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2026-10-16 04:38:30 (PDT)</w:delText>
        </w:r>
      </w:del>
    </w:p>
    <w:p>
      <w:pPr>
        <w:pStyle w:val="Date"/>
      </w:pPr>
      <w:ins w:id="2" w:author="PR Preview" w:date="2026-01-01T00:00:00Z">
        <w:r>
          <w:t xml:space="preserve">Last modified: 2026-10-16 05:08:05 (PDT)</w:t>
        </w:r>
      </w:ins>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limLow>
          <m:e>
            <m:r>
              <m:t>x</m:t>
            </m:r>
          </m:e>
          <m:lim>
            <m:r>
              <m:rPr>
                <m:sty m:val="p"/>
              </m:rPr>
              <m:t>∼</m:t>
            </m:r>
          </m:lim>
        </m:limLow>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limLow>
          <m:e>
            <m:r>
              <m:t>x</m:t>
            </m:r>
          </m:e>
          <m:lim>
            <m:r>
              <m:rPr>
                <m:sty m:val="p"/>
              </m:rPr>
              <m:t>∼</m:t>
            </m:r>
          </m:lim>
        </m:limLow>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Writing</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limLow>
          <m:e>
            <m:r>
              <m:t>x</m:t>
            </m:r>
          </m:e>
          <m:lim>
            <m:r>
              <m:rPr>
                <m:sty m:val="p"/>
              </m:rPr>
              <m:t>∼</m:t>
            </m:r>
          </m:lim>
        </m:limLow>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limLow>
          <m:e>
            <m:r>
              <m:t>x</m:t>
            </m:r>
          </m:e>
          <m:lim>
            <m:r>
              <m:rPr>
                <m:sty m:val="p"/>
              </m:rPr>
              <m:t>∼</m:t>
            </m:r>
          </m:lim>
        </m:limLow>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limLow>
          <m:e>
            <m:r>
              <m:t>x</m:t>
            </m:r>
          </m:e>
          <m:lim>
            <m:r>
              <m:rPr>
                <m:sty m:val="p"/>
              </m:rPr>
              <m:t>∼</m:t>
            </m:r>
          </m:lim>
        </m:limLow>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limLow>
          <m:e>
            <m:r>
              <m:t>x</m:t>
            </m:r>
          </m:e>
          <m:lim>
            <m:r>
              <m:rPr>
                <m:sty m:val="p"/>
              </m:rPr>
              <m:t>∼</m:t>
            </m:r>
          </m:lim>
        </m:limLow>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limLow>
                <m:e>
                  <m:r>
                    <m:t>x</m:t>
                  </m:r>
                </m:e>
                <m:lim>
                  <m:r>
                    <m:rPr>
                      <m:sty m:val="p"/>
                    </m:rPr>
                    <m:t>∼</m:t>
                  </m:r>
                </m:lim>
              </m:limLow>
            </m:e>
            <m:sup>
              <m:r>
                <m:rPr>
                  <m:sty m:val="p"/>
                </m:rPr>
                <m:t>⊤</m:t>
              </m:r>
            </m:sup>
          </m:sSup>
          <m:r>
            <m:rPr>
              <m:sty m:val="p"/>
            </m:rPr>
            <m:t>≡</m:t>
          </m:r>
          <m:sSup>
            <m:e>
              <m:limLow>
                <m:e>
                  <m:r>
                    <m:t>x</m:t>
                  </m:r>
                </m:e>
                <m:lim>
                  <m:r>
                    <m:rPr>
                      <m:sty m:val="p"/>
                    </m:rPr>
                    <m:t>∼</m:t>
                  </m:r>
                </m:lim>
              </m:limLow>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w:t>
      </w:r>
      <w:r>
        <w:t xml:space="preserve"> </w:t>
      </w:r>
      <m:oMath>
        <m:r>
          <m:t>p</m:t>
        </m:r>
      </m:oMath>
      <w:r>
        <w:t xml:space="preserve"> </w:t>
      </w:r>
      <w:r>
        <w:t xml:space="preserve">is the column vector</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limLow>
            <m:e>
              <m:r>
                <m:t>x</m:t>
              </m:r>
            </m:e>
            <m:lim>
              <m:r>
                <m:rPr>
                  <m:sty m:val="p"/>
                </m:rPr>
                <m:t>∼</m:t>
              </m:r>
            </m:lim>
          </m:limLow>
          <m:r>
            <m:rPr>
              <m:sty m:val="p"/>
            </m:rPr>
            <m:t>+</m:t>
          </m:r>
          <m:limLow>
            <m:e>
              <m:r>
                <m:t>y</m:t>
              </m:r>
            </m:e>
            <m:lim>
              <m:r>
                <m:rPr>
                  <m:sty m:val="p"/>
                </m:rPr>
                <m:t>∼</m:t>
              </m:r>
            </m:lim>
          </m:limLow>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limLow>
          <m:e>
            <m:r>
              <m:t>y</m:t>
            </m:r>
          </m:e>
          <m:lim>
            <m:r>
              <m:rPr>
                <m:sty m:val="p"/>
              </m:rPr>
              <m:t>∼</m:t>
            </m:r>
          </m:lim>
        </m:limLow>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is:</w:t>
      </w:r>
    </w:p>
    <w:p>
      <w:pPr>
        <w:pStyle w:val="BodyText"/>
      </w:pPr>
      <w:bookmarkStart w:id="28" w:name="eq-inner-product"/>
      <m:oMathPara>
        <m:oMathParaPr>
          <m:jc m:val="center"/>
        </m:oMathParaPr>
        <m:oMath>
          <m:limLow>
            <m:e>
              <m:r>
                <m:t>x</m:t>
              </m:r>
            </m:e>
            <m:lim>
              <m:r>
                <m:rPr>
                  <m:sty m:val="p"/>
                </m:rPr>
                <m:t>∼</m:t>
              </m:r>
            </m:lim>
          </m:limLow>
          <m:r>
            <m:rPr>
              <m:sty m:val="p"/>
            </m:rPr>
            <m:t>⋅</m:t>
          </m:r>
          <m:limLow>
            <m:e>
              <m:r>
                <m:t>y</m:t>
              </m:r>
            </m:e>
            <m:lim>
              <m:r>
                <m:rPr>
                  <m:sty m:val="p"/>
                </m:rPr>
                <m:t>∼</m:t>
              </m:r>
            </m:lim>
          </m:limLow>
          <m:r>
            <m:rPr>
              <m:sty m:val="p"/>
            </m:rPr>
            <m:t>=</m:t>
          </m:r>
          <m:sSup>
            <m:e>
              <m:limLow>
                <m:e>
                  <m:r>
                    <m:t>x</m:t>
                  </m:r>
                </m:e>
                <m:lim>
                  <m:r>
                    <m:rPr>
                      <m:sty m:val="p"/>
                    </m:rPr>
                    <m:t>∼</m:t>
                  </m:r>
                </m:lim>
              </m:limLow>
            </m:e>
            <m:sup>
              <m:r>
                <m:rPr>
                  <m:sty m:val="p"/>
                </m:rPr>
                <m:t>⊤</m:t>
              </m:r>
            </m:sup>
          </m:sSup>
          <m:limLow>
            <m:e>
              <m:r>
                <m:t>y</m:t>
              </m:r>
            </m:e>
            <m:lim>
              <m:r>
                <m:rPr>
                  <m:sty m:val="p"/>
                </m:rPr>
                <m:t>∼</m:t>
              </m:r>
            </m:lim>
          </m:limLow>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limLow>
          <m:e>
            <m:r>
              <m:t>y</m:t>
            </m:r>
          </m:e>
          <m:lim>
            <m:r>
              <m:rPr>
                <m:sty m:val="p"/>
              </m:rPr>
              <m:t>∼</m:t>
            </m:r>
          </m:lim>
        </m:limLow>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limLow>
          <m:e>
            <m:r>
              <m:t>x</m:t>
            </m:r>
          </m:e>
          <m:lim>
            <m:r>
              <m:rPr>
                <m:sty m:val="p"/>
              </m:rPr>
              <m:t>∼</m:t>
            </m:r>
          </m:lim>
        </m:limLow>
        <m:r>
          <m:rPr>
            <m:sty m:val="p"/>
          </m:rPr>
          <m:t>⋅</m:t>
        </m:r>
        <m:limLow>
          <m:e>
            <m:r>
              <m:t>y</m:t>
            </m:r>
          </m:e>
          <m:lim>
            <m:r>
              <m:rPr>
                <m:sty m:val="p"/>
              </m:rPr>
              <m:t>∼</m:t>
            </m:r>
          </m:lim>
        </m:limLow>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x</m:t>
              </m:r>
            </m:e>
            <m:lim>
              <m:r>
                <m:rPr>
                  <m:sty m:val="p"/>
                </m:rPr>
                <m:t>∼</m:t>
              </m:r>
            </m:lim>
          </m:limLow>
        </m:oMath>
      </m:oMathPara>
    </w:p>
    <w:bookmarkEnd w:id="38"/>
    <w:p>
      <w:pPr>
        <w:pStyle w:val="FirstParagraph"/>
      </w:pPr>
      <w:r>
        <w:rPr>
          <w:i/>
          <w:iCs/>
        </w:rPr>
        <w:t xml:space="preserve">Proof</w:t>
      </w:r>
      <w:r>
        <w:t xml:space="preserve">. </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limLow>
                <m:e>
                  <m:r>
                    <m:t>y</m:t>
                  </m:r>
                </m:e>
                <m:lim>
                  <m:r>
                    <m:rPr>
                      <m:sty m:val="p"/>
                    </m:rPr>
                    <m:t>∼</m:t>
                  </m:r>
                </m:lim>
              </m:limLow>
              <m:r>
                <m:rPr>
                  <m:sty m:val="p"/>
                </m:rPr>
                <m:t>⋅</m:t>
              </m:r>
              <m:limLow>
                <m:e>
                  <m:r>
                    <m:t>x</m:t>
                  </m:r>
                </m:e>
                <m:lim>
                  <m:r>
                    <m:rPr>
                      <m:sty m:val="p"/>
                    </m:rPr>
                    <m:t>∼</m:t>
                  </m:r>
                </m:lim>
              </m:limLow>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limLow>
          <m:e>
            <m:r>
              <m:t>0</m:t>
            </m:r>
          </m:e>
          <m:lim>
            <m:r>
              <m:rPr>
                <m:sty m:val="p"/>
              </m:rPr>
              <m:t>∼</m:t>
            </m:r>
          </m:lim>
        </m:limLow>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limLow>
            <m:e>
              <m:r>
                <m:t>0</m:t>
              </m:r>
            </m:e>
            <m:lim>
              <m:r>
                <m:rPr>
                  <m:sty m:val="p"/>
                </m:rPr>
                <m:t>∼</m:t>
              </m:r>
            </m:lim>
          </m:limLow>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limLow>
          <m:e>
            <m:r>
              <m:t>x</m:t>
            </m:r>
          </m:e>
          <m:lim>
            <m:r>
              <m:rPr>
                <m:sty m:val="p"/>
              </m:rPr>
              <m:t>∼</m:t>
            </m:r>
          </m:lim>
        </m:limLow>
        <m:r>
          <m:rPr>
            <m:sty m:val="p"/>
          </m:rPr>
          <m:t>+</m:t>
        </m:r>
        <m:limLow>
          <m:e>
            <m:r>
              <m:t>0</m:t>
            </m:r>
          </m:e>
          <m:lim>
            <m:r>
              <m:rPr>
                <m:sty m:val="p"/>
              </m:rPr>
              <m:t>∼</m:t>
            </m:r>
          </m:lim>
        </m:limLow>
        <m:r>
          <m:rPr>
            <m:sty m:val="p"/>
          </m:rPr>
          <m:t>=</m:t>
        </m:r>
        <m:limLow>
          <m:e>
            <m:r>
              <m:t>x</m:t>
            </m:r>
          </m:e>
          <m:lim>
            <m:r>
              <m:rPr>
                <m:sty m:val="p"/>
              </m:rPr>
              <m:t>∼</m:t>
            </m:r>
          </m:lim>
        </m:limLow>
      </m:oMath>
      <w:r>
        <w:t xml:space="preserve"> </w:t>
      </w:r>
      <w:r>
        <w:t xml:space="preserve">for any vector</w:t>
      </w:r>
      <w:r>
        <w:t xml:space="preserve"> </w:t>
      </w:r>
      <m:oMath>
        <m:limLow>
          <m:e>
            <m:r>
              <m:t>x</m:t>
            </m:r>
          </m:e>
          <m:lim>
            <m:r>
              <m:rPr>
                <m:sty m:val="p"/>
              </m:rPr>
              <m:t>∼</m:t>
            </m:r>
          </m:lim>
        </m:limLow>
      </m:oMath>
      <w:r>
        <w:t xml:space="preserve"> </w:t>
      </w:r>
      <w:r>
        <w:t xml:space="preserve">of the same length,</w:t>
      </w:r>
      <w:r>
        <w:t xml:space="preserve"> </w:t>
      </w:r>
      <w:r>
        <w:t xml:space="preserve">so</w:t>
      </w:r>
      <w:r>
        <w:t xml:space="preserve"> </w:t>
      </w:r>
      <m:oMath>
        <m:limLow>
          <m:e>
            <m:r>
              <m:t>0</m:t>
            </m:r>
          </m:e>
          <m:lim>
            <m:r>
              <m:rPr>
                <m:sty m:val="p"/>
              </m:rPr>
              <m:t>∼</m:t>
            </m:r>
          </m:lim>
        </m:limLow>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limLow>
          <m:e>
            <m:r>
              <m:t>1</m:t>
            </m:r>
          </m:e>
          <m:lim>
            <m:r>
              <m:rPr>
                <m:sty m:val="p"/>
              </m:rPr>
              <m:t>∼</m:t>
            </m:r>
          </m:lim>
        </m:limLow>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limLow>
            <m:e>
              <m:r>
                <m:t>1</m:t>
              </m:r>
            </m:e>
            <m:lim>
              <m:r>
                <m:rPr>
                  <m:sty m:val="p"/>
                </m:rPr>
                <m:t>∼</m:t>
              </m:r>
            </m:lim>
          </m:limLow>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limLow>
          <m:e>
            <m:r>
              <m:t>1</m:t>
            </m:r>
          </m:e>
          <m:lim>
            <m:r>
              <m:rPr>
                <m:sty m:val="p"/>
              </m:rPr>
              <m:t>∼</m:t>
            </m:r>
          </m:lim>
        </m:limLow>
      </m:oMath>
      <w:r>
        <w:t xml:space="preserve"> </w:t>
      </w:r>
      <w:r>
        <w:t xml:space="preserve">with</w:t>
      </w:r>
      <w:r>
        <w:t xml:space="preserve"> </w:t>
      </w:r>
      <m:oMath>
        <m:limLow>
          <m:e>
            <m:r>
              <m:t>x</m:t>
            </m:r>
          </m:e>
          <m:lim>
            <m:r>
              <m:rPr>
                <m:sty m:val="p"/>
              </m:rPr>
              <m:t>∼</m:t>
            </m:r>
          </m:lim>
        </m:limLow>
      </m:oMath>
      <w:r>
        <w:t xml:space="preserve"> </w:t>
      </w:r>
      <w:r>
        <w:t xml:space="preserve">is the sum of the entries of</w:t>
      </w:r>
      <w:r>
        <w:t xml:space="preserve"> </w:t>
      </w:r>
      <m:oMath>
        <m:limLow>
          <m:e>
            <m:r>
              <m:t>x</m:t>
            </m:r>
          </m:e>
          <m:lim>
            <m:r>
              <m:rPr>
                <m:sty m:val="p"/>
              </m:rPr>
              <m:t>∼</m:t>
            </m:r>
          </m:lim>
        </m:limLow>
      </m:oMath>
      <w:r>
        <w:t xml:space="preserve">:</w:t>
      </w:r>
    </w:p>
    <w:p>
      <w:pPr>
        <w:pStyle w:val="BodyText"/>
      </w:pPr>
      <m:oMathPara>
        <m:oMathParaPr>
          <m:jc m:val="center"/>
        </m:oMathParaPr>
        <m:oMath>
          <m:eqArr>
            <m:e>
              <m:limLow>
                <m:e>
                  <m:r>
                    <m:t>1</m:t>
                  </m:r>
                </m:e>
                <m:lim>
                  <m:r>
                    <m:rPr>
                      <m:sty m:val="p"/>
                    </m:rPr>
                    <m:t>∼</m:t>
                  </m:r>
                </m:lim>
              </m:limLow>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limLow>
          <m:e>
            <m:r>
              <m:t>x</m:t>
            </m:r>
          </m:e>
          <m:lim>
            <m:r>
              <m:rPr>
                <m:sty m:val="p"/>
              </m:rPr>
              <m:t>∼</m:t>
            </m:r>
          </m:lim>
        </m:limLow>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limLow>
                <m:e>
                  <m:r>
                    <m:t>1</m:t>
                  </m:r>
                </m:e>
                <m:lim>
                  <m:r>
                    <m:rPr>
                      <m:sty m:val="p"/>
                    </m:rPr>
                    <m:t>∼</m:t>
                  </m:r>
                </m:lim>
              </m:limLow>
              <m:r>
                <m:rPr>
                  <m:sty m:val="p"/>
                </m:rPr>
                <m:t>⋅</m:t>
              </m:r>
              <m:limLow>
                <m:e>
                  <m:r>
                    <m:t>x</m:t>
                  </m:r>
                </m:e>
                <m:lim>
                  <m:r>
                    <m:rPr>
                      <m:sty m:val="p"/>
                    </m:rPr>
                    <m:t>∼</m:t>
                  </m:r>
                </m:lim>
              </m:limLow>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limLow>
              <m:e>
                <m:r>
                  <m:t>e</m:t>
                </m:r>
              </m:e>
              <m:lim>
                <m:r>
                  <m:rPr>
                    <m:sty m:val="p"/>
                  </m:rPr>
                  <m:t>∼</m:t>
                </m:r>
              </m:lim>
            </m:limLow>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limLow>
                <m:e>
                  <m:r>
                    <m:t>e</m:t>
                  </m:r>
                </m:e>
                <m:lim>
                  <m:r>
                    <m:rPr>
                      <m:sty m:val="p"/>
                    </m:rPr>
                    <m:t>∼</m:t>
                  </m:r>
                </m:lim>
              </m:limLow>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limLow>
                <m:e>
                  <m:r>
                    <m:t>e</m:t>
                  </m:r>
                </m:e>
                <m:lim>
                  <m:r>
                    <m:rPr>
                      <m:sty m:val="p"/>
                    </m:rPr>
                    <m:t>∼</m:t>
                  </m:r>
                </m:lim>
              </m:limLow>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limLow>
              <m:e>
                <m:r>
                  <m:t>e</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limLow>
              <m:e>
                <m:r>
                  <m:t>e</m:t>
                </m:r>
              </m:e>
              <m:lim>
                <m:r>
                  <m:rPr>
                    <m:sty m:val="p"/>
                  </m:rPr>
                  <m:t>∼</m:t>
                </m:r>
              </m:lim>
            </m:limLow>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limLow>
              <m:e>
                <m:r>
                  <m:t>e</m:t>
                </m:r>
              </m:e>
              <m:lim>
                <m:r>
                  <m:rPr>
                    <m:sty m:val="p"/>
                  </m:rPr>
                  <m:t>∼</m:t>
                </m:r>
              </m:lim>
            </m:limLow>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limLow>
              <m:e>
                <m:r>
                  <m:t>e</m:t>
                </m:r>
              </m:e>
              <m:lim>
                <m:r>
                  <m:rPr>
                    <m:sty m:val="p"/>
                  </m:rPr>
                  <m:t>∼</m:t>
                </m:r>
              </m:lim>
            </m:limLow>
          </m:e>
          <m:sub>
            <m:r>
              <m:t>1</m:t>
            </m:r>
          </m:sub>
        </m:sSub>
        <m:r>
          <m:rPr>
            <m:sty m:val="p"/>
          </m:rPr>
          <m:t>+</m:t>
        </m:r>
        <m:sSub>
          <m:e>
            <m:r>
              <m:t>c</m:t>
            </m:r>
          </m:e>
          <m:sub>
            <m:r>
              <m:t>2</m:t>
            </m:r>
          </m:sub>
        </m:sSub>
        <m:sSub>
          <m:e>
            <m:limLow>
              <m:e>
                <m:r>
                  <m:t>e</m:t>
                </m:r>
              </m:e>
              <m:lim>
                <m:r>
                  <m:rPr>
                    <m:sty m:val="p"/>
                  </m:rPr>
                  <m:t>∼</m:t>
                </m:r>
              </m:lim>
            </m:limLow>
          </m:e>
          <m:sub>
            <m:r>
              <m:t>2</m:t>
            </m:r>
          </m:sub>
        </m:sSub>
        <m:r>
          <m:rPr>
            <m:sty m:val="p"/>
          </m:rPr>
          <m:t>+</m:t>
        </m:r>
        <m:sSub>
          <m:e>
            <m:r>
              <m:t>c</m:t>
            </m:r>
          </m:e>
          <m:sub>
            <m:r>
              <m:t>3</m:t>
            </m:r>
          </m:sub>
        </m:sSub>
        <m:sSub>
          <m:e>
            <m:limLow>
              <m:e>
                <m:r>
                  <m:t>e</m:t>
                </m:r>
              </m:e>
              <m:lim>
                <m:r>
                  <m:rPr>
                    <m:sty m:val="p"/>
                  </m:rPr>
                  <m:t>∼</m:t>
                </m:r>
              </m:lim>
            </m:limLow>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limLow>
              <m:e>
                <m:r>
                  <m:t>e</m:t>
                </m:r>
              </m:e>
              <m:lim>
                <m:r>
                  <m:rPr>
                    <m:sty m:val="p"/>
                  </m:rPr>
                  <m:t>∼</m:t>
                </m:r>
              </m:lim>
            </m:limLow>
          </m:e>
          <m:sub>
            <m:r>
              <m:t>1</m:t>
            </m:r>
          </m:sub>
        </m:sSub>
        <m:r>
          <m:rPr>
            <m:sty m:val="p"/>
          </m:rPr>
          <m:t>−</m:t>
        </m:r>
        <m:r>
          <m:t>1</m:t>
        </m:r>
        <m:sSub>
          <m:e>
            <m:limLow>
              <m:e>
                <m:r>
                  <m:t>e</m:t>
                </m:r>
              </m:e>
              <m:lim>
                <m:r>
                  <m:rPr>
                    <m:sty m:val="p"/>
                  </m:rPr>
                  <m:t>∼</m:t>
                </m:r>
              </m:lim>
            </m:limLow>
          </m:e>
          <m:sub>
            <m:r>
              <m:t>2</m:t>
            </m:r>
          </m:sub>
        </m:sSub>
        <m:r>
          <m:rPr>
            <m:sty m:val="p"/>
          </m:rPr>
          <m:t>+</m:t>
        </m:r>
        <m:r>
          <m:t>5</m:t>
        </m:r>
        <m:sSub>
          <m:e>
            <m:limLow>
              <m:e>
                <m:r>
                  <m:t>e</m:t>
                </m:r>
              </m:e>
              <m:lim>
                <m:r>
                  <m:rPr>
                    <m:sty m:val="p"/>
                  </m:rPr>
                  <m:t>∼</m:t>
                </m:r>
              </m:lim>
            </m:limLow>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limLow>
              <m:e>
                <m:r>
                  <m:t>e</m:t>
                </m:r>
              </m:e>
              <m:lim>
                <m:r>
                  <m:rPr>
                    <m:sty m:val="p"/>
                  </m:rPr>
                  <m:t>∼</m:t>
                </m:r>
              </m:lim>
            </m:limLow>
          </m:e>
          <m:sub>
            <m:r>
              <m:t>1</m:t>
            </m:r>
          </m:sub>
        </m:sSub>
        <m:r>
          <m:rPr>
            <m:sty m:val="p"/>
          </m:rPr>
          <m:t>+</m:t>
        </m:r>
        <m:sSub>
          <m:e>
            <m:r>
              <m:t>c</m:t>
            </m:r>
          </m:e>
          <m:sub>
            <m:r>
              <m:t>2</m:t>
            </m:r>
          </m:sub>
        </m:sSub>
        <m:sSub>
          <m:e>
            <m:limLow>
              <m:e>
                <m:r>
                  <m:t>e</m:t>
                </m:r>
              </m:e>
              <m:lim>
                <m:r>
                  <m:rPr>
                    <m:sty m:val="p"/>
                  </m:rPr>
                  <m:t>∼</m:t>
                </m:r>
              </m:lim>
            </m:limLow>
          </m:e>
          <m:sub>
            <m:r>
              <m:t>2</m:t>
            </m:r>
          </m:sub>
        </m:sSub>
        <m:r>
          <m:rPr>
            <m:sty m:val="p"/>
          </m:rPr>
          <m:t>+</m:t>
        </m:r>
        <m:sSub>
          <m:e>
            <m:r>
              <m:t>c</m:t>
            </m:r>
          </m:e>
          <m:sub>
            <m:r>
              <m:t>3</m:t>
            </m:r>
          </m:sub>
        </m:sSub>
        <m:sSub>
          <m:e>
            <m:limLow>
              <m:e>
                <m:r>
                  <m:t>e</m:t>
                </m:r>
              </m:e>
              <m:lim>
                <m:r>
                  <m:rPr>
                    <m:sty m:val="p"/>
                  </m:rPr>
                  <m:t>∼</m:t>
                </m:r>
              </m:lim>
            </m:limLow>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limLow>
          <m:e>
            <m:r>
              <m:t>x</m:t>
            </m:r>
          </m:e>
          <m:lim>
            <m:r>
              <m:rPr>
                <m:sty m:val="p"/>
              </m:rPr>
              <m:t>∼</m:t>
            </m:r>
          </m:lim>
        </m:limLow>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limLow>
                <m:e>
                  <m:r>
                    <m:t>e</m:t>
                  </m:r>
                </m:e>
                <m:lim>
                  <m:r>
                    <m:rPr>
                      <m:sty m:val="p"/>
                    </m:rPr>
                    <m:t>∼</m:t>
                  </m:r>
                </m:lim>
              </m:limLow>
            </m:e>
            <m:sub>
              <m:r>
                <m:t>j</m:t>
              </m:r>
            </m:sub>
          </m:sSub>
          <m:r>
            <m:rPr>
              <m:sty m:val="p"/>
            </m:rPr>
            <m:t>⋅</m:t>
          </m:r>
          <m:limLow>
            <m:e>
              <m:r>
                <m:t>x</m:t>
              </m:r>
            </m:e>
            <m:lim>
              <m:r>
                <m:rPr>
                  <m:sty m:val="p"/>
                </m:rPr>
                <m:t>∼</m:t>
              </m:r>
            </m:lim>
          </m:limLow>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limLow>
                    <m:e>
                      <m:r>
                        <m:t>e</m:t>
                      </m:r>
                    </m:e>
                    <m:lim>
                      <m:r>
                        <m:rPr>
                          <m:sty m:val="p"/>
                        </m:rPr>
                        <m:t>∼</m:t>
                      </m:r>
                    </m:lim>
                  </m:limLow>
                </m:e>
                <m:sub>
                  <m:r>
                    <m:t>j</m:t>
                  </m:r>
                </m:sub>
              </m:sSub>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r>
                    <m:rPr>
                      <m:sty m:val="p"/>
                    </m:rPr>
                    <m:t>(</m:t>
                  </m:r>
                </m:e>
              </m:nary>
              <m:sSub>
                <m:e>
                  <m:limLow>
                    <m:e>
                      <m:r>
                        <m:t>e</m:t>
                      </m:r>
                    </m:e>
                    <m:lim>
                      <m:r>
                        <m:rPr>
                          <m:sty m:val="p"/>
                        </m:rPr>
                        <m:t>∼</m:t>
                      </m:r>
                    </m:lim>
                  </m:limLow>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limLow>
                    <m:e>
                      <m:r>
                        <m:t>e</m:t>
                      </m:r>
                    </m:e>
                    <m:lim>
                      <m:r>
                        <m:rPr>
                          <m:sty m:val="p"/>
                        </m:rPr>
                        <m:t>∼</m:t>
                      </m:r>
                    </m:lim>
                  </m:limLow>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limLow>
            <m:e>
              <m:r>
                <m:t>x</m:t>
              </m:r>
            </m:e>
            <m:lim>
              <m:r>
                <m:rPr>
                  <m:sty m:val="p"/>
                </m:rPr>
                <m:t>∼</m:t>
              </m:r>
            </m:lim>
          </m:limLow>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limLow>
                    <m:e>
                      <m:r>
                        <m:t>e</m:t>
                      </m:r>
                    </m:e>
                    <m:lim>
                      <m:r>
                        <m:rPr>
                          <m:sty m:val="p"/>
                        </m:rPr>
                        <m:t>∼</m:t>
                      </m:r>
                    </m:lim>
                  </m:limLow>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r>
                <m:t>2</m:t>
              </m:r>
              <m:sSub>
                <m:e>
                  <m:limLow>
                    <m:e>
                      <m:r>
                        <m:t>e</m:t>
                      </m:r>
                    </m:e>
                    <m:lim>
                      <m:r>
                        <m:rPr>
                          <m:sty m:val="p"/>
                        </m:rPr>
                        <m:t>∼</m:t>
                      </m:r>
                    </m:lim>
                  </m:limLow>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 are</w:t>
      </w:r>
      <w:r>
        <w:t xml:space="preserve"> </w:t>
      </w:r>
      <w:r>
        <w:rPr>
          <w:b/>
          <w:bCs/>
        </w:rPr>
        <w:t xml:space="preserve">orthogonal</w:t>
      </w:r>
      <w:r>
        <w:t xml:space="preserve"> </w:t>
      </w:r>
      <w:r>
        <w:t xml:space="preserve">(written</w:t>
      </w:r>
      <w:r>
        <w:t xml:space="preserve"> </w:t>
      </w:r>
      <m:oMath>
        <m:limLow>
          <m:e>
            <m:r>
              <m:t>x</m:t>
            </m:r>
          </m:e>
          <m:lim>
            <m:r>
              <m:rPr>
                <m:sty m:val="p"/>
              </m:rPr>
              <m:t>∼</m:t>
            </m:r>
          </m:lim>
        </m:limLow>
        <m:r>
          <m:rPr>
            <m:sty m:val="p"/>
          </m:rPr>
          <m:t>⟂</m:t>
        </m:r>
        <m:limLow>
          <m:e>
            <m:r>
              <m:t>y</m:t>
            </m:r>
          </m:e>
          <m:lim>
            <m:r>
              <m:rPr>
                <m:sty m:val="p"/>
              </m:rPr>
              <m:t>∼</m:t>
            </m:r>
          </m:lim>
        </m:limLow>
      </m:oMath>
      <w:r>
        <w:t xml:space="preserve">) if their dot product (2) is zero:</w:t>
      </w:r>
    </w:p>
    <w:p>
      <w:pPr>
        <w:pStyle w:val="BodyText"/>
      </w:pPr>
      <m:oMathPara>
        <m:oMathParaPr>
          <m:jc m:val="center"/>
        </m:oMathParaPr>
        <m:oMath>
          <m:limLow>
            <m:e>
              <m:r>
                <m:t>x</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limLow>
              <m:e>
                <m:r>
                  <m:t>x</m:t>
                </m:r>
              </m:e>
              <m:lim>
                <m:r>
                  <m:rPr>
                    <m:sty m:val="p"/>
                  </m:rPr>
                  <m:t>∼</m:t>
                </m:r>
              </m:lim>
            </m:limLow>
          </m:e>
        </m:d>
        <m:sSub>
          <m:e>
            <m:r>
              <m:t>​</m:t>
            </m:r>
          </m:e>
          <m:sub>
            <m:r>
              <m:t>2</m:t>
            </m:r>
          </m:sub>
        </m:sSub>
      </m:oMath>
      <w:r>
        <w:t xml:space="preserve">) of a vector</w:t>
      </w:r>
      <w:r>
        <w:t xml:space="preserve"> </w:t>
      </w:r>
      <m:oMath>
        <m:limLow>
          <m:e>
            <m:r>
              <m:t>x</m:t>
            </m:r>
          </m:e>
          <m:lim>
            <m:r>
              <m:rPr>
                <m:sty m:val="p"/>
              </m:rPr>
              <m:t>∼</m:t>
            </m:r>
          </m:lim>
        </m:limLow>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limLow>
                <m:e>
                  <m:r>
                    <m:t>x</m:t>
                  </m:r>
                </m:e>
                <m:lim>
                  <m:r>
                    <m:rPr>
                      <m:sty m:val="p"/>
                    </m:rPr>
                    <m:t>∼</m:t>
                  </m:r>
                </m:lim>
              </m:limLow>
            </m:e>
          </m:d>
          <m:r>
            <m:t>​</m:t>
          </m:r>
          <m:limUpp>
            <m:e>
              <m:r>
                <m:rPr>
                  <m:sty m:val="p"/>
                </m:rPr>
                <m:t>=</m:t>
              </m:r>
            </m:e>
            <m:lim>
              <m:r>
                <m:rPr>
                  <m:nor/>
                  <m:sty m:val="p"/>
                </m:rPr>
                <m:t>def</m:t>
              </m:r>
            </m:lim>
          </m:limUpp>
          <m:rad>
            <m:radPr>
              <m:degHide m:val="on"/>
            </m:radPr>
            <m:deg/>
            <m:e>
              <m:limLow>
                <m:e>
                  <m:r>
                    <m:t>x</m:t>
                  </m:r>
                </m:e>
                <m:lim>
                  <m:r>
                    <m:rPr>
                      <m:sty m:val="p"/>
                    </m:rPr>
                    <m:t>∼</m:t>
                  </m:r>
                </m:lim>
              </m:limLow>
              <m:r>
                <m:rPr>
                  <m:sty m:val="p"/>
                </m:rPr>
                <m:t>⋅</m:t>
              </m:r>
              <m:limLow>
                <m:e>
                  <m:r>
                    <m:t>x</m:t>
                  </m:r>
                </m:e>
                <m:lim>
                  <m:r>
                    <m:rPr>
                      <m:sty m:val="p"/>
                    </m:rPr>
                    <m:t>∼</m:t>
                  </m:r>
                </m:lim>
              </m:limLow>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limLow>
          <m:e>
            <m:r>
              <m:t>x</m:t>
            </m:r>
          </m:e>
          <m:lim>
            <m:r>
              <m:rPr>
                <m:sty m:val="p"/>
              </m:rPr>
              <m:t>∼</m:t>
            </m:r>
          </m:lim>
        </m:limLow>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limLow>
          <m:e>
            <m:r>
              <m:t>x</m:t>
            </m:r>
          </m:e>
          <m:lim>
            <m:r>
              <m:rPr>
                <m:sty m:val="p"/>
              </m:rPr>
              <m:t>∼</m:t>
            </m:r>
          </m:lim>
        </m:limLow>
        <m:r>
          <m:rPr>
            <m:sty m:val="p"/>
          </m:rPr>
          <m:t>−</m:t>
        </m:r>
        <m:limLow>
          <m:e>
            <m:r>
              <m:t>y</m:t>
            </m:r>
          </m:e>
          <m:lim>
            <m:r>
              <m:rPr>
                <m:sty m:val="p"/>
              </m:rPr>
              <m:t>∼</m:t>
            </m:r>
          </m:lim>
        </m:limLow>
      </m:oMath>
      <w:r>
        <w:t xml:space="preserve">.</w:t>
      </w:r>
    </w:p>
    <w:p>
      <w:pPr>
        <w:pStyle w:val="Compact"/>
        <w:numPr>
          <w:ilvl w:val="0"/>
          <w:numId w:val="1004"/>
        </w:numPr>
      </w:pPr>
      <w:r>
        <w:t xml:space="preserve">Compute the length of</w:t>
      </w:r>
      <w:r>
        <w:t xml:space="preserve"> </w:t>
      </w:r>
      <m:oMath>
        <m:limLow>
          <m:e>
            <m:r>
              <m:t>x</m:t>
            </m:r>
          </m:e>
          <m:lim>
            <m:r>
              <m:rPr>
                <m:sty m:val="p"/>
              </m:rPr>
              <m:t>∼</m:t>
            </m:r>
          </m:lim>
        </m:limLow>
        <m:r>
          <m:rPr>
            <m:sty m:val="p"/>
          </m:rPr>
          <m:t>−</m:t>
        </m:r>
        <m:limLow>
          <m:e>
            <m:r>
              <m:t>y</m:t>
            </m:r>
          </m:e>
          <m:lim>
            <m:r>
              <m:rPr>
                <m:sty m:val="p"/>
              </m:rPr>
              <m:t>∼</m:t>
            </m:r>
          </m:lim>
        </m:limLow>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limLow>
          <m:e>
            <m:r>
              <m:t>y</m:t>
            </m:r>
          </m:e>
          <m:lim>
            <m:r>
              <m:rPr>
                <m:sty m:val="p"/>
              </m:rPr>
              <m:t>∼</m:t>
            </m:r>
          </m:lim>
        </m:limLow>
        <m:r>
          <m:rPr>
            <m:sty m:val="p"/>
          </m:rPr>
          <m:t>−</m:t>
        </m:r>
        <m:limLow>
          <m:e>
            <m:r>
              <m:t>x</m:t>
            </m:r>
          </m:e>
          <m:lim>
            <m:r>
              <m:rPr>
                <m:sty m:val="p"/>
              </m:rPr>
              <m:t>∼</m:t>
            </m:r>
          </m:lim>
        </m:limLow>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limLow>
          <m:e>
            <m:r>
              <m:t>y</m:t>
            </m:r>
          </m:e>
          <m:lim>
            <m:r>
              <m:rPr>
                <m:sty m:val="p"/>
              </m:rPr>
              <m:t>∼</m:t>
            </m:r>
          </m:lim>
        </m:limLow>
        <m:r>
          <m:rPr>
            <m:sty m:val="p"/>
          </m:rPr>
          <m:t>−</m:t>
        </m:r>
        <m:limLow>
          <m:e>
            <m:r>
              <m:t>x</m:t>
            </m:r>
          </m:e>
          <m:lim>
            <m:r>
              <m:rPr>
                <m:sty m:val="p"/>
              </m:rPr>
              <m:t>∼</m:t>
            </m:r>
          </m:lim>
        </m:limLow>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x</m:t>
                      </m:r>
                    </m:e>
                    <m:lim>
                      <m:r>
                        <m:rPr>
                          <m:sty m:val="p"/>
                        </m:rPr>
                        <m:t>∼</m:t>
                      </m:r>
                    </m:lim>
                  </m:limLow>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limLow>
          <m:e>
            <m:r>
              <m:t>0</m:t>
            </m:r>
          </m:e>
          <m:lim>
            <m:r>
              <m:rPr>
                <m:sty m:val="p"/>
              </m:rPr>
              <m:t>∼</m:t>
            </m:r>
          </m:lim>
        </m:limLow>
      </m:oMath>
      <w:r>
        <w:t xml:space="preserve"> </w:t>
      </w:r>
      <w:r>
        <w:t xml:space="preserve">to a vector</w:t>
      </w:r>
      <w:r>
        <w:t xml:space="preserve"> </w:t>
      </w:r>
      <m:oMath>
        <m:limLow>
          <m:e>
            <m:r>
              <m:t>x</m:t>
            </m:r>
          </m:e>
          <m:lim>
            <m:r>
              <m:rPr>
                <m:sty m:val="p"/>
              </m:rPr>
              <m:t>∼</m:t>
            </m:r>
          </m:lim>
        </m:limLow>
      </m:oMath>
      <w:r>
        <w:t xml:space="preserve"> </w:t>
      </w:r>
      <w:r>
        <w:t xml:space="preserve">is the norm of</w:t>
      </w:r>
      <w:r>
        <w:t xml:space="preserve"> </w:t>
      </w:r>
      <m:oMath>
        <m:limLow>
          <m:e>
            <m:r>
              <m:t>x</m:t>
            </m:r>
          </m:e>
          <m:lim>
            <m:r>
              <m:rPr>
                <m:sty m:val="p"/>
              </m:rPr>
              <m:t>∼</m:t>
            </m:r>
          </m:lim>
        </m:limLow>
      </m:oMath>
      <w:r>
        <w:t xml:space="preserve">:</w:t>
      </w:r>
    </w:p>
    <w:p>
      <w:pPr>
        <w:pStyle w:val="BodyText"/>
      </w:pPr>
      <m:oMathPara>
        <m:oMathParaPr>
          <m:jc m:val="center"/>
        </m:oMathParaPr>
        <m:oMath>
          <m:eqArr>
            <m:e>
              <m:r>
                <m:t>d</m:t>
              </m:r>
              <m:r>
                <m:rPr>
                  <m:sty m:val="p"/>
                </m:rPr>
                <m:t>(</m:t>
              </m:r>
              <m:limLow>
                <m:e>
                  <m:r>
                    <m:t>x</m:t>
                  </m:r>
                </m:e>
                <m:lim>
                  <m:r>
                    <m:rPr>
                      <m:sty m:val="p"/>
                    </m:rPr>
                    <m:t>∼</m:t>
                  </m:r>
                </m:lim>
              </m:limLow>
              <m:r>
                <m:rPr>
                  <m:sty m:val="p"/>
                </m:rPr>
                <m:t>,</m:t>
              </m:r>
              <m:limLow>
                <m:e>
                  <m:r>
                    <m:t>0</m:t>
                  </m:r>
                </m:e>
                <m:lim>
                  <m:r>
                    <m:rPr>
                      <m:sty m:val="p"/>
                    </m:rPr>
                    <m:t>∼</m:t>
                  </m:r>
                </m:lim>
              </m:limLow>
              <m:r>
                <m:rPr>
                  <m:sty m:val="p"/>
                </m:rPr>
                <m:t>)</m:t>
              </m:r>
              <m:r>
                <m:t>&amp;</m:t>
              </m:r>
              <m:r>
                <m:rPr>
                  <m:sty m:val="p"/>
                </m:rPr>
                <m:t>=</m:t>
              </m:r>
              <m:r>
                <m:t>​</m:t>
              </m:r>
              <m:d>
                <m:dPr>
                  <m:begChr m:val="∥"/>
                  <m:sepChr m:val=""/>
                  <m:endChr m:val="∥"/>
                  <m:grow/>
                </m:dPr>
                <m:e>
                  <m:limLow>
                    <m:e>
                      <m:r>
                        <m:t>x</m:t>
                      </m:r>
                    </m:e>
                    <m:lim>
                      <m:r>
                        <m:rPr>
                          <m:sty m:val="p"/>
                        </m:rPr>
                        <m:t>∼</m:t>
                      </m:r>
                    </m:lim>
                  </m:limLow>
                  <m:r>
                    <m:rPr>
                      <m:sty m:val="p"/>
                    </m:rPr>
                    <m:t>−</m:t>
                  </m:r>
                  <m:limLow>
                    <m:e>
                      <m:r>
                        <m:t>0</m:t>
                      </m:r>
                    </m:e>
                    <m:lim>
                      <m:r>
                        <m:rPr>
                          <m:sty m:val="p"/>
                        </m:rPr>
                        <m:t>∼</m:t>
                      </m:r>
                    </m:lim>
                  </m:limLow>
                </m:e>
              </m:d>
              <m:r>
                <m:t>​</m:t>
              </m:r>
            </m:e>
            <m:e>
              <m:r>
                <m:t>&amp;</m:t>
              </m:r>
              <m:r>
                <m:rPr>
                  <m:sty m:val="p"/>
                </m:rPr>
                <m:t>=</m:t>
              </m:r>
              <m:r>
                <m:t>​</m:t>
              </m:r>
              <m:d>
                <m:dPr>
                  <m:begChr m:val="∥"/>
                  <m:sepChr m:val=""/>
                  <m:endChr m:val="∥"/>
                  <m:grow/>
                </m:dPr>
                <m:e>
                  <m:limLow>
                    <m:e>
                      <m:r>
                        <m:t>x</m:t>
                      </m:r>
                    </m:e>
                    <m:lim>
                      <m:r>
                        <m:rPr>
                          <m:sty m:val="p"/>
                        </m:rPr>
                        <m:t>∼</m:t>
                      </m:r>
                    </m:lim>
                  </m:limLow>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limLow>
          <m:e>
            <m:r>
              <m:t>0</m:t>
            </m:r>
          </m:e>
          <m:lim>
            <m:r>
              <m:rPr>
                <m:sty m:val="p"/>
              </m:rPr>
              <m:t>∼</m:t>
            </m:r>
          </m:lim>
        </m:limLow>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limLow>
              <m:e>
                <m:r>
                  <m:t>x</m:t>
                </m:r>
              </m:e>
              <m:lim>
                <m:r>
                  <m:rPr>
                    <m:sty m:val="p"/>
                  </m:rPr>
                  <m:t>∼</m:t>
                </m:r>
              </m:lim>
            </m:limLow>
          </m:e>
          <m:sub>
            <m:r>
              <m:t>1</m:t>
            </m:r>
          </m:sub>
        </m:sSub>
        <m:r>
          <m:rPr>
            <m:sty m:val="p"/>
          </m:rPr>
          <m:t>,</m:t>
        </m:r>
        <m:sSub>
          <m:e>
            <m:limLow>
              <m:e>
                <m:r>
                  <m:t>x</m:t>
                </m:r>
              </m:e>
              <m:lim>
                <m:r>
                  <m:rPr>
                    <m:sty m:val="p"/>
                  </m:rPr>
                  <m:t>∼</m:t>
                </m:r>
              </m:lim>
            </m:limLow>
          </m:e>
          <m:sub>
            <m:r>
              <m:t>2</m:t>
            </m:r>
          </m:sub>
        </m:sSub>
        <m:r>
          <m:rPr>
            <m:sty m:val="p"/>
          </m:rPr>
          <m:t>,</m:t>
        </m:r>
        <m:r>
          <m:rPr>
            <m:sty m:val="p"/>
          </m:rPr>
          <m:t>…</m:t>
        </m:r>
        <m:r>
          <m:rPr>
            <m:sty m:val="p"/>
          </m:rPr>
          <m:t>,</m:t>
        </m:r>
        <m:sSub>
          <m:e>
            <m:limLow>
              <m:e>
                <m:r>
                  <m:t>x</m:t>
                </m:r>
              </m:e>
              <m:lim>
                <m:r>
                  <m:rPr>
                    <m:sty m:val="p"/>
                  </m:rPr>
                  <m:t>∼</m:t>
                </m:r>
              </m:lim>
            </m:limLow>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limLow>
                <m:e>
                  <m:r>
                    <m:t>x</m:t>
                  </m:r>
                </m:e>
                <m:lim>
                  <m:r>
                    <m:rPr>
                      <m:sty m:val="p"/>
                    </m:rPr>
                    <m:t>∼</m:t>
                  </m:r>
                </m:lim>
              </m:limLow>
            </m:e>
            <m:sub>
              <m:r>
                <m:t>i</m:t>
              </m:r>
            </m:sub>
          </m:sSub>
          <m:r>
            <m:rPr>
              <m:sty m:val="p"/>
            </m:rPr>
            <m:t>⋅</m:t>
          </m:r>
          <m:sSub>
            <m:e>
              <m:limLow>
                <m:e>
                  <m:r>
                    <m:t>x</m:t>
                  </m:r>
                </m:e>
                <m:lim>
                  <m:r>
                    <m:rPr>
                      <m:sty m:val="p"/>
                    </m:rPr>
                    <m:t>∼</m:t>
                  </m:r>
                </m:lim>
              </m:limLow>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limLow>
              <m:e>
                <m:r>
                  <m:t>e</m:t>
                </m:r>
              </m:e>
              <m:lim>
                <m:r>
                  <m:rPr>
                    <m:sty m:val="p"/>
                  </m:rPr>
                  <m:t>∼</m:t>
                </m:r>
              </m:lim>
            </m:limLow>
          </m:e>
          <m:sub>
            <m:r>
              <m:t>i</m:t>
            </m:r>
          </m:sub>
        </m:sSub>
        <m:r>
          <m:rPr>
            <m:sty m:val="p"/>
          </m:rPr>
          <m:t>⋅</m:t>
        </m:r>
        <m:sSub>
          <m:e>
            <m:limLow>
              <m:e>
                <m:r>
                  <m:t>e</m:t>
                </m:r>
              </m:e>
              <m:lim>
                <m:r>
                  <m:rPr>
                    <m:sty m:val="p"/>
                  </m:rPr>
                  <m:t>∼</m:t>
                </m:r>
              </m:lim>
            </m:limLow>
          </m:e>
          <m:sub>
            <m:r>
              <m:t>j</m:t>
            </m:r>
          </m:sub>
        </m:sSub>
      </m:oMath>
      <w:r>
        <w:t xml:space="preserve"> </w:t>
      </w:r>
      <w:r>
        <w:t xml:space="preserve">is entry</w:t>
      </w:r>
      <w:r>
        <w:t xml:space="preserve"> </w:t>
      </w:r>
      <m:oMath>
        <m:r>
          <m:t>i</m:t>
        </m:r>
      </m:oMath>
      <w:r>
        <w:t xml:space="preserve"> </w:t>
      </w:r>
      <w:r>
        <w:t xml:space="preserve">of</w:t>
      </w:r>
      <w:r>
        <w:t xml:space="preserve"> </w:t>
      </w:r>
      <m:oMath>
        <m:sSub>
          <m:e>
            <m:limLow>
              <m:e>
                <m:r>
                  <m:t>e</m:t>
                </m:r>
              </m:e>
              <m:lim>
                <m:r>
                  <m:rPr>
                    <m:sty m:val="p"/>
                  </m:rPr>
                  <m:t>∼</m:t>
                </m:r>
              </m:lim>
            </m:limLow>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limLow>
                    <m:e>
                      <m:r>
                        <m:t>e</m:t>
                      </m:r>
                    </m:e>
                    <m:lim>
                      <m:r>
                        <m:rPr>
                          <m:sty m:val="p"/>
                        </m:rPr>
                        <m:t>∼</m:t>
                      </m:r>
                    </m:lim>
                  </m:limLow>
                </m:e>
                <m:sub>
                  <m:r>
                    <m:t>1</m:t>
                  </m:r>
                </m:sub>
              </m:sSub>
              <m:r>
                <m:rPr>
                  <m:sty m:val="p"/>
                </m:rPr>
                <m:t>⋅</m:t>
              </m:r>
              <m:sSub>
                <m:e>
                  <m:limLow>
                    <m:e>
                      <m:r>
                        <m:t>e</m:t>
                      </m:r>
                    </m:e>
                    <m:lim>
                      <m:r>
                        <m:rPr>
                          <m:sty m:val="p"/>
                        </m:rPr>
                        <m:t>∼</m:t>
                      </m:r>
                    </m:lim>
                  </m:limLow>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limLow>
                    <m:e>
                      <m:r>
                        <m:t>e</m:t>
                      </m:r>
                    </m:e>
                    <m:lim>
                      <m:r>
                        <m:rPr>
                          <m:sty m:val="p"/>
                        </m:rPr>
                        <m:t>∼</m:t>
                      </m:r>
                    </m:lim>
                  </m:limLow>
                </m:e>
                <m:sub>
                  <m:r>
                    <m:t>2</m:t>
                  </m:r>
                </m:sub>
              </m:sSub>
              <m:r>
                <m:rPr>
                  <m:sty m:val="p"/>
                </m:rPr>
                <m:t>⋅</m:t>
              </m:r>
              <m:sSub>
                <m:e>
                  <m:limLow>
                    <m:e>
                      <m:r>
                        <m:t>e</m:t>
                      </m:r>
                    </m:e>
                    <m:lim>
                      <m:r>
                        <m:rPr>
                          <m:sty m:val="p"/>
                        </m:rPr>
                        <m:t>∼</m:t>
                      </m:r>
                    </m:lim>
                  </m:limLow>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limLow>
                    <m:e>
                      <m:r>
                        <m:t>e</m:t>
                      </m:r>
                    </m:e>
                    <m:lim>
                      <m:r>
                        <m:rPr>
                          <m:sty m:val="p"/>
                        </m:rPr>
                        <m:t>∼</m:t>
                      </m:r>
                    </m:lim>
                  </m:limLow>
                </m:e>
                <m:sub>
                  <m:r>
                    <m:t>1</m:t>
                  </m:r>
                </m:sub>
              </m:sSub>
              <m:r>
                <m:rPr>
                  <m:sty m:val="p"/>
                </m:rPr>
                <m:t>⋅</m:t>
              </m:r>
              <m:sSub>
                <m:e>
                  <m:limLow>
                    <m:e>
                      <m:r>
                        <m:t>e</m:t>
                      </m:r>
                    </m:e>
                    <m:lim>
                      <m:r>
                        <m:rPr>
                          <m:sty m:val="p"/>
                        </m:rPr>
                        <m:t>∼</m:t>
                      </m:r>
                    </m:lim>
                  </m:limLow>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limLow>
            <m:e>
              <m:r>
                <m:t>a</m:t>
              </m:r>
            </m:e>
            <m:lim>
              <m:r>
                <m:rPr>
                  <m:sty m:val="p"/>
                </m:rPr>
                <m:t>∼</m:t>
              </m:r>
            </m:lim>
          </m:limLow>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limLow>
            <m:e>
              <m:r>
                <m:t>b</m:t>
              </m:r>
            </m:e>
            <m:lim>
              <m:r>
                <m:rPr>
                  <m:sty m:val="p"/>
                </m:rPr>
                <m:t>∼</m:t>
              </m:r>
            </m:lim>
          </m:limLow>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limLow>
              <m:e>
                <m:r>
                  <m:t>a</m:t>
                </m:r>
              </m:e>
              <m:lim>
                <m:r>
                  <m:rPr>
                    <m:sty m:val="p"/>
                  </m:rPr>
                  <m:t>∼</m:t>
                </m:r>
              </m:lim>
            </m:limLow>
          </m:e>
          <m:sup>
            <m:r>
              <m:rPr>
                <m:sty m:val="p"/>
              </m:rPr>
              <m:t>⊤</m:t>
            </m:r>
          </m:sup>
        </m:sSup>
        <m:limLow>
          <m:e>
            <m:r>
              <m:t>b</m:t>
            </m:r>
          </m:e>
          <m:lim>
            <m:r>
              <m:rPr>
                <m:sty m:val="p"/>
              </m:rPr>
              <m:t>∼</m:t>
            </m:r>
          </m:lim>
        </m:limLow>
      </m:oMath>
      <w:r>
        <w:t xml:space="preserve"> </w:t>
      </w:r>
      <w:r>
        <w:t xml:space="preserve">and</w:t>
      </w:r>
      <w:r>
        <w:t xml:space="preserve"> </w:t>
      </w:r>
      <m:oMath>
        <m:r>
          <m:t>​</m:t>
        </m:r>
        <m:d>
          <m:dPr>
            <m:begChr m:val="∥"/>
            <m:sepChr m:val=""/>
            <m:endChr m:val="∥"/>
            <m:grow/>
          </m:dPr>
          <m:e>
            <m:limLow>
              <m:e>
                <m:r>
                  <m:t>a</m:t>
                </m:r>
              </m:e>
              <m:lim>
                <m:r>
                  <m:rPr>
                    <m:sty m:val="p"/>
                  </m:rPr>
                  <m:t>∼</m:t>
                </m:r>
              </m:lim>
            </m:limLow>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limLow>
                <m:e>
                  <m:r>
                    <m:t>a</m:t>
                  </m:r>
                </m:e>
                <m:lim>
                  <m:r>
                    <m:rPr>
                      <m:sty m:val="p"/>
                    </m:rPr>
                    <m:t>∼</m:t>
                  </m:r>
                </m:lim>
              </m:limLow>
              <m:r>
                <m:rPr>
                  <m:sty m:val="p"/>
                </m:rPr>
                <m:t>⋅</m:t>
              </m:r>
              <m:limLow>
                <m:e>
                  <m:r>
                    <m:t>b</m:t>
                  </m:r>
                </m:e>
                <m:lim>
                  <m:r>
                    <m:rPr>
                      <m:sty m:val="p"/>
                    </m:rPr>
                    <m:t>∼</m:t>
                  </m:r>
                </m:lim>
              </m:limLow>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limLow>
          <m:e>
            <m:r>
              <m:t>a</m:t>
            </m:r>
          </m:e>
          <m:lim>
            <m:r>
              <m:rPr>
                <m:sty m:val="p"/>
              </m:rPr>
              <m:t>∼</m:t>
            </m:r>
          </m:lim>
        </m:limLow>
      </m:oMath>
      <w:r>
        <w:t xml:space="preserve"> </w:t>
      </w:r>
      <w:r>
        <w:t xml:space="preserve">with itself first:</w:t>
      </w:r>
    </w:p>
    <w:p>
      <w:pPr>
        <w:pStyle w:val="BodyText"/>
      </w:pPr>
      <m:oMathPara>
        <m:oMathParaPr>
          <m:jc m:val="center"/>
        </m:oMathParaPr>
        <m:oMath>
          <m:eqArr>
            <m:e>
              <m:limLow>
                <m:e>
                  <m:r>
                    <m:t>a</m:t>
                  </m:r>
                </m:e>
                <m:lim>
                  <m:r>
                    <m:rPr>
                      <m:sty m:val="p"/>
                    </m:rPr>
                    <m:t>∼</m:t>
                  </m:r>
                </m:lim>
              </m:limLow>
              <m:r>
                <m:rPr>
                  <m:sty m:val="p"/>
                </m:rPr>
                <m:t>⋅</m:t>
              </m:r>
              <m:limLow>
                <m:e>
                  <m:r>
                    <m:t>a</m:t>
                  </m:r>
                </m:e>
                <m:lim>
                  <m:r>
                    <m:rPr>
                      <m:sty m:val="p"/>
                    </m:rPr>
                    <m:t>∼</m:t>
                  </m:r>
                </m:lim>
              </m:limLow>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limLow>
                <m:e>
                  <m:r>
                    <m:t>a</m:t>
                  </m:r>
                </m:e>
                <m:lim>
                  <m:r>
                    <m:rPr>
                      <m:sty m:val="p"/>
                    </m:rPr>
                    <m:t>∼</m:t>
                  </m:r>
                </m:lim>
              </m:limLow>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limLow>
          <m:e>
            <m:r>
              <m:t>x</m:t>
            </m:r>
          </m:e>
          <m:lim>
            <m:r>
              <m:rPr>
                <m:sty m:val="p"/>
              </m:rPr>
              <m:t>∼</m:t>
            </m:r>
          </m:lim>
        </m:limLow>
      </m:oMath>
      <w:r>
        <w:t xml:space="preserve"> </w:t>
      </w:r>
      <w:r>
        <w:t xml:space="preserve">and</w:t>
      </w:r>
      <w:r>
        <w:t xml:space="preserve"> </w:t>
      </w:r>
      <m:oMath>
        <m:limLow>
          <m:e>
            <m:r>
              <m:t>β</m:t>
            </m:r>
          </m:e>
          <m:lim>
            <m:r>
              <m:rPr>
                <m:sty m:val="p"/>
              </m:rPr>
              <m:t>∼</m:t>
            </m:r>
          </m:lim>
        </m:limLow>
      </m:oMath>
      <w:r>
        <w:t xml:space="preserve"> </w:t>
      </w:r>
      <w:r>
        <w:t xml:space="preserve">can be written as a matrix product of the row vector</w:t>
      </w:r>
      <w:r>
        <w:t xml:space="preserve"> </w:t>
      </w:r>
      <m:oMath>
        <m:sSup>
          <m:e>
            <m:limLow>
              <m:e>
                <m:r>
                  <m:t>x</m:t>
                </m:r>
              </m:e>
              <m:lim>
                <m:r>
                  <m:rPr>
                    <m:sty m:val="p"/>
                  </m:rPr>
                  <m:t>∼</m:t>
                </m:r>
              </m:lim>
            </m:limLow>
          </m:e>
          <m:sup>
            <m:r>
              <m:rPr>
                <m:sty m:val="p"/>
              </m:rPr>
              <m:t>⊤</m:t>
            </m:r>
          </m:sup>
        </m:sSup>
      </m:oMath>
      <w:r>
        <w:t xml:space="preserve"> </w:t>
      </w:r>
      <w:r>
        <w:t xml:space="preserve">with the column vector</w:t>
      </w:r>
      <w:r>
        <w:t xml:space="preserve"> </w:t>
      </w:r>
      <m:oMath>
        <m:limLow>
          <m:e>
            <m:r>
              <m:t>β</m:t>
            </m:r>
          </m:e>
          <m:lim>
            <m:r>
              <m:rPr>
                <m:sty m:val="p"/>
              </m:rPr>
              <m:t>∼</m:t>
            </m:r>
          </m:lim>
        </m:limLow>
      </m:oMath>
      <w:r>
        <w:t xml:space="preserve">:</w:t>
      </w:r>
    </w:p>
    <w:p>
      <w:pPr>
        <w:pStyle w:val="BodyText"/>
      </w:pPr>
      <m:oMathPara>
        <m:oMathParaPr>
          <m:jc m:val="center"/>
        </m:oMathParaPr>
        <m:oMath>
          <m:eqArr>
            <m:e>
              <m:limLow>
                <m:e>
                  <m:r>
                    <m:t>x</m:t>
                  </m:r>
                </m:e>
                <m:lim>
                  <m:r>
                    <m:rPr>
                      <m:sty m:val="p"/>
                    </m:rPr>
                    <m:t>∼</m:t>
                  </m:r>
                </m:lim>
              </m:limLow>
              <m:r>
                <m:rPr>
                  <m:sty m:val="p"/>
                </m:rPr>
                <m:t>⋅</m:t>
              </m:r>
              <m:limLow>
                <m:e>
                  <m:r>
                    <m:t>β</m:t>
                  </m:r>
                </m:e>
                <m:lim>
                  <m:r>
                    <m:rPr>
                      <m:sty m:val="p"/>
                    </m:rPr>
                    <m:t>∼</m:t>
                  </m:r>
                </m:lim>
              </m:limLow>
              <m:r>
                <m:t>&amp;</m:t>
              </m:r>
              <m:r>
                <m:rPr>
                  <m:sty m:val="p"/>
                </m:rPr>
                <m:t>=</m:t>
              </m:r>
              <m:sSup>
                <m:e>
                  <m:limLow>
                    <m:e>
                      <m:r>
                        <m:t>x</m:t>
                      </m:r>
                    </m:e>
                    <m:lim>
                      <m:r>
                        <m:rPr>
                          <m:sty m:val="p"/>
                        </m:rPr>
                        <m:t>∼</m:t>
                      </m:r>
                    </m:lim>
                  </m:limLow>
                </m:e>
                <m:sup>
                  <m:r>
                    <m:rPr>
                      <m:sty m:val="p"/>
                    </m:rPr>
                    <m:t>⊤</m:t>
                  </m:r>
                </m:sup>
              </m:sSup>
              <m:r>
                <m:t> </m:t>
              </m:r>
              <m:limLow>
                <m:e>
                  <m:r>
                    <m:t>β</m:t>
                  </m:r>
                </m:e>
                <m:lim>
                  <m:r>
                    <m:rPr>
                      <m:sty m:val="p"/>
                    </m:rPr>
                    <m:t>∼</m:t>
                  </m:r>
                </m:lim>
              </m:limLow>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limLow>
          <m:e>
            <m:r>
              <m:t>x</m:t>
            </m:r>
          </m:e>
          <m:lim>
            <m:r>
              <m:rPr>
                <m:sty m:val="p"/>
              </m:rPr>
              <m:t>∼</m:t>
            </m:r>
          </m:lim>
        </m:limLow>
      </m:oMath>
      <w:r>
        <w:t xml:space="preserve">​</w:t>
      </w:r>
    </w:p>
    <w:p>
      <w:pPr>
        <w:pStyle w:val="Compact"/>
        <w:numPr>
          <w:ilvl w:val="0"/>
          <w:numId w:val="1007"/>
        </w:numPr>
      </w:pPr>
      <m:oMath>
        <m:sSup>
          <m:e>
            <m:limLow>
              <m:e>
                <m:r>
                  <m:t>x</m:t>
                </m:r>
              </m:e>
              <m:lim>
                <m:r>
                  <m:rPr>
                    <m:sty m:val="p"/>
                  </m:rPr>
                  <m:t>∼</m:t>
                </m:r>
              </m:lim>
            </m:limLow>
          </m:e>
          <m:sup>
            <m:r>
              <m:rPr>
                <m:sty m:val="p"/>
              </m:rPr>
              <m:t>⊤</m:t>
            </m:r>
          </m:sup>
        </m:sSup>
        <m:limLow>
          <m:e>
            <m:r>
              <m:t>x</m:t>
            </m:r>
          </m:e>
          <m:lim>
            <m:r>
              <m:rPr>
                <m:sty m:val="p"/>
              </m:rPr>
              <m:t>∼</m:t>
            </m:r>
          </m:lim>
        </m:limLow>
      </m:oMath>
      <w:r>
        <w:t xml:space="preserve">​</w:t>
      </w:r>
    </w:p>
    <w:p>
      <w:pPr>
        <w:pStyle w:val="Compact"/>
        <w:numPr>
          <w:ilvl w:val="0"/>
          <w:numId w:val="1007"/>
        </w:numPr>
      </w:pPr>
      <m:oMath>
        <m:limLow>
          <m:e>
            <m:r>
              <m:t>x</m:t>
            </m:r>
          </m:e>
          <m:lim>
            <m:r>
              <m:rPr>
                <m:sty m:val="p"/>
              </m:rPr>
              <m:t>∼</m:t>
            </m:r>
          </m:lim>
        </m:limLow>
        <m:sSup>
          <m:e>
            <m:limLow>
              <m:e>
                <m:r>
                  <m:t>x</m:t>
                </m:r>
              </m:e>
              <m:lim>
                <m:r>
                  <m:rPr>
                    <m:sty m:val="p"/>
                  </m:rPr>
                  <m:t>∼</m:t>
                </m:r>
              </m:lim>
            </m:limLow>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limLow>
          <m:e>
            <m:r>
              <m:t>x</m:t>
            </m:r>
          </m:e>
          <m:lim>
            <m:r>
              <m:rPr>
                <m:sty m:val="p"/>
              </m:rPr>
              <m:t>∼</m:t>
            </m:r>
          </m:lim>
        </m:limLow>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limLow>
              <m:e>
                <m:r>
                  <m:t>x</m:t>
                </m:r>
              </m:e>
              <m:lim>
                <m:r>
                  <m:rPr>
                    <m:sty m:val="p"/>
                  </m:rPr>
                  <m:t>∼</m:t>
                </m:r>
              </m:lim>
            </m:limLow>
          </m:e>
          <m:sup>
            <m:r>
              <m:rPr>
                <m:sty m:val="p"/>
              </m:rPr>
              <m:t>⊤</m:t>
            </m:r>
          </m:sup>
        </m:sSup>
        <m:limLow>
          <m:e>
            <m:r>
              <m:t>x</m:t>
            </m:r>
          </m:e>
          <m:lim>
            <m:r>
              <m:rPr>
                <m:sty m:val="p"/>
              </m:rPr>
              <m:t>∼</m:t>
            </m:r>
          </m:lim>
        </m:limLow>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limLow>
          <m:e>
            <m:r>
              <m:t>x</m:t>
            </m:r>
          </m:e>
          <m:lim>
            <m:r>
              <m:rPr>
                <m:sty m:val="p"/>
              </m:rPr>
              <m:t>∼</m:t>
            </m:r>
          </m:lim>
        </m:limLow>
        <m:sSup>
          <m:e>
            <m:limLow>
              <m:e>
                <m:r>
                  <m:t>x</m:t>
                </m:r>
              </m:e>
              <m:lim>
                <m:r>
                  <m:rPr>
                    <m:sty m:val="p"/>
                  </m:rPr>
                  <m:t>∼</m:t>
                </m:r>
              </m:lim>
            </m:limLow>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limLow>
          <m:e>
            <m:r>
              <m:t>x</m:t>
            </m:r>
          </m:e>
          <m:lim>
            <m:r>
              <m:rPr>
                <m:sty m:val="p"/>
              </m:rPr>
              <m:t>∼</m:t>
            </m:r>
          </m:lim>
        </m:limLow>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limLow>
          <m:e>
            <m:r>
              <m:t>x</m:t>
            </m:r>
          </m:e>
          <m:lim>
            <m:r>
              <m:rPr>
                <m:sty m:val="p"/>
              </m:rPr>
              <m:t>∼</m:t>
            </m:r>
          </m:lim>
        </m:limLow>
      </m:oMath>
      <w:r>
        <w:t xml:space="preserve"> </w:t>
      </w:r>
      <w:r>
        <w:t xml:space="preserve">with entries:</w:t>
      </w:r>
    </w:p>
    <w:p>
      <w:pPr>
        <w:pStyle w:val="BodyText"/>
      </w:pPr>
      <m:oMathPara>
        <m:oMathParaPr>
          <m:jc m:val="center"/>
        </m:oMathParaPr>
        <m:oMath>
          <m:r>
            <m:rPr>
              <m:sty m:val="p"/>
            </m:rPr>
            <m:t>(</m:t>
          </m:r>
          <m:r>
            <m:rPr>
              <m:sty m:val="bi"/>
            </m:rPr>
            <m:t>A</m:t>
          </m:r>
          <m:limLow>
            <m:e>
              <m:r>
                <m:t>x</m:t>
              </m:r>
            </m:e>
            <m:lim>
              <m:r>
                <m:rPr>
                  <m:sty m:val="p"/>
                </m:rPr>
                <m:t>∼</m:t>
              </m:r>
            </m:lim>
          </m:limLow>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limLow>
          <m:e>
            <m:r>
              <m:t>x</m:t>
            </m:r>
          </m:e>
          <m:lim>
            <m:r>
              <m:rPr>
                <m:sty m:val="p"/>
              </m:rPr>
              <m:t>∼</m:t>
            </m:r>
          </m:lim>
        </m:limLow>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limLow>
          <m:e>
            <m:r>
              <m:t>x</m:t>
            </m:r>
          </m:e>
          <m:lim>
            <m:r>
              <m:rPr>
                <m:sty m:val="p"/>
              </m:rPr>
              <m:t>∼</m:t>
            </m:r>
          </m:lim>
        </m:limLow>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limLow>
          <m:e>
            <m:r>
              <m:t>x</m:t>
            </m:r>
          </m:e>
          <m:lim>
            <m:r>
              <m:rPr>
                <m:sty m:val="p"/>
              </m:rPr>
              <m:t>∼</m:t>
            </m:r>
          </m:lim>
        </m:limLow>
        <m:r>
          <m:rPr>
            <m:sty m:val="p"/>
          </m:rPr>
          <m:t>∈</m:t>
        </m:r>
        <m:sSup>
          <m:e>
            <m:r>
              <m:rPr>
                <m:scr m:val="double-struck"/>
                <m:sty m:val="p"/>
              </m:rPr>
              <m:t>R</m:t>
            </m:r>
          </m:e>
          <m:sup>
            <m:r>
              <m:t>n</m:t>
            </m:r>
          </m:sup>
        </m:sSup>
      </m:oMath>
      <w:r>
        <w:t xml:space="preserve"> </w:t>
      </w:r>
      <w:r>
        <w:t xml:space="preserve">for which</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limLow>
          <m:e>
            <m:r>
              <m:t>x</m:t>
            </m:r>
          </m:e>
          <m:lim>
            <m:r>
              <m:rPr>
                <m:sty m:val="p"/>
              </m:rPr>
              <m:t>∼</m:t>
            </m:r>
          </m:lim>
        </m:limLow>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f</m:t>
        </m:r>
        <m:r>
          <m:rPr>
            <m:sty m:val="p"/>
          </m:rPr>
          <m:t>(</m:t>
        </m:r>
        <m:limLow>
          <m:e>
            <m:r>
              <m:t>x</m:t>
            </m:r>
          </m:e>
          <m:lim>
            <m:r>
              <m:rPr>
                <m:sty m:val="p"/>
              </m:rPr>
              <m:t>∼</m:t>
            </m:r>
          </m:lim>
        </m:limLow>
        <m:r>
          <m:rPr>
            <m:sty m:val="p"/>
          </m:rPr>
          <m:t>)</m:t>
        </m:r>
        <m:r>
          <m:rPr>
            <m:sty m:val="p"/>
          </m:rPr>
          <m:t>+</m:t>
        </m:r>
        <m:r>
          <m:t>f</m:t>
        </m:r>
        <m:r>
          <m:rPr>
            <m:sty m:val="p"/>
          </m:rPr>
          <m:t>(</m:t>
        </m:r>
        <m:limLow>
          <m:e>
            <m:r>
              <m:t>y</m:t>
            </m:r>
          </m:e>
          <m:lim>
            <m:r>
              <m:rPr>
                <m:sty m:val="p"/>
              </m:rPr>
              <m:t>∼</m:t>
            </m:r>
          </m:lim>
        </m:limLow>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limLow>
          <m:e>
            <m:r>
              <m:t>x</m:t>
            </m:r>
          </m:e>
          <m:lim>
            <m:r>
              <m:rPr>
                <m:sty m:val="p"/>
              </m:rPr>
              <m:t>∼</m:t>
            </m:r>
          </m:lim>
        </m:limLow>
        <m:r>
          <m:rPr>
            <m:sty m:val="p"/>
          </m:rPr>
          <m:t>)</m:t>
        </m:r>
        <m:r>
          <m:rPr>
            <m:sty m:val="p"/>
          </m:rPr>
          <m:t>=</m:t>
        </m:r>
        <m:r>
          <m:t>c</m:t>
        </m:r>
        <m:r>
          <m:t>f</m:t>
        </m:r>
        <m:r>
          <m:rPr>
            <m:sty m:val="p"/>
          </m:rPr>
          <m:t>(</m:t>
        </m:r>
        <m:limLow>
          <m:e>
            <m:r>
              <m:t>x</m:t>
            </m:r>
          </m:e>
          <m:lim>
            <m:r>
              <m:rPr>
                <m:sty m:val="p"/>
              </m:rPr>
              <m:t>∼</m:t>
            </m:r>
          </m:lim>
        </m:limLow>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limLow>
                <m:e>
                  <m:r>
                    <m:t>x</m:t>
                  </m:r>
                </m:e>
                <m:lim>
                  <m:r>
                    <m:rPr>
                      <m:sty m:val="p"/>
                    </m:rPr>
                    <m:t>∼</m:t>
                  </m:r>
                </m:lim>
              </m:limLow>
              <m:r>
                <m:rPr>
                  <m:sty m:val="p"/>
                </m:rPr>
                <m:t>)</m:t>
              </m:r>
              <m:r>
                <m:rPr>
                  <m:sty m:val="p"/>
                </m:rPr>
                <m:t>+</m:t>
              </m:r>
              <m:r>
                <m:t>f</m:t>
              </m:r>
              <m:r>
                <m:rPr>
                  <m:sty m:val="p"/>
                </m:rPr>
                <m:t>(</m:t>
              </m:r>
              <m:limLow>
                <m:e>
                  <m:r>
                    <m:t>y</m:t>
                  </m:r>
                </m:e>
                <m:lim>
                  <m:r>
                    <m:rPr>
                      <m:sty m:val="p"/>
                    </m:rPr>
                    <m:t>∼</m:t>
                  </m:r>
                </m:lim>
              </m:limLow>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limLow>
                <m:e>
                  <m:r>
                    <m:t>x</m:t>
                  </m:r>
                </m:e>
                <m:lim>
                  <m:r>
                    <m:rPr>
                      <m:sty m:val="p"/>
                    </m:rPr>
                    <m:t>∼</m:t>
                  </m:r>
                </m:lim>
              </m:limLow>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limLow>
                <m:e>
                  <m:r>
                    <m:t>x</m:t>
                  </m:r>
                </m:e>
                <m:lim>
                  <m:r>
                    <m:rPr>
                      <m:sty m:val="p"/>
                    </m:rPr>
                    <m:t>∼</m:t>
                  </m:r>
                </m:lim>
              </m:limLow>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limLow>
          <m:e>
            <m:r>
              <m:t>x</m:t>
            </m:r>
          </m:e>
          <m:lim>
            <m:r>
              <m:rPr>
                <m:sty m:val="p"/>
              </m:rPr>
              <m:t>∼</m:t>
            </m:r>
          </m:lim>
        </m:limLow>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limLow>
          <m:e>
            <m:r>
              <m:t>0</m:t>
            </m:r>
          </m:e>
          <m:lim>
            <m:r>
              <m:rPr>
                <m:sty m:val="p"/>
              </m:rPr>
              <m:t>∼</m:t>
            </m:r>
          </m:lim>
        </m:limLow>
        <m:r>
          <m:rPr>
            <m:sty m:val="p"/>
          </m:rPr>
          <m:t>)</m:t>
        </m:r>
        <m:r>
          <m:rPr>
            <m:sty m:val="p"/>
          </m:rPr>
          <m:t>=</m:t>
        </m:r>
        <m:limLow>
          <m:e>
            <m:r>
              <m:t>0</m:t>
            </m:r>
          </m:e>
          <m:lim>
            <m:r>
              <m:rPr>
                <m:sty m:val="p"/>
              </m:rPr>
              <m:t>∼</m:t>
            </m:r>
          </m:lim>
        </m:limLow>
      </m:oMath>
      <w:r>
        <w:t xml:space="preserve">.</w:t>
      </w:r>
    </w:p>
    <w:bookmarkEnd w:id="133"/>
    <w:p>
      <w:pPr>
        <w:pStyle w:val="BodyText"/>
      </w:pPr>
      <w:r>
        <w:rPr>
          <w:i/>
          <w:iCs/>
        </w:rPr>
        <w:t xml:space="preserve">Proof</w:t>
      </w:r>
      <w:r>
        <w:t xml:space="preserve">. </w:t>
      </w:r>
      <w:r>
        <w:t xml:space="preserve">On the left,</w:t>
      </w:r>
      <w:r>
        <w:t xml:space="preserve"> </w:t>
      </w:r>
      <m:oMath>
        <m:limLow>
          <m:e>
            <m:r>
              <m:t>0</m:t>
            </m:r>
          </m:e>
          <m:lim>
            <m:r>
              <m:rPr>
                <m:sty m:val="p"/>
              </m:rPr>
              <m:t>∼</m:t>
            </m:r>
          </m:lim>
        </m:limLow>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limLow>
                <m:e>
                  <m:r>
                    <m:t>0</m:t>
                  </m:r>
                </m:e>
                <m:lim>
                  <m:r>
                    <m:rPr>
                      <m:sty m:val="p"/>
                    </m:rPr>
                    <m:t>∼</m:t>
                  </m:r>
                </m:lim>
              </m:limLow>
              <m:r>
                <m:rPr>
                  <m:sty m:val="p"/>
                </m:rPr>
                <m:t>)</m:t>
              </m:r>
              <m:r>
                <m:t>&amp;</m:t>
              </m:r>
              <m:r>
                <m:rPr>
                  <m:sty m:val="p"/>
                </m:rPr>
                <m:t>=</m:t>
              </m:r>
              <m:r>
                <m:t>f</m:t>
              </m:r>
              <m:r>
                <m:rPr>
                  <m:sty m:val="p"/>
                </m:rPr>
                <m:t>(</m:t>
              </m:r>
              <m:r>
                <m:t>0</m:t>
              </m:r>
              <m:r>
                <m:rPr>
                  <m:sty m:val="p"/>
                </m:rPr>
                <m:t>⋅</m:t>
              </m:r>
              <m:limLow>
                <m:e>
                  <m:r>
                    <m:t>0</m:t>
                  </m:r>
                </m:e>
                <m:lim>
                  <m:r>
                    <m:rPr>
                      <m:sty m:val="p"/>
                    </m:rPr>
                    <m:t>∼</m:t>
                  </m:r>
                </m:lim>
              </m:limLow>
              <m:r>
                <m:rPr>
                  <m:sty m:val="p"/>
                </m:rPr>
                <m:t>)</m:t>
              </m:r>
              <m:r>
                <m:t>&amp;</m:t>
              </m:r>
              <m:r>
                <m:t>&amp;</m:t>
              </m:r>
              <m:r>
                <m:rPr>
                  <m:nor/>
                  <m:sty m:val="p"/>
                </m:rPr>
                <m:t>(every entry of </m:t>
              </m:r>
              <m:r>
                <m:t>0</m:t>
              </m:r>
              <m:r>
                <m:rPr>
                  <m:sty m:val="p"/>
                </m:rPr>
                <m:t>⋅</m:t>
              </m:r>
              <m:limLow>
                <m:e>
                  <m:r>
                    <m:t>0</m:t>
                  </m:r>
                </m:e>
                <m:lim>
                  <m:r>
                    <m:rPr>
                      <m:sty m:val="p"/>
                    </m:rPr>
                    <m:t>∼</m:t>
                  </m:r>
                </m:lim>
              </m:limLow>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limLow>
                <m:e>
                  <m:r>
                    <m:t>0</m:t>
                  </m:r>
                </m:e>
                <m:lim>
                  <m:r>
                    <m:rPr>
                      <m:sty m:val="p"/>
                    </m:rPr>
                    <m:t>∼</m:t>
                  </m:r>
                </m:lim>
              </m:limLow>
              <m:r>
                <m:rPr>
                  <m:sty m:val="p"/>
                </m:rPr>
                <m:t>)</m:t>
              </m:r>
              <m:r>
                <m:t>&amp;</m:t>
              </m:r>
              <m:r>
                <m:t>&amp;</m:t>
              </m:r>
              <m:r>
                <m:rPr>
                  <m:nor/>
                  <m:sty m:val="p"/>
                </m:rPr>
                <m:t>(homogeneity, with </m:t>
              </m:r>
              <m:r>
                <m:t>c</m:t>
              </m:r>
              <m:r>
                <m:rPr>
                  <m:sty m:val="p"/>
                </m:rPr>
                <m:t>=</m:t>
              </m:r>
              <m:r>
                <m:t>0</m:t>
              </m:r>
              <m:r>
                <m:rPr>
                  <m:nor/>
                  <m:sty m:val="p"/>
                </m:rPr>
                <m:t> and </m:t>
              </m:r>
              <m:limLow>
                <m:e>
                  <m:r>
                    <m:t>x</m:t>
                  </m:r>
                </m:e>
                <m:lim>
                  <m:r>
                    <m:rPr>
                      <m:sty m:val="p"/>
                    </m:rPr>
                    <m:t>∼</m:t>
                  </m:r>
                </m:lim>
              </m:limLow>
              <m:r>
                <m:rPr>
                  <m:sty m:val="p"/>
                </m:rPr>
                <m:t>=</m:t>
              </m:r>
              <m:limLow>
                <m:e>
                  <m:r>
                    <m:t>0</m:t>
                  </m:r>
                </m:e>
                <m:lim>
                  <m:r>
                    <m:rPr>
                      <m:sty m:val="p"/>
                    </m:rPr>
                    <m:t>∼</m:t>
                  </m:r>
                </m:lim>
              </m:limLow>
              <m:r>
                <m:rPr>
                  <m:nor/>
                  <m:sty m:val="p"/>
                </m:rPr>
                <m:t>)</m:t>
              </m:r>
            </m:e>
            <m:e>
              <m:r>
                <m:t>&amp;</m:t>
              </m:r>
              <m:r>
                <m:rPr>
                  <m:sty m:val="p"/>
                </m:rPr>
                <m:t>=</m:t>
              </m:r>
              <m:limLow>
                <m:e>
                  <m:r>
                    <m:t>0</m:t>
                  </m:r>
                </m:e>
                <m:lim>
                  <m:r>
                    <m:rPr>
                      <m:sty m:val="p"/>
                    </m:rPr>
                    <m:t>∼</m:t>
                  </m:r>
                </m:lim>
              </m:limLow>
              <m:r>
                <m:t>&amp;</m:t>
              </m:r>
              <m:r>
                <m:t>&amp;</m:t>
              </m:r>
              <m:r>
                <m:rPr>
                  <m:nor/>
                  <m:sty m:val="p"/>
                </m:rPr>
                <m:t>(every entry of </m:t>
              </m:r>
              <m:r>
                <m:t>0</m:t>
              </m:r>
              <m:r>
                <m:rPr>
                  <m:sty m:val="p"/>
                </m:rPr>
                <m:t>⋅</m:t>
              </m:r>
              <m:r>
                <m:t>f</m:t>
              </m:r>
              <m:r>
                <m:rPr>
                  <m:sty m:val="p"/>
                </m:rPr>
                <m:t>(</m:t>
              </m:r>
              <m:limLow>
                <m:e>
                  <m:r>
                    <m:t>0</m:t>
                  </m:r>
                </m:e>
                <m:lim>
                  <m:r>
                    <m:rPr>
                      <m:sty m:val="p"/>
                    </m:rPr>
                    <m:t>∼</m:t>
                  </m:r>
                </m:lim>
              </m:limLow>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limLow>
          <m:e>
            <m:r>
              <m:t>0</m:t>
            </m:r>
          </m:e>
          <m:lim>
            <m:r>
              <m:rPr>
                <m:sty m:val="p"/>
              </m:rPr>
              <m:t>∼</m:t>
            </m:r>
          </m:lim>
        </m:limLow>
      </m:oMath>
      <w:r>
        <w:t xml:space="preserve"> </w:t>
      </w:r>
      <w:r>
        <w:t xml:space="preserve">to</w:t>
      </w:r>
      <w:r>
        <w:t xml:space="preserve"> </w:t>
      </w:r>
      <m:oMath>
        <m:limLow>
          <m:e>
            <m:r>
              <m:t>0</m:t>
            </m:r>
          </m:e>
          <m:lim>
            <m:r>
              <m:rPr>
                <m:sty m:val="p"/>
              </m:rPr>
              <m:t>∼</m:t>
            </m:r>
          </m:lim>
        </m:limLow>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limLow>
                    <m:e>
                      <m:r>
                        <m:t>x</m:t>
                      </m:r>
                    </m:e>
                    <m:lim>
                      <m:r>
                        <m:rPr>
                          <m:sty m:val="p"/>
                        </m:rPr>
                        <m:t>∼</m:t>
                      </m:r>
                    </m:lim>
                  </m:limLow>
                  <m:r>
                    <m:rPr>
                      <m:sty m:val="p"/>
                    </m:rPr>
                    <m:t>+</m:t>
                  </m:r>
                  <m:limLow>
                    <m:e>
                      <m:r>
                        <m:t>y</m:t>
                      </m:r>
                    </m:e>
                    <m:lim>
                      <m:r>
                        <m:rPr>
                          <m:sty m:val="p"/>
                        </m:rPr>
                        <m:t>∼</m:t>
                      </m:r>
                    </m:lim>
                  </m:limLow>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limLow>
                <m:e>
                  <m:r>
                    <m:t>x</m:t>
                  </m:r>
                </m:e>
                <m:lim>
                  <m:r>
                    <m:rPr>
                      <m:sty m:val="p"/>
                    </m:rPr>
                    <m:t>∼</m:t>
                  </m:r>
                </m:lim>
              </m:limLow>
              <m:r>
                <m:rPr>
                  <m:sty m:val="p"/>
                </m:rPr>
                <m:t>+</m:t>
              </m:r>
              <m:limLow>
                <m:e>
                  <m:r>
                    <m:t>y</m:t>
                  </m:r>
                </m:e>
                <m:lim>
                  <m:r>
                    <m:rPr>
                      <m:sty m:val="p"/>
                    </m:rPr>
                    <m:t>∼</m:t>
                  </m:r>
                </m:lim>
              </m:limLow>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limLow>
                <m:e>
                  <m:r>
                    <m:t>x</m:t>
                  </m:r>
                </m:e>
                <m:lim>
                  <m:r>
                    <m:rPr>
                      <m:sty m:val="p"/>
                    </m:rPr>
                    <m:t>∼</m:t>
                  </m:r>
                </m:lim>
              </m:limLow>
              <m:sSub>
                <m:e>
                  <m:r>
                    <m:rPr>
                      <m:sty m:val="p"/>
                    </m:rPr>
                    <m:t>)</m:t>
                  </m:r>
                </m:e>
                <m:sub>
                  <m:r>
                    <m:t>i</m:t>
                  </m:r>
                </m:sub>
              </m:sSub>
              <m:r>
                <m:rPr>
                  <m:sty m:val="p"/>
                </m:rPr>
                <m:t>+</m:t>
              </m:r>
              <m:r>
                <m:rPr>
                  <m:sty m:val="p"/>
                </m:rPr>
                <m:t>(</m:t>
              </m:r>
              <m:r>
                <m:rPr>
                  <m:sty m:val="bi"/>
                </m:rPr>
                <m:t>A</m:t>
              </m:r>
              <m:limLow>
                <m:e>
                  <m:r>
                    <m:t>y</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limLow>
                <m:e>
                  <m:r>
                    <m:t>x</m:t>
                  </m:r>
                </m:e>
                <m:lim>
                  <m:r>
                    <m:rPr>
                      <m:sty m:val="p"/>
                    </m:rPr>
                    <m:t>∼</m:t>
                  </m:r>
                </m:lim>
              </m:limLow>
              <m:r>
                <m:rPr>
                  <m:sty m:val="p"/>
                </m:rPr>
                <m:t>+</m:t>
              </m:r>
              <m:r>
                <m:rPr>
                  <m:sty m:val="bi"/>
                </m:rPr>
                <m:t>A</m:t>
              </m:r>
              <m:limLow>
                <m:e>
                  <m:r>
                    <m:t>y</m:t>
                  </m:r>
                </m:e>
                <m:lim>
                  <m:r>
                    <m:rPr>
                      <m:sty m:val="p"/>
                    </m:rPr>
                    <m:t>∼</m:t>
                  </m:r>
                </m:lim>
              </m:limLow>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limLow>
                    <m:e>
                      <m:r>
                        <m:t>x</m:t>
                      </m:r>
                    </m:e>
                    <m:lim>
                      <m:r>
                        <m:rPr>
                          <m:sty m:val="p"/>
                        </m:rPr>
                        <m:t>∼</m:t>
                      </m:r>
                    </m:lim>
                  </m:limLow>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limLow>
                <m:e>
                  <m:r>
                    <m:t>x</m:t>
                  </m:r>
                </m:e>
                <m:lim>
                  <m:r>
                    <m:rPr>
                      <m:sty m:val="p"/>
                    </m:rPr>
                    <m:t>∼</m:t>
                  </m:r>
                </m:lim>
              </m:limLow>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limLow>
              <m:e>
                <m:r>
                  <m:t>v</m:t>
                </m:r>
              </m:e>
              <m:lim>
                <m:r>
                  <m:rPr>
                    <m:sty m:val="p"/>
                  </m:rPr>
                  <m:t>∼</m:t>
                </m:r>
              </m:lim>
            </m:limLow>
          </m:e>
          <m:sub>
            <m:r>
              <m:t>1</m:t>
            </m:r>
          </m:sub>
        </m:sSub>
        <m:r>
          <m:rPr>
            <m:sty m:val="p"/>
          </m:rPr>
          <m:t>)</m:t>
        </m:r>
        <m:r>
          <m:rPr>
            <m:sty m:val="p"/>
          </m:rPr>
          <m:t>=</m:t>
        </m:r>
        <m:sSub>
          <m:e>
            <m:r>
              <m:t>c</m:t>
            </m:r>
          </m:e>
          <m:sub>
            <m:r>
              <m:t>1</m:t>
            </m:r>
          </m:sub>
        </m:sSub>
        <m:r>
          <m:t>f</m:t>
        </m:r>
        <m:r>
          <m:rPr>
            <m:sty m:val="p"/>
          </m:rPr>
          <m:t>(</m:t>
        </m:r>
        <m:sSub>
          <m:e>
            <m:limLow>
              <m:e>
                <m:r>
                  <m:t>v</m:t>
                </m:r>
              </m:e>
              <m:lim>
                <m:r>
                  <m:rPr>
                    <m:sty m:val="p"/>
                  </m:rPr>
                  <m:t>∼</m:t>
                </m:r>
              </m:lim>
            </m:limLow>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limLow>
                        <m:e>
                          <m:r>
                            <m:t>v</m:t>
                          </m:r>
                        </m:e>
                        <m:lim>
                          <m:r>
                            <m:rPr>
                              <m:sty m:val="p"/>
                            </m:rPr>
                            <m:t>∼</m:t>
                          </m:r>
                        </m:lim>
                      </m:limLow>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e>
              </m:d>
              <m:r>
                <m:t>​</m:t>
              </m:r>
              <m:r>
                <m:rPr>
                  <m:sty m:val="p"/>
                </m:rPr>
                <m:t>+</m:t>
              </m:r>
              <m:r>
                <m:t>f</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r>
                <m:rPr>
                  <m:sty m:val="p"/>
                </m:rPr>
                <m:t>+</m:t>
              </m:r>
              <m:r>
                <m:t>f</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r>
                <m:rPr>
                  <m:sty m:val="p"/>
                </m:rPr>
                <m:t>+</m:t>
              </m:r>
              <m:sSub>
                <m:e>
                  <m:r>
                    <m:t>c</m:t>
                  </m:r>
                </m:e>
                <m:sub>
                  <m:r>
                    <m:t>k</m:t>
                  </m:r>
                  <m:r>
                    <m:rPr>
                      <m:sty m:val="p"/>
                    </m:rPr>
                    <m:t>+</m:t>
                  </m:r>
                  <m:r>
                    <m:t>1</m:t>
                  </m:r>
                </m:sub>
              </m:sSub>
              <m:r>
                <m:t>f</m:t>
              </m:r>
              <m:r>
                <m:rPr>
                  <m:sty m:val="p"/>
                </m:rPr>
                <m:t>(</m:t>
              </m:r>
              <m:sSub>
                <m:e>
                  <m:limLow>
                    <m:e>
                      <m:r>
                        <m:t>v</m:t>
                      </m:r>
                    </m:e>
                    <m:lim>
                      <m:r>
                        <m:rPr>
                          <m:sty m:val="p"/>
                        </m:rPr>
                        <m:t>∼</m:t>
                      </m:r>
                    </m:lim>
                  </m:limLow>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limLow>
                    <m:e>
                      <m:r>
                        <m:t>v</m:t>
                      </m:r>
                    </m:e>
                    <m:lim>
                      <m:r>
                        <m:rPr>
                          <m:sty m:val="p"/>
                        </m:rPr>
                        <m:t>∼</m:t>
                      </m:r>
                    </m:lim>
                  </m:limLow>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limLow>
              <m:e>
                <m:r>
                  <m:t>e</m:t>
                </m:r>
              </m:e>
              <m:lim>
                <m:r>
                  <m:rPr>
                    <m:sty m:val="p"/>
                  </m:rPr>
                  <m:t>∼</m:t>
                </m:r>
              </m:lim>
            </m:limLow>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oMath>
      <w:r>
        <w:t xml:space="preserve">.</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limLow>
                    <m:e>
                      <m:r>
                        <m:t>e</m:t>
                      </m:r>
                    </m:e>
                    <m:lim>
                      <m:r>
                        <m:rPr>
                          <m:sty m:val="p"/>
                        </m:rPr>
                        <m:t>∼</m:t>
                      </m:r>
                    </m:lim>
                  </m:limLow>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limLow>
                        <m:e>
                          <m:r>
                            <m:t>e</m:t>
                          </m:r>
                        </m:e>
                        <m:lim>
                          <m:r>
                            <m:rPr>
                              <m:sty m:val="p"/>
                            </m:rPr>
                            <m:t>∼</m:t>
                          </m:r>
                        </m:lim>
                      </m:limLow>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B</m:t>
        </m:r>
        <m:limLow>
          <m:e>
            <m:r>
              <m:t>x</m:t>
            </m:r>
          </m:e>
          <m:lim>
            <m:r>
              <m:rPr>
                <m:sty m:val="p"/>
              </m:rPr>
              <m:t>∼</m:t>
            </m:r>
          </m:lim>
        </m:limLow>
      </m:oMath>
      <w:r>
        <w:t xml:space="preserve"> </w:t>
      </w:r>
      <w:r>
        <w:t xml:space="preserve">for all</w:t>
      </w:r>
      <w:r>
        <w:t xml:space="preserve"> </w:t>
      </w:r>
      <m:oMath>
        <m:limLow>
          <m:e>
            <m:r>
              <m:t>x</m:t>
            </m:r>
          </m:e>
          <m:lim>
            <m:r>
              <m:rPr>
                <m:sty m:val="p"/>
              </m:rPr>
              <m:t>∼</m:t>
            </m:r>
          </m:lim>
        </m:limLow>
      </m:oMath>
      <w:r>
        <w:t xml:space="preserve">.</w:t>
      </w:r>
      <w:r>
        <w:t xml:space="preserve"> </w:t>
      </w:r>
      <w:r>
        <w:t xml:space="preserve">Taking</w:t>
      </w:r>
      <w:r>
        <w:t xml:space="preserve"> </w:t>
      </w:r>
      <m:oMath>
        <m:limLow>
          <m:e>
            <m:r>
              <m:t>x</m:t>
            </m:r>
          </m:e>
          <m:lim>
            <m:r>
              <m:rPr>
                <m:sty m:val="p"/>
              </m:rPr>
              <m:t>∼</m:t>
            </m:r>
          </m:lim>
        </m:limLow>
        <m:r>
          <m:rPr>
            <m:sty m:val="p"/>
          </m:rPr>
          <m:t>=</m:t>
        </m:r>
        <m:sSub>
          <m:e>
            <m:limLow>
              <m:e>
                <m:r>
                  <m:t>e</m:t>
                </m:r>
              </m:e>
              <m:lim>
                <m:r>
                  <m:rPr>
                    <m:sty m:val="p"/>
                  </m:rPr>
                  <m:t>∼</m:t>
                </m:r>
              </m:lim>
            </m:limLow>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r>
                <m:t>&amp;</m:t>
              </m:r>
              <m:r>
                <m:rPr>
                  <m:sty m:val="p"/>
                </m:rPr>
                <m:t>=</m:t>
              </m:r>
              <m:r>
                <m:rPr>
                  <m:sty m:val="p"/>
                </m:rPr>
                <m:t>(</m:t>
              </m:r>
              <m:r>
                <m:rPr>
                  <m:sty m:val="bi"/>
                </m:rPr>
                <m:t>B</m:t>
              </m:r>
              <m:sSub>
                <m:e>
                  <m:limLow>
                    <m:e>
                      <m:r>
                        <m:t>e</m:t>
                      </m:r>
                    </m:e>
                    <m:lim>
                      <m:r>
                        <m:rPr>
                          <m:sty m:val="p"/>
                        </m:rPr>
                        <m:t>∼</m:t>
                      </m:r>
                    </m:lim>
                  </m:limLow>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limLow>
                    <m:e>
                      <m:r>
                        <m:t>e</m:t>
                      </m:r>
                    </m:e>
                    <m:lim>
                      <m:r>
                        <m:rPr>
                          <m:sty m:val="p"/>
                        </m:rPr>
                        <m:t>∼</m:t>
                      </m:r>
                    </m:lim>
                  </m:limLow>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for all</w:t>
      </w:r>
      <w:r>
        <w:t xml:space="preserve"> </w:t>
      </w:r>
      <m:oMath>
        <m:limLow>
          <m:e>
            <m:r>
              <m:t>x</m:t>
            </m:r>
          </m:e>
          <m:lim>
            <m:r>
              <m:rPr>
                <m:sty m:val="p"/>
              </m:rPr>
              <m:t>∼</m:t>
            </m:r>
          </m:lim>
        </m:limLow>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limLow>
              <m:e>
                <m:r>
                  <m:t>e</m:t>
                </m:r>
              </m:e>
              <m:lim>
                <m:r>
                  <m:rPr>
                    <m:sty m:val="p"/>
                  </m:rPr>
                  <m:t>∼</m:t>
                </m:r>
              </m:lim>
            </m:limLow>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limLow>
                <m:e>
                  <m:r>
                    <m:t>e</m:t>
                  </m:r>
                </m:e>
                <m:lim>
                  <m:r>
                    <m:rPr>
                      <m:sty m:val="p"/>
                    </m:rPr>
                    <m:t>∼</m:t>
                  </m:r>
                </m:lim>
              </m:limLow>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limLow>
                <m:e>
                  <m:r>
                    <m:t>e</m:t>
                  </m:r>
                </m:e>
                <m:lim>
                  <m:r>
                    <m:rPr>
                      <m:sty m:val="p"/>
                    </m:rPr>
                    <m:t>∼</m:t>
                  </m:r>
                </m:lim>
              </m:limLow>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limLow>
            <m:e>
              <m:r>
                <m:t>w</m:t>
              </m:r>
            </m:e>
            <m:lim>
              <m:r>
                <m:rPr>
                  <m:sty m:val="p"/>
                </m:rPr>
                <m:t>∼</m:t>
              </m:r>
            </m:lim>
          </m:limLow>
          <m:r>
            <m:rPr>
              <m:sty m:val="p"/>
            </m:rPr>
            <m:t>⋅</m:t>
          </m:r>
          <m:limLow>
            <m:e>
              <m:r>
                <m:t>x</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limLow>
              <m:e>
                <m:r>
                  <m:t>e</m:t>
                </m:r>
              </m:e>
              <m:lim>
                <m:r>
                  <m:rPr>
                    <m:sty m:val="p"/>
                  </m:rPr>
                  <m:t>∼</m:t>
                </m:r>
              </m:lim>
            </m:limLow>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and</w:t>
      </w:r>
      <w:r>
        <w:t xml:space="preserve"> </w:t>
      </w:r>
      <m:oMath>
        <m:sSub>
          <m:e>
            <m:r>
              <m:t>a</m:t>
            </m:r>
          </m:e>
          <m:sub>
            <m:r>
              <m:t>1</m:t>
            </m:r>
            <m:r>
              <m:t>j</m:t>
            </m:r>
          </m:sub>
        </m:sSub>
        <m:r>
          <m:rPr>
            <m:sty m:val="p"/>
          </m:rPr>
          <m:t>=</m:t>
        </m:r>
        <m:r>
          <m:t>f</m:t>
        </m:r>
        <m:r>
          <m:rPr>
            <m:sty m:val="p"/>
          </m:rPr>
          <m:t>(</m:t>
        </m:r>
        <m:sSub>
          <m:e>
            <m:limLow>
              <m:e>
                <m:r>
                  <m:t>e</m:t>
                </m:r>
              </m:e>
              <m:lim>
                <m:r>
                  <m:rPr>
                    <m:sty m:val="p"/>
                  </m:rPr>
                  <m:t>∼</m:t>
                </m:r>
              </m:lim>
            </m:limLow>
          </m:e>
          <m:sub>
            <m:r>
              <m:t>j</m:t>
            </m:r>
          </m:sub>
        </m:sSub>
        <m:r>
          <m:rPr>
            <m:sty m:val="p"/>
          </m:rPr>
          <m:t>)</m:t>
        </m:r>
      </m:oMath>
      <w:r>
        <w:t xml:space="preserve">.</w:t>
      </w:r>
      <w:r>
        <w:t xml:space="preserve"> </w:t>
      </w:r>
      <w:r>
        <w:t xml:space="preserve">Let</w:t>
      </w:r>
      <w:r>
        <w:t xml:space="preserve"> </w:t>
      </w:r>
      <m:oMath>
        <m:limLow>
          <m:e>
            <m:r>
              <m:t>w</m:t>
            </m:r>
          </m:e>
          <m:lim>
            <m:r>
              <m:rPr>
                <m:sty m:val="p"/>
              </m:rPr>
              <m:t>∼</m:t>
            </m:r>
          </m:lim>
        </m:limLow>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limLow>
              <m:e>
                <m:r>
                  <m:t>w</m:t>
                </m:r>
              </m:e>
              <m:lim>
                <m:r>
                  <m:rPr>
                    <m:sty m:val="p"/>
                  </m:rPr>
                  <m:t>∼</m:t>
                </m:r>
              </m:lim>
            </m:limLow>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r>
                <m:t>&amp;</m:t>
              </m:r>
              <m:r>
                <m:t>&amp;</m:t>
              </m:r>
              <m:r>
                <m:rPr>
                  <m:nor/>
                  <m:sty m:val="p"/>
                </m:rPr>
                <m:t>(</m:t>
              </m:r>
              <m:r>
                <m:rPr>
                  <m:nor/>
                  <m:sty m:val="p"/>
                </m:rPr>
                <m:t>Theorem 14</m:t>
              </m:r>
              <m:r>
                <m:rPr>
                  <m:nor/>
                  <m:sty m:val="p"/>
                </m:rPr>
                <m:t>)</m:t>
              </m:r>
            </m:e>
            <m:e>
              <m:r>
                <m:t>&amp;</m:t>
              </m:r>
              <m:r>
                <m:rPr>
                  <m:sty m:val="p"/>
                </m:rPr>
                <m:t>=</m:t>
              </m:r>
              <m:limLow>
                <m:e>
                  <m:r>
                    <m:t>w</m:t>
                  </m:r>
                </m:e>
                <m:lim>
                  <m:r>
                    <m:rPr>
                      <m:sty m:val="p"/>
                    </m:rPr>
                    <m:t>∼</m:t>
                  </m:r>
                </m:lim>
              </m:limLow>
              <m:r>
                <m:rPr>
                  <m:sty m:val="p"/>
                </m:rPr>
                <m:t>⋅</m:t>
              </m:r>
              <m:limLow>
                <m:e>
                  <m:r>
                    <m:t>x</m:t>
                  </m:r>
                </m:e>
                <m:lim>
                  <m:r>
                    <m:rPr>
                      <m:sty m:val="p"/>
                    </m:rPr>
                    <m:t>∼</m:t>
                  </m:r>
                </m:lim>
              </m:limLow>
              <m:r>
                <m:t>&amp;</m:t>
              </m:r>
              <m:r>
                <m:t>&amp;</m:t>
              </m:r>
              <m:r>
                <m:rPr>
                  <m:sty m:val="p"/>
                </m:rPr>
                <m:t>(</m:t>
              </m:r>
              <m:r>
                <m:rPr>
                  <m:sty m:val="bi"/>
                </m:rPr>
                <m:t>A</m:t>
              </m:r>
              <m:r>
                <m:rPr>
                  <m:sty m:val="p"/>
                </m:rPr>
                <m:t>=</m:t>
              </m:r>
              <m:sSup>
                <m:e>
                  <m:limLow>
                    <m:e>
                      <m:r>
                        <m:t>w</m:t>
                      </m:r>
                    </m:e>
                    <m:lim>
                      <m:r>
                        <m:rPr>
                          <m:sty m:val="p"/>
                        </m:rPr>
                        <m:t>∼</m:t>
                      </m:r>
                    </m:lim>
                  </m:limLow>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limLow>
                    <m:e>
                      <m:r>
                        <m:t>e</m:t>
                      </m:r>
                    </m:e>
                    <m:lim>
                      <m:r>
                        <m:rPr>
                          <m:sty m:val="p"/>
                        </m:rPr>
                        <m:t>∼</m:t>
                      </m:r>
                    </m:lim>
                  </m:limLow>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limLow>
          <m:e>
            <m:r>
              <m:t>x</m:t>
            </m:r>
          </m:e>
          <m:lim>
            <m:r>
              <m:rPr>
                <m:sty m:val="p"/>
              </m:rPr>
              <m:t>∼</m:t>
            </m:r>
          </m:lim>
        </m:limLow>
        <m:r>
          <m:rPr>
            <m:sty m:val="p"/>
          </m:rPr>
          <m:t>)</m:t>
        </m:r>
        <m:r>
          <m:rPr>
            <m:sty m:val="p"/>
          </m:rPr>
          <m:t>=</m:t>
        </m:r>
        <m:sSup>
          <m:e>
            <m:limLow>
              <m:e>
                <m:r>
                  <m:t>w</m:t>
                </m:r>
              </m:e>
              <m:lim>
                <m:r>
                  <m:rPr>
                    <m:sty m:val="p"/>
                  </m:rPr>
                  <m:t>∼</m:t>
                </m:r>
              </m:lim>
            </m:limLow>
          </m:e>
          <m:sup>
            <m:r>
              <m:rPr>
                <m:sty m:val="p"/>
              </m:rPr>
              <m:t>⊤</m:t>
            </m:r>
          </m:sup>
        </m:sSup>
        <m:limLow>
          <m:e>
            <m:r>
              <m:t>x</m:t>
            </m:r>
          </m:e>
          <m:lim>
            <m:r>
              <m:rPr>
                <m:sty m:val="p"/>
              </m:rPr>
              <m:t>∼</m:t>
            </m:r>
          </m:lim>
        </m:limLow>
      </m:oMath>
      <w:r>
        <w:rPr>
          <w:b/>
          <w:bCs/>
        </w:rPr>
        <w:t xml:space="preserve">.</w:t>
      </w:r>
      <w:r>
        <w:t xml:space="preserve"> </w:t>
      </w:r>
      <w:r>
        <w:t xml:space="preserve">Here</w:t>
      </w:r>
      <w:r>
        <w:t xml:space="preserve"> </w:t>
      </w:r>
      <m:oMath>
        <m:sSup>
          <m:e>
            <m:limLow>
              <m:e>
                <m:r>
                  <m:t>w</m:t>
                </m:r>
              </m:e>
              <m:lim>
                <m:r>
                  <m:rPr>
                    <m:sty m:val="p"/>
                  </m:rPr>
                  <m:t>∼</m:t>
                </m:r>
              </m:lim>
            </m:limLow>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limLow>
          <m:e>
            <m:r>
              <m:t>x</m:t>
            </m:r>
          </m:e>
          <m:lim>
            <m:r>
              <m:rPr>
                <m:sty m:val="p"/>
              </m:rPr>
              <m:t>∼</m:t>
            </m:r>
          </m:lim>
        </m:limLow>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limLow>
          <m:e>
            <m:r>
              <m:t>w</m:t>
            </m:r>
          </m:e>
          <m:lim>
            <m:r>
              <m:rPr>
                <m:sty m:val="p"/>
              </m:rPr>
              <m:t>∼</m:t>
            </m:r>
          </m:lim>
        </m:limLow>
        <m:r>
          <m:rPr>
            <m:sty m:val="p"/>
          </m:rPr>
          <m:t>⋅</m:t>
        </m:r>
        <m:limLow>
          <m:e>
            <m:r>
              <m:t>x</m:t>
            </m:r>
          </m:e>
          <m:lim>
            <m:r>
              <m:rPr>
                <m:sty m:val="p"/>
              </m:rPr>
              <m:t>∼</m:t>
            </m:r>
          </m:lim>
        </m:limLow>
      </m:oMath>
      <w:r>
        <w:t xml:space="preserve"> </w:t>
      </w:r>
      <w:r>
        <w:t xml:space="preserve">with</w:t>
      </w:r>
      <w:r>
        <w:t xml:space="preserve"> </w:t>
      </w:r>
      <m:oMath>
        <m:limLow>
          <m:e>
            <m:r>
              <m:t>w</m:t>
            </m:r>
          </m:e>
          <m:lim>
            <m:r>
              <m:rPr>
                <m:sty m:val="p"/>
              </m:rPr>
              <m:t>∼</m:t>
            </m:r>
          </m:lim>
        </m:limLow>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limLow>
          <m:e>
            <m:r>
              <m:t>w</m:t>
            </m:r>
          </m:e>
          <m:lim>
            <m:r>
              <m:rPr>
                <m:sty m:val="p"/>
              </m:rPr>
              <m:t>∼</m:t>
            </m:r>
          </m:lim>
        </m:limLow>
      </m:oMath>
      <w:r>
        <w:t xml:space="preserve"> </w:t>
      </w:r>
      <w:r>
        <w:t xml:space="preserve">are the values at the indicator vectors:</w:t>
      </w:r>
    </w:p>
    <w:p>
      <w:pPr>
        <w:pStyle w:val="BodyText"/>
      </w:pPr>
      <m:oMathPara>
        <m:oMathParaPr>
          <m:jc m:val="center"/>
        </m:oMathParaPr>
        <m:oMath>
          <m:eqArr>
            <m:e>
              <m:r>
                <m:t>f</m:t>
              </m:r>
              <m:r>
                <m:rPr>
                  <m:sty m:val="p"/>
                </m:rPr>
                <m:t>(</m:t>
              </m:r>
              <m:sSub>
                <m:e>
                  <m:limLow>
                    <m:e>
                      <m:r>
                        <m:t>e</m:t>
                      </m:r>
                    </m:e>
                    <m:lim>
                      <m:r>
                        <m:rPr>
                          <m:sty m:val="p"/>
                        </m:rPr>
                        <m:t>∼</m:t>
                      </m:r>
                    </m:lim>
                  </m:limLow>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limLow>
                    <m:e>
                      <m:r>
                        <m:t>e</m:t>
                      </m:r>
                    </m:e>
                    <m:lim>
                      <m:r>
                        <m:rPr>
                          <m:sty m:val="p"/>
                        </m:rPr>
                        <m:t>∼</m:t>
                      </m:r>
                    </m:lim>
                  </m:limLow>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limLow>
          <m:e>
            <m:r>
              <m:t>x</m:t>
            </m:r>
          </m:e>
          <m:lim>
            <m:r>
              <m:rPr>
                <m:sty m:val="p"/>
              </m:rPr>
              <m:t>∼</m:t>
            </m:r>
          </m:lim>
        </m:limLow>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limLow>
          <m:e>
            <m:r>
              <m:t>0</m:t>
            </m:r>
          </m:e>
          <m:lim>
            <m:r>
              <m:rPr>
                <m:sty m:val="p"/>
              </m:rPr>
              <m:t>∼</m:t>
            </m:r>
          </m:lim>
        </m:limLow>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limLow>
          <m:e>
            <m:r>
              <m:t>b</m:t>
            </m:r>
          </m:e>
          <m:lim>
            <m:r>
              <m:rPr>
                <m:sty m:val="p"/>
              </m:rPr>
              <m:t>∼</m:t>
            </m:r>
          </m:lim>
        </m:limLow>
      </m:oMath>
      <w:r>
        <w:t xml:space="preserve"> </w:t>
      </w:r>
      <w:r>
        <w:t xml:space="preserve">is the function</w:t>
      </w:r>
      <w:r>
        <w:t xml:space="preserve"> </w:t>
      </w:r>
      <m:oMath>
        <m:sSub>
          <m:e>
            <m:r>
              <m:t>t</m:t>
            </m:r>
          </m:e>
          <m:sub>
            <m:limLow>
              <m:e>
                <m:r>
                  <m:t>b</m:t>
                </m:r>
              </m:e>
              <m:lim>
                <m:r>
                  <m:rPr>
                    <m:sty m:val="p"/>
                  </m:rPr>
                  <m:t>∼</m:t>
                </m:r>
              </m:lim>
            </m:limLow>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limLow>
                <m:e>
                  <m:r>
                    <m:t>b</m:t>
                  </m:r>
                </m:e>
                <m:lim>
                  <m:r>
                    <m:rPr>
                      <m:sty m:val="p"/>
                    </m:rPr>
                    <m:t>∼</m:t>
                  </m:r>
                </m:lim>
              </m:limLow>
            </m:sub>
          </m:sSub>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limLow>
            <m:e>
              <m:r>
                <m:t>b</m:t>
              </m:r>
            </m:e>
            <m:lim>
              <m:r>
                <m:rPr>
                  <m:sty m:val="p"/>
                </m:rPr>
                <m:t>∼</m:t>
              </m:r>
            </m:lim>
          </m:limLow>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limLow>
          <m:e>
            <m:r>
              <m:t>b</m:t>
            </m:r>
          </m:e>
          <m:lim>
            <m:r>
              <m:rPr>
                <m:sty m:val="p"/>
              </m:rPr>
              <m:t>∼</m:t>
            </m:r>
          </m:lim>
        </m:limLow>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limLow>
                <m:e>
                  <m:r>
                    <m:t>b</m:t>
                  </m:r>
                </m:e>
                <m:lim>
                  <m:r>
                    <m:rPr>
                      <m:sty m:val="p"/>
                    </m:rPr>
                    <m:t>∼</m:t>
                  </m:r>
                </m:lim>
              </m:limLow>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limLow>
                <m:e>
                  <m:r>
                    <m:t>b</m:t>
                  </m:r>
                </m:e>
                <m:lim>
                  <m:r>
                    <m:rPr>
                      <m:sty m:val="p"/>
                    </m:rPr>
                    <m:t>∼</m:t>
                  </m:r>
                </m:lim>
              </m:limLow>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limLow>
          <m:e>
            <m:r>
              <m:t>b</m:t>
            </m:r>
          </m:e>
          <m:lim>
            <m:r>
              <m:rPr>
                <m:sty m:val="p"/>
              </m:rPr>
              <m:t>∼</m:t>
            </m:r>
          </m:lim>
        </m:limLow>
      </m:oMath>
      <w:r>
        <w:t xml:space="preserve"> </w:t>
      </w:r>
      <w:r>
        <w:t xml:space="preserve">moves every point by the same vector</w:t>
      </w:r>
      <w:r>
        <w:t xml:space="preserve"> </w:t>
      </w:r>
      <m:oMath>
        <m:limLow>
          <m:e>
            <m:r>
              <m:t>b</m:t>
            </m:r>
          </m:e>
          <m:lim>
            <m:r>
              <m:rPr>
                <m:sty m:val="p"/>
              </m:rPr>
              <m:t>∼</m:t>
            </m:r>
          </m:lim>
        </m:limLow>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sSub>
                <m:e>
                  <m:r>
                    <m:t>t</m:t>
                  </m:r>
                </m:e>
                <m:sub>
                  <m:limLow>
                    <m:e>
                      <m:r>
                        <m:t>b</m:t>
                      </m:r>
                    </m:e>
                    <m:lim>
                      <m:r>
                        <m:rPr>
                          <m:sty m:val="p"/>
                        </m:rPr>
                        <m:t>∼</m:t>
                      </m:r>
                    </m:lim>
                  </m:limLow>
                </m:sub>
              </m:sSub>
              <m:r>
                <m:rPr>
                  <m:sty m:val="p"/>
                </m:rPr>
                <m:t>(</m:t>
              </m:r>
              <m:r>
                <m:rPr>
                  <m:sty m:val="bi"/>
                </m:rPr>
                <m:t>A</m:t>
              </m:r>
              <m:limLow>
                <m:e>
                  <m:r>
                    <m:t>x</m:t>
                  </m:r>
                </m:e>
                <m:lim>
                  <m:r>
                    <m:rPr>
                      <m:sty m:val="p"/>
                    </m:rPr>
                    <m:t>∼</m:t>
                  </m:r>
                </m:lim>
              </m:limLow>
              <m:r>
                <m:rPr>
                  <m:sty m:val="p"/>
                </m:rPr>
                <m:t>)</m:t>
              </m:r>
            </m:e>
            <m:e>
              <m:r>
                <m:t>&amp;</m:t>
              </m:r>
              <m:r>
                <m:rPr>
                  <m:sty m:val="p"/>
                </m:rPr>
                <m:t>=</m:t>
              </m:r>
              <m:r>
                <m:rPr>
                  <m:sty m:val="bi"/>
                </m:rPr>
                <m:t>A</m:t>
              </m:r>
              <m:limLow>
                <m:e>
                  <m:r>
                    <m:t>x</m:t>
                  </m:r>
                </m:e>
                <m:lim>
                  <m:r>
                    <m:rPr>
                      <m:sty m:val="p"/>
                    </m:rPr>
                    <m:t>∼</m:t>
                  </m:r>
                </m:lim>
              </m:limLow>
              <m:r>
                <m:rPr>
                  <m:sty m:val="p"/>
                </m:rPr>
                <m:t>+</m:t>
              </m:r>
              <m:limLow>
                <m:e>
                  <m:r>
                    <m:t>b</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limLow>
          <m:e>
            <m:r>
              <m:t>b</m:t>
            </m:r>
          </m:e>
          <m:lim>
            <m:r>
              <m:rPr>
                <m:sty m:val="p"/>
              </m:rPr>
              <m:t>∼</m:t>
            </m:r>
          </m:lim>
        </m:limLow>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limLow>
              <m:e>
                <m:r>
                  <m:t>w</m:t>
                </m:r>
              </m:e>
              <m:lim>
                <m:r>
                  <m:rPr>
                    <m:sty m:val="p"/>
                  </m:rPr>
                  <m:t>∼</m:t>
                </m:r>
              </m:lim>
            </m:limLow>
          </m:e>
          <m:sup>
            <m:r>
              <m:rPr>
                <m:sty m:val="p"/>
              </m:rPr>
              <m:t>⊤</m:t>
            </m:r>
          </m:sup>
        </m:sSup>
      </m:oMath>
      <w:r>
        <w:t xml:space="preserve">, and</w:t>
      </w:r>
      <w:r>
        <w:t xml:space="preserve"> </w:t>
      </w:r>
      <m:oMath>
        <m:limLow>
          <m:e>
            <m:r>
              <m:t>b</m:t>
            </m:r>
          </m:e>
          <m:lim>
            <m:r>
              <m:rPr>
                <m:sty m:val="p"/>
              </m:rPr>
              <m:t>∼</m:t>
            </m:r>
          </m:lim>
        </m:limLow>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limLow>
          <m:e>
            <m:r>
              <m:t>w</m:t>
            </m:r>
          </m:e>
          <m:lim>
            <m:r>
              <m:rPr>
                <m:sty m:val="p"/>
              </m:rPr>
              <m:t>∼</m:t>
            </m:r>
          </m:lim>
        </m:limLow>
        <m:r>
          <m:rPr>
            <m:sty m:val="p"/>
          </m:rPr>
          <m:t>⋅</m:t>
        </m:r>
        <m:limLow>
          <m:e>
            <m:r>
              <m:t>x</m:t>
            </m:r>
          </m:e>
          <m:lim>
            <m:r>
              <m:rPr>
                <m:sty m:val="p"/>
              </m:rPr>
              <m:t>∼</m:t>
            </m:r>
          </m:lim>
        </m:limLow>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limLow>
            <m:e>
              <m:r>
                <m:t>x</m:t>
              </m:r>
            </m:e>
            <m:lim>
              <m:r>
                <m:rPr>
                  <m:sty m:val="p"/>
                </m:rPr>
                <m:t>∼</m:t>
              </m:r>
            </m:lim>
          </m:limLow>
          <m:r>
            <m:rPr>
              <m:sty m:val="p"/>
            </m:rPr>
            <m:t>)</m:t>
          </m:r>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  </m:t>
          </m:r>
          <m:limLow>
            <m:e>
              <m:r>
                <m:t>w</m:t>
              </m:r>
            </m:e>
            <m:lim>
              <m:r>
                <m:rPr>
                  <m:sty m:val="p"/>
                </m:rPr>
                <m:t>∼</m:t>
              </m:r>
            </m:lim>
          </m:limLow>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is the vector</w:t>
      </w:r>
      <w:r>
        <w:t xml:space="preserve"> </w:t>
      </w:r>
      <m:oMath>
        <m:sSup>
          <m:e>
            <m:limLow>
              <m:e>
                <m:r>
                  <m:t>x</m:t>
                </m:r>
              </m:e>
              <m:lim>
                <m:r>
                  <m:rPr>
                    <m:sty m:val="p"/>
                  </m:rPr>
                  <m:t>∼</m:t>
                </m:r>
              </m:lim>
            </m:limLow>
          </m:e>
          <m:sup>
            <m:r>
              <m:rPr>
                <m:sty m:val="p"/>
              </m:rPr>
              <m:t>a</m:t>
            </m:r>
            <m:r>
              <m:rPr>
                <m:sty m:val="p"/>
              </m:rPr>
              <m:t>u</m:t>
            </m:r>
            <m:r>
              <m:rPr>
                <m:sty m:val="p"/>
              </m:rPr>
              <m:t>g</m:t>
            </m:r>
          </m:sup>
        </m:sSup>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a</m:t>
                  </m:r>
                  <m:r>
                    <m:rPr>
                      <m:sty m:val="p"/>
                    </m:rPr>
                    <m:t>u</m:t>
                  </m:r>
                  <m:r>
                    <m:rPr>
                      <m:sty m:val="p"/>
                    </m:rPr>
                    <m:t>g</m:t>
                  </m:r>
                </m:sup>
              </m:sSup>
              <m:r>
                <m:t>&amp;</m:t>
              </m:r>
              <m:r>
                <m:rPr>
                  <m:sty m:val="p"/>
                </m:rPr>
                <m:t>=</m:t>
              </m:r>
              <m:d>
                <m:dPr>
                  <m:begChr m:val="["/>
                  <m:sepChr m:val=""/>
                  <m:endChr m:val="]"/>
                  <m:grow/>
                </m:dPr>
                <m:e>
                  <m:m>
                    <m:mPr>
                      <m:baseJc m:val="center"/>
                      <m:plcHide m:val="on"/>
                      <m:mcs>
                        <m:mc>
                          <m:mcPr>
                            <m:mcJc m:val="center"/>
                            <m:count m:val="1"/>
                          </m:mcPr>
                        </m:mc>
                      </m:mcs>
                    </m:mPr>
                    <m:mr>
                      <m:e>
                        <m:r>
                          <m:t>1</m:t>
                        </m:r>
                      </m:e>
                    </m:mr>
                    <m:mr>
                      <m:e>
                        <m:limLow>
                          <m:e>
                            <m:r>
                              <m:t>x</m:t>
                            </m:r>
                          </m:e>
                          <m:lim>
                            <m:r>
                              <m:rPr>
                                <m:sty m:val="p"/>
                              </m:rPr>
                              <m:t>∼</m:t>
                            </m:r>
                          </m:lim>
                        </m:limLow>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limLow>
          <m:e>
            <m:r>
              <m:t>x</m:t>
            </m:r>
          </m:e>
          <m:lim>
            <m:r>
              <m:rPr>
                <m:sty m:val="p"/>
              </m:rPr>
              <m:t>∼</m:t>
            </m:r>
          </m:lim>
        </m:limLow>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sSup>
          <m:e>
            <m:limLow>
              <m:e>
                <m:r>
                  <m:t>x</m:t>
                </m:r>
              </m:e>
              <m:lim>
                <m:r>
                  <m:rPr>
                    <m:sty m:val="p"/>
                  </m:rPr>
                  <m:t>∼</m:t>
                </m:r>
              </m:lim>
            </m:limLow>
          </m:e>
          <m:sup>
            <m:r>
              <m:rPr>
                <m:sty m:val="p"/>
              </m:rPr>
              <m:t>a</m:t>
            </m:r>
            <m:r>
              <m:rPr>
                <m:sty m:val="p"/>
              </m:rPr>
              <m:t>u</m:t>
            </m:r>
            <m:r>
              <m:rPr>
                <m:sty m:val="p"/>
              </m:rPr>
              <m:t>g</m:t>
            </m:r>
          </m:sup>
        </m:sSup>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limLow>
          <m:e>
            <m:r>
              <m:t>w</m:t>
            </m:r>
          </m:e>
          <m:lim>
            <m:r>
              <m:rPr>
                <m:sty m:val="p"/>
              </m:rPr>
              <m:t>∼</m:t>
            </m:r>
          </m:lim>
        </m:limLow>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sSup>
          <m:e>
            <m:limLow>
              <m:e>
                <m:r>
                  <m:t>x</m:t>
                </m:r>
              </m:e>
              <m:lim>
                <m:r>
                  <m:rPr>
                    <m:sty m:val="p"/>
                  </m:rPr>
                  <m:t>∼</m:t>
                </m:r>
              </m:lim>
            </m:limLow>
          </m:e>
          <m:sup>
            <m:r>
              <m:rPr>
                <m:sty m:val="p"/>
              </m:rPr>
              <m:t>a</m:t>
            </m:r>
            <m:r>
              <m:rPr>
                <m:sty m:val="p"/>
              </m:rPr>
              <m:t>u</m:t>
            </m:r>
            <m:r>
              <m:rPr>
                <m:sty m:val="p"/>
              </m:rPr>
              <m:t>g</m:t>
            </m:r>
          </m:sup>
        </m:sSup>
      </m:oMath>
      <w:r>
        <w:t xml:space="preserve">:</w:t>
      </w:r>
    </w:p>
    <w:p>
      <w:pPr>
        <w:pStyle w:val="BodyText"/>
      </w:pPr>
      <m:oMathPara>
        <m:oMathParaPr>
          <m:jc m:val="center"/>
        </m:oMathParaPr>
        <m:oMath>
          <m:eqArr>
            <m:e>
              <m:limLow>
                <m:e>
                  <m:r>
                    <m:t>w</m:t>
                  </m:r>
                </m:e>
                <m:lim>
                  <m:r>
                    <m:rPr>
                      <m:sty m:val="p"/>
                    </m:rPr>
                    <m:t>∼</m:t>
                  </m:r>
                </m:lim>
              </m:limLow>
              <m:r>
                <m:rPr>
                  <m:sty m:val="p"/>
                </m:rPr>
                <m:t>⋅</m:t>
              </m:r>
              <m:limLow>
                <m:e>
                  <m:r>
                    <m:t>x</m:t>
                  </m:r>
                </m:e>
                <m:lim>
                  <m:r>
                    <m:rPr>
                      <m:sty m:val="p"/>
                    </m:rPr>
                    <m:t>∼</m:t>
                  </m:r>
                </m:lim>
              </m:limLow>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sSup>
                <m:e>
                  <m:limLow>
                    <m:e>
                      <m:r>
                        <m:t>x</m:t>
                      </m:r>
                    </m:e>
                    <m:lim>
                      <m:r>
                        <m:rPr>
                          <m:sty m:val="p"/>
                        </m:rPr>
                        <m:t>∼</m:t>
                      </m:r>
                    </m:lim>
                  </m:limLow>
                </m:e>
                <m:sup>
                  <m:r>
                    <m:rPr>
                      <m:sty m:val="p"/>
                    </m:rPr>
                    <m:t>a</m:t>
                  </m:r>
                  <m:r>
                    <m:rPr>
                      <m:sty m:val="p"/>
                    </m:rPr>
                    <m:t>u</m:t>
                  </m:r>
                  <m:r>
                    <m:rPr>
                      <m:sty m:val="p"/>
                    </m:rPr>
                    <m:t>g</m:t>
                  </m:r>
                </m:sup>
              </m:sSup>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limLow>
          <m:e>
            <m:r>
              <m:t>0</m:t>
            </m:r>
          </m:e>
          <m:lim>
            <m:r>
              <m:rPr>
                <m:sty m:val="p"/>
              </m:rPr>
              <m:t>∼</m:t>
            </m:r>
          </m:lim>
        </m:limLow>
        <m:r>
          <m:rPr>
            <m:sty m:val="p"/>
          </m:rPr>
          <m:t>)</m:t>
        </m:r>
        <m:r>
          <m:rPr>
            <m:sty m:val="p"/>
          </m:rPr>
          <m:t>=</m:t>
        </m:r>
        <m:limLow>
          <m:e>
            <m:r>
              <m:t>b</m:t>
            </m:r>
          </m:e>
          <m:lim>
            <m:r>
              <m:rPr>
                <m:sty m:val="p"/>
              </m:rPr>
              <m:t>∼</m:t>
            </m:r>
          </m:lim>
        </m:limLow>
      </m:oMath>
      <w:r>
        <w:t xml:space="preserve">.</w:t>
      </w:r>
    </w:p>
    <w:bookmarkEnd w:id="163"/>
    <w:p>
      <w:pPr>
        <w:pStyle w:val="BodyText"/>
      </w:pPr>
      <w:r>
        <w:rPr>
          <w:i/>
          <w:iCs/>
        </w:rPr>
        <w:t xml:space="preserve">Proof</w:t>
      </w:r>
      <w:r>
        <w:t xml:space="preserve">. </w:t>
      </w:r>
      <w:r>
        <w:t xml:space="preserve">First,</w:t>
      </w:r>
      <w:r>
        <w:t xml:space="preserve"> </w:t>
      </w:r>
      <m:oMath>
        <m:r>
          <m:rPr>
            <m:sty m:val="bi"/>
          </m:rPr>
          <m:t>A</m:t>
        </m:r>
        <m:limLow>
          <m:e>
            <m:r>
              <m:t>0</m:t>
            </m:r>
          </m:e>
          <m:lim>
            <m:r>
              <m:rPr>
                <m:sty m:val="p"/>
              </m:rPr>
              <m:t>∼</m:t>
            </m:r>
          </m:lim>
        </m:limLow>
        <m:r>
          <m:rPr>
            <m:sty m:val="p"/>
          </m:rPr>
          <m:t>=</m:t>
        </m:r>
        <m:limLow>
          <m:e>
            <m:r>
              <m:t>0</m:t>
            </m:r>
          </m:e>
          <m:lim>
            <m:r>
              <m:rPr>
                <m:sty m:val="p"/>
              </m:rPr>
              <m:t>∼</m:t>
            </m:r>
          </m:lim>
        </m:limLow>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limLow>
                <m:e>
                  <m:r>
                    <m:t>0</m:t>
                  </m:r>
                </m:e>
                <m:lim>
                  <m:r>
                    <m:rPr>
                      <m:sty m:val="p"/>
                    </m:rPr>
                    <m:t>∼</m:t>
                  </m:r>
                </m:lim>
              </m:limLow>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limLow>
                <m:e>
                  <m:r>
                    <m:t>0</m:t>
                  </m:r>
                </m:e>
                <m:lim>
                  <m:r>
                    <m:rPr>
                      <m:sty m:val="p"/>
                    </m:rPr>
                    <m:t>∼</m:t>
                  </m:r>
                </m:lim>
              </m:limLow>
              <m:r>
                <m:rPr>
                  <m:sty m:val="p"/>
                </m:rPr>
                <m:t>)</m:t>
              </m:r>
              <m:r>
                <m:t>&amp;</m:t>
              </m:r>
              <m:r>
                <m:rPr>
                  <m:sty m:val="p"/>
                </m:rPr>
                <m:t>=</m:t>
              </m:r>
              <m:r>
                <m:rPr>
                  <m:sty m:val="bi"/>
                </m:rPr>
                <m:t>A</m:t>
              </m:r>
              <m:limLow>
                <m:e>
                  <m:r>
                    <m:t>0</m:t>
                  </m:r>
                </m:e>
                <m:lim>
                  <m:r>
                    <m:rPr>
                      <m:sty m:val="p"/>
                    </m:rPr>
                    <m:t>∼</m:t>
                  </m:r>
                </m:lim>
              </m:limLow>
              <m:r>
                <m:rPr>
                  <m:sty m:val="p"/>
                </m:rPr>
                <m:t>+</m:t>
              </m:r>
              <m:limLow>
                <m:e>
                  <m:r>
                    <m:t>b</m:t>
                  </m:r>
                </m:e>
                <m:lim>
                  <m:r>
                    <m:rPr>
                      <m:sty m:val="p"/>
                    </m:rPr>
                    <m:t>∼</m:t>
                  </m:r>
                </m:lim>
              </m:limLow>
              <m:r>
                <m:t>&amp;</m:t>
              </m:r>
              <m:r>
                <m:t>&amp;</m:t>
              </m:r>
              <m:r>
                <m:rPr>
                  <m:nor/>
                  <m:sty m:val="p"/>
                </m:rPr>
                <m:t>(</m:t>
              </m:r>
              <m:r>
                <m:rPr>
                  <m:nor/>
                  <m:sty m:val="p"/>
                </m:rPr>
                <m:t>Definition 38</m:t>
              </m:r>
              <m:r>
                <m:rPr>
                  <m:nor/>
                  <m:sty m:val="p"/>
                </m:rPr>
                <m:t>)</m:t>
              </m:r>
            </m:e>
            <m:e>
              <m:r>
                <m:t>&amp;</m:t>
              </m:r>
              <m:r>
                <m:rPr>
                  <m:sty m:val="p"/>
                </m:rPr>
                <m:t>=</m:t>
              </m:r>
              <m:limLow>
                <m:e>
                  <m:r>
                    <m:t>0</m:t>
                  </m:r>
                </m:e>
                <m:lim>
                  <m:r>
                    <m:rPr>
                      <m:sty m:val="p"/>
                    </m:rPr>
                    <m:t>∼</m:t>
                  </m:r>
                </m:lim>
              </m:limLow>
              <m:r>
                <m:rPr>
                  <m:sty m:val="p"/>
                </m:rPr>
                <m:t>+</m:t>
              </m:r>
              <m:limLow>
                <m:e>
                  <m:r>
                    <m:t>b</m:t>
                  </m:r>
                </m:e>
                <m:lim>
                  <m:r>
                    <m:rPr>
                      <m:sty m:val="p"/>
                    </m:rPr>
                    <m:t>∼</m:t>
                  </m:r>
                </m:lim>
              </m:limLow>
              <m:r>
                <m:t>&amp;</m:t>
              </m:r>
              <m:r>
                <m:t>&amp;</m:t>
              </m:r>
              <m:r>
                <m:rPr>
                  <m:sty m:val="p"/>
                </m:rPr>
                <m:t>(</m:t>
              </m:r>
              <m:r>
                <m:rPr>
                  <m:sty m:val="bi"/>
                </m:rPr>
                <m:t>A</m:t>
              </m:r>
              <m:limLow>
                <m:e>
                  <m:r>
                    <m:t>0</m:t>
                  </m:r>
                </m:e>
                <m:lim>
                  <m:r>
                    <m:rPr>
                      <m:sty m:val="p"/>
                    </m:rPr>
                    <m:t>∼</m:t>
                  </m:r>
                </m:lim>
              </m:limLow>
              <m:r>
                <m:rPr>
                  <m:sty m:val="p"/>
                </m:rPr>
                <m:t>=</m:t>
              </m:r>
              <m:limLow>
                <m:e>
                  <m:r>
                    <m:t>0</m:t>
                  </m:r>
                </m:e>
                <m:lim>
                  <m:r>
                    <m:rPr>
                      <m:sty m:val="p"/>
                    </m:rPr>
                    <m:t>∼</m:t>
                  </m:r>
                </m:lim>
              </m:limLow>
              <m:r>
                <m:rPr>
                  <m:sty m:val="p"/>
                </m:rPr>
                <m:t>)</m:t>
              </m:r>
            </m:e>
            <m:e>
              <m:r>
                <m:t>&amp;</m:t>
              </m:r>
              <m:r>
                <m:rPr>
                  <m:sty m:val="p"/>
                </m:rPr>
                <m:t>=</m:t>
              </m:r>
              <m:limLow>
                <m:e>
                  <m:r>
                    <m:t>b</m:t>
                  </m:r>
                </m:e>
                <m:lim>
                  <m:r>
                    <m:rPr>
                      <m:sty m:val="p"/>
                    </m:rPr>
                    <m:t>∼</m:t>
                  </m:r>
                </m:lim>
              </m:limLow>
              <m:r>
                <m:t>&amp;</m:t>
              </m:r>
              <m:r>
                <m:t>&amp;</m:t>
              </m:r>
              <m:r>
                <m:rPr>
                  <m:nor/>
                  <m:sty m:val="p"/>
                </m:rPr>
                <m:t>(adding </m:t>
              </m:r>
              <m:limLow>
                <m:e>
                  <m:r>
                    <m:t>0</m:t>
                  </m:r>
                </m:e>
                <m:lim>
                  <m:r>
                    <m:rPr>
                      <m:sty m:val="p"/>
                    </m:rPr>
                    <m:t>∼</m:t>
                  </m:r>
                </m:lim>
              </m:limLow>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limLow>
          <m:e>
            <m:r>
              <m:t>b</m:t>
            </m:r>
          </m:e>
          <m:lim>
            <m:r>
              <m:rPr>
                <m:sty m:val="p"/>
              </m:rPr>
              <m:t>∼</m:t>
            </m:r>
          </m:lim>
        </m:limLow>
        <m:r>
          <m:rPr>
            <m:sty m:val="p"/>
          </m:rPr>
          <m:t>=</m:t>
        </m:r>
        <m:limLow>
          <m:e>
            <m:r>
              <m:t>0</m:t>
            </m:r>
          </m:e>
          <m:lim>
            <m:r>
              <m:rPr>
                <m:sty m:val="p"/>
              </m:rPr>
              <m:t>∼</m:t>
            </m:r>
          </m:lim>
        </m:limLow>
      </m:oMath>
      <w:r>
        <w:t xml:space="preserve">.</w:t>
      </w:r>
    </w:p>
    <w:bookmarkEnd w:id="164"/>
    <w:p>
      <w:pPr>
        <w:pStyle w:val="BodyText"/>
      </w:pPr>
      <w:r>
        <w:rPr>
          <w:i/>
          <w:iCs/>
        </w:rPr>
        <w:t xml:space="preserve">Proof</w:t>
      </w:r>
      <w:r>
        <w:t xml:space="preserve">. </w:t>
      </w:r>
      <w:r>
        <w:t xml:space="preserve">If</w:t>
      </w:r>
      <w:r>
        <w:t xml:space="preserve"> </w:t>
      </w:r>
      <m:oMath>
        <m:limLow>
          <m:e>
            <m:r>
              <m:t>b</m:t>
            </m:r>
          </m:e>
          <m:lim>
            <m:r>
              <m:rPr>
                <m:sty m:val="p"/>
              </m:rPr>
              <m:t>∼</m:t>
            </m:r>
          </m:lim>
        </m:limLow>
        <m:r>
          <m:rPr>
            <m:sty m:val="p"/>
          </m:rPr>
          <m:t>=</m:t>
        </m:r>
        <m:limLow>
          <m:e>
            <m:r>
              <m:t>0</m:t>
            </m:r>
          </m:e>
          <m:lim>
            <m:r>
              <m:rPr>
                <m:sty m:val="p"/>
              </m:rPr>
              <m:t>∼</m:t>
            </m:r>
          </m:lim>
        </m:limLow>
      </m:oMath>
      <w:r>
        <w:t xml:space="preserve">, then</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r>
                <m:rPr>
                  <m:sty m:val="p"/>
                </m:rPr>
                <m:t>+</m:t>
              </m:r>
              <m:limLow>
                <m:e>
                  <m:r>
                    <m:t>0</m:t>
                  </m:r>
                </m:e>
                <m:lim>
                  <m:r>
                    <m:rPr>
                      <m:sty m:val="p"/>
                    </m:rPr>
                    <m:t>∼</m:t>
                  </m:r>
                </m:lim>
              </m:limLow>
            </m:e>
            <m:e>
              <m:r>
                <m:t>&amp;</m:t>
              </m:r>
              <m:r>
                <m:rPr>
                  <m:sty m:val="p"/>
                </m:rPr>
                <m:t>=</m:t>
              </m:r>
              <m:r>
                <m:rPr>
                  <m:sty m:val="bi"/>
                </m:rPr>
                <m:t>A</m:t>
              </m:r>
              <m:limLow>
                <m:e>
                  <m:r>
                    <m:t>x</m:t>
                  </m:r>
                </m:e>
                <m:lim>
                  <m:r>
                    <m:rPr>
                      <m:sty m:val="p"/>
                    </m:rPr>
                    <m:t>∼</m:t>
                  </m:r>
                </m:lim>
              </m:limLow>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limLow>
          <m:e>
            <m:r>
              <m:t>0</m:t>
            </m:r>
          </m:e>
          <m:lim>
            <m:r>
              <m:rPr>
                <m:sty m:val="p"/>
              </m:rPr>
              <m:t>∼</m:t>
            </m:r>
          </m:lim>
        </m:limLow>
        <m:r>
          <m:rPr>
            <m:sty m:val="p"/>
          </m:rPr>
          <m:t>)</m:t>
        </m:r>
        <m:r>
          <m:rPr>
            <m:sty m:val="p"/>
          </m:rPr>
          <m:t>=</m:t>
        </m:r>
        <m:limLow>
          <m:e>
            <m:r>
              <m:t>0</m:t>
            </m:r>
          </m:e>
          <m:lim>
            <m:r>
              <m:rPr>
                <m:sty m:val="p"/>
              </m:rPr>
              <m:t>∼</m:t>
            </m:r>
          </m:lim>
        </m:limLow>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limLow>
          <m:e>
            <m:r>
              <m:t>0</m:t>
            </m:r>
          </m:e>
          <m:lim>
            <m:r>
              <m:rPr>
                <m:sty m:val="p"/>
              </m:rPr>
              <m:t>∼</m:t>
            </m:r>
          </m:lim>
        </m:limLow>
        <m:r>
          <m:rPr>
            <m:sty m:val="p"/>
          </m:rPr>
          <m:t>)</m:t>
        </m:r>
        <m:r>
          <m:rPr>
            <m:sty m:val="p"/>
          </m:rPr>
          <m:t>=</m:t>
        </m:r>
        <m:limLow>
          <m:e>
            <m:r>
              <m:t>b</m:t>
            </m:r>
          </m:e>
          <m:lim>
            <m:r>
              <m:rPr>
                <m:sty m:val="p"/>
              </m:rPr>
              <m:t>∼</m:t>
            </m:r>
          </m:lim>
        </m:limLow>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limLow>
          <m:e>
            <m:r>
              <m:t>b</m:t>
            </m:r>
          </m:e>
          <m:lim>
            <m:r>
              <m:rPr>
                <m:sty m:val="p"/>
              </m:rPr>
              <m:t>∼</m:t>
            </m:r>
          </m:lim>
        </m:limLow>
        <m:r>
          <m:rPr>
            <m:sty m:val="p"/>
          </m:rPr>
          <m:t>=</m:t>
        </m:r>
        <m:limLow>
          <m:e>
            <m:r>
              <m:t>0</m:t>
            </m:r>
          </m:e>
          <m:lim>
            <m:r>
              <m:rPr>
                <m:sty m:val="p"/>
              </m:rPr>
              <m:t>∼</m:t>
            </m:r>
          </m:lim>
        </m:limLow>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has offset</w:t>
      </w:r>
      <w:r>
        <w:t xml:space="preserve"> </w:t>
      </w:r>
      <m:oMath>
        <m:limLow>
          <m:e>
            <m:r>
              <m:t>0</m:t>
            </m:r>
          </m:e>
          <m:lim>
            <m:r>
              <m:rPr>
                <m:sty m:val="p"/>
              </m:rPr>
              <m:t>∼</m:t>
            </m:r>
          </m:lim>
        </m:limLow>
      </m:oMath>
      <w:r>
        <w:t xml:space="preserve">, so it is linear.</w:t>
      </w:r>
      <w:r>
        <w:t xml:space="preserve"> </w:t>
      </w:r>
      <m:oMath>
        <m:r>
          <m:t>g</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limLow>
          <m:e>
            <m:r>
              <m:t>0</m:t>
            </m:r>
          </m:e>
          <m:lim>
            <m:r>
              <m:rPr>
                <m:sty m:val="p"/>
              </m:rPr>
              <m:t>∼</m:t>
            </m:r>
          </m:lim>
        </m:limLow>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limLow>
          <m:e>
            <m:r>
              <m:t>0</m:t>
            </m:r>
          </m:e>
          <m:lim>
            <m:r>
              <m:rPr>
                <m:sty m:val="p"/>
              </m:rPr>
              <m:t>∼</m:t>
            </m:r>
          </m:lim>
        </m:limLow>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limLow>
          <m:e>
            <m:r>
              <m:t>0</m:t>
            </m:r>
          </m:e>
          <m:lim>
            <m:r>
              <m:rPr>
                <m:sty m:val="p"/>
              </m:rPr>
              <m:t>∼</m:t>
            </m:r>
          </m:lim>
        </m:limLow>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limLow>
          <m:e>
            <m:r>
              <m:t>0</m:t>
            </m:r>
          </m:e>
          <m:lim>
            <m:r>
              <m:rPr>
                <m:sty m:val="p"/>
              </m:rPr>
              <m:t>∼</m:t>
            </m:r>
          </m:lim>
        </m:limLow>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e>
            <m:e>
              <m:r>
                <m:t>&amp;</m:t>
              </m:r>
              <m:r>
                <m:rPr>
                  <m:sty m:val="p"/>
                </m:rPr>
                <m:t>=</m:t>
              </m:r>
              <m:r>
                <m:rPr>
                  <m:sty m:val="bi"/>
                </m:rPr>
                <m:t>A</m:t>
              </m:r>
              <m:limLow>
                <m:e>
                  <m:r>
                    <m:t>x</m:t>
                  </m:r>
                </m:e>
                <m:lim>
                  <m:r>
                    <m:rPr>
                      <m:sty m:val="p"/>
                    </m:rPr>
                    <m:t>∼</m:t>
                  </m:r>
                </m:lim>
              </m:limLow>
              <m:r>
                <m:rPr>
                  <m:sty m:val="p"/>
                </m:rPr>
                <m:t>+</m:t>
              </m:r>
              <m:limLow>
                <m:e>
                  <m:r>
                    <m:t>0</m:t>
                  </m:r>
                </m:e>
                <m:lim>
                  <m:r>
                    <m:rPr>
                      <m:sty m:val="p"/>
                    </m:rPr>
                    <m:t>∼</m:t>
                  </m:r>
                </m:lim>
              </m:limLow>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limLow>
          <m:e>
            <m:r>
              <m:t>b</m:t>
            </m:r>
          </m:e>
          <m:lim>
            <m:r>
              <m:rPr>
                <m:sty m:val="p"/>
              </m:rPr>
              <m:t>∼</m:t>
            </m:r>
          </m:lim>
        </m:limLow>
        <m:r>
          <m:rPr>
            <m:sty m:val="p"/>
          </m:rPr>
          <m:t>=</m:t>
        </m:r>
        <m:limLow>
          <m:e>
            <m:r>
              <m:t>0</m:t>
            </m:r>
          </m:e>
          <m:lim>
            <m:r>
              <m:rPr>
                <m:sty m:val="p"/>
              </m:rPr>
              <m:t>∼</m:t>
            </m:r>
          </m:lim>
        </m:limLow>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and</w:t>
      </w:r>
      <w:r>
        <w:t xml:space="preserve"> </w:t>
      </w:r>
      <m:oMath>
        <m:r>
          <m:t>f</m:t>
        </m:r>
        <m:r>
          <m:rPr>
            <m:sty m:val="p"/>
          </m:rPr>
          <m:t>(</m:t>
        </m:r>
        <m:limLow>
          <m:e>
            <m:r>
              <m:t>x</m:t>
            </m:r>
          </m:e>
          <m:lim>
            <m:r>
              <m:rPr>
                <m:sty m:val="p"/>
              </m:rPr>
              <m:t>∼</m:t>
            </m:r>
          </m:lim>
        </m:limLow>
        <m:r>
          <m:rPr>
            <m:sty m:val="p"/>
          </m:rPr>
          <m:t>)</m:t>
        </m:r>
        <m:r>
          <m:rPr>
            <m:sty m:val="p"/>
          </m:rPr>
          <m:t>=</m:t>
        </m:r>
        <m:sSup>
          <m:e>
            <m:r>
              <m:rPr>
                <m:sty m:val="bi"/>
              </m:rPr>
              <m:t>A</m:t>
            </m:r>
          </m:e>
          <m:sup>
            <m:r>
              <m:rPr>
                <m:sty m:val="p"/>
              </m:rPr>
              <m:t>′</m:t>
            </m:r>
          </m:sup>
        </m:sSup>
        <m:limLow>
          <m:e>
            <m:r>
              <m:t>x</m:t>
            </m:r>
          </m:e>
          <m:lim>
            <m:r>
              <m:rPr>
                <m:sty m:val="p"/>
              </m:rPr>
              <m:t>∼</m:t>
            </m:r>
          </m:lim>
        </m:limLow>
        <m:r>
          <m:rPr>
            <m:sty m:val="p"/>
          </m:rPr>
          <m:t>+</m:t>
        </m:r>
        <m:sSup>
          <m:e>
            <m:limLow>
              <m:e>
                <m:r>
                  <m:t>b</m:t>
                </m:r>
              </m:e>
              <m:lim>
                <m:r>
                  <m:rPr>
                    <m:sty m:val="p"/>
                  </m:rPr>
                  <m:t>∼</m:t>
                </m:r>
              </m:lim>
            </m:limLow>
          </m:e>
          <m:sup>
            <m:r>
              <m:rPr>
                <m:sty m:val="p"/>
              </m:rPr>
              <m:t>′</m:t>
            </m:r>
          </m:sup>
        </m:sSup>
      </m:oMath>
      <w:r>
        <w:t xml:space="preserve"> </w:t>
      </w:r>
      <w:r>
        <w:t xml:space="preserve">for all</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limLow>
              <m:e>
                <m:r>
                  <m:t>b</m:t>
                </m:r>
              </m:e>
              <m:lim>
                <m:r>
                  <m:rPr>
                    <m:sty m:val="p"/>
                  </m:rPr>
                  <m:t>∼</m:t>
                </m:r>
              </m:lim>
            </m:limLow>
          </m:e>
          <m:sup>
            <m:r>
              <m:rPr>
                <m:sty m:val="p"/>
              </m:rPr>
              <m:t>′</m:t>
            </m:r>
          </m:sup>
        </m:sSup>
        <m:r>
          <m:rPr>
            <m:sty m:val="p"/>
          </m:rPr>
          <m:t>=</m:t>
        </m:r>
        <m:limLow>
          <m:e>
            <m:r>
              <m:t>b</m:t>
            </m:r>
          </m:e>
          <m:lim>
            <m:r>
              <m:rPr>
                <m:sty m:val="p"/>
              </m:rPr>
              <m:t>∼</m:t>
            </m:r>
          </m:lim>
        </m:limLow>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limLow>
                <m:e>
                  <m:r>
                    <m:t>b</m:t>
                  </m:r>
                </m:e>
                <m:lim>
                  <m:r>
                    <m:rPr>
                      <m:sty m:val="p"/>
                    </m:rPr>
                    <m:t>∼</m:t>
                  </m:r>
                </m:lim>
              </m:limLow>
              <m:r>
                <m:t>&amp;</m:t>
              </m:r>
              <m:r>
                <m:rPr>
                  <m:sty m:val="p"/>
                </m:rPr>
                <m:t>=</m:t>
              </m:r>
              <m:r>
                <m:t>f</m:t>
              </m:r>
              <m:r>
                <m:rPr>
                  <m:sty m:val="p"/>
                </m:rPr>
                <m:t>(</m:t>
              </m:r>
              <m:limLow>
                <m:e>
                  <m:r>
                    <m:t>0</m:t>
                  </m:r>
                </m:e>
                <m:lim>
                  <m:r>
                    <m:rPr>
                      <m:sty m:val="p"/>
                    </m:rPr>
                    <m:t>∼</m:t>
                  </m:r>
                </m:lim>
              </m:limLow>
              <m:r>
                <m:rPr>
                  <m:sty m:val="p"/>
                </m:rPr>
                <m:t>)</m:t>
              </m:r>
            </m:e>
            <m:e>
              <m:r>
                <m:t>&amp;</m:t>
              </m:r>
              <m:r>
                <m:rPr>
                  <m:sty m:val="p"/>
                </m:rPr>
                <m:t>=</m:t>
              </m:r>
              <m:sSup>
                <m:e>
                  <m:limLow>
                    <m:e>
                      <m:r>
                        <m:t>b</m:t>
                      </m:r>
                    </m:e>
                    <m:lim>
                      <m:r>
                        <m:rPr>
                          <m:sty m:val="p"/>
                        </m:rPr>
                        <m:t>∼</m:t>
                      </m:r>
                    </m:lim>
                  </m:limLow>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limLow>
                <m:e>
                  <m:r>
                    <m:t>x</m:t>
                  </m:r>
                </m:e>
                <m:lim>
                  <m:r>
                    <m:rPr>
                      <m:sty m:val="p"/>
                    </m:rPr>
                    <m:t>∼</m:t>
                  </m:r>
                </m:lim>
              </m:limLow>
              <m:r>
                <m:t>&amp;</m:t>
              </m:r>
              <m:r>
                <m:rPr>
                  <m:sty m:val="p"/>
                </m:rPr>
                <m:t>=</m:t>
              </m:r>
              <m:r>
                <m:t>f</m:t>
              </m:r>
              <m:r>
                <m:rPr>
                  <m:sty m:val="p"/>
                </m:rPr>
                <m:t>(</m:t>
              </m:r>
              <m:limLow>
                <m:e>
                  <m:r>
                    <m:t>x</m:t>
                  </m:r>
                </m:e>
                <m:lim>
                  <m:r>
                    <m:rPr>
                      <m:sty m:val="p"/>
                    </m:rPr>
                    <m:t>∼</m:t>
                  </m:r>
                </m:lim>
              </m:limLow>
              <m:r>
                <m:rPr>
                  <m:sty m:val="p"/>
                </m:rPr>
                <m:t>)</m:t>
              </m:r>
              <m:r>
                <m:rPr>
                  <m:sty m:val="p"/>
                </m:rPr>
                <m:t>−</m:t>
              </m:r>
              <m:limLow>
                <m:e>
                  <m:r>
                    <m:t>b</m:t>
                  </m:r>
                </m:e>
                <m:lim>
                  <m:r>
                    <m:rPr>
                      <m:sty m:val="p"/>
                    </m:rPr>
                    <m:t>∼</m:t>
                  </m:r>
                </m:lim>
              </m:limLow>
            </m:e>
            <m:e>
              <m:r>
                <m:t>&amp;</m:t>
              </m:r>
              <m:r>
                <m:rPr>
                  <m:sty m:val="p"/>
                </m:rPr>
                <m:t>=</m:t>
              </m:r>
              <m:sSup>
                <m:e>
                  <m:r>
                    <m:rPr>
                      <m:sty m:val="bi"/>
                    </m:rPr>
                    <m:t>A</m:t>
                  </m:r>
                </m:e>
                <m:sup>
                  <m:r>
                    <m:rPr>
                      <m:sty m:val="p"/>
                    </m:rPr>
                    <m:t>′</m:t>
                  </m:r>
                </m:sup>
              </m:sSup>
              <m:limLow>
                <m:e>
                  <m:r>
                    <m:t>x</m:t>
                  </m:r>
                </m:e>
                <m:lim>
                  <m:r>
                    <m:rPr>
                      <m:sty m:val="p"/>
                    </m:rPr>
                    <m:t>∼</m:t>
                  </m:r>
                </m:lim>
              </m:limLow>
            </m:e>
          </m:eqArr>
        </m:oMath>
      </m:oMathPara>
    </w:p>
    <w:p>
      <w:pPr>
        <w:pStyle w:val="FirstParagraph"/>
      </w:pPr>
      <w:r>
        <w:t xml:space="preserve">for all</w:t>
      </w:r>
      <w:r>
        <w:t xml:space="preserve"> </w:t>
      </w:r>
      <m:oMath>
        <m:limLow>
          <m:e>
            <m:r>
              <m:t>x</m:t>
            </m:r>
          </m:e>
          <m:lim>
            <m:r>
              <m:rPr>
                <m:sty m:val="p"/>
              </m:rPr>
              <m:t>∼</m:t>
            </m:r>
          </m:lim>
        </m:limLow>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limLow>
          <m:e>
            <m:r>
              <m:t>x</m:t>
            </m:r>
          </m:e>
          <m:lim>
            <m:r>
              <m:rPr>
                <m:sty m:val="p"/>
              </m:rPr>
              <m:t>∼</m:t>
            </m:r>
          </m:lim>
        </m:limLow>
        <m:r>
          <m:rPr>
            <m:sty m:val="p"/>
          </m:rPr>
          <m:t>↦</m:t>
        </m:r>
        <m:r>
          <m:t>f</m:t>
        </m:r>
        <m:r>
          <m:rPr>
            <m:sty m:val="p"/>
          </m:rPr>
          <m:t>(</m:t>
        </m:r>
        <m:limLow>
          <m:e>
            <m:r>
              <m:t>x</m:t>
            </m:r>
          </m:e>
          <m:lim>
            <m:r>
              <m:rPr>
                <m:sty m:val="p"/>
              </m:rPr>
              <m:t>∼</m:t>
            </m:r>
          </m:lim>
        </m:limLow>
        <m:r>
          <m:rPr>
            <m:sty m:val="p"/>
          </m:rPr>
          <m:t>)</m:t>
        </m:r>
        <m:r>
          <m:rPr>
            <m:sty m:val="p"/>
          </m:rPr>
          <m:t>−</m:t>
        </m:r>
        <m:limLow>
          <m:e>
            <m:r>
              <m:t>b</m:t>
            </m:r>
          </m:e>
          <m:lim>
            <m:r>
              <m:rPr>
                <m:sty m:val="p"/>
              </m:rPr>
              <m:t>∼</m:t>
            </m:r>
          </m:lim>
        </m:limLow>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limLow>
          <m:e>
            <m:r>
              <m:t>x</m:t>
            </m:r>
          </m:e>
          <m:lim>
            <m:r>
              <m:rPr>
                <m:sty m:val="p"/>
              </m:rPr>
              <m:t>∼</m:t>
            </m:r>
          </m:lim>
        </m:limLow>
      </m:oMath>
      <w:r>
        <w:t xml:space="preserve"> </w:t>
      </w:r>
      <w:r>
        <w:t xml:space="preserve">but linear in its coefficients</w:t>
      </w:r>
      <w:r>
        <w:t xml:space="preserve"> </w:t>
      </w:r>
      <m:oMath>
        <m:r>
          <m:rPr>
            <m:sty m:val="p"/>
          </m:rPr>
          <m:t>(</m:t>
        </m:r>
        <m:r>
          <m:t>b</m:t>
        </m:r>
        <m:r>
          <m:rPr>
            <m:sty m:val="p"/>
          </m:rPr>
          <m:t>,</m:t>
        </m:r>
        <m:limLow>
          <m:e>
            <m:r>
              <m:t>w</m:t>
            </m:r>
          </m:e>
          <m:lim>
            <m:r>
              <m:rPr>
                <m:sty m:val="p"/>
              </m:rPr>
              <m:t>∼</m:t>
            </m:r>
          </m:lim>
        </m:limLow>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is a linear function of the augmented vector</w:t>
      </w:r>
      <w:r>
        <w:t xml:space="preserve"> </w:t>
      </w:r>
      <m:oMath>
        <m:sSup>
          <m:e>
            <m:limLow>
              <m:e>
                <m:r>
                  <m:t>x</m:t>
                </m:r>
              </m:e>
              <m:lim>
                <m:r>
                  <m:rPr>
                    <m:sty m:val="p"/>
                  </m:rPr>
                  <m:t>∼</m:t>
                </m:r>
              </m:lim>
            </m:limLow>
          </m:e>
          <m:sup>
            <m:r>
              <m:rPr>
                <m:sty m:val="p"/>
              </m:rPr>
              <m:t>a</m:t>
            </m:r>
            <m:r>
              <m:rPr>
                <m:sty m:val="p"/>
              </m:rPr>
              <m:t>u</m:t>
            </m:r>
            <m:r>
              <m:rPr>
                <m:sty m:val="p"/>
              </m:rPr>
              <m:t>g</m:t>
            </m:r>
          </m:sup>
        </m:sSup>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limLow>
                <m:e>
                  <m:r>
                    <m:t>x</m:t>
                  </m:r>
                </m:e>
                <m:lim>
                  <m:r>
                    <m:rPr>
                      <m:sty m:val="p"/>
                    </m:rPr>
                    <m:t>∼</m:t>
                  </m:r>
                </m:lim>
              </m:limLow>
              <m:r>
                <m:rPr>
                  <m:sty m:val="p"/>
                </m:rPr>
                <m:t>+</m:t>
              </m:r>
              <m:r>
                <m:t>β</m:t>
              </m:r>
              <m:limLow>
                <m:e>
                  <m:r>
                    <m:t>y</m:t>
                  </m:r>
                </m:e>
                <m:lim>
                  <m:r>
                    <m:rPr>
                      <m:sty m:val="p"/>
                    </m:rPr>
                    <m:t>∼</m:t>
                  </m:r>
                </m:lim>
              </m:limLow>
              <m:r>
                <m:rPr>
                  <m:sty m:val="p"/>
                </m:rPr>
                <m:t>)</m:t>
              </m:r>
              <m:r>
                <m:rPr>
                  <m:sty m:val="p"/>
                </m:rPr>
                <m:t>=</m:t>
              </m:r>
              <m:r>
                <m:t>α</m:t>
              </m:r>
              <m:r>
                <m:t>f</m:t>
              </m:r>
              <m:r>
                <m:rPr>
                  <m:sty m:val="p"/>
                </m:rPr>
                <m:t>(</m:t>
              </m:r>
              <m:limLow>
                <m:e>
                  <m:r>
                    <m:t>x</m:t>
                  </m:r>
                </m:e>
                <m:lim>
                  <m:r>
                    <m:rPr>
                      <m:sty m:val="p"/>
                    </m:rPr>
                    <m:t>∼</m:t>
                  </m:r>
                </m:lim>
              </m:limLow>
              <m:r>
                <m:rPr>
                  <m:sty m:val="p"/>
                </m:rPr>
                <m:t>)</m:t>
              </m:r>
              <m:r>
                <m:rPr>
                  <m:sty m:val="p"/>
                </m:rPr>
                <m:t>+</m:t>
              </m:r>
              <m:r>
                <m:t>β</m:t>
              </m:r>
              <m:r>
                <m:t>f</m:t>
              </m:r>
              <m:r>
                <m:rPr>
                  <m:sty m:val="p"/>
                </m:rPr>
                <m:t>(</m:t>
              </m:r>
              <m:limLow>
                <m:e>
                  <m:r>
                    <m:t>y</m:t>
                  </m:r>
                </m:e>
                <m:lim>
                  <m:r>
                    <m:rPr>
                      <m:sty m:val="p"/>
                    </m:rPr>
                    <m:t>∼</m:t>
                  </m:r>
                </m:lim>
              </m:limLow>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limLow>
            <m:e>
              <m:r>
                <m:t>w</m:t>
              </m:r>
            </m:e>
            <m:lim>
              <m:r>
                <m:rPr>
                  <m:sty m:val="p"/>
                </m:rPr>
                <m:t>∼</m:t>
              </m:r>
            </m:lim>
          </m:limLow>
          <m:r>
            <m:rPr>
              <m:sty m:val="p"/>
            </m:rPr>
            <m:t>⋅</m:t>
          </m:r>
          <m:limLow>
            <m:e>
              <m:r>
                <m:t>x</m:t>
              </m:r>
            </m:e>
            <m:lim>
              <m:r>
                <m:rPr>
                  <m:sty m:val="p"/>
                </m:rPr>
                <m:t>∼</m:t>
              </m:r>
            </m:lim>
          </m:limLow>
          <m:r>
            <m:rPr>
              <m:sty m:val="p"/>
            </m:rPr>
            <m:t>+</m:t>
          </m:r>
          <m:r>
            <m:t>b</m:t>
          </m:r>
          <m:r>
            <m:rPr>
              <m:sty m:val="p"/>
            </m:rPr>
            <m:t>=</m:t>
          </m:r>
          <m:r>
            <m:t>0</m:t>
          </m:r>
        </m:oMath>
      </m:oMathPara>
    </w:p>
    <w:p>
      <w:pPr>
        <w:pStyle w:val="FirstParagraph"/>
      </w:pPr>
      <w:r>
        <w:t xml:space="preserve">for some vector</w:t>
      </w:r>
      <w:r>
        <w:t xml:space="preserve"> </w:t>
      </w:r>
      <m:oMath>
        <m:limLow>
          <m:e>
            <m:r>
              <m:t>w</m:t>
            </m:r>
          </m:e>
          <m:lim>
            <m:r>
              <m:rPr>
                <m:sty m:val="p"/>
              </m:rPr>
              <m:t>∼</m:t>
            </m:r>
          </m:lim>
        </m:limLow>
        <m:r>
          <m:rPr>
            <m:sty m:val="p"/>
          </m:rPr>
          <m:t>∈</m:t>
        </m:r>
        <m:sSup>
          <m:e>
            <m:r>
              <m:rPr>
                <m:scr m:val="double-struck"/>
                <m:sty m:val="p"/>
              </m:rPr>
              <m:t>R</m:t>
            </m:r>
          </m:e>
          <m:sup>
            <m:r>
              <m:t>p</m:t>
            </m:r>
          </m:sup>
        </m:sSup>
        <m:r>
          <m:rPr>
            <m:sty m:val="p"/>
          </m:rPr>
          <m:t>\</m:t>
        </m:r>
        <m:r>
          <m:rPr>
            <m:sty m:val="p"/>
          </m:rPr>
          <m:t>{</m:t>
        </m:r>
        <m:limLow>
          <m:e>
            <m:r>
              <m:t>0</m:t>
            </m:r>
          </m:e>
          <m:lim>
            <m:r>
              <m:rPr>
                <m:sty m:val="p"/>
              </m:rPr>
              <m:t>∼</m:t>
            </m:r>
          </m:lim>
        </m:limLow>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limLow>
          <m:e>
            <m:r>
              <m:t>w</m:t>
            </m:r>
          </m:e>
          <m:lim>
            <m:r>
              <m:rPr>
                <m:sty m:val="p"/>
              </m:rPr>
              <m:t>∼</m:t>
            </m:r>
          </m:lim>
        </m:limLow>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limLow>
          <m:e>
            <m:r>
              <m:t>w</m:t>
            </m:r>
          </m:e>
          <m:lim>
            <m:r>
              <m:rPr>
                <m:sty m:val="p"/>
              </m:rPr>
              <m:t>∼</m:t>
            </m:r>
          </m:lim>
        </m:limLow>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&gt;</m:t>
        </m:r>
        <m:r>
          <m:t>0</m:t>
        </m:r>
      </m:oMath>
      <w:r>
        <w:t xml:space="preserve">.</w:t>
      </w:r>
    </w:p>
    <w:p>
      <w:pPr>
        <w:pStyle w:val="Compact"/>
        <w:numPr>
          <w:ilvl w:val="0"/>
          <w:numId w:val="1014"/>
        </w:numPr>
      </w:pPr>
      <w:r>
        <w:t xml:space="preserve">With</w:t>
      </w:r>
      <w:r>
        <w:t xml:space="preserve"> </w:t>
      </w:r>
      <m:oMath>
        <m:limLow>
          <m:e>
            <m:r>
              <m:t>w</m:t>
            </m:r>
          </m:e>
          <m:lim>
            <m:r>
              <m:rPr>
                <m:sty m:val="p"/>
              </m:rPr>
              <m:t>∼</m:t>
            </m:r>
          </m:lim>
        </m:limLow>
        <m:r>
          <m:rPr>
            <m:sty m:val="p"/>
          </m:rPr>
          <m:t>=</m:t>
        </m:r>
        <m:limLow>
          <m:e>
            <m:r>
              <m:t>0</m:t>
            </m:r>
          </m:e>
          <m:lim>
            <m:r>
              <m:rPr>
                <m:sty m:val="p"/>
              </m:rPr>
              <m:t>∼</m:t>
            </m:r>
          </m:lim>
        </m:limLow>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limLow>
          <m:e>
            <m:r>
              <m:t>w</m:t>
            </m:r>
          </m:e>
          <m:lim>
            <m:r>
              <m:rPr>
                <m:sty m:val="p"/>
              </m:rPr>
              <m:t>∼</m:t>
            </m:r>
          </m:lim>
        </m:limLow>
        <m:r>
          <m:rPr>
            <m:sty m:val="p"/>
          </m:rPr>
          <m:t>≠</m:t>
        </m:r>
        <m:limLow>
          <m:e>
            <m:r>
              <m:t>0</m:t>
            </m:r>
          </m:e>
          <m:lim>
            <m:r>
              <m:rPr>
                <m:sty m:val="p"/>
              </m:rPr>
              <m:t>∼</m:t>
            </m:r>
          </m:lim>
        </m:limLow>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limLow>
          <m:e>
            <m:r>
              <m:t>w</m:t>
            </m:r>
          </m:e>
          <m:lim>
            <m:r>
              <m:rPr>
                <m:sty m:val="p"/>
              </m:rPr>
              <m:t>∼</m:t>
            </m:r>
          </m:lim>
        </m:limLow>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limLow>
            <m:e>
              <m:r>
                <m:t>w</m:t>
              </m:r>
            </m:e>
            <m:lim>
              <m:r>
                <m:rPr>
                  <m:sty m:val="p"/>
                </m:rPr>
                <m:t>∼</m:t>
              </m:r>
            </m:lim>
          </m:limLow>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limLow>
          <m:e>
            <m:r>
              <m:t>x</m:t>
            </m:r>
          </m:e>
          <m:lim>
            <m:r>
              <m:rPr>
                <m:sty m:val="p"/>
              </m:rPr>
              <m:t>∼</m:t>
            </m:r>
          </m:lim>
        </m:limLow>
        <m:r>
          <m:rPr>
            <m:sty m:val="p"/>
          </m:rPr>
          <m:t>)</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oMath>
      <w:r>
        <w:t xml:space="preserve">.</w:t>
      </w:r>
      <w:r>
        <w:t xml:space="preserve"> </w:t>
      </w:r>
      <w:r>
        <w:t xml:space="preserve">For the patient,</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limLow>
                    <m:e>
                      <m:r>
                        <m:t>w</m:t>
                      </m:r>
                    </m:e>
                    <m:lim>
                      <m:r>
                        <m:rPr>
                          <m:sty m:val="p"/>
                        </m:rPr>
                        <m:t>∼</m:t>
                      </m:r>
                    </m:lim>
                  </m:limLow>
                </m:e>
                <m:sup>
                  <m:r>
                    <m:rPr>
                      <m:sty m:val="p"/>
                    </m:rPr>
                    <m:t>⊤</m:t>
                  </m:r>
                </m:sup>
              </m:sSup>
              <m:limLow>
                <m:e>
                  <m:r>
                    <m:t>x</m:t>
                  </m:r>
                </m:e>
                <m:lim>
                  <m:r>
                    <m:rPr>
                      <m:sty m:val="p"/>
                    </m:rPr>
                    <m:t>∼</m:t>
                  </m:r>
                </m:lim>
              </m:limLow>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limLow>
                <m:e>
                  <m:r>
                    <m:t>x</m:t>
                  </m:r>
                </m:e>
                <m:lim>
                  <m:r>
                    <m:rPr>
                      <m:sty m:val="p"/>
                    </m:rPr>
                    <m:t>∼</m:t>
                  </m:r>
                </m:lim>
              </m:limLow>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limLow>
          <m:e>
            <m:r>
              <m:t>w</m:t>
            </m:r>
          </m:e>
          <m:lim>
            <m:r>
              <m:rPr>
                <m:sty m:val="p"/>
              </m:rPr>
              <m:t>∼</m:t>
            </m:r>
          </m:lim>
        </m:limLow>
      </m:oMath>
      <w:r>
        <w:rPr>
          <w:b/>
          <w:bCs/>
        </w:rPr>
        <w:t xml:space="preserve">?)</w:t>
      </w:r>
      <w:r>
        <w:t xml:space="preserve"> </w:t>
      </w:r>
      <w:r>
        <w:t xml:space="preserve">Each of the five expressions is a function of the weights</w:t>
      </w:r>
      <w:r>
        <w:t xml:space="preserve"> </w:t>
      </w:r>
      <m:oMath>
        <m:limLow>
          <m:e>
            <m:r>
              <m:t>w</m:t>
            </m:r>
          </m:e>
          <m:lim>
            <m:r>
              <m:rPr>
                <m:sty m:val="p"/>
              </m:rPr>
              <m:t>∼</m:t>
            </m:r>
          </m:lim>
        </m:limLow>
        <m:r>
          <m:rPr>
            <m:sty m:val="p"/>
          </m:rPr>
          <m:t>∈</m:t>
        </m:r>
        <m:sSup>
          <m:e>
            <m:r>
              <m:rPr>
                <m:scr m:val="double-struck"/>
                <m:sty m:val="p"/>
              </m:rPr>
              <m:t>R</m:t>
            </m:r>
          </m:e>
          <m:sup>
            <m:r>
              <m:t>p</m:t>
            </m:r>
          </m:sup>
        </m:sSup>
      </m:oMath>
      <w:r>
        <w:t xml:space="preserve">,</w:t>
      </w:r>
      <w:r>
        <w:t xml:space="preserve"> </w:t>
      </w:r>
      <w:r>
        <w:t xml:space="preserve">with the data</w:t>
      </w:r>
      <w:r>
        <w:t xml:space="preserve"> </w:t>
      </w:r>
      <m:oMath>
        <m:limLow>
          <m:e>
            <m:r>
              <m:t>x</m:t>
            </m:r>
          </m:e>
          <m:lim>
            <m:r>
              <m:rPr>
                <m:sty m:val="p"/>
              </m:rPr>
              <m:t>∼</m:t>
            </m:r>
          </m:lim>
        </m:limLow>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limLow>
              <m:e>
                <m:r>
                  <m:t>w</m:t>
                </m:r>
              </m:e>
              <m:lim>
                <m:r>
                  <m:rPr>
                    <m:sty m:val="p"/>
                  </m:rPr>
                  <m:t>∼</m:t>
                </m:r>
              </m:lim>
            </m:limLow>
          </m:e>
          <m:sup>
            <m:r>
              <m:rPr>
                <m:sty m:val="p"/>
              </m:rPr>
              <m:t>⊤</m:t>
            </m:r>
          </m:sup>
        </m:sSup>
        <m:limLow>
          <m:e>
            <m:r>
              <m:t>x</m:t>
            </m:r>
          </m:e>
          <m:lim>
            <m:r>
              <m:rPr>
                <m:sty m:val="p"/>
              </m:rPr>
              <m:t>∼</m:t>
            </m:r>
          </m:lim>
        </m:limLow>
      </m:oMath>
      <w:r>
        <w:t xml:space="preserve">​</w:t>
      </w:r>
    </w:p>
    <w:p>
      <w:pPr>
        <w:pStyle w:val="Compact"/>
        <w:numPr>
          <w:ilvl w:val="0"/>
          <w:numId w:val="1015"/>
        </w:numPr>
      </w:pPr>
      <m:oMath>
        <m:sSup>
          <m:e>
            <m:limLow>
              <m:e>
                <m:r>
                  <m:t>w</m:t>
                </m:r>
              </m:e>
              <m:lim>
                <m:r>
                  <m:rPr>
                    <m:sty m:val="p"/>
                  </m:rPr>
                  <m:t>∼</m:t>
                </m:r>
              </m:lim>
            </m:limLow>
          </m:e>
          <m:sup>
            <m:r>
              <m:rPr>
                <m:sty m:val="p"/>
              </m:rPr>
              <m:t>⊤</m:t>
            </m:r>
          </m:sup>
        </m:sSup>
        <m:limLow>
          <m:e>
            <m:r>
              <m:t>x</m:t>
            </m:r>
          </m:e>
          <m:lim>
            <m:r>
              <m:rPr>
                <m:sty m:val="p"/>
              </m:rPr>
              <m:t>∼</m:t>
            </m:r>
          </m:lim>
        </m:limLow>
        <m:r>
          <m:rPr>
            <m:sty m:val="p"/>
          </m:rPr>
          <m:t>−</m:t>
        </m:r>
        <m:r>
          <m:t>y</m:t>
        </m:r>
      </m:oMath>
      <w:r>
        <w:t xml:space="preserve">​</w:t>
      </w:r>
    </w:p>
    <w:p>
      <w:pPr>
        <w:pStyle w:val="Compact"/>
        <w:numPr>
          <w:ilvl w:val="0"/>
          <w:numId w:val="1015"/>
        </w:numPr>
      </w:pPr>
      <m:oMath>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limLow>
              <m:e>
                <m:r>
                  <m:t>w</m:t>
                </m:r>
              </m:e>
              <m:lim>
                <m:r>
                  <m:rPr>
                    <m:sty m:val="p"/>
                  </m:rPr>
                  <m:t>∼</m:t>
                </m:r>
              </m:lim>
            </m:limLow>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limLow>
              <m:e>
                <m:r>
                  <m:t>x</m:t>
                </m:r>
              </m:e>
              <m:lim>
                <m:r>
                  <m:rPr>
                    <m:sty m:val="p"/>
                  </m:rPr>
                  <m:t>∼</m:t>
                </m:r>
              </m:lim>
            </m:limLow>
          </m:e>
          <m:sup>
            <m:r>
              <m:rPr>
                <m:sty m:val="p"/>
              </m:rPr>
              <m:t>⊤</m:t>
            </m:r>
          </m:sup>
        </m:sSup>
      </m:oMath>
      <w:r>
        <w:t xml:space="preserve"> </w:t>
      </w:r>
      <w:r>
        <w:t xml:space="preserve">times</w:t>
      </w:r>
      <w:r>
        <w:t xml:space="preserve"> </w:t>
      </w:r>
      <m:oMath>
        <m:limLow>
          <m:e>
            <m:r>
              <m:t>w</m:t>
            </m:r>
          </m:e>
          <m:lim>
            <m:r>
              <m:rPr>
                <m:sty m:val="p"/>
              </m:rPr>
              <m:t>∼</m:t>
            </m:r>
          </m:lim>
        </m:limLow>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limLow>
          <m:e>
            <m:r>
              <m:t>w</m:t>
            </m:r>
          </m:e>
          <m:lim>
            <m:r>
              <m:rPr>
                <m:sty m:val="p"/>
              </m:rPr>
              <m:t>∼</m:t>
            </m:r>
          </m:lim>
        </m:limLow>
        <m:r>
          <m:rPr>
            <m:sty m:val="p"/>
          </m:rPr>
          <m:t>=</m:t>
        </m:r>
        <m:limLow>
          <m:e>
            <m:r>
              <m:t>0</m:t>
            </m:r>
          </m:e>
          <m:lim>
            <m:r>
              <m:rPr>
                <m:sty m:val="p"/>
              </m:rPr>
              <m:t>∼</m:t>
            </m:r>
          </m:lim>
        </m:limLow>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limLow>
          <m:e>
            <m:r>
              <m:t>0</m:t>
            </m:r>
          </m:e>
          <m:lim>
            <m:r>
              <m:rPr>
                <m:sty m:val="p"/>
              </m:rPr>
              <m:t>∼</m:t>
            </m:r>
          </m:lim>
        </m:limLow>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limLow>
          <m:e>
            <m:r>
              <m:t>w</m:t>
            </m:r>
          </m:e>
          <m:lim>
            <m:r>
              <m:rPr>
                <m:sty m:val="p"/>
              </m:rPr>
              <m:t>∼</m:t>
            </m:r>
          </m:lim>
        </m:limLow>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limLow>
              <m:e>
                <m:r>
                  <m:t>w</m:t>
                </m:r>
              </m:e>
              <m:lim>
                <m:r>
                  <m:rPr>
                    <m:sty m:val="p"/>
                  </m:rPr>
                  <m:t>∼</m:t>
                </m:r>
              </m:lim>
            </m:limLow>
          </m:e>
          <m:sup>
            <m:r>
              <m:rPr>
                <m:sty m:val="p"/>
              </m:rPr>
              <m:t>⊤</m:t>
            </m:r>
          </m:sup>
        </m:sSup>
        <m:limLow>
          <m:e>
            <m:r>
              <m:t>w</m:t>
            </m:r>
          </m:e>
          <m:lim>
            <m:r>
              <m:rPr>
                <m:sty m:val="p"/>
              </m:rPr>
              <m:t>∼</m:t>
            </m:r>
          </m:lim>
        </m:limLow>
      </m:oMath>
      <w:r>
        <w:t xml:space="preserve">,</w:t>
      </w:r>
      <w:r>
        <w:t xml:space="preserve"> </w:t>
      </w:r>
      <w:r>
        <w:t xml:space="preserve">which has</w:t>
      </w:r>
      <w:r>
        <w:t xml:space="preserve"> </w:t>
      </w:r>
      <m:oMath>
        <m:limLow>
          <m:e>
            <m:r>
              <m:t>w</m:t>
            </m:r>
          </m:e>
          <m:lim>
            <m:r>
              <m:rPr>
                <m:sty m:val="p"/>
              </m:rPr>
              <m:t>∼</m:t>
            </m:r>
          </m:lim>
        </m:limLow>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limLow>
          <m:e>
            <m:r>
              <m:t>w</m:t>
            </m:r>
          </m:e>
          <m:lim>
            <m:r>
              <m:rPr>
                <m:sty m:val="p"/>
              </m:rPr>
              <m:t>∼</m:t>
            </m:r>
          </m:lim>
        </m:limLow>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limLow>
          <m:e>
            <m:r>
              <m:t>a</m:t>
            </m:r>
          </m:e>
          <m:lim>
            <m:r>
              <m:rPr>
                <m:sty m:val="p"/>
              </m:rPr>
              <m:t>∼</m:t>
            </m:r>
          </m:lim>
        </m:limLow>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limLow>
          <m:e>
            <m:r>
              <m:t>w</m:t>
            </m:r>
          </m:e>
          <m:lim>
            <m:r>
              <m:rPr>
                <m:sty m:val="p"/>
              </m:rPr>
              <m:t>∼</m:t>
            </m:r>
          </m:lim>
        </m:limLow>
        <m:r>
          <m:rPr>
            <m:sty m:val="p"/>
          </m:rPr>
          <m:t>=</m:t>
        </m:r>
        <m:limLow>
          <m:e>
            <m:r>
              <m:t>0</m:t>
            </m:r>
          </m:e>
          <m:lim>
            <m:r>
              <m:rPr>
                <m:sty m:val="p"/>
              </m:rPr>
              <m:t>∼</m:t>
            </m:r>
          </m:lim>
        </m:limLow>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limLow>
          <m:e>
            <m:r>
              <m:t>x</m:t>
            </m:r>
          </m:e>
          <m:lim>
            <m:r>
              <m:rPr>
                <m:sty m:val="p"/>
              </m:rPr>
              <m:t>∼</m:t>
            </m:r>
          </m:lim>
        </m:limLow>
      </m:oMath>
      <w:r>
        <w:t xml:space="preserve"> </w:t>
      </w:r>
      <w:r>
        <w:t xml:space="preserve">is untouched —</w:t>
      </w:r>
      <w:r>
        <w:t xml:space="preserve"> </w:t>
      </w:r>
      <m:oMath>
        <m:limLow>
          <m:e>
            <m:r>
              <m:t>a</m:t>
            </m:r>
          </m:e>
          <m:lim>
            <m:r>
              <m:rPr>
                <m:sty m:val="p"/>
              </m:rPr>
              <m:t>∼</m:t>
            </m:r>
          </m:lim>
        </m:limLow>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limLow>
          <m:e>
            <m:r>
              <m:t>w</m:t>
            </m:r>
          </m:e>
          <m:lim>
            <m:r>
              <m:rPr>
                <m:sty m:val="p"/>
              </m:rPr>
              <m:t>∼</m:t>
            </m:r>
          </m:lim>
        </m:limLow>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w:t>
      </w:r>
    </w:p>
    <w:p>
      <w:pPr>
        <w:pStyle w:val="BodyText"/>
      </w:pPr>
      <m:oMathPara>
        <m:oMathParaPr>
          <m:jc m:val="center"/>
        </m:oMathParaPr>
        <m:oMath>
          <m:sSup>
            <m:e>
              <m:r>
                <m:rPr>
                  <m:sty m:val="p"/>
                </m:rPr>
                <m:t>(</m:t>
              </m:r>
              <m:limLow>
                <m:e>
                  <m:r>
                    <m:t>x</m:t>
                  </m:r>
                </m:e>
                <m:lim>
                  <m:r>
                    <m:rPr>
                      <m:sty m:val="p"/>
                    </m:rPr>
                    <m:t>∼</m:t>
                  </m:r>
                </m:lim>
              </m:limLow>
              <m:r>
                <m:rPr>
                  <m:sty m:val="p"/>
                </m:rPr>
                <m:t>+</m:t>
              </m:r>
              <m:limLow>
                <m:e>
                  <m:r>
                    <m:t>y</m:t>
                  </m:r>
                </m:e>
                <m:lim>
                  <m:r>
                    <m:rPr>
                      <m:sty m:val="p"/>
                    </m:rPr>
                    <m:t>∼</m:t>
                  </m:r>
                </m:lim>
              </m:limLow>
              <m:r>
                <m:rPr>
                  <m:sty m:val="p"/>
                </m:rPr>
                <m:t>)</m:t>
              </m:r>
            </m:e>
            <m:sup>
              <m:r>
                <m:rPr>
                  <m:sty m:val="p"/>
                </m:rPr>
                <m:t>⊤</m:t>
              </m:r>
            </m:sup>
          </m:sSup>
          <m:r>
            <m:rPr>
              <m:sty m:val="p"/>
            </m:rPr>
            <m:t>=</m:t>
          </m:r>
          <m:sSup>
            <m:e>
              <m:limLow>
                <m:e>
                  <m:r>
                    <m:t>x</m:t>
                  </m:r>
                </m:e>
                <m:lim>
                  <m:r>
                    <m:rPr>
                      <m:sty m:val="p"/>
                    </m:rPr>
                    <m:t>∼</m:t>
                  </m:r>
                </m:lim>
              </m:limLow>
            </m:e>
            <m:sup>
              <m:r>
                <m:rPr>
                  <m:sty m:val="p"/>
                </m:rPr>
                <m:t>⊤</m:t>
              </m:r>
            </m:sup>
          </m:sSup>
          <m:r>
            <m:rPr>
              <m:sty m:val="p"/>
            </m:rPr>
            <m:t>+</m:t>
          </m:r>
          <m:sSup>
            <m:e>
              <m:limLow>
                <m:e>
                  <m:r>
                    <m:t>y</m:t>
                  </m:r>
                </m:e>
                <m:lim>
                  <m:r>
                    <m:rPr>
                      <m:sty m:val="p"/>
                    </m:rPr>
                    <m:t>∼</m:t>
                  </m:r>
                </m:lim>
              </m:limLow>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limLow>
          <m:e>
            <m:r>
              <m:t>u</m:t>
            </m:r>
          </m:e>
          <m:lim>
            <m:r>
              <m:rPr>
                <m:sty m:val="p"/>
              </m:rPr>
              <m:t>∼</m:t>
            </m:r>
          </m:lim>
        </m:limLow>
      </m:oMath>
      <w:r>
        <w:t xml:space="preserve"> </w:t>
      </w:r>
      <w:r>
        <w:t xml:space="preserve">and</w:t>
      </w:r>
      <w:r>
        <w:t xml:space="preserve"> </w:t>
      </w:r>
      <m:oMath>
        <m:limLow>
          <m:e>
            <m:r>
              <m:t>v</m:t>
            </m:r>
          </m:e>
          <m:lim>
            <m:r>
              <m:rPr>
                <m:sty m:val="p"/>
              </m:rPr>
              <m:t>∼</m:t>
            </m:r>
          </m:lim>
        </m:limLow>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limLow>
              <m:e>
                <m:r>
                  <m:t>u</m:t>
                </m:r>
              </m:e>
              <m:lim>
                <m:r>
                  <m:rPr>
                    <m:sty m:val="p"/>
                  </m:rPr>
                  <m:t>∼</m:t>
                </m:r>
              </m:lim>
            </m:limLow>
          </m:e>
          <m:sup>
            <m:r>
              <m:rPr>
                <m:sty m:val="p"/>
              </m:rPr>
              <m:t>⊤</m:t>
            </m:r>
          </m:sup>
        </m:sSup>
        <m:r>
          <m:rPr>
            <m:sty m:val="bi"/>
          </m:rPr>
          <m:t>M</m:t>
        </m:r>
        <m:limLow>
          <m:e>
            <m:r>
              <m:t>v</m:t>
            </m:r>
          </m:e>
          <m:lim>
            <m:r>
              <m:rPr>
                <m:sty m:val="p"/>
              </m:rPr>
              <m:t>∼</m:t>
            </m:r>
          </m:lim>
        </m:limLow>
      </m:oMath>
      <w:r>
        <w:t xml:space="preserve"> </w:t>
      </w:r>
      <w:r>
        <w:t xml:space="preserve">is a number, and</w:t>
      </w:r>
    </w:p>
    <w:p>
      <w:pPr>
        <w:pStyle w:val="BodyText"/>
      </w:pPr>
      <m:oMathPara>
        <m:oMathParaPr>
          <m:jc m:val="center"/>
        </m:oMathParaPr>
        <m:oMath>
          <m:sSup>
            <m:e>
              <m:limLow>
                <m:e>
                  <m:r>
                    <m:t>u</m:t>
                  </m:r>
                </m:e>
                <m:lim>
                  <m:r>
                    <m:rPr>
                      <m:sty m:val="p"/>
                    </m:rPr>
                    <m:t>∼</m:t>
                  </m:r>
                </m:lim>
              </m:limLow>
            </m:e>
            <m:sup>
              <m:r>
                <m:rPr>
                  <m:sty m:val="p"/>
                </m:rPr>
                <m:t>⊤</m:t>
              </m:r>
            </m:sup>
          </m:sSup>
          <m:r>
            <m:rPr>
              <m:sty m:val="bi"/>
            </m:rPr>
            <m:t>M</m:t>
          </m:r>
          <m:limLow>
            <m:e>
              <m:r>
                <m:t>v</m:t>
              </m:r>
            </m:e>
            <m:lim>
              <m:r>
                <m:rPr>
                  <m:sty m:val="p"/>
                </m:rPr>
                <m:t>∼</m:t>
              </m:r>
            </m:lim>
          </m:limLow>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rPr>
              <m:sty m:val="p"/>
            </m:rPr>
            <m:t>.</m:t>
          </m:r>
        </m:oMath>
      </m:oMathPara>
    </w:p>
    <w:p>
      <w:pPr>
        <w:pStyle w:val="FirstParagraph"/>
      </w:pPr>
      <w:r>
        <w:t xml:space="preserve">In particular,</w:t>
      </w:r>
      <w:r>
        <w:t xml:space="preserve"> </w:t>
      </w:r>
      <m:oMath>
        <m:sSup>
          <m:e>
            <m:limLow>
              <m:e>
                <m:r>
                  <m:t>u</m:t>
                </m:r>
              </m:e>
              <m:lim>
                <m:r>
                  <m:rPr>
                    <m:sty m:val="p"/>
                  </m:rPr>
                  <m:t>∼</m:t>
                </m:r>
              </m:lim>
            </m:limLow>
          </m:e>
          <m:sup>
            <m:r>
              <m:rPr>
                <m:sty m:val="p"/>
              </m:rPr>
              <m:t>⊤</m:t>
            </m:r>
          </m:sup>
        </m:sSup>
        <m:limLow>
          <m:e>
            <m:r>
              <m:t>v</m:t>
            </m:r>
          </m:e>
          <m:lim>
            <m:r>
              <m:rPr>
                <m:sty m:val="p"/>
              </m:rPr>
              <m:t>∼</m:t>
            </m:r>
          </m:lim>
        </m:limLow>
        <m:r>
          <m:rPr>
            <m:sty m:val="p"/>
          </m:rPr>
          <m:t>=</m:t>
        </m:r>
        <m:sSup>
          <m:e>
            <m:limLow>
              <m:e>
                <m:r>
                  <m:t>v</m:t>
                </m:r>
              </m:e>
              <m:lim>
                <m:r>
                  <m:rPr>
                    <m:sty m:val="p"/>
                  </m:rPr>
                  <m:t>∼</m:t>
                </m:r>
              </m:lim>
            </m:limLow>
          </m:e>
          <m:sup>
            <m:r>
              <m:rPr>
                <m:sty m:val="p"/>
              </m:rPr>
              <m:t>⊤</m:t>
            </m:r>
          </m:sup>
        </m:sSup>
        <m:limLow>
          <m:e>
            <m:r>
              <m:t>u</m:t>
            </m:r>
          </m:e>
          <m:lim>
            <m:r>
              <m:rPr>
                <m:sty m:val="p"/>
              </m:rPr>
              <m:t>∼</m:t>
            </m:r>
          </m:lim>
        </m:limLow>
      </m:oMath>
      <w:r>
        <w:t xml:space="preserve">.</w:t>
      </w:r>
    </w:p>
    <w:bookmarkEnd w:id="185"/>
    <w:p>
      <w:pPr>
        <w:pStyle w:val="BodyText"/>
      </w:pPr>
      <w:r>
        <w:rPr>
          <w:i/>
          <w:iCs/>
        </w:rPr>
        <w:t xml:space="preserve">Proof</w:t>
      </w:r>
      <w:r>
        <w:t xml:space="preserve">. </w:t>
      </w:r>
      <w:r>
        <w:t xml:space="preserve">The product</w:t>
      </w:r>
      <w:r>
        <w:t xml:space="preserve"> </w:t>
      </w:r>
      <m:oMath>
        <m:sSup>
          <m:e>
            <m:limLow>
              <m:e>
                <m:r>
                  <m:t>u</m:t>
                </m:r>
              </m:e>
              <m:lim>
                <m:r>
                  <m:rPr>
                    <m:sty m:val="p"/>
                  </m:rPr>
                  <m:t>∼</m:t>
                </m:r>
              </m:lim>
            </m:limLow>
          </m:e>
          <m:sup>
            <m:r>
              <m:rPr>
                <m:sty m:val="p"/>
              </m:rPr>
              <m:t>⊤</m:t>
            </m:r>
          </m:sup>
        </m:sSup>
        <m:r>
          <m:rPr>
            <m:sty m:val="bi"/>
          </m:rPr>
          <m:t>M</m:t>
        </m:r>
        <m:limLow>
          <m:e>
            <m:r>
              <m:t>v</m:t>
            </m:r>
          </m:e>
          <m:lim>
            <m:r>
              <m:rPr>
                <m:sty m:val="p"/>
              </m:rPr>
              <m:t>∼</m:t>
            </m:r>
          </m:lim>
        </m:limLow>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limLow>
                    <m:e>
                      <m:r>
                        <m:t>u</m:t>
                      </m:r>
                    </m:e>
                    <m:lim>
                      <m:r>
                        <m:rPr>
                          <m:sty m:val="p"/>
                        </m:rPr>
                        <m:t>∼</m:t>
                      </m:r>
                    </m:lim>
                  </m:limLow>
                </m:e>
                <m:sup>
                  <m:r>
                    <m:rPr>
                      <m:sty m:val="p"/>
                    </m:rPr>
                    <m:t>⊤</m:t>
                  </m:r>
                </m:sup>
              </m:sSup>
              <m:r>
                <m:rPr>
                  <m:sty m:val="bi"/>
                </m:rPr>
                <m:t>M</m:t>
              </m:r>
              <m:limLow>
                <m:e>
                  <m:r>
                    <m:t>v</m:t>
                  </m:r>
                </m:e>
                <m:lim>
                  <m:r>
                    <m:rPr>
                      <m:sty m:val="p"/>
                    </m:rPr>
                    <m:t>∼</m:t>
                  </m:r>
                </m:lim>
              </m:limLow>
              <m:r>
                <m:t>&amp;</m:t>
              </m:r>
              <m:r>
                <m:rPr>
                  <m:sty m:val="p"/>
                </m:rPr>
                <m:t>=</m:t>
              </m:r>
              <m:sSup>
                <m:e>
                  <m:r>
                    <m:t>​</m:t>
                  </m:r>
                  <m:d>
                    <m:dPr>
                      <m:begChr m:val="("/>
                      <m:sepChr m:val=""/>
                      <m:endChr m:val=")"/>
                      <m:grow/>
                    </m:dPr>
                    <m:e>
                      <m:sSup>
                        <m:e>
                          <m:limLow>
                            <m:e>
                              <m:r>
                                <m:t>u</m:t>
                              </m:r>
                            </m:e>
                            <m:lim>
                              <m:r>
                                <m:rPr>
                                  <m:sty m:val="p"/>
                                </m:rPr>
                                <m:t>∼</m:t>
                              </m:r>
                            </m:lim>
                          </m:limLow>
                        </m:e>
                        <m:sup>
                          <m:r>
                            <m:rPr>
                              <m:sty m:val="p"/>
                            </m:rPr>
                            <m:t>⊤</m:t>
                          </m:r>
                        </m:sup>
                      </m:sSup>
                      <m:r>
                        <m:rPr>
                          <m:sty m:val="bi"/>
                        </m:rPr>
                        <m:t>M</m:t>
                      </m:r>
                      <m:limLow>
                        <m:e>
                          <m:r>
                            <m:t>v</m:t>
                          </m:r>
                        </m:e>
                        <m:lim>
                          <m:r>
                            <m:rPr>
                              <m:sty m:val="p"/>
                            </m:rPr>
                            <m:t>∼</m:t>
                          </m:r>
                        </m:lim>
                      </m:limLow>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sSup>
                <m:e>
                  <m:r>
                    <m:t>​</m:t>
                  </m:r>
                  <m:d>
                    <m:dPr>
                      <m:begChr m:val="("/>
                      <m:sepChr m:val=""/>
                      <m:endChr m:val=")"/>
                      <m:grow/>
                    </m:dPr>
                    <m:e>
                      <m:sSup>
                        <m:e>
                          <m:limLow>
                            <m:e>
                              <m:r>
                                <m:t>u</m:t>
                              </m:r>
                            </m:e>
                            <m:lim>
                              <m:r>
                                <m:rPr>
                                  <m:sty m:val="p"/>
                                </m:rPr>
                                <m:t>∼</m:t>
                              </m:r>
                            </m:lim>
                          </m:limLow>
                        </m:e>
                        <m:sup>
                          <m:r>
                            <m:rPr>
                              <m:sty m:val="p"/>
                            </m:rPr>
                            <m:t>⊤</m:t>
                          </m:r>
                        </m:sup>
                      </m:sSup>
                    </m:e>
                  </m:d>
                  <m:r>
                    <m:t>​</m:t>
                  </m:r>
                </m:e>
                <m:sup>
                  <m:r>
                    <m:rPr>
                      <m:sty m:val="p"/>
                    </m:rPr>
                    <m:t>⊤</m:t>
                  </m:r>
                </m:sup>
              </m:sSup>
              <m:r>
                <m:t>&amp;</m:t>
              </m:r>
              <m:r>
                <m:t>&amp;</m:t>
              </m:r>
              <m:r>
                <m:rPr>
                  <m:nor/>
                  <m:sty m:val="p"/>
                </m:rPr>
                <m:t>(transpose of a product, twice)</m:t>
              </m:r>
            </m:e>
            <m:e>
              <m:r>
                <m:t>&amp;</m:t>
              </m:r>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limLow>
          <m:e>
            <m:r>
              <m:t>u</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v</m:t>
            </m:r>
          </m:e>
          <m:lim>
            <m:r>
              <m:rPr>
                <m:sty m:val="p"/>
              </m:rPr>
              <m:t>∼</m:t>
            </m:r>
          </m:lim>
        </m:limLow>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limLow>
          <m:e>
            <m:r>
              <m:t>v</m:t>
            </m:r>
          </m:e>
          <m:lim>
            <m:r>
              <m:rPr>
                <m:sty m:val="p"/>
              </m:rPr>
              <m:t>∼</m:t>
            </m:r>
          </m:lim>
        </m:limLow>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limLow>
                <m:e>
                  <m:r>
                    <m:t>u</m:t>
                  </m:r>
                </m:e>
                <m:lim>
                  <m:r>
                    <m:rPr>
                      <m:sty m:val="p"/>
                    </m:rPr>
                    <m:t>∼</m:t>
                  </m:r>
                </m:lim>
              </m:limLow>
            </m:e>
            <m:sup>
              <m:r>
                <m:rPr>
                  <m:sty m:val="p"/>
                </m:rPr>
                <m:t>⊤</m:t>
              </m:r>
            </m:sup>
          </m:sSup>
          <m:r>
            <m:rPr>
              <m:sty m:val="bi"/>
            </m:rPr>
            <m:t>M</m:t>
          </m:r>
          <m:limLow>
            <m:e>
              <m:r>
                <m:t>v</m:t>
              </m:r>
            </m:e>
            <m:lim>
              <m:r>
                <m:rPr>
                  <m:sty m:val="p"/>
                </m:rPr>
                <m:t>∼</m:t>
              </m:r>
            </m:lim>
          </m:limLow>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limLow>
          <m:e>
            <m:r>
              <m:t>u</m:t>
            </m:r>
          </m:e>
          <m:lim>
            <m:r>
              <m:rPr>
                <m:sty m:val="p"/>
              </m:rPr>
              <m:t>∼</m:t>
            </m:r>
          </m:lim>
        </m:limLow>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e>
          <m:sup>
            <m:r>
              <m:rPr>
                <m:sty m:val="p"/>
              </m:rPr>
              <m:t>⊤</m:t>
            </m:r>
          </m:sup>
        </m:sSup>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limLow>
              <m:e>
                <m:r>
                  <m:t>v</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limLow>
              <m:e>
                <m:r>
                  <m:t>v</m:t>
                </m:r>
              </m:e>
              <m:lim>
                <m:r>
                  <m:rPr>
                    <m:sty m:val="p"/>
                  </m:rPr>
                  <m:t>∼</m:t>
                </m:r>
              </m:lim>
            </m:limLow>
          </m:e>
          <m:sub>
            <m:r>
              <m:t>1</m:t>
            </m:r>
          </m:sub>
        </m:sSub>
        <m:r>
          <m:rPr>
            <m:sty m:val="p"/>
          </m:rPr>
          <m:t>+</m:t>
        </m:r>
        <m:sSub>
          <m:e>
            <m:r>
              <m:t>c</m:t>
            </m:r>
          </m:e>
          <m:sub>
            <m:r>
              <m:t>2</m:t>
            </m:r>
          </m:sub>
        </m:sSub>
        <m:sSub>
          <m:e>
            <m:limLow>
              <m:e>
                <m:r>
                  <m:t>v</m:t>
                </m:r>
              </m:e>
              <m:lim>
                <m:r>
                  <m:rPr>
                    <m:sty m:val="p"/>
                  </m:rPr>
                  <m:t>∼</m:t>
                </m:r>
              </m:lim>
            </m:limLow>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limLow>
              <m:e>
                <m:r>
                  <m:t>v</m:t>
                </m:r>
              </m:e>
              <m:lim>
                <m:r>
                  <m:rPr>
                    <m:sty m:val="p"/>
                  </m:rPr>
                  <m:t>∼</m:t>
                </m:r>
              </m:lim>
            </m:limLow>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limLow>
          <m:e>
            <m:r>
              <m:t>0</m:t>
            </m:r>
          </m:e>
          <m:lim>
            <m:r>
              <m:rPr>
                <m:sty m:val="p"/>
              </m:rPr>
              <m:t>∼</m:t>
            </m:r>
          </m:lim>
        </m:limLow>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limLow>
          <m:e>
            <m:r>
              <m:t>0</m:t>
            </m:r>
          </m:e>
          <m:lim>
            <m:r>
              <m:rPr>
                <m:sty m:val="p"/>
              </m:rPr>
              <m:t>∼</m:t>
            </m:r>
          </m:lim>
        </m:limLow>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limLow>
          <m:e>
            <m:r>
              <m:t>0</m:t>
            </m:r>
          </m:e>
          <m:lim>
            <m:r>
              <m:rPr>
                <m:sty m:val="p"/>
              </m:rPr>
              <m:t>∼</m:t>
            </m:r>
          </m:lim>
        </m:limLow>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r>
          <m:rPr>
            <m:scr m:val="script"/>
            <m:sty m:val="p"/>
          </m:rPr>
          <m:t>S</m:t>
        </m:r>
      </m:oMath>
      <w:r>
        <w:t xml:space="preserve">,</w:t>
      </w:r>
      <w:r>
        <w:t xml:space="preserve"> </w:t>
      </w:r>
      <w:r>
        <w:t xml:space="preserve">then</w:t>
      </w:r>
      <w:r>
        <w:t xml:space="preserve"> </w:t>
      </w:r>
      <m:oMath>
        <m:limLow>
          <m:e>
            <m:r>
              <m:t>u</m:t>
            </m:r>
          </m:e>
          <m:lim>
            <m:r>
              <m:rPr>
                <m:sty m:val="p"/>
              </m:rPr>
              <m:t>∼</m:t>
            </m:r>
          </m:lim>
        </m:limLow>
        <m:r>
          <m:rPr>
            <m:sty m:val="p"/>
          </m:rPr>
          <m:t>+</m:t>
        </m:r>
        <m:limLow>
          <m:e>
            <m:r>
              <m:t>v</m:t>
            </m:r>
          </m:e>
          <m:lim>
            <m:r>
              <m:rPr>
                <m:sty m:val="p"/>
              </m:rPr>
              <m:t>∼</m:t>
            </m:r>
          </m:lim>
        </m:limLow>
        <m:r>
          <m:rPr>
            <m:sty m:val="p"/>
          </m:rPr>
          <m:t>∈</m:t>
        </m:r>
        <m:r>
          <m:rPr>
            <m:scr m:val="script"/>
            <m:sty m:val="p"/>
          </m:rPr>
          <m:t>S</m:t>
        </m:r>
      </m:oMath>
      <w:r>
        <w:t xml:space="preserve">;</w:t>
      </w:r>
    </w:p>
    <w:p>
      <w:pPr>
        <w:pStyle w:val="Compact"/>
        <w:numPr>
          <w:ilvl w:val="0"/>
          <w:numId w:val="1018"/>
        </w:numPr>
      </w:pPr>
      <w:r>
        <w:t xml:space="preserve">if</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limLow>
          <m:e>
            <m:r>
              <m:t>u</m:t>
            </m:r>
          </m:e>
          <m:lim>
            <m:r>
              <m:rPr>
                <m:sty m:val="p"/>
              </m:rPr>
              <m:t>∼</m:t>
            </m:r>
          </m:lim>
        </m:limLow>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limLow>
              <m:e>
                <m:r>
                  <m:t>0</m:t>
                </m:r>
              </m:e>
              <m:lim>
                <m:r>
                  <m:rPr>
                    <m:sty m:val="p"/>
                  </m:rPr>
                  <m:t>∼</m:t>
                </m:r>
              </m:lim>
            </m:limLow>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limLow>
          <m:e>
            <m:r>
              <m:t>0</m:t>
            </m:r>
          </m:e>
          <m:lim>
            <m:r>
              <m:rPr>
                <m:sty m:val="p"/>
              </m:rPr>
              <m:t>∼</m:t>
            </m:r>
          </m:lim>
        </m:limLow>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limLow>
          <m:e>
            <m:r>
              <m:t>u</m:t>
            </m:r>
          </m:e>
          <m:lim>
            <m:r>
              <m:rPr>
                <m:sty m:val="p"/>
              </m:rPr>
              <m:t>∼</m:t>
            </m:r>
          </m:lim>
        </m:limLow>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limLow>
          <m:e>
            <m:r>
              <m:t>u</m:t>
            </m:r>
          </m:e>
          <m:lim>
            <m:r>
              <m:rPr>
                <m:sty m:val="p"/>
              </m:rPr>
              <m:t>∼</m:t>
            </m:r>
          </m:lim>
        </m:limLow>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limLow>
          <m:e>
            <m:r>
              <m:t>u</m:t>
            </m:r>
          </m:e>
          <m:lim>
            <m:r>
              <m:rPr>
                <m:sty m:val="p"/>
              </m:rPr>
              <m:t>∼</m:t>
            </m:r>
          </m:lim>
        </m:limLow>
        <m:r>
          <m:rPr>
            <m:sty m:val="p"/>
          </m:rPr>
          <m:t>=</m:t>
        </m:r>
        <m:limLow>
          <m:e>
            <m:r>
              <m:t>0</m:t>
            </m:r>
          </m:e>
          <m:lim>
            <m:r>
              <m:rPr>
                <m:sty m:val="p"/>
              </m:rPr>
              <m:t>∼</m:t>
            </m:r>
          </m:lim>
        </m:limLow>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limLow>
          <m:e>
            <m:r>
              <m:t>0</m:t>
            </m:r>
          </m:e>
          <m:lim>
            <m:r>
              <m:rPr>
                <m:sty m:val="p"/>
              </m:rPr>
              <m:t>∼</m:t>
            </m:r>
          </m:lim>
        </m:limLow>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limLow>
          <m:e>
            <m:r>
              <m:t>0</m:t>
            </m:r>
          </m:e>
          <m:lim>
            <m:r>
              <m:rPr>
                <m:sty m:val="p"/>
              </m:rPr>
              <m:t>∼</m:t>
            </m:r>
          </m:lim>
        </m:limLow>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limLow>
          <m:e>
            <m:r>
              <m:t>0</m:t>
            </m:r>
          </m:e>
          <m:lim>
            <m:r>
              <m:rPr>
                <m:sty m:val="p"/>
              </m:rPr>
              <m:t>∼</m:t>
            </m:r>
          </m:lim>
        </m:limLow>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limLow>
              <m:e>
                <m:r>
                  <m:t>v</m:t>
                </m:r>
              </m:e>
              <m:lim>
                <m:r>
                  <m:rPr>
                    <m:sty m:val="p"/>
                  </m:rPr>
                  <m:t>∼</m:t>
                </m:r>
              </m:lim>
            </m:limLow>
          </m:e>
          <m:sub>
            <m:r>
              <m:t>1</m:t>
            </m:r>
          </m:sub>
        </m:sSub>
        <m:r>
          <m:rPr>
            <m:sty m:val="p"/>
          </m:rPr>
          <m:t>+</m:t>
        </m:r>
        <m:r>
          <m:rPr>
            <m:sty m:val="p"/>
          </m:rPr>
          <m:t>⋯</m:t>
        </m:r>
        <m:r>
          <m:rPr>
            <m:sty m:val="p"/>
          </m:rPr>
          <m:t>+</m:t>
        </m:r>
        <m:r>
          <m:t>0</m:t>
        </m:r>
        <m:r>
          <m:rPr>
            <m:sty m:val="p"/>
          </m:rPr>
          <m:t>⋅</m:t>
        </m:r>
        <m:sSub>
          <m:e>
            <m:limLow>
              <m:e>
                <m:r>
                  <m:t>v</m:t>
                </m:r>
              </m:e>
              <m:lim>
                <m:r>
                  <m:rPr>
                    <m:sty m:val="p"/>
                  </m:rPr>
                  <m:t>∼</m:t>
                </m:r>
              </m:lim>
            </m:limLow>
          </m:e>
          <m:sub>
            <m:r>
              <m:t>k</m:t>
            </m:r>
          </m:sub>
        </m:sSub>
        <m:r>
          <m:rPr>
            <m:sty m:val="p"/>
          </m:rPr>
          <m:t>=</m:t>
        </m:r>
        <m:limLow>
          <m:e>
            <m:r>
              <m:t>0</m:t>
            </m:r>
          </m:e>
          <m:lim>
            <m:r>
              <m:rPr>
                <m:sty m:val="p"/>
              </m:rPr>
              <m:t>∼</m:t>
            </m:r>
          </m:lim>
        </m:limLow>
      </m:oMath>
      <w:r>
        <w:t xml:space="preserve">.</w:t>
      </w:r>
    </w:p>
    <w:p>
      <w:pPr>
        <w:pStyle w:val="BodyText"/>
      </w:pPr>
      <w:r>
        <w:rPr>
          <w:b/>
          <w:bCs/>
        </w:rPr>
        <w:t xml:space="preserve">Addition.</w:t>
      </w:r>
      <w:r>
        <w:t xml:space="preserve"> </w:t>
      </w:r>
      <w:r>
        <w:t xml:space="preserve">Take two vectors in the span,</w:t>
      </w:r>
      <w:r>
        <w:t xml:space="preserve"> </w:t>
      </w:r>
      <m:oMath>
        <m:limLow>
          <m:e>
            <m:r>
              <m:t>u</m:t>
            </m:r>
          </m:e>
          <m:lim>
            <m:r>
              <m:rPr>
                <m:sty m:val="p"/>
              </m:rPr>
              <m:t>∼</m:t>
            </m:r>
          </m:lim>
        </m:limLow>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oMath>
      <w:r>
        <w:t xml:space="preserve"> </w:t>
      </w:r>
      <w:r>
        <w:t xml:space="preserve">and</w:t>
      </w:r>
      <w:r>
        <w:t xml:space="preserve"> </w:t>
      </w:r>
      <m:oMath>
        <m:limLow>
          <m:e>
            <m:r>
              <m:t>w</m:t>
            </m:r>
          </m:e>
          <m:lim>
            <m:r>
              <m:rPr>
                <m:sty m:val="p"/>
              </m:rPr>
              <m:t>∼</m:t>
            </m:r>
          </m:lim>
        </m:limLow>
        <m:r>
          <m:rPr>
            <m:sty m:val="p"/>
          </m:rPr>
          <m:t>=</m:t>
        </m:r>
        <m:sSub>
          <m:e>
            <m:r>
              <m:t>b</m:t>
            </m:r>
          </m:e>
          <m:sub>
            <m:r>
              <m:t>1</m:t>
            </m:r>
          </m:sub>
        </m:sSub>
        <m:sSub>
          <m:e>
            <m:limLow>
              <m:e>
                <m:r>
                  <m:t>v</m:t>
                </m:r>
              </m:e>
              <m:lim>
                <m:r>
                  <m:rPr>
                    <m:sty m:val="p"/>
                  </m:rPr>
                  <m:t>∼</m:t>
                </m:r>
              </m:lim>
            </m:limLow>
          </m:e>
          <m:sub>
            <m:r>
              <m:t>1</m:t>
            </m:r>
          </m:sub>
        </m:sSub>
        <m:r>
          <m:rPr>
            <m:sty m:val="p"/>
          </m:rPr>
          <m:t>+</m:t>
        </m:r>
        <m:r>
          <m:rPr>
            <m:sty m:val="p"/>
          </m:rPr>
          <m:t>⋯</m:t>
        </m:r>
        <m:r>
          <m:rPr>
            <m:sty m:val="p"/>
          </m:rPr>
          <m:t>+</m:t>
        </m:r>
        <m:sSub>
          <m:e>
            <m:r>
              <m:t>b</m:t>
            </m:r>
          </m:e>
          <m:sub>
            <m:r>
              <m:t>k</m:t>
            </m:r>
          </m:sub>
        </m:sSub>
        <m:sSub>
          <m:e>
            <m:limLow>
              <m:e>
                <m:r>
                  <m:t>v</m:t>
                </m:r>
              </m:e>
              <m:lim>
                <m:r>
                  <m:rPr>
                    <m:sty m:val="p"/>
                  </m:rPr>
                  <m:t>∼</m:t>
                </m:r>
              </m:lim>
            </m:limLow>
          </m:e>
          <m:sub>
            <m:r>
              <m:t>k</m:t>
            </m:r>
          </m:sub>
        </m:sSub>
      </m:oMath>
      <w:r>
        <w:t xml:space="preserve">.</w:t>
      </w:r>
      <w:r>
        <w:t xml:space="preserve"> </w:t>
      </w:r>
      <w:r>
        <w:t xml:space="preserve">Then</w:t>
      </w:r>
    </w:p>
    <w:p>
      <w:pPr>
        <w:pStyle w:val="BodyText"/>
      </w:pPr>
      <m:oMathPara>
        <m:oMathParaPr>
          <m:jc m:val="center"/>
        </m:oMathParaPr>
        <m:oMath>
          <m:eqArr>
            <m:e>
              <m:limLow>
                <m:e>
                  <m:r>
                    <m:t>u</m:t>
                  </m:r>
                </m:e>
                <m:lim>
                  <m:r>
                    <m:rPr>
                      <m:sty m:val="p"/>
                    </m:rPr>
                    <m:t>∼</m:t>
                  </m:r>
                </m:lim>
              </m:limLow>
              <m:r>
                <m:rPr>
                  <m:sty m:val="p"/>
                </m:rPr>
                <m:t>+</m:t>
              </m:r>
              <m:limLow>
                <m:e>
                  <m:r>
                    <m:t>w</m:t>
                  </m:r>
                </m:e>
                <m:lim>
                  <m:r>
                    <m:rPr>
                      <m:sty m:val="p"/>
                    </m:rPr>
                    <m:t>∼</m:t>
                  </m:r>
                </m:lim>
              </m:limLow>
              <m:r>
                <m:t>&amp;</m:t>
              </m:r>
              <m:r>
                <m:rPr>
                  <m:sty m:val="p"/>
                </m:rPr>
                <m:t>=</m:t>
              </m:r>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r>
                <m:rPr>
                  <m:sty m:val="p"/>
                </m:rPr>
                <m:t>)</m:t>
              </m:r>
              <m:r>
                <m:rPr>
                  <m:sty m:val="p"/>
                </m:rPr>
                <m:t>+</m:t>
              </m:r>
              <m:r>
                <m:rPr>
                  <m:sty m:val="p"/>
                </m:rPr>
                <m:t>(</m:t>
              </m:r>
              <m:sSub>
                <m:e>
                  <m:r>
                    <m:t>b</m:t>
                  </m:r>
                </m:e>
                <m:sub>
                  <m:r>
                    <m:t>1</m:t>
                  </m:r>
                </m:sub>
              </m:sSub>
              <m:sSub>
                <m:e>
                  <m:limLow>
                    <m:e>
                      <m:r>
                        <m:t>v</m:t>
                      </m:r>
                    </m:e>
                    <m:lim>
                      <m:r>
                        <m:rPr>
                          <m:sty m:val="p"/>
                        </m:rPr>
                        <m:t>∼</m:t>
                      </m:r>
                    </m:lim>
                  </m:limLow>
                </m:e>
                <m:sub>
                  <m:r>
                    <m:t>1</m:t>
                  </m:r>
                </m:sub>
              </m:sSub>
              <m:r>
                <m:rPr>
                  <m:sty m:val="p"/>
                </m:rPr>
                <m:t>+</m:t>
              </m:r>
              <m:r>
                <m:rPr>
                  <m:sty m:val="p"/>
                </m:rPr>
                <m:t>⋯</m:t>
              </m:r>
              <m:r>
                <m:rPr>
                  <m:sty m:val="p"/>
                </m:rPr>
                <m:t>+</m:t>
              </m:r>
              <m:sSub>
                <m:e>
                  <m:r>
                    <m:t>b</m:t>
                  </m:r>
                </m:e>
                <m:sub>
                  <m:r>
                    <m:t>k</m:t>
                  </m:r>
                </m:sub>
              </m:sSub>
              <m:sSub>
                <m:e>
                  <m:limLow>
                    <m:e>
                      <m:r>
                        <m:t>v</m:t>
                      </m:r>
                    </m:e>
                    <m:lim>
                      <m:r>
                        <m:rPr>
                          <m:sty m:val="p"/>
                        </m:rPr>
                        <m:t>∼</m:t>
                      </m:r>
                    </m:lim>
                  </m:limLow>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limLow>
                    <m:e>
                      <m:r>
                        <m:t>v</m:t>
                      </m:r>
                    </m:e>
                    <m:lim>
                      <m:r>
                        <m:rPr>
                          <m:sty m:val="p"/>
                        </m:rPr>
                        <m:t>∼</m:t>
                      </m:r>
                    </m:lim>
                  </m:limLow>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limLow>
                    <m:e>
                      <m:r>
                        <m:t>v</m:t>
                      </m:r>
                    </m:e>
                    <m:lim>
                      <m:r>
                        <m:rPr>
                          <m:sty m:val="p"/>
                        </m:rPr>
                        <m:t>∼</m:t>
                      </m:r>
                    </m:lim>
                  </m:limLow>
                </m:e>
                <m:sub>
                  <m:r>
                    <m:t>k</m:t>
                  </m:r>
                </m:sub>
              </m:sSub>
              <m:r>
                <m:t>&amp;</m:t>
              </m:r>
              <m:r>
                <m:t>&amp;</m:t>
              </m:r>
              <m:r>
                <m:rPr>
                  <m:nor/>
                  <m:sty m:val="p"/>
                </m:rPr>
                <m:t>(regroup, and distribute each </m:t>
              </m:r>
              <m:sSub>
                <m:e>
                  <m:limLow>
                    <m:e>
                      <m:r>
                        <m:t>v</m:t>
                      </m:r>
                    </m:e>
                    <m:lim>
                      <m:r>
                        <m:rPr>
                          <m:sty m:val="p"/>
                        </m:rPr>
                        <m:t>∼</m:t>
                      </m:r>
                    </m:lim>
                  </m:limLow>
                </m:e>
                <m:sub>
                  <m:r>
                    <m:t>i</m:t>
                  </m:r>
                </m:sub>
              </m:sSub>
              <m:r>
                <m:rPr>
                  <m:nor/>
                  <m:sty m:val="p"/>
                </m:rPr>
                <m:t>)</m:t>
              </m:r>
            </m:e>
          </m:eqArr>
        </m:oMath>
      </m:oMathPara>
    </w:p>
    <w:p>
      <w:pPr>
        <w:pStyle w:val="FirstParagraph"/>
      </w:pPr>
      <w:r>
        <w:t xml:space="preserve">which is a linear combination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limLow>
                <m:e>
                  <m:r>
                    <m:t>u</m:t>
                  </m:r>
                </m:e>
                <m:lim>
                  <m:r>
                    <m:rPr>
                      <m:sty m:val="p"/>
                    </m:rPr>
                    <m:t>∼</m:t>
                  </m:r>
                </m:lim>
              </m:limLow>
              <m:r>
                <m:t>&amp;</m:t>
              </m:r>
              <m:r>
                <m:rPr>
                  <m:sty m:val="p"/>
                </m:rPr>
                <m:t>=</m:t>
              </m:r>
              <m:r>
                <m:t>c</m:t>
              </m:r>
              <m:r>
                <m:t> </m:t>
              </m:r>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limLow>
                    <m:e>
                      <m:r>
                        <m:t>v</m:t>
                      </m:r>
                    </m:e>
                    <m:lim>
                      <m:r>
                        <m:rPr>
                          <m:sty m:val="p"/>
                        </m:rPr>
                        <m:t>∼</m:t>
                      </m:r>
                    </m:lim>
                  </m:limLow>
                </m:e>
                <m:sub>
                  <m:r>
                    <m:t>1</m:t>
                  </m:r>
                </m:sub>
              </m:sSub>
              <m:r>
                <m:rPr>
                  <m:sty m:val="p"/>
                </m:rPr>
                <m:t>+</m:t>
              </m:r>
              <m:r>
                <m:rPr>
                  <m:sty m:val="p"/>
                </m:rPr>
                <m:t>⋯</m:t>
              </m:r>
              <m:r>
                <m:rPr>
                  <m:sty m:val="p"/>
                </m:rPr>
                <m:t>+</m:t>
              </m:r>
              <m:r>
                <m:rPr>
                  <m:sty m:val="p"/>
                </m:rPr>
                <m:t>(</m:t>
              </m:r>
              <m:r>
                <m:t>c</m:t>
              </m:r>
              <m:sSub>
                <m:e>
                  <m:r>
                    <m:t>a</m:t>
                  </m:r>
                </m:e>
                <m:sub>
                  <m:r>
                    <m:t>k</m:t>
                  </m:r>
                </m:sub>
              </m:sSub>
              <m:r>
                <m:rPr>
                  <m:sty m:val="p"/>
                </m:rPr>
                <m:t>)</m:t>
              </m:r>
              <m:r>
                <m:t> </m:t>
              </m:r>
              <m:sSub>
                <m:e>
                  <m:limLow>
                    <m:e>
                      <m:r>
                        <m:t>v</m:t>
                      </m:r>
                    </m:e>
                    <m:lim>
                      <m:r>
                        <m:rPr>
                          <m:sty m:val="p"/>
                        </m:rPr>
                        <m:t>∼</m:t>
                      </m:r>
                    </m:lim>
                  </m:limLow>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and</w:t>
      </w:r>
      <w:r>
        <w:t xml:space="preserve"> </w:t>
      </w:r>
      <m:oMath>
        <m:limLow>
          <m:e>
            <m:r>
              <m:t>x</m:t>
            </m:r>
          </m:e>
          <m:lim>
            <m:r>
              <m:rPr>
                <m:sty m:val="p"/>
              </m:rPr>
              <m:t>∼</m:t>
            </m:r>
          </m:lim>
        </m:limLow>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limLow>
              <m:e>
                <m:r>
                  <m:t>a</m:t>
                </m:r>
              </m:e>
              <m:lim>
                <m:r>
                  <m:rPr>
                    <m:sty m:val="p"/>
                  </m:rPr>
                  <m:t>∼</m:t>
                </m:r>
              </m:lim>
            </m:limLow>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limLow>
                <m:e>
                  <m:r>
                    <m:t>x</m:t>
                  </m:r>
                </m:e>
                <m:lim>
                  <m:r>
                    <m:rPr>
                      <m:sty m:val="p"/>
                    </m:rPr>
                    <m:t>∼</m:t>
                  </m:r>
                </m:lim>
              </m:limLow>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limLow>
                    <m:e>
                      <m:r>
                        <m:t>a</m:t>
                      </m:r>
                    </m:e>
                    <m:lim>
                      <m:r>
                        <m:rPr>
                          <m:sty m:val="p"/>
                        </m:rPr>
                        <m:t>∼</m:t>
                      </m:r>
                    </m:lim>
                  </m:limLow>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limLow>
                <m:e>
                  <m:r>
                    <m:t>z</m:t>
                  </m:r>
                </m:e>
                <m:lim>
                  <m:r>
                    <m:rPr>
                      <m:sty m:val="p"/>
                    </m:rPr>
                    <m:t>∼</m:t>
                  </m:r>
                </m:lim>
              </m:limLow>
            </m:e>
            <m:sub>
              <m:r>
                <m:t>1</m:t>
              </m:r>
            </m:sub>
          </m:sSub>
          <m:r>
            <m:rPr>
              <m:sty m:val="p"/>
            </m:rPr>
            <m:t>+</m:t>
          </m:r>
          <m:r>
            <m:rPr>
              <m:sty m:val="p"/>
            </m:rPr>
            <m:t>⋯</m:t>
          </m:r>
          <m:r>
            <m:rPr>
              <m:sty m:val="p"/>
            </m:rPr>
            <m:t>+</m:t>
          </m:r>
          <m:sSub>
            <m:e>
              <m:r>
                <m:t>c</m:t>
              </m:r>
            </m:e>
            <m:sub>
              <m:r>
                <m:t>k</m:t>
              </m:r>
            </m:sub>
          </m:sSub>
          <m:sSub>
            <m:e>
              <m:limLow>
                <m:e>
                  <m:r>
                    <m:t>z</m:t>
                  </m:r>
                </m:e>
                <m:lim>
                  <m:r>
                    <m:rPr>
                      <m:sty m:val="p"/>
                    </m:rPr>
                    <m:t>∼</m:t>
                  </m:r>
                </m:lim>
              </m:limLow>
            </m:e>
            <m:sub>
              <m:r>
                <m:t>k</m:t>
              </m:r>
            </m:sub>
          </m:sSub>
          <m:r>
            <m:rPr>
              <m:sty m:val="p"/>
            </m:rPr>
            <m:t>)</m:t>
          </m:r>
          <m:r>
            <m:rPr>
              <m:sty m:val="p"/>
            </m:rPr>
            <m:t>=</m:t>
          </m:r>
          <m:sSub>
            <m:e>
              <m:r>
                <m:t>c</m:t>
              </m:r>
            </m:e>
            <m:sub>
              <m:r>
                <m:t>1</m:t>
              </m:r>
            </m:sub>
          </m:sSub>
          <m:r>
            <m:t> </m:t>
          </m:r>
          <m:r>
            <m:rPr>
              <m:sty m:val="bi"/>
            </m:rPr>
            <m:t>A</m:t>
          </m:r>
          <m:sSub>
            <m:e>
              <m:limLow>
                <m:e>
                  <m:r>
                    <m:t>z</m:t>
                  </m:r>
                </m:e>
                <m:lim>
                  <m:r>
                    <m:rPr>
                      <m:sty m:val="p"/>
                    </m:rPr>
                    <m:t>∼</m:t>
                  </m:r>
                </m:lim>
              </m:limLow>
            </m:e>
            <m:sub>
              <m:r>
                <m:t>1</m:t>
              </m:r>
            </m:sub>
          </m:sSub>
          <m:r>
            <m:rPr>
              <m:sty m:val="p"/>
            </m:rPr>
            <m:t>+</m:t>
          </m:r>
          <m:r>
            <m:rPr>
              <m:sty m:val="p"/>
            </m:rPr>
            <m:t>⋯</m:t>
          </m:r>
          <m:r>
            <m:rPr>
              <m:sty m:val="p"/>
            </m:rPr>
            <m:t>+</m:t>
          </m:r>
          <m:sSub>
            <m:e>
              <m:r>
                <m:t>c</m:t>
              </m:r>
            </m:e>
            <m:sub>
              <m:r>
                <m:t>k</m:t>
              </m:r>
            </m:sub>
          </m:sSub>
          <m:r>
            <m:t> </m:t>
          </m:r>
          <m:r>
            <m:rPr>
              <m:sty m:val="bi"/>
            </m:rPr>
            <m:t>A</m:t>
          </m:r>
          <m:sSub>
            <m:e>
              <m:limLow>
                <m:e>
                  <m:r>
                    <m:t>z</m:t>
                  </m:r>
                </m:e>
                <m:lim>
                  <m:r>
                    <m:rPr>
                      <m:sty m:val="p"/>
                    </m:rPr>
                    <m:t>∼</m:t>
                  </m:r>
                </m:lim>
              </m:limLow>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limLow>
          <m:e>
            <m:r>
              <m:t>x</m:t>
            </m:r>
          </m:e>
          <m:lim>
            <m:r>
              <m:rPr>
                <m:sty m:val="p"/>
              </m:rPr>
              <m:t>∼</m:t>
            </m:r>
          </m:lim>
        </m:limLow>
        <m:r>
          <m:rPr>
            <m:sty m:val="p"/>
          </m:rPr>
          <m:t>↦</m:t>
        </m:r>
        <m:r>
          <m:rPr>
            <m:sty m:val="bi"/>
          </m:rPr>
          <m:t>A</m:t>
        </m:r>
        <m:limLow>
          <m:e>
            <m:r>
              <m:t>x</m:t>
            </m:r>
          </m:e>
          <m:lim>
            <m:r>
              <m:rPr>
                <m:sty m:val="p"/>
              </m:rPr>
              <m:t>∼</m:t>
            </m:r>
          </m:lim>
        </m:limLow>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and</w:t>
      </w:r>
      <w:r>
        <w:t xml:space="preserve"> </w:t>
      </w:r>
      <m:oMath>
        <m:sSub>
          <m:e>
            <m:limLow>
              <m:e>
                <m:r>
                  <m:t>v</m:t>
                </m:r>
              </m:e>
              <m:lim>
                <m:r>
                  <m:rPr>
                    <m:sty m:val="p"/>
                  </m:rPr>
                  <m:t>∼</m:t>
                </m:r>
              </m:lim>
            </m:limLow>
          </m:e>
          <m:sub>
            <m:r>
              <m:t>i</m:t>
            </m:r>
          </m:sub>
        </m:sSub>
        <m:r>
          <m:rPr>
            <m:sty m:val="p"/>
          </m:rPr>
          <m:t>=</m:t>
        </m:r>
        <m:sSub>
          <m:e>
            <m:limLow>
              <m:e>
                <m:r>
                  <m:t>z</m:t>
                </m:r>
              </m:e>
              <m:lim>
                <m:r>
                  <m:rPr>
                    <m:sty m:val="p"/>
                  </m:rPr>
                  <m:t>∼</m:t>
                </m:r>
              </m:lim>
            </m:limLow>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limLow>
              <m:e>
                <m:r>
                  <m:t>z</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z</m:t>
                </m:r>
              </m:e>
              <m:lim>
                <m:r>
                  <m:rPr>
                    <m:sty m:val="p"/>
                  </m:rPr>
                  <m:t>∼</m:t>
                </m:r>
              </m:lim>
            </m:limLow>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limLow>
              <m:e>
                <m:r>
                  <m:t>z</m:t>
                </m:r>
              </m:e>
              <m:lim>
                <m:r>
                  <m:rPr>
                    <m:sty m:val="p"/>
                  </m:rPr>
                  <m:t>∼</m:t>
                </m:r>
              </m:lim>
            </m:limLow>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limLow>
              <m:e>
                <m:r>
                  <m:t>z</m:t>
                </m:r>
              </m:e>
              <m:lim>
                <m:r>
                  <m:rPr>
                    <m:sty m:val="p"/>
                  </m:rPr>
                  <m:t>∼</m:t>
                </m:r>
              </m:lim>
            </m:limLow>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limLow>
              <m:e>
                <m:r>
                  <m:t>z</m:t>
                </m:r>
              </m:e>
              <m:lim>
                <m:r>
                  <m:rPr>
                    <m:sty m:val="p"/>
                  </m:rPr>
                  <m:t>∼</m:t>
                </m:r>
              </m:lim>
            </m:limLow>
          </m:e>
          <m:sub>
            <m:r>
              <m:t>1</m:t>
            </m:r>
          </m:sub>
        </m:sSub>
        <m:r>
          <m:rPr>
            <m:sty m:val="p"/>
          </m:rPr>
          <m:t>−</m:t>
        </m:r>
        <m:sSub>
          <m:e>
            <m:limLow>
              <m:e>
                <m:r>
                  <m:t>z</m:t>
                </m:r>
              </m:e>
              <m:lim>
                <m:r>
                  <m:rPr>
                    <m:sty m:val="p"/>
                  </m:rPr>
                  <m:t>∼</m:t>
                </m:r>
              </m:lim>
            </m:limLow>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limLow>
              <m:e>
                <m:r>
                  <m:t>z</m:t>
                </m:r>
              </m:e>
              <m:lim>
                <m:r>
                  <m:rPr>
                    <m:sty m:val="p"/>
                  </m:rPr>
                  <m:t>∼</m:t>
                </m:r>
              </m:lim>
            </m:limLow>
          </m:e>
          <m:sub>
            <m:r>
              <m:t>1</m:t>
            </m:r>
          </m:sub>
        </m:sSub>
        <m:r>
          <m:rPr>
            <m:sty m:val="p"/>
          </m:rPr>
          <m:t>−</m:t>
        </m:r>
        <m:r>
          <m:rPr>
            <m:sty m:val="bi"/>
          </m:rPr>
          <m:t>A</m:t>
        </m:r>
        <m:sSub>
          <m:e>
            <m:limLow>
              <m:e>
                <m:r>
                  <m:t>z</m:t>
                </m:r>
              </m:e>
              <m:lim>
                <m:r>
                  <m:rPr>
                    <m:sty m:val="p"/>
                  </m:rPr>
                  <m:t>∼</m:t>
                </m:r>
              </m:lim>
            </m:limLow>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sSub>
          <m:e>
            <m:limLow>
              <m:e>
                <m:r>
                  <m:t>0</m:t>
                </m:r>
              </m:e>
              <m:lim>
                <m:r>
                  <m:rPr>
                    <m:sty m:val="p"/>
                  </m:rPr>
                  <m:t>∼</m:t>
                </m:r>
              </m:lim>
            </m:limLow>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limLow>
              <m:e>
                <m:r>
                  <m:t>v</m:t>
                </m:r>
              </m:e>
              <m:lim>
                <m:r>
                  <m:rPr>
                    <m:sty m:val="p"/>
                  </m:rPr>
                  <m:t>∼</m:t>
                </m:r>
              </m:lim>
            </m:limLow>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limLow>
              <m:e>
                <m:r>
                  <m:t>v</m:t>
                </m:r>
              </m:e>
              <m:lim>
                <m:r>
                  <m:rPr>
                    <m:sty m:val="p"/>
                  </m:rPr>
                  <m:t>∼</m:t>
                </m:r>
              </m:lim>
            </m:limLow>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limLow>
              <m:e>
                <m:r>
                  <m:t>0</m:t>
                </m:r>
              </m:e>
              <m:lim>
                <m:r>
                  <m:rPr>
                    <m:sty m:val="p"/>
                  </m:rPr>
                  <m:t>∼</m:t>
                </m:r>
              </m:lim>
            </m:limLow>
          </m:e>
          <m:sub>
            <m:r>
              <m:t>p</m:t>
            </m:r>
            <m:r>
              <m:rPr>
                <m:sty m:val="p"/>
              </m:rPr>
              <m:t>−</m:t>
            </m:r>
            <m:r>
              <m:t>1</m:t>
            </m:r>
          </m:sub>
        </m:sSub>
      </m:oMath>
      <w:r>
        <w:t xml:space="preserve">.</w:t>
      </w:r>
      <w:r>
        <w:t xml:space="preserve"> </w:t>
      </w:r>
      <w:r>
        <w:t xml:space="preserve">The same coefficients combine the original vectors to</w:t>
      </w:r>
      <w:r>
        <w:t xml:space="preserve"> </w:t>
      </w:r>
      <m:oMath>
        <m:sSub>
          <m:e>
            <m:limLow>
              <m:e>
                <m:r>
                  <m:t>0</m:t>
                </m:r>
              </m:e>
              <m:lim>
                <m:r>
                  <m:rPr>
                    <m:sty m:val="p"/>
                  </m:rPr>
                  <m:t>∼</m:t>
                </m:r>
              </m:lim>
            </m:limLow>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limLow>
                <m:e>
                  <m:r>
                    <m:t>w</m:t>
                  </m:r>
                </m:e>
                <m:lim>
                  <m:r>
                    <m:rPr>
                      <m:sty m:val="p"/>
                    </m:rPr>
                    <m:t>∼</m:t>
                  </m:r>
                </m:lim>
              </m:limLow>
            </m:e>
            <m:sub>
              <m:r>
                <m:t>i</m:t>
              </m:r>
            </m:sub>
          </m:sSub>
          <m:limUpp>
            <m:e>
              <m:r>
                <m:rPr>
                  <m:sty m:val="p"/>
                </m:rPr>
                <m:t>=</m:t>
              </m:r>
            </m:e>
            <m:lim>
              <m:r>
                <m:rPr>
                  <m:nor/>
                  <m:sty m:val="p"/>
                </m:rPr>
                <m:t>def</m:t>
              </m:r>
            </m:lim>
          </m:limUpp>
          <m:sSub>
            <m:e>
              <m:limLow>
                <m:e>
                  <m:r>
                    <m:t>v</m:t>
                  </m:r>
                </m:e>
                <m:lim>
                  <m:r>
                    <m:rPr>
                      <m:sty m:val="p"/>
                    </m:rPr>
                    <m:t>∼</m:t>
                  </m:r>
                </m:lim>
              </m:limLow>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limLow>
                <m:e>
                  <m:r>
                    <m:t>v</m:t>
                  </m:r>
                </m:e>
                <m:lim>
                  <m:r>
                    <m:rPr>
                      <m:sty m:val="p"/>
                    </m:rPr>
                    <m:t>∼</m:t>
                  </m:r>
                </m:lim>
              </m:limLow>
            </m:e>
            <m:sub>
              <m:r>
                <m:t>k</m:t>
              </m:r>
            </m:sub>
          </m:sSub>
          <m:r>
            <m:rPr>
              <m:sty m:val="p"/>
            </m:rPr>
            <m:t>.</m:t>
          </m:r>
        </m:oMath>
      </m:oMathPara>
    </w:p>
    <w:p>
      <w:pPr>
        <w:pStyle w:val="FirstParagraph"/>
      </w:pPr>
      <w:r>
        <w:t xml:space="preserve">The last entry of</w:t>
      </w:r>
      <w:r>
        <w:t xml:space="preserve"> </w:t>
      </w:r>
      <m:oMath>
        <m:sSub>
          <m:e>
            <m:limLow>
              <m:e>
                <m:r>
                  <m:t>w</m:t>
                </m:r>
              </m:e>
              <m:lim>
                <m:r>
                  <m:rPr>
                    <m:sty m:val="p"/>
                  </m:rPr>
                  <m:t>∼</m:t>
                </m:r>
              </m:lim>
            </m:limLow>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limLow>
              <m:e>
                <m:r>
                  <m:t>0</m:t>
                </m:r>
              </m:e>
              <m:lim>
                <m:r>
                  <m:rPr>
                    <m:sty m:val="p"/>
                  </m:rPr>
                  <m:t>∼</m:t>
                </m:r>
              </m:lim>
            </m:limLow>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limLow>
              <m:e>
                <m:r>
                  <m:t>w</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w</m:t>
                </m:r>
              </m:e>
              <m:lim>
                <m:r>
                  <m:rPr>
                    <m:sty m:val="p"/>
                  </m:rPr>
                  <m:t>∼</m:t>
                </m:r>
              </m:lim>
            </m:limLow>
          </m:e>
          <m:sub>
            <m:r>
              <m:t>k</m:t>
            </m:r>
            <m:r>
              <m:rPr>
                <m:sty m:val="p"/>
              </m:rPr>
              <m:t>−</m:t>
            </m:r>
            <m:r>
              <m:t>1</m:t>
            </m:r>
          </m:sub>
        </m:sSub>
        <m:r>
          <m:rPr>
            <m:sty m:val="p"/>
          </m:rPr>
          <m:t>=</m:t>
        </m:r>
        <m:sSub>
          <m:e>
            <m:limLow>
              <m:e>
                <m:r>
                  <m:t>0</m:t>
                </m:r>
              </m:e>
              <m:lim>
                <m:r>
                  <m:rPr>
                    <m:sty m:val="p"/>
                  </m:rPr>
                  <m:t>∼</m:t>
                </m:r>
              </m:lim>
            </m:limLow>
          </m:e>
          <m:sub>
            <m:r>
              <m:t>p</m:t>
            </m:r>
          </m:sub>
        </m:sSub>
      </m:oMath>
      <w:r>
        <w:t xml:space="preserve">.</w:t>
      </w:r>
      <w:r>
        <w:t xml:space="preserve"> </w:t>
      </w:r>
      <w:r>
        <w:t xml:space="preserve">Then</w:t>
      </w:r>
    </w:p>
    <w:p>
      <w:pPr>
        <w:pStyle w:val="BodyText"/>
      </w:pPr>
      <m:oMathPara>
        <m:oMathParaPr>
          <m:jc m:val="center"/>
        </m:oMathParaPr>
        <m:oMath>
          <m:eqArr>
            <m:e>
              <m:sSub>
                <m:e>
                  <m:limLow>
                    <m:e>
                      <m:r>
                        <m:t>0</m:t>
                      </m:r>
                    </m:e>
                    <m:lim>
                      <m:r>
                        <m:rPr>
                          <m:sty m:val="p"/>
                        </m:rPr>
                        <m:t>∼</m:t>
                      </m:r>
                    </m:lim>
                  </m:limLow>
                </m:e>
                <m:sub>
                  <m:r>
                    <m:t>p</m:t>
                  </m:r>
                </m:sub>
              </m:sSub>
              <m:r>
                <m:t>&amp;</m:t>
              </m:r>
              <m:r>
                <m:rPr>
                  <m:sty m:val="p"/>
                </m:rPr>
                <m:t>=</m:t>
              </m:r>
              <m:sSub>
                <m:e>
                  <m:r>
                    <m:t>c</m:t>
                  </m:r>
                </m:e>
                <m:sub>
                  <m:r>
                    <m:t>1</m:t>
                  </m:r>
                </m:sub>
              </m:sSub>
              <m:sSub>
                <m:e>
                  <m:limLow>
                    <m:e>
                      <m:r>
                        <m:t>w</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w</m:t>
                      </m:r>
                    </m:e>
                    <m:lim>
                      <m:r>
                        <m:rPr>
                          <m:sty m:val="p"/>
                        </m:rPr>
                        <m:t>∼</m:t>
                      </m:r>
                    </m:lim>
                  </m:limLow>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limLow>
                        <m:e>
                          <m:r>
                            <m:t>v</m:t>
                          </m:r>
                        </m:e>
                        <m:lim>
                          <m:r>
                            <m:rPr>
                              <m:sty m:val="p"/>
                            </m:rPr>
                            <m:t>∼</m:t>
                          </m:r>
                        </m:lim>
                      </m:limLow>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limLow>
                        <m:e>
                          <m:r>
                            <m:t>v</m:t>
                          </m:r>
                        </m:e>
                        <m:lim>
                          <m:r>
                            <m:rPr>
                              <m:sty m:val="p"/>
                            </m:rPr>
                            <m:t>∼</m:t>
                          </m:r>
                        </m:lim>
                      </m:limLow>
                    </m:e>
                    <m:sub>
                      <m:r>
                        <m:t>k</m:t>
                      </m:r>
                    </m:sub>
                  </m:sSub>
                </m:e>
              </m:d>
              <m:r>
                <m:t>​</m:t>
              </m:r>
              <m:r>
                <m:t>&amp;</m:t>
              </m:r>
              <m:r>
                <m:t>&amp;</m:t>
              </m:r>
              <m:r>
                <m:rPr>
                  <m:nor/>
                  <m:sty m:val="p"/>
                </m:rPr>
                <m:t>(definition of </m:t>
              </m:r>
              <m:sSub>
                <m:e>
                  <m:limLow>
                    <m:e>
                      <m:r>
                        <m:t>w</m:t>
                      </m:r>
                    </m:e>
                    <m:lim>
                      <m:r>
                        <m:rPr>
                          <m:sty m:val="p"/>
                        </m:rPr>
                        <m:t>∼</m:t>
                      </m:r>
                    </m:lim>
                  </m:limLow>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limLow>
                    <m:e>
                      <m:r>
                        <m:t>v</m:t>
                      </m:r>
                    </m:e>
                    <m:lim>
                      <m:r>
                        <m:rPr>
                          <m:sty m:val="p"/>
                        </m:rPr>
                        <m:t>∼</m:t>
                      </m:r>
                    </m:lim>
                  </m:limLow>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limLow>
                    <m:e>
                      <m:r>
                        <m:t>v</m:t>
                      </m:r>
                    </m:e>
                    <m:lim>
                      <m:r>
                        <m:rPr>
                          <m:sty m:val="p"/>
                        </m:rPr>
                        <m:t>∼</m:t>
                      </m:r>
                    </m:lim>
                  </m:limLow>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limLow>
                    <m:e>
                      <m:r>
                        <m:t>v</m:t>
                      </m:r>
                    </m:e>
                    <m:lim>
                      <m:r>
                        <m:rPr>
                          <m:sty m:val="p"/>
                        </m:rPr>
                        <m:t>∼</m:t>
                      </m:r>
                    </m:lim>
                  </m:limLow>
                </m:e>
                <m:sub>
                  <m:r>
                    <m:t>k</m:t>
                  </m:r>
                </m:sub>
              </m:sSub>
              <m:r>
                <m:rPr>
                  <m:sty m:val="p"/>
                </m:rPr>
                <m:t>,</m:t>
              </m:r>
              <m:r>
                <m:t>&amp;</m:t>
              </m:r>
              <m:r>
                <m:t>&amp;</m:t>
              </m:r>
              <m:r>
                <m:rPr>
                  <m:nor/>
                  <m:sty m:val="p"/>
                </m:rPr>
                <m:t>(factor </m:t>
              </m:r>
              <m:sSub>
                <m:e>
                  <m:limLow>
                    <m:e>
                      <m:r>
                        <m:t>v</m:t>
                      </m:r>
                    </m:e>
                    <m:lim>
                      <m:r>
                        <m:rPr>
                          <m:sty m:val="p"/>
                        </m:rPr>
                        <m:t>∼</m:t>
                      </m:r>
                    </m:lim>
                  </m:limLow>
                </m:e>
                <m:sub>
                  <m:r>
                    <m:t>k</m:t>
                  </m:r>
                </m:sub>
              </m:sSub>
              <m:r>
                <m:rPr>
                  <m:nor/>
                  <m:sty m:val="p"/>
                </m:rPr>
                <m:t> out of the second sum)</m:t>
              </m:r>
            </m:e>
          </m:eqArr>
        </m:oMath>
      </m:oMathPara>
    </w:p>
    <w:p>
      <w:pPr>
        <w:pStyle w:val="FirstParagraph"/>
      </w:pPr>
      <w:r>
        <w:t xml:space="preserve">a combination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equal to</w:t>
      </w:r>
      <w:r>
        <w:t xml:space="preserve"> </w:t>
      </w:r>
      <m:oMath>
        <m:sSub>
          <m:e>
            <m:limLow>
              <m:e>
                <m:r>
                  <m:t>0</m:t>
                </m:r>
              </m:e>
              <m:lim>
                <m:r>
                  <m:rPr>
                    <m:sty m:val="p"/>
                  </m:rPr>
                  <m:t>∼</m:t>
                </m:r>
              </m:lim>
            </m:limLow>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limLow>
          <m:e>
            <m:r>
              <m:t>0</m:t>
            </m:r>
          </m:e>
          <m:lim>
            <m:r>
              <m:rPr>
                <m:sty m:val="p"/>
              </m:rPr>
              <m:t>∼</m:t>
            </m:r>
          </m:lim>
        </m:limLow>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limLow>
          <m:e>
            <m:r>
              <m:t>0</m:t>
            </m:r>
          </m:e>
          <m:lim>
            <m:r>
              <m:rPr>
                <m:sty m:val="p"/>
              </m:rPr>
              <m:t>∼</m:t>
            </m:r>
          </m:lim>
        </m:limLow>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limLow>
          <m:e>
            <m:r>
              <m:t>x</m:t>
            </m:r>
          </m:e>
          <m:lim>
            <m:r>
              <m:rPr>
                <m:sty m:val="p"/>
              </m:rPr>
              <m:t>∼</m:t>
            </m:r>
          </m:lim>
        </m:limLow>
        <m:r>
          <m:rPr>
            <m:sty m:val="p"/>
          </m:rPr>
          <m:t>∈</m:t>
        </m:r>
        <m:r>
          <m:rPr>
            <m:scr m:val="script"/>
            <m:sty m:val="p"/>
          </m:rPr>
          <m:t>S</m:t>
        </m:r>
      </m:oMath>
      <w:r>
        <w:t xml:space="preserve"> </w:t>
      </w:r>
      <w:r>
        <w:t xml:space="preserve">is a linear combination</w:t>
      </w:r>
      <w:r>
        <w:t xml:space="preserve"> </w:t>
      </w:r>
      <m:oMath>
        <m:limLow>
          <m:e>
            <m:r>
              <m:t>x</m:t>
            </m:r>
          </m:e>
          <m:lim>
            <m:r>
              <m:rPr>
                <m:sty m:val="p"/>
              </m:rPr>
              <m:t>∼</m:t>
            </m:r>
          </m:lim>
        </m:limLow>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r>
                <m:t>&amp;</m:t>
              </m:r>
              <m:r>
                <m:rPr>
                  <m:sty m:val="p"/>
                </m:rPr>
                <m:t>=</m:t>
              </m:r>
              <m:limLow>
                <m:e>
                  <m:r>
                    <m:t>x</m:t>
                  </m:r>
                </m:e>
                <m:lim>
                  <m:r>
                    <m:rPr>
                      <m:sty m:val="p"/>
                    </m:rPr>
                    <m:t>∼</m:t>
                  </m:r>
                </m:lim>
              </m:limLow>
            </m:e>
            <m:e>
              <m:r>
                <m:t>&amp;</m:t>
              </m:r>
              <m:r>
                <m:rPr>
                  <m:sty m:val="p"/>
                </m:rPr>
                <m:t>=</m:t>
              </m:r>
              <m:sSub>
                <m:e>
                  <m:r>
                    <m:t>d</m:t>
                  </m:r>
                </m:e>
                <m:sub>
                  <m:r>
                    <m:t>1</m:t>
                  </m:r>
                </m:sub>
              </m:sSub>
              <m:sSub>
                <m:e>
                  <m:limLow>
                    <m:e>
                      <m:r>
                        <m:t>a</m:t>
                      </m:r>
                    </m:e>
                    <m:lim>
                      <m:r>
                        <m:rPr>
                          <m:sty m:val="p"/>
                        </m:rPr>
                        <m:t>∼</m:t>
                      </m:r>
                    </m:lim>
                  </m:limLow>
                </m:e>
                <m:sub>
                  <m:r>
                    <m:t>1</m:t>
                  </m:r>
                </m:sub>
              </m:sSub>
              <m:r>
                <m:rPr>
                  <m:sty m:val="p"/>
                </m:rPr>
                <m:t>+</m:t>
              </m:r>
              <m:r>
                <m:rPr>
                  <m:sty m:val="p"/>
                </m:rPr>
                <m:t>⋯</m:t>
              </m:r>
              <m:r>
                <m:rPr>
                  <m:sty m:val="p"/>
                </m:rPr>
                <m:t>+</m:t>
              </m:r>
              <m:sSub>
                <m:e>
                  <m:r>
                    <m:t>d</m:t>
                  </m:r>
                </m:e>
                <m:sub>
                  <m:r>
                    <m:t>k</m:t>
                  </m:r>
                </m:sub>
              </m:sSub>
              <m:sSub>
                <m:e>
                  <m:limLow>
                    <m:e>
                      <m:r>
                        <m:t>a</m:t>
                      </m:r>
                    </m:e>
                    <m:lim>
                      <m:r>
                        <m:rPr>
                          <m:sty m:val="p"/>
                        </m:rPr>
                        <m:t>∼</m:t>
                      </m:r>
                    </m:lim>
                  </m:limLow>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limLow>
                <m:e>
                  <m:r>
                    <m:t>0</m:t>
                  </m:r>
                </m:e>
                <m:lim>
                  <m:r>
                    <m:rPr>
                      <m:sty m:val="p"/>
                    </m:rPr>
                    <m:t>∼</m:t>
                  </m:r>
                </m:lim>
              </m:limLow>
              <m:r>
                <m:t>&amp;</m:t>
              </m:r>
              <m:r>
                <m:rPr>
                  <m:sty m:val="p"/>
                </m:rPr>
                <m:t>=</m:t>
              </m:r>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r>
                <m:rPr>
                  <m:sty m:val="p"/>
                </m:rPr>
                <m:t>)</m:t>
              </m:r>
              <m:r>
                <m:rPr>
                  <m:sty m:val="p"/>
                </m:rPr>
                <m:t>−</m:t>
              </m:r>
              <m:r>
                <m:rPr>
                  <m:sty m:val="p"/>
                </m:rPr>
                <m:t>(</m:t>
              </m:r>
              <m:sSub>
                <m:e>
                  <m:r>
                    <m:t>d</m:t>
                  </m:r>
                </m:e>
                <m:sub>
                  <m:r>
                    <m:t>1</m:t>
                  </m:r>
                </m:sub>
              </m:sSub>
              <m:sSub>
                <m:e>
                  <m:limLow>
                    <m:e>
                      <m:r>
                        <m:t>a</m:t>
                      </m:r>
                    </m:e>
                    <m:lim>
                      <m:r>
                        <m:rPr>
                          <m:sty m:val="p"/>
                        </m:rPr>
                        <m:t>∼</m:t>
                      </m:r>
                    </m:lim>
                  </m:limLow>
                </m:e>
                <m:sub>
                  <m:r>
                    <m:t>1</m:t>
                  </m:r>
                </m:sub>
              </m:sSub>
              <m:r>
                <m:rPr>
                  <m:sty m:val="p"/>
                </m:rPr>
                <m:t>+</m:t>
              </m:r>
              <m:r>
                <m:rPr>
                  <m:sty m:val="p"/>
                </m:rPr>
                <m:t>⋯</m:t>
              </m:r>
              <m:r>
                <m:rPr>
                  <m:sty m:val="p"/>
                </m:rPr>
                <m:t>+</m:t>
              </m:r>
              <m:sSub>
                <m:e>
                  <m:r>
                    <m:t>d</m:t>
                  </m:r>
                </m:e>
                <m:sub>
                  <m:r>
                    <m:t>k</m:t>
                  </m:r>
                </m:sub>
              </m:sSub>
              <m:sSub>
                <m:e>
                  <m:limLow>
                    <m:e>
                      <m:r>
                        <m:t>a</m:t>
                      </m:r>
                    </m:e>
                    <m:lim>
                      <m:r>
                        <m:rPr>
                          <m:sty m:val="p"/>
                        </m:rPr>
                        <m:t>∼</m:t>
                      </m:r>
                    </m:lim>
                  </m:limLow>
                </m:e>
                <m:sub>
                  <m:r>
                    <m:t>k</m:t>
                  </m:r>
                </m:sub>
              </m:sSub>
              <m:r>
                <m:rPr>
                  <m:sty m:val="p"/>
                </m:rPr>
                <m:t>)</m:t>
              </m:r>
              <m:r>
                <m:t>&amp;</m:t>
              </m:r>
              <m:r>
                <m:t>&amp;</m:t>
              </m:r>
              <m:r>
                <m:rPr>
                  <m:nor/>
                  <m:sty m:val="p"/>
                </m:rPr>
                <m:t>(both combinations equal </m:t>
              </m:r>
              <m:limLow>
                <m:e>
                  <m:r>
                    <m:t>x</m:t>
                  </m:r>
                </m:e>
                <m:lim>
                  <m:r>
                    <m:rPr>
                      <m:sty m:val="p"/>
                    </m:rPr>
                    <m:t>∼</m:t>
                  </m:r>
                </m:lim>
              </m:limLow>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limLow>
                    <m:e>
                      <m:r>
                        <m:t>a</m:t>
                      </m:r>
                    </m:e>
                    <m:lim>
                      <m:r>
                        <m:rPr>
                          <m:sty m:val="p"/>
                        </m:rPr>
                        <m:t>∼</m:t>
                      </m:r>
                    </m:lim>
                  </m:limLow>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limLow>
                    <m:e>
                      <m:r>
                        <m:t>a</m:t>
                      </m:r>
                    </m:e>
                    <m:lim>
                      <m:r>
                        <m:rPr>
                          <m:sty m:val="p"/>
                        </m:rPr>
                        <m:t>∼</m:t>
                      </m:r>
                    </m:lim>
                  </m:limLow>
                </m:e>
                <m:sub>
                  <m:r>
                    <m:t>k</m:t>
                  </m:r>
                </m:sub>
              </m:sSub>
              <m:r>
                <m:t>&amp;</m:t>
              </m:r>
              <m:r>
                <m:t>&amp;</m:t>
              </m:r>
              <m:r>
                <m:rPr>
                  <m:nor/>
                  <m:sty m:val="p"/>
                </m:rPr>
                <m:t>(regroup, and distribute each </m:t>
              </m:r>
              <m:sSub>
                <m:e>
                  <m:limLow>
                    <m:e>
                      <m:r>
                        <m:t>a</m:t>
                      </m:r>
                    </m:e>
                    <m:lim>
                      <m:r>
                        <m:rPr>
                          <m:sty m:val="p"/>
                        </m:rPr>
                        <m:t>∼</m:t>
                      </m:r>
                    </m:lim>
                  </m:limLow>
                </m:e>
                <m:sub>
                  <m:r>
                    <m:t>i</m:t>
                  </m:r>
                </m:sub>
              </m:sSub>
              <m:r>
                <m:rPr>
                  <m:nor/>
                  <m:sty m:val="p"/>
                </m:rPr>
                <m:t>)</m:t>
              </m:r>
            </m:e>
          </m:eqArr>
        </m:oMath>
      </m:oMathPara>
    </w:p>
    <w:p>
      <w:pPr>
        <w:pStyle w:val="FirstParagraph"/>
      </w:pPr>
      <w:r>
        <w:t xml:space="preserve">Because</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limLow>
          <m:e>
            <m:r>
              <m:t>x</m:t>
            </m:r>
          </m:e>
          <m:lim>
            <m:r>
              <m:rPr>
                <m:sty m:val="p"/>
              </m:rPr>
              <m:t>∼</m:t>
            </m:r>
          </m:lim>
        </m:limLow>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limLow>
          <m:e>
            <m:r>
              <m:t>x</m:t>
            </m:r>
          </m:e>
          <m:lim>
            <m:r>
              <m:rPr>
                <m:sty m:val="p"/>
              </m:rPr>
              <m:t>∼</m:t>
            </m:r>
          </m:lim>
        </m:limLow>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limLow>
          <m:e>
            <m:r>
              <m:t>x</m:t>
            </m:r>
          </m:e>
          <m:lim>
            <m:r>
              <m:rPr>
                <m:sty m:val="p"/>
              </m:rPr>
              <m:t>∼</m:t>
            </m:r>
          </m:lim>
        </m:limLow>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limLow>
          <m:e>
            <m:r>
              <m:t>x</m:t>
            </m:r>
          </m:e>
          <m:lim>
            <m:r>
              <m:rPr>
                <m:sty m:val="p"/>
              </m:rPr>
              <m:t>∼</m:t>
            </m:r>
          </m:lim>
        </m:limLow>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limLow>
          <m:e>
            <m:r>
              <m:t>x</m:t>
            </m:r>
          </m:e>
          <m:lim>
            <m:r>
              <m:rPr>
                <m:sty m:val="p"/>
              </m:rPr>
              <m:t>∼</m:t>
            </m:r>
          </m:lim>
        </m:limLow>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and</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limLow>
              <m:e>
                <m:r>
                  <m:t>a</m:t>
                </m:r>
              </m:e>
              <m:lim>
                <m:r>
                  <m:rPr>
                    <m:sty m:val="p"/>
                  </m:rPr>
                  <m:t>∼</m:t>
                </m:r>
              </m:lim>
            </m:limLow>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limLow>
          <m:e>
            <m:r>
              <m:t>b</m:t>
            </m:r>
          </m:e>
          <m:lim>
            <m:r>
              <m:rPr>
                <m:sty m:val="p"/>
              </m:rPr>
              <m:t>∼</m:t>
            </m:r>
          </m:lim>
        </m:limLow>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limLow>
              <m:e>
                <m:r>
                  <m:t>a</m:t>
                </m:r>
              </m:e>
              <m:lim>
                <m:r>
                  <m:rPr>
                    <m:sty m:val="p"/>
                  </m:rPr>
                  <m:t>∼</m:t>
                </m:r>
              </m:lim>
            </m:limLow>
          </m:e>
          <m:sub>
            <m:r>
              <m:t>j</m:t>
            </m:r>
          </m:sub>
        </m:sSub>
        <m:r>
          <m:rPr>
            <m:sty m:val="p"/>
          </m:rPr>
          <m:t>=</m:t>
        </m:r>
        <m:r>
          <m:rPr>
            <m:sty m:val="bi"/>
          </m:rPr>
          <m:t>B</m:t>
        </m:r>
        <m:sSub>
          <m:e>
            <m:limLow>
              <m:e>
                <m:r>
                  <m:t>c</m:t>
                </m:r>
              </m:e>
              <m:lim>
                <m:r>
                  <m:rPr>
                    <m:sty m:val="p"/>
                  </m:rPr>
                  <m:t>∼</m:t>
                </m:r>
              </m:lim>
            </m:limLow>
          </m:e>
          <m:sub>
            <m:r>
              <m:t>j</m:t>
            </m:r>
          </m:sub>
        </m:sSub>
      </m:oMath>
      <w:r>
        <w:t xml:space="preserve"> </w:t>
      </w:r>
      <w:r>
        <w:t xml:space="preserve">for some</w:t>
      </w:r>
      <w:r>
        <w:t xml:space="preserve"> </w:t>
      </w:r>
      <m:oMath>
        <m:sSub>
          <m:e>
            <m:limLow>
              <m:e>
                <m:r>
                  <m:t>c</m:t>
                </m:r>
              </m:e>
              <m:lim>
                <m:r>
                  <m:rPr>
                    <m:sty m:val="p"/>
                  </m:rPr>
                  <m:t>∼</m:t>
                </m:r>
              </m:lim>
            </m:limLow>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limLow>
              <m:e>
                <m:r>
                  <m:t>c</m:t>
                </m:r>
              </m:e>
              <m:lim>
                <m:r>
                  <m:rPr>
                    <m:sty m:val="p"/>
                  </m:rPr>
                  <m:t>∼</m:t>
                </m:r>
              </m:lim>
            </m:limLow>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limLow>
          <m:e>
            <m:r>
              <m:t>x</m:t>
            </m:r>
          </m:e>
          <m:lim>
            <m:r>
              <m:rPr>
                <m:sty m:val="p"/>
              </m:rPr>
              <m:t>∼</m:t>
            </m:r>
          </m:lim>
        </m:limLow>
        <m:r>
          <m:rPr>
            <m:sty m:val="p"/>
          </m:rPr>
          <m:t>=</m:t>
        </m:r>
        <m:limLow>
          <m:e>
            <m:r>
              <m:t>0</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p"/>
                </m:rPr>
                <m:t>(</m:t>
              </m:r>
              <m:r>
                <m:rPr>
                  <m:sty m:val="bi"/>
                </m:rPr>
                <m:t>B</m:t>
              </m:r>
              <m:r>
                <m:rPr>
                  <m:sty m:val="bi"/>
                </m:rPr>
                <m:t>C</m:t>
              </m:r>
              <m:r>
                <m:rPr>
                  <m:sty m:val="p"/>
                </m:rPr>
                <m:t>)</m:t>
              </m:r>
              <m:r>
                <m:t> </m:t>
              </m:r>
              <m:limLow>
                <m:e>
                  <m:r>
                    <m:t>x</m:t>
                  </m:r>
                </m:e>
                <m:lim>
                  <m:r>
                    <m:rPr>
                      <m:sty m:val="p"/>
                    </m:rPr>
                    <m:t>∼</m:t>
                  </m:r>
                </m:lim>
              </m:limLow>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limLow>
                <m:e>
                  <m:r>
                    <m:t>0</m:t>
                  </m:r>
                </m:e>
                <m:lim>
                  <m:r>
                    <m:rPr>
                      <m:sty m:val="p"/>
                    </m:rPr>
                    <m:t>∼</m:t>
                  </m:r>
                </m:lim>
              </m:limLow>
              <m:r>
                <m:t>&amp;</m:t>
              </m:r>
              <m:r>
                <m:t>&amp;</m:t>
              </m:r>
              <m:r>
                <m:rPr>
                  <m:nor/>
                  <m:sty m:val="p"/>
                </m:rPr>
                <m:t>(substitute </m:t>
              </m:r>
              <m:r>
                <m:rPr>
                  <m:sty m:val="bi"/>
                </m:rPr>
                <m:t>C</m:t>
              </m:r>
              <m:limLow>
                <m:e>
                  <m:r>
                    <m:t>x</m:t>
                  </m:r>
                </m:e>
                <m:lim>
                  <m:r>
                    <m:rPr>
                      <m:sty m:val="p"/>
                    </m:rPr>
                    <m:t>∼</m:t>
                  </m:r>
                </m:lim>
              </m:limLow>
              <m:r>
                <m:rPr>
                  <m:sty m:val="p"/>
                </m:rPr>
                <m:t>=</m:t>
              </m:r>
              <m:limLow>
                <m:e>
                  <m:r>
                    <m:t>0</m:t>
                  </m:r>
                </m:e>
                <m:lim>
                  <m:r>
                    <m:rPr>
                      <m:sty m:val="p"/>
                    </m:rPr>
                    <m:t>∼</m:t>
                  </m:r>
                </m:lim>
              </m:limLow>
              <m:r>
                <m:rPr>
                  <m:nor/>
                  <m:sty m:val="p"/>
                </m:rPr>
                <m:t>)</m:t>
              </m:r>
            </m:e>
            <m:e>
              <m:r>
                <m:t>&amp;</m:t>
              </m:r>
              <m:r>
                <m:rPr>
                  <m:sty m:val="p"/>
                </m:rPr>
                <m:t>=</m:t>
              </m:r>
              <m:limLow>
                <m:e>
                  <m:r>
                    <m:t>0</m:t>
                  </m:r>
                </m:e>
                <m:lim>
                  <m:r>
                    <m:rPr>
                      <m:sty m:val="p"/>
                    </m:rPr>
                    <m:t>∼</m:t>
                  </m:r>
                </m:lim>
              </m:limLow>
              <m:r>
                <m:t>&amp;</m:t>
              </m:r>
              <m:r>
                <m:t>&amp;</m:t>
              </m:r>
              <m:r>
                <m:rPr>
                  <m:nor/>
                  <m:sty m:val="p"/>
                </m:rPr>
                <m:t>(a matrix times the zero vector is </m:t>
              </m:r>
              <m:limLow>
                <m:e>
                  <m:r>
                    <m:t>0</m:t>
                  </m:r>
                </m:e>
                <m:lim>
                  <m:r>
                    <m:rPr>
                      <m:sty m:val="p"/>
                    </m:rPr>
                    <m:t>∼</m:t>
                  </m:r>
                </m:lim>
              </m:limLow>
              <m:r>
                <m:rPr>
                  <m:nor/>
                  <m:sty m:val="p"/>
                </m:rPr>
                <m:t>)</m:t>
              </m:r>
            </m:e>
          </m:eqArr>
        </m:oMath>
      </m:oMathPara>
    </w:p>
    <w:p>
      <w:pPr>
        <w:pStyle w:val="FirstParagraph"/>
      </w:pPr>
      <m:oMath>
        <m:r>
          <m:rPr>
            <m:sty m:val="bi"/>
          </m:rPr>
          <m:t>A</m:t>
        </m:r>
        <m:limLow>
          <m:e>
            <m:r>
              <m:t>x</m:t>
            </m:r>
          </m:e>
          <m:lim>
            <m:r>
              <m:rPr>
                <m:sty m:val="p"/>
              </m:rPr>
              <m:t>∼</m:t>
            </m:r>
          </m:lim>
        </m:limLow>
      </m:oMath>
      <w:r>
        <w:t xml:space="preserve"> </w:t>
      </w:r>
      <w:r>
        <w:t xml:space="preserve">is the combination</w:t>
      </w:r>
      <w:r>
        <w:t xml:space="preserve"> </w:t>
      </w:r>
      <m:oMath>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k</m:t>
            </m:r>
          </m:sub>
        </m:sSub>
        <m:sSub>
          <m:e>
            <m:limLow>
              <m:e>
                <m:r>
                  <m:t>a</m:t>
                </m:r>
              </m:e>
              <m:lim>
                <m:r>
                  <m:rPr>
                    <m:sty m:val="p"/>
                  </m:rPr>
                  <m:t>∼</m:t>
                </m:r>
              </m:lim>
            </m:limLow>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limLow>
          <m:e>
            <m:r>
              <m:t>a</m:t>
            </m:r>
          </m:e>
          <m:lim>
            <m:r>
              <m:rPr>
                <m:sty m:val="p"/>
              </m:rPr>
              <m:t>∼</m:t>
            </m:r>
          </m:lim>
        </m:limLow>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limLow>
          <m:e>
            <m:r>
              <m:t>0</m:t>
            </m:r>
          </m:e>
          <m:lim>
            <m:r>
              <m:rPr>
                <m:sty m:val="p"/>
              </m:rPr>
              <m:t>∼</m:t>
            </m:r>
          </m:lim>
        </m:limLow>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limLow>
              <m:e>
                <m:r>
                  <m:t>e</m:t>
                </m:r>
              </m:e>
              <m:lim>
                <m:r>
                  <m:rPr>
                    <m:sty m:val="p"/>
                  </m:rPr>
                  <m:t>∼</m:t>
                </m:r>
              </m:lim>
            </m:limLow>
          </m:e>
          <m:sub>
            <m:r>
              <m:t>1</m:t>
            </m:r>
          </m:sub>
        </m:sSub>
        <m:r>
          <m:rPr>
            <m:sty m:val="p"/>
          </m:rPr>
          <m:t>+</m:t>
        </m:r>
        <m:r>
          <m:rPr>
            <m:sty m:val="p"/>
          </m:rPr>
          <m:t>⋯</m:t>
        </m:r>
        <m:r>
          <m:rPr>
            <m:sty m:val="p"/>
          </m:rPr>
          <m:t>+</m:t>
        </m:r>
        <m:sSub>
          <m:e>
            <m:r>
              <m:t>c</m:t>
            </m:r>
          </m:e>
          <m:sub>
            <m:r>
              <m:t>p</m:t>
            </m:r>
          </m:sub>
        </m:sSub>
        <m:sSub>
          <m:e>
            <m:limLow>
              <m:e>
                <m:r>
                  <m:t>e</m:t>
                </m:r>
              </m:e>
              <m:lim>
                <m:r>
                  <m:rPr>
                    <m:sty m:val="p"/>
                  </m:rPr>
                  <m:t>∼</m:t>
                </m:r>
              </m:lim>
            </m:limLow>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limLow>
              <m:e>
                <m:r>
                  <m:t>0</m:t>
                </m:r>
              </m:e>
              <m:lim>
                <m:r>
                  <m:rPr>
                    <m:sty m:val="p"/>
                  </m:rPr>
                  <m:t>∼</m:t>
                </m:r>
              </m:lim>
            </m:limLow>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limLow>
          <m:e>
            <m:r>
              <m:t>x</m:t>
            </m:r>
          </m:e>
          <m:lim>
            <m:r>
              <m:rPr>
                <m:sty m:val="p"/>
              </m:rPr>
              <m:t>∼</m:t>
            </m:r>
          </m:lim>
        </m:limLow>
        <m:r>
          <m:rPr>
            <m:sty m:val="p"/>
          </m:rPr>
          <m:t>=</m:t>
        </m:r>
        <m:sSub>
          <m:e>
            <m:r>
              <m:t>x</m:t>
            </m:r>
          </m:e>
          <m:sub>
            <m:r>
              <m:t>1</m:t>
            </m:r>
          </m:sub>
        </m:sSub>
        <m:sSub>
          <m:e>
            <m:limLow>
              <m:e>
                <m:r>
                  <m:t>e</m:t>
                </m:r>
              </m:e>
              <m:lim>
                <m:r>
                  <m:rPr>
                    <m:sty m:val="p"/>
                  </m:rPr>
                  <m:t>∼</m:t>
                </m:r>
              </m:lim>
            </m:limLow>
          </m:e>
          <m:sub>
            <m:r>
              <m:t>1</m:t>
            </m:r>
          </m:sub>
        </m:sSub>
        <m:r>
          <m:rPr>
            <m:sty m:val="p"/>
          </m:rPr>
          <m:t>+</m:t>
        </m:r>
        <m:r>
          <m:rPr>
            <m:sty m:val="p"/>
          </m:rPr>
          <m:t>⋯</m:t>
        </m:r>
        <m:r>
          <m:rPr>
            <m:sty m:val="p"/>
          </m:rPr>
          <m:t>+</m:t>
        </m:r>
        <m:sSub>
          <m:e>
            <m:r>
              <m:t>x</m:t>
            </m:r>
          </m:e>
          <m:sub>
            <m:r>
              <m:t>p</m:t>
            </m:r>
          </m:sub>
        </m:sSub>
        <m:sSub>
          <m:e>
            <m:limLow>
              <m:e>
                <m:r>
                  <m:t>e</m:t>
                </m:r>
              </m:e>
              <m:lim>
                <m:r>
                  <m:rPr>
                    <m:sty m:val="p"/>
                  </m:rPr>
                  <m:t>∼</m:t>
                </m:r>
              </m:lim>
            </m:limLow>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limLow>
          <m:e>
            <m:r>
              <m:t>w</m:t>
            </m:r>
          </m:e>
          <m:lim>
            <m:r>
              <m:rPr>
                <m:sty m:val="p"/>
              </m:rPr>
              <m:t>∼</m:t>
            </m:r>
          </m:lim>
        </m:limLow>
      </m:oMath>
      <w:r>
        <w:t xml:space="preserve"> </w:t>
      </w:r>
      <w:r>
        <w:t xml:space="preserve">is not in</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limLow>
          <m:e>
            <m:r>
              <m:t>w</m:t>
            </m:r>
          </m:e>
          <m:lim>
            <m:r>
              <m:rPr>
                <m:sty m:val="p"/>
              </m:rPr>
              <m:t>∼</m:t>
            </m:r>
          </m:lim>
        </m:limLow>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r>
          <m:t>d</m:t>
        </m:r>
        <m:r>
          <m:t> </m:t>
        </m:r>
        <m:limLow>
          <m:e>
            <m:r>
              <m:t>w</m:t>
            </m:r>
          </m:e>
          <m:lim>
            <m:r>
              <m:rPr>
                <m:sty m:val="p"/>
              </m:rPr>
              <m:t>∼</m:t>
            </m:r>
          </m:lim>
        </m:limLow>
        <m:r>
          <m:rPr>
            <m:sty m:val="p"/>
          </m:rPr>
          <m:t>=</m:t>
        </m:r>
        <m:limLow>
          <m:e>
            <m:r>
              <m:t>0</m:t>
            </m:r>
          </m:e>
          <m:lim>
            <m:r>
              <m:rPr>
                <m:sty m:val="p"/>
              </m:rPr>
              <m:t>∼</m:t>
            </m:r>
          </m:lim>
        </m:limLow>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limLow>
                <m:e>
                  <m:r>
                    <m:t>w</m:t>
                  </m:r>
                </m:e>
                <m:lim>
                  <m:r>
                    <m:rPr>
                      <m:sty m:val="p"/>
                    </m:rPr>
                    <m:t>∼</m:t>
                  </m:r>
                </m:lim>
              </m:limLow>
              <m:r>
                <m:t>&amp;</m:t>
              </m:r>
              <m:r>
                <m:rPr>
                  <m:sty m:val="p"/>
                </m:rPr>
                <m:t>=</m:t>
              </m:r>
              <m:f>
                <m:fPr>
                  <m:type m:val="bar"/>
                </m:fPr>
                <m:num>
                  <m:r>
                    <m:t>1</m:t>
                  </m:r>
                </m:num>
                <m:den>
                  <m:r>
                    <m:t>d</m:t>
                  </m:r>
                </m:den>
              </m:f>
              <m:r>
                <m:t> </m:t>
              </m:r>
              <m:r>
                <m:t>​</m:t>
              </m:r>
              <m:d>
                <m:dPr>
                  <m:begChr m:val="("/>
                  <m:sepChr m:val=""/>
                  <m:endChr m:val=")"/>
                  <m:grow/>
                </m:dPr>
                <m:e>
                  <m:r>
                    <m:t>d</m:t>
                  </m:r>
                  <m:r>
                    <m:t> </m:t>
                  </m:r>
                  <m:limLow>
                    <m:e>
                      <m:r>
                        <m:t>w</m:t>
                      </m:r>
                    </m:e>
                    <m:lim>
                      <m:r>
                        <m:rPr>
                          <m:sty m:val="p"/>
                        </m:rPr>
                        <m:t>∼</m:t>
                      </m:r>
                    </m:lim>
                  </m:limLow>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e>
              </m:d>
              <m:r>
                <m:t>​</m:t>
              </m:r>
              <m:r>
                <m:t>&amp;</m:t>
              </m:r>
              <m:r>
                <m:t>&amp;</m:t>
              </m:r>
              <m:r>
                <m:rPr>
                  <m:nor/>
                  <m:sty m:val="p"/>
                </m:rPr>
                <m:t>(solve the supposed equation for </m:t>
              </m:r>
              <m:r>
                <m:t>d</m:t>
              </m:r>
              <m:r>
                <m:t> </m:t>
              </m:r>
              <m:limLow>
                <m:e>
                  <m:r>
                    <m:t>w</m:t>
                  </m:r>
                </m:e>
                <m:lim>
                  <m:r>
                    <m:rPr>
                      <m:sty m:val="p"/>
                    </m:rPr>
                    <m:t>∼</m:t>
                  </m:r>
                </m:lim>
              </m:limLow>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limLow>
                    <m:e>
                      <m:r>
                        <m:t>v</m:t>
                      </m:r>
                    </m:e>
                    <m:lim>
                      <m:r>
                        <m:rPr>
                          <m:sty m:val="p"/>
                        </m:rPr>
                        <m:t>∼</m:t>
                      </m:r>
                    </m:lim>
                  </m:limLow>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limLow>
                    <m:e>
                      <m:r>
                        <m:t>v</m:t>
                      </m:r>
                    </m:e>
                    <m:lim>
                      <m:r>
                        <m:rPr>
                          <m:sty m:val="p"/>
                        </m:rPr>
                        <m:t>∼</m:t>
                      </m:r>
                    </m:lim>
                  </m:limLow>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limLow>
          <m:e>
            <m:r>
              <m:t>w</m:t>
            </m:r>
          </m:e>
          <m:lim>
            <m:r>
              <m:rPr>
                <m:sty m:val="p"/>
              </m:rPr>
              <m:t>∼</m:t>
            </m:r>
          </m:lim>
        </m:limLow>
      </m:oMath>
      <w:r>
        <w:t xml:space="preserve"> </w:t>
      </w:r>
      <w:r>
        <w:t xml:space="preserve">in</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limLow>
          <m:e>
            <m:r>
              <m:t>0</m:t>
            </m:r>
          </m:e>
          <m:lim>
            <m:r>
              <m:rPr>
                <m:sty m:val="p"/>
              </m:rPr>
              <m:t>∼</m:t>
            </m:r>
          </m:lim>
        </m:limLow>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limLow>
          <m:e>
            <m:r>
              <m:t>w</m:t>
            </m:r>
          </m:e>
          <m:lim>
            <m:r>
              <m:rPr>
                <m:sty m:val="p"/>
              </m:rPr>
              <m:t>∼</m:t>
            </m:r>
          </m:lim>
        </m:limLow>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limLow>
          <m:e>
            <m:r>
              <m:t>w</m:t>
            </m:r>
          </m:e>
          <m:lim>
            <m:r>
              <m:rPr>
                <m:sty m:val="p"/>
              </m:rPr>
              <m:t>∼</m:t>
            </m:r>
          </m:lim>
        </m:limLow>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limLow>
              <m:e>
                <m:r>
                  <m:t>0</m:t>
                </m:r>
              </m:e>
              <m:lim>
                <m:r>
                  <m:rPr>
                    <m:sty m:val="p"/>
                  </m:rPr>
                  <m:t>∼</m:t>
                </m:r>
              </m:lim>
            </m:limLow>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limLow>
          <m:e>
            <m:r>
              <m:t>0</m:t>
            </m:r>
          </m:e>
          <m:lim>
            <m:r>
              <m:rPr>
                <m:sty m:val="p"/>
              </m:rPr>
              <m:t>∼</m:t>
            </m:r>
          </m:lim>
        </m:limLow>
      </m:oMath>
      <w:r>
        <w:t xml:space="preserve">,</w:t>
      </w:r>
      <w:r>
        <w:t xml:space="preserve"> </w:t>
      </w:r>
      <w:r>
        <w:t xml:space="preserve">and</w:t>
      </w:r>
      <w:r>
        <w:t xml:space="preserve"> </w:t>
      </w:r>
      <m:oMath>
        <m:r>
          <m:t>1</m:t>
        </m:r>
        <m:r>
          <m:rPr>
            <m:sty m:val="p"/>
          </m:rPr>
          <m:t>⋅</m:t>
        </m:r>
        <m:limLow>
          <m:e>
            <m:r>
              <m:t>0</m:t>
            </m:r>
          </m:e>
          <m:lim>
            <m:r>
              <m:rPr>
                <m:sty m:val="p"/>
              </m:rPr>
              <m:t>∼</m:t>
            </m:r>
          </m:lim>
        </m:limLow>
        <m:r>
          <m:rPr>
            <m:sty m:val="p"/>
          </m:rPr>
          <m:t>=</m:t>
        </m:r>
        <m:limLow>
          <m:e>
            <m:r>
              <m:t>0</m:t>
            </m:r>
          </m:e>
          <m:lim>
            <m:r>
              <m:rPr>
                <m:sty m:val="p"/>
              </m:rPr>
              <m:t>∼</m:t>
            </m:r>
          </m:lim>
        </m:limLow>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limLow>
              <m:e>
                <m:r>
                  <m:t>u</m:t>
                </m:r>
              </m:e>
              <m:lim>
                <m:r>
                  <m:rPr>
                    <m:sty m:val="p"/>
                  </m:rPr>
                  <m:t>∼</m:t>
                </m:r>
              </m:lim>
            </m:limLow>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limLow>
              <m:e>
                <m:r>
                  <m:t>u</m:t>
                </m:r>
              </m:e>
              <m:lim>
                <m:r>
                  <m:rPr>
                    <m:sty m:val="p"/>
                  </m:rPr>
                  <m:t>∼</m:t>
                </m:r>
              </m:lim>
            </m:limLow>
          </m:e>
          <m:sub>
            <m:r>
              <m:t>j</m:t>
            </m:r>
          </m:sub>
        </m:sSub>
        <m:r>
          <m:rPr>
            <m:sty m:val="p"/>
          </m:rPr>
          <m:t>=</m:t>
        </m:r>
        <m:sSub>
          <m:e>
            <m:r>
              <m:t>c</m:t>
            </m:r>
          </m:e>
          <m:sub>
            <m:r>
              <m:t>1</m:t>
            </m:r>
            <m:r>
              <m:t>j</m:t>
            </m:r>
          </m:sub>
        </m:sSub>
        <m:sSub>
          <m:e>
            <m:limLow>
              <m:e>
                <m:r>
                  <m:t>a</m:t>
                </m:r>
              </m:e>
              <m:lim>
                <m:r>
                  <m:rPr>
                    <m:sty m:val="p"/>
                  </m:rPr>
                  <m:t>∼</m:t>
                </m:r>
              </m:lim>
            </m:limLow>
          </m:e>
          <m:sub>
            <m:r>
              <m:t>1</m:t>
            </m:r>
          </m:sub>
        </m:sSub>
        <m:r>
          <m:rPr>
            <m:sty m:val="p"/>
          </m:rPr>
          <m:t>+</m:t>
        </m:r>
        <m:r>
          <m:rPr>
            <m:sty m:val="p"/>
          </m:rPr>
          <m:t>⋯</m:t>
        </m:r>
        <m:r>
          <m:rPr>
            <m:sty m:val="p"/>
          </m:rPr>
          <m:t>+</m:t>
        </m:r>
        <m:sSub>
          <m:e>
            <m:r>
              <m:t>c</m:t>
            </m:r>
          </m:e>
          <m:sub>
            <m:r>
              <m:t>d</m:t>
            </m:r>
            <m:r>
              <m:t>j</m:t>
            </m:r>
          </m:sub>
        </m:sSub>
        <m:sSub>
          <m:e>
            <m:limLow>
              <m:e>
                <m:r>
                  <m:t>a</m:t>
                </m:r>
              </m:e>
              <m:lim>
                <m:r>
                  <m:rPr>
                    <m:sty m:val="p"/>
                  </m:rPr>
                  <m:t>∼</m:t>
                </m:r>
              </m:lim>
            </m:limLow>
          </m:e>
          <m:sub>
            <m:r>
              <m:t>d</m:t>
            </m:r>
          </m:sub>
        </m:sSub>
      </m:oMath>
      <w:r>
        <w:t xml:space="preserve"> </w:t>
      </w:r>
      <w:r>
        <w:t xml:space="preserve">for some coordinate vector</w:t>
      </w:r>
      <w:r>
        <w:t xml:space="preserve"> </w:t>
      </w:r>
      <m:oMath>
        <m:sSub>
          <m:e>
            <m:limLow>
              <m:e>
                <m:r>
                  <m:t>c</m:t>
                </m:r>
              </m:e>
              <m:lim>
                <m:r>
                  <m:rPr>
                    <m:sty m:val="p"/>
                  </m:rPr>
                  <m:t>∼</m:t>
                </m:r>
              </m:lim>
            </m:limLow>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limLow>
              <m:e>
                <m:r>
                  <m:t>c</m:t>
                </m:r>
              </m:e>
              <m:lim>
                <m:r>
                  <m:rPr>
                    <m:sty m:val="p"/>
                  </m:rPr>
                  <m:t>∼</m:t>
                </m:r>
              </m:lim>
            </m:limLow>
          </m:e>
          <m:sub>
            <m:r>
              <m:t>1</m:t>
            </m:r>
          </m:sub>
        </m:sSub>
        <m:r>
          <m:rPr>
            <m:sty m:val="p"/>
          </m:rPr>
          <m:t>+</m:t>
        </m:r>
        <m:r>
          <m:rPr>
            <m:sty m:val="p"/>
          </m:rPr>
          <m:t>⋯</m:t>
        </m:r>
        <m:r>
          <m:rPr>
            <m:sty m:val="p"/>
          </m:rPr>
          <m:t>+</m:t>
        </m:r>
        <m:sSub>
          <m:e>
            <m:r>
              <m:t>x</m:t>
            </m:r>
          </m:e>
          <m:sub>
            <m:r>
              <m:t>k</m:t>
            </m:r>
          </m:sub>
        </m:sSub>
        <m:sSub>
          <m:e>
            <m:limLow>
              <m:e>
                <m:r>
                  <m:t>c</m:t>
                </m:r>
              </m:e>
              <m:lim>
                <m:r>
                  <m:rPr>
                    <m:sty m:val="p"/>
                  </m:rPr>
                  <m:t>∼</m:t>
                </m:r>
              </m:lim>
            </m:limLow>
          </m:e>
          <m:sub>
            <m:r>
              <m:t>k</m:t>
            </m:r>
          </m:sub>
        </m:sSub>
        <m:r>
          <m:rPr>
            <m:sty m:val="p"/>
          </m:rPr>
          <m:t>=</m:t>
        </m:r>
        <m:sSub>
          <m:e>
            <m:limLow>
              <m:e>
                <m:r>
                  <m:t>0</m:t>
                </m:r>
              </m:e>
              <m:lim>
                <m:r>
                  <m:rPr>
                    <m:sty m:val="p"/>
                  </m:rPr>
                  <m:t>∼</m:t>
                </m:r>
              </m:lim>
            </m:limLow>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limLow>
                    <m:e>
                      <m:r>
                        <m:t>u</m:t>
                      </m:r>
                    </m:e>
                    <m:lim>
                      <m:r>
                        <m:rPr>
                          <m:sty m:val="p"/>
                        </m:rPr>
                        <m:t>∼</m:t>
                      </m:r>
                    </m:lim>
                  </m:limLow>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limLow>
                    <m:e>
                      <m:r>
                        <m:t>a</m:t>
                      </m:r>
                    </m:e>
                    <m:lim>
                      <m:r>
                        <m:rPr>
                          <m:sty m:val="p"/>
                        </m:rPr>
                        <m:t>∼</m:t>
                      </m:r>
                    </m:lim>
                  </m:limLow>
                </m:e>
                <m:sub>
                  <m:r>
                    <m:t>i</m:t>
                  </m:r>
                </m:sub>
              </m:sSub>
              <m:r>
                <m:t>&amp;</m:t>
              </m:r>
              <m:r>
                <m:t>&amp;</m:t>
              </m:r>
              <m:r>
                <m:rPr>
                  <m:nor/>
                  <m:sty m:val="p"/>
                </m:rPr>
                <m:t>(substitute each </m:t>
              </m:r>
              <m:sSub>
                <m:e>
                  <m:limLow>
                    <m:e>
                      <m:r>
                        <m:t>u</m:t>
                      </m:r>
                    </m:e>
                    <m:lim>
                      <m:r>
                        <m:rPr>
                          <m:sty m:val="p"/>
                        </m:rPr>
                        <m:t>∼</m:t>
                      </m:r>
                    </m:lim>
                  </m:limLow>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limLow>
                    <m:e>
                      <m:r>
                        <m:t>a</m:t>
                      </m:r>
                    </m:e>
                    <m:lim>
                      <m:r>
                        <m:rPr>
                          <m:sty m:val="p"/>
                        </m:rPr>
                        <m:t>∼</m:t>
                      </m:r>
                    </m:lim>
                  </m:limLow>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limLow>
                    <m:e>
                      <m:r>
                        <m:t>a</m:t>
                      </m:r>
                    </m:e>
                    <m:lim>
                      <m:r>
                        <m:rPr>
                          <m:sty m:val="p"/>
                        </m:rPr>
                        <m:t>∼</m:t>
                      </m:r>
                    </m:lim>
                  </m:limLow>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limLow>
                    <m:e>
                      <m:r>
                        <m:t>a</m:t>
                      </m:r>
                    </m:e>
                    <m:lim>
                      <m:r>
                        <m:rPr>
                          <m:sty m:val="p"/>
                        </m:rPr>
                        <m:t>∼</m:t>
                      </m:r>
                    </m:lim>
                  </m:limLow>
                </m:e>
                <m:sub>
                  <m:r>
                    <m:t>i</m:t>
                  </m:r>
                </m:sub>
              </m:sSub>
              <m:r>
                <m:t>&amp;</m:t>
              </m:r>
              <m:r>
                <m:t>&amp;</m:t>
              </m:r>
              <m:r>
                <m:rPr>
                  <m:nor/>
                  <m:sty m:val="p"/>
                </m:rPr>
                <m:t>(factor </m:t>
              </m:r>
              <m:sSub>
                <m:e>
                  <m:limLow>
                    <m:e>
                      <m:r>
                        <m:t>a</m:t>
                      </m:r>
                    </m:e>
                    <m:lim>
                      <m:r>
                        <m:rPr>
                          <m:sty m:val="p"/>
                        </m:rPr>
                        <m:t>∼</m:t>
                      </m:r>
                    </m:lim>
                  </m:limLow>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limLow>
                    <m:e>
                      <m:r>
                        <m:t>a</m:t>
                      </m:r>
                    </m:e>
                    <m:lim>
                      <m:r>
                        <m:rPr>
                          <m:sty m:val="p"/>
                        </m:rPr>
                        <m:t>∼</m:t>
                      </m:r>
                    </m:lim>
                  </m:limLow>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limLow>
                    <m:e>
                      <m:r>
                        <m:t>c</m:t>
                      </m:r>
                    </m:e>
                    <m:lim>
                      <m:r>
                        <m:rPr>
                          <m:sty m:val="p"/>
                        </m:rPr>
                        <m:t>∼</m:t>
                      </m:r>
                    </m:lim>
                  </m:limLow>
                </m:e>
                <m:sub>
                  <m:r>
                    <m:t>j</m:t>
                  </m:r>
                </m:sub>
              </m:sSub>
              <m:r>
                <m:rPr>
                  <m:sty m:val="p"/>
                </m:rPr>
                <m:t>=</m:t>
              </m:r>
              <m:sSub>
                <m:e>
                  <m:limLow>
                    <m:e>
                      <m:r>
                        <m:t>0</m:t>
                      </m:r>
                    </m:e>
                    <m:lim>
                      <m:r>
                        <m:rPr>
                          <m:sty m:val="p"/>
                        </m:rPr>
                        <m:t>∼</m:t>
                      </m:r>
                    </m:lim>
                  </m:limLow>
                </m:e>
                <m:sub>
                  <m:r>
                    <m:t>d</m:t>
                  </m:r>
                </m:sub>
              </m:sSub>
              <m:r>
                <m:rPr>
                  <m:nor/>
                  <m:sty m:val="p"/>
                </m:rPr>
                <m:t>)</m:t>
              </m:r>
            </m:e>
            <m:e>
              <m:r>
                <m:t>&amp;</m:t>
              </m:r>
              <m:r>
                <m:rPr>
                  <m:sty m:val="p"/>
                </m:rPr>
                <m:t>=</m:t>
              </m:r>
              <m:sSub>
                <m:e>
                  <m:limLow>
                    <m:e>
                      <m:r>
                        <m:t>0</m:t>
                      </m:r>
                    </m:e>
                    <m:lim>
                      <m:r>
                        <m:rPr>
                          <m:sty m:val="p"/>
                        </m:rPr>
                        <m:t>∼</m:t>
                      </m:r>
                    </m:lim>
                  </m:limLow>
                </m:e>
                <m:sub>
                  <m:r>
                    <m:t>p</m:t>
                  </m:r>
                </m:sub>
              </m:sSub>
              <m:r>
                <m:rPr>
                  <m:sty m:val="p"/>
                </m:rPr>
                <m:t>,</m:t>
              </m:r>
              <m:r>
                <m:t>&amp;</m:t>
              </m:r>
              <m:r>
                <m:t>&amp;</m:t>
              </m:r>
              <m:r>
                <m:rPr>
                  <m:nor/>
                  <m:sty m:val="p"/>
                </m:rPr>
                <m:t>(a zero multiple of a vector is </m:t>
              </m:r>
              <m:limLow>
                <m:e>
                  <m:r>
                    <m:t>0</m:t>
                  </m:r>
                </m:e>
                <m:lim>
                  <m:r>
                    <m:rPr>
                      <m:sty m:val="p"/>
                    </m:rPr>
                    <m:t>∼</m:t>
                  </m:r>
                </m:lim>
              </m:limLow>
              <m:r>
                <m:rPr>
                  <m:nor/>
                  <m:sty m:val="p"/>
                </m:rPr>
                <m:t>)</m:t>
              </m:r>
            </m:e>
          </m:eqArr>
        </m:oMath>
      </m:oMathPara>
    </w:p>
    <w:p>
      <w:pPr>
        <w:pStyle w:val="FirstParagraph"/>
      </w:pPr>
      <w:r>
        <w:t xml:space="preserve">a combination of</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oMath>
      <w:r>
        <w:t xml:space="preserve"> </w:t>
      </w:r>
      <w:r>
        <w:t xml:space="preserve">with coefficients not all zero that equals</w:t>
      </w:r>
      <w:r>
        <w:t xml:space="preserve"> </w:t>
      </w:r>
      <m:oMath>
        <m:sSub>
          <m:e>
            <m:limLow>
              <m:e>
                <m:r>
                  <m:t>0</m:t>
                </m:r>
              </m:e>
              <m:lim>
                <m:r>
                  <m:rPr>
                    <m:sty m:val="p"/>
                  </m:rPr>
                  <m:t>∼</m:t>
                </m:r>
              </m:lim>
            </m:limLow>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limLow>
          <m:e>
            <m:r>
              <m:t>0</m:t>
            </m:r>
          </m:e>
          <m:lim>
            <m:r>
              <m:rPr>
                <m:sty m:val="p"/>
              </m:rPr>
              <m:t>∼</m:t>
            </m:r>
          </m:lim>
        </m:limLow>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limLow>
              <m:e>
                <m:r>
                  <m:t>0</m:t>
                </m:r>
              </m:e>
              <m:lim>
                <m:r>
                  <m:rPr>
                    <m:sty m:val="p"/>
                  </m:rPr>
                  <m:t>∼</m:t>
                </m:r>
              </m:lim>
            </m:limLow>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limLow>
          <m:e>
            <m:r>
              <m:t>s</m:t>
            </m:r>
          </m:e>
          <m:lim>
            <m:r>
              <m:rPr>
                <m:sty m:val="p"/>
              </m:rPr>
              <m:t>∼</m:t>
            </m:r>
          </m:lim>
        </m:limLow>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e>
        </m:d>
        <m:r>
          <m:t>​</m:t>
        </m:r>
        <m:r>
          <m:rPr>
            <m:sty m:val="p"/>
          </m:rPr>
          <m:t>=</m:t>
        </m:r>
        <m:r>
          <m:rPr>
            <m:scr m:val="script"/>
            <m:sty m:val="p"/>
          </m:rPr>
          <m:t>T</m:t>
        </m:r>
      </m:oMath>
      <w:r>
        <w:t xml:space="preserve">.</w:t>
      </w:r>
      <w:r>
        <w:t xml:space="preserve"> </w:t>
      </w:r>
      <w:r>
        <w:t xml:space="preserve">Then</w:t>
      </w:r>
      <w:r>
        <w:t xml:space="preserve"> </w:t>
      </w:r>
      <m:oMath>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r>
          <m:rPr>
            <m:sty m:val="p"/>
          </m:rPr>
          <m:t>,</m:t>
        </m:r>
        <m:limLow>
          <m:e>
            <m:r>
              <m:t>s</m:t>
            </m:r>
          </m:e>
          <m:lim>
            <m:r>
              <m:rPr>
                <m:sty m:val="p"/>
              </m:rPr>
              <m:t>∼</m:t>
            </m:r>
          </m:lim>
        </m:limLow>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limLow>
                <m:e>
                  <m:r>
                    <m:t>x</m:t>
                  </m:r>
                </m:e>
                <m:lim>
                  <m:r>
                    <m:rPr>
                      <m:sty m:val="p"/>
                    </m:rPr>
                    <m:t>∼</m:t>
                  </m:r>
                </m:lim>
              </m:limLow>
              <m:r>
                <m:rPr>
                  <m:sty m:val="p"/>
                </m:rPr>
                <m:t>:</m:t>
              </m:r>
              <m:limLow>
                <m:e>
                  <m:r>
                    <m:t>x</m:t>
                  </m:r>
                </m:e>
                <m:lim>
                  <m:r>
                    <m:rPr>
                      <m:sty m:val="p"/>
                    </m:rPr>
                    <m:t>∼</m:t>
                  </m:r>
                </m:lim>
              </m:limLow>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limLow>
          <m:e>
            <m:r>
              <m:t>x</m:t>
            </m:r>
          </m:e>
          <m:lim>
            <m:r>
              <m:rPr>
                <m:sty m:val="p"/>
              </m:rPr>
              <m:t>∼</m:t>
            </m:r>
          </m:lim>
        </m:limLow>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oMath>
      <w:r>
        <w:t xml:space="preserve">,</w:t>
      </w:r>
      <w:r>
        <w:t xml:space="preserve"> </w:t>
      </w:r>
      <w:r>
        <w:t xml:space="preserve">and as</w:t>
      </w:r>
      <w:r>
        <w:t xml:space="preserve"> </w:t>
      </w:r>
      <m:oMath>
        <m:limLow>
          <m:e>
            <m:r>
              <m:t>x</m:t>
            </m:r>
          </m:e>
          <m:lim>
            <m:r>
              <m:rPr>
                <m:sty m:val="p"/>
              </m:rPr>
              <m:t>∼</m:t>
            </m:r>
          </m:lim>
        </m:limLow>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limLow>
          <m:e>
            <m:r>
              <m:t>x</m:t>
            </m:r>
          </m:e>
          <m:lim>
            <m:r>
              <m:rPr>
                <m:sty m:val="p"/>
              </m:rPr>
              <m:t>∼</m:t>
            </m:r>
          </m:lim>
        </m:limLow>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n</m:t>
                  </m:r>
                </m:sup>
              </m:sSup>
              <m:r>
                <m:rPr>
                  <m:sty m:val="p"/>
                </m:rPr>
                <m:t>:</m:t>
              </m:r>
              <m:r>
                <m:rPr>
                  <m:sty m:val="bi"/>
                </m:rPr>
                <m:t>A</m:t>
              </m:r>
              <m:limLow>
                <m:e>
                  <m:r>
                    <m:t>x</m:t>
                  </m:r>
                </m:e>
                <m:lim>
                  <m:r>
                    <m:rPr>
                      <m:sty m:val="p"/>
                    </m:rPr>
                    <m:t>∼</m:t>
                  </m:r>
                </m:lim>
              </m:limLow>
              <m:r>
                <m:rPr>
                  <m:sty m:val="p"/>
                </m:rPr>
                <m:t>=</m:t>
              </m:r>
              <m:sSub>
                <m:e>
                  <m:limLow>
                    <m:e>
                      <m:r>
                        <m:t>0</m:t>
                      </m:r>
                    </m:e>
                    <m:lim>
                      <m:r>
                        <m:rPr>
                          <m:sty m:val="p"/>
                        </m:rPr>
                        <m:t>∼</m:t>
                      </m:r>
                    </m:lim>
                  </m:limLow>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limLow>
          <m:e>
            <m:r>
              <m:t>x</m:t>
            </m:r>
          </m:e>
          <m:lim>
            <m:r>
              <m:rPr>
                <m:sty m:val="p"/>
              </m:rPr>
              <m:t>∼</m:t>
            </m:r>
          </m:lim>
        </m:limLow>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limLow>
                <m:e>
                  <m:r>
                    <m:t>x</m:t>
                  </m:r>
                </m:e>
                <m:lim>
                  <m:r>
                    <m:rPr>
                      <m:sty m:val="p"/>
                    </m:rPr>
                    <m:t>∼</m:t>
                  </m:r>
                </m:lim>
              </m:limLow>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limLow>
          <m:e>
            <m:r>
              <m:t>y</m:t>
            </m:r>
          </m:e>
          <m:lim>
            <m:r>
              <m:rPr>
                <m:sty m:val="p"/>
              </m:rPr>
              <m:t>∼</m:t>
            </m:r>
          </m:lim>
        </m:limLow>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limLow>
              <m:e>
                <m:r>
                  <m:t>0</m:t>
                </m:r>
              </m:e>
              <m:lim>
                <m:r>
                  <m:rPr>
                    <m:sty m:val="p"/>
                  </m:rPr>
                  <m:t>∼</m:t>
                </m:r>
              </m:lim>
            </m:limLow>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limLow>
              <m:e>
                <m:r>
                  <m:t>0</m:t>
                </m:r>
              </m:e>
              <m:lim>
                <m:r>
                  <m:rPr>
                    <m:sty m:val="p"/>
                  </m:rPr>
                  <m:t>∼</m:t>
                </m:r>
              </m:lim>
            </m:limLow>
          </m:e>
          <m:sub>
            <m:r>
              <m:t>n</m:t>
            </m:r>
          </m:sub>
        </m:sSub>
        <m:r>
          <m:rPr>
            <m:sty m:val="p"/>
          </m:rPr>
          <m:t>=</m:t>
        </m:r>
        <m:sSub>
          <m:e>
            <m:limLow>
              <m:e>
                <m:r>
                  <m:t>0</m:t>
                </m:r>
              </m:e>
              <m:lim>
                <m:r>
                  <m:rPr>
                    <m:sty m:val="p"/>
                  </m:rPr>
                  <m:t>∼</m:t>
                </m:r>
              </m:lim>
            </m:limLow>
          </m:e>
          <m:sub>
            <m:r>
              <m:t>m</m:t>
            </m:r>
          </m:sub>
        </m:sSub>
      </m:oMath>
      <w:r>
        <w:t xml:space="preserve">, so</w:t>
      </w:r>
      <w:r>
        <w:t xml:space="preserve"> </w:t>
      </w:r>
      <m:oMath>
        <m:sSub>
          <m:e>
            <m:limLow>
              <m:e>
                <m:r>
                  <m:t>0</m:t>
                </m:r>
              </m:e>
              <m:lim>
                <m:r>
                  <m:rPr>
                    <m:sty m:val="p"/>
                  </m:rPr>
                  <m:t>∼</m:t>
                </m:r>
              </m:lim>
            </m:limLow>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limLow>
          <m:e>
            <m:r>
              <m:t>u</m:t>
            </m:r>
          </m:e>
          <m:lim>
            <m:r>
              <m:rPr>
                <m:sty m:val="p"/>
              </m:rPr>
              <m:t>∼</m:t>
            </m:r>
          </m:lim>
        </m:limLow>
        <m:r>
          <m:rPr>
            <m:sty m:val="p"/>
          </m:rPr>
          <m:t>,</m:t>
        </m:r>
        <m:limLow>
          <m:e>
            <m:r>
              <m:t>w</m:t>
            </m:r>
          </m:e>
          <m:lim>
            <m:r>
              <m:rPr>
                <m:sty m:val="p"/>
              </m:rPr>
              <m:t>∼</m:t>
            </m:r>
          </m:lim>
        </m:limLow>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limLow>
                <m:e>
                  <m:r>
                    <m:t>u</m:t>
                  </m:r>
                </m:e>
                <m:lim>
                  <m:r>
                    <m:rPr>
                      <m:sty m:val="p"/>
                    </m:rPr>
                    <m:t>∼</m:t>
                  </m:r>
                </m:lim>
              </m:limLow>
              <m:r>
                <m:rPr>
                  <m:sty m:val="p"/>
                </m:rPr>
                <m:t>+</m:t>
              </m:r>
              <m:limLow>
                <m:e>
                  <m:r>
                    <m:t>w</m:t>
                  </m:r>
                </m:e>
                <m:lim>
                  <m:r>
                    <m:rPr>
                      <m:sty m:val="p"/>
                    </m:rPr>
                    <m:t>∼</m:t>
                  </m:r>
                </m:lim>
              </m:limLow>
              <m:r>
                <m:rPr>
                  <m:sty m:val="p"/>
                </m:rPr>
                <m:t>)</m:t>
              </m:r>
              <m:r>
                <m:t>&amp;</m:t>
              </m:r>
              <m:r>
                <m:rPr>
                  <m:sty m:val="p"/>
                </m:rPr>
                <m:t>=</m:t>
              </m:r>
              <m:r>
                <m:rPr>
                  <m:sty m:val="bi"/>
                </m:rPr>
                <m:t>A</m:t>
              </m:r>
              <m:limLow>
                <m:e>
                  <m:r>
                    <m:t>u</m:t>
                  </m:r>
                </m:e>
                <m:lim>
                  <m:r>
                    <m:rPr>
                      <m:sty m:val="p"/>
                    </m:rPr>
                    <m:t>∼</m:t>
                  </m:r>
                </m:lim>
              </m:limLow>
              <m:r>
                <m:rPr>
                  <m:sty m:val="p"/>
                </m:rPr>
                <m:t>+</m:t>
              </m:r>
              <m:r>
                <m:rPr>
                  <m:sty m:val="bi"/>
                </m:rPr>
                <m:t>A</m:t>
              </m:r>
              <m:limLow>
                <m:e>
                  <m:r>
                    <m:t>w</m:t>
                  </m:r>
                </m:e>
                <m:lim>
                  <m:r>
                    <m:rPr>
                      <m:sty m:val="p"/>
                    </m:rPr>
                    <m:t>∼</m:t>
                  </m:r>
                </m:lim>
              </m:limLow>
              <m:r>
                <m:t>&amp;</m:t>
              </m:r>
              <m:r>
                <m:t>&amp;</m:t>
              </m:r>
              <m:r>
                <m:rPr>
                  <m:nor/>
                  <m:sty m:val="p"/>
                </m:rPr>
                <m:t>(</m:t>
              </m:r>
              <m:r>
                <m:rPr>
                  <m:nor/>
                  <m:sty m:val="p"/>
                </m:rPr>
                <m:t>Theorem 9</m:t>
              </m:r>
              <m:r>
                <m:rPr>
                  <m:nor/>
                  <m:sty m:val="p"/>
                </m:rPr>
                <m:t>)</m:t>
              </m:r>
            </m:e>
            <m:e>
              <m:r>
                <m:t>&amp;</m:t>
              </m:r>
              <m:r>
                <m:rPr>
                  <m:sty m:val="p"/>
                </m:rPr>
                <m:t>=</m:t>
              </m:r>
              <m:sSub>
                <m:e>
                  <m:limLow>
                    <m:e>
                      <m:r>
                        <m:t>0</m:t>
                      </m:r>
                    </m:e>
                    <m:lim>
                      <m:r>
                        <m:rPr>
                          <m:sty m:val="p"/>
                        </m:rPr>
                        <m:t>∼</m:t>
                      </m:r>
                    </m:lim>
                  </m:limLow>
                </m:e>
                <m:sub>
                  <m:r>
                    <m:t>m</m:t>
                  </m:r>
                </m:sub>
              </m:sSub>
              <m:r>
                <m:rPr>
                  <m:sty m:val="p"/>
                </m:rPr>
                <m:t>+</m:t>
              </m:r>
              <m:sSub>
                <m:e>
                  <m:limLow>
                    <m:e>
                      <m:r>
                        <m:t>0</m:t>
                      </m:r>
                    </m:e>
                    <m:lim>
                      <m:r>
                        <m:rPr>
                          <m:sty m:val="p"/>
                        </m:rPr>
                        <m:t>∼</m:t>
                      </m:r>
                    </m:lim>
                  </m:limLow>
                </m:e>
                <m:sub>
                  <m:r>
                    <m:t>m</m:t>
                  </m:r>
                </m:sub>
              </m:sSub>
              <m:r>
                <m:t>&amp;</m:t>
              </m:r>
              <m:r>
                <m:t>&amp;</m:t>
              </m:r>
              <m:r>
                <m:rPr>
                  <m:nor/>
                  <m:sty m:val="p"/>
                </m:rPr>
                <m:t>(</m:t>
              </m:r>
              <m:limLow>
                <m:e>
                  <m:r>
                    <m:t>u</m:t>
                  </m:r>
                </m:e>
                <m:lim>
                  <m:r>
                    <m:rPr>
                      <m:sty m:val="p"/>
                    </m:rPr>
                    <m:t>∼</m:t>
                  </m:r>
                </m:lim>
              </m:limLow>
              <m:r>
                <m:rPr>
                  <m:nor/>
                  <m:sty m:val="p"/>
                </m:rPr>
                <m:t> and </m:t>
              </m:r>
              <m:limLow>
                <m:e>
                  <m:r>
                    <m:t>w</m:t>
                  </m:r>
                </m:e>
                <m:lim>
                  <m:r>
                    <m:rPr>
                      <m:sty m:val="p"/>
                    </m:rPr>
                    <m:t>∼</m:t>
                  </m:r>
                </m:lim>
              </m:limLow>
              <m:r>
                <m:rPr>
                  <m:nor/>
                  <m:sty m:val="p"/>
                </m:rPr>
                <m:t> are in the null space)</m:t>
              </m:r>
            </m:e>
            <m:e>
              <m:r>
                <m:t>&amp;</m:t>
              </m:r>
              <m:r>
                <m:rPr>
                  <m:sty m:val="p"/>
                </m:rPr>
                <m:t>=</m:t>
              </m:r>
              <m:sSub>
                <m:e>
                  <m:limLow>
                    <m:e>
                      <m:r>
                        <m:t>0</m:t>
                      </m:r>
                    </m:e>
                    <m:lim>
                      <m:r>
                        <m:rPr>
                          <m:sty m:val="p"/>
                        </m:rPr>
                        <m:t>∼</m:t>
                      </m:r>
                    </m:lim>
                  </m:limLow>
                </m:e>
                <m:sub>
                  <m:r>
                    <m:t>m</m:t>
                  </m:r>
                </m:sub>
              </m:sSub>
              <m:r>
                <m:t>&amp;</m:t>
              </m:r>
              <m:r>
                <m:t>&amp;</m:t>
              </m:r>
              <m:r>
                <m:rPr>
                  <m:nor/>
                  <m:sty m:val="p"/>
                </m:rPr>
                <m:t>(adding </m:t>
              </m:r>
              <m:sSub>
                <m:e>
                  <m:limLow>
                    <m:e>
                      <m:r>
                        <m:t>0</m:t>
                      </m:r>
                    </m:e>
                    <m:lim>
                      <m:r>
                        <m:rPr>
                          <m:sty m:val="p"/>
                        </m:rPr>
                        <m:t>∼</m:t>
                      </m:r>
                    </m:lim>
                  </m:limLow>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limLow>
                    <m:e>
                      <m:r>
                        <m:t>u</m:t>
                      </m:r>
                    </m:e>
                    <m:lim>
                      <m:r>
                        <m:rPr>
                          <m:sty m:val="p"/>
                        </m:rPr>
                        <m:t>∼</m:t>
                      </m:r>
                    </m:lim>
                  </m:limLow>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limLow>
                <m:e>
                  <m:r>
                    <m:t>u</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limLow>
                <m:e>
                  <m:r>
                    <m:t>u</m:t>
                  </m:r>
                </m:e>
                <m:lim>
                  <m:r>
                    <m:rPr>
                      <m:sty m:val="p"/>
                    </m:rPr>
                    <m:t>∼</m:t>
                  </m:r>
                </m:lim>
              </m:limLow>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limLow>
          <m:e>
            <m:r>
              <m:t>u</m:t>
            </m:r>
          </m:e>
          <m:lim>
            <m:r>
              <m:rPr>
                <m:sty m:val="p"/>
              </m:rPr>
              <m:t>∼</m:t>
            </m:r>
          </m:lim>
        </m:limLow>
        <m:r>
          <m:rPr>
            <m:sty m:val="p"/>
          </m:rPr>
          <m:t>)</m:t>
        </m:r>
        <m:r>
          <m:rPr>
            <m:sty m:val="p"/>
          </m:rPr>
          <m:t>=</m:t>
        </m:r>
        <m:sSub>
          <m:e>
            <m:limLow>
              <m:e>
                <m:r>
                  <m:t>0</m:t>
                </m:r>
              </m:e>
              <m:lim>
                <m:r>
                  <m:rPr>
                    <m:sty m:val="p"/>
                  </m:rPr>
                  <m:t>∼</m:t>
                </m:r>
              </m:lim>
            </m:limLow>
          </m:e>
          <m:sub>
            <m:r>
              <m:t>m</m:t>
            </m:r>
          </m:sub>
        </m:sSub>
      </m:oMath>
      <w:r>
        <w:t xml:space="preserve">.</w:t>
      </w:r>
      <w:r>
        <w:t xml:space="preserve"> </w:t>
      </w:r>
      <w:r>
        <w:t xml:space="preserve">Therefore</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limLow>
          <m:e>
            <m:r>
              <m:t>u</m:t>
            </m:r>
          </m:e>
          <m:lim>
            <m:r>
              <m:rPr>
                <m:sty m:val="p"/>
              </m:rPr>
              <m:t>∼</m:t>
            </m:r>
          </m:lim>
        </m:limLow>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limLow>
          <m:e>
            <m:r>
              <m:t>x</m:t>
            </m:r>
          </m:e>
          <m:lim>
            <m:r>
              <m:rPr>
                <m:sty m:val="p"/>
              </m:rPr>
              <m:t>∼</m:t>
            </m:r>
          </m:lim>
        </m:limLow>
        <m:r>
          <m:rPr>
            <m:sty m:val="p"/>
          </m:rPr>
          <m:t>=</m:t>
        </m:r>
        <m:limLow>
          <m:e>
            <m:r>
              <m:t>b</m:t>
            </m:r>
          </m:e>
          <m:lim>
            <m:r>
              <m:rPr>
                <m:sty m:val="p"/>
              </m:rPr>
              <m:t>∼</m:t>
            </m:r>
          </m:lim>
        </m:limLow>
      </m:oMath>
      <w:r>
        <w:rPr>
          <w:b/>
          <w:bCs/>
        </w:rPr>
        <w:t xml:space="preserve"> </w:t>
      </w:r>
      <w:r>
        <w:rPr>
          <w:b/>
          <w:bCs/>
        </w:rPr>
        <w:t xml:space="preserve">with</w:t>
      </w:r>
      <w:r>
        <w:rPr>
          <w:b/>
          <w:bCs/>
        </w:rPr>
        <w:t xml:space="preserve"> </w:t>
      </w:r>
      <m:oMath>
        <m:limLow>
          <m:e>
            <m:r>
              <m:t>b</m:t>
            </m:r>
          </m:e>
          <m:lim>
            <m:r>
              <m:rPr>
                <m:sty m:val="p"/>
              </m:rPr>
              <m:t>∼</m:t>
            </m:r>
          </m:lim>
        </m:limLow>
        <m:r>
          <m:rPr>
            <m:sty m:val="p"/>
          </m:rPr>
          <m:t>≠</m:t>
        </m:r>
        <m:limLow>
          <m:e>
            <m:r>
              <m:t>0</m:t>
            </m:r>
          </m:e>
          <m:lim>
            <m:r>
              <m:rPr>
                <m:sty m:val="p"/>
              </m:rPr>
              <m:t>∼</m:t>
            </m:r>
          </m:lim>
        </m:limLow>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limLow>
          <m:e>
            <m:r>
              <m:t>x</m:t>
            </m:r>
          </m:e>
          <m:lim>
            <m:r>
              <m:rPr>
                <m:sty m:val="p"/>
              </m:rPr>
              <m:t>∼</m:t>
            </m:r>
          </m:lim>
        </m:limLow>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limLow>
              <m:e>
                <m:r>
                  <m:t>0</m:t>
                </m:r>
              </m:e>
              <m:lim>
                <m:r>
                  <m:rPr>
                    <m:sty m:val="p"/>
                  </m:rPr>
                  <m:t>∼</m:t>
                </m:r>
              </m:lim>
            </m:limLow>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only for</w:t>
      </w:r>
      <w:r>
        <w:t xml:space="preserve"> </w:t>
      </w:r>
      <m:oMath>
        <m:limLow>
          <m:e>
            <m:r>
              <m:t>x</m:t>
            </m:r>
          </m:e>
          <m:lim>
            <m:r>
              <m:rPr>
                <m:sty m:val="p"/>
              </m:rPr>
              <m:t>∼</m:t>
            </m:r>
          </m:lim>
        </m:limLow>
        <m:r>
          <m:rPr>
            <m:sty m:val="p"/>
          </m:rPr>
          <m:t>=</m:t>
        </m:r>
        <m:sSub>
          <m:e>
            <m:limLow>
              <m:e>
                <m:r>
                  <m:t>0</m:t>
                </m:r>
              </m:e>
              <m:lim>
                <m:r>
                  <m:rPr>
                    <m:sty m:val="p"/>
                  </m:rPr>
                  <m:t>∼</m:t>
                </m:r>
              </m:lim>
            </m:limLow>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oMath>
      </m:oMathPara>
    </w:p>
    <w:p>
      <w:pPr>
        <w:pStyle w:val="FirstParagraph"/>
      </w:pP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says exactly that</w:t>
      </w:r>
      <w:r>
        <w:t xml:space="preserve"> </w:t>
      </w:r>
      <m:oMath>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sSub>
          <m:e>
            <m:limLow>
              <m:e>
                <m:r>
                  <m:t>0</m:t>
                </m:r>
              </m:e>
              <m:lim>
                <m:r>
                  <m:rPr>
                    <m:sty m:val="p"/>
                  </m:rPr>
                  <m:t>∼</m:t>
                </m:r>
              </m:lim>
            </m:limLow>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limLow>
              <m:e>
                <m:r>
                  <m:t>0</m:t>
                </m:r>
              </m:e>
              <m:lim>
                <m:r>
                  <m:rPr>
                    <m:sty m:val="p"/>
                  </m:rPr>
                  <m:t>∼</m:t>
                </m:r>
              </m:lim>
            </m:limLow>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limLow>
              <m:e>
                <m:r>
                  <m:t>0</m:t>
                </m:r>
              </m:e>
              <m:lim>
                <m:r>
                  <m:rPr>
                    <m:sty m:val="p"/>
                  </m:rPr>
                  <m:t>∼</m:t>
                </m:r>
              </m:lim>
            </m:limLow>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limLow>
              <m:e>
                <m:r>
                  <m:t>0</m:t>
                </m:r>
              </m:e>
              <m:lim>
                <m:r>
                  <m:rPr>
                    <m:sty m:val="p"/>
                  </m:rPr>
                  <m:t>∼</m:t>
                </m:r>
              </m:lim>
            </m:limLow>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limLow>
              <m:e>
                <m:r>
                  <m:t>0</m:t>
                </m:r>
              </m:e>
              <m:lim>
                <m:r>
                  <m:rPr>
                    <m:sty m:val="p"/>
                  </m:rPr>
                  <m:t>∼</m:t>
                </m:r>
              </m:lim>
            </m:limLow>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limLow>
          <m:e>
            <m:r>
              <m:t>x</m:t>
            </m:r>
          </m:e>
          <m:lim>
            <m:r>
              <m:rPr>
                <m:sty m:val="p"/>
              </m:rPr>
              <m:t>∼</m:t>
            </m:r>
          </m:lim>
        </m:limLow>
      </m:oMath>
      <w:r>
        <w:t xml:space="preserve"> </w:t>
      </w:r>
      <w:r>
        <w:t xml:space="preserve">in both sets.</w:t>
      </w:r>
      <w:r>
        <w:t xml:space="preserve"> </w:t>
      </w:r>
      <w:r>
        <w:t xml:space="preserve">Being in the row space means</w:t>
      </w:r>
      <w:r>
        <w:t xml:space="preserve"> </w:t>
      </w:r>
      <m:oMath>
        <m:limLow>
          <m:e>
            <m:r>
              <m:t>x</m:t>
            </m:r>
          </m:e>
          <m:lim>
            <m:r>
              <m:rPr>
                <m:sty m:val="p"/>
              </m:rPr>
              <m:t>∼</m:t>
            </m:r>
          </m:lim>
        </m:limLow>
        <m:r>
          <m:rPr>
            <m:sty m:val="p"/>
          </m:rPr>
          <m:t>=</m:t>
        </m:r>
        <m:sSup>
          <m:e>
            <m:r>
              <m:rPr>
                <m:sty m:val="bi"/>
              </m:rPr>
              <m:t>A</m:t>
            </m:r>
          </m:e>
          <m:sup>
            <m:r>
              <m:rPr>
                <m:sty m:val="p"/>
              </m:rPr>
              <m:t>⊤</m:t>
            </m:r>
          </m:sup>
        </m:sSup>
        <m:limLow>
          <m:e>
            <m:r>
              <m:t>u</m:t>
            </m:r>
          </m:e>
          <m:lim>
            <m:r>
              <m:rPr>
                <m:sty m:val="p"/>
              </m:rPr>
              <m:t>∼</m:t>
            </m:r>
          </m:lim>
        </m:limLow>
      </m:oMath>
      <w:r>
        <w:t xml:space="preserve"> </w:t>
      </w:r>
      <w:r>
        <w:t xml:space="preserve">for some</w:t>
      </w:r>
      <w:r>
        <w:t xml:space="preserve"> </w:t>
      </w:r>
      <m:oMath>
        <m:limLow>
          <m:e>
            <m:r>
              <m:t>u</m:t>
            </m:r>
          </m:e>
          <m:lim>
            <m:r>
              <m:rPr>
                <m:sty m:val="p"/>
              </m:rPr>
              <m:t>∼</m:t>
            </m:r>
          </m:lim>
        </m:limLow>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limLow>
                <m:e>
                  <m:r>
                    <m:t>x</m:t>
                  </m:r>
                </m:e>
                <m:lim>
                  <m:r>
                    <m:rPr>
                      <m:sty m:val="p"/>
                    </m:rPr>
                    <m:t>∼</m:t>
                  </m:r>
                </m:lim>
              </m:limLow>
              <m:r>
                <m:t>&amp;</m:t>
              </m:r>
              <m:r>
                <m:rPr>
                  <m:sty m:val="p"/>
                </m:rPr>
                <m:t>=</m:t>
              </m:r>
              <m:sSup>
                <m:e>
                  <m:r>
                    <m:rPr>
                      <m:sty m:val="p"/>
                    </m:rPr>
                    <m:t>(</m:t>
                  </m:r>
                  <m:sSup>
                    <m:e>
                      <m:r>
                        <m:rPr>
                          <m:sty m:val="bi"/>
                        </m:rPr>
                        <m:t>A</m:t>
                      </m:r>
                    </m:e>
                    <m:sup>
                      <m:r>
                        <m:rPr>
                          <m:sty m:val="p"/>
                        </m:rPr>
                        <m:t>⊤</m:t>
                      </m:r>
                    </m:sup>
                  </m:sSup>
                  <m:limLow>
                    <m:e>
                      <m:r>
                        <m:t>u</m:t>
                      </m:r>
                    </m:e>
                    <m:lim>
                      <m:r>
                        <m:rPr>
                          <m:sty m:val="p"/>
                        </m:rPr>
                        <m:t>∼</m:t>
                      </m:r>
                    </m:lim>
                  </m:limLow>
                  <m:r>
                    <m:rPr>
                      <m:sty m:val="p"/>
                    </m:rPr>
                    <m:t>)</m:t>
                  </m:r>
                </m:e>
                <m:sup>
                  <m:r>
                    <m:rPr>
                      <m:sty m:val="p"/>
                    </m:rPr>
                    <m:t>⊤</m:t>
                  </m:r>
                </m:sup>
              </m:sSup>
              <m:r>
                <m:t> </m:t>
              </m:r>
              <m:limLow>
                <m:e>
                  <m:r>
                    <m:t>x</m:t>
                  </m:r>
                </m:e>
                <m:lim>
                  <m:r>
                    <m:rPr>
                      <m:sty m:val="p"/>
                    </m:rPr>
                    <m:t>∼</m:t>
                  </m:r>
                </m:lim>
              </m:limLow>
              <m:r>
                <m:t>&amp;</m:t>
              </m:r>
              <m:r>
                <m:t>&amp;</m:t>
              </m:r>
              <m:r>
                <m:rPr>
                  <m:nor/>
                  <m:sty m:val="p"/>
                </m:rPr>
                <m:t>(substitute </m:t>
              </m:r>
              <m:limLow>
                <m:e>
                  <m:r>
                    <m:t>x</m:t>
                  </m:r>
                </m:e>
                <m:lim>
                  <m:r>
                    <m:rPr>
                      <m:sty m:val="p"/>
                    </m:rPr>
                    <m:t>∼</m:t>
                  </m:r>
                </m:lim>
              </m:limLow>
              <m:r>
                <m:rPr>
                  <m:sty m:val="p"/>
                </m:rPr>
                <m:t>=</m:t>
              </m:r>
              <m:sSup>
                <m:e>
                  <m:r>
                    <m:rPr>
                      <m:sty m:val="bi"/>
                    </m:rPr>
                    <m:t>A</m:t>
                  </m:r>
                </m:e>
                <m:sup>
                  <m:r>
                    <m:rPr>
                      <m:sty m:val="p"/>
                    </m:rPr>
                    <m:t>⊤</m:t>
                  </m:r>
                </m:sup>
              </m:sSup>
              <m:limLow>
                <m:e>
                  <m:r>
                    <m:t>u</m:t>
                  </m:r>
                </m:e>
                <m:lim>
                  <m:r>
                    <m:rPr>
                      <m:sty m:val="p"/>
                    </m:rPr>
                    <m:t>∼</m:t>
                  </m:r>
                </m:lim>
              </m:limLow>
              <m:r>
                <m:rPr>
                  <m:nor/>
                  <m:sty m:val="p"/>
                </m:rPr>
                <m:t> in the first factor)</m:t>
              </m:r>
            </m:e>
            <m:e>
              <m:r>
                <m:t>&amp;</m:t>
              </m:r>
              <m:r>
                <m:rPr>
                  <m:sty m:val="p"/>
                </m:rPr>
                <m:t>=</m:t>
              </m:r>
              <m:r>
                <m:t>​</m:t>
              </m:r>
              <m:d>
                <m:dPr>
                  <m:begChr m:val="("/>
                  <m:sepChr m:val=""/>
                  <m:endChr m:val=")"/>
                  <m:grow/>
                </m:dPr>
                <m:e>
                  <m:sSup>
                    <m:e>
                      <m:limLow>
                        <m:e>
                          <m:r>
                            <m:t>u</m:t>
                          </m:r>
                        </m:e>
                        <m:lim>
                          <m:r>
                            <m:rPr>
                              <m:sty m:val="p"/>
                            </m:rPr>
                            <m:t>∼</m:t>
                          </m:r>
                        </m:lim>
                      </m:limLow>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limLow>
                <m:e>
                  <m:r>
                    <m:t>x</m:t>
                  </m:r>
                </m:e>
                <m:lim>
                  <m:r>
                    <m:rPr>
                      <m:sty m:val="p"/>
                    </m:rPr>
                    <m:t>∼</m:t>
                  </m:r>
                </m:lim>
              </m:limLow>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limLow>
                        <m:e>
                          <m:r>
                            <m:t>u</m:t>
                          </m:r>
                        </m:e>
                        <m:lim>
                          <m:r>
                            <m:rPr>
                              <m:sty m:val="p"/>
                            </m:rPr>
                            <m:t>∼</m:t>
                          </m:r>
                        </m:lim>
                      </m:limLow>
                    </m:e>
                    <m:sup>
                      <m:r>
                        <m:rPr>
                          <m:sty m:val="p"/>
                        </m:rPr>
                        <m:t>⊤</m:t>
                      </m:r>
                    </m:sup>
                  </m:sSup>
                  <m:r>
                    <m:rPr>
                      <m:sty m:val="bi"/>
                    </m:rPr>
                    <m:t>A</m:t>
                  </m:r>
                </m:e>
              </m:d>
              <m:r>
                <m:t>​</m:t>
              </m:r>
              <m:r>
                <m:t> </m:t>
              </m:r>
              <m:limLow>
                <m:e>
                  <m:r>
                    <m:t>x</m:t>
                  </m:r>
                </m:e>
                <m:lim>
                  <m:r>
                    <m:rPr>
                      <m:sty m:val="p"/>
                    </m:rPr>
                    <m:t>∼</m:t>
                  </m:r>
                </m:lim>
              </m:limLow>
              <m:r>
                <m:t>&amp;</m:t>
              </m:r>
              <m:r>
                <m:t>&amp;</m:t>
              </m:r>
              <m:r>
                <m:rPr>
                  <m:nor/>
                  <m:sty m:val="p"/>
                </m:rPr>
                <m:t>(transposing twice returns the original matrix)</m:t>
              </m:r>
            </m:e>
            <m:e>
              <m:r>
                <m:t>&amp;</m:t>
              </m:r>
              <m:r>
                <m:rPr>
                  <m:sty m:val="p"/>
                </m:rPr>
                <m:t>=</m:t>
              </m:r>
              <m:sSup>
                <m:e>
                  <m:limLow>
                    <m:e>
                      <m:r>
                        <m:t>u</m:t>
                      </m:r>
                    </m:e>
                    <m:lim>
                      <m:r>
                        <m:rPr>
                          <m:sty m:val="p"/>
                        </m:rPr>
                        <m:t>∼</m:t>
                      </m:r>
                    </m:lim>
                  </m:limLow>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limLow>
                    <m:e>
                      <m:r>
                        <m:t>u</m:t>
                      </m:r>
                    </m:e>
                    <m:lim>
                      <m:r>
                        <m:rPr>
                          <m:sty m:val="p"/>
                        </m:rPr>
                        <m:t>∼</m:t>
                      </m:r>
                    </m:lim>
                  </m:limLow>
                </m:e>
                <m:sup>
                  <m:r>
                    <m:rPr>
                      <m:sty m:val="p"/>
                    </m:rPr>
                    <m:t>⊤</m:t>
                  </m:r>
                </m:sup>
              </m:sSup>
              <m:r>
                <m:t> </m:t>
              </m:r>
              <m:sSub>
                <m:e>
                  <m:limLow>
                    <m:e>
                      <m:r>
                        <m:t>0</m:t>
                      </m:r>
                    </m:e>
                    <m:lim>
                      <m:r>
                        <m:rPr>
                          <m:sty m:val="p"/>
                        </m:rPr>
                        <m:t>∼</m:t>
                      </m:r>
                    </m:lim>
                  </m:limLow>
                </m:e>
                <m:sub>
                  <m:r>
                    <m:t>m</m:t>
                  </m:r>
                </m:sub>
              </m:sSub>
              <m:r>
                <m:t>&amp;</m:t>
              </m:r>
              <m:r>
                <m:t>&amp;</m:t>
              </m:r>
              <m:r>
                <m:rPr>
                  <m:nor/>
                  <m:sty m:val="p"/>
                </m:rPr>
                <m:t>(substitute </m:t>
              </m:r>
              <m:r>
                <m:rPr>
                  <m:sty m:val="bi"/>
                </m:rPr>
                <m:t>A</m:t>
              </m:r>
              <m:limLow>
                <m:e>
                  <m:r>
                    <m:t>x</m:t>
                  </m:r>
                </m:e>
                <m:lim>
                  <m:r>
                    <m:rPr>
                      <m:sty m:val="p"/>
                    </m:rPr>
                    <m:t>∼</m:t>
                  </m:r>
                </m:lim>
              </m:limLow>
              <m:r>
                <m:rPr>
                  <m:sty m:val="p"/>
                </m:rPr>
                <m:t>=</m:t>
              </m:r>
              <m:sSub>
                <m:e>
                  <m:limLow>
                    <m:e>
                      <m:r>
                        <m:t>0</m:t>
                      </m:r>
                    </m:e>
                    <m:lim>
                      <m:r>
                        <m:rPr>
                          <m:sty m:val="p"/>
                        </m:rPr>
                        <m:t>∼</m:t>
                      </m:r>
                    </m:lim>
                  </m:limLow>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limLow>
              <m:e>
                <m:r>
                  <m:t>x</m:t>
                </m:r>
              </m:e>
              <m:lim>
                <m:r>
                  <m:rPr>
                    <m:sty m:val="p"/>
                  </m:rPr>
                  <m:t>∼</m:t>
                </m:r>
              </m:lim>
            </m:limLow>
          </m:e>
          <m:sup>
            <m:r>
              <m:rPr>
                <m:sty m:val="p"/>
              </m:rPr>
              <m:t>⊤</m:t>
            </m:r>
          </m:sup>
        </m:sSup>
        <m:limLow>
          <m:e>
            <m:r>
              <m:t>x</m:t>
            </m:r>
          </m:e>
          <m:lim>
            <m:r>
              <m:rPr>
                <m:sty m:val="p"/>
              </m:rPr>
              <m:t>∼</m:t>
            </m:r>
          </m:lim>
        </m:limLow>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limLow>
          <m:e>
            <m:r>
              <m:t>x</m:t>
            </m:r>
          </m:e>
          <m:lim>
            <m:r>
              <m:rPr>
                <m:sty m:val="p"/>
              </m:rPr>
              <m:t>∼</m:t>
            </m:r>
          </m:lim>
        </m:limLow>
        <m:r>
          <m:rPr>
            <m:sty m:val="p"/>
          </m:rPr>
          <m:t>=</m:t>
        </m:r>
        <m:sSub>
          <m:e>
            <m:limLow>
              <m:e>
                <m:r>
                  <m:t>0</m:t>
                </m:r>
              </m:e>
              <m:lim>
                <m:r>
                  <m:rPr>
                    <m:sty m:val="p"/>
                  </m:rPr>
                  <m:t>∼</m:t>
                </m:r>
              </m:lim>
            </m:limLow>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limLow>
                <m:e>
                  <m:r>
                    <m:t>x</m:t>
                  </m:r>
                </m:e>
                <m:lim>
                  <m:r>
                    <m:rPr>
                      <m:sty m:val="p"/>
                    </m:rPr>
                    <m:t>∼</m:t>
                  </m:r>
                </m:lim>
              </m:limLow>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limLow>
              <m:e>
                <m:r>
                  <m:t>0</m:t>
                </m:r>
              </m:e>
              <m:lim>
                <m:r>
                  <m:rPr>
                    <m:sty m:val="p"/>
                  </m:rPr>
                  <m:t>∼</m:t>
                </m:r>
              </m:lim>
            </m:limLow>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limLow>
              <m:e>
                <m:r>
                  <m:t>0</m:t>
                </m:r>
              </m:e>
              <m:lim>
                <m:r>
                  <m:rPr>
                    <m:sty m:val="p"/>
                  </m:rPr>
                  <m:t>∼</m:t>
                </m:r>
              </m:lim>
            </m:limLow>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limLow>
              <m:e>
                <m:r>
                  <m:t>a</m:t>
                </m:r>
              </m:e>
              <m:lim>
                <m:r>
                  <m:rPr>
                    <m:sty m:val="p"/>
                  </m:rPr>
                  <m:t>∼</m:t>
                </m:r>
              </m:lim>
            </m:limLow>
          </m:e>
          <m:sub>
            <m:r>
              <m:t>i</m:t>
            </m:r>
          </m:sub>
        </m:sSub>
        <m:r>
          <m:rPr>
            <m:sty m:val="p"/>
          </m:rPr>
          <m:t>⋅</m:t>
        </m:r>
        <m:sSub>
          <m:e>
            <m:limLow>
              <m:e>
                <m:r>
                  <m:t>b</m:t>
                </m:r>
              </m:e>
              <m:lim>
                <m:r>
                  <m:rPr>
                    <m:sty m:val="p"/>
                  </m:rPr>
                  <m:t>∼</m:t>
                </m:r>
              </m:lim>
            </m:limLow>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limLow>
          <m:e>
            <m:r>
              <m:t>u</m:t>
            </m:r>
          </m:e>
          <m:lim>
            <m:r>
              <m:rPr>
                <m:sty m:val="p"/>
              </m:rPr>
              <m:t>∼</m:t>
            </m:r>
          </m:lim>
        </m:limLow>
        <m:r>
          <m:rPr>
            <m:sty m:val="p"/>
          </m:rPr>
          <m:t>×</m:t>
        </m:r>
        <m:limLow>
          <m:e>
            <m:r>
              <m:t>v</m:t>
            </m:r>
          </m:e>
          <m:lim>
            <m:r>
              <m:rPr>
                <m:sty m:val="p"/>
              </m:rPr>
              <m:t>∼</m:t>
            </m:r>
          </m:lim>
        </m:limLow>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limLow>
                              <m:e>
                                <m:r>
                                  <m:t>a</m:t>
                                </m:r>
                              </m:e>
                              <m:lim>
                                <m:r>
                                  <m:rPr>
                                    <m:sty m:val="p"/>
                                  </m:rPr>
                                  <m:t>∼</m:t>
                                </m:r>
                              </m:lim>
                            </m:limLow>
                          </m:e>
                          <m:sub>
                            <m:r>
                              <m:t>1</m:t>
                            </m:r>
                          </m:sub>
                        </m:sSub>
                        <m:r>
                          <m:rPr>
                            <m:sty m:val="p"/>
                          </m:rPr>
                          <m:t>⋅</m:t>
                        </m:r>
                        <m:sSub>
                          <m:e>
                            <m:limLow>
                              <m:e>
                                <m:r>
                                  <m:t>b</m:t>
                                </m:r>
                              </m:e>
                              <m:lim>
                                <m:r>
                                  <m:rPr>
                                    <m:sty m:val="p"/>
                                  </m:rPr>
                                  <m:t>∼</m:t>
                                </m:r>
                              </m:lim>
                            </m:limLow>
                          </m:e>
                          <m:sub>
                            <m:r>
                              <m:t>1</m:t>
                            </m:r>
                          </m:sub>
                        </m:sSub>
                      </m:e>
                    </m:mr>
                    <m:mr>
                      <m:e>
                        <m:sSub>
                          <m:e>
                            <m:limLow>
                              <m:e>
                                <m:r>
                                  <m:t>a</m:t>
                                </m:r>
                              </m:e>
                              <m:lim>
                                <m:r>
                                  <m:rPr>
                                    <m:sty m:val="p"/>
                                  </m:rPr>
                                  <m:t>∼</m:t>
                                </m:r>
                              </m:lim>
                            </m:limLow>
                          </m:e>
                          <m:sub>
                            <m:r>
                              <m:t>2</m:t>
                            </m:r>
                          </m:sub>
                        </m:sSub>
                        <m:r>
                          <m:rPr>
                            <m:sty m:val="p"/>
                          </m:rPr>
                          <m:t>⋅</m:t>
                        </m:r>
                        <m:sSub>
                          <m:e>
                            <m:limLow>
                              <m:e>
                                <m:r>
                                  <m:t>b</m:t>
                                </m:r>
                              </m:e>
                              <m:lim>
                                <m:r>
                                  <m:rPr>
                                    <m:sty m:val="p"/>
                                  </m:rPr>
                                  <m:t>∼</m:t>
                                </m:r>
                              </m:lim>
                            </m:limLow>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r>
        <w:t xml:space="preserve"> </w:t>
      </w:r>
      <w:r>
        <w:t xml:space="preserve">for instance,</w:t>
      </w:r>
    </w:p>
    <w:p>
      <w:pPr>
        <w:pStyle w:val="BodyText"/>
      </w:pPr>
      <m:oMathPara>
        <m:oMathParaPr>
          <m:jc m:val="center"/>
        </m:oMathParaPr>
        <m:oMath>
          <m:eqArr>
            <m:e>
              <m:sSub>
                <m:e>
                  <m:limLow>
                    <m:e>
                      <m:r>
                        <m:t>a</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limLow>
              <m:e>
                <m:r>
                  <m:t>x</m:t>
                </m:r>
              </m:e>
              <m:lim>
                <m:r>
                  <m:rPr>
                    <m:sty m:val="p"/>
                  </m:rPr>
                  <m:t>∼</m:t>
                </m:r>
              </m:lim>
            </m:limLow>
          </m:e>
          <m:sup>
            <m:r>
              <m:rPr>
                <m:sty m:val="p"/>
              </m:rPr>
              <m:t>⊤</m:t>
            </m:r>
          </m:sup>
        </m:sSup>
        <m:r>
          <m:rPr>
            <m:sty m:val="bi"/>
          </m:rPr>
          <m:t>G</m:t>
        </m:r>
        <m:limLow>
          <m:e>
            <m:r>
              <m:t>x</m:t>
            </m:r>
          </m:e>
          <m:lim>
            <m:r>
              <m:rPr>
                <m:sty m:val="p"/>
              </m:rPr>
              <m:t>∼</m:t>
            </m:r>
          </m:lim>
        </m:limLow>
        <m:r>
          <m:rPr>
            <m:sty m:val="p"/>
          </m:rPr>
          <m:t>=</m:t>
        </m:r>
        <m:r>
          <m:t>​</m:t>
        </m:r>
        <m:d>
          <m:dPr>
            <m:begChr m:val="∥"/>
            <m:sepChr m:val=""/>
            <m:endChr m:val="∥"/>
            <m:grow/>
          </m:dPr>
          <m:e>
            <m:r>
              <m:rPr>
                <m:sty m:val="bi"/>
              </m:rPr>
              <m:t>A</m:t>
            </m:r>
            <m:limLow>
              <m:e>
                <m:r>
                  <m:t>x</m:t>
                </m:r>
              </m:e>
              <m:lim>
                <m:r>
                  <m:rPr>
                    <m:sty m:val="p"/>
                  </m:rPr>
                  <m:t>∼</m:t>
                </m:r>
              </m:lim>
            </m:limLow>
          </m:e>
        </m:d>
        <m:sSup>
          <m:e>
            <m:r>
              <m:t>​</m:t>
            </m:r>
          </m:e>
          <m:sup>
            <m:r>
              <m:t>2</m:t>
            </m:r>
          </m:sup>
        </m:sSup>
        <m:r>
          <m:rPr>
            <m:sty m:val="p"/>
          </m:rPr>
          <m:t>≥</m:t>
        </m:r>
        <m:r>
          <m:t>0</m:t>
        </m:r>
      </m:oMath>
      <w:r>
        <w:t xml:space="preserve"> </w:t>
      </w:r>
      <w:r>
        <w:t xml:space="preserve">for every</w:t>
      </w:r>
      <w:r>
        <w:t xml:space="preserve"> </w:t>
      </w:r>
      <m:oMath>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limLow>
                  <m:e>
                    <m:r>
                      <m:t>a</m:t>
                    </m:r>
                  </m:e>
                  <m:lim>
                    <m:r>
                      <m:rPr>
                        <m:sty m:val="p"/>
                      </m:rPr>
                      <m:t>∼</m:t>
                    </m:r>
                  </m:lim>
                </m:limLow>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limLow>
                  <m:e>
                    <m:r>
                      <m:t>a</m:t>
                    </m:r>
                  </m:e>
                  <m:lim>
                    <m:r>
                      <m:rPr>
                        <m:sty m:val="p"/>
                      </m:rPr>
                      <m:t>∼</m:t>
                    </m:r>
                  </m:lim>
                </m:limLow>
              </m:e>
              <m:sub>
                <m:r>
                  <m:t>i</m:t>
                </m:r>
              </m:sub>
            </m:sSub>
          </m:e>
          <m:sup>
            <m:r>
              <m:rPr>
                <m:sty m:val="p"/>
              </m:rPr>
              <m:t>⊤</m:t>
            </m:r>
          </m:sup>
        </m:sSup>
        <m:sSub>
          <m:e>
            <m:limLow>
              <m:e>
                <m:r>
                  <m:t>a</m:t>
                </m:r>
              </m:e>
              <m:lim>
                <m:r>
                  <m:rPr>
                    <m:sty m:val="p"/>
                  </m:rPr>
                  <m:t>∼</m:t>
                </m:r>
              </m:lim>
            </m:limLow>
          </m:e>
          <m:sub>
            <m:r>
              <m:t>j</m:t>
            </m:r>
          </m:sub>
        </m:sSub>
        <m:r>
          <m:rPr>
            <m:sty m:val="p"/>
          </m:rPr>
          <m:t>=</m:t>
        </m:r>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limLow>
                    <m:e>
                      <m:r>
                        <m:t>a</m:t>
                      </m:r>
                    </m:e>
                    <m:lim>
                      <m:r>
                        <m:rPr>
                          <m:sty m:val="p"/>
                        </m:rPr>
                        <m:t>∼</m:t>
                      </m:r>
                    </m:lim>
                  </m:limLow>
                </m:e>
                <m:sub>
                  <m:r>
                    <m:t>i</m:t>
                  </m:r>
                </m:sub>
              </m:sSub>
              <m:r>
                <m:rPr>
                  <m:sty m:val="p"/>
                </m:rPr>
                <m:t>⋅</m:t>
              </m:r>
              <m:sSub>
                <m:e>
                  <m:limLow>
                    <m:e>
                      <m:r>
                        <m:t>a</m:t>
                      </m:r>
                    </m:e>
                    <m:lim>
                      <m:r>
                        <m:rPr>
                          <m:sty m:val="p"/>
                        </m:rPr>
                        <m:t>∼</m:t>
                      </m:r>
                    </m:lim>
                  </m:limLow>
                </m:e>
                <m:sub>
                  <m:r>
                    <m:t>j</m:t>
                  </m:r>
                </m:sub>
              </m:sSub>
            </m:e>
            <m:e>
              <m:r>
                <m:t>&amp;</m:t>
              </m:r>
              <m:r>
                <m:rPr>
                  <m:sty m:val="p"/>
                </m:rPr>
                <m:t>=</m:t>
              </m:r>
              <m:sSub>
                <m:e>
                  <m:limLow>
                    <m:e>
                      <m:r>
                        <m:t>a</m:t>
                      </m:r>
                    </m:e>
                    <m:lim>
                      <m:r>
                        <m:rPr>
                          <m:sty m:val="p"/>
                        </m:rPr>
                        <m:t>∼</m:t>
                      </m:r>
                    </m:lim>
                  </m:limLow>
                </m:e>
                <m:sub>
                  <m:r>
                    <m:t>j</m:t>
                  </m:r>
                </m:sub>
              </m:sSub>
              <m:r>
                <m:rPr>
                  <m:sty m:val="p"/>
                </m:rPr>
                <m:t>⋅</m:t>
              </m:r>
              <m:sSub>
                <m:e>
                  <m:limLow>
                    <m:e>
                      <m:r>
                        <m:t>a</m:t>
                      </m:r>
                    </m:e>
                    <m:lim>
                      <m:r>
                        <m:rPr>
                          <m:sty m:val="p"/>
                        </m:rPr>
                        <m:t>∼</m:t>
                      </m:r>
                    </m:lim>
                  </m:limLow>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G</m:t>
              </m:r>
              <m:limLow>
                <m:e>
                  <m:r>
                    <m:t>x</m:t>
                  </m:r>
                </m:e>
                <m:lim>
                  <m:r>
                    <m:rPr>
                      <m:sty m:val="p"/>
                    </m:rPr>
                    <m:t>∼</m:t>
                  </m:r>
                </m:lim>
              </m:limLow>
              <m:r>
                <m:t>&amp;</m:t>
              </m:r>
              <m:r>
                <m:rPr>
                  <m:sty m:val="p"/>
                </m:rPr>
                <m:t>=</m:t>
              </m:r>
              <m:sSup>
                <m:e>
                  <m:limLow>
                    <m:e>
                      <m:r>
                        <m:t>x</m:t>
                      </m:r>
                    </m:e>
                    <m:lim>
                      <m:r>
                        <m:rPr>
                          <m:sty m:val="p"/>
                        </m:rPr>
                        <m:t>∼</m:t>
                      </m:r>
                    </m:lim>
                  </m:limLow>
                </m:e>
                <m:sup>
                  <m:r>
                    <m:rPr>
                      <m:sty m:val="p"/>
                    </m:rPr>
                    <m:t>⊤</m:t>
                  </m:r>
                </m:sup>
              </m:sSup>
              <m:r>
                <m:t> </m:t>
              </m:r>
              <m:sSup>
                <m:e>
                  <m:r>
                    <m:rPr>
                      <m:sty m:val="bi"/>
                    </m:rPr>
                    <m:t>A</m:t>
                  </m:r>
                </m:e>
                <m:sup>
                  <m:r>
                    <m:rPr>
                      <m:sty m:val="p"/>
                    </m:rPr>
                    <m:t>⊤</m:t>
                  </m:r>
                </m:sup>
              </m:sSup>
              <m:r>
                <m:t> </m:t>
              </m:r>
              <m:r>
                <m:rPr>
                  <m:sty m:val="bi"/>
                </m:rPr>
                <m:t>A</m:t>
              </m:r>
              <m:limLow>
                <m:e>
                  <m:r>
                    <m:t>x</m:t>
                  </m:r>
                </m:e>
                <m:lim>
                  <m:r>
                    <m:rPr>
                      <m:sty m:val="p"/>
                    </m:rPr>
                    <m:t>∼</m:t>
                  </m:r>
                </m:lim>
              </m:limLow>
              <m:r>
                <m:t>&amp;</m:t>
              </m:r>
              <m:r>
                <m:t>&amp;</m:t>
              </m:r>
              <m:r>
                <m:rPr>
                  <m:nor/>
                  <m:sty m:val="p"/>
                </m:rPr>
                <m:t>(substitute </m:t>
              </m:r>
              <m:r>
                <m:rPr>
                  <m:sty m:val="bi"/>
                </m:rPr>
                <m:t>G</m:t>
              </m:r>
              <m:r>
                <m:rPr>
                  <m:nor/>
                  <m:sty m:val="p"/>
                </m:rPr>
                <m:t>)</m:t>
              </m:r>
            </m:e>
            <m:e>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limLow>
                    <m:e>
                      <m:r>
                        <m:t>x</m:t>
                      </m:r>
                    </m:e>
                    <m:lim>
                      <m:r>
                        <m:rPr>
                          <m:sty m:val="p"/>
                        </m:rPr>
                        <m:t>∼</m:t>
                      </m:r>
                    </m:lim>
                  </m:limLow>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limLow>
                    <m:e>
                      <m:r>
                        <m:t>x</m:t>
                      </m:r>
                    </m:e>
                    <m:lim>
                      <m:r>
                        <m:rPr>
                          <m:sty m:val="p"/>
                        </m:rPr>
                        <m:t>∼</m:t>
                      </m:r>
                    </m:lim>
                  </m:limLow>
                </m:e>
                <m:sup>
                  <m:r>
                    <m:rPr>
                      <m:sty m:val="p"/>
                    </m:rPr>
                    <m:t>⊤</m:t>
                  </m:r>
                </m:sup>
              </m:sSup>
              <m:r>
                <m:rPr>
                  <m:sty m:val="bi"/>
                </m:rPr>
                <m:t>G</m:t>
              </m:r>
              <m:limLow>
                <m:e>
                  <m:r>
                    <m:t>x</m:t>
                  </m:r>
                </m:e>
                <m:lim>
                  <m:r>
                    <m:rPr>
                      <m:sty m:val="p"/>
                    </m:rPr>
                    <m:t>∼</m:t>
                  </m:r>
                </m:lim>
              </m:limLow>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limLow>
                <m:e>
                  <m:r>
                    <m:t>x</m:t>
                  </m:r>
                </m:e>
                <m:lim>
                  <m:r>
                    <m:rPr>
                      <m:sty m:val="p"/>
                    </m:rPr>
                    <m:t>∼</m:t>
                  </m:r>
                </m:lim>
              </m:limLow>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limLow>
          <m:e>
            <m:r>
              <m:t>x</m:t>
            </m:r>
          </m:e>
          <m:lim>
            <m:r>
              <m:rPr>
                <m:sty m:val="p"/>
              </m:rPr>
              <m:t>∼</m:t>
            </m:r>
          </m:lim>
        </m:limLow>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limLow>
              <m:e>
                <m:r>
                  <m:t>x</m:t>
                </m:r>
              </m:e>
              <m:lim>
                <m:r>
                  <m:rPr>
                    <m:sty m:val="p"/>
                  </m:rPr>
                  <m:t>∼</m:t>
                </m:r>
              </m:lim>
            </m:limLow>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limLow>
                <m:e>
                  <m:r>
                    <m:t>x</m:t>
                  </m:r>
                </m:e>
                <m:lim>
                  <m:r>
                    <m:rPr>
                      <m:sty m:val="p"/>
                    </m:rPr>
                    <m:t>∼</m:t>
                  </m:r>
                </m:lim>
              </m:limLow>
              <m:r>
                <m:t>&amp;</m:t>
              </m:r>
              <m:r>
                <m:rPr>
                  <m:sty m:val="p"/>
                </m:rPr>
                <m:t>=</m:t>
              </m:r>
              <m:sSup>
                <m:e>
                  <m:r>
                    <m:rPr>
                      <m:sty m:val="bi"/>
                    </m:rPr>
                    <m:t>A</m:t>
                  </m:r>
                </m:e>
                <m:sup>
                  <m:r>
                    <m:rPr>
                      <m:sty m:val="p"/>
                    </m:rPr>
                    <m:t>⊤</m:t>
                  </m:r>
                </m:sup>
              </m:sSup>
              <m:r>
                <m:t> </m:t>
              </m:r>
              <m:sSub>
                <m:e>
                  <m:limLow>
                    <m:e>
                      <m:r>
                        <m:t>0</m:t>
                      </m:r>
                    </m:e>
                    <m:lim>
                      <m:r>
                        <m:rPr>
                          <m:sty m:val="p"/>
                        </m:rPr>
                        <m:t>∼</m:t>
                      </m:r>
                    </m:lim>
                  </m:limLow>
                </m:e>
                <m:sub>
                  <m:r>
                    <m:t>m</m:t>
                  </m:r>
                </m:sub>
              </m:sSub>
            </m:e>
            <m:e>
              <m:r>
                <m:t>&amp;</m:t>
              </m:r>
              <m:r>
                <m:rPr>
                  <m:sty m:val="p"/>
                </m:rPr>
                <m:t>=</m:t>
              </m:r>
              <m:sSub>
                <m:e>
                  <m:limLow>
                    <m:e>
                      <m:r>
                        <m:t>0</m:t>
                      </m:r>
                    </m:e>
                    <m:lim>
                      <m:r>
                        <m:rPr>
                          <m:sty m:val="p"/>
                        </m:rPr>
                        <m:t>∼</m:t>
                      </m:r>
                    </m:lim>
                  </m:limLow>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b>
          <m:e>
            <m:limLow>
              <m:e>
                <m:r>
                  <m:t>0</m:t>
                </m:r>
              </m:e>
              <m:lim>
                <m:r>
                  <m:rPr>
                    <m:sty m:val="p"/>
                  </m:rPr>
                  <m:t>∼</m:t>
                </m:r>
              </m:lim>
            </m:limLow>
          </m:e>
          <m:sub>
            <m:r>
              <m:t>n</m:t>
            </m:r>
          </m:sub>
        </m:sSub>
      </m:oMath>
      <w:r>
        <w:t xml:space="preserve">, then</w:t>
      </w:r>
    </w:p>
    <w:p>
      <w:pPr>
        <w:pStyle w:val="BodyText"/>
      </w:pPr>
      <m:oMathPara>
        <m:oMathParaPr>
          <m:jc m:val="center"/>
        </m:oMathParaPr>
        <m:oMath>
          <m:eqArr>
            <m:e>
              <m:r>
                <m:t>0</m:t>
              </m:r>
              <m:r>
                <m:t>&amp;</m:t>
              </m:r>
              <m:r>
                <m:rPr>
                  <m:sty m:val="p"/>
                </m:rPr>
                <m:t>=</m:t>
              </m:r>
              <m:sSup>
                <m:e>
                  <m:limLow>
                    <m:e>
                      <m:r>
                        <m:t>x</m:t>
                      </m:r>
                    </m:e>
                    <m:lim>
                      <m:r>
                        <m:rPr>
                          <m:sty m:val="p"/>
                        </m:rPr>
                        <m:t>∼</m:t>
                      </m:r>
                    </m:lim>
                  </m:limLow>
                </m:e>
                <m:sup>
                  <m:r>
                    <m:rPr>
                      <m:sty m:val="p"/>
                    </m:rPr>
                    <m:t>⊤</m:t>
                  </m:r>
                </m:sup>
              </m:sSup>
              <m:r>
                <m:t> </m:t>
              </m:r>
              <m:sSub>
                <m:e>
                  <m:limLow>
                    <m:e>
                      <m:r>
                        <m:t>0</m:t>
                      </m:r>
                    </m:e>
                    <m:lim>
                      <m:r>
                        <m:rPr>
                          <m:sty m:val="p"/>
                        </m:rPr>
                        <m:t>∼</m:t>
                      </m:r>
                    </m:lim>
                  </m:limLow>
                </m:e>
                <m:sub>
                  <m:r>
                    <m:t>n</m:t>
                  </m:r>
                </m:sub>
              </m:sSub>
              <m:r>
                <m:t>&amp;</m:t>
              </m:r>
              <m:r>
                <m:t>&amp;</m:t>
              </m:r>
              <m:r>
                <m:rPr>
                  <m:nor/>
                  <m:sty m:val="p"/>
                </m:rPr>
                <m:t>(every term of the inner product is </m:t>
              </m:r>
              <m:r>
                <m:t>0</m:t>
              </m:r>
              <m:r>
                <m:rPr>
                  <m:nor/>
                  <m:sty m:val="p"/>
                </m:rPr>
                <m:t>)</m:t>
              </m:r>
            </m:e>
            <m:e>
              <m:r>
                <m:t>&amp;</m:t>
              </m:r>
              <m:r>
                <m:rPr>
                  <m:sty m:val="p"/>
                </m:rPr>
                <m:t>=</m:t>
              </m:r>
              <m:sSup>
                <m:e>
                  <m:limLow>
                    <m:e>
                      <m:r>
                        <m:t>x</m:t>
                      </m:r>
                    </m:e>
                    <m:lim>
                      <m:r>
                        <m:rPr>
                          <m:sty m:val="p"/>
                        </m:rPr>
                        <m:t>∼</m:t>
                      </m:r>
                    </m:lim>
                  </m:limLow>
                </m:e>
                <m:sup>
                  <m:r>
                    <m:rPr>
                      <m:sty m:val="p"/>
                    </m:rPr>
                    <m:t>⊤</m:t>
                  </m:r>
                </m:sup>
              </m:sSup>
              <m:r>
                <m:t> </m:t>
              </m:r>
              <m:r>
                <m:t>​</m:t>
              </m:r>
              <m:d>
                <m:dPr>
                  <m:begChr m:val="("/>
                  <m:sepChr m:val=""/>
                  <m:endChr m:val=")"/>
                  <m:grow/>
                </m:dPr>
                <m:e>
                  <m:sSup>
                    <m:e>
                      <m:r>
                        <m:rPr>
                          <m:sty m:val="bi"/>
                        </m:rPr>
                        <m:t>A</m:t>
                      </m:r>
                    </m:e>
                    <m:sup>
                      <m:r>
                        <m:rPr>
                          <m:sty m:val="p"/>
                        </m:rPr>
                        <m:t>⊤</m:t>
                      </m:r>
                    </m:sup>
                  </m:sSup>
                  <m:r>
                    <m:rPr>
                      <m:sty m:val="bi"/>
                    </m:rPr>
                    <m:t>A</m:t>
                  </m:r>
                  <m:limLow>
                    <m:e>
                      <m:r>
                        <m:t>x</m:t>
                      </m:r>
                    </m:e>
                    <m:lim>
                      <m:r>
                        <m:rPr>
                          <m:sty m:val="p"/>
                        </m:rPr>
                        <m:t>∼</m:t>
                      </m:r>
                    </m:lim>
                  </m:limLow>
                </m:e>
              </m:d>
              <m:r>
                <m:t>​</m:t>
              </m:r>
              <m:r>
                <m:t>&amp;</m:t>
              </m:r>
              <m:r>
                <m:t>&amp;</m:t>
              </m:r>
              <m:r>
                <m:rPr>
                  <m:nor/>
                  <m:sty m:val="p"/>
                </m:rPr>
                <m:t>(substitute </m:t>
              </m:r>
              <m:sSub>
                <m:e>
                  <m:limLow>
                    <m:e>
                      <m:r>
                        <m:t>0</m:t>
                      </m:r>
                    </m:e>
                    <m:lim>
                      <m:r>
                        <m:rPr>
                          <m:sty m:val="p"/>
                        </m:rPr>
                        <m:t>∼</m:t>
                      </m:r>
                    </m:lim>
                  </m:limLow>
                </m:e>
                <m:sub>
                  <m:r>
                    <m:t>n</m:t>
                  </m:r>
                </m:sub>
              </m:sSub>
              <m:r>
                <m:rPr>
                  <m:sty m:val="p"/>
                </m:rPr>
                <m:t>=</m:t>
              </m:r>
              <m:sSup>
                <m:e>
                  <m:r>
                    <m:rPr>
                      <m:sty m:val="bi"/>
                    </m:rPr>
                    <m:t>A</m:t>
                  </m:r>
                </m:e>
                <m:sup>
                  <m:r>
                    <m:rPr>
                      <m:sty m:val="p"/>
                    </m:rPr>
                    <m:t>⊤</m:t>
                  </m:r>
                </m:sup>
              </m:sSup>
              <m:r>
                <m:rPr>
                  <m:sty m:val="bi"/>
                </m:rPr>
                <m:t>A</m:t>
              </m:r>
              <m:limLow>
                <m:e>
                  <m:r>
                    <m:t>x</m:t>
                  </m:r>
                </m:e>
                <m:lim>
                  <m:r>
                    <m:rPr>
                      <m:sty m:val="p"/>
                    </m:rPr>
                    <m:t>∼</m:t>
                  </m:r>
                </m:lim>
              </m:limLow>
              <m:r>
                <m:rPr>
                  <m:nor/>
                  <m:sty m:val="p"/>
                </m:rPr>
                <m:t>)</m:t>
              </m:r>
            </m:e>
            <m:e>
              <m:r>
                <m:t>&amp;</m:t>
              </m:r>
              <m:r>
                <m:rPr>
                  <m:sty m:val="p"/>
                </m:rPr>
                <m:t>=</m:t>
              </m:r>
              <m:r>
                <m:t>​</m:t>
              </m:r>
              <m:d>
                <m:dPr>
                  <m:begChr m:val="("/>
                  <m:sepChr m:val=""/>
                  <m:endChr m:val=")"/>
                  <m:grow/>
                </m:dPr>
                <m:e>
                  <m:sSup>
                    <m:e>
                      <m:limLow>
                        <m:e>
                          <m:r>
                            <m:t>x</m:t>
                          </m:r>
                        </m:e>
                        <m:lim>
                          <m:r>
                            <m:rPr>
                              <m:sty m:val="p"/>
                            </m:rPr>
                            <m:t>∼</m:t>
                          </m:r>
                        </m:lim>
                      </m:limLow>
                    </m:e>
                    <m:sup>
                      <m:r>
                        <m:rPr>
                          <m:sty m:val="p"/>
                        </m:rPr>
                        <m:t>⊤</m:t>
                      </m:r>
                    </m:sup>
                  </m:sSup>
                  <m:sSup>
                    <m:e>
                      <m:r>
                        <m:rPr>
                          <m:sty m:val="bi"/>
                        </m:rPr>
                        <m:t>A</m:t>
                      </m:r>
                    </m:e>
                    <m:sup>
                      <m:r>
                        <m:rPr>
                          <m:sty m:val="p"/>
                        </m:rPr>
                        <m:t>⊤</m:t>
                      </m:r>
                    </m:sup>
                  </m:sSup>
                </m:e>
              </m:d>
              <m:r>
                <m:t>​</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limLow>
                <m:e>
                  <m:r>
                    <m:t>x</m:t>
                  </m:r>
                </m:e>
                <m:lim>
                  <m:r>
                    <m:rPr>
                      <m:sty m:val="p"/>
                    </m:rPr>
                    <m:t>∼</m:t>
                  </m:r>
                </m:lim>
              </m:limLow>
              <m:r>
                <m:rPr>
                  <m:sty m:val="p"/>
                </m:rPr>
                <m:t>)</m:t>
              </m:r>
              <m:r>
                <m:rPr>
                  <m:sty m:val="p"/>
                </m:rPr>
                <m:t>⋅</m:t>
              </m:r>
              <m:r>
                <m:rPr>
                  <m:sty m:val="p"/>
                </m:rPr>
                <m:t>(</m:t>
              </m:r>
              <m:r>
                <m:rPr>
                  <m:sty m:val="bi"/>
                </m:rPr>
                <m:t>A</m:t>
              </m:r>
              <m:limLow>
                <m:e>
                  <m:r>
                    <m:t>x</m:t>
                  </m:r>
                </m:e>
                <m:lim>
                  <m:r>
                    <m:rPr>
                      <m:sty m:val="p"/>
                    </m:rPr>
                    <m:t>∼</m:t>
                  </m:r>
                </m:lim>
              </m:limLow>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limLow>
                    <m:e>
                      <m:r>
                        <m:t>x</m:t>
                      </m:r>
                    </m:e>
                    <m:lim>
                      <m:r>
                        <m:rPr>
                          <m:sty m:val="p"/>
                        </m:rPr>
                        <m:t>∼</m:t>
                      </m:r>
                    </m:lim>
                  </m:limLow>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b>
          <m:e>
            <m:limLow>
              <m:e>
                <m:r>
                  <m:t>0</m:t>
                </m:r>
              </m:e>
              <m:lim>
                <m:r>
                  <m:rPr>
                    <m:sty m:val="p"/>
                  </m:rPr>
                  <m:t>∼</m:t>
                </m:r>
              </m:lim>
            </m:limLow>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limLow>
              <m:e>
                <m:r>
                  <m:t>a</m:t>
                </m:r>
              </m:e>
              <m:lim>
                <m:r>
                  <m:rPr>
                    <m:sty m:val="p"/>
                  </m:rPr>
                  <m:t>∼</m:t>
                </m:r>
              </m:lim>
            </m:limLow>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limLow>
              <m:e>
                <m:r>
                  <m:t>0</m:t>
                </m:r>
              </m:e>
              <m:lim>
                <m:r>
                  <m:rPr>
                    <m:sty m:val="p"/>
                  </m:rPr>
                  <m:t>∼</m:t>
                </m:r>
              </m:lim>
            </m:limLow>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limLow>
              <m:e>
                <m:r>
                  <m:t>0</m:t>
                </m:r>
              </m:e>
              <m:lim>
                <m:r>
                  <m:rPr>
                    <m:sty m:val="p"/>
                  </m:rPr>
                  <m:t>∼</m:t>
                </m:r>
              </m:lim>
            </m:limLow>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limLow>
          <m:e>
            <m:r>
              <m:t>x</m:t>
            </m:r>
          </m:e>
          <m:lim>
            <m:r>
              <m:rPr>
                <m:sty m:val="p"/>
              </m:rPr>
              <m:t>∼</m:t>
            </m:r>
          </m:lim>
        </m:limLow>
        <m:r>
          <m:rPr>
            <m:sty m:val="p"/>
          </m:rPr>
          <m:t>=</m:t>
        </m:r>
        <m:limLow>
          <m:e>
            <m:r>
              <m:t>x</m:t>
            </m:r>
          </m:e>
          <m:lim>
            <m:r>
              <m:rPr>
                <m:sty m:val="p"/>
              </m:rPr>
              <m:t>∼</m:t>
            </m:r>
          </m:lim>
        </m:limLow>
      </m:oMath>
      <w:r>
        <w:t xml:space="preserve"> </w:t>
      </w:r>
      <w:r>
        <w:t xml:space="preserve">is</w:t>
      </w:r>
      <w:r>
        <w:t xml:space="preserve"> </w:t>
      </w:r>
      <m:oMath>
        <m:sSub>
          <m:e>
            <m:limLow>
              <m:e>
                <m:r>
                  <m:t>0</m:t>
                </m:r>
              </m:e>
              <m:lim>
                <m:r>
                  <m:rPr>
                    <m:sty m:val="p"/>
                  </m:rPr>
                  <m:t>∼</m:t>
                </m:r>
              </m:lim>
            </m:limLow>
          </m:e>
          <m:sub>
            <m:r>
              <m:t>2</m:t>
            </m:r>
          </m:sub>
        </m:sSub>
      </m:oMath>
      <w:r>
        <w:t xml:space="preserve"> </w:t>
      </w:r>
      <w:r>
        <w:t xml:space="preserve">only when</w:t>
      </w:r>
      <w:r>
        <w:t xml:space="preserve"> </w:t>
      </w:r>
      <m:oMath>
        <m:limLow>
          <m:e>
            <m:r>
              <m:t>x</m:t>
            </m:r>
          </m:e>
          <m:lim>
            <m:r>
              <m:rPr>
                <m:sty m:val="p"/>
              </m:rPr>
              <m:t>∼</m:t>
            </m:r>
          </m:lim>
        </m:limLow>
        <m:r>
          <m:rPr>
            <m:sty m:val="p"/>
          </m:rPr>
          <m:t>=</m:t>
        </m:r>
        <m:sSub>
          <m:e>
            <m:limLow>
              <m:e>
                <m:r>
                  <m:t>0</m:t>
                </m:r>
              </m:e>
              <m:lim>
                <m:r>
                  <m:rPr>
                    <m:sty m:val="p"/>
                  </m:rPr>
                  <m:t>∼</m:t>
                </m:r>
              </m:lim>
            </m:limLow>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ν</m:t>
            </m:r>
          </m:sub>
        </m:sSub>
        <m:r>
          <m:rPr>
            <m:sty m:val="p"/>
          </m:rPr>
          <m:t>,</m:t>
        </m:r>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limLow>
              <m:e>
                <m:r>
                  <m:t>y</m:t>
                </m:r>
              </m:e>
              <m:lim>
                <m:r>
                  <m:rPr>
                    <m:sty m:val="p"/>
                  </m:rPr>
                  <m:t>∼</m:t>
                </m:r>
              </m:lim>
            </m:limLow>
          </m:e>
          <m:sub>
            <m:r>
              <m:t>1</m:t>
            </m:r>
          </m:sub>
        </m:sSub>
        <m:r>
          <m:rPr>
            <m:sty m:val="p"/>
          </m:rPr>
          <m:t>,</m:t>
        </m:r>
        <m:r>
          <m:rPr>
            <m:sty m:val="p"/>
          </m:rPr>
          <m:t>…</m:t>
        </m:r>
        <m:r>
          <m:rPr>
            <m:sty m:val="p"/>
          </m:rPr>
          <m:t>,</m:t>
        </m:r>
        <m:r>
          <m:rPr>
            <m:sty m:val="bi"/>
          </m:rPr>
          <m:t>A</m:t>
        </m:r>
        <m:sSub>
          <m:e>
            <m:limLow>
              <m:e>
                <m:r>
                  <m:t>y</m:t>
                </m:r>
              </m:e>
              <m:lim>
                <m:r>
                  <m:rPr>
                    <m:sty m:val="p"/>
                  </m:rPr>
                  <m:t>∼</m:t>
                </m:r>
              </m:lim>
            </m:limLow>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limLow>
              <m:e>
                <m:r>
                  <m:t>y</m:t>
                </m:r>
              </m:e>
              <m:lim>
                <m:r>
                  <m:rPr>
                    <m:sty m:val="p"/>
                  </m:rPr>
                  <m:t>∼</m:t>
                </m:r>
              </m:lim>
            </m:limLow>
          </m:e>
          <m:sub>
            <m:r>
              <m:t>i</m:t>
            </m:r>
          </m:sub>
        </m:sSub>
        <m:r>
          <m:rPr>
            <m:sty m:val="p"/>
          </m:rPr>
          <m:t>=</m:t>
        </m:r>
        <m:sSub>
          <m:e>
            <m:limLow>
              <m:e>
                <m:r>
                  <m:t>0</m:t>
                </m:r>
              </m:e>
              <m:lim>
                <m:r>
                  <m:rPr>
                    <m:sty m:val="p"/>
                  </m:rPr>
                  <m:t>∼</m:t>
                </m:r>
              </m:lim>
            </m:limLow>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limLow>
                  <m:e>
                    <m:r>
                      <m:t>y</m:t>
                    </m:r>
                  </m:e>
                  <m:lim>
                    <m:r>
                      <m:rPr>
                        <m:sty m:val="p"/>
                      </m:rPr>
                      <m:t>∼</m:t>
                    </m:r>
                  </m:lim>
                </m:limLow>
              </m:e>
              <m:sub>
                <m:r>
                  <m:t>i</m:t>
                </m:r>
              </m:sub>
            </m:sSub>
          </m:e>
        </m:d>
        <m:r>
          <m:t>​</m:t>
        </m:r>
        <m:r>
          <m:rPr>
            <m:sty m:val="p"/>
          </m:rPr>
          <m:t>=</m:t>
        </m:r>
        <m:sSub>
          <m:e>
            <m:limLow>
              <m:e>
                <m:r>
                  <m:t>0</m:t>
                </m:r>
              </m:e>
              <m:lim>
                <m:r>
                  <m:rPr>
                    <m:sty m:val="p"/>
                  </m:rPr>
                  <m:t>∼</m:t>
                </m:r>
              </m:lim>
            </m:limLow>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limLow>
              <m:e>
                <m:r>
                  <m:t>y</m:t>
                </m:r>
              </m:e>
              <m:lim>
                <m:r>
                  <m:rPr>
                    <m:sty m:val="p"/>
                  </m:rPr>
                  <m:t>∼</m:t>
                </m:r>
              </m:lim>
            </m:limLow>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limLow>
              <m:e>
                <m:r>
                  <m:t>x</m:t>
                </m:r>
              </m:e>
              <m:lim>
                <m:r>
                  <m:rPr>
                    <m:sty m:val="p"/>
                  </m:rPr>
                  <m:t>∼</m:t>
                </m:r>
              </m:lim>
            </m:limLow>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limLow>
              <m:e>
                <m:r>
                  <m:t>x</m:t>
                </m:r>
              </m:e>
              <m:lim>
                <m:r>
                  <m:rPr>
                    <m:sty m:val="p"/>
                  </m:rPr>
                  <m:t>∼</m:t>
                </m:r>
              </m:lim>
            </m:limLow>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limLow>
                <m:e>
                  <m:r>
                    <m:t>y</m:t>
                  </m:r>
                </m:e>
                <m:lim>
                  <m:r>
                    <m:rPr>
                      <m:sty m:val="p"/>
                    </m:rPr>
                    <m:t>∼</m:t>
                  </m:r>
                </m:lim>
              </m:limLow>
            </m:e>
            <m:sub>
              <m:r>
                <m:t>i</m:t>
              </m:r>
            </m:sub>
          </m:sSub>
          <m:r>
            <m:rPr>
              <m:sty m:val="p"/>
            </m:rPr>
            <m:t>=</m:t>
          </m:r>
          <m:sSub>
            <m:e>
              <m:limLow>
                <m:e>
                  <m:r>
                    <m:t>0</m:t>
                  </m:r>
                </m:e>
                <m:lim>
                  <m:r>
                    <m:rPr>
                      <m:sty m:val="p"/>
                    </m:rPr>
                    <m:t>∼</m:t>
                  </m:r>
                </m:lim>
              </m:limLow>
            </m:e>
            <m:sub>
              <m:r>
                <m:t>n</m:t>
              </m:r>
            </m:sub>
          </m:sSub>
          <m:r>
            <m:rPr>
              <m:sty m:val="p"/>
            </m:rPr>
            <m:t>,</m:t>
          </m:r>
        </m:oMath>
      </m:oMathPara>
    </w:p>
    <w:p>
      <w:pPr>
        <w:pStyle w:val="FirstParagraph"/>
      </w:pPr>
      <w:r>
        <w:t xml:space="preserve">and because the</w:t>
      </w:r>
      <w:r>
        <w:t xml:space="preserve"> </w:t>
      </w:r>
      <m:oMath>
        <m:limLow>
          <m:e>
            <m:r>
              <m:t>x</m:t>
            </m:r>
          </m:e>
          <m:lim>
            <m:r>
              <m:rPr>
                <m:sty m:val="p"/>
              </m:rPr>
              <m:t>∼</m:t>
            </m:r>
          </m:lim>
        </m:limLow>
      </m:oMath>
      <w:r>
        <w:t xml:space="preserve">’s and</w:t>
      </w:r>
      <w:r>
        <w:t xml:space="preserve"> </w:t>
      </w:r>
      <m:oMath>
        <m:limLow>
          <m:e>
            <m:r>
              <m:t>y</m:t>
            </m:r>
          </m:e>
          <m:lim>
            <m:r>
              <m:rPr>
                <m:sty m:val="p"/>
              </m:rPr>
              <m:t>∼</m:t>
            </m:r>
          </m:lim>
        </m:limLow>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limLow>
          <m:e>
            <m:r>
              <m:t>w</m:t>
            </m:r>
          </m:e>
          <m:lim>
            <m:r>
              <m:rPr>
                <m:sty m:val="p"/>
              </m:rPr>
              <m:t>∼</m:t>
            </m:r>
          </m:lim>
        </m:limLow>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limLow>
          <m:e>
            <m:r>
              <m:t>w</m:t>
            </m:r>
          </m:e>
          <m:lim>
            <m:r>
              <m:rPr>
                <m:sty m:val="p"/>
              </m:rPr>
              <m:t>∼</m:t>
            </m:r>
          </m:lim>
        </m:limLow>
        <m:r>
          <m:rPr>
            <m:sty m:val="p"/>
          </m:rPr>
          <m:t>=</m:t>
        </m:r>
        <m:r>
          <m:rPr>
            <m:sty m:val="bi"/>
          </m:rPr>
          <m:t>A</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limLow>
          <m:e>
            <m:r>
              <m:t>z</m:t>
            </m:r>
          </m:e>
          <m:lim>
            <m:r>
              <m:rPr>
                <m:sty m:val="p"/>
              </m:rPr>
              <m:t>∼</m:t>
            </m:r>
          </m:lim>
        </m:limLow>
        <m:r>
          <m:rPr>
            <m:sty m:val="p"/>
          </m:rPr>
          <m:t>=</m:t>
        </m:r>
        <m:nary>
          <m:naryPr>
            <m:chr m:val="∑"/>
            <m:limLoc m:val="undOvr"/>
            <m:subHide m:val="off"/>
            <m:supHide m:val="on"/>
          </m:naryPr>
          <m:sub>
            <m:r>
              <m:t>j</m:t>
            </m:r>
          </m:sub>
          <m:sup>
            <m:r>
              <m:t>​</m:t>
            </m:r>
          </m:sup>
          <m:e>
            <m:sSub>
              <m:e>
                <m:r>
                  <m:t>a</m:t>
                </m:r>
              </m:e>
              <m:sub>
                <m:r>
                  <m:t>j</m:t>
                </m:r>
              </m:sub>
            </m:sSub>
          </m:e>
        </m:nary>
        <m:sSub>
          <m:e>
            <m:limLow>
              <m:e>
                <m:r>
                  <m:t>x</m:t>
                </m:r>
              </m:e>
              <m:lim>
                <m:r>
                  <m:rPr>
                    <m:sty m:val="p"/>
                  </m:rPr>
                  <m:t>∼</m:t>
                </m:r>
              </m:lim>
            </m:limLow>
          </m:e>
          <m:sub>
            <m:r>
              <m:t>j</m:t>
            </m:r>
          </m:sub>
        </m:sSub>
        <m:r>
          <m:rPr>
            <m:sty m:val="p"/>
          </m:rPr>
          <m:t>+</m:t>
        </m:r>
        <m:nary>
          <m:naryPr>
            <m:chr m:val="∑"/>
            <m:limLoc m:val="undOvr"/>
            <m:subHide m:val="off"/>
            <m:supHide m:val="on"/>
          </m:naryPr>
          <m:sub>
            <m:r>
              <m:t>i</m:t>
            </m:r>
          </m:sub>
          <m:sup>
            <m:r>
              <m:t>​</m:t>
            </m:r>
          </m:sup>
          <m:e>
            <m:sSub>
              <m:e>
                <m:r>
                  <m:t>b</m:t>
                </m:r>
              </m:e>
              <m:sub>
                <m:r>
                  <m:t>i</m:t>
                </m:r>
              </m:sub>
            </m:sSub>
          </m:e>
        </m:nary>
        <m:sSub>
          <m:e>
            <m:limLow>
              <m:e>
                <m:r>
                  <m:t>y</m:t>
                </m:r>
              </m:e>
              <m:lim>
                <m:r>
                  <m:rPr>
                    <m:sty m:val="p"/>
                  </m:rPr>
                  <m:t>∼</m:t>
                </m:r>
              </m:lim>
            </m:limLow>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limLow>
                <m:e>
                  <m:r>
                    <m:t>w</m:t>
                  </m:r>
                </m:e>
                <m:lim>
                  <m:r>
                    <m:rPr>
                      <m:sty m:val="p"/>
                    </m:rPr>
                    <m:t>∼</m:t>
                  </m:r>
                </m:lim>
              </m:limLow>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limLow>
                        <m:e>
                          <m:r>
                            <m:t>y</m:t>
                          </m:r>
                        </m:e>
                        <m:lim>
                          <m:r>
                            <m:rPr>
                              <m:sty m:val="p"/>
                            </m:rPr>
                            <m:t>∼</m:t>
                          </m:r>
                        </m:lim>
                      </m:limLow>
                    </m:e>
                    <m:sub>
                      <m:r>
                        <m:t>i</m:t>
                      </m:r>
                    </m:sub>
                  </m:sSub>
                </m:e>
              </m:d>
              <m:r>
                <m:t>​</m:t>
              </m:r>
              <m:r>
                <m:t>&amp;</m:t>
              </m:r>
              <m:r>
                <m:t>&amp;</m:t>
              </m:r>
              <m:r>
                <m:rPr>
                  <m:nor/>
                  <m:sty m:val="p"/>
                </m:rPr>
                <m:t>(substitute </m:t>
              </m:r>
              <m:limLow>
                <m:e>
                  <m:r>
                    <m:t>z</m:t>
                  </m:r>
                </m:e>
                <m:lim>
                  <m:r>
                    <m:rPr>
                      <m:sty m:val="p"/>
                    </m:rPr>
                    <m:t>∼</m:t>
                  </m:r>
                </m:lim>
              </m:limLow>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limLow>
                    <m:e>
                      <m:r>
                        <m:t>0</m:t>
                      </m:r>
                    </m:e>
                    <m:lim>
                      <m:r>
                        <m:rPr>
                          <m:sty m:val="p"/>
                        </m:rPr>
                        <m:t>∼</m:t>
                      </m:r>
                    </m:lim>
                  </m:limLow>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t>&amp;</m:t>
              </m:r>
              <m:r>
                <m:t>&amp;</m:t>
              </m:r>
              <m:r>
                <m:rPr>
                  <m:nor/>
                  <m:sty m:val="p"/>
                </m:rPr>
                <m:t>(each </m:t>
              </m:r>
              <m:sSub>
                <m:e>
                  <m:limLow>
                    <m:e>
                      <m:r>
                        <m:t>x</m:t>
                      </m:r>
                    </m:e>
                    <m:lim>
                      <m:r>
                        <m:rPr>
                          <m:sty m:val="p"/>
                        </m:rPr>
                        <m:t>∼</m:t>
                      </m:r>
                    </m:lim>
                  </m:limLow>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limLow>
              <m:e>
                <m:r>
                  <m:t>y</m:t>
                </m:r>
              </m:e>
              <m:lim>
                <m:r>
                  <m:rPr>
                    <m:sty m:val="p"/>
                  </m:rPr>
                  <m:t>∼</m:t>
                </m:r>
              </m:lim>
            </m:limLow>
          </m:e>
          <m:sub>
            <m:r>
              <m:t>1</m:t>
            </m:r>
          </m:sub>
        </m:sSub>
        <m:r>
          <m:rPr>
            <m:sty m:val="p"/>
          </m:rPr>
          <m:t>,</m:t>
        </m:r>
        <m:r>
          <m:rPr>
            <m:sty m:val="p"/>
          </m:rPr>
          <m:t>…</m:t>
        </m:r>
        <m:r>
          <m:rPr>
            <m:sty m:val="p"/>
          </m:rPr>
          <m:t>,</m:t>
        </m:r>
        <m:r>
          <m:rPr>
            <m:sty m:val="bi"/>
          </m:rPr>
          <m:t>A</m:t>
        </m:r>
        <m:sSub>
          <m:e>
            <m:limLow>
              <m:e>
                <m:r>
                  <m:t>y</m:t>
                </m:r>
              </m:e>
              <m:lim>
                <m:r>
                  <m:rPr>
                    <m:sty m:val="p"/>
                  </m:rPr>
                  <m:t>∼</m:t>
                </m:r>
              </m:lim>
            </m:limLow>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limLow>
          <m:e>
            <m:r>
              <m:t>x</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limLow>
                <m:e>
                  <m:r>
                    <m:t>x</m:t>
                  </m:r>
                </m:e>
                <m:lim>
                  <m:r>
                    <m:rPr>
                      <m:sty m:val="p"/>
                    </m:rPr>
                    <m:t>∼</m:t>
                  </m:r>
                </m:lim>
              </m:limLow>
              <m:r>
                <m:t>&amp;</m:t>
              </m:r>
              <m:r>
                <m:rPr>
                  <m:sty m:val="p"/>
                </m:rPr>
                <m:t>=</m:t>
              </m:r>
              <m:r>
                <m:rPr>
                  <m:sty m:val="bi"/>
                </m:rPr>
                <m:t>A</m:t>
              </m:r>
              <m:r>
                <m:t> </m:t>
              </m:r>
              <m:r>
                <m:rPr>
                  <m:sty m:val="p"/>
                </m:rPr>
                <m:t>(</m:t>
              </m:r>
              <m:r>
                <m:rPr>
                  <m:sty m:val="bi"/>
                </m:rPr>
                <m:t>B</m:t>
              </m:r>
              <m:limLow>
                <m:e>
                  <m:r>
                    <m:t>x</m:t>
                  </m:r>
                </m:e>
                <m:lim>
                  <m:r>
                    <m:rPr>
                      <m:sty m:val="p"/>
                    </m:rPr>
                    <m:t>∼</m:t>
                  </m:r>
                </m:lim>
              </m:limLow>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r>
                <m:rPr>
                  <m:scr m:val="script"/>
                  <m:sty m:val="p"/>
                </m:rPr>
                <m:t>S</m:t>
              </m:r>
            </m:e>
          </m:d>
          <m:r>
            <m:t>​</m:t>
          </m:r>
        </m:oMath>
      </m:oMathPara>
    </w:p>
    <w:p>
      <w:pPr>
        <w:pStyle w:val="FirstParagraph"/>
      </w:pPr>
      <w:r>
        <w:t xml:space="preserve">for some vector</w:t>
      </w:r>
      <w:r>
        <w:t xml:space="preserve"> </w:t>
      </w:r>
      <m:oMath>
        <m:sSub>
          <m:e>
            <m:limLow>
              <m:e>
                <m:r>
                  <m:t>x</m:t>
                </m:r>
              </m:e>
              <m:lim>
                <m:r>
                  <m:rPr>
                    <m:sty m:val="p"/>
                  </m:rPr>
                  <m:t>∼</m:t>
                </m:r>
              </m:lim>
            </m:limLow>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limLow>
              <m:e>
                <m:r>
                  <m:t>x</m:t>
                </m:r>
              </m:e>
              <m:lim>
                <m:r>
                  <m:rPr>
                    <m:sty m:val="p"/>
                  </m:rPr>
                  <m:t>∼</m:t>
                </m:r>
              </m:lim>
            </m:limLow>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limLow>
              <m:e>
                <m:r>
                  <m:t>x</m:t>
                </m:r>
              </m:e>
              <m:lim>
                <m:r>
                  <m:rPr>
                    <m:sty m:val="p"/>
                  </m:rPr>
                  <m:t>∼</m:t>
                </m:r>
              </m:lim>
            </m:limLow>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limLow>
              <m:e>
                <m:r>
                  <m:t>x</m:t>
                </m:r>
              </m:e>
              <m:lim>
                <m:r>
                  <m:rPr>
                    <m:sty m:val="p"/>
                  </m:rPr>
                  <m:t>∼</m:t>
                </m:r>
              </m:lim>
            </m:limLow>
          </m:e>
          <m:sub>
            <m:r>
              <m:t>0</m:t>
            </m:r>
          </m:sub>
        </m:sSub>
        <m:r>
          <m:rPr>
            <m:sty m:val="p"/>
          </m:rPr>
          <m:t>=</m:t>
        </m:r>
        <m:limLow>
          <m:e>
            <m:r>
              <m:t>0</m:t>
            </m:r>
          </m:e>
          <m:lim>
            <m:r>
              <m:rPr>
                <m:sty m:val="p"/>
              </m:rPr>
              <m:t>∼</m:t>
            </m:r>
          </m:lim>
        </m:limLow>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limLow>
          <m:e>
            <m:r>
              <m:t>w</m:t>
            </m:r>
          </m:e>
          <m:lim>
            <m:r>
              <m:rPr>
                <m:sty m:val="p"/>
              </m:rPr>
              <m:t>∼</m:t>
            </m:r>
          </m:lim>
        </m:limLow>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limLow>
              <m:e>
                <m:r>
                  <m:t>x</m:t>
                </m:r>
              </m:e>
              <m:lim>
                <m:r>
                  <m:rPr>
                    <m:sty m:val="p"/>
                  </m:rPr>
                  <m:t>∼</m:t>
                </m:r>
              </m:lim>
            </m:limLow>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w:t>
      </w:r>
      <w:r>
        <w:t xml:space="preserve"> </w:t>
      </w:r>
      <w:r>
        <w:t xml:space="preserve">the normal vector is orthogonal to their difference:</w:t>
      </w:r>
      <w:r>
        <w:t xml:space="preserve"> </w:t>
      </w:r>
      <m:oMath>
        <m:limLow>
          <m:e>
            <m:r>
              <m:t>w</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limLow>
              <m:e>
                <m:r>
                  <m:t>w</m:t>
                </m:r>
              </m:e>
              <m:lim>
                <m:r>
                  <m:rPr>
                    <m:sty m:val="p"/>
                  </m:rPr>
                  <m:t>∼</m:t>
                </m:r>
              </m:lim>
            </m:limLow>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limLow>
              <m:e>
                <m:r>
                  <m:t>w</m:t>
                </m:r>
              </m:e>
              <m:lim>
                <m:r>
                  <m:rPr>
                    <m:sty m:val="p"/>
                  </m:rPr>
                  <m:t>∼</m:t>
                </m:r>
              </m:lim>
            </m:limLow>
          </m:e>
          <m:sup>
            <m:r>
              <m:rPr>
                <m:sty m:val="p"/>
              </m:rPr>
              <m:t>⊤</m:t>
            </m:r>
          </m:sup>
        </m:sSup>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limLow>
              <m:e>
                <m:r>
                  <m:t>w</m:t>
                </m:r>
              </m:e>
              <m:lim>
                <m:r>
                  <m:rPr>
                    <m:sty m:val="p"/>
                  </m:rPr>
                  <m:t>∼</m:t>
                </m:r>
              </m:lim>
            </m:limLow>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limLow>
              <m:e>
                <m:r>
                  <m:t>w</m:t>
                </m:r>
              </m:e>
              <m:lim>
                <m:r>
                  <m:rPr>
                    <m:sty m:val="p"/>
                  </m:rPr>
                  <m:t>∼</m:t>
                </m:r>
              </m:lim>
            </m:limLow>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limLow>
          <m:e>
            <m:r>
              <m:t>w</m:t>
            </m:r>
          </m:e>
          <m:lim>
            <m:r>
              <m:rPr>
                <m:sty m:val="p"/>
              </m:rPr>
              <m:t>∼</m:t>
            </m:r>
          </m:lim>
        </m:limLow>
        <m:r>
          <m:rPr>
            <m:sty m:val="p"/>
          </m:rPr>
          <m:t>≠</m:t>
        </m:r>
        <m:limLow>
          <m:e>
            <m:r>
              <m:t>0</m:t>
            </m:r>
          </m:e>
          <m:lim>
            <m:r>
              <m:rPr>
                <m:sty m:val="p"/>
              </m:rPr>
              <m:t>∼</m:t>
            </m:r>
          </m:lim>
        </m:limLow>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limLow>
              <m:e>
                <m:r>
                  <m:t>w</m:t>
                </m:r>
              </m:e>
              <m:lim>
                <m:r>
                  <m:rPr>
                    <m:sty m:val="p"/>
                  </m:rPr>
                  <m:t>∼</m:t>
                </m:r>
              </m:lim>
            </m:limLow>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limLow>
              <m:e>
                <m:r>
                  <m:t>w</m:t>
                </m:r>
              </m:e>
              <m:lim>
                <m:r>
                  <m:rPr>
                    <m:sty m:val="p"/>
                  </m:rPr>
                  <m:t>∼</m:t>
                </m:r>
              </m:lim>
            </m:limLow>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limLow>
                    <m:e>
                      <m:r>
                        <m:t>w</m:t>
                      </m:r>
                    </m:e>
                    <m:lim>
                      <m:r>
                        <m:rPr>
                          <m:sty m:val="p"/>
                        </m:rPr>
                        <m:t>∼</m:t>
                      </m:r>
                    </m:lim>
                  </m:limLow>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limLow>
                    <m:e>
                      <m:r>
                        <m:t>w</m:t>
                      </m:r>
                    </m:e>
                    <m:lim>
                      <m:r>
                        <m:rPr>
                          <m:sty m:val="p"/>
                        </m:rPr>
                        <m:t>∼</m:t>
                      </m:r>
                    </m:lim>
                  </m:limLow>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limLow>
                    <m:e>
                      <m:r>
                        <m:t>w</m:t>
                      </m:r>
                    </m:e>
                    <m:lim>
                      <m:r>
                        <m:rPr>
                          <m:sty m:val="p"/>
                        </m:rPr>
                        <m:t>∼</m:t>
                      </m:r>
                    </m:lim>
                  </m:limLow>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limLow>
          <m:e>
            <m:r>
              <m:t>w</m:t>
            </m:r>
          </m:e>
          <m:lim>
            <m:r>
              <m:rPr>
                <m:sty m:val="p"/>
              </m:rPr>
              <m:t>∼</m:t>
            </m:r>
          </m:lim>
        </m:limLow>
        <m:r>
          <m:rPr>
            <m:sty m:val="p"/>
          </m:rPr>
          <m:t>⋅</m:t>
        </m:r>
        <m:limLow>
          <m:e>
            <m:r>
              <m:t>w</m:t>
            </m:r>
          </m:e>
          <m:lim>
            <m:r>
              <m:rPr>
                <m:sty m:val="p"/>
              </m:rPr>
              <m:t>∼</m:t>
            </m:r>
          </m:lim>
        </m:limLow>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limLow>
              <m:e>
                <m:r>
                  <m:t>x</m:t>
                </m:r>
              </m:e>
              <m:lim>
                <m:r>
                  <m:rPr>
                    <m:sty m:val="p"/>
                  </m:rPr>
                  <m:t>∼</m:t>
                </m:r>
              </m:lim>
            </m:limLow>
          </m:e>
          <m:sup>
            <m:r>
              <m:rPr>
                <m:sty m:val="p"/>
              </m:rPr>
              <m:t>*</m:t>
            </m:r>
          </m:sup>
        </m:sSup>
        <m:limUpp>
          <m:e>
            <m:r>
              <m:rPr>
                <m:sty m:val="p"/>
              </m:rPr>
              <m:t>=</m:t>
            </m:r>
          </m:e>
          <m:lim>
            <m:r>
              <m:rPr>
                <m:nor/>
                <m:sty m:val="p"/>
              </m:rPr>
              <m:t>def</m:t>
            </m:r>
          </m:lim>
        </m:limUpp>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limLow>
          <m:e>
            <m:r>
              <m:t>w</m:t>
            </m:r>
          </m:e>
          <m:lim>
            <m:r>
              <m:rPr>
                <m:sty m:val="p"/>
              </m:rPr>
              <m:t>∼</m:t>
            </m:r>
          </m:lim>
        </m:limLow>
      </m:oMath>
      <w:r>
        <w:t xml:space="preserve"> </w:t>
      </w:r>
      <w:r>
        <w:t xml:space="preserve">is defined, and</w:t>
      </w:r>
    </w:p>
    <w:p>
      <w:pPr>
        <w:pStyle w:val="BodyText"/>
      </w:pPr>
      <m:oMathPara>
        <m:oMathParaPr>
          <m:jc m:val="center"/>
        </m:oMathParaPr>
        <m:oMath>
          <m:eqArr>
            <m:e>
              <m:sSup>
                <m:e>
                  <m:limLow>
                    <m:e>
                      <m:r>
                        <m:t>w</m:t>
                      </m:r>
                    </m:e>
                    <m:lim>
                      <m:r>
                        <m:rPr>
                          <m:sty m:val="p"/>
                        </m:rPr>
                        <m:t>∼</m:t>
                      </m:r>
                    </m:lim>
                  </m:limLow>
                </m:e>
                <m:sup>
                  <m:r>
                    <m:rPr>
                      <m:sty m:val="p"/>
                    </m:rPr>
                    <m:t>⊤</m:t>
                  </m:r>
                </m:sup>
              </m:sSup>
              <m:sSup>
                <m:e>
                  <m:limLow>
                    <m:e>
                      <m:r>
                        <m:t>x</m:t>
                      </m:r>
                    </m:e>
                    <m:lim>
                      <m:r>
                        <m:rPr>
                          <m:sty m:val="p"/>
                        </m:rPr>
                        <m:t>∼</m:t>
                      </m:r>
                    </m:lim>
                  </m:limLow>
                </m:e>
                <m:sup>
                  <m:r>
                    <m:rPr>
                      <m:sty m:val="p"/>
                    </m:rPr>
                    <m:t>*</m:t>
                  </m:r>
                </m:sup>
              </m:sSup>
              <m:r>
                <m:rPr>
                  <m:sty m:val="p"/>
                </m:rPr>
                <m:t>+</m:t>
              </m:r>
              <m:r>
                <m:t>b</m:t>
              </m:r>
              <m:r>
                <m:t>&amp;</m:t>
              </m:r>
              <m:r>
                <m:rPr>
                  <m:sty m:val="p"/>
                </m:rPr>
                <m:t>=</m:t>
              </m:r>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r>
                <m:rPr>
                  <m:sty m:val="p"/>
                </m:rPr>
                <m:t>(</m:t>
              </m:r>
              <m:sSup>
                <m:e>
                  <m:limLow>
                    <m:e>
                      <m:r>
                        <m:t>w</m:t>
                      </m:r>
                    </m:e>
                    <m:lim>
                      <m:r>
                        <m:rPr>
                          <m:sty m:val="p"/>
                        </m:rPr>
                        <m:t>∼</m:t>
                      </m:r>
                    </m:lim>
                  </m:limLow>
                </m:e>
                <m:sup>
                  <m:r>
                    <m:rPr>
                      <m:sty m:val="p"/>
                    </m:rPr>
                    <m:t>⊤</m:t>
                  </m:r>
                </m:sup>
              </m:sSup>
              <m:limLow>
                <m:e>
                  <m:r>
                    <m:t>w</m:t>
                  </m:r>
                </m:e>
                <m:lim>
                  <m:r>
                    <m:rPr>
                      <m:sty m:val="p"/>
                    </m:rPr>
                    <m:t>∼</m:t>
                  </m:r>
                </m:lim>
              </m:limLow>
              <m:r>
                <m:rPr>
                  <m:sty m:val="p"/>
                </m:rPr>
                <m:t>)</m:t>
              </m:r>
              <m:r>
                <m:rPr>
                  <m:sty m:val="p"/>
                </m:rPr>
                <m:t>+</m:t>
              </m:r>
              <m:r>
                <m:t>b</m:t>
              </m:r>
              <m:r>
                <m:t>&amp;</m:t>
              </m:r>
              <m:r>
                <m:t>&amp;</m:t>
              </m:r>
              <m:r>
                <m:rPr>
                  <m:nor/>
                  <m:sty m:val="p"/>
                </m:rPr>
                <m:t>(homogeneity of </m:t>
              </m:r>
              <m:limLow>
                <m:e>
                  <m:r>
                    <m:t>x</m:t>
                  </m:r>
                </m:e>
                <m:lim>
                  <m:r>
                    <m:rPr>
                      <m:sty m:val="p"/>
                    </m:rPr>
                    <m:t>∼</m:t>
                  </m:r>
                </m:lim>
              </m:limLow>
              <m:r>
                <m:rPr>
                  <m:sty m:val="p"/>
                </m:rPr>
                <m:t>↦</m:t>
              </m:r>
              <m:sSup>
                <m:e>
                  <m:limLow>
                    <m:e>
                      <m:r>
                        <m:t>w</m:t>
                      </m:r>
                    </m:e>
                    <m:lim>
                      <m:r>
                        <m:rPr>
                          <m:sty m:val="p"/>
                        </m:rPr>
                        <m:t>∼</m:t>
                      </m:r>
                    </m:lim>
                  </m:limLow>
                </m:e>
                <m:sup>
                  <m:r>
                    <m:rPr>
                      <m:sty m:val="p"/>
                    </m:rPr>
                    <m:t>⊤</m:t>
                  </m:r>
                </m:sup>
              </m:sSup>
              <m:limLow>
                <m:e>
                  <m:r>
                    <m:t>x</m:t>
                  </m:r>
                </m:e>
                <m:lim>
                  <m:r>
                    <m:rPr>
                      <m:sty m:val="p"/>
                    </m:rPr>
                    <m:t>∼</m:t>
                  </m:r>
                </m:lim>
              </m:limLow>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limLow>
                    <m:e>
                      <m:r>
                        <m:t>w</m:t>
                      </m:r>
                    </m:e>
                    <m:lim>
                      <m:r>
                        <m:rPr>
                          <m:sty m:val="p"/>
                        </m:rPr>
                        <m:t>∼</m:t>
                      </m:r>
                    </m:lim>
                  </m:limLow>
                </m:e>
                <m:sup>
                  <m:r>
                    <m:rPr>
                      <m:sty m:val="p"/>
                    </m:rPr>
                    <m:t>⊤</m:t>
                  </m:r>
                </m:sup>
              </m:sSup>
              <m:limLow>
                <m:e>
                  <m:r>
                    <m:t>w</m:t>
                  </m:r>
                </m:e>
                <m:lim>
                  <m:r>
                    <m:rPr>
                      <m:sty m:val="p"/>
                    </m:rPr>
                    <m:t>∼</m:t>
                  </m:r>
                </m:lim>
              </m:limLow>
              <m:r>
                <m:rPr>
                  <m:sty m:val="p"/>
                </m:rPr>
                <m:t>=</m:t>
              </m:r>
              <m:limLow>
                <m:e>
                  <m:r>
                    <m:t>w</m:t>
                  </m:r>
                </m:e>
                <m:lim>
                  <m:r>
                    <m:rPr>
                      <m:sty m:val="p"/>
                    </m:rPr>
                    <m:t>∼</m:t>
                  </m:r>
                </m:lim>
              </m:limLow>
              <m:r>
                <m:rPr>
                  <m:sty m:val="p"/>
                </m:rPr>
                <m:t>⋅</m:t>
              </m:r>
              <m:limLow>
                <m:e>
                  <m:r>
                    <m:t>w</m:t>
                  </m:r>
                </m:e>
                <m:lim>
                  <m:r>
                    <m:rPr>
                      <m:sty m:val="p"/>
                    </m:rPr>
                    <m:t>∼</m:t>
                  </m:r>
                </m:lim>
              </m:limLow>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limLow>
              <m:e>
                <m:r>
                  <m:t>x</m:t>
                </m:r>
              </m:e>
              <m:lim>
                <m:r>
                  <m:rPr>
                    <m:sty m:val="p"/>
                  </m:rPr>
                  <m:t>∼</m:t>
                </m:r>
              </m:lim>
            </m:limLow>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limLow>
              <m:e>
                <m:r>
                  <m:t>x</m:t>
                </m:r>
              </m:e>
              <m:lim>
                <m:r>
                  <m:rPr>
                    <m:sty m:val="p"/>
                  </m:rPr>
                  <m:t>∼</m:t>
                </m:r>
              </m:lim>
            </m:limLow>
          </m:e>
          <m:sub>
            <m:r>
              <m:t>0</m:t>
            </m:r>
          </m:sub>
        </m:sSub>
        <m:r>
          <m:rPr>
            <m:sty m:val="p"/>
          </m:rPr>
          <m:t>∈</m:t>
        </m:r>
        <m:r>
          <m:rPr>
            <m:scr m:val="script"/>
            <m:sty m:val="p"/>
          </m:rPr>
          <m:t>H</m:t>
        </m:r>
      </m:oMath>
      <w:r>
        <w:t xml:space="preserve">, so</w:t>
      </w:r>
      <w:r>
        <w:t xml:space="preserve"> </w:t>
      </w:r>
      <m:oMath>
        <m:sSup>
          <m:e>
            <m:limLow>
              <m:e>
                <m:r>
                  <m:t>w</m:t>
                </m:r>
              </m:e>
              <m:lim>
                <m:r>
                  <m:rPr>
                    <m:sty m:val="p"/>
                  </m:rPr>
                  <m:t>∼</m:t>
                </m:r>
              </m:lim>
            </m:limLow>
          </m:e>
          <m:sup>
            <m:r>
              <m:rPr>
                <m:sty m:val="p"/>
              </m:rPr>
              <m:t>⊤</m:t>
            </m:r>
          </m:sup>
        </m:sSup>
        <m:sSub>
          <m:e>
            <m:limLow>
              <m:e>
                <m:r>
                  <m:t>x</m:t>
                </m:r>
              </m:e>
              <m:lim>
                <m:r>
                  <m:rPr>
                    <m:sty m:val="p"/>
                  </m:rPr>
                  <m:t>∼</m:t>
                </m:r>
              </m:lim>
            </m:limLow>
          </m:e>
          <m:sub>
            <m:r>
              <m:t>0</m:t>
            </m:r>
          </m:sub>
        </m:sSub>
        <m:r>
          <m:rPr>
            <m:sty m:val="p"/>
          </m:rPr>
          <m:t>=</m:t>
        </m:r>
        <m:r>
          <m:rPr>
            <m:sty m:val="p"/>
          </m:rPr>
          <m:t>−</m:t>
        </m:r>
        <m:r>
          <m:t>b</m:t>
        </m:r>
      </m:oMath>
      <w:r>
        <w:t xml:space="preserve">.</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sSup>
                <m:e>
                  <m:limLow>
                    <m:e>
                      <m:r>
                        <m:t>w</m:t>
                      </m:r>
                    </m:e>
                    <m:lim>
                      <m:r>
                        <m:rPr>
                          <m:sty m:val="p"/>
                        </m:rPr>
                        <m:t>∼</m:t>
                      </m:r>
                    </m:lim>
                  </m:limLow>
                </m:e>
                <m:sup>
                  <m:r>
                    <m:rPr>
                      <m:sty m:val="p"/>
                    </m:rPr>
                    <m:t>⊤</m:t>
                  </m:r>
                </m:sup>
              </m:sSup>
              <m:r>
                <m:rPr>
                  <m:sty m:val="p"/>
                </m:rPr>
                <m:t>(</m:t>
              </m:r>
              <m:limLow>
                <m:e>
                  <m:r>
                    <m:t>x</m:t>
                  </m:r>
                </m:e>
                <m:lim>
                  <m:r>
                    <m:rPr>
                      <m:sty m:val="p"/>
                    </m:rPr>
                    <m:t>∼</m:t>
                  </m:r>
                </m:lim>
              </m:limLow>
              <m:r>
                <m:rPr>
                  <m:sty m:val="p"/>
                </m:rPr>
                <m:t>−</m:t>
              </m:r>
              <m:sSub>
                <m:e>
                  <m:limLow>
                    <m:e>
                      <m:r>
                        <m:t>x</m:t>
                      </m:r>
                    </m:e>
                    <m:lim>
                      <m:r>
                        <m:rPr>
                          <m:sty m:val="p"/>
                        </m:rPr>
                        <m:t>∼</m:t>
                      </m:r>
                    </m:lim>
                  </m:limLow>
                </m:e>
                <m:sub>
                  <m:r>
                    <m:t>0</m:t>
                  </m:r>
                </m:sub>
              </m:sSub>
              <m:r>
                <m:rPr>
                  <m:sty m:val="p"/>
                </m:rPr>
                <m:t>)</m:t>
              </m:r>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sSup>
                <m:e>
                  <m:limLow>
                    <m:e>
                      <m:r>
                        <m:t>w</m:t>
                      </m:r>
                    </m:e>
                    <m:lim>
                      <m:r>
                        <m:rPr>
                          <m:sty m:val="p"/>
                        </m:rPr>
                        <m:t>∼</m:t>
                      </m:r>
                    </m:lim>
                  </m:limLow>
                </m:e>
                <m:sup>
                  <m:r>
                    <m:rPr>
                      <m:sty m:val="p"/>
                    </m:rPr>
                    <m:t>⊤</m:t>
                  </m:r>
                </m:sup>
              </m:sSup>
              <m:sSub>
                <m:e>
                  <m:limLow>
                    <m:e>
                      <m:r>
                        <m:t>x</m:t>
                      </m:r>
                    </m:e>
                    <m:lim>
                      <m:r>
                        <m:rPr>
                          <m:sty m:val="p"/>
                        </m:rPr>
                        <m:t>∼</m:t>
                      </m:r>
                    </m:lim>
                  </m:limLow>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rPr>
                  <m:sty m:val="p"/>
                </m:rPr>
                <m:t>(</m:t>
              </m:r>
              <m:r>
                <m:rPr>
                  <m:sty m:val="p"/>
                </m:rPr>
                <m:t>−</m:t>
              </m:r>
              <m:r>
                <m:t>b</m:t>
              </m:r>
              <m:r>
                <m:rPr>
                  <m:sty m:val="p"/>
                </m:rPr>
                <m:t>)</m:t>
              </m:r>
              <m:r>
                <m:t>&amp;</m:t>
              </m:r>
              <m:r>
                <m:t>&amp;</m:t>
              </m:r>
              <m:r>
                <m:rPr>
                  <m:nor/>
                  <m:sty m:val="p"/>
                </m:rPr>
                <m:t>(</m:t>
              </m:r>
              <m:sSub>
                <m:e>
                  <m:limLow>
                    <m:e>
                      <m:r>
                        <m:t>x</m:t>
                      </m:r>
                    </m:e>
                    <m:lim>
                      <m:r>
                        <m:rPr>
                          <m:sty m:val="p"/>
                        </m:rPr>
                        <m:t>∼</m:t>
                      </m:r>
                    </m:lim>
                  </m:limLow>
                </m:e>
                <m:sub>
                  <m:r>
                    <m:t>0</m:t>
                  </m:r>
                </m:sub>
              </m:sSub>
              <m:r>
                <m:rPr>
                  <m:sty m:val="p"/>
                </m:rPr>
                <m:t>∈</m:t>
              </m:r>
              <m:r>
                <m:rPr>
                  <m:scr m:val="script"/>
                  <m:sty m:val="p"/>
                </m:rPr>
                <m:t>H</m:t>
              </m:r>
              <m:r>
                <m:rPr>
                  <m:nor/>
                  <m:sty m:val="p"/>
                </m:rPr>
                <m:t>)</m:t>
              </m:r>
            </m:e>
            <m:e>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limLow>
          <m:e>
            <m:r>
              <m:t>x</m:t>
            </m:r>
          </m:e>
          <m:lim>
            <m:r>
              <m:rPr>
                <m:sty m:val="p"/>
              </m:rPr>
              <m:t>∼</m:t>
            </m:r>
          </m:lim>
        </m:limLow>
        <m:r>
          <m:rPr>
            <m:sty m:val="p"/>
          </m:rPr>
          <m:t>∈</m:t>
        </m:r>
        <m:r>
          <m:rPr>
            <m:scr m:val="script"/>
            <m:sty m:val="p"/>
          </m:rPr>
          <m:t>H</m:t>
        </m:r>
      </m:oMath>
      <w:r>
        <w:t xml:space="preserve"> </w:t>
      </w:r>
      <w:r>
        <w:t xml:space="preserve">exactly when</w:t>
      </w:r>
      <w:r>
        <w:t xml:space="preserve"> </w:t>
      </w:r>
      <m:oMath>
        <m:limLow>
          <m:e>
            <m:r>
              <m:t>x</m:t>
            </m:r>
          </m:e>
          <m:lim>
            <m:r>
              <m:rPr>
                <m:sty m:val="p"/>
              </m:rPr>
              <m:t>∼</m:t>
            </m:r>
          </m:lim>
        </m:limLow>
        <m:r>
          <m:rPr>
            <m:sty m:val="p"/>
          </m:rPr>
          <m:t>−</m:t>
        </m:r>
        <m:sSub>
          <m:e>
            <m:limLow>
              <m:e>
                <m:r>
                  <m:t>x</m:t>
                </m:r>
              </m:e>
              <m:lim>
                <m:r>
                  <m:rPr>
                    <m:sty m:val="p"/>
                  </m:rPr>
                  <m:t>∼</m:t>
                </m:r>
              </m:lim>
            </m:limLow>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limLow>
          <m:e>
            <m:r>
              <m:t>x</m:t>
            </m:r>
          </m:e>
          <m:lim>
            <m:r>
              <m:rPr>
                <m:sty m:val="p"/>
              </m:rPr>
              <m:t>∼</m:t>
            </m:r>
          </m:lim>
        </m:limLow>
        <m:r>
          <m:rPr>
            <m:sty m:val="p"/>
          </m:rPr>
          <m:t>=</m:t>
        </m:r>
        <m:sSub>
          <m:e>
            <m:limLow>
              <m:e>
                <m:r>
                  <m:t>x</m:t>
                </m:r>
              </m:e>
              <m:lim>
                <m:r>
                  <m:rPr>
                    <m:sty m:val="p"/>
                  </m:rPr>
                  <m:t>∼</m:t>
                </m:r>
              </m:lim>
            </m:limLow>
          </m:e>
          <m:sub>
            <m:r>
              <m:t>0</m:t>
            </m:r>
          </m:sub>
        </m:sSub>
        <m:r>
          <m:rPr>
            <m:sty m:val="p"/>
          </m:rPr>
          <m:t>+</m:t>
        </m:r>
        <m:limLow>
          <m:e>
            <m:r>
              <m:t>s</m:t>
            </m:r>
          </m:e>
          <m:lim>
            <m:r>
              <m:rPr>
                <m:sty m:val="p"/>
              </m:rPr>
              <m:t>∼</m:t>
            </m:r>
          </m:lim>
        </m:limLow>
      </m:oMath>
      <w:r>
        <w:t xml:space="preserve"> </w:t>
      </w:r>
      <w:r>
        <w:t xml:space="preserve">with</w:t>
      </w:r>
      <w:r>
        <w:t xml:space="preserve"> </w:t>
      </w:r>
      <m:oMath>
        <m:limLow>
          <m:e>
            <m:r>
              <m:t>s</m:t>
            </m:r>
          </m:e>
          <m:lim>
            <m:r>
              <m:rPr>
                <m:sty m:val="p"/>
              </m:rPr>
              <m:t>∼</m:t>
            </m:r>
          </m:lim>
        </m:limLow>
        <m:r>
          <m:rPr>
            <m:sty m:val="p"/>
          </m:rPr>
          <m:t>=</m:t>
        </m:r>
        <m:limLow>
          <m:e>
            <m:r>
              <m:t>x</m:t>
            </m:r>
          </m:e>
          <m:lim>
            <m:r>
              <m:rPr>
                <m:sty m:val="p"/>
              </m:rPr>
              <m:t>∼</m:t>
            </m:r>
          </m:lim>
        </m:limLow>
        <m:r>
          <m:rPr>
            <m:sty m:val="p"/>
          </m:rPr>
          <m:t>−</m:t>
        </m:r>
        <m:sSub>
          <m:e>
            <m:limLow>
              <m:e>
                <m:r>
                  <m:t>x</m:t>
                </m:r>
              </m:e>
              <m:lim>
                <m:r>
                  <m:rPr>
                    <m:sty m:val="p"/>
                  </m:rPr>
                  <m:t>∼</m:t>
                </m:r>
              </m:lim>
            </m:limLow>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 both</w:t>
      </w:r>
      <w:r>
        <w:t xml:space="preserve"> </w:t>
      </w:r>
      <m:oMath>
        <m:sSup>
          <m:e>
            <m:limLow>
              <m:e>
                <m:r>
                  <m:t>w</m:t>
                </m:r>
              </m:e>
              <m:lim>
                <m:r>
                  <m:rPr>
                    <m:sty m:val="p"/>
                  </m:rPr>
                  <m:t>∼</m:t>
                </m:r>
              </m:lim>
            </m:limLow>
          </m:e>
          <m:sup>
            <m:r>
              <m:rPr>
                <m:sty m:val="p"/>
              </m:rPr>
              <m:t>⊤</m:t>
            </m:r>
          </m:sup>
        </m:sSup>
        <m:limLow>
          <m:e>
            <m:r>
              <m:t>x</m:t>
            </m:r>
          </m:e>
          <m:lim>
            <m:r>
              <m:rPr>
                <m:sty m:val="p"/>
              </m:rPr>
              <m:t>∼</m:t>
            </m:r>
          </m:lim>
        </m:limLow>
      </m:oMath>
      <w:r>
        <w:t xml:space="preserve"> </w:t>
      </w:r>
      <w:r>
        <w:t xml:space="preserve">and</w:t>
      </w:r>
      <w:r>
        <w:t xml:space="preserve"> </w:t>
      </w:r>
      <m:oMath>
        <m:sSup>
          <m:e>
            <m:limLow>
              <m:e>
                <m:r>
                  <m:t>w</m:t>
                </m:r>
              </m:e>
              <m:lim>
                <m:r>
                  <m:rPr>
                    <m:sty m:val="p"/>
                  </m:rPr>
                  <m:t>∼</m:t>
                </m:r>
              </m:lim>
            </m:limLow>
          </m:e>
          <m:sup>
            <m:r>
              <m:rPr>
                <m:sty m:val="p"/>
              </m:rPr>
              <m:t>⊤</m:t>
            </m:r>
          </m:sup>
        </m:sSup>
        <m:limLow>
          <m:e>
            <m:r>
              <m:t>y</m:t>
            </m:r>
          </m:e>
          <m:lim>
            <m:r>
              <m:rPr>
                <m:sty m:val="p"/>
              </m:rPr>
              <m:t>∼</m:t>
            </m:r>
          </m:lim>
        </m:limLow>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limLow>
                <m:e>
                  <m:r>
                    <m:t>w</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sSup>
                <m:e>
                  <m:limLow>
                    <m:e>
                      <m:r>
                        <m:t>w</m:t>
                      </m:r>
                    </m:e>
                    <m:lim>
                      <m:r>
                        <m:rPr>
                          <m:sty m:val="p"/>
                        </m:rPr>
                        <m:t>∼</m:t>
                      </m:r>
                    </m:lim>
                  </m:limLow>
                </m:e>
                <m:sup>
                  <m:r>
                    <m:rPr>
                      <m:sty m:val="p"/>
                    </m:rPr>
                    <m:t>⊤</m:t>
                  </m:r>
                </m:sup>
              </m:sSup>
              <m:limLow>
                <m:e>
                  <m:r>
                    <m:t>y</m:t>
                  </m:r>
                </m:e>
                <m:lim>
                  <m:r>
                    <m:rPr>
                      <m:sty m:val="p"/>
                    </m:rPr>
                    <m:t>∼</m:t>
                  </m:r>
                </m:lim>
              </m:limLow>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limLow>
                <m:e>
                  <m:r>
                    <m:t>x</m:t>
                  </m:r>
                </m:e>
                <m:lim>
                  <m:r>
                    <m:rPr>
                      <m:sty m:val="p"/>
                    </m:rPr>
                    <m:t>∼</m:t>
                  </m:r>
                </m:lim>
              </m:limLow>
              <m:r>
                <m:rPr>
                  <m:sty m:val="p"/>
                </m:rPr>
                <m:t>,</m:t>
              </m:r>
              <m:limLow>
                <m:e>
                  <m:r>
                    <m:t>y</m:t>
                  </m:r>
                </m:e>
                <m:lim>
                  <m:r>
                    <m:rPr>
                      <m:sty m:val="p"/>
                    </m:rPr>
                    <m:t>∼</m:t>
                  </m:r>
                </m:lim>
              </m:limLow>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limLow>
              <m:e>
                <m:r>
                  <m:t>x</m:t>
                </m:r>
              </m:e>
              <m:lim>
                <m:r>
                  <m:rPr>
                    <m:sty m:val="p"/>
                  </m:rPr>
                  <m:t>∼</m:t>
                </m:r>
              </m:lim>
            </m:limLow>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limLow>
          <m:e>
            <m:r>
              <m:t>y</m:t>
            </m:r>
          </m:e>
          <m:lim>
            <m:r>
              <m:rPr>
                <m:sty m:val="p"/>
              </m:rPr>
              <m:t>∼</m:t>
            </m:r>
          </m:lim>
        </m:limLow>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limLow>
          <m:e>
            <m:r>
              <m:t>y</m:t>
            </m:r>
          </m:e>
          <m:lim>
            <m:r>
              <m:rPr>
                <m:sty m:val="p"/>
              </m:rPr>
              <m:t>∼</m:t>
            </m:r>
          </m:lim>
        </m:limLow>
        <m:r>
          <m:rPr>
            <m:sty m:val="p"/>
          </m:rPr>
          <m:t>−</m:t>
        </m:r>
        <m:sSub>
          <m:e>
            <m:limLow>
              <m:e>
                <m:r>
                  <m:t>x</m:t>
                </m:r>
              </m:e>
              <m:lim>
                <m:r>
                  <m:rPr>
                    <m:sty m:val="p"/>
                  </m:rPr>
                  <m:t>∼</m:t>
                </m:r>
              </m:lim>
            </m:limLow>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limLow>
          <m:e>
            <m:r>
              <m:t>y</m:t>
            </m:r>
          </m:e>
          <m:lim>
            <m:r>
              <m:rPr>
                <m:sty m:val="p"/>
              </m:rPr>
              <m:t>∼</m:t>
            </m:r>
          </m:lim>
        </m:limLow>
        <m:r>
          <m:rPr>
            <m:sty m:val="p"/>
          </m:rPr>
          <m:t>=</m:t>
        </m:r>
        <m:sSub>
          <m:e>
            <m:limLow>
              <m:e>
                <m:r>
                  <m:t>x</m:t>
                </m:r>
              </m:e>
              <m:lim>
                <m:r>
                  <m:rPr>
                    <m:sty m:val="p"/>
                  </m:rPr>
                  <m:t>∼</m:t>
                </m:r>
              </m:lim>
            </m:limLow>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limLow>
                <m:e>
                  <m:r>
                    <m:t>w</m:t>
                  </m:r>
                </m:e>
                <m:lim>
                  <m:r>
                    <m:rPr>
                      <m:sty m:val="p"/>
                    </m:rPr>
                    <m:t>∼</m:t>
                  </m:r>
                </m:lim>
              </m:limLow>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limLow>
                    <m:e>
                      <m:r>
                        <m:t>x</m:t>
                      </m:r>
                    </m:e>
                    <m:lim>
                      <m:r>
                        <m:rPr>
                          <m:sty m:val="p"/>
                        </m:rPr>
                        <m:t>∼</m:t>
                      </m:r>
                    </m:lim>
                  </m:limLow>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limLow>
          <m:e>
            <m:r>
              <m:t>0</m:t>
            </m:r>
          </m:e>
          <m:lim>
            <m:r>
              <m:rPr>
                <m:sty m:val="p"/>
              </m:rPr>
              <m:t>∼</m:t>
            </m:r>
          </m:lim>
        </m:limLow>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r>
              <m:t>t</m:t>
            </m:r>
            <m:r>
              <m:t> </m:t>
            </m:r>
            <m:limLow>
              <m:e>
                <m:r>
                  <m:t>v</m:t>
                </m:r>
              </m:e>
              <m:lim>
                <m:r>
                  <m:rPr>
                    <m:sty m:val="p"/>
                  </m:rPr>
                  <m:t>∼</m:t>
                </m:r>
              </m:lim>
            </m:limLow>
            <m:r>
              <m:rPr>
                <m:sty m:val="p"/>
              </m:rPr>
              <m:t>:</m:t>
            </m:r>
            <m:r>
              <m:t>t</m:t>
            </m:r>
            <m:r>
              <m:rPr>
                <m:sty m:val="p"/>
              </m:rPr>
              <m:t>∈</m:t>
            </m:r>
            <m:r>
              <m:rPr>
                <m:scr m:val="double-struck"/>
                <m:sty m:val="p"/>
              </m:rPr>
              <m:t>R</m:t>
            </m:r>
          </m:e>
        </m:d>
        <m:r>
          <m:t>​</m:t>
        </m:r>
      </m:oMath>
      <w:r>
        <w:t xml:space="preserve"> </w:t>
      </w:r>
      <w:r>
        <w:t xml:space="preserve">for some</w:t>
      </w:r>
      <w:r>
        <w:t xml:space="preserve"> </w:t>
      </w:r>
      <m:oMath>
        <m:sSub>
          <m:e>
            <m:limLow>
              <m:e>
                <m:r>
                  <m:t>x</m:t>
                </m:r>
              </m:e>
              <m:lim>
                <m:r>
                  <m:rPr>
                    <m:sty m:val="p"/>
                  </m:rPr>
                  <m:t>∼</m:t>
                </m:r>
              </m:lim>
            </m:limLow>
          </m:e>
          <m:sub>
            <m:r>
              <m:t>0</m:t>
            </m:r>
          </m:sub>
        </m:sSub>
        <m:r>
          <m:rPr>
            <m:sty m:val="p"/>
          </m:rPr>
          <m:t>∈</m:t>
        </m:r>
        <m:sSup>
          <m:e>
            <m:r>
              <m:rPr>
                <m:scr m:val="double-struck"/>
                <m:sty m:val="p"/>
              </m:rPr>
              <m:t>R</m:t>
            </m:r>
          </m:e>
          <m:sup>
            <m:r>
              <m:t>2</m:t>
            </m:r>
          </m:sup>
        </m:sSup>
      </m:oMath>
      <w:r>
        <w:t xml:space="preserve"> </w:t>
      </w:r>
      <w:r>
        <w:t xml:space="preserve">and some nonzero</w:t>
      </w:r>
      <w:r>
        <w:t xml:space="preserve"> </w:t>
      </w:r>
      <m:oMath>
        <m:limLow>
          <m:e>
            <m:r>
              <m:t>v</m:t>
            </m:r>
          </m:e>
          <m:lim>
            <m:r>
              <m:rPr>
                <m:sty m:val="p"/>
              </m:rPr>
              <m:t>∼</m:t>
            </m:r>
          </m:lim>
        </m:limLow>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limLow>
              <m:e>
                <m:r>
                  <m:t>x</m:t>
                </m:r>
              </m:e>
              <m:lim>
                <m:r>
                  <m:rPr>
                    <m:sty m:val="p"/>
                  </m:rPr>
                  <m:t>∼</m:t>
                </m:r>
              </m:lim>
            </m:limLow>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limLow>
          <m:e>
            <m:r>
              <m:t>w</m:t>
            </m:r>
          </m:e>
          <m:lim>
            <m:r>
              <m:rPr>
                <m:sty m:val="p"/>
              </m:rPr>
              <m:t>∼</m:t>
            </m:r>
          </m:lim>
        </m:limLow>
        <m:r>
          <m:rPr>
            <m:sty m:val="p"/>
          </m:rPr>
          <m:t>⋅</m:t>
        </m:r>
        <m:limLow>
          <m:e>
            <m:r>
              <m:t>0</m:t>
            </m:r>
          </m:e>
          <m:lim>
            <m:r>
              <m:rPr>
                <m:sty m:val="p"/>
              </m:rPr>
              <m:t>∼</m:t>
            </m:r>
          </m:lim>
        </m:limLow>
        <m:r>
          <m:rPr>
            <m:sty m:val="p"/>
          </m:rPr>
          <m:t>=</m:t>
        </m:r>
        <m:r>
          <m:t>0</m:t>
        </m:r>
      </m:oMath>
      <w:r>
        <w:t xml:space="preserve">,</w:t>
      </w:r>
    </w:p>
    <w:p>
      <w:pPr>
        <w:pStyle w:val="BodyText"/>
      </w:pPr>
      <m:oMathPara>
        <m:oMathParaPr>
          <m:jc m:val="center"/>
        </m:oMathParaPr>
        <m:oMath>
          <m:eqArr>
            <m:e>
              <m:limLow>
                <m:e>
                  <m:r>
                    <m:t>w</m:t>
                  </m:r>
                </m:e>
                <m:lim>
                  <m:r>
                    <m:rPr>
                      <m:sty m:val="p"/>
                    </m:rPr>
                    <m:t>∼</m:t>
                  </m:r>
                </m:lim>
              </m:limLow>
              <m:r>
                <m:rPr>
                  <m:sty m:val="p"/>
                </m:rPr>
                <m:t>⋅</m:t>
              </m:r>
              <m:limLow>
                <m:e>
                  <m:r>
                    <m:t>0</m:t>
                  </m:r>
                </m:e>
                <m:lim>
                  <m:r>
                    <m:rPr>
                      <m:sty m:val="p"/>
                    </m:rPr>
                    <m:t>∼</m:t>
                  </m:r>
                </m:lim>
              </m:limLow>
              <m:r>
                <m:rPr>
                  <m:sty m:val="p"/>
                </m:rPr>
                <m:t>+</m:t>
              </m:r>
              <m:r>
                <m:t>b</m:t>
              </m:r>
              <m:r>
                <m:t>&amp;</m:t>
              </m:r>
              <m:r>
                <m:rPr>
                  <m:sty m:val="p"/>
                </m:rPr>
                <m:t>=</m:t>
              </m:r>
              <m:r>
                <m:t>0</m:t>
              </m:r>
              <m:r>
                <m:rPr>
                  <m:sty m:val="p"/>
                </m:rPr>
                <m:t>+</m:t>
              </m:r>
              <m:r>
                <m:t>b</m:t>
              </m:r>
              <m:r>
                <m:t>&amp;</m:t>
              </m:r>
              <m:r>
                <m:t>&amp;</m:t>
              </m:r>
              <m:r>
                <m:rPr>
                  <m:nor/>
                  <m:sty m:val="p"/>
                </m:rPr>
                <m:t>(the dot product with </m:t>
              </m:r>
              <m:limLow>
                <m:e>
                  <m:r>
                    <m:t>0</m:t>
                  </m:r>
                </m:e>
                <m:lim>
                  <m:r>
                    <m:rPr>
                      <m:sty m:val="p"/>
                    </m:rPr>
                    <m:t>∼</m:t>
                  </m:r>
                </m:lim>
              </m:limLow>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limLow>
          <m:e>
            <m:r>
              <m:t>0</m:t>
            </m:r>
          </m:e>
          <m:lim>
            <m:r>
              <m:rPr>
                <m:sty m:val="p"/>
              </m:rPr>
              <m:t>∼</m:t>
            </m:r>
          </m:lim>
        </m:limLow>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sSub>
              <m:e>
                <m:r>
                  <m:rPr>
                    <m:scr m:val="script"/>
                    <m:sty m:val="p"/>
                  </m:rPr>
                  <m:t>H</m:t>
                </m:r>
              </m:e>
              <m:sub>
                <m:r>
                  <m:t>0</m:t>
                </m:r>
              </m:sub>
            </m:sSub>
          </m:e>
        </m:d>
        <m:r>
          <m:t>​</m:t>
        </m:r>
      </m:oMath>
      <w:r>
        <w:t xml:space="preserve"> </w:t>
      </w:r>
      <w:r>
        <w:t xml:space="preserve">for any</w:t>
      </w:r>
      <w:r>
        <w:t xml:space="preserve"> </w:t>
      </w:r>
      <m:oMath>
        <m:sSub>
          <m:e>
            <m:limLow>
              <m:e>
                <m:r>
                  <m:t>x</m:t>
                </m:r>
              </m:e>
              <m:lim>
                <m:r>
                  <m:rPr>
                    <m:sty m:val="p"/>
                  </m:rPr>
                  <m:t>∼</m:t>
                </m:r>
              </m:lim>
            </m:limLow>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limLow>
          <m:e>
            <m:r>
              <m:t>v</m:t>
            </m:r>
          </m:e>
          <m:lim>
            <m:r>
              <m:rPr>
                <m:sty m:val="p"/>
              </m:rPr>
              <m:t>∼</m:t>
            </m:r>
          </m:lim>
        </m:limLow>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limLow>
              <m:e>
                <m:r>
                  <m:t>v</m:t>
                </m:r>
              </m:e>
              <m:lim>
                <m:r>
                  <m:rPr>
                    <m:sty m:val="p"/>
                  </m:rPr>
                  <m:t>∼</m:t>
                </m:r>
              </m:lim>
            </m:limLow>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limLow>
              <m:e>
                <m:r>
                  <m:t>v</m:t>
                </m:r>
              </m:e>
              <m:lim>
                <m:r>
                  <m:rPr>
                    <m:sty m:val="p"/>
                  </m:rPr>
                  <m:t>∼</m:t>
                </m:r>
              </m:lim>
            </m:limLow>
          </m:e>
          <m:sub>
            <m:r>
              <m:t>1</m:t>
            </m:r>
          </m:sub>
        </m:sSub>
      </m:oMath>
      <w:r>
        <w:t xml:space="preserve"> </w:t>
      </w:r>
      <w:r>
        <w:t xml:space="preserve">and</w:t>
      </w:r>
      <w:r>
        <w:t xml:space="preserve"> </w:t>
      </w:r>
      <m:oMath>
        <m:sSub>
          <m:e>
            <m:limLow>
              <m:e>
                <m:r>
                  <m:t>v</m:t>
                </m:r>
              </m:e>
              <m:lim>
                <m:r>
                  <m:rPr>
                    <m:sty m:val="p"/>
                  </m:rPr>
                  <m:t>∼</m:t>
                </m:r>
              </m:lim>
            </m:limLow>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limLow>
          <m:e>
            <m:r>
              <m:t>w</m:t>
            </m:r>
          </m:e>
          <m:lim>
            <m:r>
              <m:rPr>
                <m:sty m:val="p"/>
              </m:rPr>
              <m:t>∼</m:t>
            </m:r>
          </m:lim>
        </m:limLow>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limLow>
              <m:e>
                <m:r>
                  <m:t>x</m:t>
                </m:r>
              </m:e>
              <m:lim>
                <m:r>
                  <m:rPr>
                    <m:sty m:val="p"/>
                  </m:rPr>
                  <m:t>∼</m:t>
                </m:r>
              </m:lim>
            </m:limLow>
          </m:e>
          <m:sub>
            <m:r>
              <m:t>0</m:t>
            </m:r>
          </m:sub>
        </m:sSub>
        <m:r>
          <m:rPr>
            <m:sty m:val="p"/>
          </m:rPr>
          <m:t>=</m:t>
        </m:r>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limLow>
          <m:e>
            <m:r>
              <m:t>w</m:t>
            </m:r>
          </m:e>
          <m:lim>
            <m:r>
              <m:rPr>
                <m:sty m:val="p"/>
              </m:rPr>
              <m:t>∼</m:t>
            </m:r>
          </m:lim>
        </m:limLow>
      </m:oMath>
      <w:r>
        <w:t xml:space="preserve"> </w:t>
      </w:r>
      <w:r>
        <w:t xml:space="preserve">is on it,</w:t>
      </w:r>
      <w:r>
        <w:t xml:space="preserve"> </w:t>
      </w:r>
      <w:r>
        <w:t xml:space="preserve">and the vector</w:t>
      </w:r>
      <w:r>
        <w:t xml:space="preserve"> </w:t>
      </w:r>
      <m:oMath>
        <m:limLow>
          <m:e>
            <m:r>
              <m:t>v</m:t>
            </m:r>
          </m:e>
          <m:lim>
            <m:r>
              <m:rPr>
                <m:sty m:val="p"/>
              </m:rPr>
              <m:t>∼</m:t>
            </m:r>
          </m:lim>
        </m:limLow>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limLow>
          <m:e>
            <m:r>
              <m:t>w</m:t>
            </m:r>
          </m:e>
          <m:lim>
            <m:r>
              <m:rPr>
                <m:sty m:val="p"/>
              </m:rPr>
              <m:t>∼</m:t>
            </m:r>
          </m:lim>
        </m:limLow>
        <m:r>
          <m:rPr>
            <m:sty m:val="p"/>
          </m:rPr>
          <m:t>⋅</m:t>
        </m:r>
        <m:limLow>
          <m:e>
            <m:r>
              <m:t>v</m:t>
            </m:r>
          </m:e>
          <m:lim>
            <m:r>
              <m:rPr>
                <m:sty m:val="p"/>
              </m:rPr>
              <m:t>∼</m:t>
            </m:r>
          </m:lim>
        </m:limLow>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limLow>
              <m:e>
                <m:r>
                  <m:t>v</m:t>
                </m:r>
              </m:e>
              <m:lim>
                <m:r>
                  <m:rPr>
                    <m:sty m:val="p"/>
                  </m:rPr>
                  <m:t>∼</m:t>
                </m:r>
              </m:lim>
            </m:limLow>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at the origin</w:t>
      </w:r>
      <w:r>
        <w:t xml:space="preserve"> </w:t>
      </w:r>
      <w:r>
        <w:t xml:space="preserve">and at points</w:t>
      </w:r>
      <w:r>
        <w:t xml:space="preserve"> </w:t>
      </w:r>
      <m:oMath>
        <m:sSub>
          <m:e>
            <m:limLow>
              <m:e>
                <m:r>
                  <m:t>x</m:t>
                </m:r>
              </m:e>
              <m:lim>
                <m:r>
                  <m:rPr>
                    <m:sty m:val="p"/>
                  </m:rPr>
                  <m:t>∼</m:t>
                </m:r>
              </m:lim>
            </m:limLow>
          </m:e>
          <m:sub>
            <m:r>
              <m:t>0</m:t>
            </m:r>
          </m:sub>
        </m:sSub>
        <m:r>
          <m:rPr>
            <m:sty m:val="p"/>
          </m:rPr>
          <m:t>+</m:t>
        </m:r>
        <m:r>
          <m:t>t</m:t>
        </m:r>
        <m:r>
          <m:t> </m:t>
        </m:r>
        <m:limLow>
          <m:e>
            <m:r>
              <m:t>v</m:t>
            </m:r>
          </m:e>
          <m:lim>
            <m:r>
              <m:rPr>
                <m:sty m:val="p"/>
              </m:rPr>
              <m:t>∼</m:t>
            </m:r>
          </m:lim>
        </m:limLow>
      </m:oMath>
      <w:r>
        <w:t xml:space="preserve"> </w:t>
      </w:r>
      <w:r>
        <w:t xml:space="preserve">and</w:t>
      </w:r>
      <w:r>
        <w:t xml:space="preserve"> </w:t>
      </w:r>
      <m:oMath>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limLow>
              <m:e>
                <m:r>
                  <m:t>x</m:t>
                </m:r>
              </m:e>
              <m:lim>
                <m:r>
                  <m:rPr>
                    <m:sty m:val="p"/>
                  </m:rPr>
                  <m:t>∼</m:t>
                </m:r>
              </m:lim>
            </m:limLow>
          </m:e>
          <m:sub>
            <m:r>
              <m:t>0</m:t>
            </m:r>
          </m:sub>
        </m:sSub>
        <m:r>
          <m:rPr>
            <m:sty m:val="p"/>
          </m:rPr>
          <m:t>+</m:t>
        </m:r>
        <m:r>
          <m:t>t</m:t>
        </m:r>
        <m:r>
          <m:t> </m:t>
        </m:r>
        <m:limLow>
          <m:e>
            <m:r>
              <m:t>v</m:t>
            </m:r>
          </m:e>
          <m:lim>
            <m:r>
              <m:rPr>
                <m:sty m:val="p"/>
              </m:rPr>
              <m:t>∼</m:t>
            </m:r>
          </m:lim>
        </m:limLow>
      </m:oMath>
      <w:r>
        <w:t xml:space="preserve"> </w:t>
      </w:r>
      <w:r>
        <w:t xml:space="preserve">on the line</w:t>
      </w:r>
      <w:r>
        <w:t xml:space="preserve"> </w:t>
      </w:r>
      <w:r>
        <w:t xml:space="preserve">and all 25 points</w:t>
      </w:r>
      <w:r>
        <w:t xml:space="preserve"> </w:t>
      </w:r>
      <m:oMath>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limLow>
              <m:e>
                <m:r>
                  <m:t>w</m:t>
                </m:r>
              </m:e>
              <m:lim>
                <m:r>
                  <m:rPr>
                    <m:sty m:val="p"/>
                  </m:rPr>
                  <m:t>∼</m:t>
                </m:r>
              </m:lim>
            </m:limLow>
            <m:r>
              <m:rPr>
                <m:sty m:val="p"/>
              </m:rPr>
              <m:t>⋅</m:t>
            </m:r>
            <m:limLow>
              <m:e>
                <m:r>
                  <m:t>x</m:t>
                </m:r>
              </m:e>
              <m:lim>
                <m:r>
                  <m:rPr>
                    <m:sty m:val="p"/>
                  </m:rPr>
                  <m:t>∼</m:t>
                </m:r>
              </m:lim>
            </m:limLow>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limLow>
          <m:e>
            <m:r>
              <m:t>w</m:t>
            </m:r>
          </m:e>
          <m:lim>
            <m:r>
              <m:rPr>
                <m:sty m:val="p"/>
              </m:rPr>
              <m:t>∼</m:t>
            </m:r>
          </m:lim>
        </m:limLow>
        <m:r>
          <m:rPr>
            <m:sty m:val="p"/>
          </m:rPr>
          <m:t>,</m:t>
        </m:r>
        <m:r>
          <m:t>b</m:t>
        </m:r>
        <m:r>
          <m:rPr>
            <m:sty m:val="p"/>
          </m:rPr>
          <m:t>)</m:t>
        </m:r>
      </m:oMath>
      <w:r>
        <w:t xml:space="preserve"> </w:t>
      </w:r>
      <w:r>
        <w:t xml:space="preserve">by</w:t>
      </w:r>
      <w:r>
        <w:t xml:space="preserve"> </w:t>
      </w:r>
      <m:oMath>
        <m:r>
          <m:rPr>
            <m:sty m:val="p"/>
          </m:rPr>
          <m:t>(</m:t>
        </m:r>
        <m:r>
          <m:rPr>
            <m:sty m:val="p"/>
          </m:rPr>
          <m:t>−</m:t>
        </m:r>
        <m:limLow>
          <m:e>
            <m:r>
              <m:t>w</m:t>
            </m:r>
          </m:e>
          <m:lim>
            <m:r>
              <m:rPr>
                <m:sty m:val="p"/>
              </m:rPr>
              <m:t>∼</m:t>
            </m:r>
          </m:lim>
        </m:limLow>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tells you which side of the hyperplane</w:t>
      </w:r>
      <w:r>
        <w:t xml:space="preserve"> </w:t>
      </w:r>
      <m:oMath>
        <m:limLow>
          <m:e>
            <m:r>
              <m:t>x</m:t>
            </m:r>
          </m:e>
          <m:lim>
            <m:r>
              <m:rPr>
                <m:sty m:val="p"/>
              </m:rPr>
              <m:t>∼</m:t>
            </m:r>
          </m:lim>
        </m:limLow>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limLow>
          <m:e>
            <m:r>
              <m:t>w</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limLow>
          <m:e>
            <m:r>
              <m:t>w</m:t>
            </m:r>
          </m:e>
          <m:lim>
            <m:r>
              <m:rPr>
                <m:sty m:val="p"/>
              </m:rPr>
              <m:t>∼</m:t>
            </m:r>
          </m:lim>
        </m:limLow>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limLow>
          <m:e>
            <m:r>
              <m:t>w</m:t>
            </m:r>
          </m:e>
          <m:lim>
            <m:r>
              <m:rPr>
                <m:sty m:val="p"/>
              </m:rPr>
              <m:t>∼</m:t>
            </m:r>
          </m:lim>
        </m:limLow>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is positive, zero or negative.</w:t>
      </w:r>
      <w:r>
        <w:t xml:space="preserve"> </w:t>
      </w:r>
      <w:r>
        <w:t xml:space="preserve">The vector</w:t>
      </w:r>
      <w:r>
        <w:t xml:space="preserve"> </w:t>
      </w:r>
      <m:oMath>
        <m:limLow>
          <m:e>
            <m:r>
              <m:t>w</m:t>
            </m:r>
          </m:e>
          <m:lim>
            <m:r>
              <m:rPr>
                <m:sty m:val="p"/>
              </m:rPr>
              <m:t>∼</m:t>
            </m:r>
          </m:lim>
        </m:limLow>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goes up when</w:t>
      </w:r>
      <w:r>
        <w:t xml:space="preserve"> </w:t>
      </w:r>
      <m:oMath>
        <m:limLow>
          <m:e>
            <m:r>
              <m:t>x</m:t>
            </m:r>
          </m:e>
          <m:lim>
            <m:r>
              <m:rPr>
                <m:sty m:val="p"/>
              </m:rPr>
              <m:t>∼</m:t>
            </m:r>
          </m:lim>
        </m:limLow>
      </m:oMath>
      <w:r>
        <w:t xml:space="preserve"> </w:t>
      </w:r>
      <w:r>
        <w:t xml:space="preserve">moves in the direction</w:t>
      </w:r>
      <w:r>
        <w:t xml:space="preserve"> </w:t>
      </w:r>
      <m:oMath>
        <m:limLow>
          <m:e>
            <m:r>
              <m:t>w</m:t>
            </m:r>
          </m:e>
          <m:lim>
            <m:r>
              <m:rPr>
                <m:sty m:val="p"/>
              </m:rPr>
              <m:t>∼</m:t>
            </m:r>
          </m:lim>
        </m:limLow>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limLow>
              <m:e>
                <m:r>
                  <m:t>y</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limLow>
              <m:e>
                <m:r>
                  <m:t>s</m:t>
                </m:r>
              </m:e>
              <m:lim>
                <m:r>
                  <m:rPr>
                    <m:sty m:val="p"/>
                  </m:rPr>
                  <m:t>∼</m:t>
                </m:r>
              </m:lim>
            </m:limLow>
            <m:r>
              <m:rPr>
                <m:sty m:val="p"/>
              </m:rPr>
              <m:t>:</m:t>
            </m:r>
            <m:limLow>
              <m:e>
                <m:r>
                  <m:t>w</m:t>
                </m:r>
              </m:e>
              <m:lim>
                <m:r>
                  <m:rPr>
                    <m:sty m:val="p"/>
                  </m:rPr>
                  <m:t>∼</m:t>
                </m:r>
              </m:lim>
            </m:limLow>
            <m:r>
              <m:rPr>
                <m:sty m:val="p"/>
              </m:rPr>
              <m:t>⋅</m:t>
            </m:r>
            <m:limLow>
              <m:e>
                <m:r>
                  <m:t>s</m:t>
                </m:r>
              </m:e>
              <m:lim>
                <m:r>
                  <m:rPr>
                    <m:sty m:val="p"/>
                  </m:rPr>
                  <m:t>∼</m:t>
                </m:r>
              </m:lim>
            </m:limLow>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limLow>
          <m:e>
            <m:r>
              <m:t>w</m:t>
            </m:r>
          </m:e>
          <m:lim>
            <m:r>
              <m:rPr>
                <m:sty m:val="p"/>
              </m:rPr>
              <m:t>∼</m:t>
            </m:r>
          </m:lim>
        </m:limLow>
        <m:r>
          <m:rPr>
            <m:sty m:val="p"/>
          </m:rPr>
          <m:t>⋅</m:t>
        </m:r>
        <m:r>
          <m:rPr>
            <m:sty m:val="p"/>
          </m:rPr>
          <m:t>(</m:t>
        </m:r>
        <m:limLow>
          <m:e>
            <m:r>
              <m:t>y</m:t>
            </m:r>
          </m:e>
          <m:lim>
            <m:r>
              <m:rPr>
                <m:sty m:val="p"/>
              </m:rPr>
              <m:t>∼</m:t>
            </m:r>
          </m:lim>
        </m:limLow>
        <m:r>
          <m:rPr>
            <m:sty m:val="p"/>
          </m:rPr>
          <m:t>−</m:t>
        </m:r>
        <m:limLow>
          <m:e>
            <m:r>
              <m:t>x</m:t>
            </m:r>
          </m:e>
          <m:lim>
            <m:r>
              <m:rPr>
                <m:sty m:val="p"/>
              </m:rPr>
              <m:t>∼</m:t>
            </m:r>
          </m:lim>
        </m:limLow>
        <m:r>
          <m:rPr>
            <m:sty m:val="p"/>
          </m:rPr>
          <m:t>)</m:t>
        </m:r>
        <m:r>
          <m:rPr>
            <m:sty m:val="p"/>
          </m:rPr>
          <m:t>=</m:t>
        </m:r>
        <m:r>
          <m:t>0</m:t>
        </m:r>
      </m:oMath>
      <w:r>
        <w:t xml:space="preserve">,</w:t>
      </w:r>
      <w:r>
        <w:t xml:space="preserve"> </w:t>
      </w:r>
      <w:r>
        <w:t xml:space="preserve">so</w:t>
      </w:r>
      <w:r>
        <w:t xml:space="preserve"> </w:t>
      </w:r>
      <m:oMath>
        <m:limLow>
          <m:e>
            <m:r>
              <m:t>y</m:t>
            </m:r>
          </m:e>
          <m:lim>
            <m:r>
              <m:rPr>
                <m:sty m:val="p"/>
              </m:rPr>
              <m:t>∼</m:t>
            </m:r>
          </m:lim>
        </m:limLow>
        <m:r>
          <m:rPr>
            <m:sty m:val="p"/>
          </m:rPr>
          <m:t>−</m:t>
        </m:r>
        <m:limLow>
          <m:e>
            <m:r>
              <m:t>x</m:t>
            </m:r>
          </m:e>
          <m:lim>
            <m:r>
              <m:rPr>
                <m:sty m:val="p"/>
              </m:rPr>
              <m:t>∼</m:t>
            </m:r>
          </m:lim>
        </m:limLow>
        <m:r>
          <m:rPr>
            <m:sty m:val="p"/>
          </m:rPr>
          <m:t>∈</m:t>
        </m:r>
        <m:sSub>
          <m:e>
            <m:r>
              <m:rPr>
                <m:scr m:val="script"/>
                <m:sty m:val="p"/>
              </m:rPr>
              <m:t>H</m:t>
            </m:r>
          </m:e>
          <m:sub>
            <m:r>
              <m:t>0</m:t>
            </m:r>
          </m:sub>
        </m:sSub>
        <m:r>
          <m:rPr>
            <m:sty m:val="p"/>
          </m:rPr>
          <m:t>=</m:t>
        </m:r>
        <m:r>
          <m:t>​</m:t>
        </m:r>
        <m:d>
          <m:dPr>
            <m:begChr m:val="{"/>
            <m:sepChr m:val=""/>
            <m:endChr m:val="}"/>
            <m:grow/>
          </m:dPr>
          <m:e>
            <m:limLow>
              <m:e>
                <m:r>
                  <m:t>s</m:t>
                </m:r>
              </m:e>
              <m:lim>
                <m:r>
                  <m:rPr>
                    <m:sty m:val="p"/>
                  </m:rPr>
                  <m:t>∼</m:t>
                </m:r>
              </m:lim>
            </m:limLow>
            <m:r>
              <m:rPr>
                <m:sty m:val="p"/>
              </m:rPr>
              <m:t>:</m:t>
            </m:r>
            <m:limLow>
              <m:e>
                <m:r>
                  <m:t>w</m:t>
                </m:r>
              </m:e>
              <m:lim>
                <m:r>
                  <m:rPr>
                    <m:sty m:val="p"/>
                  </m:rPr>
                  <m:t>∼</m:t>
                </m:r>
              </m:lim>
            </m:limLow>
            <m:r>
              <m:rPr>
                <m:sty m:val="p"/>
              </m:rPr>
              <m:t>⋅</m:t>
            </m:r>
            <m:limLow>
              <m:e>
                <m:r>
                  <m:t>s</m:t>
                </m:r>
              </m:e>
              <m:lim>
                <m:r>
                  <m:rPr>
                    <m:sty m:val="p"/>
                  </m:rPr>
                  <m:t>∼</m:t>
                </m:r>
              </m:lim>
            </m:limLow>
            <m:r>
              <m:rPr>
                <m:sty m:val="p"/>
              </m:rPr>
              <m:t>=</m:t>
            </m:r>
            <m:r>
              <m:t>0</m:t>
            </m:r>
          </m:e>
        </m:d>
        <m:r>
          <m:t>​</m:t>
        </m:r>
      </m:oMath>
      <w:r>
        <w:t xml:space="preserve">.</w:t>
      </w:r>
      <w:r>
        <w:t xml:space="preserve"> </w:t>
      </w:r>
      <w:r>
        <w:t xml:space="preserve">Conversely, fix any</w:t>
      </w:r>
      <w:r>
        <w:t xml:space="preserve"> </w:t>
      </w:r>
      <m:oMath>
        <m:sSub>
          <m:e>
            <m:limLow>
              <m:e>
                <m:r>
                  <m:t>x</m:t>
                </m:r>
              </m:e>
              <m:lim>
                <m:r>
                  <m:rPr>
                    <m:sty m:val="p"/>
                  </m:rPr>
                  <m:t>∼</m:t>
                </m:r>
              </m:lim>
            </m:limLow>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limLow>
          <m:e>
            <m:r>
              <m:t>s</m:t>
            </m:r>
          </m:e>
          <m:lim>
            <m:r>
              <m:rPr>
                <m:sty m:val="p"/>
              </m:rPr>
              <m:t>∼</m:t>
            </m:r>
          </m:lim>
        </m:limLow>
        <m:r>
          <m:rPr>
            <m:sty m:val="p"/>
          </m:rPr>
          <m:t>∈</m:t>
        </m:r>
        <m:sSub>
          <m:e>
            <m:r>
              <m:rPr>
                <m:scr m:val="script"/>
                <m:sty m:val="p"/>
              </m:rPr>
              <m:t>H</m:t>
            </m:r>
          </m:e>
          <m:sub>
            <m:r>
              <m:t>0</m:t>
            </m:r>
          </m:sub>
        </m:sSub>
      </m:oMath>
      <w:r>
        <w:t xml:space="preserve">, the point</w:t>
      </w:r>
      <w:r>
        <w:t xml:space="preserve"> </w:t>
      </w:r>
      <m:oMath>
        <m:sSub>
          <m:e>
            <m:limLow>
              <m:e>
                <m:r>
                  <m:t>x</m:t>
                </m:r>
              </m:e>
              <m:lim>
                <m:r>
                  <m:rPr>
                    <m:sty m:val="p"/>
                  </m:rPr>
                  <m:t>∼</m:t>
                </m:r>
              </m:lim>
            </m:limLow>
          </m:e>
          <m:sub>
            <m:r>
              <m:t>0</m:t>
            </m:r>
          </m:sub>
        </m:sSub>
        <m:r>
          <m:rPr>
            <m:sty m:val="p"/>
          </m:rPr>
          <m:t>+</m:t>
        </m:r>
        <m:limLow>
          <m:e>
            <m:r>
              <m:t>s</m:t>
            </m:r>
          </m:e>
          <m:lim>
            <m:r>
              <m:rPr>
                <m:sty m:val="p"/>
              </m:rPr>
              <m:t>∼</m:t>
            </m:r>
          </m:lim>
        </m:limLow>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limLow>
              <m:e>
                <m:r>
                  <m:t>x</m:t>
                </m:r>
              </m:e>
              <m:lim>
                <m:r>
                  <m:rPr>
                    <m:sty m:val="p"/>
                  </m:rPr>
                  <m:t>∼</m:t>
                </m:r>
              </m:lim>
            </m:limLow>
          </m:e>
          <m:sub>
            <m:r>
              <m:t>0</m:t>
            </m:r>
          </m:sub>
        </m:sSub>
        <m:r>
          <m:rPr>
            <m:sty m:val="p"/>
          </m:rPr>
          <m:t>+</m:t>
        </m:r>
        <m:limLow>
          <m:e>
            <m:r>
              <m:t>s</m:t>
            </m:r>
          </m:e>
          <m:lim>
            <m:r>
              <m:rPr>
                <m:sty m:val="p"/>
              </m:rPr>
              <m:t>∼</m:t>
            </m:r>
          </m:lim>
        </m:limLow>
        <m:r>
          <m:rPr>
            <m:sty m:val="p"/>
          </m:rPr>
          <m:t>)</m:t>
        </m:r>
        <m:r>
          <m:rPr>
            <m:sty m:val="p"/>
          </m:rPr>
          <m:t>−</m:t>
        </m:r>
        <m:sSub>
          <m:e>
            <m:limLow>
              <m:e>
                <m:r>
                  <m:t>x</m:t>
                </m:r>
              </m:e>
              <m:lim>
                <m:r>
                  <m:rPr>
                    <m:sty m:val="p"/>
                  </m:rPr>
                  <m:t>∼</m:t>
                </m:r>
              </m:lim>
            </m:limLow>
          </m:e>
          <m:sub>
            <m:r>
              <m:t>0</m:t>
            </m:r>
          </m:sub>
        </m:sSub>
        <m:r>
          <m:rPr>
            <m:sty m:val="p"/>
          </m:rPr>
          <m:t>=</m:t>
        </m:r>
        <m:limLow>
          <m:e>
            <m:r>
              <m:t>s</m:t>
            </m:r>
          </m:e>
          <m:lim>
            <m:r>
              <m:rPr>
                <m:sty m:val="p"/>
              </m:rPr>
              <m:t>∼</m:t>
            </m:r>
          </m:lim>
        </m:limLow>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limLow>
              <m:e>
                <m:r>
                  <m:t>x</m:t>
                </m:r>
              </m:e>
              <m:lim>
                <m:r>
                  <m:rPr>
                    <m:sty m:val="p"/>
                  </m:rPr>
                  <m:t>∼</m:t>
                </m:r>
              </m:lim>
            </m:limLow>
          </m:e>
          <m:sub>
            <m:r>
              <m:t>0</m:t>
            </m:r>
          </m:sub>
        </m:sSub>
        <m:r>
          <m:rPr>
            <m:sty m:val="p"/>
          </m:rPr>
          <m:t>∈</m:t>
        </m:r>
        <m:r>
          <m:rPr>
            <m:scr m:val="script"/>
            <m:sty m:val="p"/>
          </m:rPr>
          <m:t>H</m:t>
        </m:r>
      </m:oMath>
      <w:r>
        <w:t xml:space="preserve"> </w:t>
      </w:r>
      <w:r>
        <w:t xml:space="preserve">and any</w:t>
      </w:r>
      <w:r>
        <w:t xml:space="preserve"> </w:t>
      </w:r>
      <m:oMath>
        <m:limLow>
          <m:e>
            <m:r>
              <m:t>v</m:t>
            </m:r>
          </m:e>
          <m:lim>
            <m:r>
              <m:rPr>
                <m:sty m:val="p"/>
              </m:rPr>
              <m:t>∼</m:t>
            </m:r>
          </m:lim>
        </m:limLow>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limLow>
              <m:e>
                <m:r>
                  <m:t>x</m:t>
                </m:r>
              </m:e>
              <m:lim>
                <m:r>
                  <m:rPr>
                    <m:sty m:val="p"/>
                  </m:rPr>
                  <m:t>∼</m:t>
                </m:r>
              </m:lim>
            </m:limLow>
          </m:e>
          <m:sub>
            <m:r>
              <m:t>t</m:t>
            </m:r>
          </m:sub>
        </m:sSub>
        <m:limUpp>
          <m:e>
            <m:r>
              <m:rPr>
                <m:sty m:val="p"/>
              </m:rPr>
              <m:t>=</m:t>
            </m:r>
          </m:e>
          <m:lim>
            <m:r>
              <m:rPr>
                <m:nor/>
                <m:sty m:val="p"/>
              </m:rPr>
              <m:t>def</m:t>
            </m:r>
          </m:lim>
        </m:limUpp>
        <m:sSub>
          <m:e>
            <m:limLow>
              <m:e>
                <m:r>
                  <m:t>x</m:t>
                </m:r>
              </m:e>
              <m:lim>
                <m:r>
                  <m:rPr>
                    <m:sty m:val="p"/>
                  </m:rPr>
                  <m:t>∼</m:t>
                </m:r>
              </m:lim>
            </m:limLow>
          </m:e>
          <m:sub>
            <m:r>
              <m:t>0</m:t>
            </m:r>
          </m:sub>
        </m:sSub>
        <m:r>
          <m:rPr>
            <m:sty m:val="p"/>
          </m:rPr>
          <m:t>+</m:t>
        </m:r>
        <m:r>
          <m:t>t</m:t>
        </m:r>
        <m:r>
          <m:t> </m:t>
        </m:r>
        <m:limLow>
          <m:e>
            <m:r>
              <m:t>w</m:t>
            </m:r>
          </m:e>
          <m:lim>
            <m:r>
              <m:rPr>
                <m:sty m:val="p"/>
              </m:rPr>
              <m:t>∼</m:t>
            </m:r>
          </m:lim>
        </m:limLow>
      </m:oMath>
      <w:r>
        <w:t xml:space="preserve">.</w:t>
      </w:r>
      <w:r>
        <w:t xml:space="preserve"> </w:t>
      </w:r>
      <w:r>
        <w:t xml:space="preserve">Then</w:t>
      </w:r>
    </w:p>
    <w:p>
      <w:pPr>
        <w:pStyle w:val="BodyText"/>
      </w:pPr>
      <m:oMathPara>
        <m:oMathParaPr>
          <m:jc m:val="center"/>
        </m:oMathParaPr>
        <m:oMath>
          <m:eqArr>
            <m:e>
              <m:limLow>
                <m:e>
                  <m:r>
                    <m:t>w</m:t>
                  </m:r>
                </m:e>
                <m:lim>
                  <m:r>
                    <m:rPr>
                      <m:sty m:val="p"/>
                    </m:rPr>
                    <m:t>∼</m:t>
                  </m:r>
                </m:lim>
              </m:limLow>
              <m:r>
                <m:rPr>
                  <m:sty m:val="p"/>
                </m:rPr>
                <m:t>⋅</m:t>
              </m:r>
              <m:sSub>
                <m:e>
                  <m:limLow>
                    <m:e>
                      <m:r>
                        <m:t>x</m:t>
                      </m:r>
                    </m:e>
                    <m:lim>
                      <m:r>
                        <m:rPr>
                          <m:sty m:val="p"/>
                        </m:rPr>
                        <m:t>∼</m:t>
                      </m:r>
                    </m:lim>
                  </m:limLow>
                </m:e>
                <m:sub>
                  <m:r>
                    <m:t>t</m:t>
                  </m:r>
                </m:sub>
              </m:sSub>
              <m:r>
                <m:rPr>
                  <m:sty m:val="p"/>
                </m:rPr>
                <m:t>+</m:t>
              </m:r>
              <m:r>
                <m:t>b</m:t>
              </m:r>
              <m:r>
                <m:t>&amp;</m:t>
              </m:r>
              <m:r>
                <m:rPr>
                  <m:sty m:val="p"/>
                </m:rPr>
                <m:t>=</m:t>
              </m:r>
              <m:r>
                <m:t>​</m:t>
              </m:r>
              <m:d>
                <m:dPr>
                  <m:begChr m:val="("/>
                  <m:sepChr m:val=""/>
                  <m:endChr m:val=")"/>
                  <m:grow/>
                </m:dPr>
                <m:e>
                  <m:limLow>
                    <m:e>
                      <m:r>
                        <m:t>w</m:t>
                      </m:r>
                    </m:e>
                    <m:lim>
                      <m:r>
                        <m:rPr>
                          <m:sty m:val="p"/>
                        </m:rPr>
                        <m:t>∼</m:t>
                      </m:r>
                    </m:lim>
                  </m:limLow>
                  <m:r>
                    <m:rPr>
                      <m:sty m:val="p"/>
                    </m:rPr>
                    <m:t>⋅</m:t>
                  </m:r>
                  <m:sSub>
                    <m:e>
                      <m:limLow>
                        <m:e>
                          <m:r>
                            <m:t>x</m:t>
                          </m:r>
                        </m:e>
                        <m:lim>
                          <m:r>
                            <m:rPr>
                              <m:sty m:val="p"/>
                            </m:rPr>
                            <m:t>∼</m:t>
                          </m:r>
                        </m:lim>
                      </m:limLow>
                    </m:e>
                    <m:sub>
                      <m:r>
                        <m:t>0</m:t>
                      </m:r>
                    </m:sub>
                  </m:sSub>
                  <m:r>
                    <m:rPr>
                      <m:sty m:val="p"/>
                    </m:rPr>
                    <m:t>+</m:t>
                  </m:r>
                  <m:r>
                    <m:t>b</m:t>
                  </m:r>
                </m:e>
              </m:d>
              <m:r>
                <m:t>​</m:t>
              </m:r>
              <m:r>
                <m:rPr>
                  <m:sty m:val="p"/>
                </m:rPr>
                <m:t>+</m:t>
              </m:r>
              <m:r>
                <m:t>t</m:t>
              </m:r>
              <m:r>
                <m:t> </m:t>
              </m:r>
              <m:limLow>
                <m:e>
                  <m:r>
                    <m:t>w</m:t>
                  </m:r>
                </m:e>
                <m:lim>
                  <m:r>
                    <m:rPr>
                      <m:sty m:val="p"/>
                    </m:rPr>
                    <m:t>∼</m:t>
                  </m:r>
                </m:lim>
              </m:limLow>
              <m:r>
                <m:rPr>
                  <m:sty m:val="p"/>
                </m:rPr>
                <m:t>⋅</m:t>
              </m:r>
              <m:limLow>
                <m:e>
                  <m:r>
                    <m:t>w</m:t>
                  </m:r>
                </m:e>
                <m:lim>
                  <m:r>
                    <m:rPr>
                      <m:sty m:val="p"/>
                    </m:rPr>
                    <m:t>∼</m:t>
                  </m:r>
                </m:lim>
              </m:limLow>
              <m:r>
                <m:t>&amp;</m:t>
              </m:r>
              <m:r>
                <m:t>&amp;</m:t>
              </m:r>
              <m:r>
                <m:rPr>
                  <m:nor/>
                  <m:sty m:val="p"/>
                </m:rPr>
                <m:t>(linearity of </m:t>
              </m:r>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r>
                <m:rPr>
                  <m:nor/>
                  <m:sty m:val="p"/>
                </m:rPr>
                <m:t>)</m:t>
              </m:r>
            </m:e>
            <m:e>
              <m:r>
                <m:t>&amp;</m:t>
              </m:r>
              <m:r>
                <m:rPr>
                  <m:sty m:val="p"/>
                </m:rPr>
                <m:t>=</m:t>
              </m:r>
              <m:r>
                <m:t>t</m:t>
              </m:r>
              <m:r>
                <m:t> </m:t>
              </m:r>
              <m:limLow>
                <m:e>
                  <m:r>
                    <m:t>w</m:t>
                  </m:r>
                </m:e>
                <m:lim>
                  <m:r>
                    <m:rPr>
                      <m:sty m:val="p"/>
                    </m:rPr>
                    <m:t>∼</m:t>
                  </m:r>
                </m:lim>
              </m:limLow>
              <m:r>
                <m:rPr>
                  <m:sty m:val="p"/>
                </m:rPr>
                <m:t>⋅</m:t>
              </m:r>
              <m:limLow>
                <m:e>
                  <m:r>
                    <m:t>w</m:t>
                  </m:r>
                </m:e>
                <m:lim>
                  <m:r>
                    <m:rPr>
                      <m:sty m:val="p"/>
                    </m:rPr>
                    <m:t>∼</m:t>
                  </m:r>
                </m:lim>
              </m:limLow>
              <m:r>
                <m:rPr>
                  <m:sty m:val="p"/>
                </m:rPr>
                <m:t>,</m:t>
              </m:r>
              <m:r>
                <m:t>&amp;</m:t>
              </m:r>
              <m:r>
                <m:t>&amp;</m:t>
              </m:r>
              <m:r>
                <m:rPr>
                  <m:nor/>
                  <m:sty m:val="p"/>
                </m:rPr>
                <m:t>(</m:t>
              </m:r>
              <m:sSub>
                <m:e>
                  <m:limLow>
                    <m:e>
                      <m:r>
                        <m:t>x</m:t>
                      </m:r>
                    </m:e>
                    <m:lim>
                      <m:r>
                        <m:rPr>
                          <m:sty m:val="p"/>
                        </m:rPr>
                        <m:t>∼</m:t>
                      </m:r>
                    </m:lim>
                  </m:limLow>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limLow>
              <m:e>
                <m:r>
                  <m:t>x</m:t>
                </m:r>
              </m:e>
              <m:lim>
                <m:r>
                  <m:rPr>
                    <m:sty m:val="p"/>
                  </m:rPr>
                  <m:t>∼</m:t>
                </m:r>
              </m:lim>
            </m:limLow>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limLow>
                <m:e>
                  <m:r>
                    <m:t>w</m:t>
                  </m:r>
                </m:e>
                <m:lim>
                  <m:r>
                    <m:rPr>
                      <m:sty m:val="p"/>
                    </m:rPr>
                    <m:t>∼</m:t>
                  </m:r>
                </m:lim>
              </m:limLow>
              <m:r>
                <m:rPr>
                  <m:sty m:val="p"/>
                </m:rPr>
                <m:t>⋅</m:t>
              </m:r>
              <m:r>
                <m:rPr>
                  <m:sty m:val="p"/>
                </m:rPr>
                <m:t>(</m:t>
              </m:r>
              <m:sSub>
                <m:e>
                  <m:limLow>
                    <m:e>
                      <m:r>
                        <m:t>x</m:t>
                      </m:r>
                    </m:e>
                    <m:lim>
                      <m:r>
                        <m:rPr>
                          <m:sty m:val="p"/>
                        </m:rPr>
                        <m:t>∼</m:t>
                      </m:r>
                    </m:lim>
                  </m:limLow>
                </m:e>
                <m:sub>
                  <m:r>
                    <m:t>t</m:t>
                  </m:r>
                </m:sub>
              </m:sSub>
              <m:r>
                <m:rPr>
                  <m:sty m:val="p"/>
                </m:rPr>
                <m:t>+</m:t>
              </m:r>
              <m:limLow>
                <m:e>
                  <m:r>
                    <m:t>v</m:t>
                  </m:r>
                </m:e>
                <m:lim>
                  <m:r>
                    <m:rPr>
                      <m:sty m:val="p"/>
                    </m:rPr>
                    <m:t>∼</m:t>
                  </m:r>
                </m:lim>
              </m:limLow>
              <m:r>
                <m:rPr>
                  <m:sty m:val="p"/>
                </m:rPr>
                <m:t>)</m:t>
              </m:r>
              <m:r>
                <m:rPr>
                  <m:sty m:val="p"/>
                </m:rPr>
                <m:t>+</m:t>
              </m:r>
              <m:r>
                <m:t>b</m:t>
              </m:r>
              <m:r>
                <m:t>&amp;</m:t>
              </m:r>
              <m:r>
                <m:rPr>
                  <m:sty m:val="p"/>
                </m:rPr>
                <m:t>=</m:t>
              </m:r>
              <m:r>
                <m:t>​</m:t>
              </m:r>
              <m:d>
                <m:dPr>
                  <m:begChr m:val="("/>
                  <m:sepChr m:val=""/>
                  <m:endChr m:val=")"/>
                  <m:grow/>
                </m:dPr>
                <m:e>
                  <m:limLow>
                    <m:e>
                      <m:r>
                        <m:t>w</m:t>
                      </m:r>
                    </m:e>
                    <m:lim>
                      <m:r>
                        <m:rPr>
                          <m:sty m:val="p"/>
                        </m:rPr>
                        <m:t>∼</m:t>
                      </m:r>
                    </m:lim>
                  </m:limLow>
                  <m:r>
                    <m:rPr>
                      <m:sty m:val="p"/>
                    </m:rPr>
                    <m:t>⋅</m:t>
                  </m:r>
                  <m:sSub>
                    <m:e>
                      <m:limLow>
                        <m:e>
                          <m:r>
                            <m:t>x</m:t>
                          </m:r>
                        </m:e>
                        <m:lim>
                          <m:r>
                            <m:rPr>
                              <m:sty m:val="p"/>
                            </m:rPr>
                            <m:t>∼</m:t>
                          </m:r>
                        </m:lim>
                      </m:limLow>
                    </m:e>
                    <m:sub>
                      <m:r>
                        <m:t>t</m:t>
                      </m:r>
                    </m:sub>
                  </m:sSub>
                  <m:r>
                    <m:rPr>
                      <m:sty m:val="p"/>
                    </m:rPr>
                    <m:t>+</m:t>
                  </m:r>
                  <m:r>
                    <m:t>b</m:t>
                  </m:r>
                </m:e>
              </m:d>
              <m:r>
                <m:t>​</m:t>
              </m:r>
              <m:r>
                <m:rPr>
                  <m:sty m:val="p"/>
                </m:rPr>
                <m:t>+</m:t>
              </m:r>
              <m:limLow>
                <m:e>
                  <m:r>
                    <m:t>w</m:t>
                  </m:r>
                </m:e>
                <m:lim>
                  <m:r>
                    <m:rPr>
                      <m:sty m:val="p"/>
                    </m:rPr>
                    <m:t>∼</m:t>
                  </m:r>
                </m:lim>
              </m:limLow>
              <m:r>
                <m:rPr>
                  <m:sty m:val="p"/>
                </m:rPr>
                <m:t>⋅</m:t>
              </m:r>
              <m:limLow>
                <m:e>
                  <m:r>
                    <m:t>v</m:t>
                  </m:r>
                </m:e>
                <m:lim>
                  <m:r>
                    <m:rPr>
                      <m:sty m:val="p"/>
                    </m:rPr>
                    <m:t>∼</m:t>
                  </m:r>
                </m:lim>
              </m:limLow>
              <m:r>
                <m:t>&amp;</m:t>
              </m:r>
              <m:r>
                <m:t>&amp;</m:t>
              </m:r>
              <m:r>
                <m:rPr>
                  <m:nor/>
                  <m:sty m:val="p"/>
                </m:rPr>
                <m:t>(linearity of </m:t>
              </m:r>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r>
                <m:rPr>
                  <m:nor/>
                  <m:sty m:val="p"/>
                </m:rPr>
                <m:t>)</m:t>
              </m:r>
            </m:e>
            <m:e>
              <m:r>
                <m:t>&amp;</m:t>
              </m:r>
              <m:r>
                <m:rPr>
                  <m:sty m:val="p"/>
                </m:rPr>
                <m:t>=</m:t>
              </m:r>
              <m:r>
                <m:t>t</m:t>
              </m:r>
              <m:r>
                <m:t> </m:t>
              </m:r>
              <m:limLow>
                <m:e>
                  <m:r>
                    <m:t>w</m:t>
                  </m:r>
                </m:e>
                <m:lim>
                  <m:r>
                    <m:rPr>
                      <m:sty m:val="p"/>
                    </m:rPr>
                    <m:t>∼</m:t>
                  </m:r>
                </m:lim>
              </m:limLow>
              <m:r>
                <m:rPr>
                  <m:sty m:val="p"/>
                </m:rPr>
                <m:t>⋅</m:t>
              </m:r>
              <m:limLow>
                <m:e>
                  <m:r>
                    <m:t>w</m:t>
                  </m:r>
                </m:e>
                <m:lim>
                  <m:r>
                    <m:rPr>
                      <m:sty m:val="p"/>
                    </m:rPr>
                    <m:t>∼</m:t>
                  </m:r>
                </m:lim>
              </m:limLow>
              <m:r>
                <m:rPr>
                  <m:sty m:val="p"/>
                </m:rPr>
                <m:t>+</m:t>
              </m:r>
              <m:limLow>
                <m:e>
                  <m:r>
                    <m:t>w</m:t>
                  </m:r>
                </m:e>
                <m:lim>
                  <m:r>
                    <m:rPr>
                      <m:sty m:val="p"/>
                    </m:rPr>
                    <m:t>∼</m:t>
                  </m:r>
                </m:lim>
              </m:limLow>
              <m:r>
                <m:rPr>
                  <m:sty m:val="p"/>
                </m:rPr>
                <m:t>⋅</m:t>
              </m:r>
              <m:limLow>
                <m:e>
                  <m:r>
                    <m:t>v</m:t>
                  </m:r>
                </m:e>
                <m:lim>
                  <m:r>
                    <m:rPr>
                      <m:sty m:val="p"/>
                    </m:rPr>
                    <m:t>∼</m:t>
                  </m:r>
                </m:lim>
              </m:limLow>
              <m:r>
                <m:rPr>
                  <m:sty m:val="p"/>
                </m:rPr>
                <m:t>.</m:t>
              </m:r>
              <m:r>
                <m:t>&amp;</m:t>
              </m:r>
              <m:r>
                <m:t>&amp;</m:t>
              </m:r>
              <m:r>
                <m:rPr>
                  <m:nor/>
                  <m:sty m:val="p"/>
                </m:rPr>
                <m:t>(the display above)</m:t>
              </m:r>
            </m:e>
          </m:eqArr>
        </m:oMath>
      </m:oMathPara>
    </w:p>
    <w:p>
      <w:pPr>
        <w:pStyle w:val="FirstParagraph"/>
      </w:pPr>
      <w:r>
        <w:t xml:space="preserve">Because</w:t>
      </w:r>
      <w:r>
        <w:t xml:space="preserve"> </w:t>
      </w:r>
      <m:oMath>
        <m:limLow>
          <m:e>
            <m:r>
              <m:t>w</m:t>
            </m:r>
          </m:e>
          <m:lim>
            <m:r>
              <m:rPr>
                <m:sty m:val="p"/>
              </m:rPr>
              <m:t>∼</m:t>
            </m:r>
          </m:lim>
        </m:limLow>
        <m:r>
          <m:rPr>
            <m:sty m:val="p"/>
          </m:rPr>
          <m:t>⋅</m:t>
        </m:r>
        <m:limLow>
          <m:e>
            <m:r>
              <m:t>w</m:t>
            </m:r>
          </m:e>
          <m:lim>
            <m:r>
              <m:rPr>
                <m:sty m:val="p"/>
              </m:rPr>
              <m:t>∼</m:t>
            </m:r>
          </m:lim>
        </m:limLow>
        <m:r>
          <m:rPr>
            <m:sty m:val="p"/>
          </m:rPr>
          <m:t>&gt;</m:t>
        </m:r>
        <m:r>
          <m:t>0</m:t>
        </m:r>
      </m:oMath>
      <w:r>
        <w:t xml:space="preserve">, this is positive once</w:t>
      </w:r>
      <w:r>
        <w:t xml:space="preserve"> </w:t>
      </w:r>
      <m:oMath>
        <m:r>
          <m:t>t</m:t>
        </m:r>
        <m:r>
          <m:rPr>
            <m:sty m:val="p"/>
          </m:rPr>
          <m:t>&gt;</m:t>
        </m:r>
        <m:r>
          <m:rPr>
            <m:sty m:val="p"/>
          </m:rPr>
          <m:t>−</m:t>
        </m:r>
        <m:limLow>
          <m:e>
            <m:r>
              <m:t>w</m:t>
            </m:r>
          </m:e>
          <m:lim>
            <m:r>
              <m:rPr>
                <m:sty m:val="p"/>
              </m:rPr>
              <m:t>∼</m:t>
            </m:r>
          </m:lim>
        </m:limLow>
        <m:r>
          <m:rPr>
            <m:sty m:val="p"/>
          </m:rPr>
          <m:t>⋅</m:t>
        </m:r>
        <m:limLow>
          <m:e>
            <m:r>
              <m:t>v</m:t>
            </m:r>
          </m:e>
          <m:lim>
            <m:r>
              <m:rPr>
                <m:sty m:val="p"/>
              </m:rPr>
              <m:t>∼</m:t>
            </m:r>
          </m:lim>
        </m:limLow>
        <m:r>
          <m:rPr>
            <m:sty m:val="p"/>
          </m:rPr>
          <m:t>/</m:t>
        </m:r>
        <m:limLow>
          <m:e>
            <m:r>
              <m:t>w</m:t>
            </m:r>
          </m:e>
          <m:lim>
            <m:r>
              <m:rPr>
                <m:sty m:val="p"/>
              </m:rPr>
              <m:t>∼</m:t>
            </m:r>
          </m:lim>
        </m:limLow>
        <m:r>
          <m:rPr>
            <m:sty m:val="p"/>
          </m:rPr>
          <m:t>⋅</m:t>
        </m:r>
        <m:limLow>
          <m:e>
            <m:r>
              <m:t>w</m:t>
            </m:r>
          </m:e>
          <m:lim>
            <m:r>
              <m:rPr>
                <m:sty m:val="p"/>
              </m:rPr>
              <m:t>∼</m:t>
            </m:r>
          </m:lim>
        </m:limLow>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limLow>
              <m:e>
                <m:r>
                  <m:t>x</m:t>
                </m:r>
              </m:e>
              <m:lim>
                <m:r>
                  <m:rPr>
                    <m:sty m:val="p"/>
                  </m:rPr>
                  <m:t>∼</m:t>
                </m:r>
              </m:lim>
            </m:limLow>
          </m:e>
          <m:sub>
            <m:r>
              <m:t>t</m:t>
            </m:r>
          </m:sub>
        </m:sSub>
      </m:oMath>
      <w:r>
        <w:t xml:space="preserve"> </w:t>
      </w:r>
      <w:r>
        <w:t xml:space="preserve">and</w:t>
      </w:r>
      <w:r>
        <w:t xml:space="preserve"> </w:t>
      </w:r>
      <m:oMath>
        <m:sSub>
          <m:e>
            <m:limLow>
              <m:e>
                <m:r>
                  <m:t>x</m:t>
                </m:r>
              </m:e>
              <m:lim>
                <m:r>
                  <m:rPr>
                    <m:sty m:val="p"/>
                  </m:rPr>
                  <m:t>∼</m:t>
                </m:r>
              </m:lim>
            </m:limLow>
          </m:e>
          <m:sub>
            <m:r>
              <m:t>t</m:t>
            </m:r>
          </m:sub>
        </m:sSub>
        <m:r>
          <m:rPr>
            <m:sty m:val="p"/>
          </m:rPr>
          <m:t>+</m:t>
        </m:r>
        <m:limLow>
          <m:e>
            <m:r>
              <m:t>v</m:t>
            </m:r>
          </m:e>
          <m:lim>
            <m:r>
              <m:rPr>
                <m:sty m:val="p"/>
              </m:rPr>
              <m:t>∼</m:t>
            </m:r>
          </m:lim>
        </m:limLow>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limLow>
          <m:e>
            <m:r>
              <m:t>v</m:t>
            </m:r>
          </m:e>
          <m:lim>
            <m:r>
              <m:rPr>
                <m:sty m:val="p"/>
              </m:rPr>
              <m:t>∼</m:t>
            </m:r>
          </m:lim>
        </m:limLow>
      </m:oMath>
      <w:r>
        <w:t xml:space="preserve">.</w:t>
      </w:r>
      <w:r>
        <w:t xml:space="preserve"> </w:t>
      </w:r>
      <w:r>
        <w:t xml:space="preserve">So</w:t>
      </w:r>
      <w:r>
        <w:t xml:space="preserve"> </w:t>
      </w:r>
      <m:oMath>
        <m:limLow>
          <m:e>
            <m:r>
              <m:t>v</m:t>
            </m:r>
          </m:e>
          <m:lim>
            <m:r>
              <m:rPr>
                <m:sty m:val="p"/>
              </m:rPr>
              <m:t>∼</m:t>
            </m:r>
          </m:lim>
        </m:limLow>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limLow>
          <m:e>
            <m:r>
              <m:t>w</m:t>
            </m:r>
          </m:e>
          <m:lim>
            <m:r>
              <m:rPr>
                <m:sty m:val="p"/>
              </m:rPr>
              <m:t>∼</m:t>
            </m:r>
          </m:lim>
        </m:limLow>
      </m:oMath>
      <w:r>
        <w:t xml:space="preserve"> </w:t>
      </w:r>
      <w:r>
        <w:t xml:space="preserve">and</w:t>
      </w:r>
      <w:r>
        <w:t xml:space="preserve"> </w:t>
      </w:r>
      <m:oMath>
        <m:r>
          <m:rPr>
            <m:sty m:val="p"/>
          </m:rPr>
          <m:t>−</m:t>
        </m:r>
        <m:r>
          <m:t>b</m:t>
        </m:r>
      </m:oMath>
      <w:r>
        <w:t xml:space="preserve"> </w:t>
      </w:r>
      <w:r>
        <w:t xml:space="preserve">in place of</w:t>
      </w:r>
      <w:r>
        <w:t xml:space="preserve"> </w:t>
      </w:r>
      <m:oMath>
        <m:limLow>
          <m:e>
            <m:r>
              <m:t>w</m:t>
            </m:r>
          </m:e>
          <m:lim>
            <m:r>
              <m:rPr>
                <m:sty m:val="p"/>
              </m:rPr>
              <m:t>∼</m:t>
            </m:r>
          </m:lim>
        </m:limLow>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limLow>
          <m:e>
            <m:r>
              <m:t>x</m:t>
            </m:r>
          </m:e>
          <m:lim>
            <m:r>
              <m:rPr>
                <m:sty m:val="p"/>
              </m:rPr>
              <m:t>∼</m:t>
            </m:r>
          </m:lim>
        </m:limLow>
      </m:oMath>
      <w:r>
        <w:t xml:space="preserve"> </w:t>
      </w:r>
      <w:r>
        <w:t xml:space="preserve">gives a coefficient vector</w:t>
      </w:r>
      <w:r>
        <w:t xml:space="preserve"> </w:t>
      </w:r>
      <m:oMath>
        <m:limLow>
          <m:e>
            <m:r>
              <m:t>w</m:t>
            </m:r>
          </m:e>
          <m:lim>
            <m:r>
              <m:rPr>
                <m:sty m:val="p"/>
              </m:rPr>
              <m:t>∼</m:t>
            </m:r>
          </m:lim>
        </m:limLow>
      </m:oMath>
      <w:r>
        <w:t xml:space="preserve"> </w:t>
      </w:r>
      <w:r>
        <w:t xml:space="preserve">and an intercept</w:t>
      </w:r>
      <w:r>
        <w:t xml:space="preserve"> </w:t>
      </w:r>
      <m:oMath>
        <m:r>
          <m:t>b</m:t>
        </m:r>
      </m:oMath>
      <w:r>
        <w:t xml:space="preserve">.</w:t>
      </w:r>
      <w:r>
        <w:t xml:space="preserve"> </w:t>
      </w:r>
      <w:r>
        <w:t xml:space="preserve">The line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limLow>
          <m:e>
            <m:r>
              <m:t>w</m:t>
            </m:r>
          </m:e>
          <m:lim>
            <m:r>
              <m:rPr>
                <m:sty m:val="p"/>
              </m:rPr>
              <m:t>∼</m:t>
            </m:r>
          </m:lim>
        </m:limLow>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limLow>
          <m:e>
            <m:r>
              <m:t>w</m:t>
            </m:r>
          </m:e>
          <m:lim>
            <m:r>
              <m:rPr>
                <m:sty m:val="p"/>
              </m:rPr>
              <m:t>∼</m:t>
            </m:r>
          </m:lim>
        </m:limLow>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limLow>
          <m:e>
            <m:r>
              <m:t>w</m:t>
            </m:r>
          </m:e>
          <m:lim>
            <m:r>
              <m:rPr>
                <m:sty m:val="p"/>
              </m:rPr>
              <m:t>∼</m:t>
            </m:r>
          </m:lim>
        </m:limLow>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limLow>
              <m:e>
                <m:r>
                  <m:t>s</m:t>
                </m:r>
              </m:e>
              <m:lim>
                <m:r>
                  <m:rPr>
                    <m:sty m:val="p"/>
                  </m:rPr>
                  <m:t>∼</m:t>
                </m:r>
              </m:lim>
            </m:limLow>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limLow>
              <m:e>
                <m:r>
                  <m:t>a</m:t>
                </m:r>
              </m:e>
              <m:lim>
                <m:r>
                  <m:rPr>
                    <m:sty m:val="p"/>
                  </m:rPr>
                  <m:t>∼</m:t>
                </m:r>
              </m:lim>
            </m:limLow>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limLow>
              <m:e>
                <m:r>
                  <m:t>a</m:t>
                </m:r>
              </m:e>
              <m:lim>
                <m:r>
                  <m:rPr>
                    <m:sty m:val="p"/>
                  </m:rPr>
                  <m:t>∼</m:t>
                </m:r>
              </m:lim>
            </m:limLow>
          </m:e>
          <m:sub>
            <m:r>
              <m:t>j</m:t>
            </m:r>
          </m:sub>
        </m:sSub>
        <m:r>
          <m:rPr>
            <m:sty m:val="p"/>
          </m:rPr>
          <m:t>=</m:t>
        </m:r>
        <m:sSub>
          <m:e>
            <m:r>
              <m:t>r</m:t>
            </m:r>
          </m:e>
          <m:sub>
            <m:r>
              <m:t>1</m:t>
            </m:r>
            <m:r>
              <m:t>j</m:t>
            </m:r>
          </m:sub>
        </m:sSub>
        <m:sSub>
          <m:e>
            <m:limLow>
              <m:e>
                <m:r>
                  <m:t>c</m:t>
                </m:r>
              </m:e>
              <m:lim>
                <m:r>
                  <m:rPr>
                    <m:sty m:val="p"/>
                  </m:rPr>
                  <m:t>∼</m:t>
                </m:r>
              </m:lim>
            </m:limLow>
          </m:e>
          <m:sub>
            <m:r>
              <m:t>1</m:t>
            </m:r>
          </m:sub>
        </m:sSub>
        <m:r>
          <m:rPr>
            <m:sty m:val="p"/>
          </m:rPr>
          <m:t>+</m:t>
        </m:r>
        <m:r>
          <m:rPr>
            <m:sty m:val="p"/>
          </m:rPr>
          <m:t>⋯</m:t>
        </m:r>
        <m:r>
          <m:rPr>
            <m:sty m:val="p"/>
          </m:rPr>
          <m:t>+</m:t>
        </m:r>
        <m:sSub>
          <m:e>
            <m:r>
              <m:t>r</m:t>
            </m:r>
          </m:e>
          <m:sub>
            <m:r>
              <m:t>r</m:t>
            </m:r>
            <m:r>
              <m:t>j</m:t>
            </m:r>
          </m:sub>
        </m:sSub>
        <m:sSub>
          <m:e>
            <m:limLow>
              <m:e>
                <m:r>
                  <m:t>c</m:t>
                </m:r>
              </m:e>
              <m:lim>
                <m:r>
                  <m:rPr>
                    <m:sty m:val="p"/>
                  </m:rPr>
                  <m:t>∼</m:t>
                </m:r>
              </m:lim>
            </m:limLow>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limLow>
              <m:e>
                <m:r>
                  <m:t>r</m:t>
                </m:r>
              </m:e>
              <m:lim>
                <m:r>
                  <m:rPr>
                    <m:sty m:val="p"/>
                  </m:rPr>
                  <m:t>∼</m:t>
                </m:r>
              </m:lim>
            </m:limLow>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limLow>
                    <m:e>
                      <m:r>
                        <m:t>r</m:t>
                      </m:r>
                    </m:e>
                    <m:lim>
                      <m:r>
                        <m:rPr>
                          <m:sty m:val="p"/>
                        </m:rPr>
                        <m:t>∼</m:t>
                      </m:r>
                    </m:lim>
                  </m:limLow>
                </m:e>
                <m:sub>
                  <m:r>
                    <m:t>j</m:t>
                  </m:r>
                </m:sub>
              </m:sSub>
              <m:r>
                <m:t>&amp;</m:t>
              </m:r>
              <m:r>
                <m:rPr>
                  <m:sty m:val="p"/>
                </m:rPr>
                <m:t>=</m:t>
              </m:r>
              <m:sSub>
                <m:e>
                  <m:r>
                    <m:t>r</m:t>
                  </m:r>
                </m:e>
                <m:sub>
                  <m:r>
                    <m:t>1</m:t>
                  </m:r>
                  <m:r>
                    <m:t>j</m:t>
                  </m:r>
                </m:sub>
              </m:sSub>
              <m:sSub>
                <m:e>
                  <m:limLow>
                    <m:e>
                      <m:r>
                        <m:t>c</m:t>
                      </m:r>
                    </m:e>
                    <m:lim>
                      <m:r>
                        <m:rPr>
                          <m:sty m:val="p"/>
                        </m:rPr>
                        <m:t>∼</m:t>
                      </m:r>
                    </m:lim>
                  </m:limLow>
                </m:e>
                <m:sub>
                  <m:r>
                    <m:t>1</m:t>
                  </m:r>
                </m:sub>
              </m:sSub>
              <m:r>
                <m:rPr>
                  <m:sty m:val="p"/>
                </m:rPr>
                <m:t>+</m:t>
              </m:r>
              <m:r>
                <m:rPr>
                  <m:sty m:val="p"/>
                </m:rPr>
                <m:t>⋯</m:t>
              </m:r>
              <m:r>
                <m:rPr>
                  <m:sty m:val="p"/>
                </m:rPr>
                <m:t>+</m:t>
              </m:r>
              <m:sSub>
                <m:e>
                  <m:r>
                    <m:t>r</m:t>
                  </m:r>
                </m:e>
                <m:sub>
                  <m:r>
                    <m:t>r</m:t>
                  </m:r>
                  <m:r>
                    <m:t>j</m:t>
                  </m:r>
                </m:sub>
              </m:sSub>
              <m:sSub>
                <m:e>
                  <m:limLow>
                    <m:e>
                      <m:r>
                        <m:t>c</m:t>
                      </m:r>
                    </m:e>
                    <m:lim>
                      <m:r>
                        <m:rPr>
                          <m:sty m:val="p"/>
                        </m:rPr>
                        <m:t>∼</m:t>
                      </m:r>
                    </m:lim>
                  </m:limLow>
                </m:e>
                <m:sub>
                  <m:r>
                    <m:t>r</m:t>
                  </m:r>
                </m:sub>
              </m:sSub>
              <m:r>
                <m:t>&amp;</m:t>
              </m:r>
              <m:r>
                <m:t>&amp;</m:t>
              </m:r>
              <m:r>
                <m:rPr>
                  <m:nor/>
                  <m:sty m:val="p"/>
                </m:rPr>
                <m:t>(</m:t>
              </m:r>
              <m:r>
                <m:rPr>
                  <m:nor/>
                  <m:sty m:val="p"/>
                </m:rPr>
                <m:t>Theorem 23</m:t>
              </m:r>
              <m:r>
                <m:rPr>
                  <m:nor/>
                  <m:sty m:val="p"/>
                </m:rPr>
                <m:t>)</m:t>
              </m:r>
            </m:e>
            <m:e>
              <m:r>
                <m:t>&amp;</m:t>
              </m:r>
              <m:r>
                <m:rPr>
                  <m:sty m:val="p"/>
                </m:rPr>
                <m:t>=</m:t>
              </m:r>
              <m:sSub>
                <m:e>
                  <m:limLow>
                    <m:e>
                      <m:r>
                        <m:t>a</m:t>
                      </m:r>
                    </m:e>
                    <m:lim>
                      <m:r>
                        <m:rPr>
                          <m:sty m:val="p"/>
                        </m:rPr>
                        <m:t>∼</m:t>
                      </m:r>
                    </m:lim>
                  </m:limLow>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limLow>
              <m:e>
                <m:r>
                  <m:t>0</m:t>
                </m:r>
              </m:e>
              <m:lim>
                <m:r>
                  <m:rPr>
                    <m:sty m:val="p"/>
                  </m:rPr>
                  <m:t>∼</m:t>
                </m:r>
              </m:lim>
            </m:limLow>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limLow>
                    <m:e>
                      <m:r>
                        <m:t>x</m:t>
                      </m:r>
                    </m:e>
                    <m:lim>
                      <m:r>
                        <m:rPr>
                          <m:sty m:val="p"/>
                        </m:rPr>
                        <m:t>∼</m:t>
                      </m:r>
                    </m:lim>
                  </m:limLow>
                </m:e>
                <m:sub>
                  <m:r>
                    <m:t>1</m:t>
                  </m:r>
                </m:sub>
              </m:sSub>
              <m:r>
                <m:rPr>
                  <m:sty m:val="p"/>
                </m:rPr>
                <m:t>+</m:t>
              </m:r>
              <m:sSub>
                <m:e>
                  <m:limLow>
                    <m:e>
                      <m:r>
                        <m:t>x</m:t>
                      </m:r>
                    </m:e>
                    <m:lim>
                      <m:r>
                        <m:rPr>
                          <m:sty m:val="p"/>
                        </m:rPr>
                        <m:t>∼</m:t>
                      </m:r>
                    </m:lim>
                  </m:limLow>
                </m:e>
                <m:sub>
                  <m:r>
                    <m:t>2</m:t>
                  </m:r>
                </m:sub>
              </m:sSub>
              <m:r>
                <m:rPr>
                  <m:sty m:val="p"/>
                </m:rPr>
                <m:t>:</m:t>
              </m:r>
              <m:sSub>
                <m:e>
                  <m:limLow>
                    <m:e>
                      <m:r>
                        <m:t>x</m:t>
                      </m:r>
                    </m:e>
                    <m:lim>
                      <m:r>
                        <m:rPr>
                          <m:sty m:val="p"/>
                        </m:rPr>
                        <m:t>∼</m:t>
                      </m:r>
                    </m:lim>
                  </m:limLow>
                </m:e>
                <m:sub>
                  <m:r>
                    <m:t>1</m:t>
                  </m:r>
                </m:sub>
              </m:sSub>
              <m:r>
                <m:rPr>
                  <m:sty m:val="p"/>
                </m:rPr>
                <m:t>∈</m:t>
              </m:r>
              <m:sSub>
                <m:e>
                  <m:r>
                    <m:rPr>
                      <m:scr m:val="script"/>
                      <m:sty m:val="p"/>
                    </m:rPr>
                    <m:t>S</m:t>
                  </m:r>
                </m:e>
                <m:sub>
                  <m:r>
                    <m:t>1</m:t>
                  </m:r>
                </m:sub>
              </m:sSub>
              <m:r>
                <m:rPr>
                  <m:sty m:val="p"/>
                </m:rPr>
                <m:t>,</m:t>
              </m:r>
              <m:r>
                <m:t> </m:t>
              </m:r>
              <m:sSub>
                <m:e>
                  <m:limLow>
                    <m:e>
                      <m:r>
                        <m:t>x</m:t>
                      </m:r>
                    </m:e>
                    <m:lim>
                      <m:r>
                        <m:rPr>
                          <m:sty m:val="p"/>
                        </m:rPr>
                        <m:t>∼</m:t>
                      </m:r>
                    </m:lim>
                  </m:limLow>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limLow>
          <m:e>
            <m:r>
              <m:t>0</m:t>
            </m:r>
          </m:e>
          <m:lim>
            <m:r>
              <m:rPr>
                <m:sty m:val="p"/>
              </m:rPr>
              <m:t>∼</m:t>
            </m:r>
          </m:lim>
        </m:limLow>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limLow>
          <m:e>
            <m:r>
              <m:t>0</m:t>
            </m:r>
          </m:e>
          <m:lim>
            <m:r>
              <m:rPr>
                <m:sty m:val="p"/>
              </m:rPr>
              <m:t>∼</m:t>
            </m:r>
          </m:lim>
        </m:limLow>
        <m:r>
          <m:rPr>
            <m:sty m:val="p"/>
          </m:rPr>
          <m:t>+</m:t>
        </m:r>
        <m:limLow>
          <m:e>
            <m:r>
              <m:t>0</m:t>
            </m:r>
          </m:e>
          <m:lim>
            <m:r>
              <m:rPr>
                <m:sty m:val="p"/>
              </m:rPr>
              <m:t>∼</m:t>
            </m:r>
          </m:lim>
        </m:limLow>
        <m:r>
          <m:rPr>
            <m:sty m:val="p"/>
          </m:rPr>
          <m:t>=</m:t>
        </m:r>
        <m:limLow>
          <m:e>
            <m:r>
              <m:t>0</m:t>
            </m:r>
          </m:e>
          <m:lim>
            <m:r>
              <m:rPr>
                <m:sty m:val="p"/>
              </m:rPr>
              <m:t>∼</m:t>
            </m:r>
          </m:lim>
        </m:limLow>
      </m:oMath>
      <w:r>
        <w:t xml:space="preserve">.</w:t>
      </w:r>
      <w:r>
        <w:t xml:space="preserve"> </w:t>
      </w:r>
      <w:r>
        <w:t xml:space="preserve">Take two of its vectors,</w:t>
      </w:r>
      <w:r>
        <w:t xml:space="preserve"> </w:t>
      </w:r>
      <m:oMath>
        <m:limLow>
          <m:e>
            <m:r>
              <m:t>u</m:t>
            </m:r>
          </m:e>
          <m:lim>
            <m:r>
              <m:rPr>
                <m:sty m:val="p"/>
              </m:rPr>
              <m:t>∼</m:t>
            </m:r>
          </m:lim>
        </m:limLow>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oMath>
      <w:r>
        <w:t xml:space="preserve"> </w:t>
      </w:r>
      <w:r>
        <w:t xml:space="preserve">and</w:t>
      </w:r>
      <w:r>
        <w:t xml:space="preserve"> </w:t>
      </w:r>
      <m:oMath>
        <m:limLow>
          <m:e>
            <m:r>
              <m:t>w</m:t>
            </m:r>
          </m:e>
          <m:lim>
            <m:r>
              <m:rPr>
                <m:sty m:val="p"/>
              </m:rPr>
              <m:t>∼</m:t>
            </m:r>
          </m:lim>
        </m:limLow>
        <m:r>
          <m:rPr>
            <m:sty m:val="p"/>
          </m:rPr>
          <m:t>=</m:t>
        </m:r>
        <m:sSub>
          <m:e>
            <m:limLow>
              <m:e>
                <m:r>
                  <m:t>w</m:t>
                </m:r>
              </m:e>
              <m:lim>
                <m:r>
                  <m:rPr>
                    <m:sty m:val="p"/>
                  </m:rPr>
                  <m:t>∼</m:t>
                </m:r>
              </m:lim>
            </m:limLow>
          </m:e>
          <m:sub>
            <m:r>
              <m:t>1</m:t>
            </m:r>
          </m:sub>
        </m:sSub>
        <m:r>
          <m:rPr>
            <m:sty m:val="p"/>
          </m:rPr>
          <m:t>+</m:t>
        </m:r>
        <m:sSub>
          <m:e>
            <m:limLow>
              <m:e>
                <m:r>
                  <m:t>w</m:t>
                </m:r>
              </m:e>
              <m:lim>
                <m:r>
                  <m:rPr>
                    <m:sty m:val="p"/>
                  </m:rPr>
                  <m:t>∼</m:t>
                </m:r>
              </m:lim>
            </m:limLow>
          </m:e>
          <m:sub>
            <m:r>
              <m:t>2</m:t>
            </m:r>
          </m:sub>
        </m:sSub>
      </m:oMath>
      <w:r>
        <w:t xml:space="preserve">,</w:t>
      </w:r>
      <w:r>
        <w:t xml:space="preserve"> </w:t>
      </w:r>
      <w:r>
        <w:t xml:space="preserve">with</w:t>
      </w:r>
      <w:r>
        <w:t xml:space="preserve"> </w:t>
      </w:r>
      <m:oMath>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limLow>
                <m:e>
                  <m:r>
                    <m:t>u</m:t>
                  </m:r>
                </m:e>
                <m:lim>
                  <m:r>
                    <m:rPr>
                      <m:sty m:val="p"/>
                    </m:rPr>
                    <m:t>∼</m:t>
                  </m:r>
                </m:lim>
              </m:limLow>
              <m:r>
                <m:rPr>
                  <m:sty m:val="p"/>
                </m:rPr>
                <m:t>+</m:t>
              </m:r>
              <m:limLow>
                <m:e>
                  <m:r>
                    <m:t>w</m:t>
                  </m:r>
                </m:e>
                <m:lim>
                  <m:r>
                    <m:rPr>
                      <m:sty m:val="p"/>
                    </m:rPr>
                    <m:t>∼</m:t>
                  </m:r>
                </m:lim>
              </m:limLow>
              <m:r>
                <m:t>&amp;</m:t>
              </m:r>
              <m:r>
                <m:rPr>
                  <m:sty m:val="p"/>
                </m:rPr>
                <m:t>=</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rPr>
                  <m:sty m:val="p"/>
                </m:rPr>
                <m:t>+</m:t>
              </m:r>
              <m:r>
                <m:rPr>
                  <m:sty m:val="p"/>
                </m:rPr>
                <m:t>(</m:t>
              </m:r>
              <m:sSub>
                <m:e>
                  <m:limLow>
                    <m:e>
                      <m:r>
                        <m:t>w</m:t>
                      </m:r>
                    </m:e>
                    <m:lim>
                      <m:r>
                        <m:rPr>
                          <m:sty m:val="p"/>
                        </m:rPr>
                        <m:t>∼</m:t>
                      </m:r>
                    </m:lim>
                  </m:limLow>
                </m:e>
                <m:sub>
                  <m:r>
                    <m:t>1</m:t>
                  </m:r>
                </m:sub>
              </m:sSub>
              <m:r>
                <m:rPr>
                  <m:sty m:val="p"/>
                </m:rPr>
                <m:t>+</m:t>
              </m:r>
              <m:sSub>
                <m:e>
                  <m:limLow>
                    <m:e>
                      <m:r>
                        <m:t>w</m:t>
                      </m:r>
                    </m:e>
                    <m:lim>
                      <m:r>
                        <m:rPr>
                          <m:sty m:val="p"/>
                        </m:rPr>
                        <m:t>∼</m:t>
                      </m:r>
                    </m:lim>
                  </m:limLow>
                </m:e>
                <m:sub>
                  <m:r>
                    <m:t>2</m:t>
                  </m:r>
                </m:sub>
              </m:sSub>
              <m:r>
                <m:rPr>
                  <m:sty m:val="p"/>
                </m:rPr>
                <m:t>)</m:t>
              </m:r>
              <m:r>
                <m:t>&amp;</m:t>
              </m:r>
              <m:r>
                <m:t>&amp;</m:t>
              </m:r>
              <m:r>
                <m:rPr>
                  <m:nor/>
                  <m:sty m:val="p"/>
                </m:rPr>
                <m:t>(substitute)</m:t>
              </m:r>
            </m:e>
            <m:e>
              <m:r>
                <m:t>&amp;</m:t>
              </m:r>
              <m:r>
                <m:rPr>
                  <m:sty m:val="p"/>
                </m:rPr>
                <m:t>=</m:t>
              </m:r>
              <m:r>
                <m:rPr>
                  <m:sty m:val="p"/>
                </m:rPr>
                <m:t>(</m:t>
              </m:r>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limLow>
                <m:e>
                  <m:r>
                    <m:t>u</m:t>
                  </m:r>
                </m:e>
                <m:lim>
                  <m:r>
                    <m:rPr>
                      <m:sty m:val="p"/>
                    </m:rPr>
                    <m:t>∼</m:t>
                  </m:r>
                </m:lim>
              </m:limLow>
              <m:r>
                <m:t>&amp;</m:t>
              </m:r>
              <m:r>
                <m:rPr>
                  <m:sty m:val="p"/>
                </m:rPr>
                <m:t>=</m:t>
              </m:r>
              <m:r>
                <m:t>c</m:t>
              </m:r>
              <m:r>
                <m:t> </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t>&amp;</m:t>
              </m:r>
              <m:r>
                <m:t>&amp;</m:t>
              </m:r>
              <m:r>
                <m:rPr>
                  <m:nor/>
                  <m:sty m:val="p"/>
                </m:rPr>
                <m:t>(substitute)</m:t>
              </m:r>
            </m:e>
            <m:e>
              <m:r>
                <m:t>&amp;</m:t>
              </m:r>
              <m:r>
                <m:rPr>
                  <m:sty m:val="p"/>
                </m:rPr>
                <m:t>=</m:t>
              </m:r>
              <m:r>
                <m:t>c</m:t>
              </m:r>
              <m:r>
                <m:t> </m:t>
              </m:r>
              <m:sSub>
                <m:e>
                  <m:limLow>
                    <m:e>
                      <m:r>
                        <m:t>u</m:t>
                      </m:r>
                    </m:e>
                    <m:lim>
                      <m:r>
                        <m:rPr>
                          <m:sty m:val="p"/>
                        </m:rPr>
                        <m:t>∼</m:t>
                      </m:r>
                    </m:lim>
                  </m:limLow>
                </m:e>
                <m:sub>
                  <m:r>
                    <m:t>1</m:t>
                  </m:r>
                </m:sub>
              </m:sSub>
              <m:r>
                <m:rPr>
                  <m:sty m:val="p"/>
                </m:rPr>
                <m:t>+</m:t>
              </m:r>
              <m:r>
                <m:t>c</m:t>
              </m:r>
              <m:r>
                <m:t> </m:t>
              </m:r>
              <m:sSub>
                <m:e>
                  <m:limLow>
                    <m:e>
                      <m:r>
                        <m:t>u</m:t>
                      </m:r>
                    </m:e>
                    <m:lim>
                      <m:r>
                        <m:rPr>
                          <m:sty m:val="p"/>
                        </m:rPr>
                        <m:t>∼</m:t>
                      </m:r>
                    </m:lim>
                  </m:limLow>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limLow>
              <m:e>
                <m:r>
                  <m:t>u</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limLow>
              <m:e>
                <m:r>
                  <m:t>u</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limLow>
          <m:e>
            <m:r>
              <m:t>0</m:t>
            </m:r>
          </m:e>
          <m:lim>
            <m:r>
              <m:rPr>
                <m:sty m:val="p"/>
              </m:rPr>
              <m:t>∼</m:t>
            </m:r>
          </m:lim>
        </m:limLow>
      </m:oMath>
      <w:r>
        <w:t xml:space="preserve">.</w:t>
      </w:r>
      <w:r>
        <w:t xml:space="preserve"> </w:t>
      </w:r>
      <w:r>
        <w:t xml:space="preserve">If</w:t>
      </w:r>
      <w:r>
        <w:t xml:space="preserve"> </w:t>
      </w:r>
      <m:oMath>
        <m:limLow>
          <m:e>
            <m:r>
              <m:t>u</m:t>
            </m:r>
          </m:e>
          <m:lim>
            <m:r>
              <m:rPr>
                <m:sty m:val="p"/>
              </m:rPr>
              <m:t>∼</m:t>
            </m:r>
          </m:lim>
        </m:limLow>
      </m:oMath>
      <w:r>
        <w:t xml:space="preserve"> </w:t>
      </w:r>
      <w:r>
        <w:t xml:space="preserve">and</w:t>
      </w:r>
      <w:r>
        <w:t xml:space="preserve"> </w:t>
      </w:r>
      <m:oMath>
        <m:limLow>
          <m:e>
            <m:r>
              <m:t>w</m:t>
            </m:r>
          </m:e>
          <m:lim>
            <m:r>
              <m:rPr>
                <m:sty m:val="p"/>
              </m:rPr>
              <m:t>∼</m:t>
            </m:r>
          </m:lim>
        </m:limLow>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limLow>
          <m:e>
            <m:r>
              <m:t>z</m:t>
            </m:r>
          </m:e>
          <m:lim>
            <m:r>
              <m:rPr>
                <m:sty m:val="p"/>
              </m:rPr>
              <m:t>∼</m:t>
            </m:r>
          </m:lim>
        </m:limLow>
      </m:oMath>
      <w:r>
        <w:t xml:space="preserve">’s,</w:t>
      </w:r>
      <w:r>
        <w:t xml:space="preserve"> </w:t>
      </w:r>
      <m:oMath>
        <m:limLow>
          <m:e>
            <m:r>
              <m:t>x</m:t>
            </m:r>
          </m:e>
          <m:lim>
            <m:r>
              <m:rPr>
                <m:sty m:val="p"/>
              </m:rPr>
              <m:t>∼</m:t>
            </m:r>
          </m:lim>
        </m:limLow>
      </m:oMath>
      <w:r>
        <w:t xml:space="preserve">’s and</w:t>
      </w:r>
      <w:r>
        <w:t xml:space="preserve"> </w:t>
      </w:r>
      <m:oMath>
        <m:limLow>
          <m:e>
            <m:r>
              <m:t>y</m:t>
            </m:r>
          </m:e>
          <m:lim>
            <m:r>
              <m:rPr>
                <m:sty m:val="p"/>
              </m:rPr>
              <m:t>∼</m:t>
            </m:r>
          </m:lim>
        </m:limLow>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limLow>
          <m:e>
            <m:r>
              <m:t>v</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limLow>
              <m:e>
                <m:r>
                  <m:t>v</m:t>
                </m:r>
              </m:e>
              <m:lim>
                <m:r>
                  <m:rPr>
                    <m:sty m:val="p"/>
                  </m:rPr>
                  <m:t>∼</m:t>
                </m:r>
              </m:lim>
            </m:limLow>
          </m:e>
          <m:sub>
            <m:r>
              <m:t>1</m:t>
            </m:r>
          </m:sub>
        </m:sSub>
        <m:r>
          <m:rPr>
            <m:sty m:val="p"/>
          </m:rPr>
          <m:t>+</m:t>
        </m:r>
        <m:sSub>
          <m:e>
            <m:limLow>
              <m:e>
                <m:r>
                  <m:t>v</m:t>
                </m:r>
              </m:e>
              <m:lim>
                <m:r>
                  <m:rPr>
                    <m:sty m:val="p"/>
                  </m:rPr>
                  <m:t>∼</m:t>
                </m:r>
              </m:lim>
            </m:limLow>
          </m:e>
          <m:sub>
            <m:r>
              <m:t>2</m:t>
            </m:r>
          </m:sub>
        </m:sSub>
      </m:oMath>
      <w:r>
        <w:t xml:space="preserve"> </w:t>
      </w:r>
      <w:r>
        <w:t xml:space="preserve">with</w:t>
      </w:r>
      <w:r>
        <w:t xml:space="preserve"> </w:t>
      </w:r>
      <m:oMath>
        <m:sSub>
          <m:e>
            <m:limLow>
              <m:e>
                <m:r>
                  <m:t>v</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v</m:t>
                </m:r>
              </m:e>
              <m:lim>
                <m:r>
                  <m:rPr>
                    <m:sty m:val="p"/>
                  </m:rPr>
                  <m:t>∼</m:t>
                </m:r>
              </m:lim>
            </m:limLow>
          </m:e>
          <m:sub>
            <m:r>
              <m:t>2</m:t>
            </m:r>
          </m:sub>
        </m:sSub>
        <m:r>
          <m:rPr>
            <m:sty m:val="p"/>
          </m:rPr>
          <m:t>∈</m:t>
        </m:r>
        <m:sSub>
          <m:e>
            <m:r>
              <m:rPr>
                <m:scr m:val="script"/>
                <m:sty m:val="p"/>
              </m:rPr>
              <m:t>S</m:t>
            </m:r>
          </m:e>
          <m:sub>
            <m:r>
              <m:t>2</m:t>
            </m:r>
          </m:sub>
        </m:sSub>
      </m:oMath>
      <w:r>
        <w:t xml:space="preserve">.</w:t>
      </w:r>
      <w:r>
        <w:t xml:space="preserve"> </w:t>
      </w:r>
      <m:oMath>
        <m:sSub>
          <m:e>
            <m:limLow>
              <m:e>
                <m:r>
                  <m:t>v</m:t>
                </m:r>
              </m:e>
              <m:lim>
                <m:r>
                  <m:rPr>
                    <m:sty m:val="p"/>
                  </m:rPr>
                  <m:t>∼</m:t>
                </m:r>
              </m:lim>
            </m:limLow>
          </m:e>
          <m:sub>
            <m:r>
              <m:t>1</m:t>
            </m:r>
          </m:sub>
        </m:sSub>
      </m:oMath>
      <w:r>
        <w:t xml:space="preserve"> </w:t>
      </w:r>
      <w:r>
        <w:t xml:space="preserve">is a linear combination of the</w:t>
      </w:r>
      <w:r>
        <w:t xml:space="preserve"> </w:t>
      </w:r>
      <m:oMath>
        <m:limLow>
          <m:e>
            <m:r>
              <m:t>z</m:t>
            </m:r>
          </m:e>
          <m:lim>
            <m:r>
              <m:rPr>
                <m:sty m:val="p"/>
              </m:rPr>
              <m:t>∼</m:t>
            </m:r>
          </m:lim>
        </m:limLow>
      </m:oMath>
      <w:r>
        <w:t xml:space="preserve">’s and</w:t>
      </w:r>
      <w:r>
        <w:t xml:space="preserve"> </w:t>
      </w:r>
      <m:oMath>
        <m:limLow>
          <m:e>
            <m:r>
              <m:t>x</m:t>
            </m:r>
          </m:e>
          <m:lim>
            <m:r>
              <m:rPr>
                <m:sty m:val="p"/>
              </m:rPr>
              <m:t>∼</m:t>
            </m:r>
          </m:lim>
        </m:limLow>
      </m:oMath>
      <w:r>
        <w:t xml:space="preserve">’s,</w:t>
      </w:r>
      <w:r>
        <w:t xml:space="preserve"> </w:t>
      </w:r>
      <w:r>
        <w:t xml:space="preserve">and</w:t>
      </w:r>
      <w:r>
        <w:t xml:space="preserve"> </w:t>
      </w:r>
      <m:oMath>
        <m:sSub>
          <m:e>
            <m:limLow>
              <m:e>
                <m:r>
                  <m:t>v</m:t>
                </m:r>
              </m:e>
              <m:lim>
                <m:r>
                  <m:rPr>
                    <m:sty m:val="p"/>
                  </m:rPr>
                  <m:t>∼</m:t>
                </m:r>
              </m:lim>
            </m:limLow>
          </m:e>
          <m:sub>
            <m:r>
              <m:t>2</m:t>
            </m:r>
          </m:sub>
        </m:sSub>
      </m:oMath>
      <w:r>
        <w:t xml:space="preserve"> </w:t>
      </w:r>
      <w:r>
        <w:t xml:space="preserve">is a linear combination of the</w:t>
      </w:r>
      <w:r>
        <w:t xml:space="preserve"> </w:t>
      </w:r>
      <m:oMath>
        <m:limLow>
          <m:e>
            <m:r>
              <m:t>z</m:t>
            </m:r>
          </m:e>
          <m:lim>
            <m:r>
              <m:rPr>
                <m:sty m:val="p"/>
              </m:rPr>
              <m:t>∼</m:t>
            </m:r>
          </m:lim>
        </m:limLow>
      </m:oMath>
      <w:r>
        <w:t xml:space="preserve">’s and</w:t>
      </w:r>
      <w:r>
        <w:t xml:space="preserve"> </w:t>
      </w:r>
      <m:oMath>
        <m:limLow>
          <m:e>
            <m:r>
              <m:t>y</m:t>
            </m:r>
          </m:e>
          <m:lim>
            <m:r>
              <m:rPr>
                <m:sty m:val="p"/>
              </m:rPr>
              <m:t>∼</m:t>
            </m:r>
          </m:lim>
        </m:limLow>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limLow>
              <m:e>
                <m:r>
                  <m:t>x</m:t>
                </m:r>
              </m:e>
              <m:lim>
                <m:r>
                  <m:rPr>
                    <m:sty m:val="p"/>
                  </m:rPr>
                  <m:t>∼</m:t>
                </m:r>
              </m:lim>
            </m:limLow>
          </m:e>
          <m:sub>
            <m:r>
              <m:t>1</m:t>
            </m:r>
          </m:sub>
        </m:sSub>
        <m:r>
          <m:rPr>
            <m:sty m:val="p"/>
          </m:rPr>
          <m:t>=</m:t>
        </m:r>
        <m:sSub>
          <m:e>
            <m:limLow>
              <m:e>
                <m:r>
                  <m:t>x</m:t>
                </m:r>
              </m:e>
              <m:lim>
                <m:r>
                  <m:rPr>
                    <m:sty m:val="p"/>
                  </m:rPr>
                  <m:t>∼</m:t>
                </m:r>
              </m:lim>
            </m:limLow>
          </m:e>
          <m:sub>
            <m:r>
              <m:t>1</m:t>
            </m:r>
          </m:sub>
        </m:sSub>
        <m:r>
          <m:rPr>
            <m:sty m:val="p"/>
          </m:rPr>
          <m:t>+</m:t>
        </m:r>
        <m:limLow>
          <m:e>
            <m:r>
              <m:t>0</m:t>
            </m:r>
          </m:e>
          <m:lim>
            <m:r>
              <m:rPr>
                <m:sty m:val="p"/>
              </m:rPr>
              <m:t>∼</m:t>
            </m:r>
          </m:lim>
        </m:limLow>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limLow>
                <m:e>
                  <m:r>
                    <m:t>x</m:t>
                  </m:r>
                </m:e>
                <m:lim>
                  <m:r>
                    <m:rPr>
                      <m:sty m:val="p"/>
                    </m:rPr>
                    <m:t>∼</m:t>
                  </m:r>
                </m:lim>
              </m:limLow>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limLow>
                <m:e>
                  <m:r>
                    <m:t>y</m:t>
                  </m:r>
                </m:e>
                <m:lim>
                  <m:r>
                    <m:rPr>
                      <m:sty m:val="p"/>
                    </m:rPr>
                    <m:t>∼</m:t>
                  </m:r>
                </m:lim>
              </m:limLow>
            </m:e>
            <m:sub>
              <m:r>
                <m:t>l</m:t>
              </m:r>
            </m:sub>
          </m:sSub>
          <m:r>
            <m:rPr>
              <m:sty m:val="p"/>
            </m:rPr>
            <m:t>=</m:t>
          </m:r>
          <m:limLow>
            <m:e>
              <m:r>
                <m:t>0</m:t>
              </m:r>
            </m:e>
            <m:lim>
              <m:r>
                <m:rPr>
                  <m:sty m:val="p"/>
                </m:rPr>
                <m:t>∼</m:t>
              </m:r>
            </m:lim>
          </m:limLow>
          <m:r>
            <m:rPr>
              <m:sty m:val="p"/>
            </m:rPr>
            <m:t>.</m:t>
          </m:r>
        </m:oMath>
      </m:oMathPara>
    </w:p>
    <w:p>
      <w:pPr>
        <w:pStyle w:val="FirstParagraph"/>
      </w:pPr>
      <w:r>
        <w:t xml:space="preserve">Let</w:t>
      </w:r>
      <w:r>
        <w:t xml:space="preserve"> </w:t>
      </w:r>
      <m:oMath>
        <m:limLow>
          <m:e>
            <m:r>
              <m:t>w</m:t>
            </m:r>
          </m:e>
          <m:lim>
            <m:r>
              <m:rPr>
                <m:sty m:val="p"/>
              </m:rPr>
              <m:t>∼</m:t>
            </m:r>
          </m:lim>
        </m:limLow>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limLow>
              <m:e>
                <m:r>
                  <m:t>y</m:t>
                </m:r>
              </m:e>
              <m:lim>
                <m:r>
                  <m:rPr>
                    <m:sty m:val="p"/>
                  </m:rPr>
                  <m:t>∼</m:t>
                </m:r>
              </m:lim>
            </m:limLow>
          </m:e>
          <m:sub>
            <m:r>
              <m:t>l</m:t>
            </m:r>
          </m:sub>
        </m:sSub>
      </m:oMath>
      <w:r>
        <w:t xml:space="preserve">.</w:t>
      </w:r>
      <w:r>
        <w:t xml:space="preserve"> </w:t>
      </w:r>
      <w:r>
        <w:t xml:space="preserve">Then</w:t>
      </w:r>
      <w:r>
        <w:t xml:space="preserve"> </w:t>
      </w:r>
      <m:oMath>
        <m:limLow>
          <m:e>
            <m:r>
              <m:t>w</m:t>
            </m:r>
          </m:e>
          <m:lim>
            <m:r>
              <m:rPr>
                <m:sty m:val="p"/>
              </m:rPr>
              <m:t>∼</m:t>
            </m:r>
          </m:lim>
        </m:limLow>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n"/>
          </m:naryPr>
          <m:sub>
            <m:r>
              <m:t>j</m:t>
            </m:r>
          </m:sub>
          <m:sup>
            <m:r>
              <m:t>​</m:t>
            </m:r>
          </m:sup>
          <m:e>
            <m:sSub>
              <m:e>
                <m:r>
                  <m:t>b</m:t>
                </m:r>
              </m:e>
              <m:sub>
                <m:r>
                  <m:t>j</m:t>
                </m:r>
              </m:sub>
            </m:sSub>
          </m:e>
        </m:nary>
        <m:sSub>
          <m:e>
            <m:limLow>
              <m:e>
                <m:r>
                  <m:t>x</m:t>
                </m:r>
              </m:e>
              <m:lim>
                <m:r>
                  <m:rPr>
                    <m:sty m:val="p"/>
                  </m:rPr>
                  <m:t>∼</m:t>
                </m:r>
              </m:lim>
            </m:limLow>
          </m:e>
          <m:sub>
            <m:r>
              <m:t>j</m:t>
            </m:r>
          </m:sub>
        </m:sSub>
      </m:oMath>
      <w:r>
        <w:t xml:space="preserve"> </w:t>
      </w:r>
      <w:r>
        <w:t xml:space="preserve">from both sides of the supposed equation gives</w:t>
      </w:r>
    </w:p>
    <w:p>
      <w:pPr>
        <w:pStyle w:val="BodyText"/>
      </w:pPr>
      <m:oMathPara>
        <m:oMathParaPr>
          <m:jc m:val="center"/>
        </m:oMathParaPr>
        <m:oMath>
          <m:limLow>
            <m:e>
              <m:r>
                <m:t>w</m:t>
              </m:r>
            </m:e>
            <m:lim>
              <m:r>
                <m:rPr>
                  <m:sty m:val="p"/>
                </m:rPr>
                <m:t>∼</m:t>
              </m:r>
            </m:lim>
          </m:limLow>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limLow>
                <m:e>
                  <m:r>
                    <m:t>z</m:t>
                  </m:r>
                </m:e>
                <m:lim>
                  <m:r>
                    <m:rPr>
                      <m:sty m:val="p"/>
                    </m:rPr>
                    <m:t>∼</m:t>
                  </m:r>
                </m:lim>
              </m:limLow>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limLow>
                <m:e>
                  <m:r>
                    <m:t>x</m:t>
                  </m:r>
                </m:e>
                <m:lim>
                  <m:r>
                    <m:rPr>
                      <m:sty m:val="p"/>
                    </m:rPr>
                    <m:t>∼</m:t>
                  </m:r>
                </m:lim>
              </m:limLow>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limLow>
          <m:e>
            <m:r>
              <m:t>w</m:t>
            </m:r>
          </m:e>
          <m:lim>
            <m:r>
              <m:rPr>
                <m:sty m:val="p"/>
              </m:rPr>
              <m:t>∼</m:t>
            </m:r>
          </m:lim>
        </m:limLow>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limLow>
          <m:e>
            <m:r>
              <m:t>w</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limLow>
          <m:e>
            <m:r>
              <m:t>w</m:t>
            </m:r>
          </m:e>
          <m:lim>
            <m:r>
              <m:rPr>
                <m:sty m:val="p"/>
              </m:rPr>
              <m:t>∼</m:t>
            </m:r>
          </m:lim>
        </m:limLow>
        <m:r>
          <m:rPr>
            <m:sty m:val="p"/>
          </m:rPr>
          <m:t>=</m:t>
        </m:r>
        <m:nary>
          <m:naryPr>
            <m:chr m:val="∑"/>
            <m:limLoc m:val="undOvr"/>
            <m:subHide m:val="off"/>
            <m:supHide m:val="on"/>
          </m:naryPr>
          <m:sub>
            <m:r>
              <m:t>i</m:t>
            </m:r>
          </m:sub>
          <m:sup>
            <m:r>
              <m:t>​</m:t>
            </m:r>
          </m:sup>
          <m:e>
            <m:sSub>
              <m:e>
                <m:r>
                  <m:t>e</m:t>
                </m:r>
              </m:e>
              <m:sub>
                <m:r>
                  <m:t>i</m:t>
                </m:r>
              </m:sub>
            </m:sSub>
          </m:e>
        </m:nary>
        <m:sSub>
          <m:e>
            <m:limLow>
              <m:e>
                <m:r>
                  <m:t>z</m:t>
                </m:r>
              </m:e>
              <m:lim>
                <m:r>
                  <m:rPr>
                    <m:sty m:val="p"/>
                  </m:rPr>
                  <m:t>∼</m:t>
                </m:r>
              </m:lim>
            </m:limLow>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limLow>
          <m:e>
            <m:r>
              <m:t>z</m:t>
            </m:r>
          </m:e>
          <m:lim>
            <m:r>
              <m:rPr>
                <m:sty m:val="p"/>
              </m:rPr>
              <m:t>∼</m:t>
            </m:r>
          </m:lim>
        </m:limLow>
      </m:oMath>
      <w:r>
        <w:t xml:space="preserve">’s span the intersection.</w:t>
      </w:r>
      <w:r>
        <w:t xml:space="preserve"> </w:t>
      </w:r>
      <w:r>
        <w:t xml:space="preserve">Then</w:t>
      </w:r>
    </w:p>
    <w:p>
      <w:pPr>
        <w:pStyle w:val="BodyText"/>
      </w:pPr>
      <m:oMathPara>
        <m:oMathParaPr>
          <m:jc m:val="center"/>
        </m:oMathParaPr>
        <m:oMath>
          <m:eqArr>
            <m:e>
              <m:limLow>
                <m:e>
                  <m:r>
                    <m:t>0</m:t>
                  </m:r>
                </m:e>
                <m:lim>
                  <m:r>
                    <m:rPr>
                      <m:sty m:val="p"/>
                    </m:rPr>
                    <m:t>∼</m:t>
                  </m:r>
                </m:lim>
              </m:limLow>
              <m:r>
                <m:t>&amp;</m:t>
              </m:r>
              <m:r>
                <m:rPr>
                  <m:sty m:val="p"/>
                </m:rPr>
                <m:t>=</m:t>
              </m:r>
              <m:limLow>
                <m:e>
                  <m:r>
                    <m:t>w</m:t>
                  </m:r>
                </m:e>
                <m:lim>
                  <m:r>
                    <m:rPr>
                      <m:sty m:val="p"/>
                    </m:rPr>
                    <m:t>∼</m:t>
                  </m:r>
                </m:lim>
              </m:limLow>
              <m:r>
                <m:rPr>
                  <m:sty m:val="p"/>
                </m:rPr>
                <m:t>−</m:t>
              </m:r>
              <m:limLow>
                <m:e>
                  <m:r>
                    <m:t>w</m:t>
                  </m:r>
                </m:e>
                <m:lim>
                  <m:r>
                    <m:rPr>
                      <m:sty m:val="p"/>
                    </m:rPr>
                    <m:t>∼</m:t>
                  </m:r>
                </m:lim>
              </m:limLow>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limLow>
                    <m:e>
                      <m:r>
                        <m:t>y</m:t>
                      </m:r>
                    </m:e>
                    <m:lim>
                      <m:r>
                        <m:rPr>
                          <m:sty m:val="p"/>
                        </m:rPr>
                        <m:t>∼</m:t>
                      </m:r>
                    </m:lim>
                  </m:limLow>
                </m:e>
                <m:sub>
                  <m:r>
                    <m:t>l</m:t>
                  </m:r>
                </m:sub>
              </m:sSub>
              <m:r>
                <m:t>&amp;</m:t>
              </m:r>
              <m:r>
                <m:t>&amp;</m:t>
              </m:r>
              <m:r>
                <m:rPr>
                  <m:nor/>
                  <m:sty m:val="p"/>
                </m:rPr>
                <m:t>(substitute the two expressions for </m:t>
              </m:r>
              <m:limLow>
                <m:e>
                  <m:r>
                    <m:t>w</m:t>
                  </m:r>
                </m:e>
                <m:lim>
                  <m:r>
                    <m:rPr>
                      <m:sty m:val="p"/>
                    </m:rPr>
                    <m:t>∼</m:t>
                  </m:r>
                </m:lim>
              </m:limLow>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limLow>
                    <m:e>
                      <m:r>
                        <m:t>y</m:t>
                      </m:r>
                    </m:e>
                    <m:lim>
                      <m:r>
                        <m:rPr>
                          <m:sty m:val="p"/>
                        </m:rPr>
                        <m:t>∼</m:t>
                      </m:r>
                    </m:lim>
                  </m:limLow>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limLow>
          <m:e>
            <m:r>
              <m:t>z</m:t>
            </m:r>
          </m:e>
          <m:lim>
            <m:r>
              <m:rPr>
                <m:sty m:val="p"/>
              </m:rPr>
              <m:t>∼</m:t>
            </m:r>
          </m:lim>
        </m:limLow>
      </m:oMath>
      <w:r>
        <w:t xml:space="preserve">’s and</w:t>
      </w:r>
      <w:r>
        <w:t xml:space="preserve"> </w:t>
      </w:r>
      <m:oMath>
        <m:limLow>
          <m:e>
            <m:r>
              <m:t>y</m:t>
            </m:r>
          </m:e>
          <m:lim>
            <m:r>
              <m:rPr>
                <m:sty m:val="p"/>
              </m:rPr>
              <m:t>∼</m:t>
            </m:r>
          </m:lim>
        </m:limLow>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n"/>
          </m:naryPr>
          <m:sub>
            <m:r>
              <m:t>j</m:t>
            </m:r>
          </m:sub>
          <m:sup>
            <m:r>
              <m:t>​</m:t>
            </m:r>
          </m:sup>
          <m:e>
            <m:sSub>
              <m:e>
                <m:r>
                  <m:t>b</m:t>
                </m:r>
              </m:e>
              <m:sub>
                <m:r>
                  <m:t>j</m:t>
                </m:r>
              </m:sub>
            </m:sSub>
          </m:e>
        </m:nary>
        <m:sSub>
          <m:e>
            <m:limLow>
              <m:e>
                <m:r>
                  <m:t>x</m:t>
                </m:r>
              </m:e>
              <m:lim>
                <m:r>
                  <m:rPr>
                    <m:sty m:val="p"/>
                  </m:rPr>
                  <m:t>∼</m:t>
                </m:r>
              </m:lim>
            </m:limLow>
          </m:e>
          <m:sub>
            <m:r>
              <m:t>j</m:t>
            </m:r>
          </m:sub>
        </m:sSub>
        <m:r>
          <m:rPr>
            <m:sty m:val="p"/>
          </m:rPr>
          <m:t>=</m:t>
        </m:r>
        <m:limLow>
          <m:e>
            <m:r>
              <m:t>0</m:t>
            </m:r>
          </m:e>
          <m:lim>
            <m:r>
              <m:rPr>
                <m:sty m:val="p"/>
              </m:rPr>
              <m:t>∼</m:t>
            </m:r>
          </m:lim>
        </m:limLow>
      </m:oMath>
      <w:r>
        <w:t xml:space="preserve">,</w:t>
      </w:r>
      <w:r>
        <w:t xml:space="preserve"> </w:t>
      </w:r>
      <w:r>
        <w:t xml:space="preserve">and because the</w:t>
      </w:r>
      <w:r>
        <w:t xml:space="preserve"> </w:t>
      </w:r>
      <m:oMath>
        <m:limLow>
          <m:e>
            <m:r>
              <m:t>z</m:t>
            </m:r>
          </m:e>
          <m:lim>
            <m:r>
              <m:rPr>
                <m:sty m:val="p"/>
              </m:rPr>
              <m:t>∼</m:t>
            </m:r>
          </m:lim>
        </m:limLow>
      </m:oMath>
      <w:r>
        <w:t xml:space="preserve">’s and</w:t>
      </w:r>
      <w:r>
        <w:t xml:space="preserve"> </w:t>
      </w:r>
      <m:oMath>
        <m:limLow>
          <m:e>
            <m:r>
              <m:t>x</m:t>
            </m:r>
          </m:e>
          <m:lim>
            <m:r>
              <m:rPr>
                <m:sty m:val="p"/>
              </m:rPr>
              <m:t>∼</m:t>
            </m:r>
          </m:lim>
        </m:limLow>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limLow>
          <m:e>
            <m:r>
              <m:t>0</m:t>
            </m:r>
          </m:e>
          <m:lim>
            <m:r>
              <m:rPr>
                <m:sty m:val="p"/>
              </m:rPr>
              <m:t>∼</m:t>
            </m:r>
          </m:lim>
        </m:limLow>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limLow>
          <m:e>
            <m:r>
              <m:t>0</m:t>
            </m:r>
          </m:e>
          <m:lim>
            <m:r>
              <m:rPr>
                <m:sty m:val="p"/>
              </m:rPr>
              <m:t>∼</m:t>
            </m:r>
          </m:lim>
        </m:limLow>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limLow>
          <m:e>
            <m:r>
              <m:t>x</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limLow>
          <m:e>
            <m:r>
              <m:t>x</m:t>
            </m:r>
          </m:e>
          <m:lim>
            <m:r>
              <m:rPr>
                <m:sty m:val="p"/>
              </m:rPr>
              <m:t>∼</m:t>
            </m:r>
          </m:lim>
        </m:limLow>
        <m:r>
          <m:rPr>
            <m:sty m:val="p"/>
          </m:rPr>
          <m:t>=</m:t>
        </m:r>
        <m:r>
          <m:rPr>
            <m:sty m:val="bi"/>
          </m:rPr>
          <m:t>A</m:t>
        </m:r>
        <m:limLow>
          <m:e>
            <m:r>
              <m:t>x</m:t>
            </m:r>
          </m:e>
          <m:lim>
            <m:r>
              <m:rPr>
                <m:sty m:val="p"/>
              </m:rPr>
              <m:t>∼</m:t>
            </m:r>
          </m:lim>
        </m:limLow>
        <m:r>
          <m:rPr>
            <m:sty m:val="p"/>
          </m:rPr>
          <m:t>+</m:t>
        </m:r>
        <m:r>
          <m:rPr>
            <m:sty m:val="bi"/>
          </m:rPr>
          <m:t>B</m:t>
        </m:r>
        <m:limLow>
          <m:e>
            <m:r>
              <m:t>x</m:t>
            </m:r>
          </m:e>
          <m:lim>
            <m:r>
              <m:rPr>
                <m:sty m:val="p"/>
              </m:rPr>
              <m:t>∼</m:t>
            </m:r>
          </m:lim>
        </m:limLow>
      </m:oMath>
      <w:r>
        <w:t xml:space="preserve"> </w:t>
      </w:r>
      <w:r>
        <w:t xml:space="preserve">(</w:t>
      </w:r>
      <w:hyperlink w:anchor="thm-matmul-distrib">
        <w:r>
          <w:rPr>
            <w:rStyle w:val="Hyperlink"/>
          </w:rPr>
          <w:t xml:space="preserve">Theorem 9</w:t>
        </w:r>
      </w:hyperlink>
      <w:r>
        <w:t xml:space="preserve">, with</w:t>
      </w:r>
      <w:r>
        <w:t xml:space="preserve"> </w:t>
      </w:r>
      <m:oMath>
        <m:limLow>
          <m:e>
            <m:r>
              <m:t>x</m:t>
            </m:r>
          </m:e>
          <m:lim>
            <m:r>
              <m:rPr>
                <m:sty m:val="p"/>
              </m:rPr>
              <m:t>∼</m:t>
            </m:r>
          </m:lim>
        </m:limLow>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limLow>
          <m:e>
            <m:r>
              <m:t>v</m:t>
            </m:r>
          </m:e>
          <m:lim>
            <m:r>
              <m:rPr>
                <m:sty m:val="p"/>
              </m:rPr>
              <m:t>∼</m:t>
            </m:r>
          </m:lim>
        </m:limLow>
        <m:r>
          <m:rPr>
            <m:sty m:val="p"/>
          </m:rPr>
          <m:t>=</m:t>
        </m:r>
        <m:sSub>
          <m:e>
            <m:limLow>
              <m:e>
                <m:r>
                  <m:t>0</m:t>
                </m:r>
              </m:e>
              <m:lim>
                <m:r>
                  <m:rPr>
                    <m:sty m:val="p"/>
                  </m:rPr>
                  <m:t>∼</m:t>
                </m:r>
              </m:lim>
            </m:limLow>
          </m:e>
          <m:sub>
            <m:r>
              <m:t>2</m:t>
            </m:r>
          </m:sub>
        </m:sSub>
      </m:oMath>
      <w:r>
        <w:t xml:space="preserve"> </w:t>
      </w:r>
      <w:r>
        <w:t xml:space="preserve">with</w:t>
      </w:r>
      <w:r>
        <w:t xml:space="preserve"> </w:t>
      </w:r>
      <m:oMath>
        <m:limLow>
          <m:e>
            <m:r>
              <m:t>v</m:t>
            </m:r>
          </m:e>
          <m:lim>
            <m:r>
              <m:rPr>
                <m:sty m:val="p"/>
              </m:rPr>
              <m:t>∼</m:t>
            </m:r>
          </m:lim>
        </m:limLow>
        <m:r>
          <m:rPr>
            <m:sty m:val="p"/>
          </m:rPr>
          <m:t>≠</m:t>
        </m:r>
        <m:sSub>
          <m:e>
            <m:limLow>
              <m:e>
                <m:r>
                  <m:t>0</m:t>
                </m:r>
              </m:e>
              <m:lim>
                <m:r>
                  <m:rPr>
                    <m:sty m:val="p"/>
                  </m:rPr>
                  <m:t>∼</m:t>
                </m:r>
              </m:lim>
            </m:limLow>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limLow>
              <m:e>
                <m:r>
                  <m:t>0</m:t>
                </m:r>
              </m:e>
              <m:lim>
                <m:r>
                  <m:rPr>
                    <m:sty m:val="p"/>
                  </m:rPr>
                  <m:t>∼</m:t>
                </m:r>
              </m:lim>
            </m:limLow>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limLow>
              <m:e>
                <m:r>
                  <m:t>0</m:t>
                </m:r>
              </m:e>
              <m:lim>
                <m:r>
                  <m:rPr>
                    <m:sty m:val="p"/>
                  </m:rPr>
                  <m:t>∼</m:t>
                </m:r>
              </m:lim>
            </m:limLow>
          </m:e>
          <m:sub>
            <m:r>
              <m:t>2</m:t>
            </m:r>
          </m:sub>
        </m:sSub>
      </m:oMath>
      <w:r>
        <w:t xml:space="preserve">,</w:t>
      </w:r>
      <w:r>
        <w:t xml:space="preserve"> </w:t>
      </w:r>
      <w:r>
        <w:t xml:space="preserve">and</w:t>
      </w:r>
      <w:r>
        <w:t xml:space="preserve"> </w:t>
      </w:r>
      <m:oMath>
        <m:r>
          <m:t>1</m:t>
        </m:r>
        <m:r>
          <m:rPr>
            <m:sty m:val="p"/>
          </m:rPr>
          <m:t>⋅</m:t>
        </m:r>
        <m:sSub>
          <m:e>
            <m:limLow>
              <m:e>
                <m:r>
                  <m:t>0</m:t>
                </m:r>
              </m:e>
              <m:lim>
                <m:r>
                  <m:rPr>
                    <m:sty m:val="p"/>
                  </m:rPr>
                  <m:t>∼</m:t>
                </m:r>
              </m:lim>
            </m:limLow>
          </m:e>
          <m:sub>
            <m:r>
              <m:t>2</m:t>
            </m:r>
          </m:sub>
        </m:sSub>
        <m:r>
          <m:rPr>
            <m:sty m:val="p"/>
          </m:rPr>
          <m:t>=</m:t>
        </m:r>
        <m:sSub>
          <m:e>
            <m:limLow>
              <m:e>
                <m:r>
                  <m:t>0</m:t>
                </m:r>
              </m:e>
              <m:lim>
                <m:r>
                  <m:rPr>
                    <m:sty m:val="p"/>
                  </m:rPr>
                  <m:t>∼</m:t>
                </m:r>
              </m:lim>
            </m:limLow>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limLow>
                <m:e>
                  <m:r>
                    <m:t>0</m:t>
                  </m:r>
                </m:e>
                <m:lim>
                  <m:r>
                    <m:rPr>
                      <m:sty m:val="p"/>
                    </m:rPr>
                    <m:t>∼</m:t>
                  </m:r>
                </m:lim>
              </m:limLow>
            </m:e>
            <m:e>
              <m:r>
                <m:t>&amp;</m:t>
              </m:r>
              <m:r>
                <m:rPr>
                  <m:sty m:val="p"/>
                </m:rPr>
                <m:t>=</m:t>
              </m:r>
              <m:limLow>
                <m:e>
                  <m:r>
                    <m:t>0</m:t>
                  </m:r>
                </m:e>
                <m:lim>
                  <m:r>
                    <m:rPr>
                      <m:sty m:val="p"/>
                    </m:rPr>
                    <m:t>∼</m:t>
                  </m:r>
                </m:lim>
              </m:limLow>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limLow>
          <m:e>
            <m:r>
              <m:t>x</m:t>
            </m:r>
          </m:e>
          <m:lim>
            <m:r>
              <m:rPr>
                <m:sty m:val="p"/>
              </m:rPr>
              <m:t>∼</m:t>
            </m:r>
          </m:lim>
        </m:limLow>
        <m:r>
          <m:rPr>
            <m:sty m:val="p"/>
          </m:rPr>
          <m:t>∈</m:t>
        </m:r>
        <m:r>
          <m:rPr>
            <m:scr m:val="script"/>
            <m:sty m:val="p"/>
          </m:rPr>
          <m:t>V</m:t>
        </m:r>
      </m:oMath>
      <w:r>
        <w:t xml:space="preserve"> </w:t>
      </w:r>
      <w:r>
        <w:t xml:space="preserve">can be written as</w:t>
      </w:r>
      <w:r>
        <w:t xml:space="preserve"> </w:t>
      </w:r>
      <m:oMath>
        <m:limLow>
          <m:e>
            <m:r>
              <m:t>x</m:t>
            </m:r>
          </m:e>
          <m:lim>
            <m:r>
              <m:rPr>
                <m:sty m:val="p"/>
              </m:rPr>
              <m:t>∼</m:t>
            </m:r>
          </m:lim>
        </m:limLow>
        <m:r>
          <m:rPr>
            <m:sty m:val="p"/>
          </m:rPr>
          <m:t>=</m:t>
        </m:r>
        <m:sSub>
          <m:e>
            <m:limLow>
              <m:e>
                <m:r>
                  <m:t>x</m:t>
                </m:r>
              </m:e>
              <m:lim>
                <m:r>
                  <m:rPr>
                    <m:sty m:val="p"/>
                  </m:rPr>
                  <m:t>∼</m:t>
                </m:r>
              </m:lim>
            </m:limLow>
          </m:e>
          <m:sub>
            <m:r>
              <m:t>1</m:t>
            </m:r>
          </m:sub>
        </m:sSub>
        <m:r>
          <m:rPr>
            <m:sty m:val="p"/>
          </m:rPr>
          <m:t>+</m:t>
        </m:r>
        <m:sSub>
          <m:e>
            <m:limLow>
              <m:e>
                <m:r>
                  <m:t>x</m:t>
                </m:r>
              </m:e>
              <m:lim>
                <m:r>
                  <m:rPr>
                    <m:sty m:val="p"/>
                  </m:rPr>
                  <m:t>∼</m:t>
                </m:r>
              </m:lim>
            </m:limLow>
          </m:e>
          <m:sub>
            <m:r>
              <m:t>2</m:t>
            </m:r>
          </m:sub>
        </m:sSub>
      </m:oMath>
      <w:r>
        <w:t xml:space="preserve"> </w:t>
      </w:r>
      <w:r>
        <w:t xml:space="preserve">with</w:t>
      </w:r>
      <w:r>
        <w:t xml:space="preserve"> </w:t>
      </w:r>
      <m:oMath>
        <m:sSub>
          <m:e>
            <m:limLow>
              <m:e>
                <m:r>
                  <m:t>x</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x</m:t>
                </m:r>
              </m:e>
              <m:lim>
                <m:r>
                  <m:rPr>
                    <m:sty m:val="p"/>
                  </m:rPr>
                  <m:t>∼</m:t>
                </m:r>
              </m:lim>
            </m:limLow>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BodyText"/>
      </w:pPr>
      <w:r>
        <w:rPr>
          <w:b/>
          <w:bCs/>
        </w:rPr>
        <w:t xml:space="preserve">1 implies 3.</w:t>
      </w:r>
      <w:r>
        <w:t xml:space="preserve"> </w:t>
      </w:r>
      <w:r>
        <w:t xml:space="preserve">Every</w:t>
      </w:r>
      <w:r>
        <w:t xml:space="preserve"> </w:t>
      </w:r>
      <m:oMath>
        <m:limLow>
          <m:e>
            <m:r>
              <m:t>x</m:t>
            </m:r>
          </m:e>
          <m:lim>
            <m:r>
              <m:rPr>
                <m:sty m:val="p"/>
              </m:rPr>
              <m:t>∼</m:t>
            </m:r>
          </m:lim>
        </m:limLow>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limLow>
                <m:e>
                  <m:r>
                    <m:t>x</m:t>
                  </m:r>
                </m:e>
                <m:lim>
                  <m:r>
                    <m:rPr>
                      <m:sty m:val="p"/>
                    </m:rPr>
                    <m:t>∼</m:t>
                  </m:r>
                </m:lim>
              </m:limLow>
              <m:r>
                <m:t>&amp;</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e>
            <m:e>
              <m:r>
                <m:t>&amp;</m:t>
              </m:r>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e>
          </m:eqArr>
        </m:oMath>
      </m:oMathPara>
    </w:p>
    <w:p>
      <w:pPr>
        <w:pStyle w:val="FirstParagraph"/>
      </w:pPr>
      <w:r>
        <w:t xml:space="preserve">with</w:t>
      </w:r>
      <w:r>
        <w:t xml:space="preserve"> </w:t>
      </w:r>
      <m:oMath>
        <m:sSub>
          <m:e>
            <m:limLow>
              <m:e>
                <m:r>
                  <m:t>u</m:t>
                </m:r>
              </m:e>
              <m:lim>
                <m:r>
                  <m:rPr>
                    <m:sty m:val="p"/>
                  </m:rPr>
                  <m:t>∼</m:t>
                </m:r>
              </m:lim>
            </m:limLow>
          </m:e>
          <m:sub>
            <m:r>
              <m:t>1</m:t>
            </m:r>
          </m:sub>
        </m:sSub>
        <m:r>
          <m:rPr>
            <m:sty m:val="p"/>
          </m:rPr>
          <m:t>,</m:t>
        </m:r>
        <m:sSub>
          <m:e>
            <m:limLow>
              <m:e>
                <m:r>
                  <m:t>v</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v</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limLow>
                    <m:e>
                      <m:r>
                        <m:t>u</m:t>
                      </m:r>
                    </m:e>
                    <m:lim>
                      <m:r>
                        <m:rPr>
                          <m:sty m:val="p"/>
                        </m:rPr>
                        <m:t>∼</m:t>
                      </m:r>
                    </m:lim>
                  </m:limLow>
                </m:e>
                <m:sub>
                  <m:r>
                    <m:t>1</m:t>
                  </m:r>
                </m:sub>
              </m:sSub>
              <m:r>
                <m:rPr>
                  <m:sty m:val="p"/>
                </m:rPr>
                <m:t>−</m:t>
              </m:r>
              <m:sSub>
                <m:e>
                  <m:limLow>
                    <m:e>
                      <m:r>
                        <m:t>v</m:t>
                      </m:r>
                    </m:e>
                    <m:lim>
                      <m:r>
                        <m:rPr>
                          <m:sty m:val="p"/>
                        </m:rPr>
                        <m:t>∼</m:t>
                      </m:r>
                    </m:lim>
                  </m:limLow>
                </m:e>
                <m:sub>
                  <m:r>
                    <m:t>1</m:t>
                  </m:r>
                </m:sub>
              </m:sSub>
              <m:r>
                <m:t>&amp;</m:t>
              </m:r>
              <m:r>
                <m:rPr>
                  <m:sty m:val="p"/>
                </m:rPr>
                <m:t>=</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t>&amp;</m:t>
              </m:r>
              <m:r>
                <m:t>&amp;</m:t>
              </m:r>
              <m:r>
                <m:rPr>
                  <m:nor/>
                  <m:sty m:val="p"/>
                </m:rPr>
                <m:t>(add and subtract </m:t>
              </m:r>
              <m:sSub>
                <m:e>
                  <m:limLow>
                    <m:e>
                      <m:r>
                        <m:t>u</m:t>
                      </m:r>
                    </m:e>
                    <m:lim>
                      <m:r>
                        <m:rPr>
                          <m:sty m:val="p"/>
                        </m:rPr>
                        <m:t>∼</m:t>
                      </m:r>
                    </m:lim>
                  </m:limLow>
                </m:e>
                <m:sub>
                  <m:r>
                    <m:t>2</m:t>
                  </m:r>
                </m:sub>
              </m:sSub>
              <m:r>
                <m:rPr>
                  <m:nor/>
                  <m:sty m:val="p"/>
                </m:rPr>
                <m:t>)</m:t>
              </m:r>
            </m:e>
            <m:e>
              <m:r>
                <m:t>&amp;</m:t>
              </m:r>
              <m:r>
                <m:rPr>
                  <m:sty m:val="p"/>
                </m:rPr>
                <m:t>=</m:t>
              </m:r>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t>&amp;</m:t>
              </m:r>
              <m:r>
                <m:t>&amp;</m:t>
              </m:r>
              <m:r>
                <m:rPr>
                  <m:nor/>
                  <m:sty m:val="p"/>
                </m:rPr>
                <m:t>(substitute </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nor/>
                  <m:sty m:val="p"/>
                </m:rPr>
                <m:t>)</m:t>
              </m:r>
            </m:e>
            <m:e>
              <m:r>
                <m:t>&amp;</m:t>
              </m:r>
              <m:r>
                <m:rPr>
                  <m:sty m:val="p"/>
                </m:rPr>
                <m:t>=</m:t>
              </m:r>
              <m:sSub>
                <m:e>
                  <m:limLow>
                    <m:e>
                      <m:r>
                        <m:t>v</m:t>
                      </m:r>
                    </m:e>
                    <m:lim>
                      <m:r>
                        <m:rPr>
                          <m:sty m:val="p"/>
                        </m:rPr>
                        <m:t>∼</m:t>
                      </m:r>
                    </m:lim>
                  </m:limLow>
                </m:e>
                <m:sub>
                  <m:r>
                    <m:t>2</m:t>
                  </m:r>
                </m:sub>
              </m:sSub>
              <m:r>
                <m:rPr>
                  <m:sty m:val="p"/>
                </m:rPr>
                <m:t>−</m:t>
              </m:r>
              <m:sSub>
                <m:e>
                  <m:limLow>
                    <m:e>
                      <m:r>
                        <m:t>u</m:t>
                      </m:r>
                    </m:e>
                    <m:lim>
                      <m:r>
                        <m:rPr>
                          <m:sty m:val="p"/>
                        </m:rPr>
                        <m:t>∼</m:t>
                      </m:r>
                    </m:lim>
                  </m:limLow>
                </m:e>
                <m:sub>
                  <m:r>
                    <m:t>2</m:t>
                  </m:r>
                </m:sub>
              </m:sSub>
              <m:r>
                <m:rPr>
                  <m:sty m:val="p"/>
                </m:rPr>
                <m:t>.</m:t>
              </m:r>
              <m:r>
                <m:t>&amp;</m:t>
              </m:r>
              <m:r>
                <m:t>&amp;</m:t>
              </m:r>
              <m:r>
                <m:rPr>
                  <m:nor/>
                  <m:sty m:val="p"/>
                </m:rPr>
                <m:t>(cancel </m:t>
              </m:r>
              <m:sSub>
                <m:e>
                  <m:limLow>
                    <m:e>
                      <m:r>
                        <m:t>v</m:t>
                      </m:r>
                    </m:e>
                    <m:lim>
                      <m:r>
                        <m:rPr>
                          <m:sty m:val="p"/>
                        </m:rPr>
                        <m:t>∼</m:t>
                      </m:r>
                    </m:lim>
                  </m:limLow>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limLow>
              <m:e>
                <m:r>
                  <m:t>u</m:t>
                </m:r>
              </m:e>
              <m:lim>
                <m:r>
                  <m:rPr>
                    <m:sty m:val="p"/>
                  </m:rPr>
                  <m:t>∼</m:t>
                </m:r>
              </m:lim>
            </m:limLow>
          </m:e>
          <m:sub>
            <m:r>
              <m:t>1</m:t>
            </m:r>
          </m:sub>
        </m:sSub>
        <m:r>
          <m:rPr>
            <m:sty m:val="p"/>
          </m:rPr>
          <m:t>+</m:t>
        </m:r>
        <m:r>
          <m:rPr>
            <m:sty m:val="p"/>
          </m:rPr>
          <m:t>(</m:t>
        </m:r>
        <m:r>
          <m:rPr>
            <m:sty m:val="p"/>
          </m:rPr>
          <m:t>−</m:t>
        </m:r>
        <m:r>
          <m:t>1</m:t>
        </m:r>
        <m:r>
          <m:rPr>
            <m:sty m:val="p"/>
          </m:rPr>
          <m:t>)</m:t>
        </m:r>
        <m:r>
          <m:t> </m:t>
        </m:r>
        <m:sSub>
          <m:e>
            <m:limLow>
              <m:e>
                <m:r>
                  <m:t>v</m:t>
                </m:r>
              </m:e>
              <m:lim>
                <m:r>
                  <m:rPr>
                    <m:sty m:val="p"/>
                  </m:rPr>
                  <m:t>∼</m:t>
                </m:r>
              </m:lim>
            </m:limLow>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which gives</w:t>
      </w:r>
      <w:r>
        <w:t xml:space="preserve"> </w:t>
      </w:r>
      <m:oMath>
        <m:sSub>
          <m:e>
            <m:limLow>
              <m:e>
                <m:r>
                  <m:t>u</m:t>
                </m:r>
              </m:e>
              <m:lim>
                <m:r>
                  <m:rPr>
                    <m:sty m:val="p"/>
                  </m:rPr>
                  <m:t>∼</m:t>
                </m:r>
              </m:lim>
            </m:limLow>
          </m:e>
          <m:sub>
            <m:r>
              <m:t>1</m:t>
            </m:r>
          </m:sub>
        </m:sSub>
        <m:r>
          <m:rPr>
            <m:sty m:val="p"/>
          </m:rPr>
          <m:t>=</m:t>
        </m:r>
        <m:sSub>
          <m:e>
            <m:limLow>
              <m:e>
                <m:r>
                  <m:t>v</m:t>
                </m:r>
              </m:e>
              <m:lim>
                <m:r>
                  <m:rPr>
                    <m:sty m:val="p"/>
                  </m:rPr>
                  <m:t>∼</m:t>
                </m:r>
              </m:lim>
            </m:limLow>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v</m:t>
                </m:r>
              </m:e>
              <m:lim>
                <m:r>
                  <m:rPr>
                    <m:sty m:val="p"/>
                  </m:rPr>
                  <m:t>∼</m:t>
                </m:r>
              </m:lim>
            </m:limLow>
          </m:e>
          <m:sub>
            <m:r>
              <m:t>2</m:t>
            </m:r>
          </m:sub>
        </m:sSub>
      </m:oMath>
      <w:r>
        <w:t xml:space="preserve">.</w:t>
      </w:r>
    </w:p>
    <w:p>
      <w:pPr>
        <w:pStyle w:val="BodyText"/>
      </w:pPr>
      <w:r>
        <w:rPr>
          <w:b/>
          <w:bCs/>
        </w:rPr>
        <w:t xml:space="preserve">3 implies 1.</w:t>
      </w:r>
      <w:r>
        <w:t xml:space="preserve"> </w:t>
      </w:r>
      <w:r>
        <w:t xml:space="preserve">Take any</w:t>
      </w:r>
      <w:r>
        <w:t xml:space="preserve"> </w:t>
      </w:r>
      <m:oMath>
        <m:limLow>
          <m:e>
            <m:r>
              <m:t>x</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limLow>
          <m:e>
            <m:r>
              <m:t>x</m:t>
            </m:r>
          </m:e>
          <m:lim>
            <m:r>
              <m:rPr>
                <m:sty m:val="p"/>
              </m:rPr>
              <m:t>∼</m:t>
            </m:r>
          </m:lim>
        </m:limLow>
        <m:r>
          <m:rPr>
            <m:sty m:val="p"/>
          </m:rPr>
          <m:t>=</m:t>
        </m:r>
        <m:limLow>
          <m:e>
            <m:r>
              <m:t>x</m:t>
            </m:r>
          </m:e>
          <m:lim>
            <m:r>
              <m:rPr>
                <m:sty m:val="p"/>
              </m:rPr>
              <m:t>∼</m:t>
            </m:r>
          </m:lim>
        </m:limLow>
        <m:r>
          <m:rPr>
            <m:sty m:val="p"/>
          </m:rPr>
          <m:t>+</m:t>
        </m:r>
        <m:limLow>
          <m:e>
            <m:r>
              <m:t>0</m:t>
            </m:r>
          </m:e>
          <m:lim>
            <m:r>
              <m:rPr>
                <m:sty m:val="p"/>
              </m:rPr>
              <m:t>∼</m:t>
            </m:r>
          </m:lim>
        </m:limLow>
      </m:oMath>
      <w:r>
        <w:t xml:space="preserve">, with</w:t>
      </w:r>
      <w:r>
        <w:t xml:space="preserve"> </w:t>
      </w:r>
      <m:oMath>
        <m:limLow>
          <m:e>
            <m:r>
              <m:t>x</m:t>
            </m:r>
          </m:e>
          <m:lim>
            <m:r>
              <m:rPr>
                <m:sty m:val="p"/>
              </m:rPr>
              <m:t>∼</m:t>
            </m:r>
          </m:lim>
        </m:limLow>
        <m:r>
          <m:rPr>
            <m:sty m:val="p"/>
          </m:rPr>
          <m:t>∈</m:t>
        </m:r>
        <m:sSub>
          <m:e>
            <m:r>
              <m:rPr>
                <m:scr m:val="script"/>
                <m:sty m:val="p"/>
              </m:rPr>
              <m:t>S</m:t>
            </m:r>
          </m:e>
          <m:sub>
            <m:r>
              <m:t>1</m:t>
            </m:r>
          </m:sub>
        </m:sSub>
      </m:oMath>
      <w:r>
        <w:t xml:space="preserve"> </w:t>
      </w:r>
      <w:r>
        <w:t xml:space="preserve">and</w:t>
      </w:r>
      <w:r>
        <w:t xml:space="preserve"> </w:t>
      </w:r>
      <m:oMath>
        <m:limLow>
          <m:e>
            <m:r>
              <m:t>0</m:t>
            </m:r>
          </m:e>
          <m:lim>
            <m:r>
              <m:rPr>
                <m:sty m:val="p"/>
              </m:rPr>
              <m:t>∼</m:t>
            </m:r>
          </m:lim>
        </m:limLow>
        <m:r>
          <m:rPr>
            <m:sty m:val="p"/>
          </m:rPr>
          <m:t>∈</m:t>
        </m:r>
        <m:sSub>
          <m:e>
            <m:r>
              <m:rPr>
                <m:scr m:val="script"/>
                <m:sty m:val="p"/>
              </m:rPr>
              <m:t>S</m:t>
            </m:r>
          </m:e>
          <m:sub>
            <m:r>
              <m:t>2</m:t>
            </m:r>
          </m:sub>
        </m:sSub>
      </m:oMath>
      <w:r>
        <w:t xml:space="preserve">,</w:t>
      </w:r>
      <w:r>
        <w:t xml:space="preserve"> </w:t>
      </w:r>
      <w:r>
        <w:t xml:space="preserve">and</w:t>
      </w:r>
      <w:r>
        <w:t xml:space="preserve"> </w:t>
      </w:r>
      <m:oMath>
        <m:limLow>
          <m:e>
            <m:r>
              <m:t>x</m:t>
            </m:r>
          </m:e>
          <m:lim>
            <m:r>
              <m:rPr>
                <m:sty m:val="p"/>
              </m:rPr>
              <m:t>∼</m:t>
            </m:r>
          </m:lim>
        </m:limLow>
        <m:r>
          <m:rPr>
            <m:sty m:val="p"/>
          </m:rPr>
          <m:t>=</m:t>
        </m:r>
        <m:limLow>
          <m:e>
            <m:r>
              <m:t>0</m:t>
            </m:r>
          </m:e>
          <m:lim>
            <m:r>
              <m:rPr>
                <m:sty m:val="p"/>
              </m:rPr>
              <m:t>∼</m:t>
            </m:r>
          </m:lim>
        </m:limLow>
        <m:r>
          <m:rPr>
            <m:sty m:val="p"/>
          </m:rPr>
          <m:t>+</m:t>
        </m:r>
        <m:limLow>
          <m:e>
            <m:r>
              <m:t>x</m:t>
            </m:r>
          </m:e>
          <m:lim>
            <m:r>
              <m:rPr>
                <m:sty m:val="p"/>
              </m:rPr>
              <m:t>∼</m:t>
            </m:r>
          </m:lim>
        </m:limLow>
      </m:oMath>
      <w:r>
        <w:t xml:space="preserve">, with</w:t>
      </w:r>
      <w:r>
        <w:t xml:space="preserve"> </w:t>
      </w:r>
      <m:oMath>
        <m:limLow>
          <m:e>
            <m:r>
              <m:t>0</m:t>
            </m:r>
          </m:e>
          <m:lim>
            <m:r>
              <m:rPr>
                <m:sty m:val="p"/>
              </m:rPr>
              <m:t>∼</m:t>
            </m:r>
          </m:lim>
        </m:limLow>
        <m:r>
          <m:rPr>
            <m:sty m:val="p"/>
          </m:rPr>
          <m:t>∈</m:t>
        </m:r>
        <m:sSub>
          <m:e>
            <m:r>
              <m:rPr>
                <m:scr m:val="script"/>
                <m:sty m:val="p"/>
              </m:rPr>
              <m:t>S</m:t>
            </m:r>
          </m:e>
          <m:sub>
            <m:r>
              <m:t>1</m:t>
            </m:r>
          </m:sub>
        </m:sSub>
      </m:oMath>
      <w:r>
        <w:t xml:space="preserve"> </w:t>
      </w:r>
      <w:r>
        <w:t xml:space="preserve">and</w:t>
      </w:r>
      <w:r>
        <w:t xml:space="preserve"> </w:t>
      </w:r>
      <m:oMath>
        <m:limLow>
          <m:e>
            <m:r>
              <m:t>x</m:t>
            </m:r>
          </m:e>
          <m:lim>
            <m:r>
              <m:rPr>
                <m:sty m:val="p"/>
              </m:rPr>
              <m:t>∼</m:t>
            </m:r>
          </m:lim>
        </m:limLow>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for exactly one</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r>
          <m:rPr>
            <m:scr m:val="script"/>
            <m:sty m:val="p"/>
          </m:rPr>
          <m:t>T</m:t>
        </m:r>
      </m:oMath>
      <w:r>
        <w:t xml:space="preserve">.</w:t>
      </w:r>
      <w:r>
        <w:t xml:space="preserve"> </w:t>
      </w:r>
      <w:r>
        <w:t xml:space="preserve">The vector</w:t>
      </w:r>
      <w:r>
        <w:t xml:space="preserve"> </w:t>
      </w:r>
      <m:oMath>
        <m:limLow>
          <m:e>
            <m:r>
              <m:t>u</m:t>
            </m:r>
          </m:e>
          <m:lim>
            <m:r>
              <m:rPr>
                <m:sty m:val="p"/>
              </m:rPr>
              <m:t>∼</m:t>
            </m:r>
          </m:lim>
        </m:limLow>
      </m:oMath>
      <w:r>
        <w:t xml:space="preserve"> </w:t>
      </w:r>
      <w:r>
        <w:t xml:space="preserve">is the</w:t>
      </w:r>
      <w:r>
        <w:t xml:space="preserve"> </w:t>
      </w:r>
      <w:r>
        <w:rPr>
          <w:b/>
          <w:bCs/>
        </w:rPr>
        <w:t xml:space="preserve">projection</w:t>
      </w:r>
      <w:r>
        <w:t xml:space="preserve"> </w:t>
      </w:r>
      <w:r>
        <w:t xml:space="preserve">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limLow>
          <m:e>
            <m:r>
              <m:t>y</m:t>
            </m:r>
          </m:e>
          <m:lim>
            <m:r>
              <m:rPr>
                <m:sty m:val="p"/>
              </m:rPr>
              <m:t>∼</m:t>
            </m:r>
          </m:lim>
        </m:limLow>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limLow>
          <m:e>
            <m:r>
              <m:t>0</m:t>
            </m:r>
          </m:e>
          <m:lim>
            <m:r>
              <m:rPr>
                <m:sty m:val="p"/>
              </m:rPr>
              <m:t>∼</m:t>
            </m:r>
          </m:lim>
        </m:limLow>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limLow>
          <m:e>
            <m:r>
              <m:t>x</m:t>
            </m:r>
          </m:e>
          <m:lim>
            <m:r>
              <m:rPr>
                <m:sty m:val="p"/>
              </m:rPr>
              <m:t>∼</m:t>
            </m:r>
          </m:lim>
        </m:limLow>
        <m:r>
          <m:rPr>
            <m:sty m:val="p"/>
          </m:rPr>
          <m:t>,</m:t>
        </m:r>
        <m:limLow>
          <m:e>
            <m:r>
              <m:t>u</m:t>
            </m:r>
          </m:e>
          <m:lim>
            <m:r>
              <m:rPr>
                <m:sty m:val="p"/>
              </m:rPr>
              <m:t>∼</m:t>
            </m:r>
          </m:lim>
        </m:limLow>
        <m:r>
          <m:rPr>
            <m:sty m:val="p"/>
          </m:rPr>
          <m:t>,</m:t>
        </m:r>
        <m:limLow>
          <m:e>
            <m:r>
              <m:t>w</m:t>
            </m:r>
          </m:e>
          <m:lim>
            <m:r>
              <m:rPr>
                <m:sty m:val="p"/>
              </m:rPr>
              <m:t>∼</m:t>
            </m:r>
          </m:lim>
        </m:limLow>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oMath>
      </m:oMathPara>
    </w:p>
    <w:p>
      <w:pPr>
        <w:pStyle w:val="FirstParagraph"/>
      </w:pPr>
      <w:r>
        <w:t xml:space="preserve">and</w:t>
      </w:r>
    </w:p>
    <w:p>
      <w:pPr>
        <w:pStyle w:val="BodyText"/>
      </w:pPr>
      <m:oMathPara>
        <m:oMathParaPr>
          <m:jc m:val="center"/>
        </m:oMathParaPr>
        <m:oMath>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limLow>
            <m:e>
              <m:r>
                <m:t>x</m:t>
              </m:r>
            </m:e>
            <m:lim>
              <m:r>
                <m:rPr>
                  <m:sty m:val="p"/>
                </m:rPr>
                <m:t>∼</m:t>
              </m:r>
            </m:lim>
          </m:limLow>
          <m:r>
            <m:rPr>
              <m:sty m:val="p"/>
            </m:rPr>
            <m:t>=</m:t>
          </m:r>
          <m:r>
            <m:t>a</m:t>
          </m:r>
          <m:r>
            <m:t> </m:t>
          </m:r>
          <m:r>
            <m:rPr>
              <m:sty m:val="p"/>
            </m:rPr>
            <m:t>(</m:t>
          </m:r>
          <m:limLow>
            <m:e>
              <m:r>
                <m:t>u</m:t>
              </m:r>
            </m:e>
            <m:lim>
              <m:r>
                <m:rPr>
                  <m:sty m:val="p"/>
                </m:rPr>
                <m:t>∼</m:t>
              </m:r>
            </m:lim>
          </m:limLow>
          <m:r>
            <m:rPr>
              <m:sty m:val="p"/>
            </m:rPr>
            <m:t>⋅</m:t>
          </m:r>
          <m:limLow>
            <m:e>
              <m:r>
                <m:t>x</m:t>
              </m:r>
            </m:e>
            <m:lim>
              <m:r>
                <m:rPr>
                  <m:sty m:val="p"/>
                </m:rPr>
                <m:t>∼</m:t>
              </m:r>
            </m:lim>
          </m:limLow>
          <m:r>
            <m:rPr>
              <m:sty m:val="p"/>
            </m:rPr>
            <m:t>)</m:t>
          </m:r>
          <m:r>
            <m:rPr>
              <m:sty m:val="p"/>
            </m:rPr>
            <m:t>+</m:t>
          </m:r>
          <m:r>
            <m:t>b</m:t>
          </m:r>
          <m:r>
            <m:t> </m:t>
          </m:r>
          <m:r>
            <m:rPr>
              <m:sty m:val="p"/>
            </m:rPr>
            <m:t>(</m:t>
          </m:r>
          <m:limLow>
            <m:e>
              <m:r>
                <m:t>w</m:t>
              </m:r>
            </m:e>
            <m:lim>
              <m:r>
                <m:rPr>
                  <m:sty m:val="p"/>
                </m:rPr>
                <m:t>∼</m:t>
              </m:r>
            </m:lim>
          </m:limLow>
          <m:r>
            <m:rPr>
              <m:sty m:val="p"/>
            </m:rPr>
            <m:t>⋅</m:t>
          </m:r>
          <m:limLow>
            <m:e>
              <m:r>
                <m:t>x</m:t>
              </m:r>
            </m:e>
            <m:lim>
              <m:r>
                <m:rPr>
                  <m:sty m:val="p"/>
                </m:rPr>
                <m:t>∼</m:t>
              </m:r>
            </m:lim>
          </m:limLow>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limLow>
                <m:e>
                  <m:r>
                    <m:t>u</m:t>
                  </m:r>
                </m:e>
                <m:lim>
                  <m:r>
                    <m:rPr>
                      <m:sty m:val="p"/>
                    </m:rPr>
                    <m:t>∼</m:t>
                  </m:r>
                </m:lim>
              </m:limLow>
              <m:r>
                <m:rPr>
                  <m:sty m:val="p"/>
                </m:rPr>
                <m:t>+</m:t>
              </m:r>
              <m:r>
                <m:t>b</m:t>
              </m:r>
              <m:r>
                <m:t> </m:t>
              </m:r>
              <m:limLow>
                <m:e>
                  <m:r>
                    <m:t>w</m:t>
                  </m:r>
                </m:e>
                <m:lim>
                  <m:r>
                    <m:rPr>
                      <m:sty m:val="p"/>
                    </m:rPr>
                    <m:t>∼</m:t>
                  </m:r>
                </m:lim>
              </m:limLow>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limLow>
                <m:e>
                  <m:r>
                    <m:t>x</m:t>
                  </m:r>
                </m:e>
                <m:lim>
                  <m:r>
                    <m:rPr>
                      <m:sty m:val="p"/>
                    </m:rPr>
                    <m:t>∼</m:t>
                  </m:r>
                </m:lim>
              </m:limLow>
              <m:r>
                <m:t>&amp;</m:t>
              </m:r>
              <m:r>
                <m:rPr>
                  <m:sty m:val="p"/>
                </m:rPr>
                <m:t>=</m:t>
              </m:r>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t>&amp;</m:t>
              </m:r>
              <m:r>
                <m:t>&amp;</m:t>
              </m:r>
              <m:r>
                <m:rPr>
                  <m:nor/>
                  <m:sty m:val="p"/>
                </m:rPr>
                <m:t>(second slot)</m:t>
              </m:r>
            </m:e>
            <m:e>
              <m:r>
                <m:t>&amp;</m:t>
              </m:r>
              <m:r>
                <m:rPr>
                  <m:sty m:val="p"/>
                </m:rPr>
                <m:t>=</m:t>
              </m:r>
              <m:r>
                <m:t>a</m:t>
              </m:r>
              <m:r>
                <m:t> </m:t>
              </m:r>
              <m:r>
                <m:rPr>
                  <m:sty m:val="p"/>
                </m:rPr>
                <m:t>(</m:t>
              </m:r>
              <m:limLow>
                <m:e>
                  <m:r>
                    <m:t>u</m:t>
                  </m:r>
                </m:e>
                <m:lim>
                  <m:r>
                    <m:rPr>
                      <m:sty m:val="p"/>
                    </m:rPr>
                    <m:t>∼</m:t>
                  </m:r>
                </m:lim>
              </m:limLow>
              <m:r>
                <m:rPr>
                  <m:sty m:val="p"/>
                </m:rPr>
                <m:t>⋅</m:t>
              </m:r>
              <m:limLow>
                <m:e>
                  <m:r>
                    <m:t>x</m:t>
                  </m:r>
                </m:e>
                <m:lim>
                  <m:r>
                    <m:rPr>
                      <m:sty m:val="p"/>
                    </m:rPr>
                    <m:t>∼</m:t>
                  </m:r>
                </m:lim>
              </m:limLow>
              <m:r>
                <m:rPr>
                  <m:sty m:val="p"/>
                </m:rPr>
                <m:t>)</m:t>
              </m:r>
              <m:r>
                <m:rPr>
                  <m:sty m:val="p"/>
                </m:rPr>
                <m:t>+</m:t>
              </m:r>
              <m:r>
                <m:t>b</m:t>
              </m:r>
              <m:r>
                <m:t> </m:t>
              </m:r>
              <m:r>
                <m:rPr>
                  <m:sty m:val="p"/>
                </m:rPr>
                <m:t>(</m:t>
              </m:r>
              <m:limLow>
                <m:e>
                  <m:r>
                    <m:t>w</m:t>
                  </m:r>
                </m:e>
                <m:lim>
                  <m:r>
                    <m:rPr>
                      <m:sty m:val="p"/>
                    </m:rPr>
                    <m:t>∼</m:t>
                  </m:r>
                </m:lim>
              </m:limLow>
              <m:r>
                <m:rPr>
                  <m:sty m:val="p"/>
                </m:rPr>
                <m:t>⋅</m:t>
              </m:r>
              <m:limLow>
                <m:e>
                  <m:r>
                    <m:t>x</m:t>
                  </m:r>
                </m:e>
                <m:lim>
                  <m:r>
                    <m:rPr>
                      <m:sty m:val="p"/>
                    </m:rPr>
                    <m:t>∼</m:t>
                  </m:r>
                </m:lim>
              </m:limLow>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limLow>
          <m:e>
            <m:r>
              <m:t>u</m:t>
            </m:r>
          </m:e>
          <m:lim>
            <m:r>
              <m:rPr>
                <m:sty m:val="p"/>
              </m:rPr>
              <m:t>∼</m:t>
            </m:r>
          </m:lim>
        </m:limLow>
        <m:r>
          <m:rPr>
            <m:sty m:val="p"/>
          </m:rPr>
          <m:t>=</m:t>
        </m:r>
        <m:limLow>
          <m:e>
            <m:r>
              <m:t>u</m:t>
            </m:r>
          </m:e>
          <m:lim>
            <m:r>
              <m:rPr>
                <m:sty m:val="p"/>
              </m:rPr>
              <m:t>∼</m:t>
            </m:r>
          </m:lim>
        </m:limLow>
      </m:oMath>
      <w:r>
        <w:t xml:space="preserve">,</w:t>
      </w:r>
      <w:r>
        <w:t xml:space="preserve"> </w:t>
      </w:r>
      <w:r>
        <w:t xml:space="preserve">the theorem gives</w:t>
      </w:r>
      <w:r>
        <w:t xml:space="preserve"> </w:t>
      </w:r>
      <m:oMath>
        <m:limLow>
          <m:e>
            <m:r>
              <m:t>x</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x</m:t>
            </m:r>
          </m:e>
          <m:lim>
            <m:r>
              <m:rPr>
                <m:sty m:val="p"/>
              </m:rPr>
              <m:t>∼</m:t>
            </m:r>
          </m:lim>
        </m:limLow>
        <m:r>
          <m:rPr>
            <m:sty m:val="p"/>
          </m:rPr>
          <m:t>⋅</m:t>
        </m:r>
        <m:limLow>
          <m:e>
            <m:r>
              <m:t>u</m:t>
            </m:r>
          </m:e>
          <m:lim>
            <m:r>
              <m:rPr>
                <m:sty m:val="p"/>
              </m:rPr>
              <m:t>∼</m:t>
            </m:r>
          </m:lim>
        </m:limLow>
        <m:r>
          <m:rPr>
            <m:sty m:val="p"/>
          </m:rPr>
          <m:t>+</m:t>
        </m:r>
        <m:limLow>
          <m:e>
            <m:r>
              <m:t>x</m:t>
            </m:r>
          </m:e>
          <m:lim>
            <m:r>
              <m:rPr>
                <m:sty m:val="p"/>
              </m:rPr>
              <m:t>∼</m:t>
            </m:r>
          </m:lim>
        </m:limLow>
        <m:r>
          <m:rPr>
            <m:sty m:val="p"/>
          </m:rPr>
          <m:t>⋅</m:t>
        </m:r>
        <m:limLow>
          <m:e>
            <m:r>
              <m:t>w</m:t>
            </m:r>
          </m:e>
          <m:lim>
            <m:r>
              <m:rPr>
                <m:sty m:val="p"/>
              </m:rPr>
              <m:t>∼</m:t>
            </m:r>
          </m:lim>
        </m:limLow>
      </m:oMath>
      <w:r>
        <w:t xml:space="preserve">.</w:t>
      </w:r>
      <w:r>
        <w:t xml:space="preserve"> </w:t>
      </w:r>
      <w:r>
        <w:t xml:space="preserve">With</w:t>
      </w:r>
      <w:r>
        <w:t xml:space="preserve"> </w:t>
      </w:r>
      <m:oMath>
        <m:limLow>
          <m:e>
            <m:r>
              <m:t>w</m:t>
            </m:r>
          </m:e>
          <m:lim>
            <m:r>
              <m:rPr>
                <m:sty m:val="p"/>
              </m:rPr>
              <m:t>∼</m:t>
            </m:r>
          </m:lim>
        </m:limLow>
        <m:r>
          <m:rPr>
            <m:sty m:val="p"/>
          </m:rPr>
          <m:t>=</m:t>
        </m:r>
        <m:limLow>
          <m:e>
            <m:r>
              <m:t>u</m:t>
            </m:r>
          </m:e>
          <m:lim>
            <m:r>
              <m:rPr>
                <m:sty m:val="p"/>
              </m:rPr>
              <m:t>∼</m:t>
            </m:r>
          </m:lim>
        </m:limLow>
      </m:oMath>
      <w:r>
        <w:t xml:space="preserve"> </w:t>
      </w:r>
      <w:r>
        <w:t xml:space="preserve">and</w:t>
      </w:r>
      <w:r>
        <w:t xml:space="preserve"> </w:t>
      </w:r>
      <m:oMath>
        <m:r>
          <m:t>b</m:t>
        </m:r>
        <m:r>
          <m:rPr>
            <m:sty m:val="p"/>
          </m:rPr>
          <m:t>=</m:t>
        </m:r>
        <m:r>
          <m:t>0</m:t>
        </m:r>
      </m:oMath>
      <w:r>
        <w:t xml:space="preserve">, and</w:t>
      </w:r>
      <w:r>
        <w:t xml:space="preserve"> </w:t>
      </w:r>
      <m:oMath>
        <m:r>
          <m:t>0</m:t>
        </m:r>
        <m:r>
          <m:t> </m:t>
        </m:r>
        <m:limLow>
          <m:e>
            <m:r>
              <m:t>u</m:t>
            </m:r>
          </m:e>
          <m:lim>
            <m:r>
              <m:rPr>
                <m:sty m:val="p"/>
              </m:rPr>
              <m:t>∼</m:t>
            </m:r>
          </m:lim>
        </m:limLow>
        <m:r>
          <m:rPr>
            <m:sty m:val="p"/>
          </m:rPr>
          <m:t>=</m:t>
        </m:r>
        <m:limLow>
          <m:e>
            <m:r>
              <m:t>0</m:t>
            </m:r>
          </m:e>
          <m:lim>
            <m:r>
              <m:rPr>
                <m:sty m:val="p"/>
              </m:rPr>
              <m:t>∼</m:t>
            </m:r>
          </m:lim>
        </m:limLow>
      </m:oMath>
      <w:r>
        <w:t xml:space="preserve">,</w:t>
      </w:r>
      <w:r>
        <w:t xml:space="preserve"> </w:t>
      </w:r>
      <w:r>
        <w:t xml:space="preserve">it gives</w:t>
      </w:r>
      <w:r>
        <w:t xml:space="preserve"> </w:t>
      </w:r>
      <m:oMath>
        <m:limLow>
          <m:e>
            <m:r>
              <m:t>x</m:t>
            </m:r>
          </m:e>
          <m:lim>
            <m:r>
              <m:rPr>
                <m:sty m:val="p"/>
              </m:rPr>
              <m:t>∼</m:t>
            </m:r>
          </m:lim>
        </m:limLow>
        <m:r>
          <m:rPr>
            <m:sty m:val="p"/>
          </m:rPr>
          <m:t>⋅</m:t>
        </m:r>
        <m:r>
          <m:rPr>
            <m:sty m:val="p"/>
          </m:rPr>
          <m:t>(</m:t>
        </m:r>
        <m:r>
          <m:t>a</m:t>
        </m:r>
        <m:r>
          <m:t> </m:t>
        </m:r>
        <m:limLow>
          <m:e>
            <m:r>
              <m:t>u</m:t>
            </m:r>
          </m:e>
          <m:lim>
            <m:r>
              <m:rPr>
                <m:sty m:val="p"/>
              </m:rPr>
              <m:t>∼</m:t>
            </m:r>
          </m:lim>
        </m:limLow>
        <m:r>
          <m:rPr>
            <m:sty m:val="p"/>
          </m:rPr>
          <m:t>)</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u</m:t>
            </m:r>
          </m:e>
          <m:lim>
            <m:r>
              <m:rPr>
                <m:sty m:val="p"/>
              </m:rPr>
              <m:t>∼</m:t>
            </m:r>
          </m:lim>
        </m:limLow>
        <m:r>
          <m:rPr>
            <m:sty m:val="p"/>
          </m:rPr>
          <m:t>=</m:t>
        </m:r>
        <m:r>
          <m:rPr>
            <m:sty m:val="p"/>
          </m:rPr>
          <m:t>(</m:t>
        </m:r>
        <m:r>
          <m:t>3</m:t>
        </m:r>
        <m:r>
          <m:rPr>
            <m:sty m:val="p"/>
          </m:rPr>
          <m:t>,</m:t>
        </m:r>
        <m:r>
          <m:t>0</m:t>
        </m:r>
        <m:r>
          <m:rPr>
            <m:sty m:val="p"/>
          </m:rPr>
          <m:t>)</m:t>
        </m:r>
      </m:oMath>
      <w:r>
        <w:t xml:space="preserve">,</w:t>
      </w:r>
      <w:r>
        <w:t xml:space="preserve"> </w:t>
      </w:r>
      <m:oMath>
        <m:limLow>
          <m:e>
            <m:r>
              <m:t>w</m:t>
            </m:r>
          </m:e>
          <m:lim>
            <m:r>
              <m:rPr>
                <m:sty m:val="p"/>
              </m:rPr>
              <m:t>∼</m:t>
            </m:r>
          </m:lim>
        </m:limLow>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limLow>
                <m:e>
                  <m:r>
                    <m:t>x</m:t>
                  </m:r>
                </m:e>
                <m:lim>
                  <m:r>
                    <m:rPr>
                      <m:sty m:val="p"/>
                    </m:rPr>
                    <m:t>∼</m:t>
                  </m:r>
                </m:lim>
              </m:limLow>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limLow>
                <m:e>
                  <m:r>
                    <m:t>u</m:t>
                  </m:r>
                </m:e>
                <m:lim>
                  <m:r>
                    <m:rPr>
                      <m:sty m:val="p"/>
                    </m:rPr>
                    <m:t>∼</m:t>
                  </m:r>
                </m:lim>
              </m:limLow>
              <m:r>
                <m:rPr>
                  <m:sty m:val="p"/>
                </m:rPr>
                <m:t>∈</m:t>
              </m:r>
              <m:sSup>
                <m:e>
                  <m:r>
                    <m:rPr>
                      <m:scr m:val="double-struck"/>
                      <m:sty m:val="p"/>
                    </m:rPr>
                    <m:t>R</m:t>
                  </m:r>
                </m:e>
                <m:sup>
                  <m:r>
                    <m:t>p</m:t>
                  </m:r>
                </m:sup>
              </m:sSup>
              <m:r>
                <m:rPr>
                  <m:sty m:val="p"/>
                </m:rPr>
                <m:t>:</m:t>
              </m:r>
              <m:limLow>
                <m:e>
                  <m:r>
                    <m:t>x</m:t>
                  </m:r>
                </m:e>
                <m:lim>
                  <m:r>
                    <m:rPr>
                      <m:sty m:val="p"/>
                    </m:rPr>
                    <m:t>∼</m:t>
                  </m:r>
                </m:lim>
              </m:limLow>
              <m:r>
                <m:rPr>
                  <m:sty m:val="p"/>
                </m:rPr>
                <m:t>⋅</m:t>
              </m:r>
              <m:limLow>
                <m:e>
                  <m:r>
                    <m:t>u</m:t>
                  </m:r>
                </m:e>
                <m:lim>
                  <m:r>
                    <m:rPr>
                      <m:sty m:val="p"/>
                    </m:rPr>
                    <m:t>∼</m:t>
                  </m:r>
                </m:lim>
              </m:limLow>
              <m:r>
                <m:rPr>
                  <m:sty m:val="p"/>
                </m:rPr>
                <m:t>=</m:t>
              </m:r>
              <m:r>
                <m:t>0</m:t>
              </m:r>
              <m:r>
                <m:rPr>
                  <m:nor/>
                  <m:sty m:val="p"/>
                </m:rPr>
                <m:t> for all </m:t>
              </m:r>
              <m:limLow>
                <m:e>
                  <m:r>
                    <m:t>x</m:t>
                  </m:r>
                </m:e>
                <m:lim>
                  <m:r>
                    <m:rPr>
                      <m:sty m:val="p"/>
                    </m:rPr>
                    <m:t>∼</m:t>
                  </m:r>
                </m:lim>
              </m:limLow>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limLow>
          <m:e>
            <m:r>
              <m:t>u</m:t>
            </m:r>
          </m:e>
          <m:lim>
            <m:r>
              <m:rPr>
                <m:sty m:val="p"/>
              </m:rPr>
              <m:t>∼</m:t>
            </m:r>
          </m:lim>
        </m:limLow>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limLow>
                <m:e>
                  <m:r>
                    <m:t>u</m:t>
                  </m:r>
                </m:e>
                <m:lim>
                  <m:r>
                    <m:rPr>
                      <m:sty m:val="p"/>
                    </m:rPr>
                    <m:t>∼</m:t>
                  </m:r>
                </m:lim>
              </m:limLow>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limLow>
              <m:e>
                <m:r>
                  <m:t>0</m:t>
                </m:r>
              </m:e>
              <m:lim>
                <m:r>
                  <m:rPr>
                    <m:sty m:val="p"/>
                  </m:rPr>
                  <m:t>∼</m:t>
                </m:r>
              </m:lim>
            </m:limLow>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limLow>
          <m:e>
            <m:r>
              <m:t>0</m:t>
            </m:r>
          </m:e>
          <m:lim>
            <m:r>
              <m:rPr>
                <m:sty m:val="p"/>
              </m:rPr>
              <m:t>∼</m:t>
            </m:r>
          </m:lim>
        </m:limLow>
        <m:r>
          <m:rPr>
            <m:sty m:val="p"/>
          </m:rPr>
          <m:t>⋅</m:t>
        </m:r>
        <m:limLow>
          <m:e>
            <m:r>
              <m:t>u</m:t>
            </m:r>
          </m:e>
          <m:lim>
            <m:r>
              <m:rPr>
                <m:sty m:val="p"/>
              </m:rPr>
              <m:t>∼</m:t>
            </m:r>
          </m:lim>
        </m:limLow>
        <m:r>
          <m:rPr>
            <m:sty m:val="p"/>
          </m:rPr>
          <m:t>=</m:t>
        </m:r>
        <m:r>
          <m:t>0</m:t>
        </m:r>
      </m:oMath>
      <w:r>
        <w:t xml:space="preserve"> </w:t>
      </w:r>
      <w:r>
        <w:t xml:space="preserve">for every</w:t>
      </w:r>
      <w:r>
        <w:t xml:space="preserve"> </w:t>
      </w:r>
      <m:oMath>
        <m:limLow>
          <m:e>
            <m:r>
              <m:t>u</m:t>
            </m:r>
          </m:e>
          <m:lim>
            <m:r>
              <m:rPr>
                <m:sty m:val="p"/>
              </m:rPr>
              <m:t>∼</m:t>
            </m:r>
          </m:lim>
        </m:limLow>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because a</w:t>
      </w:r>
      <w:r>
        <w:t xml:space="preserve"> </w:t>
      </w:r>
      <m:oMath>
        <m:limLow>
          <m:e>
            <m:r>
              <m:t>u</m:t>
            </m:r>
          </m:e>
          <m:lim>
            <m:r>
              <m:rPr>
                <m:sty m:val="p"/>
              </m:rPr>
              <m:t>∼</m:t>
            </m:r>
          </m:lim>
        </m:limLow>
      </m:oMath>
      <w:r>
        <w:t xml:space="preserve"> </w:t>
      </w:r>
      <w:r>
        <w:t xml:space="preserve">in it is orthogonal to itself,</w:t>
      </w:r>
      <w:r>
        <w:t xml:space="preserve"> </w:t>
      </w:r>
      <w:r>
        <w:t xml:space="preserve">and</w:t>
      </w:r>
    </w:p>
    <w:p>
      <w:pPr>
        <w:pStyle w:val="BodyText"/>
      </w:pPr>
      <m:oMathPara>
        <m:oMathParaPr>
          <m:jc m:val="center"/>
        </m:oMathParaPr>
        <m:oMath>
          <m:eqArr>
            <m:e>
              <m:limLow>
                <m:e>
                  <m:r>
                    <m:t>u</m:t>
                  </m:r>
                </m:e>
                <m:lim>
                  <m:r>
                    <m:rPr>
                      <m:sty m:val="p"/>
                    </m:rPr>
                    <m:t>∼</m:t>
                  </m:r>
                </m:lim>
              </m:limLow>
              <m:r>
                <m:rPr>
                  <m:sty m:val="p"/>
                </m:rPr>
                <m:t>⋅</m:t>
              </m:r>
              <m:limLow>
                <m:e>
                  <m:r>
                    <m:t>u</m:t>
                  </m:r>
                </m:e>
                <m:lim>
                  <m:r>
                    <m:rPr>
                      <m:sty m:val="p"/>
                    </m:rPr>
                    <m:t>∼</m:t>
                  </m:r>
                </m:lim>
              </m:limLow>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limLow>
          <m:e>
            <m:r>
              <m:t>u</m:t>
            </m:r>
          </m:e>
          <m:lim>
            <m:r>
              <m:rPr>
                <m:sty m:val="p"/>
              </m:rPr>
              <m:t>∼</m:t>
            </m:r>
          </m:lim>
        </m:limLow>
        <m:r>
          <m:rPr>
            <m:sty m:val="p"/>
          </m:rPr>
          <m:t>=</m:t>
        </m:r>
        <m:limLow>
          <m:e>
            <m:r>
              <m:t>0</m:t>
            </m:r>
          </m:e>
          <m:lim>
            <m:r>
              <m:rPr>
                <m:sty m:val="p"/>
              </m:rPr>
              <m:t>∼</m:t>
            </m:r>
          </m:lim>
        </m:limLow>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limLow>
                <m:e>
                  <m:r>
                    <m:t>x</m:t>
                  </m:r>
                </m:e>
                <m:lim>
                  <m:r>
                    <m:rPr>
                      <m:sty m:val="p"/>
                    </m:rPr>
                    <m:t>∼</m:t>
                  </m:r>
                </m:lim>
              </m:limLow>
              <m:r>
                <m:rPr>
                  <m:sty m:val="p"/>
                </m:rPr>
                <m:t>⋅</m:t>
              </m:r>
              <m:limLow>
                <m:e>
                  <m:r>
                    <m:t>0</m:t>
                  </m:r>
                </m:e>
                <m:lim>
                  <m:r>
                    <m:rPr>
                      <m:sty m:val="p"/>
                    </m:rPr>
                    <m:t>∼</m:t>
                  </m:r>
                </m:lim>
              </m:limLow>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limLow>
          <m:e>
            <m:r>
              <m:t>x</m:t>
            </m:r>
          </m:e>
          <m:lim>
            <m:r>
              <m:rPr>
                <m:sty m:val="p"/>
              </m:rPr>
              <m:t>∼</m:t>
            </m:r>
          </m:lim>
        </m:limLow>
      </m:oMath>
      <w:r>
        <w:t xml:space="preserve">,</w:t>
      </w:r>
      <w:r>
        <w:t xml:space="preserve"> </w:t>
      </w:r>
      <w:r>
        <w:t xml:space="preserve">so</w:t>
      </w:r>
      <w:r>
        <w:t xml:space="preserve"> </w:t>
      </w:r>
      <m:oMath>
        <m:limLow>
          <m:e>
            <m:r>
              <m:t>0</m:t>
            </m:r>
          </m:e>
          <m:lim>
            <m:r>
              <m:rPr>
                <m:sty m:val="p"/>
              </m:rPr>
              <m:t>∼</m:t>
            </m:r>
          </m:lim>
        </m:limLow>
        <m:r>
          <m:rPr>
            <m:sty m:val="p"/>
          </m:rPr>
          <m:t>∈</m:t>
        </m:r>
        <m:sSup>
          <m:e>
            <m:r>
              <m:rPr>
                <m:scr m:val="script"/>
                <m:sty m:val="p"/>
              </m:rPr>
              <m:t>X</m:t>
            </m:r>
          </m:e>
          <m:sup>
            <m:r>
              <m:rPr>
                <m:sty m:val="p"/>
              </m:rPr>
              <m:t>⟂</m:t>
            </m:r>
          </m:sup>
        </m:sSup>
      </m:oMath>
      <w:r>
        <w:t xml:space="preserve">.</w:t>
      </w:r>
      <w:r>
        <w:t xml:space="preserve"> </w:t>
      </w:r>
      <w:r>
        <w:t xml:space="preserve">Let</w:t>
      </w:r>
      <w:r>
        <w:t xml:space="preserve"> </w:t>
      </w:r>
      <m:oMath>
        <m:limLow>
          <m:e>
            <m:r>
              <m:t>u</m:t>
            </m:r>
          </m:e>
          <m:lim>
            <m:r>
              <m:rPr>
                <m:sty m:val="p"/>
              </m:rPr>
              <m:t>∼</m:t>
            </m:r>
          </m:lim>
        </m:limLow>
        <m:r>
          <m:rPr>
            <m:sty m:val="p"/>
          </m:rPr>
          <m:t>,</m:t>
        </m:r>
        <m:limLow>
          <m:e>
            <m:r>
              <m:t>w</m:t>
            </m:r>
          </m:e>
          <m:lim>
            <m:r>
              <m:rPr>
                <m:sty m:val="p"/>
              </m:rPr>
              <m:t>∼</m:t>
            </m:r>
          </m:lim>
        </m:limLow>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limLow>
          <m:e>
            <m:r>
              <m:t>x</m:t>
            </m:r>
          </m:e>
          <m:lim>
            <m:r>
              <m:rPr>
                <m:sty m:val="p"/>
              </m:rPr>
              <m:t>∼</m:t>
            </m:r>
          </m:lim>
        </m:limLow>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limLow>
                <m:e>
                  <m:r>
                    <m:t>x</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t>&amp;</m:t>
              </m:r>
              <m:r>
                <m:rPr>
                  <m:sty m:val="p"/>
                </m:rPr>
                <m:t>=</m:t>
              </m:r>
              <m:limLow>
                <m:e>
                  <m:r>
                    <m:t>x</m:t>
                  </m:r>
                </m:e>
                <m:lim>
                  <m:r>
                    <m:rPr>
                      <m:sty m:val="p"/>
                    </m:rPr>
                    <m:t>∼</m:t>
                  </m:r>
                </m:lim>
              </m:limLow>
              <m:r>
                <m:rPr>
                  <m:sty m:val="p"/>
                </m:rPr>
                <m:t>⋅</m:t>
              </m:r>
              <m:limLow>
                <m:e>
                  <m:r>
                    <m:t>u</m:t>
                  </m:r>
                </m:e>
                <m:lim>
                  <m:r>
                    <m:rPr>
                      <m:sty m:val="p"/>
                    </m:rPr>
                    <m:t>∼</m:t>
                  </m:r>
                </m:lim>
              </m:limLow>
              <m:r>
                <m:rPr>
                  <m:sty m:val="p"/>
                </m:rPr>
                <m:t>+</m:t>
              </m:r>
              <m:limLow>
                <m:e>
                  <m:r>
                    <m:t>x</m:t>
                  </m:r>
                </m:e>
                <m:lim>
                  <m:r>
                    <m:rPr>
                      <m:sty m:val="p"/>
                    </m:rPr>
                    <m:t>∼</m:t>
                  </m:r>
                </m:lim>
              </m:limLow>
              <m:r>
                <m:rPr>
                  <m:sty m:val="p"/>
                </m:rPr>
                <m:t>⋅</m:t>
              </m:r>
              <m:limLow>
                <m:e>
                  <m:r>
                    <m:t>w</m:t>
                  </m:r>
                </m:e>
                <m:lim>
                  <m:r>
                    <m:rPr>
                      <m:sty m:val="p"/>
                    </m:rPr>
                    <m:t>∼</m:t>
                  </m:r>
                </m:lim>
              </m:limLow>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limLow>
                <m:e>
                  <m:r>
                    <m:t>u</m:t>
                  </m:r>
                </m:e>
                <m:lim>
                  <m:r>
                    <m:rPr>
                      <m:sty m:val="p"/>
                    </m:rPr>
                    <m:t>∼</m:t>
                  </m:r>
                </m:lim>
              </m:limLow>
              <m:r>
                <m:rPr>
                  <m:sty m:val="p"/>
                </m:rPr>
                <m:t>,</m:t>
              </m:r>
              <m:limLow>
                <m:e>
                  <m:r>
                    <m:t>w</m:t>
                  </m:r>
                </m:e>
                <m:lim>
                  <m:r>
                    <m:rPr>
                      <m:sty m:val="p"/>
                    </m:rPr>
                    <m:t>∼</m:t>
                  </m:r>
                </m:lim>
              </m:limLow>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limLow>
                <m:e>
                  <m:r>
                    <m:t>x</m:t>
                  </m:r>
                </m:e>
                <m:lim>
                  <m:r>
                    <m:rPr>
                      <m:sty m:val="p"/>
                    </m:rPr>
                    <m:t>∼</m:t>
                  </m:r>
                </m:lim>
              </m:limLow>
              <m:r>
                <m:rPr>
                  <m:sty m:val="p"/>
                </m:rPr>
                <m:t>⋅</m:t>
              </m:r>
              <m:r>
                <m:rPr>
                  <m:sty m:val="p"/>
                </m:rPr>
                <m:t>(</m:t>
              </m:r>
              <m:r>
                <m:t>c</m:t>
              </m:r>
              <m:r>
                <m:t> </m:t>
              </m:r>
              <m:limLow>
                <m:e>
                  <m:r>
                    <m:t>u</m:t>
                  </m:r>
                </m:e>
                <m:lim>
                  <m:r>
                    <m:rPr>
                      <m:sty m:val="p"/>
                    </m:rPr>
                    <m:t>∼</m:t>
                  </m:r>
                </m:lim>
              </m:limLow>
              <m:r>
                <m:rPr>
                  <m:sty m:val="p"/>
                </m:rPr>
                <m:t>)</m:t>
              </m:r>
              <m:r>
                <m:t>&amp;</m:t>
              </m:r>
              <m:r>
                <m:rPr>
                  <m:sty m:val="p"/>
                </m:rPr>
                <m:t>=</m:t>
              </m:r>
              <m:r>
                <m:t>c</m:t>
              </m:r>
              <m:r>
                <m:t> </m:t>
              </m:r>
              <m:r>
                <m:rPr>
                  <m:sty m:val="p"/>
                </m:rPr>
                <m:t>(</m:t>
              </m:r>
              <m:limLow>
                <m:e>
                  <m:r>
                    <m:t>x</m:t>
                  </m:r>
                </m:e>
                <m:lim>
                  <m:r>
                    <m:rPr>
                      <m:sty m:val="p"/>
                    </m:rPr>
                    <m:t>∼</m:t>
                  </m:r>
                </m:lim>
              </m:limLow>
              <m:r>
                <m:rPr>
                  <m:sty m:val="p"/>
                </m:rPr>
                <m:t>⋅</m:t>
              </m:r>
              <m:limLow>
                <m:e>
                  <m:r>
                    <m:t>u</m:t>
                  </m:r>
                </m:e>
                <m:lim>
                  <m:r>
                    <m:rPr>
                      <m:sty m:val="p"/>
                    </m:rPr>
                    <m:t>∼</m:t>
                  </m:r>
                </m:lim>
              </m:limLow>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limLow>
                <m:e>
                  <m:r>
                    <m:t>u</m:t>
                  </m:r>
                </m:e>
                <m:lim>
                  <m:r>
                    <m:rPr>
                      <m:sty m:val="p"/>
                    </m:rPr>
                    <m:t>∼</m:t>
                  </m:r>
                </m:lim>
              </m:limLow>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limLow>
          <m:e>
            <m:r>
              <m:t>x</m:t>
            </m:r>
          </m:e>
          <m:lim>
            <m:r>
              <m:rPr>
                <m:sty m:val="p"/>
              </m:rPr>
              <m:t>∼</m:t>
            </m:r>
          </m:lim>
        </m:limLow>
        <m:r>
          <m:rPr>
            <m:sty m:val="p"/>
          </m:rPr>
          <m:t>∈</m:t>
        </m:r>
        <m:r>
          <m:rPr>
            <m:scr m:val="script"/>
            <m:sty m:val="p"/>
          </m:rPr>
          <m:t>X</m:t>
        </m:r>
      </m:oMath>
      <w:r>
        <w:t xml:space="preserve">,</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limLow>
                    <m:e>
                      <m:r>
                        <m:t>u</m:t>
                      </m:r>
                    </m:e>
                    <m:lim>
                      <m:r>
                        <m:rPr>
                          <m:sty m:val="p"/>
                        </m:rPr>
                        <m:t>∼</m:t>
                      </m:r>
                    </m:lim>
                  </m:limLow>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limLow>
                <m:e>
                  <m:r>
                    <m:t>u</m:t>
                  </m:r>
                </m:e>
                <m:lim>
                  <m:r>
                    <m:rPr>
                      <m:sty m:val="p"/>
                    </m:rPr>
                    <m:t>∼</m:t>
                  </m:r>
                </m:lim>
              </m:limLow>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limLow>
              <m:e>
                <m:r>
                  <m:t>a</m:t>
                </m:r>
              </m:e>
              <m:lim>
                <m:r>
                  <m:rPr>
                    <m:sty m:val="p"/>
                  </m:rPr>
                  <m:t>∼</m:t>
                </m:r>
              </m:lim>
            </m:limLow>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limLow>
          <m:e>
            <m:r>
              <m:t>x</m:t>
            </m:r>
          </m:e>
          <m:lim>
            <m:r>
              <m:rPr>
                <m:sty m:val="p"/>
              </m:rPr>
              <m:t>∼</m:t>
            </m:r>
          </m:lim>
        </m:limLow>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limLow>
          <m:e>
            <m:r>
              <m:t>x</m:t>
            </m:r>
          </m:e>
          <m:lim>
            <m:r>
              <m:rPr>
                <m:sty m:val="p"/>
              </m:rPr>
              <m:t>∼</m:t>
            </m:r>
          </m:lim>
        </m:limLow>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limLow>
                <m:e>
                  <m:r>
                    <m:t>x</m:t>
                  </m:r>
                </m:e>
                <m:lim>
                  <m:r>
                    <m:rPr>
                      <m:sty m:val="p"/>
                    </m:rPr>
                    <m:t>∼</m:t>
                  </m:r>
                </m:lim>
              </m:limLow>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limLow>
                    <m:e>
                      <m:r>
                        <m:t>a</m:t>
                      </m:r>
                    </m:e>
                    <m:lim>
                      <m:r>
                        <m:rPr>
                          <m:sty m:val="p"/>
                        </m:rPr>
                        <m:t>∼</m:t>
                      </m:r>
                    </m:lim>
                  </m:limLow>
                </m:e>
                <m:sub>
                  <m:r>
                    <m:t>j</m:t>
                  </m:r>
                </m:sub>
              </m:sSub>
              <m:r>
                <m:rPr>
                  <m:sty m:val="p"/>
                </m:rPr>
                <m:t>⋅</m:t>
              </m:r>
              <m:limLow>
                <m:e>
                  <m:r>
                    <m:t>x</m:t>
                  </m:r>
                </m:e>
                <m:lim>
                  <m:r>
                    <m:rPr>
                      <m:sty m:val="p"/>
                    </m:rPr>
                    <m:t>∼</m:t>
                  </m:r>
                </m:lim>
              </m:limLow>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limLow>
          <m:e>
            <m:r>
              <m:t>x</m:t>
            </m:r>
          </m:e>
          <m:lim>
            <m:r>
              <m:rPr>
                <m:sty m:val="p"/>
              </m:rPr>
              <m:t>∼</m:t>
            </m:r>
          </m:lim>
        </m:limLow>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limLow>
              <m:e>
                <m:r>
                  <m:t>a</m:t>
                </m:r>
              </m:e>
              <m:lim>
                <m:r>
                  <m:rPr>
                    <m:sty m:val="p"/>
                  </m:rPr>
                  <m:t>∼</m:t>
                </m:r>
              </m:lim>
            </m:limLow>
          </m:e>
          <m:sub>
            <m:r>
              <m:t>j</m:t>
            </m:r>
          </m:sub>
        </m:sSub>
        <m:r>
          <m:rPr>
            <m:sty m:val="p"/>
          </m:rPr>
          <m:t>⋅</m:t>
        </m:r>
        <m:limLow>
          <m:e>
            <m:r>
              <m:t>x</m:t>
            </m:r>
          </m:e>
          <m:lim>
            <m:r>
              <m:rPr>
                <m:sty m:val="p"/>
              </m:rPr>
              <m:t>∼</m:t>
            </m:r>
          </m:lim>
        </m:limLow>
        <m:r>
          <m:rPr>
            <m:sty m:val="p"/>
          </m:rPr>
          <m:t>=</m:t>
        </m:r>
        <m:r>
          <m:t>0</m:t>
        </m:r>
      </m:oMath>
      <w:r>
        <w:t xml:space="preserve"> </w:t>
      </w:r>
      <w:r>
        <w:t xml:space="preserve">for every column</w:t>
      </w:r>
      <w:r>
        <w:t xml:space="preserve"> </w:t>
      </w:r>
      <m:oMath>
        <m:sSub>
          <m:e>
            <m:limLow>
              <m:e>
                <m:r>
                  <m:t>a</m:t>
                </m:r>
              </m:e>
              <m:lim>
                <m:r>
                  <m:rPr>
                    <m:sty m:val="p"/>
                  </m:rPr>
                  <m:t>∼</m:t>
                </m:r>
              </m:lim>
            </m:limLow>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limLow>
              <m:e>
                <m:r>
                  <m:t>a</m:t>
                </m:r>
              </m:e>
              <m:lim>
                <m:r>
                  <m:rPr>
                    <m:sty m:val="p"/>
                  </m:rPr>
                  <m:t>∼</m:t>
                </m:r>
              </m:lim>
            </m:limLow>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limLow>
              <m:e>
                <m:r>
                  <m:t>a</m:t>
                </m:r>
              </m:e>
              <m:lim>
                <m:r>
                  <m:rPr>
                    <m:sty m:val="p"/>
                  </m:rPr>
                  <m:t>∼</m:t>
                </m:r>
              </m:lim>
            </m:limLow>
          </m:e>
          <m:sub>
            <m:r>
              <m:t>j</m:t>
            </m:r>
          </m:sub>
        </m:sSub>
        <m:r>
          <m:rPr>
            <m:sty m:val="p"/>
          </m:rPr>
          <m:t>⋅</m:t>
        </m:r>
        <m:limLow>
          <m:e>
            <m:r>
              <m:t>x</m:t>
            </m:r>
          </m:e>
          <m:lim>
            <m:r>
              <m:rPr>
                <m:sty m:val="p"/>
              </m:rPr>
              <m:t>∼</m:t>
            </m:r>
          </m:lim>
        </m:limLow>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limLow>
          <m:e>
            <m:r>
              <m:t>y</m:t>
            </m:r>
          </m:e>
          <m:lim>
            <m:r>
              <m:rPr>
                <m:sty m:val="p"/>
              </m:rPr>
              <m:t>∼</m:t>
            </m:r>
          </m:lim>
        </m:limLow>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limLow>
          <m:e>
            <m:r>
              <m:t>y</m:t>
            </m:r>
          </m:e>
          <m:lim>
            <m:r>
              <m:rPr>
                <m:sty m:val="p"/>
              </m:rPr>
              <m:t>∼</m:t>
            </m:r>
          </m:lim>
        </m:limLow>
        <m:r>
          <m:rPr>
            <m:sty m:val="p"/>
          </m:rPr>
          <m:t>=</m:t>
        </m:r>
        <m:r>
          <m:rPr>
            <m:sty m:val="bi"/>
          </m:rPr>
          <m:t>A</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limLow>
                <m:e>
                  <m:r>
                    <m:t>y</m:t>
                  </m:r>
                </m:e>
                <m:lim>
                  <m:r>
                    <m:rPr>
                      <m:sty m:val="p"/>
                    </m:rPr>
                    <m:t>∼</m:t>
                  </m:r>
                </m:lim>
              </m:limLow>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limLow>
                <m:e>
                  <m:r>
                    <m:t>z</m:t>
                  </m:r>
                </m:e>
                <m:lim>
                  <m:r>
                    <m:rPr>
                      <m:sty m:val="p"/>
                    </m:rPr>
                    <m:t>∼</m:t>
                  </m:r>
                </m:lim>
              </m:limLow>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limLow>
                    <m:e>
                      <m:r>
                        <m:t>a</m:t>
                      </m:r>
                    </m:e>
                    <m:lim>
                      <m:r>
                        <m:rPr>
                          <m:sty m:val="p"/>
                        </m:rPr>
                        <m:t>∼</m:t>
                      </m:r>
                    </m:lim>
                  </m:limLow>
                </m:e>
                <m:sub>
                  <m:r>
                    <m:t>j</m:t>
                  </m:r>
                </m:sub>
              </m:sSub>
              <m:r>
                <m:rPr>
                  <m:sty m:val="p"/>
                </m:rPr>
                <m:t>⋅</m:t>
              </m:r>
              <m:limLow>
                <m:e>
                  <m:r>
                    <m:t>x</m:t>
                  </m:r>
                </m:e>
                <m:lim>
                  <m:r>
                    <m:rPr>
                      <m:sty m:val="p"/>
                    </m:rPr>
                    <m:t>∼</m:t>
                  </m:r>
                </m:lim>
              </m:limLow>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limLow>
                    <m:e>
                      <m:r>
                        <m:t>a</m:t>
                      </m:r>
                    </m:e>
                    <m:lim>
                      <m:r>
                        <m:rPr>
                          <m:sty m:val="p"/>
                        </m:rPr>
                        <m:t>∼</m:t>
                      </m:r>
                    </m:lim>
                  </m:limLow>
                </m:e>
                <m:sub>
                  <m:r>
                    <m:t>j</m:t>
                  </m:r>
                </m:sub>
              </m:sSub>
              <m:r>
                <m:rPr>
                  <m:sty m:val="p"/>
                </m:rPr>
                <m:t>⋅</m:t>
              </m:r>
              <m:limLow>
                <m:e>
                  <m:r>
                    <m:t>x</m:t>
                  </m:r>
                </m:e>
                <m:lim>
                  <m:r>
                    <m:rPr>
                      <m:sty m:val="p"/>
                    </m:rPr>
                    <m:t>∼</m:t>
                  </m:r>
                </m:lim>
              </m:limLow>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limLow>
          <m:e>
            <m:r>
              <m:t>x</m:t>
            </m:r>
          </m:e>
          <m:lim>
            <m:r>
              <m:rPr>
                <m:sty m:val="p"/>
              </m:rPr>
              <m:t>∼</m:t>
            </m:r>
          </m:lim>
        </m:limLow>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limLow>
              <m:e>
                <m:r>
                  <m:t>0</m:t>
                </m:r>
              </m:e>
              <m:lim>
                <m:r>
                  <m:rPr>
                    <m:sty m:val="p"/>
                  </m:rPr>
                  <m:t>∼</m:t>
                </m:r>
              </m:lim>
            </m:limLow>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 </w:t>
      </w:r>
      <w:r>
        <w:t xml:space="preserve">can be written as</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with</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limLow>
          <m:e>
            <m:r>
              <m:t>0</m:t>
            </m:r>
          </m:e>
          <m:lim>
            <m:r>
              <m:rPr>
                <m:sty m:val="p"/>
              </m:rPr>
              <m:t>∼</m:t>
            </m:r>
          </m:lim>
        </m:limLow>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limLow>
          <m:e>
            <m:r>
              <m:t>x</m:t>
            </m:r>
          </m:e>
          <m:lim>
            <m:r>
              <m:rPr>
                <m:sty m:val="p"/>
              </m:rPr>
              <m:t>∼</m:t>
            </m:r>
          </m:lim>
        </m:limLow>
      </m:oMath>
      <w:r>
        <w:t xml:space="preserve"> </w:t>
      </w:r>
      <w:r>
        <w:t xml:space="preserve">is in both,</w:t>
      </w:r>
      <w:r>
        <w:t xml:space="preserve"> </w:t>
      </w:r>
      <w:r>
        <w:t xml:space="preserve">then</w:t>
      </w:r>
      <w:r>
        <w:t xml:space="preserve"> </w:t>
      </w:r>
      <m:oMath>
        <m:limLow>
          <m:e>
            <m:r>
              <m:t>x</m:t>
            </m:r>
          </m:e>
          <m:lim>
            <m:r>
              <m:rPr>
                <m:sty m:val="p"/>
              </m:rPr>
              <m:t>∼</m:t>
            </m:r>
          </m:lim>
        </m:limLow>
      </m:oMath>
      <w:r>
        <w:t xml:space="preserve"> </w:t>
      </w:r>
      <w:r>
        <w:t xml:space="preserve">is orthogonal to every vector of</w:t>
      </w:r>
      <w:r>
        <w:t xml:space="preserve"> </w:t>
      </w:r>
      <m:oMath>
        <m:r>
          <m:rPr>
            <m:scr m:val="script"/>
            <m:sty m:val="p"/>
          </m:rPr>
          <m:t>S</m:t>
        </m:r>
      </m:oMath>
      <w:r>
        <w:t xml:space="preserve">,</w:t>
      </w:r>
      <w:r>
        <w:t xml:space="preserve"> </w:t>
      </w:r>
      <m:oMath>
        <m:limLow>
          <m:e>
            <m:r>
              <m:t>x</m:t>
            </m:r>
          </m:e>
          <m:lim>
            <m:r>
              <m:rPr>
                <m:sty m:val="p"/>
              </m:rPr>
              <m:t>∼</m:t>
            </m:r>
          </m:lim>
        </m:limLow>
      </m:oMath>
      <w:r>
        <w:t xml:space="preserve"> </w:t>
      </w:r>
      <w:r>
        <w:t xml:space="preserve">itself included,</w:t>
      </w:r>
      <w:r>
        <w:t xml:space="preserve"> </w:t>
      </w:r>
      <w:r>
        <w:t xml:space="preserve">so</w:t>
      </w:r>
    </w:p>
    <w:p>
      <w:pPr>
        <w:pStyle w:val="BodyText"/>
      </w:pPr>
      <m:oMathPara>
        <m:oMathParaPr>
          <m:jc m:val="center"/>
        </m:oMathParaPr>
        <m:oMath>
          <m:eqArr>
            <m:e>
              <m:limLow>
                <m:e>
                  <m:r>
                    <m:t>x</m:t>
                  </m:r>
                </m:e>
                <m:lim>
                  <m:r>
                    <m:rPr>
                      <m:sty m:val="p"/>
                    </m:rPr>
                    <m:t>∼</m:t>
                  </m:r>
                </m:lim>
              </m:limLow>
              <m:r>
                <m:rPr>
                  <m:sty m:val="p"/>
                </m:rPr>
                <m:t>⋅</m:t>
              </m:r>
              <m:limLow>
                <m:e>
                  <m:r>
                    <m:t>x</m:t>
                  </m:r>
                </m:e>
                <m:lim>
                  <m:r>
                    <m:rPr>
                      <m:sty m:val="p"/>
                    </m:rPr>
                    <m:t>∼</m:t>
                  </m:r>
                </m:lim>
              </m:limLow>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limLow>
          <m:e>
            <m:r>
              <m:t>u</m:t>
            </m:r>
          </m:e>
          <m:lim>
            <m:r>
              <m:rPr>
                <m:sty m:val="p"/>
              </m:rPr>
              <m:t>∼</m:t>
            </m:r>
          </m:lim>
        </m:limLow>
      </m:oMath>
      <w:r>
        <w:t xml:space="preserve"> </w:t>
      </w:r>
      <w:r>
        <w:t xml:space="preserve">satisfies</w:t>
      </w:r>
      <w:r>
        <w:t xml:space="preserve"> </w:t>
      </w:r>
      <m:oMath>
        <m:limLow>
          <m:e>
            <m:r>
              <m:t>0</m:t>
            </m:r>
          </m:e>
          <m:lim>
            <m:r>
              <m:rPr>
                <m:sty m:val="p"/>
              </m:rPr>
              <m:t>∼</m:t>
            </m:r>
          </m:lim>
        </m:limLow>
        <m:r>
          <m:rPr>
            <m:sty m:val="p"/>
          </m:rPr>
          <m:t>⋅</m:t>
        </m:r>
        <m:limLow>
          <m:e>
            <m:r>
              <m:t>u</m:t>
            </m:r>
          </m:e>
          <m:lim>
            <m:r>
              <m:rPr>
                <m:sty m:val="p"/>
              </m:rPr>
              <m:t>∼</m:t>
            </m:r>
          </m:lim>
        </m:limLow>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limLow>
          <m:e>
            <m:r>
              <m:t>u</m:t>
            </m:r>
          </m:e>
          <m:lim>
            <m:r>
              <m:rPr>
                <m:sty m:val="p"/>
              </m:rPr>
              <m:t>∼</m:t>
            </m:r>
          </m:lim>
        </m:limLow>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limLow>
          <m:e>
            <m:r>
              <m:t>u</m:t>
            </m:r>
          </m:e>
          <m:lim>
            <m:r>
              <m:rPr>
                <m:sty m:val="p"/>
              </m:rPr>
              <m:t>∼</m:t>
            </m:r>
          </m:lim>
        </m:limLow>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limLow>
                <m:e>
                  <m:r>
                    <m:t>u</m:t>
                  </m:r>
                </m:e>
                <m:lim>
                  <m:r>
                    <m:rPr>
                      <m:sty m:val="p"/>
                    </m:rPr>
                    <m:t>∼</m:t>
                  </m:r>
                </m:lim>
              </m:limLow>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limLow>
          <m:e>
            <m:r>
              <m:t>u</m:t>
            </m:r>
          </m:e>
          <m:lim>
            <m:r>
              <m:rPr>
                <m:sty m:val="p"/>
              </m:rPr>
              <m:t>∼</m:t>
            </m:r>
          </m:lim>
        </m:limLow>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limLow>
                <m:e>
                  <m:r>
                    <m:t>v</m:t>
                  </m:r>
                </m:e>
                <m:lim>
                  <m:r>
                    <m:rPr>
                      <m:sty m:val="p"/>
                    </m:rPr>
                    <m:t>∼</m:t>
                  </m:r>
                </m:lim>
              </m:limLow>
              <m:r>
                <m:t>&amp;</m:t>
              </m:r>
              <m:r>
                <m:rPr>
                  <m:sty m:val="p"/>
                </m:rPr>
                <m:t>=</m:t>
              </m:r>
              <m:limLow>
                <m:e>
                  <m:r>
                    <m:t>y</m:t>
                  </m:r>
                </m:e>
                <m:lim>
                  <m:r>
                    <m:rPr>
                      <m:sty m:val="p"/>
                    </m:rPr>
                    <m:t>∼</m:t>
                  </m:r>
                </m:lim>
              </m:limLow>
              <m:r>
                <m:rPr>
                  <m:sty m:val="p"/>
                </m:rPr>
                <m:t>−</m:t>
              </m:r>
              <m:limLow>
                <m:e>
                  <m:r>
                    <m:t>u</m:t>
                  </m:r>
                </m:e>
                <m:lim>
                  <m:r>
                    <m:rPr>
                      <m:sty m:val="p"/>
                    </m:rPr>
                    <m:t>∼</m:t>
                  </m:r>
                </m:lim>
              </m:limLow>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limLow>
          <m:e>
            <m:r>
              <m:t>u</m:t>
            </m:r>
          </m:e>
          <m:lim>
            <m:r>
              <m:rPr>
                <m:sty m:val="p"/>
              </m:rPr>
              <m:t>∼</m:t>
            </m:r>
          </m:lim>
        </m:limLow>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limLow>
          <m:e>
            <m:r>
              <m:t>u</m:t>
            </m:r>
          </m:e>
          <m:lim>
            <m:r>
              <m:rPr>
                <m:sty m:val="p"/>
              </m:rPr>
              <m:t>∼</m:t>
            </m:r>
          </m:lim>
        </m:limLow>
        <m:r>
          <m:rPr>
            <m:sty m:val="p"/>
          </m:rPr>
          <m:t>+</m:t>
        </m:r>
        <m:limLow>
          <m:e>
            <m:r>
              <m:t>v</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limLow>
          <m:e>
            <m:r>
              <m:t>s</m:t>
            </m:r>
          </m:e>
          <m:lim>
            <m:r>
              <m:rPr>
                <m:sty m:val="p"/>
              </m:rPr>
              <m:t>∼</m:t>
            </m:r>
          </m:lim>
        </m:limLow>
        <m:r>
          <m:rPr>
            <m:sty m:val="p"/>
          </m:rPr>
          <m:t>∈</m:t>
        </m:r>
        <m:r>
          <m:rPr>
            <m:scr m:val="script"/>
            <m:sty m:val="p"/>
          </m:rPr>
          <m:t>S</m:t>
        </m:r>
      </m:oMath>
      <w:r>
        <w:t xml:space="preserve"> </w:t>
      </w:r>
      <w:r>
        <w:t xml:space="preserve">and any</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limLow>
          <m:e>
            <m:r>
              <m:t>s</m:t>
            </m:r>
          </m:e>
          <m:lim>
            <m:r>
              <m:rPr>
                <m:sty m:val="p"/>
              </m:rPr>
              <m:t>∼</m:t>
            </m:r>
          </m:lim>
        </m:limLow>
        <m:r>
          <m:rPr>
            <m:sty m:val="p"/>
          </m:rPr>
          <m:t>⋅</m:t>
        </m:r>
        <m:limLow>
          <m:e>
            <m:r>
              <m:t>v</m:t>
            </m:r>
          </m:e>
          <m:lim>
            <m:r>
              <m:rPr>
                <m:sty m:val="p"/>
              </m:rPr>
              <m:t>∼</m:t>
            </m:r>
          </m:lim>
        </m:limLow>
        <m:r>
          <m:rPr>
            <m:sty m:val="p"/>
          </m:rPr>
          <m:t>=</m:t>
        </m:r>
        <m:r>
          <m:t>0</m:t>
        </m:r>
      </m:oMath>
      <w:r>
        <w:t xml:space="preserve">,</w:t>
      </w:r>
      <w:r>
        <w:t xml:space="preserve"> </w:t>
      </w:r>
      <w:r>
        <w:t xml:space="preserve">so</w:t>
      </w:r>
      <w:r>
        <w:t xml:space="preserve"> </w:t>
      </w:r>
      <m:oMath>
        <m:limLow>
          <m:e>
            <m:r>
              <m:t>v</m:t>
            </m:r>
          </m:e>
          <m:lim>
            <m:r>
              <m:rPr>
                <m:sty m:val="p"/>
              </m:rPr>
              <m:t>∼</m:t>
            </m:r>
          </m:lim>
        </m:limLow>
        <m:r>
          <m:rPr>
            <m:sty m:val="p"/>
          </m:rPr>
          <m:t>⋅</m:t>
        </m:r>
        <m:limLow>
          <m:e>
            <m:r>
              <m:t>s</m:t>
            </m:r>
          </m:e>
          <m:lim>
            <m:r>
              <m:rPr>
                <m:sty m:val="p"/>
              </m:rPr>
              <m:t>∼</m:t>
            </m:r>
          </m:lim>
        </m:limLow>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limLow>
          <m:e>
            <m:r>
              <m:t>s</m:t>
            </m:r>
          </m:e>
          <m:lim>
            <m:r>
              <m:rPr>
                <m:sty m:val="p"/>
              </m:rPr>
              <m:t>∼</m:t>
            </m:r>
          </m:lim>
        </m:limLow>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limLow>
          <m:e>
            <m:r>
              <m:t>s</m:t>
            </m:r>
          </m:e>
          <m:lim>
            <m:r>
              <m:rPr>
                <m:sty m:val="p"/>
              </m:rPr>
              <m:t>∼</m:t>
            </m:r>
          </m:lim>
        </m:limLow>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limLow>
          <m:e>
            <m:r>
              <m:t>w</m:t>
            </m:r>
          </m:e>
          <m:lim>
            <m:r>
              <m:rPr>
                <m:sty m:val="p"/>
              </m:rPr>
              <m:t>∼</m:t>
            </m:r>
          </m:lim>
        </m:limLow>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limLow>
          <m:e>
            <m:r>
              <m:t>w</m:t>
            </m:r>
          </m:e>
          <m:lim>
            <m:r>
              <m:rPr>
                <m:sty m:val="p"/>
              </m:rPr>
              <m:t>∼</m:t>
            </m:r>
          </m:lim>
        </m:limLow>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limLow>
          <m:e>
            <m:r>
              <m:t>y</m:t>
            </m:r>
          </m:e>
          <m:lim>
            <m:r>
              <m:rPr>
                <m:sty m:val="p"/>
              </m:rPr>
              <m:t>∼</m:t>
            </m:r>
          </m:lim>
        </m:limLow>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limLow>
          <m:e>
            <m:r>
              <m:t>y</m:t>
            </m:r>
          </m:e>
          <m:lim>
            <m:r>
              <m:rPr>
                <m:sty m:val="p"/>
              </m:rPr>
              <m:t>∼</m:t>
            </m:r>
          </m:lim>
        </m:limLow>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limLow>
              <m:e>
                <m:r>
                  <m:t>0</m:t>
                </m:r>
              </m:e>
              <m:lim>
                <m:r>
                  <m:rPr>
                    <m:sty m:val="p"/>
                  </m:rPr>
                  <m:t>∼</m:t>
                </m:r>
              </m:lim>
            </m:limLow>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a real number</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w:t>
      </w:r>
      <w:r>
        <w:t xml:space="preserve"> </w:t>
      </w:r>
      <w:r>
        <w:t xml:space="preserve">and that has the following four properties</w:t>
      </w:r>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r>
          <m:t>​</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r>
          <m:t>​</m:t>
        </m:r>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r>
          <m:t>​</m:t>
        </m:r>
      </m:oMath>
      <w:r>
        <w:t xml:space="preserve">;</w:t>
      </w:r>
    </w:p>
    <w:p>
      <w:pPr>
        <w:pStyle w:val="Compact"/>
        <w:numPr>
          <w:ilvl w:val="0"/>
          <w:numId w:val="1048"/>
        </w:numPr>
      </w:pPr>
      <w:r>
        <w:rPr>
          <w:b/>
          <w:bCs/>
        </w:rPr>
        <w:t xml:space="preserve">symmetry</w:t>
      </w:r>
      <w:r>
        <w:t xml:space="preserve">:</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y</m:t>
                </m:r>
              </m:e>
              <m:lim>
                <m:r>
                  <m:rPr>
                    <m:sty m:val="p"/>
                  </m:rPr>
                  <m:t>∼</m:t>
                </m:r>
              </m:lim>
            </m:limLow>
            <m:r>
              <m:rPr>
                <m:sty m:val="p"/>
              </m:rPr>
              <m:t>,</m:t>
            </m:r>
            <m:limLow>
              <m:e>
                <m:r>
                  <m:t>x</m:t>
                </m:r>
              </m:e>
              <m:lim>
                <m:r>
                  <m:rPr>
                    <m:sty m:val="p"/>
                  </m:rPr>
                  <m:t>∼</m:t>
                </m:r>
              </m:lim>
            </m:limLow>
          </m:e>
        </m:d>
        <m:r>
          <m:t>​</m:t>
        </m:r>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r>
          <m:t>​</m:t>
        </m:r>
        <m:d>
          <m:dPr>
            <m:begChr m:val="⟨"/>
            <m:sepChr m:val=""/>
            <m:endChr m:val="⟩"/>
            <m:grow/>
          </m:dPr>
          <m:e>
            <m:limLow>
              <m:e>
                <m:r>
                  <m:t>u</m:t>
                </m:r>
              </m:e>
              <m:lim>
                <m:r>
                  <m:rPr>
                    <m:sty m:val="p"/>
                  </m:rPr>
                  <m:t>∼</m:t>
                </m:r>
              </m:lim>
            </m:limLow>
            <m:r>
              <m:rPr>
                <m:sty m:val="p"/>
              </m:rPr>
              <m:t>,</m:t>
            </m:r>
            <m:limLow>
              <m:e>
                <m:r>
                  <m:t>v</m:t>
                </m:r>
              </m:e>
              <m:lim>
                <m:r>
                  <m:rPr>
                    <m:sty m:val="p"/>
                  </m:rPr>
                  <m:t>∼</m:t>
                </m:r>
              </m:lim>
            </m:limLow>
          </m:e>
        </m:d>
        <m:r>
          <m:t>​</m:t>
        </m:r>
        <m:r>
          <m:rPr>
            <m:sty m:val="p"/>
          </m:rPr>
          <m:t>=</m:t>
        </m:r>
        <m:bar>
          <m:barPr>
            <m:pos m:val="top"/>
          </m:barPr>
          <m:e>
            <m:r>
              <m:t>​</m:t>
            </m:r>
            <m:d>
              <m:dPr>
                <m:begChr m:val="⟨"/>
                <m:sepChr m:val=""/>
                <m:endChr m:val="⟩"/>
                <m:grow/>
              </m:dPr>
              <m:e>
                <m:limLow>
                  <m:e>
                    <m:r>
                      <m:t>v</m:t>
                    </m:r>
                  </m:e>
                  <m:lim>
                    <m:r>
                      <m:rPr>
                        <m:sty m:val="p"/>
                      </m:rPr>
                      <m:t>∼</m:t>
                    </m:r>
                  </m:lim>
                </m:limLow>
                <m:r>
                  <m:rPr>
                    <m:sty m:val="p"/>
                  </m:rPr>
                  <m:t>,</m:t>
                </m:r>
                <m:limLow>
                  <m:e>
                    <m:r>
                      <m:t>u</m:t>
                    </m:r>
                  </m:e>
                  <m:lim>
                    <m:r>
                      <m:rPr>
                        <m:sty m:val="p"/>
                      </m:rPr>
                      <m:t>∼</m:t>
                    </m:r>
                  </m:lim>
                </m:limLow>
              </m:e>
            </m:d>
            <m:r>
              <m:t>​</m:t>
            </m:r>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limLow>
          <m:e>
            <m:r>
              <m:t>x</m:t>
            </m:r>
          </m:e>
          <m:lim>
            <m:r>
              <m:rPr>
                <m:sty m:val="p"/>
              </m:rPr>
              <m:t>∼</m:t>
            </m:r>
          </m:lim>
        </m:limLow>
        <m:r>
          <m:rPr>
            <m:sty m:val="p"/>
          </m:rPr>
          <m:t>⋅</m:t>
        </m:r>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limLow>
          <m:e>
            <m:r>
              <m:t>x</m:t>
            </m:r>
          </m:e>
          <m:lim>
            <m:r>
              <m:rPr>
                <m:sty m:val="p"/>
              </m:rPr>
              <m:t>∼</m:t>
            </m:r>
          </m:lim>
        </m:limLow>
        <m:r>
          <m:rPr>
            <m:sty m:val="p"/>
          </m:rPr>
          <m:t>⋅</m:t>
        </m:r>
        <m:limLow>
          <m:e>
            <m:r>
              <m:t>x</m:t>
            </m:r>
          </m:e>
          <m:lim>
            <m:r>
              <m:rPr>
                <m:sty m:val="p"/>
              </m:rPr>
              <m:t>∼</m:t>
            </m:r>
          </m:lim>
        </m:limLow>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limLow>
          <m:e>
            <m:r>
              <m:t>x</m:t>
            </m:r>
          </m:e>
          <m:lim>
            <m:r>
              <m:rPr>
                <m:sty m:val="p"/>
              </m:rPr>
              <m:t>∼</m:t>
            </m:r>
          </m:lim>
        </m:limLow>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x</m:t>
                  </m:r>
                </m:e>
                <m:lim>
                  <m:r>
                    <m:rPr>
                      <m:sty m:val="p"/>
                    </m:rPr>
                    <m:t>∼</m:t>
                  </m:r>
                </m:lim>
              </m:limLow>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limLow>
          <m:e>
            <m:r>
              <m:t>x</m:t>
            </m:r>
          </m:e>
          <m:lim>
            <m:r>
              <m:rPr>
                <m:sty m:val="p"/>
              </m:rPr>
              <m:t>∼</m:t>
            </m:r>
          </m:lim>
        </m:limLow>
        <m:r>
          <m:rPr>
            <m:sty m:val="p"/>
          </m:rPr>
          <m:t>⋅</m:t>
        </m:r>
        <m:limLow>
          <m:e>
            <m:r>
              <m:t>y</m:t>
            </m:r>
          </m:e>
          <m:lim>
            <m:r>
              <m:rPr>
                <m:sty m:val="p"/>
              </m:rPr>
              <m:t>∼</m:t>
            </m:r>
          </m:lim>
        </m:limLow>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limLow>
          <m:e>
            <m:r>
              <m:t>c</m:t>
            </m:r>
          </m:e>
          <m:lim>
            <m:r>
              <m:rPr>
                <m:sty m:val="p"/>
              </m:rPr>
              <m:t>∼</m:t>
            </m:r>
          </m:lim>
        </m:limLow>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r>
          <m:rPr>
            <m:sty m:val="p"/>
          </m:rPr>
          <m:t>=</m:t>
        </m:r>
        <m:r>
          <m:t>0</m:t>
        </m:r>
      </m:oMath>
      <w:r>
        <w:t xml:space="preserve"> </w:t>
      </w:r>
      <w:r>
        <w:t xml:space="preserve">exactly when</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rPr>
            <m:sty m:val="p"/>
          </m:rPr>
          <m:t>=</m:t>
        </m:r>
        <m:r>
          <m:t>​</m:t>
        </m:r>
        <m:d>
          <m:dPr>
            <m:begChr m:val="⟨"/>
            <m:sepChr m:val=""/>
            <m:endChr m:val="⟩"/>
            <m:grow/>
          </m:dPr>
          <m:e>
            <m:limLow>
              <m:e>
                <m:r>
                  <m:t>y</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oMath>
      <w:r>
        <w:t xml:space="preserve">.</w:t>
      </w:r>
    </w:p>
    <w:p>
      <w:pPr>
        <w:pStyle w:val="FirstParagraph"/>
      </w:pPr>
      <w:r>
        <w:t xml:space="preserve">For linearity in the first slot,</w:t>
      </w:r>
      <w:r>
        <w:t xml:space="preserve"> </w:t>
      </w:r>
      <w:r>
        <w:t xml:space="preserve">take</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limLow>
                <m:e>
                  <m:r>
                    <m:t>x</m:t>
                  </m:r>
                </m:e>
                <m:lim>
                  <m:r>
                    <m:rPr>
                      <m:sty m:val="p"/>
                    </m:rPr>
                    <m:t>∼</m:t>
                  </m:r>
                </m:lim>
              </m:limLow>
              <m:r>
                <m:rPr>
                  <m:sty m:val="p"/>
                </m:rPr>
                <m:t>+</m:t>
              </m:r>
              <m:r>
                <m:t>b</m:t>
              </m:r>
              <m:r>
                <m:t> </m:t>
              </m:r>
              <m:limLow>
                <m:e>
                  <m:r>
                    <m:t>y</m:t>
                  </m:r>
                </m:e>
                <m:lim>
                  <m:r>
                    <m:rPr>
                      <m:sty m:val="p"/>
                    </m:rPr>
                    <m:t>∼</m:t>
                  </m:r>
                </m:lim>
              </m:limLow>
              <m:sSub>
                <m:e>
                  <m:r>
                    <m:rPr>
                      <m:sty m:val="p"/>
                    </m:rPr>
                    <m:t>)</m:t>
                  </m:r>
                </m:e>
                <m:sub>
                  <m:r>
                    <m:t>i</m:t>
                  </m:r>
                </m:sub>
              </m:sSub>
              <m:r>
                <m:t> </m:t>
              </m:r>
              <m:sSub>
                <m:e>
                  <m:r>
                    <m:t>z</m:t>
                  </m:r>
                </m:e>
                <m:sub>
                  <m:r>
                    <m:t>i</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limLow>
          <m:e>
            <m:r>
              <m:t>c</m:t>
            </m:r>
          </m:e>
          <m:lim>
            <m:r>
              <m:rPr>
                <m:sty m:val="p"/>
              </m:rPr>
              <m:t>∼</m:t>
            </m:r>
          </m:lim>
        </m:limLow>
        <m:r>
          <m:rPr>
            <m:sty m:val="p"/>
          </m:rPr>
          <m:t>=</m:t>
        </m:r>
        <m:r>
          <m:rPr>
            <m:sty m:val="p"/>
          </m:rPr>
          <m:t>(</m:t>
        </m:r>
        <m:r>
          <m:t>2</m:t>
        </m:r>
        <m:r>
          <m:rPr>
            <m:sty m:val="p"/>
          </m:rPr>
          <m:t>,</m:t>
        </m:r>
        <m:r>
          <m:t>1</m:t>
        </m:r>
        <m:r>
          <m:rPr>
            <m:sty m:val="p"/>
          </m:rPr>
          <m:t>)</m:t>
        </m:r>
      </m:oMath>
      <w:r>
        <w:t xml:space="preserve">,</w:t>
      </w:r>
      <w:r>
        <w:t xml:space="preserve"> </w:t>
      </w:r>
      <m:oMath>
        <m:limLow>
          <m:e>
            <m:r>
              <m:t>x</m:t>
            </m:r>
          </m:e>
          <m:lim>
            <m:r>
              <m:rPr>
                <m:sty m:val="p"/>
              </m:rPr>
              <m:t>∼</m:t>
            </m:r>
          </m:lim>
        </m:limLow>
        <m:r>
          <m:rPr>
            <m:sty m:val="p"/>
          </m:rPr>
          <m:t>=</m:t>
        </m:r>
        <m:r>
          <m:rPr>
            <m:sty m:val="p"/>
          </m:rPr>
          <m:t>(</m:t>
        </m:r>
        <m:r>
          <m:t>1</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limLow>
          <m:e>
            <m:r>
              <m:t>x</m:t>
            </m:r>
          </m:e>
          <m:lim>
            <m:r>
              <m:rPr>
                <m:sty m:val="p"/>
              </m:rPr>
              <m:t>∼</m:t>
            </m:r>
          </m:lim>
        </m:limLow>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limLow>
          <m:e>
            <m:r>
              <m:t>x</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p>
    <w:p>
      <w:pPr>
        <w:numPr>
          <w:ilvl w:val="0"/>
          <w:numId w:val="1051"/>
        </w:numPr>
      </w:pPr>
      <m:oMath>
        <m:r>
          <m:t>g</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limLow>
          <m:e>
            <m:r>
              <m:t>x</m:t>
            </m:r>
          </m:e>
          <m:lim>
            <m:r>
              <m:rPr>
                <m:sty m:val="p"/>
              </m:rPr>
              <m:t>∼</m:t>
            </m:r>
          </m:lim>
        </m:limLow>
        <m:r>
          <m:rPr>
            <m:sty m:val="p"/>
          </m:rPr>
          <m:t>,</m:t>
        </m:r>
        <m:limLow>
          <m:e>
            <m:r>
              <m:t>x</m:t>
            </m:r>
          </m:e>
          <m:lim>
            <m:r>
              <m:rPr>
                <m:sty m:val="p"/>
              </m:rPr>
              <m:t>∼</m:t>
            </m:r>
          </m:lim>
        </m:limLow>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limLow>
          <m:e>
            <m:r>
              <m:t>x</m:t>
            </m:r>
          </m:e>
          <m:lim>
            <m:r>
              <m:rPr>
                <m:sty m:val="p"/>
              </m:rPr>
              <m:t>∼</m:t>
            </m:r>
          </m:lim>
        </m:limLow>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limLow>
          <m:e>
            <m:r>
              <m:t>x</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p>
    <w:p>
      <w:pPr>
        <w:numPr>
          <w:ilvl w:val="0"/>
          <w:numId w:val="1051"/>
        </w:numPr>
      </w:pPr>
      <m:oMath>
        <m:r>
          <m:t>h</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limLow>
          <m:e>
            <m:r>
              <m:t>x</m:t>
            </m:r>
          </m:e>
          <m:lim>
            <m:r>
              <m:rPr>
                <m:sty m:val="p"/>
              </m:rPr>
              <m:t>∼</m:t>
            </m:r>
          </m:lim>
        </m:limLow>
        <m:r>
          <m:rPr>
            <m:sty m:val="p"/>
          </m:rPr>
          <m:t>,</m:t>
        </m:r>
        <m:limLow>
          <m:e>
            <m:r>
              <m:t>x</m:t>
            </m:r>
          </m:e>
          <m:lim>
            <m:r>
              <m:rPr>
                <m:sty m:val="p"/>
              </m:rPr>
              <m:t>∼</m:t>
            </m:r>
          </m:lim>
        </m:limLow>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limLow>
                <m:e>
                  <m:r>
                    <m:t>x</m:t>
                  </m:r>
                </m:e>
                <m:lim>
                  <m:r>
                    <m:rPr>
                      <m:sty m:val="p"/>
                    </m:rPr>
                    <m:t>∼</m:t>
                  </m:r>
                </m:lim>
              </m:limLow>
              <m:r>
                <m:t>&amp;</m:t>
              </m:r>
              <m:r>
                <m:rPr>
                  <m:sty m:val="p"/>
                </m:rPr>
                <m:t>=</m:t>
              </m:r>
              <m:limLow>
                <m:e>
                  <m:r>
                    <m:t>y</m:t>
                  </m:r>
                </m:e>
                <m:lim>
                  <m:r>
                    <m:rPr>
                      <m:sty m:val="p"/>
                    </m:rPr>
                    <m:t>∼</m:t>
                  </m:r>
                </m:lim>
              </m:limLow>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limLow>
                <m:e>
                  <m:r>
                    <m:t>x</m:t>
                  </m:r>
                </m:e>
                <m:lim>
                  <m:r>
                    <m:rPr>
                      <m:sty m:val="p"/>
                    </m:rPr>
                    <m:t>∼</m:t>
                  </m:r>
                </m:lim>
              </m:limLow>
              <m:r>
                <m:rPr>
                  <m:sty m:val="p"/>
                </m:rPr>
                <m:t>,</m:t>
              </m:r>
              <m:limLow>
                <m:e>
                  <m:r>
                    <m:t>y</m:t>
                  </m:r>
                </m:e>
                <m:lim>
                  <m:r>
                    <m:rPr>
                      <m:sty m:val="p"/>
                    </m:rPr>
                    <m:t>∼</m:t>
                  </m:r>
                </m:lim>
              </m:limLow>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m:oMath>
        <m:limLow>
          <m:e>
            <m:r>
              <m:t>x</m:t>
            </m:r>
          </m:e>
          <m:lim>
            <m:r>
              <m:rPr>
                <m:sty m:val="p"/>
              </m:rPr>
              <m:t>∼</m:t>
            </m:r>
          </m:lim>
        </m:limLow>
        <m:r>
          <m:rPr>
            <m:sty m:val="p"/>
          </m:rPr>
          <m:t>⟂</m:t>
        </m:r>
        <m:limLow>
          <m:e>
            <m:r>
              <m:t>y</m:t>
            </m:r>
          </m:e>
          <m:lim>
            <m:r>
              <m:rPr>
                <m:sty m:val="p"/>
              </m:rPr>
              <m:t>∼</m:t>
            </m:r>
          </m:lim>
        </m:limLow>
      </m:oMath>
      <w:r>
        <w:t xml:space="preserve">, if</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limLow>
          <m:e>
            <m:r>
              <m:t>c</m:t>
            </m:r>
          </m:e>
          <m:lim>
            <m:r>
              <m:rPr>
                <m:sty m:val="p"/>
              </m:rPr>
              <m:t>∼</m:t>
            </m:r>
          </m:lim>
        </m:limLow>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 orthogonal with respect to</w:t>
      </w:r>
      <w:r>
        <w:t xml:space="preserve"> </w:t>
      </w:r>
      <m:oMath>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limLow>
              <m:e>
                <m:r>
                  <m:t>x</m:t>
                </m:r>
              </m:e>
              <m:lim>
                <m:r>
                  <m:rPr>
                    <m:sty m:val="p"/>
                  </m:rPr>
                  <m:t>∼</m:t>
                </m:r>
              </m:lim>
            </m:limLow>
          </m:e>
        </m:d>
        <m:r>
          <m:t>​</m:t>
        </m:r>
        <m:r>
          <m:rPr>
            <m:sty m:val="p"/>
          </m:rPr>
          <m:t>≥</m:t>
        </m:r>
        <m:r>
          <m:t>0</m:t>
        </m:r>
      </m:oMath>
      <w:r>
        <w:t xml:space="preserve">, and</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Compact"/>
        <w:numPr>
          <w:ilvl w:val="0"/>
          <w:numId w:val="1052"/>
        </w:numPr>
      </w:pPr>
      <m:oMath>
        <m:r>
          <m:t>​</m:t>
        </m:r>
        <m:d>
          <m:dPr>
            <m:begChr m:val="∥"/>
            <m:sepChr m:val=""/>
            <m:endChr m:val="∥"/>
            <m:grow/>
          </m:dPr>
          <m:e>
            <m:r>
              <m:t>c</m:t>
            </m:r>
            <m:r>
              <m:t> </m:t>
            </m:r>
            <m:limLow>
              <m:e>
                <m:r>
                  <m:t>x</m:t>
                </m:r>
              </m:e>
              <m:lim>
                <m:r>
                  <m:rPr>
                    <m:sty m:val="p"/>
                  </m:rPr>
                  <m:t>∼</m:t>
                </m:r>
              </m:lim>
            </m:limLow>
          </m:e>
        </m:d>
        <m:r>
          <m:t>​</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limLow>
              <m:e>
                <m:r>
                  <m:t>x</m:t>
                </m:r>
              </m:e>
              <m:lim>
                <m:r>
                  <m:rPr>
                    <m:sty m:val="p"/>
                  </m:rPr>
                  <m:t>∼</m:t>
                </m:r>
              </m:lim>
            </m:limLow>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limLow>
                    <m:e>
                      <m:r>
                        <m:t>x</m:t>
                      </m:r>
                    </m:e>
                    <m:lim>
                      <m:r>
                        <m:rPr>
                          <m:sty m:val="p"/>
                        </m:rPr>
                        <m:t>∼</m:t>
                      </m:r>
                    </m:lim>
                  </m:limLow>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limLow>
              <m:e>
                <m:r>
                  <m:t>x</m:t>
                </m:r>
              </m:e>
              <m:lim>
                <m:r>
                  <m:rPr>
                    <m:sty m:val="p"/>
                  </m:rPr>
                  <m:t>∼</m:t>
                </m:r>
              </m:lim>
            </m:limLow>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limLow>
          <m:e>
            <m:r>
              <m:t>x</m:t>
            </m:r>
          </m:e>
          <m:lim>
            <m:r>
              <m:rPr>
                <m:sty m:val="p"/>
              </m:rPr>
              <m:t>∼</m:t>
            </m:r>
          </m:lim>
        </m:limLow>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limLow>
                    <m:e>
                      <m:r>
                        <m:t>x</m:t>
                      </m:r>
                    </m:e>
                    <m:lim>
                      <m:r>
                        <m:rPr>
                          <m:sty m:val="p"/>
                        </m:rPr>
                        <m:t>∼</m:t>
                      </m:r>
                    </m:lim>
                  </m:limLow>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limLow>
          <m:e>
            <m:r>
              <m:t>x</m:t>
            </m:r>
          </m:e>
          <m:lim>
            <m:r>
              <m:rPr>
                <m:sty m:val="p"/>
              </m:rPr>
              <m:t>∼</m:t>
            </m:r>
          </m:lim>
        </m:limLow>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rPr>
              <m:sty m:val="p"/>
            </m:rPr>
            <m:t>.</m:t>
          </m:r>
        </m:oMath>
      </m:oMathPara>
    </w:p>
    <w:p>
      <w:pPr>
        <w:pStyle w:val="FirstParagraph"/>
      </w:pPr>
      <w:r>
        <w:t xml:space="preserve">In particular, if</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rPr>
            <m:sty m:val="p"/>
          </m:rPr>
          <m:t>+</m:t>
        </m:r>
        <m:r>
          <m:t>​</m:t>
        </m:r>
        <m:d>
          <m:dPr>
            <m:begChr m:val="∥"/>
            <m:sepChr m:val=""/>
            <m:endChr m:val="∥"/>
            <m:grow/>
          </m:dPr>
          <m:e>
            <m:limLow>
              <m:e>
                <m:r>
                  <m:t>y</m:t>
                </m:r>
              </m:e>
              <m:lim>
                <m:r>
                  <m:rPr>
                    <m:sty m:val="p"/>
                  </m:rPr>
                  <m:t>∼</m:t>
                </m:r>
              </m:lim>
            </m:limLow>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t>&amp;</m:t>
              </m:r>
              <m:r>
                <m:rPr>
                  <m:nor/>
                  <m:sty m:val="p"/>
                </m:rPr>
                <m:t>(square both sides of </m:t>
              </m:r>
              <m:r>
                <m:rPr>
                  <m:nor/>
                  <m:sty m:val="p"/>
                </m:rPr>
                <m:t>Equation 2</m:t>
              </m:r>
              <m:r>
                <m:rPr>
                  <m:nor/>
                  <m:sty m:val="p"/>
                </m:rPr>
                <m:t>)</m:t>
              </m:r>
            </m:e>
            <m:e>
              <m:r>
                <m:t>&amp;</m:t>
              </m:r>
              <m:r>
                <m:rPr>
                  <m:sty m:val="p"/>
                </m:rPr>
                <m:t>=</m:t>
              </m:r>
              <m:limLow>
                <m:e>
                  <m:r>
                    <m:t>x</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limLow>
                <m:e>
                  <m:r>
                    <m:t>x</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limLow>
                <m:e>
                  <m:r>
                    <m:t>x</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y</m:t>
                  </m:r>
                </m:e>
                <m:lim>
                  <m:r>
                    <m:rPr>
                      <m:sty m:val="p"/>
                    </m:rPr>
                    <m:t>∼</m:t>
                  </m:r>
                </m:lim>
              </m:limLow>
              <m:r>
                <m:t>&amp;</m:t>
              </m:r>
              <m:r>
                <m:t>&amp;</m:t>
              </m:r>
              <m:r>
                <m:rPr>
                  <m:nor/>
                  <m:sty m:val="p"/>
                </m:rPr>
                <m:t>(</m:t>
              </m:r>
              <m:r>
                <m:rPr>
                  <m:nor/>
                  <m:sty m:val="p"/>
                </m:rPr>
                <m:t>Theorem 1</m:t>
              </m:r>
              <m:r>
                <m:rPr>
                  <m:nor/>
                  <m:sty m:val="p"/>
                </m:rPr>
                <m:t>)</m:t>
              </m:r>
            </m:e>
            <m:e>
              <m:r>
                <m:t>&amp;</m:t>
              </m:r>
              <m:r>
                <m:rPr>
                  <m:sty m:val="p"/>
                </m:rPr>
                <m:t>=</m:t>
              </m:r>
              <m:limLow>
                <m:e>
                  <m:r>
                    <m:t>x</m:t>
                  </m:r>
                </m:e>
                <m:lim>
                  <m:r>
                    <m:rPr>
                      <m:sty m:val="p"/>
                    </m:rPr>
                    <m:t>∼</m:t>
                  </m:r>
                </m:lim>
              </m:limLow>
              <m:r>
                <m:rPr>
                  <m:sty m:val="p"/>
                </m:rPr>
                <m:t>⋅</m:t>
              </m:r>
              <m:limLow>
                <m:e>
                  <m:r>
                    <m:t>x</m:t>
                  </m:r>
                </m:e>
                <m:lim>
                  <m:r>
                    <m:rPr>
                      <m:sty m:val="p"/>
                    </m:rPr>
                    <m:t>∼</m:t>
                  </m:r>
                </m:lim>
              </m:limLow>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limLow>
                <m:e>
                  <m:r>
                    <m:t>y</m:t>
                  </m:r>
                </m:e>
                <m:lim>
                  <m:r>
                    <m:rPr>
                      <m:sty m:val="p"/>
                    </m:rPr>
                    <m:t>∼</m:t>
                  </m:r>
                </m:lim>
              </m:limLow>
              <m:r>
                <m:t>&amp;</m:t>
              </m:r>
              <m:r>
                <m:t>&amp;</m:t>
              </m:r>
              <m:r>
                <m:rPr>
                  <m:nor/>
                  <m:sty m:val="p"/>
                </m:rPr>
                <m:t>(combine like terms)</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limLow>
          <m:e>
            <m:r>
              <m:t>x</m:t>
            </m:r>
          </m:e>
          <m:lim>
            <m:r>
              <m:rPr>
                <m:sty m:val="p"/>
              </m:rPr>
              <m:t>∼</m:t>
            </m:r>
          </m:lim>
        </m:limLow>
        <m:r>
          <m:rPr>
            <m:sty m:val="p"/>
          </m:rPr>
          <m:t>⟂</m:t>
        </m:r>
        <m:limLow>
          <m:e>
            <m:r>
              <m:t>y</m:t>
            </m:r>
          </m:e>
          <m:lim>
            <m:r>
              <m:rPr>
                <m:sty m:val="p"/>
              </m:rPr>
              <m:t>∼</m:t>
            </m:r>
          </m:lim>
        </m:limLow>
      </m:oMath>
      <w:r>
        <w:t xml:space="preserve">, then</w:t>
      </w:r>
      <w:r>
        <w:t xml:space="preserve"> </w:t>
      </w:r>
      <m:oMath>
        <m:limLow>
          <m:e>
            <m:r>
              <m:t>x</m:t>
            </m:r>
          </m:e>
          <m:lim>
            <m:r>
              <m:rPr>
                <m:sty m:val="p"/>
              </m:rPr>
              <m:t>∼</m:t>
            </m:r>
          </m:lim>
        </m:limLow>
        <m:r>
          <m:rPr>
            <m:sty m:val="p"/>
          </m:rPr>
          <m:t>⋅</m:t>
        </m:r>
        <m:limLow>
          <m:e>
            <m:r>
              <m:t>y</m:t>
            </m:r>
          </m:e>
          <m:lim>
            <m:r>
              <m:rPr>
                <m:sty m:val="p"/>
              </m:rPr>
              <m:t>∼</m:t>
            </m:r>
          </m:lim>
        </m:limLow>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4</m:t>
        </m:r>
        <m:r>
          <m:rPr>
            <m:sty m:val="p"/>
          </m:rPr>
          <m:t>)</m:t>
        </m:r>
      </m:oMath>
      <w:r>
        <w:t xml:space="preserve">:</w:t>
      </w:r>
      <w:r>
        <w:t xml:space="preserve"> </w:t>
      </w:r>
      <m:oMath>
        <m:limLow>
          <m:e>
            <m:r>
              <m:t>x</m:t>
            </m:r>
          </m:e>
          <m:lim>
            <m:r>
              <m:rPr>
                <m:sty m:val="p"/>
              </m:rPr>
              <m:t>∼</m:t>
            </m:r>
          </m:lim>
        </m:limLow>
        <m:r>
          <m:rPr>
            <m:sty m:val="p"/>
          </m:rPr>
          <m:t>+</m:t>
        </m:r>
        <m:limLow>
          <m:e>
            <m:r>
              <m:t>y</m:t>
            </m:r>
          </m:e>
          <m:lim>
            <m:r>
              <m:rPr>
                <m:sty m:val="p"/>
              </m:rPr>
              <m:t>∼</m:t>
            </m:r>
          </m:lim>
        </m:limLow>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oMath>
      </m:oMathPara>
    </w:p>
    <w:p>
      <w:pPr>
        <w:pStyle w:val="FirstParagraph"/>
      </w:pPr>
      <w:r>
        <w:t xml:space="preserve">with equality exactly when</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Then</w:t>
      </w:r>
    </w:p>
    <w:p>
      <w:pPr>
        <w:pStyle w:val="BodyText"/>
      </w:pPr>
      <m:oMathPara>
        <m:oMathParaPr>
          <m:jc m:val="center"/>
        </m:oMathParaPr>
        <m:oMath>
          <m:eqArr>
            <m:e>
              <m:limLow>
                <m:e>
                  <m:r>
                    <m:t>x</m:t>
                  </m:r>
                </m:e>
                <m:lim>
                  <m:r>
                    <m:rPr>
                      <m:sty m:val="p"/>
                    </m:rPr>
                    <m:t>∼</m:t>
                  </m:r>
                </m:lim>
              </m:limLow>
              <m:r>
                <m:rPr>
                  <m:sty m:val="p"/>
                </m:rPr>
                <m:t>⋅</m:t>
              </m:r>
              <m:limLow>
                <m:e>
                  <m:r>
                    <m:t>0</m:t>
                  </m:r>
                </m:e>
                <m:lim>
                  <m:r>
                    <m:rPr>
                      <m:sty m:val="p"/>
                    </m:rPr>
                    <m:t>∼</m:t>
                  </m:r>
                </m:lim>
              </m:limLow>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limLow>
              <m:e>
                <m:r>
                  <m:t>0</m:t>
                </m:r>
              </m:e>
              <m:lim>
                <m:r>
                  <m:rPr>
                    <m:sty m:val="p"/>
                  </m:rPr>
                  <m:t>∼</m:t>
                </m:r>
              </m:lim>
            </m:limLow>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are linearly dependent, because</w:t>
      </w:r>
      <w:r>
        <w:t xml:space="preserve"> </w:t>
      </w:r>
      <m:oMath>
        <m:r>
          <m:t>0</m:t>
        </m:r>
        <m:r>
          <m:t> </m:t>
        </m:r>
        <m:limLow>
          <m:e>
            <m:r>
              <m:t>x</m:t>
            </m:r>
          </m:e>
          <m:lim>
            <m:r>
              <m:rPr>
                <m:sty m:val="p"/>
              </m:rPr>
              <m:t>∼</m:t>
            </m:r>
          </m:lim>
        </m:limLow>
        <m:r>
          <m:rPr>
            <m:sty m:val="p"/>
          </m:rPr>
          <m:t>+</m:t>
        </m:r>
        <m:r>
          <m:t>1</m:t>
        </m:r>
        <m:r>
          <m:t> </m:t>
        </m:r>
        <m:limLow>
          <m:e>
            <m:r>
              <m:t>y</m:t>
            </m:r>
          </m:e>
          <m:lim>
            <m:r>
              <m:rPr>
                <m:sty m:val="p"/>
              </m:rPr>
              <m:t>∼</m:t>
            </m:r>
          </m:lim>
        </m:limLow>
        <m:r>
          <m:rPr>
            <m:sty m:val="p"/>
          </m:rPr>
          <m:t>=</m:t>
        </m:r>
        <m:limLow>
          <m:e>
            <m:r>
              <m:t>0</m:t>
            </m:r>
          </m:e>
          <m:lim>
            <m:r>
              <m:rPr>
                <m:sty m:val="p"/>
              </m:rPr>
              <m:t>∼</m:t>
            </m:r>
          </m:lim>
        </m:limLow>
      </m:oMath>
      <w:r>
        <w:t xml:space="preserve">.</w:t>
      </w:r>
    </w:p>
    <w:p>
      <w:pPr>
        <w:pStyle w:val="FirstParagraph"/>
      </w:pPr>
      <w:r>
        <w:rPr>
          <w:b/>
          <w:bCs/>
        </w:rPr>
        <w:t xml:space="preserve">If</w:t>
      </w:r>
      <w:r>
        <w:rPr>
          <w:b/>
          <w:bCs/>
        </w:rPr>
        <w:t xml:space="preserve">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Then</w:t>
      </w:r>
      <w:r>
        <w:t xml:space="preserve"> </w:t>
      </w:r>
      <m:oMath>
        <m:r>
          <m:t>​</m:t>
        </m:r>
        <m:d>
          <m:dPr>
            <m:begChr m:val="∥"/>
            <m:sepChr m:val=""/>
            <m:endChr m:val="∥"/>
            <m:grow/>
          </m:dPr>
          <m:e>
            <m:limLow>
              <m:e>
                <m:r>
                  <m:t>y</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limLow>
                    <m:e>
                      <m:r>
                        <m:t>x</m:t>
                      </m:r>
                    </m:e>
                    <m:lim>
                      <m:r>
                        <m:rPr>
                          <m:sty m:val="p"/>
                        </m:rPr>
                        <m:t>∼</m:t>
                      </m:r>
                    </m:lim>
                  </m:limLow>
                  <m:r>
                    <m:rPr>
                      <m:sty m:val="p"/>
                    </m:rPr>
                    <m:t>−</m:t>
                  </m:r>
                  <m:r>
                    <m:t>t</m:t>
                  </m:r>
                  <m:r>
                    <m:t> </m:t>
                  </m:r>
                  <m:limLow>
                    <m:e>
                      <m:r>
                        <m:t>y</m:t>
                      </m:r>
                    </m:e>
                    <m:lim>
                      <m:r>
                        <m:rPr>
                          <m:sty m:val="p"/>
                        </m:rPr>
                        <m:t>∼</m:t>
                      </m:r>
                    </m:lim>
                  </m:limLow>
                </m:e>
              </m:d>
              <m:sSup>
                <m:e>
                  <m:r>
                    <m:t>​</m:t>
                  </m:r>
                </m:e>
                <m:sup>
                  <m:r>
                    <m:t>2</m:t>
                  </m:r>
                </m:sup>
              </m:sSup>
              <m:r>
                <m:t>&amp;</m:t>
              </m:r>
              <m:r>
                <m:rPr>
                  <m:sty m:val="p"/>
                </m:rPr>
                <m:t>=</m:t>
              </m:r>
              <m:r>
                <m:t>​</m:t>
              </m:r>
              <m:d>
                <m:dPr>
                  <m:begChr m:val="∥"/>
                  <m:sepChr m:val=""/>
                  <m:endChr m:val="∥"/>
                  <m:grow/>
                </m:dPr>
                <m:e>
                  <m:limLow>
                    <m:e>
                      <m:r>
                        <m:t>x</m:t>
                      </m:r>
                    </m:e>
                    <m:lim>
                      <m:r>
                        <m:rPr>
                          <m:sty m:val="p"/>
                        </m:rPr>
                        <m:t>∼</m:t>
                      </m:r>
                    </m:lim>
                  </m:limLow>
                  <m:r>
                    <m:rPr>
                      <m:sty m:val="p"/>
                    </m:rPr>
                    <m:t>+</m:t>
                  </m:r>
                  <m:r>
                    <m:rPr>
                      <m:sty m:val="p"/>
                    </m:rPr>
                    <m:t>(</m:t>
                  </m:r>
                  <m:r>
                    <m:rPr>
                      <m:sty m:val="p"/>
                    </m:rPr>
                    <m:t>−</m:t>
                  </m:r>
                  <m:r>
                    <m:t>1</m:t>
                  </m:r>
                  <m:r>
                    <m:rPr>
                      <m:sty m:val="p"/>
                    </m:rPr>
                    <m:t>)</m:t>
                  </m:r>
                  <m:r>
                    <m:t> </m:t>
                  </m:r>
                  <m:r>
                    <m:rPr>
                      <m:sty m:val="p"/>
                    </m:rPr>
                    <m:t>(</m:t>
                  </m:r>
                  <m:r>
                    <m:t>t</m:t>
                  </m:r>
                  <m:r>
                    <m:t> </m:t>
                  </m:r>
                  <m:limLow>
                    <m:e>
                      <m:r>
                        <m:t>y</m:t>
                      </m:r>
                    </m:e>
                    <m:lim>
                      <m:r>
                        <m:rPr>
                          <m:sty m:val="p"/>
                        </m:rPr>
                        <m:t>∼</m:t>
                      </m:r>
                    </m:lim>
                  </m:limLow>
                  <m:r>
                    <m:rPr>
                      <m:sty m:val="p"/>
                    </m:rPr>
                    <m:t>)</m:t>
                  </m:r>
                </m:e>
              </m:d>
              <m:sSup>
                <m:e>
                  <m:r>
                    <m:t>​</m:t>
                  </m:r>
                </m:e>
                <m:sup>
                  <m:r>
                    <m:t>2</m:t>
                  </m:r>
                </m:sup>
              </m:sSup>
              <m:r>
                <m:t>&amp;</m:t>
              </m:r>
              <m:r>
                <m:t>&amp;</m:t>
              </m:r>
              <m:r>
                <m:rPr>
                  <m:nor/>
                  <m:sty m:val="p"/>
                </m:rPr>
                <m:t>(</m:t>
              </m:r>
              <m:limLow>
                <m:e>
                  <m:r>
                    <m:t>x</m:t>
                  </m:r>
                </m:e>
                <m:lim>
                  <m:r>
                    <m:rPr>
                      <m:sty m:val="p"/>
                    </m:rPr>
                    <m:t>∼</m:t>
                  </m:r>
                </m:lim>
              </m:limLow>
              <m:r>
                <m:rPr>
                  <m:sty m:val="p"/>
                </m:rPr>
                <m:t>−</m:t>
              </m:r>
              <m:limLow>
                <m:e>
                  <m:r>
                    <m:t>v</m:t>
                  </m:r>
                </m:e>
                <m:lim>
                  <m:r>
                    <m:rPr>
                      <m:sty m:val="p"/>
                    </m:rPr>
                    <m:t>∼</m:t>
                  </m:r>
                </m:lim>
              </m:limLow>
              <m:r>
                <m:rPr>
                  <m:sty m:val="p"/>
                </m:rPr>
                <m:t>=</m:t>
              </m:r>
              <m:limLow>
                <m:e>
                  <m:r>
                    <m:t>x</m:t>
                  </m:r>
                </m:e>
                <m:lim>
                  <m:r>
                    <m:rPr>
                      <m:sty m:val="p"/>
                    </m:rPr>
                    <m:t>∼</m:t>
                  </m:r>
                </m:lim>
              </m:limLow>
              <m:r>
                <m:rPr>
                  <m:sty m:val="p"/>
                </m:rPr>
                <m:t>+</m:t>
              </m:r>
              <m:r>
                <m:rPr>
                  <m:sty m:val="p"/>
                </m:rPr>
                <m:t>(</m:t>
              </m:r>
              <m:r>
                <m:rPr>
                  <m:sty m:val="p"/>
                </m:rPr>
                <m:t>−</m:t>
              </m:r>
              <m:r>
                <m:t>1</m:t>
              </m:r>
              <m:r>
                <m:rPr>
                  <m:sty m:val="p"/>
                </m:rPr>
                <m:t>)</m:t>
              </m:r>
              <m:r>
                <m:t> </m:t>
              </m:r>
              <m:limLow>
                <m:e>
                  <m:r>
                    <m:t>v</m:t>
                  </m:r>
                </m:e>
                <m:lim>
                  <m:r>
                    <m:rPr>
                      <m:sty m:val="p"/>
                    </m:rPr>
                    <m:t>∼</m:t>
                  </m:r>
                </m:lim>
              </m:limLow>
              <m:r>
                <m:rPr>
                  <m:nor/>
                  <m:sty m:val="p"/>
                </m:rPr>
                <m:t>)</m:t>
              </m:r>
            </m:e>
            <m:e>
              <m:r>
                <m:t>&amp;</m:t>
              </m:r>
              <m:r>
                <m:rPr>
                  <m:sty m:val="p"/>
                </m:rPr>
                <m:t>=</m:t>
              </m:r>
              <m:r>
                <m:t>​</m:t>
              </m:r>
              <m:d>
                <m:dPr>
                  <m:begChr m:val="∥"/>
                  <m:sepChr m:val=""/>
                  <m:endChr m:val="∥"/>
                  <m:grow/>
                </m:dPr>
                <m:e>
                  <m:limLow>
                    <m:e>
                      <m:r>
                        <m:t>x</m:t>
                      </m:r>
                    </m:e>
                    <m:lim>
                      <m:r>
                        <m:rPr>
                          <m:sty m:val="p"/>
                        </m:rPr>
                        <m:t>∼</m:t>
                      </m:r>
                    </m:lim>
                  </m:limLow>
                  <m:r>
                    <m:rPr>
                      <m:sty m:val="p"/>
                    </m:rPr>
                    <m:t>+</m:t>
                  </m:r>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limLow>
                <m:e>
                  <m:r>
                    <m:t>y</m:t>
                  </m:r>
                </m:e>
                <m:lim>
                  <m:r>
                    <m:rPr>
                      <m:sty m:val="p"/>
                    </m:rPr>
                    <m:t>∼</m:t>
                  </m:r>
                </m:lim>
              </m:limLow>
              <m:r>
                <m:rPr>
                  <m:sty m:val="p"/>
                </m:rPr>
                <m:t>)</m:t>
              </m:r>
              <m:r>
                <m:rPr>
                  <m:sty m:val="p"/>
                </m:rPr>
                <m:t>=</m:t>
              </m:r>
              <m:r>
                <m:rPr>
                  <m:sty m:val="p"/>
                </m:rPr>
                <m:t>(</m:t>
              </m:r>
              <m:r>
                <m:rPr>
                  <m:sty m:val="p"/>
                </m:rPr>
                <m:t>−</m:t>
              </m:r>
              <m:r>
                <m:t>t</m:t>
              </m:r>
              <m:r>
                <m:rPr>
                  <m:sty m:val="p"/>
                </m:rPr>
                <m:t>)</m:t>
              </m:r>
              <m:r>
                <m:t> </m:t>
              </m:r>
              <m:limLow>
                <m:e>
                  <m:r>
                    <m:t>y</m:t>
                  </m:r>
                </m:e>
                <m:lim>
                  <m:r>
                    <m:rPr>
                      <m:sty m:val="p"/>
                    </m:rPr>
                    <m:t>∼</m:t>
                  </m:r>
                </m:lim>
              </m:limLow>
              <m:r>
                <m:rPr>
                  <m:nor/>
                  <m:sty m:val="p"/>
                </m:rPr>
                <m:t>, entrywise)</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r>
                    <m:rPr>
                      <m:sty m:val="p"/>
                    </m:rPr>
                    <m:t>⋅</m:t>
                  </m:r>
                  <m:r>
                    <m:rPr>
                      <m:sty m:val="p"/>
                    </m:rPr>
                    <m:t>(</m:t>
                  </m:r>
                  <m:r>
                    <m:rPr>
                      <m:sty m:val="p"/>
                    </m:rPr>
                    <m:t>(</m:t>
                  </m:r>
                  <m:r>
                    <m:rPr>
                      <m:sty m:val="p"/>
                    </m:rPr>
                    <m:t>−</m:t>
                  </m:r>
                  <m:r>
                    <m:t>t</m:t>
                  </m:r>
                  <m:r>
                    <m:rPr>
                      <m:sty m:val="p"/>
                    </m:rPr>
                    <m:t>)</m:t>
                  </m:r>
                  <m:r>
                    <m:t> </m:t>
                  </m:r>
                  <m:limLow>
                    <m:e>
                      <m:r>
                        <m:t>y</m:t>
                      </m:r>
                    </m:e>
                    <m:lim>
                      <m:r>
                        <m:rPr>
                          <m:sty m:val="p"/>
                        </m:rPr>
                        <m:t>∼</m:t>
                      </m:r>
                    </m:lim>
                  </m:limLow>
                  <m:r>
                    <m:rPr>
                      <m:sty m:val="p"/>
                    </m:rPr>
                    <m:t>)</m:t>
                  </m:r>
                </m:e>
              </m:d>
              <m:r>
                <m:t>​</m:t>
              </m:r>
              <m:r>
                <m:rPr>
                  <m:sty m:val="p"/>
                </m:rPr>
                <m:t>+</m:t>
              </m:r>
              <m:r>
                <m:t>​</m:t>
              </m:r>
              <m:d>
                <m:dPr>
                  <m:begChr m:val="∥"/>
                  <m:sepChr m:val=""/>
                  <m:endChr m:val="∥"/>
                  <m:grow/>
                </m:dPr>
                <m:e>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limLow>
                        <m:e>
                          <m:r>
                            <m:t>y</m:t>
                          </m:r>
                        </m:e>
                        <m:lim>
                          <m:r>
                            <m:rPr>
                              <m:sty m:val="p"/>
                            </m:rPr>
                            <m:t>∼</m:t>
                          </m:r>
                        </m:lim>
                      </m:limLow>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sSup>
                <m:e>
                  <m:r>
                    <m:t>t</m:t>
                  </m:r>
                </m:e>
                <m:sup>
                  <m:r>
                    <m:t>2</m:t>
                  </m:r>
                </m:sup>
              </m:sSup>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4</m:t>
                      </m:r>
                    </m:sup>
                  </m:sSup>
                </m:den>
              </m:f>
              <m:r>
                <m:t> </m:t>
              </m:r>
              <m:r>
                <m:t>​</m:t>
              </m:r>
              <m:d>
                <m:dPr>
                  <m:begChr m:val="∥"/>
                  <m:sepChr m:val=""/>
                  <m:endChr m:val="∥"/>
                  <m:grow/>
                </m:dPr>
                <m:e>
                  <m:limLow>
                    <m:e>
                      <m:r>
                        <m:t>y</m:t>
                      </m:r>
                    </m:e>
                    <m:lim>
                      <m:r>
                        <m:rPr>
                          <m:sty m:val="p"/>
                        </m:rPr>
                        <m:t>∼</m:t>
                      </m:r>
                    </m:lim>
                  </m:limLow>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t>&amp;</m:t>
              </m:r>
              <m:r>
                <m:rPr>
                  <m:nor/>
                  <m:sty m:val="p"/>
                </m:rPr>
                <m:t>(cancel one factor </m:t>
              </m:r>
              <m:r>
                <m:t>​</m:t>
              </m:r>
              <m:d>
                <m:dPr>
                  <m:begChr m:val="∥"/>
                  <m:sepChr m:val=""/>
                  <m:endChr m:val="∥"/>
                  <m:grow/>
                </m:dPr>
                <m:e>
                  <m:limLow>
                    <m:e>
                      <m:r>
                        <m:t>y</m:t>
                      </m:r>
                    </m:e>
                    <m:lim>
                      <m:r>
                        <m:rPr>
                          <m:sty m:val="p"/>
                        </m:rPr>
                        <m:t>∼</m:t>
                      </m:r>
                    </m:lim>
                  </m:limLow>
                </m:e>
              </m:d>
              <m:sSup>
                <m:e>
                  <m:r>
                    <m:t>​</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rPr>
                  <m:sty m:val="p"/>
                </m:rPr>
                <m:t>≤</m:t>
              </m:r>
              <m:r>
                <m:t>​</m:t>
              </m:r>
              <m:d>
                <m:dPr>
                  <m:begChr m:val="∥"/>
                  <m:sepChr m:val=""/>
                  <m:endChr m:val="∥"/>
                  <m:grow/>
                </m:dPr>
                <m:e>
                  <m:limLow>
                    <m:e>
                      <m:r>
                        <m:t>x</m:t>
                      </m:r>
                    </m:e>
                    <m:lim>
                      <m:r>
                        <m:rPr>
                          <m:sty m:val="p"/>
                        </m:rPr>
                        <m:t>∼</m:t>
                      </m:r>
                    </m:lim>
                  </m:limLow>
                </m:e>
              </m:d>
              <m:sSup>
                <m:e>
                  <m:r>
                    <m:t>​</m:t>
                  </m:r>
                </m:e>
                <m:sup>
                  <m:r>
                    <m:t>2</m:t>
                  </m:r>
                </m:sup>
              </m:sSup>
              <m:r>
                <m:t>&amp;</m:t>
              </m:r>
              <m:r>
                <m:t>&amp;</m:t>
              </m:r>
              <m:r>
                <m:rPr>
                  <m:nor/>
                  <m:sty m:val="p"/>
                </m:rPr>
                <m:t>(add </m:t>
              </m:r>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y</m:t>
                      </m:r>
                    </m:e>
                    <m:lim>
                      <m:r>
                        <m:rPr>
                          <m:sty m:val="p"/>
                        </m:rPr>
                        <m:t>∼</m:t>
                      </m:r>
                    </m:lim>
                  </m:limLow>
                </m:e>
              </m:d>
              <m:sSup>
                <m:e>
                  <m:r>
                    <m:t>​</m:t>
                  </m:r>
                </m:e>
                <m:sup>
                  <m:r>
                    <m:t>2</m:t>
                  </m:r>
                </m:sup>
              </m:sSup>
              <m:r>
                <m:rPr>
                  <m:nor/>
                  <m:sty m:val="p"/>
                </m:rPr>
                <m:t> to both sides)</m:t>
              </m:r>
            </m:e>
            <m:e>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t>&amp;</m:t>
              </m:r>
              <m:r>
                <m:rPr>
                  <m:sty m:val="p"/>
                </m:rPr>
                <m:t>≤</m:t>
              </m:r>
              <m:r>
                <m:t>​</m:t>
              </m:r>
              <m:d>
                <m:dPr>
                  <m:begChr m:val="∥"/>
                  <m:sepChr m:val=""/>
                  <m:endChr m:val="∥"/>
                  <m:grow/>
                </m:dPr>
                <m:e>
                  <m:limLow>
                    <m:e>
                      <m:r>
                        <m:t>x</m:t>
                      </m:r>
                    </m:e>
                    <m:lim>
                      <m:r>
                        <m:rPr>
                          <m:sty m:val="p"/>
                        </m:rPr>
                        <m:t>∼</m:t>
                      </m:r>
                    </m:lim>
                  </m:limLow>
                </m:e>
              </m:d>
              <m:sSup>
                <m:e>
                  <m:r>
                    <m:t>​</m:t>
                  </m:r>
                </m:e>
                <m:sup>
                  <m:r>
                    <m:t>2</m:t>
                  </m:r>
                </m:sup>
              </m:sSup>
              <m:r>
                <m:t> </m:t>
              </m:r>
              <m:r>
                <m:t>​</m:t>
              </m:r>
              <m:d>
                <m:dPr>
                  <m:begChr m:val="∥"/>
                  <m:sepChr m:val=""/>
                  <m:endChr m:val="∥"/>
                  <m:grow/>
                </m:dPr>
                <m:e>
                  <m:limLow>
                    <m:e>
                      <m:r>
                        <m:t>y</m:t>
                      </m:r>
                    </m:e>
                    <m:lim>
                      <m:r>
                        <m:rPr>
                          <m:sty m:val="p"/>
                        </m:rPr>
                        <m:t>∼</m:t>
                      </m:r>
                    </m:lim>
                  </m:limLow>
                </m:e>
              </m:d>
              <m:sSup>
                <m:e>
                  <m:r>
                    <m:t>​</m:t>
                  </m:r>
                </m:e>
                <m:sup>
                  <m:r>
                    <m:t>2</m:t>
                  </m:r>
                </m:sup>
              </m:sSup>
              <m:r>
                <m:rPr>
                  <m:sty m:val="p"/>
                </m:rPr>
                <m:t>,</m:t>
              </m:r>
              <m:r>
                <m:t>&amp;</m:t>
              </m:r>
              <m:r>
                <m:t>&amp;</m:t>
              </m:r>
              <m:r>
                <m:rPr>
                  <m:nor/>
                  <m:sty m:val="p"/>
                </m:rPr>
                <m:t>(multiply both sides by </m:t>
              </m:r>
              <m:r>
                <m:t>​</m:t>
              </m:r>
              <m:d>
                <m:dPr>
                  <m:begChr m:val="∥"/>
                  <m:sepChr m:val=""/>
                  <m:endChr m:val="∥"/>
                  <m:grow/>
                </m:dPr>
                <m:e>
                  <m:limLow>
                    <m:e>
                      <m:r>
                        <m:t>y</m:t>
                      </m:r>
                    </m:e>
                    <m:lim>
                      <m:r>
                        <m:rPr>
                          <m:sty m:val="p"/>
                        </m:rPr>
                        <m:t>∼</m:t>
                      </m:r>
                    </m:lim>
                  </m:limLow>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oMath>
      <w:r>
        <w:t xml:space="preserve">.</w:t>
      </w:r>
    </w:p>
    <w:p>
      <w:pPr>
        <w:pStyle w:val="BodyText"/>
      </w:pPr>
      <w:r>
        <w:rPr>
          <w:b/>
          <w:bCs/>
        </w:rPr>
        <w:t xml:space="preserve">When equality holds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t> </m:t>
        </m:r>
        <m:r>
          <m:t>​</m:t>
        </m:r>
        <m:d>
          <m:dPr>
            <m:begChr m:val="∥"/>
            <m:sepChr m:val=""/>
            <m:endChr m:val="∥"/>
            <m:grow/>
          </m:dPr>
          <m:e>
            <m:limLow>
              <m:e>
                <m:r>
                  <m:t>y</m:t>
                </m:r>
              </m:e>
              <m:lim>
                <m:r>
                  <m:rPr>
                    <m:sty m:val="p"/>
                  </m:rPr>
                  <m:t>∼</m:t>
                </m:r>
              </m:lim>
            </m:limLow>
          </m:e>
        </m:d>
        <m:sSup>
          <m:e>
            <m:r>
              <m:t>​</m:t>
            </m:r>
          </m:e>
          <m:sup>
            <m:r>
              <m:t>2</m:t>
            </m:r>
          </m:sup>
        </m:sSup>
      </m:oMath>
      <w:r>
        <w:t xml:space="preserve">,</w:t>
      </w:r>
      <w:r>
        <w:t xml:space="preserve"> </w:t>
      </w:r>
      <w:r>
        <w:t xml:space="preserve">that is (dividing by</w:t>
      </w:r>
      <w:r>
        <w:t xml:space="preserve"> </w:t>
      </w:r>
      <m:oMath>
        <m:r>
          <m:t>​</m:t>
        </m:r>
        <m:d>
          <m:dPr>
            <m:begChr m:val="∥"/>
            <m:sepChr m:val=""/>
            <m:endChr m:val="∥"/>
            <m:grow/>
          </m:dPr>
          <m:e>
            <m:limLow>
              <m:e>
                <m:r>
                  <m:t>y</m:t>
                </m:r>
              </m:e>
              <m:lim>
                <m:r>
                  <m:rPr>
                    <m:sty m:val="p"/>
                  </m:rPr>
                  <m:t>∼</m:t>
                </m:r>
              </m:lim>
            </m:limLow>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limLow>
              <m:e>
                <m:r>
                  <m:t>x</m:t>
                </m:r>
              </m:e>
              <m:lim>
                <m:r>
                  <m:rPr>
                    <m:sty m:val="p"/>
                  </m:rPr>
                  <m:t>∼</m:t>
                </m:r>
              </m:lim>
            </m:limLow>
          </m:e>
        </m:d>
        <m:sSup>
          <m:e>
            <m:r>
              <m:t>​</m:t>
            </m:r>
          </m:e>
          <m:sup>
            <m:r>
              <m:t>2</m:t>
            </m:r>
          </m:sup>
        </m:sSup>
        <m:r>
          <m:rPr>
            <m:sty m:val="p"/>
          </m:rPr>
          <m:t>−</m:t>
        </m:r>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y</m:t>
                </m:r>
              </m:e>
              <m:lim>
                <m:r>
                  <m:rPr>
                    <m:sty m:val="p"/>
                  </m:rPr>
                  <m:t>∼</m:t>
                </m:r>
              </m:lim>
            </m:limLow>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limLow>
              <m:e>
                <m:r>
                  <m:t>x</m:t>
                </m:r>
              </m:e>
              <m:lim>
                <m:r>
                  <m:rPr>
                    <m:sty m:val="p"/>
                  </m:rPr>
                  <m:t>∼</m:t>
                </m:r>
              </m:lim>
            </m:limLow>
            <m:r>
              <m:rPr>
                <m:sty m:val="p"/>
              </m:rPr>
              <m:t>−</m:t>
            </m:r>
            <m:r>
              <m:t>t</m:t>
            </m:r>
            <m:r>
              <m:t> </m:t>
            </m:r>
            <m:limLow>
              <m:e>
                <m:r>
                  <m:t>y</m:t>
                </m:r>
              </m:e>
              <m:lim>
                <m:r>
                  <m:rPr>
                    <m:sty m:val="p"/>
                  </m:rPr>
                  <m:t>∼</m:t>
                </m:r>
              </m:lim>
            </m:limLow>
          </m:e>
        </m:d>
        <m:sSup>
          <m:e>
            <m:r>
              <m:t>​</m:t>
            </m:r>
          </m:e>
          <m:sup>
            <m:r>
              <m:t>2</m:t>
            </m:r>
          </m:sup>
        </m:sSup>
      </m:oMath>
      <w:r>
        <w:t xml:space="preserve">,</w:t>
      </w:r>
      <w:r>
        <w:t xml:space="preserve"> </w:t>
      </w:r>
      <w:r>
        <w:t xml:space="preserve">so equality holds exactly when</w:t>
      </w:r>
      <w:r>
        <w:t xml:space="preserve"> </w:t>
      </w:r>
      <m:oMath>
        <m:limLow>
          <m:e>
            <m:r>
              <m:t>x</m:t>
            </m:r>
          </m:e>
          <m:lim>
            <m:r>
              <m:rPr>
                <m:sty m:val="p"/>
              </m:rPr>
              <m:t>∼</m:t>
            </m:r>
          </m:lim>
        </m:limLow>
        <m:r>
          <m:rPr>
            <m:sty m:val="p"/>
          </m:rPr>
          <m:t>−</m:t>
        </m:r>
        <m:r>
          <m:t>t</m:t>
        </m:r>
        <m:r>
          <m:t> </m:t>
        </m:r>
        <m:limLow>
          <m:e>
            <m:r>
              <m:t>y</m:t>
            </m:r>
          </m:e>
          <m:lim>
            <m:r>
              <m:rPr>
                <m:sty m:val="p"/>
              </m:rPr>
              <m:t>∼</m:t>
            </m:r>
          </m:lim>
        </m:limLow>
        <m:r>
          <m:rPr>
            <m:sty m:val="p"/>
          </m:rPr>
          <m:t>=</m:t>
        </m:r>
        <m:limLow>
          <m:e>
            <m:r>
              <m:t>0</m:t>
            </m:r>
          </m:e>
          <m:lim>
            <m:r>
              <m:rPr>
                <m:sty m:val="p"/>
              </m:rPr>
              <m:t>∼</m:t>
            </m:r>
          </m:lim>
        </m:limLow>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limLow>
          <m:e>
            <m:r>
              <m:t>x</m:t>
            </m:r>
          </m:e>
          <m:lim>
            <m:r>
              <m:rPr>
                <m:sty m:val="p"/>
              </m:rPr>
              <m:t>∼</m:t>
            </m:r>
          </m:lim>
        </m:limLow>
        <m:r>
          <m:rPr>
            <m:sty m:val="p"/>
          </m:rPr>
          <m:t>=</m:t>
        </m:r>
        <m:r>
          <m:t>t</m:t>
        </m:r>
        <m:r>
          <m:t> </m:t>
        </m:r>
        <m:limLow>
          <m:e>
            <m:r>
              <m:t>y</m:t>
            </m:r>
          </m:e>
          <m:lim>
            <m:r>
              <m:rPr>
                <m:sty m:val="p"/>
              </m:rPr>
              <m:t>∼</m:t>
            </m:r>
          </m:lim>
        </m:limLow>
      </m:oMath>
      <w:r>
        <w:t xml:space="preserve">.</w:t>
      </w:r>
    </w:p>
    <w:p>
      <w:pPr>
        <w:numPr>
          <w:ilvl w:val="0"/>
          <w:numId w:val="1053"/>
        </w:numPr>
      </w:pPr>
      <w:r>
        <w:t xml:space="preserve">If</w:t>
      </w:r>
      <w:r>
        <w:t xml:space="preserve"> </w:t>
      </w:r>
      <m:oMath>
        <m:limLow>
          <m:e>
            <m:r>
              <m:t>x</m:t>
            </m:r>
          </m:e>
          <m:lim>
            <m:r>
              <m:rPr>
                <m:sty m:val="p"/>
              </m:rPr>
              <m:t>∼</m:t>
            </m:r>
          </m:lim>
        </m:limLow>
        <m:r>
          <m:rPr>
            <m:sty m:val="p"/>
          </m:rPr>
          <m:t>=</m:t>
        </m:r>
        <m:r>
          <m:t>t</m:t>
        </m:r>
        <m:r>
          <m:t> </m:t>
        </m:r>
        <m:limLow>
          <m:e>
            <m:r>
              <m:t>y</m:t>
            </m:r>
          </m:e>
          <m:lim>
            <m:r>
              <m:rPr>
                <m:sty m:val="p"/>
              </m:rPr>
              <m:t>∼</m:t>
            </m:r>
          </m:lim>
        </m:limLow>
      </m:oMath>
      <w:r>
        <w:t xml:space="preserve">, then</w:t>
      </w:r>
      <w:r>
        <w:t xml:space="preserve"> </w:t>
      </w:r>
      <m:oMath>
        <m:r>
          <m:t>1</m:t>
        </m:r>
        <m:r>
          <m:t> </m:t>
        </m:r>
        <m:limLow>
          <m:e>
            <m:r>
              <m:t>x</m:t>
            </m:r>
          </m:e>
          <m:lim>
            <m:r>
              <m:rPr>
                <m:sty m:val="p"/>
              </m:rPr>
              <m:t>∼</m:t>
            </m:r>
          </m:lim>
        </m:limLow>
        <m:r>
          <m:rPr>
            <m:sty m:val="p"/>
          </m:rPr>
          <m:t>+</m:t>
        </m:r>
        <m:r>
          <m:rPr>
            <m:sty m:val="p"/>
          </m:rPr>
          <m:t>(</m:t>
        </m:r>
        <m:r>
          <m:rPr>
            <m:sty m:val="p"/>
          </m:rPr>
          <m:t>−</m:t>
        </m:r>
        <m:r>
          <m:t>t</m:t>
        </m:r>
        <m:r>
          <m:rPr>
            <m:sty m:val="p"/>
          </m:rPr>
          <m:t>)</m:t>
        </m:r>
        <m:r>
          <m:t> </m:t>
        </m:r>
        <m:limLow>
          <m:e>
            <m:r>
              <m:t>y</m:t>
            </m:r>
          </m:e>
          <m:lim>
            <m:r>
              <m:rPr>
                <m:sty m:val="p"/>
              </m:rPr>
              <m:t>∼</m:t>
            </m:r>
          </m:lim>
        </m:limLow>
        <m:r>
          <m:rPr>
            <m:sty m:val="p"/>
          </m:rPr>
          <m:t>=</m:t>
        </m:r>
        <m:limLow>
          <m:e>
            <m:r>
              <m:t>0</m:t>
            </m:r>
          </m:e>
          <m:lim>
            <m:r>
              <m:rPr>
                <m:sty m:val="p"/>
              </m:rPr>
              <m:t>∼</m:t>
            </m:r>
          </m:lim>
        </m:limLow>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0</m:t>
            </m:r>
          </m:e>
          <m:lim>
            <m:r>
              <m:rPr>
                <m:sty m:val="p"/>
              </m:rPr>
              <m:t>∼</m:t>
            </m:r>
          </m:lim>
        </m:limLow>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limLow>
          <m:e>
            <m:r>
              <m:t>y</m:t>
            </m:r>
          </m:e>
          <m:lim>
            <m:r>
              <m:rPr>
                <m:sty m:val="p"/>
              </m:rPr>
              <m:t>∼</m:t>
            </m:r>
          </m:lim>
        </m:limLow>
        <m:r>
          <m:rPr>
            <m:sty m:val="p"/>
          </m:rPr>
          <m:t>=</m:t>
        </m:r>
        <m:limLow>
          <m:e>
            <m:r>
              <m:t>0</m:t>
            </m:r>
          </m:e>
          <m:lim>
            <m:r>
              <m:rPr>
                <m:sty m:val="p"/>
              </m:rPr>
              <m:t>∼</m:t>
            </m:r>
          </m:lim>
        </m:limLow>
      </m:oMath>
      <w:r>
        <w:t xml:space="preserve">,</w:t>
      </w:r>
      <w:r>
        <w:t xml:space="preserve"> </w:t>
      </w:r>
      <w:r>
        <w:t xml:space="preserve">so</w:t>
      </w:r>
    </w:p>
    <w:p>
      <w:pPr>
        <w:pStyle w:val="BodyText"/>
      </w:pPr>
      <m:oMathPara>
        <m:oMathParaPr>
          <m:jc m:val="center"/>
        </m:oMathParaPr>
        <m:oMath>
          <m:eqArr>
            <m:e>
              <m:limLow>
                <m:e>
                  <m:r>
                    <m:t>y</m:t>
                  </m:r>
                </m:e>
                <m:lim>
                  <m:r>
                    <m:rPr>
                      <m:sty m:val="p"/>
                    </m:rPr>
                    <m:t>∼</m:t>
                  </m:r>
                </m:lim>
              </m:limLow>
              <m:r>
                <m:t>&amp;</m:t>
              </m:r>
              <m:r>
                <m:rPr>
                  <m:sty m:val="p"/>
                </m:rPr>
                <m:t>=</m:t>
              </m:r>
              <m:f>
                <m:fPr>
                  <m:type m:val="lin"/>
                </m:fPr>
                <m:num>
                  <m:r>
                    <m:t>1</m:t>
                  </m:r>
                </m:num>
                <m:den>
                  <m:r>
                    <m:t>b</m:t>
                  </m:r>
                </m:den>
              </m:f>
              <m:r>
                <m:t> </m:t>
              </m:r>
              <m:r>
                <m:rPr>
                  <m:sty m:val="p"/>
                </m:rPr>
                <m:t>(</m:t>
              </m:r>
              <m:r>
                <m:t>b</m:t>
              </m:r>
              <m:r>
                <m:t> </m:t>
              </m:r>
              <m:limLow>
                <m:e>
                  <m:r>
                    <m:t>y</m:t>
                  </m:r>
                </m:e>
                <m:lim>
                  <m:r>
                    <m:rPr>
                      <m:sty m:val="p"/>
                    </m:rPr>
                    <m:t>∼</m:t>
                  </m:r>
                </m:lim>
              </m:limLow>
              <m:r>
                <m:rPr>
                  <m:sty m:val="p"/>
                </m:rPr>
                <m:t>)</m:t>
              </m:r>
            </m:e>
            <m:e>
              <m:r>
                <m:t>&amp;</m:t>
              </m:r>
              <m:r>
                <m:rPr>
                  <m:sty m:val="p"/>
                </m:rPr>
                <m:t>=</m:t>
              </m:r>
              <m:limLow>
                <m:e>
                  <m:r>
                    <m:t>0</m:t>
                  </m:r>
                </m:e>
                <m:lim>
                  <m:r>
                    <m:rPr>
                      <m:sty m:val="p"/>
                    </m:rPr>
                    <m:t>∼</m:t>
                  </m:r>
                </m:lim>
              </m:limLow>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limLow>
          <m:e>
            <m:r>
              <m:t>y</m:t>
            </m:r>
          </m:e>
          <m:lim>
            <m:r>
              <m:rPr>
                <m:sty m:val="p"/>
              </m:rPr>
              <m:t>∼</m:t>
            </m:r>
          </m:lim>
        </m:limLow>
      </m:oMath>
      <w:r>
        <w:t xml:space="preserve"> </w:t>
      </w:r>
      <w:r>
        <w:t xml:space="preserve">from both sides gives</w:t>
      </w:r>
      <w:r>
        <w:t xml:space="preserve"> </w:t>
      </w:r>
      <m:oMath>
        <m:r>
          <m:t>a</m:t>
        </m:r>
        <m:r>
          <m:t> </m:t>
        </m:r>
        <m:limLow>
          <m:e>
            <m:r>
              <m:t>x</m:t>
            </m:r>
          </m:e>
          <m:lim>
            <m:r>
              <m:rPr>
                <m:sty m:val="p"/>
              </m:rPr>
              <m:t>∼</m:t>
            </m:r>
          </m:lim>
        </m:limLow>
        <m:r>
          <m:rPr>
            <m:sty m:val="p"/>
          </m:rPr>
          <m:t>=</m:t>
        </m:r>
        <m:r>
          <m:rPr>
            <m:sty m:val="p"/>
          </m:rPr>
          <m:t>−</m:t>
        </m:r>
        <m:r>
          <m:t>b</m:t>
        </m:r>
        <m:r>
          <m:t> </m:t>
        </m:r>
        <m:limLow>
          <m:e>
            <m:r>
              <m:t>y</m:t>
            </m:r>
          </m:e>
          <m:lim>
            <m:r>
              <m:rPr>
                <m:sty m:val="p"/>
              </m:rPr>
              <m:t>∼</m:t>
            </m:r>
          </m:lim>
        </m:limLow>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limLow>
          <m:e>
            <m:r>
              <m:t>x</m:t>
            </m:r>
          </m:e>
          <m:lim>
            <m:r>
              <m:rPr>
                <m:sty m:val="p"/>
              </m:rPr>
              <m:t>∼</m:t>
            </m:r>
          </m:lim>
        </m:limLow>
        <m:r>
          <m:rPr>
            <m:sty m:val="p"/>
          </m:rPr>
          <m:t>=</m:t>
        </m:r>
        <m:r>
          <m:t>s</m:t>
        </m:r>
        <m:r>
          <m:t> </m:t>
        </m:r>
        <m:limLow>
          <m:e>
            <m:r>
              <m:t>y</m:t>
            </m:r>
          </m:e>
          <m:lim>
            <m:r>
              <m:rPr>
                <m:sty m:val="p"/>
              </m:rPr>
              <m:t>∼</m:t>
            </m:r>
          </m:lim>
        </m:limLow>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r>
                    <m:rPr>
                      <m:sty m:val="p"/>
                    </m:rPr>
                    <m:t>(</m:t>
                  </m:r>
                  <m:r>
                    <m:t>s</m:t>
                  </m:r>
                  <m:r>
                    <m:t> </m:t>
                  </m:r>
                  <m:limLow>
                    <m:e>
                      <m:r>
                        <m:t>y</m:t>
                      </m:r>
                    </m:e>
                    <m:lim>
                      <m:r>
                        <m:rPr>
                          <m:sty m:val="p"/>
                        </m:rPr>
                        <m:t>∼</m:t>
                      </m:r>
                    </m:lim>
                  </m:limLow>
                  <m:r>
                    <m:rPr>
                      <m:sty m:val="p"/>
                    </m:rPr>
                    <m:t>)</m:t>
                  </m:r>
                  <m:r>
                    <m:rPr>
                      <m:sty m:val="p"/>
                    </m:rPr>
                    <m:t>⋅</m:t>
                  </m:r>
                  <m:limLow>
                    <m:e>
                      <m:r>
                        <m:t>y</m:t>
                      </m:r>
                    </m:e>
                    <m:lim>
                      <m:r>
                        <m:rPr>
                          <m:sty m:val="p"/>
                        </m:rPr>
                        <m:t>∼</m:t>
                      </m:r>
                    </m:lim>
                  </m:limLow>
                </m:e>
              </m:d>
              <m:r>
                <m:t>​</m:t>
              </m:r>
              <m:r>
                <m:t>&amp;</m:t>
              </m:r>
              <m:r>
                <m:t>&amp;</m:t>
              </m:r>
              <m:r>
                <m:rPr>
                  <m:nor/>
                  <m:sty m:val="p"/>
                </m:rPr>
                <m:t>(substitute </m:t>
              </m:r>
              <m:limLow>
                <m:e>
                  <m:r>
                    <m:t>x</m:t>
                  </m:r>
                </m:e>
                <m:lim>
                  <m:r>
                    <m:rPr>
                      <m:sty m:val="p"/>
                    </m:rPr>
                    <m:t>∼</m:t>
                  </m:r>
                </m:lim>
              </m:limLow>
              <m:r>
                <m:rPr>
                  <m:sty m:val="p"/>
                </m:rPr>
                <m:t>=</m:t>
              </m:r>
              <m:r>
                <m:t>s</m:t>
              </m:r>
              <m:r>
                <m:t> </m:t>
              </m:r>
              <m:limLow>
                <m:e>
                  <m:r>
                    <m:t>y</m:t>
                  </m:r>
                </m:e>
                <m:lim>
                  <m:r>
                    <m:rPr>
                      <m:sty m:val="p"/>
                    </m:rPr>
                    <m:t>∼</m:t>
                  </m:r>
                </m:lim>
              </m:limLow>
              <m:r>
                <m:rPr>
                  <m:nor/>
                  <m:sty m:val="p"/>
                </m:rPr>
                <m:t>)</m:t>
              </m:r>
            </m:e>
            <m:e>
              <m:r>
                <m:t>&amp;</m:t>
              </m:r>
              <m:r>
                <m:rPr>
                  <m:sty m:val="p"/>
                </m:rPr>
                <m:t>=</m:t>
              </m:r>
              <m:r>
                <m:t>​</m:t>
              </m:r>
              <m:d>
                <m:dPr>
                  <m:begChr m:val="|"/>
                  <m:sepChr m:val=""/>
                  <m:endChr m:val="|"/>
                  <m:grow/>
                </m:dPr>
                <m:e>
                  <m:r>
                    <m:t>s</m:t>
                  </m:r>
                  <m:r>
                    <m:t> </m:t>
                  </m:r>
                  <m:r>
                    <m:rPr>
                      <m:sty m:val="p"/>
                    </m:rPr>
                    <m:t>(</m:t>
                  </m:r>
                  <m:limLow>
                    <m:e>
                      <m:r>
                        <m:t>y</m:t>
                      </m:r>
                    </m:e>
                    <m:lim>
                      <m:r>
                        <m:rPr>
                          <m:sty m:val="p"/>
                        </m:rPr>
                        <m:t>∼</m:t>
                      </m:r>
                    </m:lim>
                  </m:limLow>
                  <m:r>
                    <m:rPr>
                      <m:sty m:val="p"/>
                    </m:rPr>
                    <m:t>⋅</m:t>
                  </m:r>
                  <m:limLow>
                    <m:e>
                      <m:r>
                        <m:t>y</m:t>
                      </m:r>
                    </m:e>
                    <m:lim>
                      <m:r>
                        <m:rPr>
                          <m:sty m:val="p"/>
                        </m:rPr>
                        <m:t>∼</m:t>
                      </m:r>
                    </m:lim>
                  </m:limLow>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limLow>
                    <m:e>
                      <m:r>
                        <m:t>y</m:t>
                      </m:r>
                    </m:e>
                    <m:lim>
                      <m:r>
                        <m:rPr>
                          <m:sty m:val="p"/>
                        </m:rPr>
                        <m:t>∼</m:t>
                      </m:r>
                    </m:lim>
                  </m:limLow>
                  <m:r>
                    <m:rPr>
                      <m:sty m:val="p"/>
                    </m:rPr>
                    <m:t>⋅</m:t>
                  </m:r>
                  <m:limLow>
                    <m:e>
                      <m:r>
                        <m:t>y</m:t>
                      </m:r>
                    </m:e>
                    <m:lim>
                      <m:r>
                        <m:rPr>
                          <m:sty m:val="p"/>
                        </m:rPr>
                        <m:t>∼</m:t>
                      </m:r>
                    </m:lim>
                  </m:limLow>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limLow>
                <m:e>
                  <m:r>
                    <m:t>y</m:t>
                  </m:r>
                </m:e>
                <m:lim>
                  <m:r>
                    <m:rPr>
                      <m:sty m:val="p"/>
                    </m:rPr>
                    <m:t>∼</m:t>
                  </m:r>
                </m:lim>
              </m:limLow>
              <m:r>
                <m:rPr>
                  <m:sty m:val="p"/>
                </m:rPr>
                <m:t>⋅</m:t>
              </m:r>
              <m:limLow>
                <m:e>
                  <m:r>
                    <m:t>y</m:t>
                  </m:r>
                </m:e>
                <m:lim>
                  <m:r>
                    <m:rPr>
                      <m:sty m:val="p"/>
                    </m:rPr>
                    <m:t>∼</m:t>
                  </m:r>
                </m:lim>
              </m:limLow>
              <m:r>
                <m:rPr>
                  <m:sty m:val="p"/>
                </m:rPr>
                <m:t>=</m:t>
              </m:r>
              <m:r>
                <m:t>​</m:t>
              </m:r>
              <m:d>
                <m:dPr>
                  <m:begChr m:val="∥"/>
                  <m:sepChr m:val=""/>
                  <m:endChr m:val="∥"/>
                  <m:grow/>
                </m:dPr>
                <m:e>
                  <m:limLow>
                    <m:e>
                      <m:r>
                        <m:t>y</m:t>
                      </m:r>
                    </m:e>
                    <m:lim>
                      <m:r>
                        <m:rPr>
                          <m:sty m:val="p"/>
                        </m:rPr>
                        <m:t>∼</m:t>
                      </m:r>
                    </m:lim>
                  </m:limLow>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limLow>
                        <m:e>
                          <m:r>
                            <m:t>y</m:t>
                          </m:r>
                        </m:e>
                        <m:lim>
                          <m:r>
                            <m:rPr>
                              <m:sty m:val="p"/>
                            </m:rPr>
                            <m:t>∼</m:t>
                          </m:r>
                        </m:lim>
                      </m:limLow>
                    </m:e>
                  </m:d>
                  <m:r>
                    <m:t>​</m:t>
                  </m:r>
                </m:e>
              </m:d>
              <m:r>
                <m:t>​</m:t>
              </m:r>
              <m:r>
                <m:t> </m:t>
              </m:r>
              <m:r>
                <m:t>​</m:t>
              </m:r>
              <m:d>
                <m:dPr>
                  <m:begChr m:val="∥"/>
                  <m:sepChr m:val=""/>
                  <m:endChr m:val="∥"/>
                  <m:grow/>
                </m:dPr>
                <m:e>
                  <m:limLow>
                    <m:e>
                      <m:r>
                        <m:t>y</m:t>
                      </m:r>
                    </m:e>
                    <m:lim>
                      <m:r>
                        <m:rPr>
                          <m:sty m:val="p"/>
                        </m:rPr>
                        <m:t>∼</m:t>
                      </m:r>
                    </m:lim>
                  </m:limLow>
                </m:e>
              </m:d>
              <m:r>
                <m:t>​</m:t>
              </m:r>
              <m:r>
                <m:t>&amp;</m:t>
              </m:r>
              <m:r>
                <m:t>&amp;</m:t>
              </m:r>
              <m:r>
                <m:rPr>
                  <m:nor/>
                  <m:sty m:val="p"/>
                </m:rPr>
                <m:t>(regroup)</m:t>
              </m:r>
            </m:e>
            <m:e>
              <m:r>
                <m:t>&amp;</m:t>
              </m:r>
              <m:r>
                <m:rPr>
                  <m:sty m:val="p"/>
                </m:rPr>
                <m:t>=</m:t>
              </m:r>
              <m:r>
                <m:t>​</m:t>
              </m:r>
              <m:d>
                <m:dPr>
                  <m:begChr m:val="∥"/>
                  <m:sepChr m:val=""/>
                  <m:endChr m:val="∥"/>
                  <m:grow/>
                </m:dPr>
                <m:e>
                  <m:r>
                    <m:t>s</m:t>
                  </m:r>
                  <m:r>
                    <m:t> </m:t>
                  </m:r>
                  <m:limLow>
                    <m:e>
                      <m:r>
                        <m:t>y</m:t>
                      </m:r>
                    </m:e>
                    <m:lim>
                      <m:r>
                        <m:rPr>
                          <m:sty m:val="p"/>
                        </m:rPr>
                        <m:t>∼</m:t>
                      </m:r>
                    </m:lim>
                  </m:limLow>
                </m:e>
              </m:d>
              <m:r>
                <m:t>​</m:t>
              </m:r>
              <m:r>
                <m:t> </m:t>
              </m:r>
              <m:r>
                <m:t>​</m:t>
              </m:r>
              <m:d>
                <m:dPr>
                  <m:begChr m:val="∥"/>
                  <m:sepChr m:val=""/>
                  <m:endChr m:val="∥"/>
                  <m:grow/>
                </m:dPr>
                <m:e>
                  <m:limLow>
                    <m:e>
                      <m:r>
                        <m:t>y</m:t>
                      </m:r>
                    </m:e>
                    <m:lim>
                      <m:r>
                        <m:rPr>
                          <m:sty m:val="p"/>
                        </m:rPr>
                        <m:t>∼</m:t>
                      </m:r>
                    </m:lim>
                  </m:limLow>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
                <m:t>&amp;</m:t>
              </m:r>
              <m:r>
                <m:t>&amp;</m:t>
              </m:r>
              <m:r>
                <m:rPr>
                  <m:nor/>
                  <m:sty m:val="p"/>
                </m:rPr>
                <m:t>(</m:t>
              </m:r>
              <m:r>
                <m:t>s</m:t>
              </m:r>
              <m:r>
                <m:t> </m:t>
              </m:r>
              <m:limLow>
                <m:e>
                  <m:r>
                    <m:t>y</m:t>
                  </m:r>
                </m:e>
                <m:lim>
                  <m:r>
                    <m:rPr>
                      <m:sty m:val="p"/>
                    </m:rPr>
                    <m:t>∼</m:t>
                  </m:r>
                </m:lim>
              </m:limLow>
              <m:r>
                <m:rPr>
                  <m:sty m:val="p"/>
                </m:rPr>
                <m:t>=</m:t>
              </m:r>
              <m:limLow>
                <m:e>
                  <m:r>
                    <m:t>x</m:t>
                  </m:r>
                </m:e>
                <m:lim>
                  <m:r>
                    <m:rPr>
                      <m:sty m:val="p"/>
                    </m:rPr>
                    <m:t>∼</m:t>
                  </m:r>
                </m:lim>
              </m:limLow>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limLow>
                <m:e>
                  <m:r>
                    <m:t>y</m:t>
                  </m:r>
                </m:e>
                <m:lim>
                  <m:r>
                    <m:rPr>
                      <m:sty m:val="p"/>
                    </m:rPr>
                    <m:t>∼</m:t>
                  </m:r>
                </m:lim>
              </m:limLow>
              <m:r>
                <m:t>&amp;</m:t>
              </m:r>
              <m:r>
                <m:rPr>
                  <m:sty m:val="p"/>
                </m:rPr>
                <m:t>=</m:t>
              </m:r>
              <m:r>
                <m:rPr>
                  <m:sty m:val="p"/>
                </m:rPr>
                <m:t>(</m:t>
              </m:r>
              <m:r>
                <m:t>2</m:t>
              </m:r>
              <m:r>
                <m:rPr>
                  <m:sty m:val="p"/>
                </m:rPr>
                <m:t>,</m:t>
              </m:r>
              <m:r>
                <m:t>4</m:t>
              </m:r>
              <m:r>
                <m:rPr>
                  <m:sty m:val="p"/>
                </m:rPr>
                <m:t>)</m:t>
              </m:r>
            </m:e>
            <m:e>
              <m:r>
                <m:t>&amp;</m:t>
              </m:r>
              <m:r>
                <m:rPr>
                  <m:sty m:val="p"/>
                </m:rPr>
                <m:t>=</m:t>
              </m:r>
              <m:r>
                <m:t>2</m:t>
              </m:r>
              <m:r>
                <m:t> </m:t>
              </m:r>
              <m:limLow>
                <m:e>
                  <m:r>
                    <m:t>x</m:t>
                  </m:r>
                </m:e>
                <m:lim>
                  <m:r>
                    <m:rPr>
                      <m:sty m:val="p"/>
                    </m:rPr>
                    <m:t>∼</m:t>
                  </m:r>
                </m:lim>
              </m:limLow>
              <m:r>
                <m:rPr>
                  <m:sty m:val="p"/>
                </m:rPr>
                <m:t>:</m:t>
              </m:r>
            </m:e>
          </m:eqArr>
        </m:oMath>
      </m:oMathPara>
    </w:p>
    <w:p>
      <w:pPr>
        <w:pStyle w:val="FirstParagraph"/>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 </w:t>
      </w:r>
      <w:r>
        <w:t xml:space="preserve">and</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limLow>
          <m:e>
            <m:r>
              <m:t>x</m:t>
            </m:r>
          </m:e>
          <m:lim>
            <m:r>
              <m:rPr>
                <m:sty m:val="p"/>
              </m:rPr>
              <m:t>∼</m:t>
            </m:r>
          </m:lim>
        </m:limLow>
        <m:r>
          <m:rPr>
            <m:sty m:val="p"/>
          </m:rPr>
          <m:t>=</m:t>
        </m:r>
        <m:r>
          <m:rPr>
            <m:sty m:val="p"/>
          </m:rPr>
          <m:t>(</m:t>
        </m:r>
        <m:r>
          <m:t>3</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limLow>
          <m:e>
            <m:r>
              <m:t>x</m:t>
            </m:r>
          </m:e>
          <m:lim>
            <m:r>
              <m:rPr>
                <m:sty m:val="p"/>
              </m:rPr>
              <m:t>∼</m:t>
            </m:r>
          </m:lim>
        </m:limLow>
        <m:r>
          <m:rPr>
            <m:sty m:val="p"/>
          </m:rPr>
          <m:t>=</m:t>
        </m:r>
        <m:r>
          <m:rPr>
            <m:sty m:val="p"/>
          </m:rPr>
          <m:t>(</m:t>
        </m:r>
        <m:r>
          <m:t>1</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limLow>
          <m:e>
            <m:r>
              <m:t>x</m:t>
            </m:r>
          </m:e>
          <m:lim>
            <m:r>
              <m:rPr>
                <m:sty m:val="p"/>
              </m:rPr>
              <m:t>∼</m:t>
            </m:r>
          </m:lim>
        </m:limLow>
        <m:r>
          <m:rPr>
            <m:sty m:val="p"/>
          </m:rPr>
          <m:t>∈</m:t>
        </m:r>
        <m:r>
          <m:t>V</m:t>
        </m:r>
      </m:oMath>
      <w:r>
        <w:t xml:space="preserve"> </w:t>
      </w:r>
      <w:r>
        <w:t xml:space="preserve">a nonnegative real number</w:t>
      </w:r>
      <w:r>
        <w:t xml:space="preserve"> </w:t>
      </w:r>
      <m:oMath>
        <m:r>
          <m:t>​</m:t>
        </m:r>
        <m:d>
          <m:dPr>
            <m:begChr m:val="∥"/>
            <m:sepChr m:val=""/>
            <m:endChr m:val="∥"/>
            <m:grow/>
          </m:dPr>
          <m:e>
            <m:limLow>
              <m:e>
                <m:r>
                  <m:t>x</m:t>
                </m:r>
              </m:e>
              <m:lim>
                <m:r>
                  <m:rPr>
                    <m:sty m:val="p"/>
                  </m:rPr>
                  <m:t>∼</m:t>
                </m:r>
              </m:lim>
            </m:limLow>
          </m:e>
        </m:d>
        <m:r>
          <m:t>​</m:t>
        </m:r>
      </m:oMath>
      <w:r>
        <w:t xml:space="preserve">,</w:t>
      </w:r>
      <w:r>
        <w:t xml:space="preserve"> </w:t>
      </w:r>
      <w:r>
        <w:t xml:space="preserve">and satisfies the following three axioms for all</w:t>
      </w:r>
      <w:r>
        <w:t xml:space="preserve"> </w:t>
      </w:r>
      <m:oMath>
        <m:limLow>
          <m:e>
            <m:r>
              <m:t>x</m:t>
            </m:r>
          </m:e>
          <m:lim>
            <m:r>
              <m:rPr>
                <m:sty m:val="p"/>
              </m:rPr>
              <m:t>∼</m:t>
            </m:r>
          </m:lim>
        </m:limLow>
        <m:r>
          <m:rPr>
            <m:sty m:val="p"/>
          </m:rPr>
          <m:t>,</m:t>
        </m:r>
        <m:limLow>
          <m:e>
            <m:r>
              <m:t>y</m:t>
            </m:r>
          </m:e>
          <m:lim>
            <m:r>
              <m:rPr>
                <m:sty m:val="p"/>
              </m:rPr>
              <m:t>∼</m:t>
            </m:r>
          </m:lim>
        </m:limLow>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and</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limLow>
              <m:e>
                <m:r>
                  <m:t>x</m:t>
                </m:r>
              </m:e>
              <m:lim>
                <m:r>
                  <m:rPr>
                    <m:sty m:val="p"/>
                  </m:rPr>
                  <m:t>∼</m:t>
                </m:r>
              </m:lim>
            </m:limLow>
          </m:e>
        </m:d>
        <m:r>
          <m:t>​</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limLow>
              <m:e>
                <m:r>
                  <m:t>x</m:t>
                </m:r>
              </m:e>
              <m:lim>
                <m:r>
                  <m:rPr>
                    <m:sty m:val="p"/>
                  </m:rPr>
                  <m:t>∼</m:t>
                </m:r>
              </m:lim>
            </m:limLow>
          </m:e>
        </m:d>
        <m:r>
          <m:t>​</m:t>
        </m:r>
        <m:limUpp>
          <m:e>
            <m:r>
              <m:rPr>
                <m:sty m:val="p"/>
              </m:rPr>
              <m:t>=</m:t>
            </m:r>
          </m:e>
          <m:lim>
            <m:r>
              <m:rPr>
                <m:nor/>
                <m:sty m:val="p"/>
              </m:rPr>
              <m:t>def</m:t>
            </m:r>
          </m:lim>
        </m:limUpp>
        <m:rad>
          <m:radPr>
            <m:degHide m:val="on"/>
          </m:radPr>
          <m:deg/>
          <m:e>
            <m:r>
              <m:t>​</m:t>
            </m:r>
            <m:d>
              <m:dPr>
                <m:begChr m:val="⟨"/>
                <m:sepChr m:val=""/>
                <m:endChr m:val="⟩"/>
                <m:grow/>
              </m:dPr>
              <m:e>
                <m:limLow>
                  <m:e>
                    <m:r>
                      <m:t>x</m:t>
                    </m:r>
                  </m:e>
                  <m:lim>
                    <m:r>
                      <m:rPr>
                        <m:sty m:val="p"/>
                      </m:rPr>
                      <m:t>∼</m:t>
                    </m:r>
                  </m:lim>
                </m:limLow>
                <m:r>
                  <m:rPr>
                    <m:sty m:val="p"/>
                  </m:rPr>
                  <m:t>,</m:t>
                </m:r>
                <m:limLow>
                  <m:e>
                    <m:r>
                      <m:t>x</m:t>
                    </m:r>
                  </m:e>
                  <m:lim>
                    <m:r>
                      <m:rPr>
                        <m:sty m:val="p"/>
                      </m:rPr>
                      <m:t>∼</m:t>
                    </m:r>
                  </m:lim>
                </m:limLow>
              </m:e>
            </m:d>
            <m:r>
              <m:t>​</m:t>
            </m:r>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limLow>
          <m:e>
            <m:r>
              <m:t>x</m:t>
            </m:r>
          </m:e>
          <m:lim>
            <m:r>
              <m:rPr>
                <m:sty m:val="p"/>
              </m:rPr>
              <m:t>∼</m:t>
            </m:r>
          </m:lim>
        </m:limLow>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x</m:t>
                  </m:r>
                </m:e>
                <m:lim>
                  <m:r>
                    <m:rPr>
                      <m:sty m:val="p"/>
                    </m:rPr>
                    <m:t>∼</m:t>
                  </m:r>
                </m:lim>
              </m:limLow>
            </m:e>
          </m:d>
          <m:sSub>
            <m:e>
              <m:r>
                <m:t>​</m:t>
              </m:r>
            </m:e>
            <m:sub>
              <m:r>
                <m:t>2</m:t>
              </m:r>
            </m:sub>
          </m:sSub>
          <m:r>
            <m:rPr>
              <m:sty m:val="p"/>
            </m:rPr>
            <m:t>≤</m:t>
          </m:r>
          <m:r>
            <m:t>​</m:t>
          </m:r>
          <m:d>
            <m:dPr>
              <m:begChr m:val="∥"/>
              <m:sepChr m:val=""/>
              <m:endChr m:val="∥"/>
              <m:grow/>
            </m:dPr>
            <m:e>
              <m:limLow>
                <m:e>
                  <m:r>
                    <m:t>x</m:t>
                  </m:r>
                </m:e>
                <m:lim>
                  <m:r>
                    <m:rPr>
                      <m:sty m:val="p"/>
                    </m:rPr>
                    <m:t>∼</m:t>
                  </m:r>
                </m:lim>
              </m:limLow>
            </m:e>
          </m:d>
          <m:sSub>
            <m:e>
              <m:r>
                <m:t>​</m:t>
              </m:r>
            </m:e>
            <m:sub>
              <m:r>
                <m:t>1</m:t>
              </m:r>
            </m:sub>
          </m:sSub>
          <m:r>
            <m:rPr>
              <m:sty m:val="p"/>
            </m:rPr>
            <m:t>≤</m:t>
          </m:r>
          <m:rad>
            <m:radPr>
              <m:degHide m:val="on"/>
            </m:radPr>
            <m:deg/>
            <m:e>
              <m:r>
                <m:t>p</m:t>
              </m:r>
            </m:e>
          </m:rad>
          <m:r>
            <m:t> </m:t>
          </m:r>
          <m:r>
            <m:t>​</m:t>
          </m:r>
          <m:d>
            <m:dPr>
              <m:begChr m:val="∥"/>
              <m:sepChr m:val=""/>
              <m:endChr m:val="∥"/>
              <m:grow/>
            </m:dPr>
            <m:e>
              <m:limLow>
                <m:e>
                  <m:r>
                    <m:t>x</m:t>
                  </m:r>
                </m:e>
                <m:lim>
                  <m:r>
                    <m:rPr>
                      <m:sty m:val="p"/>
                    </m:rPr>
                    <m:t>∼</m:t>
                  </m:r>
                </m:lim>
              </m:limLow>
            </m:e>
          </m:d>
          <m:sSub>
            <m:e>
              <m:r>
                <m:t>​</m:t>
              </m:r>
            </m:e>
            <m:sub>
              <m:r>
                <m:t>2</m:t>
              </m:r>
            </m:sub>
          </m:sSub>
          <m:r>
            <m:rPr>
              <m:sty m:val="p"/>
            </m:rPr>
            <m:t>≤</m:t>
          </m:r>
          <m:r>
            <m:t>p</m:t>
          </m:r>
          <m:r>
            <m:t> </m:t>
          </m:r>
          <m:r>
            <m:t>​</m:t>
          </m:r>
          <m:d>
            <m:dPr>
              <m:begChr m:val="∥"/>
              <m:sepChr m:val=""/>
              <m:endChr m:val="∥"/>
              <m:grow/>
            </m:dPr>
            <m:e>
              <m:limLow>
                <m:e>
                  <m:r>
                    <m:t>x</m:t>
                  </m:r>
                </m:e>
                <m:lim>
                  <m:r>
                    <m:rPr>
                      <m:sty m:val="p"/>
                    </m:rPr>
                    <m:t>∼</m:t>
                  </m:r>
                </m:lim>
              </m:limLow>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limLow>
              <m:e>
                <m:r>
                  <m:t>x</m:t>
                </m:r>
              </m:e>
              <m:lim>
                <m:r>
                  <m:rPr>
                    <m:sty m:val="p"/>
                  </m:rPr>
                  <m:t>∼</m:t>
                </m:r>
              </m:lim>
            </m:limLow>
            <m:r>
              <m:rPr>
                <m:sty m:val="p"/>
              </m:rPr>
              <m:t>∈</m:t>
            </m:r>
            <m:sSup>
              <m:e>
                <m:r>
                  <m:rPr>
                    <m:scr m:val="double-struck"/>
                    <m:sty m:val="p"/>
                  </m:rPr>
                  <m:t>R</m:t>
                </m:r>
              </m:e>
              <m:sup>
                <m:r>
                  <m:t>2</m:t>
                </m:r>
              </m:sup>
            </m:sSup>
            <m:r>
              <m:rPr>
                <m:sty m:val="p"/>
              </m:rPr>
              <m:t>:</m:t>
            </m:r>
            <m:r>
              <m:t>​</m:t>
            </m:r>
            <m:d>
              <m:dPr>
                <m:begChr m:val="∥"/>
                <m:sepChr m:val=""/>
                <m:endChr m:val="∥"/>
                <m:grow/>
              </m:dPr>
              <m:e>
                <m:limLow>
                  <m:e>
                    <m:r>
                      <m:t>x</m:t>
                    </m:r>
                  </m:e>
                  <m:lim>
                    <m:r>
                      <m:rPr>
                        <m:sty m:val="p"/>
                      </m:rPr>
                      <m:t>∼</m:t>
                    </m:r>
                  </m:lim>
                </m:limLow>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limLow>
              <m:e>
                <m:r>
                  <m:t>x</m:t>
                </m:r>
              </m:e>
              <m:lim>
                <m:r>
                  <m:rPr>
                    <m:sty m:val="p"/>
                  </m:rPr>
                  <m:t>∼</m:t>
                </m:r>
              </m:lim>
            </m:limLow>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limLow>
              <m:e>
                <m:r>
                  <m:t>x</m:t>
                </m:r>
              </m:e>
              <m:lim>
                <m:r>
                  <m:rPr>
                    <m:sty m:val="p"/>
                  </m:rPr>
                  <m:t>∼</m:t>
                </m:r>
              </m:lim>
            </m:limLow>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limLow>
              <m:e>
                <m:r>
                  <m:t>x</m:t>
                </m:r>
              </m:e>
              <m:lim>
                <m:r>
                  <m:rPr>
                    <m:sty m:val="p"/>
                  </m:rPr>
                  <m:t>∼</m:t>
                </m:r>
              </m:lim>
            </m:limLow>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limLow>
              <m:e>
                <m:r>
                  <m:t>x</m:t>
                </m:r>
              </m:e>
              <m:lim>
                <m:r>
                  <m:rPr>
                    <m:sty m:val="p"/>
                  </m:rPr>
                  <m:t>∼</m:t>
                </m:r>
              </m:lim>
            </m:limLow>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limLow>
          <m:e>
            <m:r>
              <m:t>x</m:t>
            </m:r>
          </m:e>
          <m:lim>
            <m:r>
              <m:rPr>
                <m:sty m:val="p"/>
              </m:rPr>
              <m:t>∼</m:t>
            </m:r>
          </m:lim>
        </m:limLow>
        <m:r>
          <m:rPr>
            <m:sty m:val="p"/>
          </m:rPr>
          <m:t>=</m:t>
        </m:r>
        <m:limLow>
          <m:e>
            <m:r>
              <m:t>0</m:t>
            </m:r>
          </m:e>
          <m:lim>
            <m:r>
              <m:rPr>
                <m:sty m:val="p"/>
              </m:rPr>
              <m:t>∼</m:t>
            </m:r>
          </m:lim>
        </m:limLow>
      </m:oMath>
      <w:r>
        <w:t xml:space="preserve">, every</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limLow>
              <m:e>
                <m:r>
                  <m:t>x</m:t>
                </m:r>
              </m:e>
              <m:lim>
                <m:r>
                  <m:rPr>
                    <m:sty m:val="p"/>
                  </m:rPr>
                  <m:t>∼</m:t>
                </m:r>
              </m:lim>
            </m:limLow>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limLow>
                <m:e>
                  <m:r>
                    <m:t>x</m:t>
                  </m:r>
                </m:e>
                <m:lim>
                  <m:r>
                    <m:rPr>
                      <m:sty m:val="p"/>
                    </m:rPr>
                    <m:t>∼</m:t>
                  </m:r>
                </m:lim>
              </m:limLow>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limLow>
              <m:e>
                <m:r>
                  <m:t>x</m:t>
                </m:r>
              </m:e>
              <m:lim>
                <m:r>
                  <m:rPr>
                    <m:sty m:val="p"/>
                  </m:rPr>
                  <m:t>∼</m:t>
                </m:r>
              </m:lim>
            </m:limLow>
          </m:e>
        </m:d>
        <m:sSub>
          <m:e>
            <m:r>
              <m:t>​</m:t>
            </m:r>
          </m:e>
          <m:sub>
            <m:r>
              <m:t>k</m:t>
            </m:r>
          </m:sub>
        </m:sSub>
        <m:r>
          <m:rPr>
            <m:sty m:val="p"/>
          </m:rPr>
          <m:t>→</m:t>
        </m:r>
        <m:r>
          <m:t>M</m:t>
        </m:r>
        <m:r>
          <m:rPr>
            <m:sty m:val="p"/>
          </m:rPr>
          <m:t>=</m:t>
        </m:r>
        <m:r>
          <m:t>​</m:t>
        </m:r>
        <m:d>
          <m:dPr>
            <m:begChr m:val="∥"/>
            <m:sepChr m:val=""/>
            <m:endChr m:val="∥"/>
            <m:grow/>
          </m:dPr>
          <m:e>
            <m:limLow>
              <m:e>
                <m:r>
                  <m:t>x</m:t>
                </m:r>
              </m:e>
              <m:lim>
                <m:r>
                  <m:rPr>
                    <m:sty m:val="p"/>
                  </m:rPr>
                  <m:t>∼</m:t>
                </m:r>
              </m:lim>
            </m:limLow>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limLow>
              <m:e>
                <m:r>
                  <m:t>x</m:t>
                </m:r>
              </m:e>
              <m:lim>
                <m:r>
                  <m:rPr>
                    <m:sty m:val="p"/>
                  </m:rPr>
                  <m:t>∼</m:t>
                </m:r>
              </m:lim>
            </m:limLow>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limLow>
          <m:e>
            <m:r>
              <m:t>x</m:t>
            </m:r>
          </m:e>
          <m:lim>
            <m:r>
              <m:rPr>
                <m:sty m:val="p"/>
              </m:rPr>
              <m:t>∼</m:t>
            </m:r>
          </m:lim>
        </m:limLow>
        <m:r>
          <m:rPr>
            <m:sty m:val="p"/>
          </m:rPr>
          <m:t>=</m:t>
        </m:r>
        <m:limLow>
          <m:e>
            <m:r>
              <m:t>0</m:t>
            </m:r>
          </m:e>
          <m:lim>
            <m:r>
              <m:rPr>
                <m:sty m:val="p"/>
              </m:rPr>
              <m:t>∼</m:t>
            </m:r>
          </m:lim>
        </m:limLow>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limLow>
                    <m:e>
                      <m:r>
                        <m:t>x</m:t>
                      </m:r>
                    </m:e>
                    <m:lim>
                      <m:r>
                        <m:rPr>
                          <m:sty m:val="p"/>
                        </m:rPr>
                        <m:t>∼</m:t>
                      </m:r>
                    </m:lim>
                  </m:limLow>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If</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or</w:t>
      </w:r>
      <w:r>
        <w:t xml:space="preserve"> </w:t>
      </w:r>
      <m:oMath>
        <m:limLow>
          <m:e>
            <m:r>
              <m:t>y</m:t>
            </m:r>
          </m:e>
          <m:lim>
            <m:r>
              <m:rPr>
                <m:sty m:val="p"/>
              </m:rPr>
              <m:t>∼</m:t>
            </m:r>
          </m:lim>
        </m:limLow>
        <m:r>
          <m:rPr>
            <m:sty m:val="p"/>
          </m:rPr>
          <m:t>=</m:t>
        </m:r>
        <m:limLow>
          <m:e>
            <m:r>
              <m:t>0</m:t>
            </m:r>
          </m:e>
          <m:lim>
            <m:r>
              <m:rPr>
                <m:sty m:val="p"/>
              </m:rPr>
              <m:t>∼</m:t>
            </m:r>
          </m:lim>
        </m:limLow>
      </m:oMath>
      <w:r>
        <w:t xml:space="preserve">, both sides of</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t>​</m:t>
        </m:r>
        <m:d>
          <m:dPr>
            <m:begChr m:val="∥"/>
            <m:sepChr m:val=""/>
            <m:endChr m:val="∥"/>
            <m:grow/>
          </m:dPr>
          <m:e>
            <m:limLow>
              <m:e>
                <m:r>
                  <m:t>x</m:t>
                </m:r>
              </m:e>
              <m:lim>
                <m:r>
                  <m:rPr>
                    <m:sty m:val="p"/>
                  </m:rPr>
                  <m:t>∼</m:t>
                </m:r>
              </m:lim>
            </m:limLow>
          </m:e>
        </m:d>
        <m:sSub>
          <m:e>
            <m:r>
              <m:t>​</m:t>
            </m:r>
          </m:e>
          <m:sub>
            <m:r>
              <m:t>k</m:t>
            </m:r>
          </m:sub>
        </m:sSub>
        <m:r>
          <m:rPr>
            <m:sty m:val="p"/>
          </m:rPr>
          <m:t>+</m:t>
        </m:r>
        <m:r>
          <m:t>​</m:t>
        </m:r>
        <m:d>
          <m:dPr>
            <m:begChr m:val="∥"/>
            <m:sepChr m:val=""/>
            <m:endChr m:val="∥"/>
            <m:grow/>
          </m:dPr>
          <m:e>
            <m:limLow>
              <m:e>
                <m:r>
                  <m:t>y</m:t>
                </m:r>
              </m:e>
              <m:lim>
                <m:r>
                  <m:rPr>
                    <m:sty m:val="p"/>
                  </m:rPr>
                  <m:t>∼</m:t>
                </m:r>
              </m:lim>
            </m:limLow>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limLow>
              <m:e>
                <m:r>
                  <m:t>x</m:t>
                </m:r>
              </m:e>
              <m:lim>
                <m:r>
                  <m:rPr>
                    <m:sty m:val="p"/>
                  </m:rPr>
                  <m:t>∼</m:t>
                </m:r>
              </m:lim>
            </m:limLow>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limLow>
              <m:e>
                <m:r>
                  <m:t>y</m:t>
                </m:r>
              </m:e>
              <m:lim>
                <m:r>
                  <m:rPr>
                    <m:sty m:val="p"/>
                  </m:rPr>
                  <m:t>∼</m:t>
                </m:r>
              </m:lim>
            </m:limLow>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limLow>
          <m:e>
            <m:r>
              <m:t>u</m:t>
            </m:r>
          </m:e>
          <m:lim>
            <m:r>
              <m:rPr>
                <m:sty m:val="p"/>
              </m:rPr>
              <m:t>∼</m:t>
            </m:r>
          </m:lim>
        </m:limLow>
        <m:limUpp>
          <m:e>
            <m:r>
              <m:rPr>
                <m:sty m:val="p"/>
              </m:rPr>
              <m:t>=</m:t>
            </m:r>
          </m:e>
          <m:lim>
            <m:r>
              <m:rPr>
                <m:nor/>
                <m:sty m:val="p"/>
              </m:rPr>
              <m:t>def</m:t>
            </m:r>
          </m:lim>
        </m:limUpp>
        <m:limLow>
          <m:e>
            <m:r>
              <m:t>x</m:t>
            </m:r>
          </m:e>
          <m:lim>
            <m:r>
              <m:rPr>
                <m:sty m:val="p"/>
              </m:rPr>
              <m:t>∼</m:t>
            </m:r>
          </m:lim>
        </m:limLow>
        <m:r>
          <m:rPr>
            <m:sty m:val="p"/>
          </m:rPr>
          <m:t>/</m:t>
        </m:r>
        <m:r>
          <m:t>a</m:t>
        </m:r>
      </m:oMath>
      <w:r>
        <w:t xml:space="preserve"> </w:t>
      </w:r>
      <w:r>
        <w:t xml:space="preserve">and</w:t>
      </w:r>
      <w:r>
        <w:t xml:space="preserve"> </w:t>
      </w:r>
      <m:oMath>
        <m:limLow>
          <m:e>
            <m:r>
              <m:t>v</m:t>
            </m:r>
          </m:e>
          <m:lim>
            <m:r>
              <m:rPr>
                <m:sty m:val="p"/>
              </m:rPr>
              <m:t>∼</m:t>
            </m:r>
          </m:lim>
        </m:limLow>
        <m:limUpp>
          <m:e>
            <m:r>
              <m:rPr>
                <m:sty m:val="p"/>
              </m:rPr>
              <m:t>=</m:t>
            </m:r>
          </m:e>
          <m:lim>
            <m:r>
              <m:rPr>
                <m:nor/>
                <m:sty m:val="p"/>
              </m:rPr>
              <m:t>def</m:t>
            </m:r>
          </m:lim>
        </m:limUpp>
        <m:limLow>
          <m:e>
            <m:r>
              <m:t>y</m:t>
            </m:r>
          </m:e>
          <m:lim>
            <m:r>
              <m:rPr>
                <m:sty m:val="p"/>
              </m:rPr>
              <m:t>∼</m:t>
            </m:r>
          </m:lim>
        </m:limLow>
        <m:r>
          <m:rPr>
            <m:sty m:val="p"/>
          </m:rPr>
          <m:t>/</m:t>
        </m:r>
        <m:r>
          <m:t>b</m:t>
        </m:r>
      </m:oMath>
      <w:r>
        <w:t xml:space="preserve">.</w:t>
      </w:r>
      <w:r>
        <w:t xml:space="preserve"> </w:t>
      </w:r>
      <w:r>
        <w:t xml:space="preserve">By absolute homogeneity,</w:t>
      </w:r>
      <w:r>
        <w:t xml:space="preserve"> </w:t>
      </w:r>
      <m:oMath>
        <m:r>
          <m:t>​</m:t>
        </m:r>
        <m:d>
          <m:dPr>
            <m:begChr m:val="∥"/>
            <m:sepChr m:val=""/>
            <m:endChr m:val="∥"/>
            <m:grow/>
          </m:dPr>
          <m:e>
            <m:limLow>
              <m:e>
                <m:r>
                  <m:t>u</m:t>
                </m:r>
              </m:e>
              <m:lim>
                <m:r>
                  <m:rPr>
                    <m:sty m:val="p"/>
                  </m:rPr>
                  <m:t>∼</m:t>
                </m:r>
              </m:lim>
            </m:limLow>
          </m:e>
        </m:d>
        <m:sSub>
          <m:e>
            <m:r>
              <m:t>​</m:t>
            </m:r>
          </m:e>
          <m:sub>
            <m:r>
              <m:t>k</m:t>
            </m:r>
          </m:sub>
        </m:sSub>
        <m:r>
          <m:rPr>
            <m:sty m:val="p"/>
          </m:rPr>
          <m:t>=</m:t>
        </m:r>
        <m:r>
          <m:t>​</m:t>
        </m:r>
        <m:d>
          <m:dPr>
            <m:begChr m:val="∥"/>
            <m:sepChr m:val=""/>
            <m:endChr m:val="∥"/>
            <m:grow/>
          </m:dPr>
          <m:e>
            <m:limLow>
              <m:e>
                <m:r>
                  <m:t>v</m:t>
                </m:r>
              </m:e>
              <m:lim>
                <m:r>
                  <m:rPr>
                    <m:sty m:val="p"/>
                  </m:rPr>
                  <m:t>∼</m:t>
                </m:r>
              </m:lim>
            </m:limLow>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limLow>
                <m:e>
                  <m:r>
                    <m:t>x</m:t>
                  </m:r>
                </m:e>
                <m:lim>
                  <m:r>
                    <m:rPr>
                      <m:sty m:val="p"/>
                    </m:rPr>
                    <m:t>∼</m:t>
                  </m:r>
                </m:lim>
              </m:limLow>
              <m:r>
                <m:rPr>
                  <m:sty m:val="p"/>
                </m:rPr>
                <m:t>+</m:t>
              </m:r>
              <m:limLow>
                <m:e>
                  <m:r>
                    <m:t>y</m:t>
                  </m:r>
                </m:e>
                <m:lim>
                  <m:r>
                    <m:rPr>
                      <m:sty m:val="p"/>
                    </m:rPr>
                    <m:t>∼</m:t>
                  </m:r>
                </m:lim>
              </m:limLow>
            </m:num>
            <m:den>
              <m:r>
                <m:t>a</m:t>
              </m:r>
              <m:r>
                <m:rPr>
                  <m:sty m:val="p"/>
                </m:rPr>
                <m:t>+</m:t>
              </m:r>
              <m:r>
                <m:t>b</m:t>
              </m:r>
            </m:den>
          </m:f>
          <m:r>
            <m:rPr>
              <m:sty m:val="p"/>
            </m:rPr>
            <m:t>=</m:t>
          </m:r>
          <m:r>
            <m:t>λ</m:t>
          </m:r>
          <m:r>
            <m:t> </m:t>
          </m:r>
          <m:limLow>
            <m:e>
              <m:r>
                <m:t>u</m:t>
              </m:r>
            </m:e>
            <m:lim>
              <m:r>
                <m:rPr>
                  <m:sty m:val="p"/>
                </m:rPr>
                <m:t>∼</m:t>
              </m:r>
            </m:lim>
          </m:limLow>
          <m:r>
            <m:rPr>
              <m:sty m:val="p"/>
            </m:rPr>
            <m:t>+</m:t>
          </m:r>
          <m:r>
            <m:rPr>
              <m:sty m:val="p"/>
            </m:rPr>
            <m:t>(</m:t>
          </m:r>
          <m:r>
            <m:t>1</m:t>
          </m:r>
          <m:r>
            <m:rPr>
              <m:sty m:val="p"/>
            </m:rPr>
            <m:t>−</m:t>
          </m:r>
          <m:r>
            <m:t>λ</m:t>
          </m:r>
          <m:r>
            <m:rPr>
              <m:sty m:val="p"/>
            </m:rPr>
            <m:t>)</m:t>
          </m:r>
          <m:r>
            <m:t> </m:t>
          </m:r>
          <m:limLow>
            <m:e>
              <m:r>
                <m:t>v</m:t>
              </m:r>
            </m:e>
            <m:lim>
              <m:r>
                <m:rPr>
                  <m:sty m:val="p"/>
                </m:rPr>
                <m:t>∼</m:t>
              </m:r>
            </m:lim>
          </m:limLow>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limLow>
              <m:e>
                <m:r>
                  <m:t>u</m:t>
                </m:r>
              </m:e>
              <m:lim>
                <m:r>
                  <m:rPr>
                    <m:sty m:val="p"/>
                  </m:rPr>
                  <m:t>∼</m:t>
                </m:r>
              </m:lim>
            </m:limLow>
          </m:e>
        </m:d>
        <m:sSubSup>
          <m:e>
            <m:r>
              <m:t>​</m:t>
            </m:r>
          </m:e>
          <m:sub>
            <m:r>
              <m:t>k</m:t>
            </m:r>
          </m:sub>
          <m:sup>
            <m:r>
              <m:t>k</m:t>
            </m:r>
          </m:sup>
        </m:sSubSup>
        <m:r>
          <m:rPr>
            <m:sty m:val="p"/>
          </m:rPr>
          <m:t>=</m:t>
        </m:r>
        <m:r>
          <m:t>1</m:t>
        </m:r>
      </m:oMath>
      <w:r>
        <w:t xml:space="preserve"> </w:t>
      </w:r>
      <w:r>
        <w:t xml:space="preserve">and likewise for</w:t>
      </w:r>
      <w:r>
        <w:t xml:space="preserve"> </w:t>
      </w:r>
      <m:oMath>
        <m:limLow>
          <m:e>
            <m:r>
              <m:t>v</m:t>
            </m:r>
          </m:e>
          <m:lim>
            <m:r>
              <m:rPr>
                <m:sty m:val="p"/>
              </m:rPr>
              <m:t>∼</m:t>
            </m:r>
          </m:lim>
        </m:limLow>
      </m:oMath>
      <w:r>
        <w:t xml:space="preserve">,</w:t>
      </w:r>
    </w:p>
    <w:p>
      <w:pPr>
        <w:pStyle w:val="BodyText"/>
      </w:pPr>
      <m:oMathPara>
        <m:oMathParaPr>
          <m:jc m:val="center"/>
        </m:oMathParaPr>
        <m:oMath>
          <m:r>
            <m:t>​</m:t>
          </m:r>
          <m:d>
            <m:dPr>
              <m:begChr m:val="∥"/>
              <m:sepChr m:val=""/>
              <m:endChr m:val="∥"/>
              <m:grow/>
            </m:dPr>
            <m:e>
              <m:r>
                <m:t>λ</m:t>
              </m:r>
              <m:r>
                <m:t> </m:t>
              </m:r>
              <m:limLow>
                <m:e>
                  <m:r>
                    <m:t>u</m:t>
                  </m:r>
                </m:e>
                <m:lim>
                  <m:r>
                    <m:rPr>
                      <m:sty m:val="p"/>
                    </m:rPr>
                    <m:t>∼</m:t>
                  </m:r>
                </m:lim>
              </m:limLow>
              <m:r>
                <m:rPr>
                  <m:sty m:val="p"/>
                </m:rPr>
                <m:t>+</m:t>
              </m:r>
              <m:r>
                <m:rPr>
                  <m:sty m:val="p"/>
                </m:rPr>
                <m:t>(</m:t>
              </m:r>
              <m:r>
                <m:t>1</m:t>
              </m:r>
              <m:r>
                <m:rPr>
                  <m:sty m:val="p"/>
                </m:rPr>
                <m:t>−</m:t>
              </m:r>
              <m:r>
                <m:t>λ</m:t>
              </m:r>
              <m:r>
                <m:rPr>
                  <m:sty m:val="p"/>
                </m:rPr>
                <m:t>)</m:t>
              </m:r>
              <m:r>
                <m:t> </m:t>
              </m:r>
              <m:limLow>
                <m:e>
                  <m:r>
                    <m:t>v</m:t>
                  </m:r>
                </m:e>
                <m:lim>
                  <m:r>
                    <m:rPr>
                      <m:sty m:val="p"/>
                    </m:rPr>
                    <m:t>∼</m:t>
                  </m:r>
                </m:lim>
              </m:limLow>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y</m:t>
                      </m:r>
                    </m:e>
                    <m:lim>
                      <m:r>
                        <m:rPr>
                          <m:sty m:val="p"/>
                        </m:rPr>
                        <m:t>∼</m:t>
                      </m:r>
                    </m:lim>
                  </m:limLow>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p"/>
              </m:rPr>
              <m:t>∞</m:t>
            </m:r>
          </m:sub>
        </m:sSub>
        <m:r>
          <m:rPr>
            <m:sty m:val="p"/>
          </m:rPr>
          <m:t>≤</m:t>
        </m:r>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y</m:t>
                </m:r>
              </m:e>
              <m:lim>
                <m:r>
                  <m:rPr>
                    <m:sty m:val="p"/>
                  </m:rPr>
                  <m:t>∼</m:t>
                </m:r>
              </m:lim>
            </m:limLow>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limLow>
          <m:e>
            <m:r>
              <m:t>x</m:t>
            </m:r>
          </m:e>
          <m:lim>
            <m:r>
              <m:rPr>
                <m:sty m:val="p"/>
              </m:rPr>
              <m:t>∼</m:t>
            </m:r>
          </m:lim>
        </m:limLow>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3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limLow>
                <m:e>
                  <m:r>
                    <m:t>x</m:t>
                  </m:r>
                </m:e>
                <m:lim>
                  <m:r>
                    <m:rPr>
                      <m:sty m:val="p"/>
                    </m:rPr>
                    <m:t>∼</m:t>
                  </m:r>
                </m:lim>
              </m:limLow>
              <m:r>
                <m:rPr>
                  <m:sty m:val="p"/>
                </m:rPr>
                <m:t>⋅</m:t>
              </m:r>
              <m:limLow>
                <m:e>
                  <m:r>
                    <m:t>y</m:t>
                  </m:r>
                </m:e>
                <m:lim>
                  <m:r>
                    <m:rPr>
                      <m:sty m:val="p"/>
                    </m:rPr>
                    <m:t>∼</m:t>
                  </m:r>
                </m:lim>
              </m:limLow>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limLow>
            <m:e>
              <m:r>
                <m:t>x</m:t>
              </m:r>
            </m:e>
            <m:lim>
              <m:r>
                <m:rPr>
                  <m:sty m:val="p"/>
                </m:rPr>
                <m:t>∼</m:t>
              </m:r>
            </m:lim>
          </m:limLow>
          <m:r>
            <m:rPr>
              <m:sty m:val="p"/>
            </m:rPr>
            <m:t>⋅</m:t>
          </m:r>
          <m:limLow>
            <m:e>
              <m:r>
                <m:t>y</m:t>
              </m:r>
            </m:e>
            <m:lim>
              <m:r>
                <m:rPr>
                  <m:sty m:val="p"/>
                </m:rPr>
                <m:t>∼</m:t>
              </m:r>
            </m:lim>
          </m:limLow>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limLow>
          <m:e>
            <m:r>
              <m:t>x</m:t>
            </m:r>
          </m:e>
          <m:lim>
            <m:r>
              <m:rPr>
                <m:sty m:val="p"/>
              </m:rPr>
              <m:t>∼</m:t>
            </m:r>
          </m:lim>
        </m:limLow>
        <m:r>
          <m:rPr>
            <m:sty m:val="p"/>
          </m:rPr>
          <m:t>⋅</m:t>
        </m:r>
        <m:limLow>
          <m:e>
            <m:r>
              <m:t>y</m:t>
            </m:r>
          </m:e>
          <m:lim>
            <m:r>
              <m:rPr>
                <m:sty m:val="p"/>
              </m:rPr>
              <m:t>∼</m:t>
            </m:r>
          </m:lim>
        </m:limLow>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limLow>
          <m:e>
            <m:r>
              <m:t>0</m:t>
            </m:r>
          </m:e>
          <m:lim>
            <m:r>
              <m:rPr>
                <m:sty m:val="p"/>
              </m:rPr>
              <m:t>∼</m:t>
            </m:r>
          </m:lim>
        </m:limLow>
      </m:oMath>
      <w:r>
        <w:t xml:space="preserve">: there is no angle,</w:t>
      </w:r>
      <w:r>
        <w:t xml:space="preserve"> </w:t>
      </w:r>
      <w:r>
        <w:t xml:space="preserve">because the ratio would divide by</w:t>
      </w:r>
      <w:r>
        <w:t xml:space="preserve"> </w:t>
      </w:r>
      <m:oMath>
        <m:r>
          <m:t>​</m:t>
        </m:r>
        <m:d>
          <m:dPr>
            <m:begChr m:val="∥"/>
            <m:sepChr m:val=""/>
            <m:endChr m:val="∥"/>
            <m:grow/>
          </m:dPr>
          <m:e>
            <m:limLow>
              <m:e>
                <m:r>
                  <m:t>0</m:t>
                </m:r>
              </m:e>
              <m:lim>
                <m:r>
                  <m:rPr>
                    <m:sty m:val="p"/>
                  </m:rPr>
                  <m:t>∼</m:t>
                </m:r>
              </m:lim>
            </m:limLow>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f>
            <m:fPr>
              <m:type m:val="bar"/>
            </m:fPr>
            <m:num>
              <m:limLow>
                <m:e>
                  <m:r>
                    <m:t>x</m:t>
                  </m:r>
                </m:e>
                <m:lim>
                  <m:r>
                    <m:rPr>
                      <m:sty m:val="p"/>
                    </m:rPr>
                    <m:t>∼</m:t>
                  </m:r>
                </m:lim>
              </m:limLow>
              <m:r>
                <m:rPr>
                  <m:sty m:val="p"/>
                </m:rPr>
                <m:t>⋅</m:t>
              </m:r>
              <m:limLow>
                <m:e>
                  <m:r>
                    <m:t>y</m:t>
                  </m:r>
                </m:e>
                <m:lim>
                  <m:r>
                    <m:rPr>
                      <m:sty m:val="p"/>
                    </m:rPr>
                    <m:t>∼</m:t>
                  </m:r>
                </m:lim>
              </m:limLow>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limLow>
          <m:e>
            <m:r>
              <m:t>x</m:t>
            </m:r>
          </m:e>
          <m:lim>
            <m:r>
              <m:rPr>
                <m:sty m:val="p"/>
              </m:rPr>
              <m:t>∼</m:t>
            </m:r>
          </m:lim>
        </m:limLow>
        <m:r>
          <m:rPr>
            <m:sty m:val="p"/>
          </m:rPr>
          <m:t>=</m:t>
        </m:r>
        <m:r>
          <m:rPr>
            <m:sty m:val="p"/>
          </m:rPr>
          <m:t>(</m:t>
        </m:r>
        <m:r>
          <m:t>1</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limLow>
              <m:e>
                <m:r>
                  <m:t>x</m:t>
                </m:r>
              </m:e>
              <m:lim>
                <m:r>
                  <m:rPr>
                    <m:sty m:val="p"/>
                  </m:rPr>
                  <m:t>∼</m:t>
                </m:r>
              </m:lim>
            </m:limLow>
          </m:e>
        </m:d>
        <m:r>
          <m:t>​</m:t>
        </m:r>
        <m:r>
          <m:rPr>
            <m:sty m:val="p"/>
          </m:rPr>
          <m:t>=</m:t>
        </m:r>
        <m:r>
          <m:t>1</m:t>
        </m:r>
      </m:oMath>
      <w:r>
        <w:t xml:space="preserve"> </w:t>
      </w:r>
      <w:r>
        <w:t xml:space="preserve">and</w:t>
      </w:r>
      <w:r>
        <w:t xml:space="preserve"> </w:t>
      </w:r>
      <m:oMath>
        <m:r>
          <m:t>​</m:t>
        </m:r>
        <m:d>
          <m:dPr>
            <m:begChr m:val="∥"/>
            <m:sepChr m:val=""/>
            <m:endChr m:val="∥"/>
            <m:grow/>
          </m:dPr>
          <m:e>
            <m:limLow>
              <m:e>
                <m:r>
                  <m:t>y</m:t>
                </m:r>
              </m:e>
              <m:lim>
                <m:r>
                  <m:rPr>
                    <m:sty m:val="p"/>
                  </m:rPr>
                  <m:t>∼</m:t>
                </m:r>
              </m:lim>
            </m:limLow>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with</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r>
          <m:t>1</m:t>
        </m:r>
      </m:oMath>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1</m:t>
              </m:r>
              <m:r>
                <m:rPr>
                  <m:sty m:val="p"/>
                </m:rPr>
                <m:t>⋅</m:t>
              </m:r>
              <m:r>
                <m:t>1</m:t>
              </m:r>
            </m:den>
          </m:f>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sSup>
          <m:e>
            <m:limLow>
              <m:e>
                <m:r>
                  <m:t>x</m:t>
                </m:r>
              </m:e>
              <m:lim>
                <m:r>
                  <m:rPr>
                    <m:sty m:val="p"/>
                  </m:rPr>
                  <m:t>∼</m:t>
                </m:r>
              </m:lim>
            </m:limLow>
          </m:e>
          <m:sup>
            <m:r>
              <m:rPr>
                <m:sty m:val="p"/>
              </m:rPr>
              <m:t>c</m:t>
            </m:r>
          </m:sup>
        </m:sSup>
        <m:r>
          <m:rPr>
            <m:sty m:val="p"/>
          </m:rPr>
          <m:t>=</m:t>
        </m:r>
        <m:limLow>
          <m:e>
            <m:r>
              <m:t>x</m:t>
            </m:r>
          </m:e>
          <m:lim>
            <m:r>
              <m:rPr>
                <m:sty m:val="p"/>
              </m:rPr>
              <m:t>∼</m:t>
            </m:r>
          </m:lim>
        </m:limLow>
        <m:r>
          <m:rPr>
            <m:sty m:val="p"/>
          </m:rPr>
          <m:t>−</m:t>
        </m:r>
        <m:acc>
          <m:accPr>
            <m:chr m:val="‾"/>
          </m:accPr>
          <m:e>
            <m:r>
              <m:t>x</m:t>
            </m:r>
          </m:e>
        </m:acc>
        <m:r>
          <m:t> </m:t>
        </m:r>
        <m:limLow>
          <m:e>
            <m:r>
              <m:t>1</m:t>
            </m:r>
          </m:e>
          <m:lim>
            <m:r>
              <m:rPr>
                <m:sty m:val="p"/>
              </m:rPr>
              <m:t>∼</m:t>
            </m:r>
          </m:lim>
        </m:limLow>
      </m:oMath>
      <w:r>
        <w:t xml:space="preserve"> </w:t>
      </w:r>
      <w:r>
        <w:t xml:space="preserve">and</w:t>
      </w:r>
      <w:r>
        <w:t xml:space="preserve"> </w:t>
      </w:r>
      <m:oMath>
        <m:sSup>
          <m:e>
            <m:limLow>
              <m:e>
                <m:r>
                  <m:t>y</m:t>
                </m:r>
              </m:e>
              <m:lim>
                <m:r>
                  <m:rPr>
                    <m:sty m:val="p"/>
                  </m:rPr>
                  <m:t>∼</m:t>
                </m:r>
              </m:lim>
            </m:limLow>
          </m:e>
          <m:sup>
            <m:r>
              <m:rPr>
                <m:sty m:val="p"/>
              </m:rPr>
              <m:t>c</m:t>
            </m:r>
          </m:sup>
        </m:sSup>
        <m:r>
          <m:rPr>
            <m:sty m:val="p"/>
          </m:rPr>
          <m:t>=</m:t>
        </m:r>
        <m:limLow>
          <m:e>
            <m:r>
              <m:t>y</m:t>
            </m:r>
          </m:e>
          <m:lim>
            <m:r>
              <m:rPr>
                <m:sty m:val="p"/>
              </m:rPr>
              <m:t>∼</m:t>
            </m:r>
          </m:lim>
        </m:limLow>
        <m:r>
          <m:rPr>
            <m:sty m:val="p"/>
          </m:rPr>
          <m:t>−</m:t>
        </m:r>
        <m:acc>
          <m:accPr>
            <m:chr m:val="‾"/>
          </m:accPr>
          <m:e>
            <m:r>
              <m:t>y</m:t>
            </m:r>
          </m:e>
        </m:acc>
        <m:r>
          <m:t> </m:t>
        </m:r>
        <m:limLow>
          <m:e>
            <m:r>
              <m:t>1</m:t>
            </m:r>
          </m:e>
          <m:lim>
            <m:r>
              <m:rPr>
                <m:sty m:val="p"/>
              </m:rPr>
              <m:t>∼</m:t>
            </m:r>
          </m:lim>
        </m:limLow>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p>
          <m:e>
            <m:limLow>
              <m:e>
                <m:r>
                  <m:t>x</m:t>
                </m:r>
              </m:e>
              <m:lim>
                <m:r>
                  <m:rPr>
                    <m:sty m:val="p"/>
                  </m:rPr>
                  <m:t>∼</m:t>
                </m:r>
              </m:lim>
            </m:limLow>
          </m:e>
          <m:sup>
            <m:r>
              <m:rPr>
                <m:sty m:val="p"/>
              </m:rPr>
              <m:t>c</m:t>
            </m:r>
          </m:sup>
        </m:sSup>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sSup>
          <m:e>
            <m:limLow>
              <m:e>
                <m:r>
                  <m:t>y</m:t>
                </m:r>
              </m:e>
              <m:lim>
                <m:r>
                  <m:rPr>
                    <m:sty m:val="p"/>
                  </m:rPr>
                  <m:t>∼</m:t>
                </m:r>
              </m:lim>
            </m:limLow>
          </m:e>
          <m:sup>
            <m:r>
              <m:rPr>
                <m:sty m:val="p"/>
              </m:rPr>
              <m:t>c</m:t>
            </m:r>
          </m:sup>
        </m:sSup>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limLow>
          <m:e>
            <m:r>
              <m:t>x</m:t>
            </m:r>
          </m:e>
          <m:lim>
            <m:r>
              <m:rPr>
                <m:sty m:val="p"/>
              </m:rPr>
              <m:t>∼</m:t>
            </m:r>
          </m:lim>
        </m:limLow>
      </m:oMath>
      <w:r>
        <w:t xml:space="preserve"> </w:t>
      </w:r>
      <w:r>
        <w:t xml:space="preserve">nor</w:t>
      </w:r>
      <w:r>
        <w:t xml:space="preserve"> </w:t>
      </w:r>
      <m:oMath>
        <m:limLow>
          <m:e>
            <m:r>
              <m:t>y</m:t>
            </m:r>
          </m:e>
          <m:lim>
            <m:r>
              <m:rPr>
                <m:sty m:val="p"/>
              </m:rPr>
              <m:t>∼</m:t>
            </m:r>
          </m:lim>
        </m:limLow>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sSup>
                    <m:e>
                      <m:limLow>
                        <m:e>
                          <m:r>
                            <m:t>x</m:t>
                          </m:r>
                        </m:e>
                        <m:lim>
                          <m:r>
                            <m:rPr>
                              <m:sty m:val="p"/>
                            </m:rPr>
                            <m:t>∼</m:t>
                          </m:r>
                        </m:lim>
                      </m:limLow>
                    </m:e>
                    <m:sup>
                      <m:r>
                        <m:rPr>
                          <m:sty m:val="p"/>
                        </m:rPr>
                        <m:t>c</m:t>
                      </m:r>
                    </m:sup>
                  </m:sSup>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sSup>
                    <m:e>
                      <m:limLow>
                        <m:e>
                          <m:r>
                            <m:t>y</m:t>
                          </m:r>
                        </m:e>
                        <m:lim>
                          <m:r>
                            <m:rPr>
                              <m:sty m:val="p"/>
                            </m:rPr>
                            <m:t>∼</m:t>
                          </m:r>
                        </m:lim>
                      </m:limLow>
                    </m:e>
                    <m:sup>
                      <m:r>
                        <m:rPr>
                          <m:sty m:val="p"/>
                        </m:rPr>
                        <m:t>c</m:t>
                      </m:r>
                    </m:sup>
                  </m:sSup>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sSup>
          <m:e>
            <m:limLow>
              <m:e>
                <m:r>
                  <m:t>x</m:t>
                </m:r>
              </m:e>
              <m:lim>
                <m:r>
                  <m:rPr>
                    <m:sty m:val="p"/>
                  </m:rPr>
                  <m:t>∼</m:t>
                </m:r>
              </m:lim>
            </m:limLow>
          </m:e>
          <m:sup>
            <m:r>
              <m:rPr>
                <m:sty m:val="p"/>
              </m:rPr>
              <m:t>c</m:t>
            </m:r>
          </m:sup>
        </m:sSup>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sSup>
          <m:e>
            <m:limLow>
              <m:e>
                <m:r>
                  <m:t>y</m:t>
                </m:r>
              </m:e>
              <m:lim>
                <m:r>
                  <m:rPr>
                    <m:sty m:val="p"/>
                  </m:rPr>
                  <m:t>∼</m:t>
                </m:r>
              </m:lim>
            </m:limLow>
          </m:e>
          <m:sup>
            <m:r>
              <m:rPr>
                <m:sty m:val="p"/>
              </m:rPr>
              <m:t>c</m:t>
            </m:r>
          </m:sup>
        </m:sSup>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sSup>
                    <m:e>
                      <m:limLow>
                        <m:e>
                          <m:r>
                            <m:t>x</m:t>
                          </m:r>
                        </m:e>
                        <m:lim>
                          <m:r>
                            <m:rPr>
                              <m:sty m:val="p"/>
                            </m:rPr>
                            <m:t>∼</m:t>
                          </m:r>
                        </m:lim>
                      </m:limLow>
                    </m:e>
                    <m:sup>
                      <m:r>
                        <m:rPr>
                          <m:sty m:val="p"/>
                        </m:rPr>
                        <m:t>c</m:t>
                      </m:r>
                    </m:sup>
                  </m:sSup>
                </m:e>
              </m:d>
              <m:r>
                <m:t>​</m:t>
              </m:r>
              <m:r>
                <m:t>&amp;</m:t>
              </m:r>
              <m:r>
                <m:rPr>
                  <m:sty m:val="p"/>
                </m:rPr>
                <m:t>=</m:t>
              </m:r>
              <m:r>
                <m:t>​</m:t>
              </m:r>
              <m:d>
                <m:dPr>
                  <m:begChr m:val="∥"/>
                  <m:sepChr m:val=""/>
                  <m:endChr m:val="∥"/>
                  <m:grow/>
                </m:dPr>
                <m:e>
                  <m:sSup>
                    <m:e>
                      <m:limLow>
                        <m:e>
                          <m:r>
                            <m:t>y</m:t>
                          </m:r>
                        </m:e>
                        <m:lim>
                          <m:r>
                            <m:rPr>
                              <m:sty m:val="p"/>
                            </m:rPr>
                            <m:t>∼</m:t>
                          </m:r>
                        </m:lim>
                      </m:limLow>
                    </m:e>
                    <m:sup>
                      <m:r>
                        <m:rPr>
                          <m:sty m:val="p"/>
                        </m:rPr>
                        <m:t>c</m:t>
                      </m:r>
                    </m:sup>
                  </m:sSup>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rPr>
            <m:sty m:val="p"/>
          </m:rPr>
          <m:t>)</m:t>
        </m:r>
        <m:r>
          <m:rPr>
            <m:sty m:val="p"/>
          </m:rPr>
          <m:t>=</m:t>
        </m:r>
        <m:r>
          <m:t>1</m:t>
        </m:r>
        <m:r>
          <m:rPr>
            <m:sty m:val="p"/>
          </m:rPr>
          <m:t>/</m:t>
        </m:r>
        <m:r>
          <m:t>2</m:t>
        </m:r>
      </m:oMath>
      <w:r>
        <w:t xml:space="preserve">.</w:t>
      </w:r>
    </w:p>
    <w:p>
      <w:pPr>
        <w:pStyle w:val="BodyText"/>
      </w:pPr>
      <w:r>
        <w:t xml:space="preserve">Without centering,</w:t>
      </w:r>
      <w:r>
        <w:t xml:space="preserve"> </w:t>
      </w:r>
      <m:oMath>
        <m:limLow>
          <m:e>
            <m:r>
              <m:t>x</m:t>
            </m:r>
          </m:e>
          <m:lim>
            <m:r>
              <m:rPr>
                <m:sty m:val="p"/>
              </m:rPr>
              <m:t>∼</m:t>
            </m:r>
          </m:lim>
        </m:limLow>
        <m:r>
          <m:rPr>
            <m:sty m:val="p"/>
          </m:rPr>
          <m:t>⋅</m:t>
        </m:r>
        <m:limLow>
          <m:e>
            <m:r>
              <m:t>y</m:t>
            </m:r>
          </m:e>
          <m:lim>
            <m:r>
              <m:rPr>
                <m:sty m:val="p"/>
              </m:rPr>
              <m:t>∼</m:t>
            </m:r>
          </m:lim>
        </m:limLow>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limLow>
          <m:e>
            <m:r>
              <m:t>x</m:t>
            </m:r>
          </m:e>
          <m:lim>
            <m:r>
              <m:rPr>
                <m:sty m:val="p"/>
              </m:rPr>
              <m:t>∼</m:t>
            </m:r>
          </m:lim>
        </m:limLow>
        <m:r>
          <m:rPr>
            <m:sty m:val="p"/>
          </m:rPr>
          <m:t>,</m:t>
        </m:r>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limLow>
            <m:e>
              <m:r>
                <m:t>x</m:t>
              </m:r>
            </m:e>
            <m:lim>
              <m:r>
                <m:rPr>
                  <m:sty m:val="p"/>
                </m:rPr>
                <m:t>∼</m:t>
              </m:r>
            </m:lim>
          </m:limLow>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u</m:t>
                      </m:r>
                    </m:e>
                    <m:lim>
                      <m:r>
                        <m:rPr>
                          <m:sty m:val="p"/>
                        </m:rPr>
                        <m:t>∼</m:t>
                      </m:r>
                    </m:lim>
                  </m:limLow>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limLow>
            <m:e>
              <m:r>
                <m:t>x</m:t>
              </m:r>
            </m:e>
            <m:lim>
              <m:r>
                <m:rPr>
                  <m:sty m:val="p"/>
                </m:rPr>
                <m:t>∼</m:t>
              </m:r>
            </m:lim>
          </m:limLow>
          <m:r>
            <m:rPr>
              <m:sty m:val="p"/>
            </m:rPr>
            <m:t>⋅</m:t>
          </m:r>
          <m:sSub>
            <m:e>
              <m:limLow>
                <m:e>
                  <m:r>
                    <m:t>u</m:t>
                  </m:r>
                </m:e>
                <m:lim>
                  <m:r>
                    <m:rPr>
                      <m:sty m:val="p"/>
                    </m:rPr>
                    <m:t>∼</m:t>
                  </m:r>
                </m:lim>
              </m:limLow>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limLow>
              <m:e>
                <m:r>
                  <m:t>u</m:t>
                </m:r>
              </m:e>
              <m:lim>
                <m:r>
                  <m:rPr>
                    <m:sty m:val="p"/>
                  </m:rPr>
                  <m:t>∼</m:t>
                </m:r>
              </m:lim>
            </m:limLow>
          </m:e>
          <m:sub>
            <m:r>
              <m:t>j</m:t>
            </m:r>
          </m:sub>
        </m:sSub>
      </m:oMath>
      <w:r>
        <w:t xml:space="preserve">. Then</w:t>
      </w:r>
    </w:p>
    <w:p>
      <w:pPr>
        <w:pStyle w:val="BodyText"/>
      </w:pPr>
      <m:oMathPara>
        <m:oMathParaPr>
          <m:jc m:val="center"/>
        </m:oMathParaPr>
        <m:oMath>
          <m:eqArr>
            <m:e>
              <m:limLow>
                <m:e>
                  <m:r>
                    <m:t>x</m:t>
                  </m:r>
                </m:e>
                <m:lim>
                  <m:r>
                    <m:rPr>
                      <m:sty m:val="p"/>
                    </m:rPr>
                    <m:t>∼</m:t>
                  </m:r>
                </m:lim>
              </m:limLow>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u</m:t>
                          </m:r>
                        </m:e>
                        <m:lim>
                          <m:r>
                            <m:rPr>
                              <m:sty m:val="p"/>
                            </m:rPr>
                            <m:t>∼</m:t>
                          </m:r>
                        </m:lim>
                      </m:limLow>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limLow>
                <m:e>
                  <m:r>
                    <m:t>x</m:t>
                  </m:r>
                </m:e>
                <m:lim>
                  <m:r>
                    <m:rPr>
                      <m:sty m:val="p"/>
                    </m:rPr>
                    <m:t>∼</m:t>
                  </m:r>
                </m:lim>
              </m:limLow>
              <m:r>
                <m:rPr>
                  <m:sty m:val="p"/>
                </m:rPr>
                <m:t>⋅</m:t>
              </m:r>
              <m:sSub>
                <m:e>
                  <m:limLow>
                    <m:e>
                      <m:r>
                        <m:t>u</m:t>
                      </m:r>
                    </m:e>
                    <m:lim>
                      <m:r>
                        <m:rPr>
                          <m:sty m:val="p"/>
                        </m:rPr>
                        <m:t>∼</m:t>
                      </m:r>
                    </m:lim>
                  </m:limLow>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limLow>
                <m:e>
                  <m:r>
                    <m:t>x</m:t>
                  </m:r>
                </m:e>
                <m:lim>
                  <m:r>
                    <m:rPr>
                      <m:sty m:val="p"/>
                    </m:rPr>
                    <m:t>∼</m:t>
                  </m:r>
                </m:lim>
              </m:limLow>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r>
          <m:rPr>
            <m:sty m:val="p"/>
          </m:rPr>
          <m:t>=</m:t>
        </m:r>
        <m:limLow>
          <m:e>
            <m:r>
              <m:t>0</m:t>
            </m:r>
          </m:e>
          <m:lim>
            <m:r>
              <m:rPr>
                <m:sty m:val="p"/>
              </m:rPr>
              <m:t>∼</m:t>
            </m:r>
          </m:lim>
        </m:limLow>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limLow>
                    <m:e>
                      <m:r>
                        <m:t>q</m:t>
                      </m:r>
                    </m:e>
                    <m:lim>
                      <m:r>
                        <m:rPr>
                          <m:sty m:val="p"/>
                        </m:rPr>
                        <m:t>∼</m:t>
                      </m:r>
                    </m:lim>
                  </m:limLow>
                </m:e>
                <m:sub>
                  <m:r>
                    <m:t>i</m:t>
                  </m:r>
                </m:sub>
              </m:sSub>
              <m:r>
                <m:rPr>
                  <m:sty m:val="p"/>
                </m:rPr>
                <m:t>⋅</m:t>
              </m:r>
              <m:limLow>
                <m:e>
                  <m:r>
                    <m:t>0</m:t>
                  </m:r>
                </m:e>
                <m:lim>
                  <m:r>
                    <m:rPr>
                      <m:sty m:val="p"/>
                    </m:rPr>
                    <m:t>∼</m:t>
                  </m:r>
                </m:lim>
              </m:limLow>
              <m:r>
                <m:t>&amp;</m:t>
              </m:r>
              <m:r>
                <m:t>&amp;</m:t>
              </m:r>
              <m:r>
                <m:rPr>
                  <m:nor/>
                  <m:sty m:val="p"/>
                </m:rPr>
                <m:t>(every term of the dot product is </m:t>
              </m:r>
              <m:r>
                <m:t>0</m:t>
              </m:r>
              <m:r>
                <m:rPr>
                  <m:nor/>
                  <m:sty m:val="p"/>
                </m:rPr>
                <m:t>)</m:t>
              </m:r>
            </m:e>
            <m:e>
              <m:r>
                <m:t>&amp;</m:t>
              </m:r>
              <m:r>
                <m:rPr>
                  <m:sty m:val="p"/>
                </m:rPr>
                <m:t>=</m:t>
              </m:r>
              <m:sSub>
                <m:e>
                  <m:limLow>
                    <m:e>
                      <m:r>
                        <m:t>q</m:t>
                      </m:r>
                    </m:e>
                    <m:lim>
                      <m:r>
                        <m:rPr>
                          <m:sty m:val="p"/>
                        </m:rPr>
                        <m:t>∼</m:t>
                      </m:r>
                    </m:lim>
                  </m:limLow>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limLow>
                <m:e>
                  <m:r>
                    <m:t>q</m:t>
                  </m:r>
                </m:e>
                <m:lim>
                  <m:r>
                    <m:rPr>
                      <m:sty m:val="p"/>
                    </m:rPr>
                    <m:t>∼</m:t>
                  </m:r>
                </m:lim>
              </m:limLow>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limLow>
                <m:e>
                  <m:r>
                    <m:t>q</m:t>
                  </m:r>
                </m:e>
                <m:lim>
                  <m:r>
                    <m:rPr>
                      <m:sty m:val="p"/>
                    </m:rPr>
                    <m:t>∼</m:t>
                  </m:r>
                </m:lim>
              </m:limLow>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r>
          <m:t>0</m:t>
        </m:r>
      </m:oMath>
      <w:r>
        <w:t xml:space="preserve"> </w:t>
      </w:r>
      <w:r>
        <w:t xml:space="preserve">and</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3</m:t>
            </m:r>
          </m:sub>
        </m:sSub>
        <m:r>
          <m:rPr>
            <m:sty m:val="p"/>
          </m:rPr>
          <m:t>=</m:t>
        </m:r>
        <m:r>
          <m:t>0</m:t>
        </m:r>
      </m:oMath>
      <w:r>
        <w:t xml:space="preserve">,</w:t>
      </w:r>
      <w:r>
        <w:t xml:space="preserve"> </w:t>
      </w:r>
      <w:r>
        <w:t xml:space="preserve">because</w:t>
      </w:r>
      <w:r>
        <w:t xml:space="preserve"> </w:t>
      </w:r>
      <m:oMath>
        <m:sSub>
          <m:e>
            <m:limLow>
              <m:e>
                <m:r>
                  <m:t>q</m:t>
                </m:r>
              </m:e>
              <m:lim>
                <m:r>
                  <m:rPr>
                    <m:sty m:val="p"/>
                  </m:rPr>
                  <m:t>∼</m:t>
                </m:r>
              </m:lim>
            </m:limLow>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q</m:t>
                      </m:r>
                    </m:e>
                    <m:lim>
                      <m:r>
                        <m:rPr>
                          <m:sty m:val="p"/>
                        </m:rPr>
                        <m:t>∼</m:t>
                      </m:r>
                    </m:lim>
                  </m:limLow>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limLow>
              <m:e>
                <m:r>
                  <m:t>q</m:t>
                </m:r>
              </m:e>
              <m:lim>
                <m:r>
                  <m:rPr>
                    <m:sty m:val="p"/>
                  </m:rPr>
                  <m:t>∼</m:t>
                </m:r>
              </m:lim>
            </m:limLow>
          </m:e>
          <m:sub>
            <m:r>
              <m:t>1</m:t>
            </m:r>
          </m:sub>
        </m:sSub>
        <m:r>
          <m:rPr>
            <m:sty m:val="p"/>
          </m:rPr>
          <m:t>+</m:t>
        </m:r>
        <m:sSub>
          <m:e>
            <m:r>
              <m:t>c</m:t>
            </m:r>
          </m:e>
          <m:sub>
            <m:r>
              <m:t>2</m:t>
            </m:r>
          </m:sub>
        </m:sSub>
        <m:sSub>
          <m:e>
            <m:limLow>
              <m:e>
                <m:r>
                  <m:t>q</m:t>
                </m:r>
              </m:e>
              <m:lim>
                <m:r>
                  <m:rPr>
                    <m:sty m:val="p"/>
                  </m:rPr>
                  <m:t>∼</m:t>
                </m:r>
              </m:lim>
            </m:limLow>
          </m:e>
          <m:sub>
            <m:r>
              <m:t>2</m:t>
            </m:r>
          </m:sub>
        </m:sSub>
        <m:r>
          <m:rPr>
            <m:sty m:val="p"/>
          </m:rPr>
          <m:t>+</m:t>
        </m:r>
        <m:sSub>
          <m:e>
            <m:r>
              <m:t>c</m:t>
            </m:r>
          </m:e>
          <m:sub>
            <m:r>
              <m:t>3</m:t>
            </m:r>
          </m:sub>
        </m:sSub>
        <m:sSub>
          <m:e>
            <m:limLow>
              <m:e>
                <m:r>
                  <m:t>q</m:t>
                </m:r>
              </m:e>
              <m:lim>
                <m:r>
                  <m:rPr>
                    <m:sty m:val="p"/>
                  </m:rPr>
                  <m:t>∼</m:t>
                </m:r>
              </m:lim>
            </m:limLow>
          </m:e>
          <m:sub>
            <m:r>
              <m:t>3</m:t>
            </m:r>
          </m:sub>
        </m:sSub>
        <m:r>
          <m:rPr>
            <m:sty m:val="p"/>
          </m:rPr>
          <m:t>=</m:t>
        </m:r>
        <m:limLow>
          <m:e>
            <m:r>
              <m:t>0</m:t>
            </m:r>
          </m:e>
          <m:lim>
            <m:r>
              <m:rPr>
                <m:sty m:val="p"/>
              </m:rPr>
              <m:t>∼</m:t>
            </m:r>
          </m:lim>
        </m:limLow>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sSub>
          <m:e>
            <m:limLow>
              <m:e>
                <m:r>
                  <m:t>e</m:t>
                </m:r>
              </m:e>
              <m:lim>
                <m:r>
                  <m:rPr>
                    <m:sty m:val="p"/>
                  </m:rPr>
                  <m:t>∼</m:t>
                </m:r>
              </m:lim>
            </m:limLow>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limLow>
          <m:e>
            <m:r>
              <m:t>x</m:t>
            </m:r>
          </m:e>
          <m:lim>
            <m:r>
              <m:rPr>
                <m:sty m:val="p"/>
              </m:rPr>
              <m:t>∼</m:t>
            </m:r>
          </m:lim>
        </m:limLow>
        <m:r>
          <m:rPr>
            <m:sty m:val="p"/>
          </m:rPr>
          <m:t>∈</m:t>
        </m:r>
        <m:r>
          <m:rPr>
            <m:scr m:val="script"/>
            <m:sty m:val="p"/>
          </m:rPr>
          <m:t>S</m:t>
        </m:r>
      </m:oMath>
      <w:r>
        <w:t xml:space="preserve"> </w:t>
      </w:r>
      <w:r>
        <w:t xml:space="preserve">satisfies</w:t>
      </w:r>
    </w:p>
    <w:p>
      <w:pPr>
        <w:pStyle w:val="BodyText"/>
      </w:pPr>
      <m:oMathPara>
        <m:oMathParaPr>
          <m:jc m:val="center"/>
        </m:oMathParaPr>
        <m:oMath>
          <m:limLow>
            <m:e>
              <m:r>
                <m:t>x</m:t>
              </m:r>
            </m:e>
            <m:lim>
              <m:r>
                <m:rPr>
                  <m:sty m:val="p"/>
                </m:rPr>
                <m:t>∼</m:t>
              </m:r>
            </m:lim>
          </m:limLow>
          <m:r>
            <m:rPr>
              <m:sty m:val="p"/>
            </m:rPr>
            <m:t>=</m:t>
          </m:r>
          <m:nary>
            <m:naryPr>
              <m:chr m:val="∑"/>
              <m:limLoc m:val="undOvr"/>
              <m:subHide m:val="off"/>
              <m:supHide m:val="off"/>
            </m:naryPr>
            <m:sub>
              <m:r>
                <m:t>i</m:t>
              </m:r>
              <m:r>
                <m:rPr>
                  <m:sty m:val="p"/>
                </m:rPr>
                <m:t>=</m:t>
              </m:r>
              <m:r>
                <m:t>1</m:t>
              </m:r>
            </m:sub>
            <m:sup>
              <m:r>
                <m:t>k</m:t>
              </m:r>
            </m:sup>
            <m:e>
              <m:r>
                <m:rPr>
                  <m:sty m:val="p"/>
                </m:rPr>
                <m:t>(</m:t>
              </m:r>
            </m:e>
          </m:nary>
          <m:sSub>
            <m:e>
              <m:limLow>
                <m:e>
                  <m:r>
                    <m:t>q</m:t>
                  </m:r>
                </m:e>
                <m:lim>
                  <m:r>
                    <m:rPr>
                      <m:sty m:val="p"/>
                    </m:rPr>
                    <m:t>∼</m:t>
                  </m:r>
                </m:lim>
              </m:limLow>
            </m:e>
            <m:sub>
              <m:r>
                <m:t>i</m:t>
              </m:r>
            </m:sub>
          </m:sSub>
          <m:r>
            <m:rPr>
              <m:sty m:val="p"/>
            </m:rPr>
            <m:t>⋅</m:t>
          </m:r>
          <m:limLow>
            <m:e>
              <m:r>
                <m:t>x</m:t>
              </m:r>
            </m:e>
            <m:lim>
              <m:r>
                <m:rPr>
                  <m:sty m:val="p"/>
                </m:rPr>
                <m:t>∼</m:t>
              </m:r>
            </m:lim>
          </m:limLow>
          <m:r>
            <m:rPr>
              <m:sty m:val="p"/>
            </m:rPr>
            <m:t>)</m:t>
          </m:r>
          <m:r>
            <m:t> </m:t>
          </m:r>
          <m:sSub>
            <m:e>
              <m:limLow>
                <m:e>
                  <m:r>
                    <m:t>q</m:t>
                  </m:r>
                </m:e>
                <m:lim>
                  <m:r>
                    <m:rPr>
                      <m:sty m:val="p"/>
                    </m:rPr>
                    <m:t>∼</m:t>
                  </m:r>
                </m:lim>
              </m:limLow>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limLow>
          <m:e>
            <m:r>
              <m:t>x</m:t>
            </m:r>
          </m:e>
          <m:lim>
            <m:r>
              <m:rPr>
                <m:sty m:val="p"/>
              </m:rPr>
              <m:t>∼</m:t>
            </m:r>
          </m:lim>
        </m:limLow>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limLow>
                    <m:e>
                      <m:r>
                        <m:t>q</m:t>
                      </m:r>
                    </m:e>
                    <m:lim>
                      <m:r>
                        <m:rPr>
                          <m:sty m:val="p"/>
                        </m:rPr>
                        <m:t>∼</m:t>
                      </m:r>
                    </m:lim>
                  </m:limLow>
                </m:e>
                <m:sub>
                  <m:r>
                    <m:t>i</m:t>
                  </m:r>
                </m:sub>
              </m:sSub>
              <m:r>
                <m:rPr>
                  <m:sty m:val="p"/>
                </m:rPr>
                <m:t>⋅</m:t>
              </m:r>
              <m:limLow>
                <m:e>
                  <m:r>
                    <m:t>x</m:t>
                  </m:r>
                </m:e>
                <m:lim>
                  <m:r>
                    <m:rPr>
                      <m:sty m:val="p"/>
                    </m:rPr>
                    <m:t>∼</m:t>
                  </m:r>
                </m:lim>
              </m:limLow>
              <m:r>
                <m:t>&amp;</m:t>
              </m:r>
              <m:r>
                <m:rPr>
                  <m:sty m:val="p"/>
                </m:rPr>
                <m:t>=</m:t>
              </m:r>
              <m:sSub>
                <m:e>
                  <m:limLow>
                    <m:e>
                      <m:r>
                        <m:t>q</m:t>
                      </m:r>
                    </m:e>
                    <m:lim>
                      <m:r>
                        <m:rPr>
                          <m:sty m:val="p"/>
                        </m:rPr>
                        <m:t>∼</m:t>
                      </m:r>
                    </m:lim>
                  </m:limLow>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limLow>
              <m:e>
                <m:r>
                  <m:t>q</m:t>
                </m:r>
              </m:e>
              <m:lim>
                <m:r>
                  <m:rPr>
                    <m:sty m:val="p"/>
                  </m:rPr>
                  <m:t>∼</m:t>
                </m:r>
              </m:lim>
            </m:limLow>
          </m:e>
          <m:sub>
            <m:r>
              <m:t>i</m:t>
            </m:r>
          </m:sub>
        </m:sSub>
        <m:r>
          <m:rPr>
            <m:sty m:val="p"/>
          </m:rPr>
          <m:t>⋅</m:t>
        </m:r>
        <m:limLow>
          <m:e>
            <m:r>
              <m:t>x</m:t>
            </m:r>
          </m:e>
          <m:lim>
            <m:r>
              <m:rPr>
                <m:sty m:val="p"/>
              </m:rPr>
              <m:t>∼</m:t>
            </m:r>
          </m:lim>
        </m:limLow>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w:t>
      </w:r>
      <w:r>
        <w:t xml:space="preserve"> </w:t>
      </w:r>
      <m:oMath>
        <m:sSub>
          <m:e>
            <m:limLow>
              <m:e>
                <m:r>
                  <m:t>q</m:t>
                </m:r>
              </m:e>
              <m:lim>
                <m:r>
                  <m:rPr>
                    <m:sty m:val="p"/>
                  </m:rPr>
                  <m:t>∼</m:t>
                </m:r>
              </m:lim>
            </m:limLow>
          </m:e>
          <m:sub>
            <m:r>
              <m:t>1</m:t>
            </m:r>
          </m:sub>
        </m:sSub>
        <m:r>
          <m:rPr>
            <m:sty m:val="p"/>
          </m:rPr>
          <m:t>⋅</m:t>
        </m:r>
        <m:limLow>
          <m:e>
            <m:r>
              <m:t>x</m:t>
            </m:r>
          </m:e>
          <m:lim>
            <m:r>
              <m:rPr>
                <m:sty m:val="p"/>
              </m:rPr>
              <m:t>∼</m:t>
            </m:r>
          </m:lim>
        </m:limLow>
        <m:r>
          <m:rPr>
            <m:sty m:val="p"/>
          </m:rPr>
          <m:t>=</m:t>
        </m:r>
        <m:r>
          <m:t>3</m:t>
        </m:r>
      </m:oMath>
      <w:r>
        <w:t xml:space="preserve">,</w:t>
      </w:r>
    </w:p>
    <w:p>
      <w:pPr>
        <w:pStyle w:val="BodyText"/>
      </w:pPr>
      <m:oMathPara>
        <m:oMathParaPr>
          <m:jc m:val="center"/>
        </m:oMathParaPr>
        <m:oMath>
          <m:eqArr>
            <m:e>
              <m:sSub>
                <m:e>
                  <m:limLow>
                    <m:e>
                      <m:r>
                        <m:t>q</m:t>
                      </m:r>
                    </m:e>
                    <m:lim>
                      <m:r>
                        <m:rPr>
                          <m:sty m:val="p"/>
                        </m:rPr>
                        <m:t>∼</m:t>
                      </m:r>
                    </m:lim>
                  </m:limLow>
                </m:e>
                <m:sub>
                  <m:r>
                    <m:t>2</m:t>
                  </m:r>
                </m:sub>
              </m:sSub>
              <m:r>
                <m:rPr>
                  <m:sty m:val="p"/>
                </m:rPr>
                <m:t>⋅</m:t>
              </m:r>
              <m:limLow>
                <m:e>
                  <m:r>
                    <m:t>x</m:t>
                  </m:r>
                </m:e>
                <m:lim>
                  <m:r>
                    <m:rPr>
                      <m:sty m:val="p"/>
                    </m:rPr>
                    <m:t>∼</m:t>
                  </m:r>
                </m:lim>
              </m:limLow>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limLow>
                    <m:e>
                      <m:r>
                        <m:t>q</m:t>
                      </m:r>
                    </m:e>
                    <m:lim>
                      <m:r>
                        <m:rPr>
                          <m:sty m:val="p"/>
                        </m:rPr>
                        <m:t>∼</m:t>
                      </m:r>
                    </m:lim>
                  </m:limLow>
                </m:e>
                <m:sub>
                  <m:r>
                    <m:t>3</m:t>
                  </m:r>
                </m:sub>
              </m:sSub>
              <m:r>
                <m:rPr>
                  <m:sty m:val="p"/>
                </m:rPr>
                <m:t>⋅</m:t>
              </m:r>
              <m:limLow>
                <m:e>
                  <m:r>
                    <m:t>x</m:t>
                  </m:r>
                </m:e>
                <m:lim>
                  <m:r>
                    <m:rPr>
                      <m:sty m:val="p"/>
                    </m:rPr>
                    <m:t>∼</m:t>
                  </m:r>
                </m:lim>
              </m:limLow>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limLow>
                    <m:e>
                      <m:r>
                        <m:t>q</m:t>
                      </m:r>
                    </m:e>
                    <m:lim>
                      <m:r>
                        <m:rPr>
                          <m:sty m:val="p"/>
                        </m:rPr>
                        <m:t>∼</m:t>
                      </m:r>
                    </m:lim>
                  </m:limLow>
                </m:e>
                <m:sub>
                  <m:r>
                    <m:t>i</m:t>
                  </m:r>
                </m:sub>
              </m:sSub>
              <m:r>
                <m:rPr>
                  <m:sty m:val="p"/>
                </m:rPr>
                <m:t>⋅</m:t>
              </m:r>
              <m:limLow>
                <m:e>
                  <m:r>
                    <m:t>x</m:t>
                  </m:r>
                </m:e>
                <m:lim>
                  <m:r>
                    <m:rPr>
                      <m:sty m:val="p"/>
                    </m:rPr>
                    <m:t>∼</m:t>
                  </m:r>
                </m:lim>
              </m:limLow>
              <m:r>
                <m:rPr>
                  <m:sty m:val="p"/>
                </m:rPr>
                <m:t>)</m:t>
              </m:r>
              <m:r>
                <m:t> </m:t>
              </m:r>
              <m:sSub>
                <m:e>
                  <m:limLow>
                    <m:e>
                      <m:r>
                        <m:t>q</m:t>
                      </m:r>
                    </m:e>
                    <m:lim>
                      <m:r>
                        <m:rPr>
                          <m:sty m:val="p"/>
                        </m:rPr>
                        <m:t>∼</m:t>
                      </m:r>
                    </m:lim>
                  </m:limLow>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limLow>
          <m:e>
            <m:r>
              <m:t>x</m:t>
            </m:r>
          </m:e>
          <m:lim>
            <m:r>
              <m:rPr>
                <m:sty m:val="p"/>
              </m:rPr>
              <m:t>∼</m:t>
            </m:r>
          </m:lim>
        </m:limLow>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Sup>
          <m:e>
            <m:limLow>
              <m:e>
                <m:r>
                  <m:t>q</m:t>
                </m:r>
              </m:e>
              <m:lim>
                <m:r>
                  <m:rPr>
                    <m:sty m:val="p"/>
                  </m:rPr>
                  <m:t>∼</m:t>
                </m:r>
              </m:lim>
            </m:limLow>
          </m:e>
          <m:sub>
            <m:r>
              <m:t>i</m:t>
            </m:r>
          </m:sub>
          <m:sup>
            <m:r>
              <m:rPr>
                <m:sty m:val="p"/>
              </m:rPr>
              <m:t>′</m:t>
            </m:r>
          </m:sup>
        </m:sSubSup>
        <m:limUpp>
          <m:e>
            <m:r>
              <m:rPr>
                <m:sty m:val="p"/>
              </m:rPr>
              <m:t>=</m:t>
            </m:r>
          </m:e>
          <m:lim>
            <m:r>
              <m:rPr>
                <m:nor/>
                <m:sty m:val="p"/>
              </m:rPr>
              <m:t>def</m:t>
            </m:r>
          </m:lim>
        </m:limUpp>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Sup>
          <m:e>
            <m:limLow>
              <m:e>
                <m:r>
                  <m:t>q</m:t>
                </m:r>
              </m:e>
              <m:lim>
                <m:r>
                  <m:rPr>
                    <m:sty m:val="p"/>
                  </m:rPr>
                  <m:t>∼</m:t>
                </m:r>
              </m:lim>
            </m:limLow>
          </m:e>
          <m:sub>
            <m:r>
              <m:t>1</m:t>
            </m:r>
          </m:sub>
          <m:sup>
            <m:r>
              <m:rPr>
                <m:sty m:val="p"/>
              </m:rPr>
              <m:t>′</m:t>
            </m:r>
          </m:sup>
        </m:sSubSup>
        <m:r>
          <m:rPr>
            <m:sty m:val="p"/>
          </m:rPr>
          <m:t>=</m:t>
        </m:r>
        <m:sSub>
          <m:e>
            <m:limLow>
              <m:e>
                <m:r>
                  <m:t>a</m:t>
                </m:r>
              </m:e>
              <m:lim>
                <m:r>
                  <m:rPr>
                    <m:sty m:val="p"/>
                  </m:rPr>
                  <m:t>∼</m:t>
                </m:r>
              </m:lim>
            </m:limLow>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stop;</w:t>
      </w:r>
    </w:p>
    <w:p>
      <w:pPr>
        <w:pStyle w:val="Compact"/>
        <w:numPr>
          <w:ilvl w:val="0"/>
          <w:numId w:val="1066"/>
        </w:numPr>
      </w:pPr>
      <w:r>
        <w:rPr>
          <w:b/>
          <w:bCs/>
        </w:rPr>
        <w:t xml:space="preserve">Normalize:</w:t>
      </w:r>
      <w:r>
        <w:t xml:space="preserve"> </w:t>
      </w:r>
      <m:oMath>
        <m:sSub>
          <m:e>
            <m:limLow>
              <m:e>
                <m:r>
                  <m:t>q</m:t>
                </m:r>
              </m:e>
              <m:lim>
                <m:r>
                  <m:rPr>
                    <m:sty m:val="p"/>
                  </m:rPr>
                  <m:t>∼</m:t>
                </m:r>
              </m:lim>
            </m:limLow>
          </m:e>
          <m:sub>
            <m:r>
              <m:t>i</m:t>
            </m:r>
          </m:sub>
        </m:sSub>
        <m:limUpp>
          <m:e>
            <m:r>
              <m:rPr>
                <m:sty m:val="p"/>
              </m:rPr>
              <m:t>=</m:t>
            </m:r>
          </m:e>
          <m:lim>
            <m:r>
              <m:rPr>
                <m:nor/>
                <m:sty m:val="p"/>
              </m:rPr>
              <m:t>def</m:t>
            </m:r>
          </m:lim>
        </m:limUpp>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w:t>
      </w:r>
    </w:p>
    <w:p>
      <w:pPr>
        <w:pStyle w:val="FirstParagraph"/>
      </w:pPr>
      <w:r>
        <w:t xml:space="preserve">The output is the list</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Sup>
          <m:e>
            <m:limLow>
              <m:e>
                <m:r>
                  <m:t>q</m:t>
                </m:r>
              </m:e>
              <m:lim>
                <m:r>
                  <m:rPr>
                    <m:sty m:val="p"/>
                  </m:rPr>
                  <m:t>∼</m:t>
                </m:r>
              </m:lim>
            </m:limLow>
          </m:e>
          <m:sub>
            <m:r>
              <m:t>1</m:t>
            </m:r>
          </m:sub>
          <m:sup>
            <m:r>
              <m:rPr>
                <m:sty m:val="p"/>
              </m:rPr>
              <m:t>′</m:t>
            </m:r>
          </m:sup>
        </m:sSubSup>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limLow>
                    <m:e>
                      <m:r>
                        <m:t>q</m:t>
                      </m:r>
                    </m:e>
                    <m:lim>
                      <m:r>
                        <m:rPr>
                          <m:sty m:val="p"/>
                        </m:rPr>
                        <m:t>∼</m:t>
                      </m:r>
                    </m:lim>
                  </m:limLow>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q</m:t>
                      </m:r>
                    </m:e>
                    <m:lim>
                      <m:r>
                        <m:rPr>
                          <m:sty m:val="p"/>
                        </m:rPr>
                        <m:t>∼</m:t>
                      </m:r>
                    </m:lim>
                  </m:limLow>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limLow>
                <m:e>
                  <m:r>
                    <m:t>0</m:t>
                  </m:r>
                </m:e>
                <m:lim>
                  <m:r>
                    <m:rPr>
                      <m:sty m:val="p"/>
                    </m:rPr>
                    <m:t>∼</m:t>
                  </m:r>
                </m:lim>
              </m:limLow>
              <m:r>
                <m:rPr>
                  <m:sty m:val="p"/>
                </m:rPr>
                <m:t>,</m:t>
              </m:r>
            </m:e>
          </m:eqArr>
        </m:oMath>
      </m:oMathPara>
    </w:p>
    <w:p>
      <w:pPr>
        <w:pStyle w:val="FirstParagraph"/>
      </w:pPr>
      <w:r>
        <w:t xml:space="preserve">so the process stops:</w:t>
      </w:r>
      <w:r>
        <w:t xml:space="preserve"> </w:t>
      </w:r>
      <m:oMath>
        <m:sSub>
          <m:e>
            <m:limLow>
              <m:e>
                <m:r>
                  <m:t>a</m:t>
                </m:r>
              </m:e>
              <m:lim>
                <m:r>
                  <m:rPr>
                    <m:sty m:val="p"/>
                  </m:rPr>
                  <m:t>∼</m:t>
                </m:r>
              </m:lim>
            </m:limLow>
          </m:e>
          <m:sub>
            <m:r>
              <m:t>2</m:t>
            </m:r>
          </m:sub>
        </m:sSub>
      </m:oMath>
      <w:r>
        <w:t xml:space="preserve"> </w:t>
      </w:r>
      <w:r>
        <w:t xml:space="preserve">is a multiple of</w:t>
      </w:r>
      <w:r>
        <w:t xml:space="preserve"> </w:t>
      </w:r>
      <m:oMath>
        <m:sSub>
          <m:e>
            <m:limLow>
              <m:e>
                <m:r>
                  <m:t>a</m:t>
                </m:r>
              </m:e>
              <m:lim>
                <m:r>
                  <m:rPr>
                    <m:sty m:val="p"/>
                  </m:rPr>
                  <m:t>∼</m:t>
                </m:r>
              </m:lim>
            </m:limLow>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without stopping,</w:t>
      </w:r>
      <w:r>
        <w:t xml:space="preserve"> </w:t>
      </w:r>
      <w:r>
        <w:t xml:space="preserve">then</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limLow>
              <m:e>
                <m:r>
                  <m:t>a</m:t>
                </m:r>
              </m:e>
              <m:lim>
                <m:r>
                  <m:rPr>
                    <m:sty m:val="p"/>
                  </m:rPr>
                  <m:t>∼</m:t>
                </m:r>
              </m:lim>
            </m:limLow>
          </m:e>
          <m:sub>
            <m:r>
              <m:t>i</m:t>
            </m:r>
          </m:sub>
        </m:sSub>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then</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limLow>
          <m:e>
            <m:r>
              <m:t>q</m:t>
            </m:r>
          </m:e>
          <m:lim>
            <m:r>
              <m:rPr>
                <m:sty m:val="p"/>
              </m:rPr>
              <m:t>∼</m:t>
            </m:r>
          </m:lim>
        </m:limLow>
      </m:oMath>
      <w:r>
        <w:t xml:space="preserve">’s is empty,</w:t>
      </w:r>
      <w:r>
        <w:t xml:space="preserve"> </w:t>
      </w:r>
      <w:r>
        <w:t xml:space="preserve">which is orthonormal, and both spans are</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e>
            <m:e>
              <m:r>
                <m:t>&amp;</m:t>
              </m:r>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Sup>
          <m:e>
            <m:limLow>
              <m:e>
                <m:r>
                  <m:t>q</m:t>
                </m:r>
              </m:e>
              <m:lim>
                <m:r>
                  <m:rPr>
                    <m:sty m:val="p"/>
                  </m:rPr>
                  <m:t>∼</m:t>
                </m:r>
              </m:lim>
            </m:limLow>
          </m:e>
          <m:sub>
            <m:r>
              <m:t>i</m:t>
            </m:r>
          </m:sub>
          <m:sup>
            <m:r>
              <m:rPr>
                <m:sty m:val="p"/>
              </m:rPr>
              <m:t>′</m:t>
            </m:r>
          </m:sup>
        </m:sSubSup>
      </m:oMath>
      <w:r>
        <w:rPr>
          <w:i/>
          <w:iCs/>
        </w:rPr>
        <w:t xml:space="preserve"> </w:t>
      </w:r>
      <w:r>
        <w:rPr>
          <w:i/>
          <w:iCs/>
        </w:rPr>
        <w:t xml:space="preserve">is orthogonal to the earlier</w:t>
      </w:r>
      <w:r>
        <w:rPr>
          <w:i/>
          <w:iCs/>
        </w:rPr>
        <w:t xml:space="preserve"> </w:t>
      </w:r>
      <m:oMath>
        <m:limLow>
          <m:e>
            <m:r>
              <m:t>q</m:t>
            </m:r>
          </m:e>
          <m:lim>
            <m:r>
              <m:rPr>
                <m:sty m:val="p"/>
              </m:rPr>
              <m:t>∼</m:t>
            </m:r>
          </m:lim>
        </m:limLow>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limLow>
                    <m:e>
                      <m:r>
                        <m:t>q</m:t>
                      </m:r>
                    </m:e>
                    <m:lim>
                      <m:r>
                        <m:rPr>
                          <m:sty m:val="p"/>
                        </m:rPr>
                        <m:t>∼</m:t>
                      </m:r>
                    </m:lim>
                  </m:limLow>
                </m:e>
                <m:sub>
                  <m:r>
                    <m:t>l</m:t>
                  </m:r>
                </m:sub>
              </m:sSub>
              <m:r>
                <m:rPr>
                  <m:sty m:val="p"/>
                </m:rPr>
                <m:t>⋅</m:t>
              </m:r>
              <m:sSubSup>
                <m:e>
                  <m:limLow>
                    <m:e>
                      <m:r>
                        <m:t>q</m:t>
                      </m:r>
                    </m:e>
                    <m:lim>
                      <m:r>
                        <m:rPr>
                          <m:sty m:val="p"/>
                        </m:rPr>
                        <m:t>∼</m:t>
                      </m:r>
                    </m:lim>
                  </m:limLow>
                </m:e>
                <m:sub>
                  <m:r>
                    <m:t>i</m:t>
                  </m:r>
                </m:sub>
                <m:sup>
                  <m:r>
                    <m:rPr>
                      <m:sty m:val="p"/>
                    </m:rPr>
                    <m:t>′</m:t>
                  </m:r>
                </m:sup>
              </m:sSubSup>
              <m:r>
                <m:t>&amp;</m:t>
              </m:r>
              <m:r>
                <m:rPr>
                  <m:sty m:val="p"/>
                </m:rPr>
                <m:t>=</m:t>
              </m:r>
              <m:sSub>
                <m:e>
                  <m:limLow>
                    <m:e>
                      <m:r>
                        <m:t>q</m:t>
                      </m:r>
                    </m:e>
                    <m:lim>
                      <m:r>
                        <m:rPr>
                          <m:sty m:val="p"/>
                        </m:rPr>
                        <m:t>∼</m:t>
                      </m:r>
                    </m:lim>
                  </m:limLow>
                </m:e>
                <m:sub>
                  <m:r>
                    <m:t>l</m:t>
                  </m:r>
                </m:sub>
              </m:sSub>
              <m:r>
                <m:rPr>
                  <m:sty m:val="p"/>
                </m:rPr>
                <m:t>⋅</m:t>
              </m:r>
              <m:r>
                <m:t>​</m:t>
              </m:r>
              <m:d>
                <m:dPr>
                  <m:begChr m:val="("/>
                  <m:sepChr m:val=""/>
                  <m:endChr m:val=")"/>
                  <m:grow/>
                </m:dPr>
                <m:e>
                  <m:r>
                    <m:t>1</m:t>
                  </m:r>
                  <m:r>
                    <m:t> </m:t>
                  </m:r>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e>
                  </m:d>
                  <m:r>
                    <m:t>​</m:t>
                  </m:r>
                  <m:r>
                    <m:t> </m:t>
                  </m:r>
                  <m:sSub>
                    <m:e>
                      <m:limLow>
                        <m:e>
                          <m:r>
                            <m:t>q</m:t>
                          </m:r>
                        </m:e>
                        <m:lim>
                          <m:r>
                            <m:rPr>
                              <m:sty m:val="p"/>
                            </m:rPr>
                            <m:t>∼</m:t>
                          </m:r>
                        </m:lim>
                      </m:limLow>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e>
              </m:d>
              <m:r>
                <m:t>​</m:t>
              </m:r>
              <m:r>
                <m:t> </m:t>
              </m:r>
              <m:r>
                <m:rPr>
                  <m:sty m:val="p"/>
                </m:rPr>
                <m:t>(</m:t>
              </m:r>
              <m:sSub>
                <m:e>
                  <m:limLow>
                    <m:e>
                      <m:r>
                        <m:t>q</m:t>
                      </m:r>
                    </m:e>
                    <m:lim>
                      <m:r>
                        <m:rPr>
                          <m:sty m:val="p"/>
                        </m:rPr>
                        <m:t>∼</m:t>
                      </m:r>
                    </m:lim>
                  </m:limLow>
                </m:e>
                <m:sub>
                  <m:r>
                    <m:t>l</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r>
                <m:rPr>
                  <m:sty m:val="p"/>
                </m:rPr>
                <m:t>(</m:t>
              </m:r>
              <m:sSub>
                <m:e>
                  <m:limLow>
                    <m:e>
                      <m:r>
                        <m:t>q</m:t>
                      </m:r>
                    </m:e>
                    <m:lim>
                      <m:r>
                        <m:rPr>
                          <m:sty m:val="p"/>
                        </m:rPr>
                        <m:t>∼</m:t>
                      </m:r>
                    </m:lim>
                  </m:limLow>
                </m:e>
                <m:sub>
                  <m:r>
                    <m:t>l</m:t>
                  </m:r>
                </m:sub>
              </m:sSub>
              <m:r>
                <m:rPr>
                  <m:sty m:val="p"/>
                </m:rPr>
                <m:t>⋅</m:t>
              </m:r>
              <m:sSub>
                <m:e>
                  <m:limLow>
                    <m:e>
                      <m:r>
                        <m:t>q</m:t>
                      </m:r>
                    </m:e>
                    <m:lim>
                      <m:r>
                        <m:rPr>
                          <m:sty m:val="p"/>
                        </m:rPr>
                        <m:t>∼</m:t>
                      </m:r>
                    </m:lim>
                  </m:limLow>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then</w:t>
      </w:r>
      <w:r>
        <w:t xml:space="preserve"> </w:t>
      </w:r>
      <m:oMath>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limLow>
              <m:e>
                <m:r>
                  <m:t>a</m:t>
                </m:r>
              </m:e>
              <m:lim>
                <m:r>
                  <m:rPr>
                    <m:sty m:val="p"/>
                  </m:rPr>
                  <m:t>∼</m:t>
                </m:r>
              </m:lim>
            </m:limLow>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so</w:t>
      </w:r>
      <w:r>
        <w:t xml:space="preserve"> </w:t>
      </w:r>
      <m:oMath>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&gt;</m:t>
        </m:r>
        <m:r>
          <m:t>0</m:t>
        </m:r>
      </m:oMath>
      <w:r>
        <w:t xml:space="preserve">,</w:t>
      </w:r>
      <w:r>
        <w:t xml:space="preserve"> </w:t>
      </w:r>
      <w:r>
        <w:t xml:space="preserve">and</w:t>
      </w:r>
      <w:r>
        <w:t xml:space="preserve"> </w:t>
      </w:r>
      <m:oMath>
        <m:sSub>
          <m:e>
            <m:limLow>
              <m:e>
                <m:r>
                  <m:t>q</m:t>
                </m:r>
              </m:e>
              <m:lim>
                <m:r>
                  <m:rPr>
                    <m:sty m:val="p"/>
                  </m:rPr>
                  <m:t>∼</m:t>
                </m:r>
              </m:lim>
            </m:limLow>
          </m:e>
          <m:sub>
            <m:r>
              <m:t>i</m:t>
            </m:r>
          </m:sub>
        </m:sSub>
        <m:r>
          <m:rPr>
            <m:sty m:val="p"/>
          </m:rPr>
          <m:t>=</m:t>
        </m:r>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 </w:t>
      </w:r>
      <w:r>
        <w:t xml:space="preserve">has</w:t>
      </w:r>
      <w:r>
        <w:t xml:space="preserve"> </w:t>
      </w:r>
      <w:r>
        <w:t xml:space="preserve">norm</w:t>
      </w:r>
      <w:r>
        <w:t xml:space="preserve"> </w:t>
      </w:r>
      <m:oMath>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limLow>
                    <m:e>
                      <m:r>
                        <m:t>q</m:t>
                      </m:r>
                    </m:e>
                    <m:lim>
                      <m:r>
                        <m:rPr>
                          <m:sty m:val="p"/>
                        </m:rPr>
                        <m:t>∼</m:t>
                      </m:r>
                    </m:lim>
                  </m:limLow>
                </m:e>
                <m:sub>
                  <m:r>
                    <m:t>l</m:t>
                  </m:r>
                </m:sub>
              </m:sSub>
              <m:r>
                <m:rPr>
                  <m:sty m:val="p"/>
                </m:rPr>
                <m:t>⋅</m:t>
              </m:r>
              <m:sSub>
                <m:e>
                  <m:limLow>
                    <m:e>
                      <m:r>
                        <m:t>q</m:t>
                      </m:r>
                    </m:e>
                    <m:lim>
                      <m:r>
                        <m:rPr>
                          <m:sty m:val="p"/>
                        </m:rPr>
                        <m:t>∼</m:t>
                      </m:r>
                    </m:lim>
                  </m:limLow>
                </m:e>
                <m:sub>
                  <m:r>
                    <m:t>i</m:t>
                  </m:r>
                </m:sub>
              </m:sSub>
              <m:r>
                <m:t>&amp;</m:t>
              </m:r>
              <m:r>
                <m:rPr>
                  <m:sty m:val="p"/>
                </m:rPr>
                <m:t>=</m:t>
              </m:r>
              <m:f>
                <m:fPr>
                  <m:type m:val="bar"/>
                </m:fPr>
                <m:num>
                  <m:r>
                    <m:t>1</m:t>
                  </m:r>
                </m:num>
                <m:den>
                  <m:r>
                    <m:t>​</m:t>
                  </m:r>
                  <m:d>
                    <m:dPr>
                      <m:begChr m:val="∥"/>
                      <m:sepChr m:val=""/>
                      <m:endChr m:val="∥"/>
                      <m:grow/>
                    </m:dPr>
                    <m:e>
                      <m:sSubSup>
                        <m:e>
                          <m:limLow>
                            <m:e>
                              <m:r>
                                <m:t>q</m:t>
                              </m:r>
                            </m:e>
                            <m:lim>
                              <m:r>
                                <m:rPr>
                                  <m:sty m:val="p"/>
                                </m:rPr>
                                <m:t>∼</m:t>
                              </m:r>
                            </m:lim>
                          </m:limLow>
                        </m:e>
                        <m:sub>
                          <m:r>
                            <m:t>i</m:t>
                          </m:r>
                        </m:sub>
                        <m:sup>
                          <m:r>
                            <m:rPr>
                              <m:sty m:val="p"/>
                            </m:rPr>
                            <m:t>′</m:t>
                          </m:r>
                        </m:sup>
                      </m:sSubSup>
                    </m:e>
                  </m:d>
                  <m:r>
                    <m:t>​</m:t>
                  </m:r>
                </m:den>
              </m:f>
              <m:r>
                <m:t> </m:t>
              </m:r>
              <m:r>
                <m:rPr>
                  <m:sty m:val="p"/>
                </m:rPr>
                <m:t>(</m:t>
              </m:r>
              <m:sSub>
                <m:e>
                  <m:limLow>
                    <m:e>
                      <m:r>
                        <m:t>q</m:t>
                      </m:r>
                    </m:e>
                    <m:lim>
                      <m:r>
                        <m:rPr>
                          <m:sty m:val="p"/>
                        </m:rPr>
                        <m:t>∼</m:t>
                      </m:r>
                    </m:lim>
                  </m:limLow>
                </m:e>
                <m:sub>
                  <m:r>
                    <m:t>l</m:t>
                  </m:r>
                </m:sub>
              </m:sSub>
              <m:r>
                <m:rPr>
                  <m:sty m:val="p"/>
                </m:rPr>
                <m:t>⋅</m:t>
              </m:r>
              <m:sSubSup>
                <m:e>
                  <m:limLow>
                    <m:e>
                      <m:r>
                        <m:t>q</m:t>
                      </m:r>
                    </m:e>
                    <m:lim>
                      <m:r>
                        <m:rPr>
                          <m:sty m:val="p"/>
                        </m:rPr>
                        <m:t>∼</m:t>
                      </m:r>
                    </m:lim>
                  </m:limLow>
                </m:e>
                <m:sub>
                  <m:r>
                    <m:t>i</m:t>
                  </m:r>
                </m:sub>
                <m:sup>
                  <m:r>
                    <m:rPr>
                      <m:sty m:val="p"/>
                    </m:rPr>
                    <m:t>′</m:t>
                  </m:r>
                </m:sup>
              </m:sSubSup>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Sup>
                <m:e>
                  <m:limLow>
                    <m:e>
                      <m:r>
                        <m:t>q</m:t>
                      </m:r>
                    </m:e>
                    <m:lim>
                      <m:r>
                        <m:rPr>
                          <m:sty m:val="p"/>
                        </m:rPr>
                        <m:t>∼</m:t>
                      </m:r>
                    </m:lim>
                  </m:limLow>
                </m:e>
                <m:sub>
                  <m:r>
                    <m:t>i</m:t>
                  </m:r>
                </m:sub>
                <m:sup>
                  <m:r>
                    <m:rPr>
                      <m:sty m:val="p"/>
                    </m:rPr>
                    <m:t>′</m:t>
                  </m:r>
                </m:sup>
              </m:sSubSup>
              <m:r>
                <m:rPr>
                  <m:nor/>
                  <m:sty m:val="p"/>
                </m:rPr>
                <m:t> is orthogonal to </m:t>
              </m:r>
              <m:sSub>
                <m:e>
                  <m:limLow>
                    <m:e>
                      <m:r>
                        <m:t>q</m:t>
                      </m:r>
                    </m:e>
                    <m:lim>
                      <m:r>
                        <m:rPr>
                          <m:sty m:val="p"/>
                        </m:rPr>
                        <m:t>∼</m:t>
                      </m:r>
                    </m:lim>
                  </m:limLow>
                </m:e>
                <m:sub>
                  <m:r>
                    <m:t>l</m:t>
                  </m:r>
                </m:sub>
              </m:sSub>
              <m:r>
                <m:rPr>
                  <m:nor/>
                  <m:sty m:val="p"/>
                </m:rPr>
                <m:t>)</m:t>
              </m:r>
            </m:e>
          </m:eqArr>
        </m:oMath>
      </m:oMathPara>
    </w:p>
    <w:p>
      <w:pPr>
        <w:pStyle w:val="FirstParagraph"/>
      </w:pPr>
      <w:r>
        <w:t xml:space="preserve">and</w:t>
      </w:r>
      <w:r>
        <w:t xml:space="preserve"> </w:t>
      </w:r>
      <m:oMath>
        <m:sSub>
          <m:e>
            <m:limLow>
              <m:e>
                <m:r>
                  <m:t>q</m:t>
                </m:r>
              </m:e>
              <m:lim>
                <m:r>
                  <m:rPr>
                    <m:sty m:val="p"/>
                  </m:rPr>
                  <m:t>∼</m:t>
                </m:r>
              </m:lim>
            </m:limLow>
          </m:e>
          <m:sub>
            <m:r>
              <m:t>i</m:t>
            </m:r>
          </m:sub>
        </m:sSub>
        <m:r>
          <m:rPr>
            <m:sty m:val="p"/>
          </m:rPr>
          <m:t>⋅</m:t>
        </m:r>
        <m:sSub>
          <m:e>
            <m:limLow>
              <m:e>
                <m:r>
                  <m:t>q</m:t>
                </m:r>
              </m:e>
              <m:lim>
                <m:r>
                  <m:rPr>
                    <m:sty m:val="p"/>
                  </m:rPr>
                  <m:t>∼</m:t>
                </m:r>
              </m:lim>
            </m:limLow>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are orthonormal.</w:t>
      </w:r>
      <w:r>
        <w:t xml:space="preserve"> </w:t>
      </w:r>
      <w:r>
        <w:t xml:space="preserve">For the spans:</w:t>
      </w:r>
    </w:p>
    <w:p>
      <w:pPr>
        <w:pStyle w:val="Compact"/>
        <w:numPr>
          <w:ilvl w:val="0"/>
          <w:numId w:val="1069"/>
        </w:numPr>
      </w:pPr>
      <m:oMath>
        <m:sSub>
          <m:e>
            <m:limLow>
              <m:e>
                <m:r>
                  <m:t>a</m:t>
                </m:r>
              </m:e>
              <m:lim>
                <m:r>
                  <m:rPr>
                    <m:sty m:val="p"/>
                  </m:rPr>
                  <m:t>∼</m:t>
                </m:r>
              </m:lim>
            </m:limLow>
          </m:e>
          <m:sub>
            <m:r>
              <m:t>i</m:t>
            </m:r>
          </m:sub>
        </m:sSub>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is in</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oMath>
      <w:r>
        <w:t xml:space="preserve">,</w:t>
      </w:r>
      <w:r>
        <w:t xml:space="preserve"> </w:t>
      </w:r>
      <w:r>
        <w:t xml:space="preserve">and so is each of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e>
        </m:d>
        <m:r>
          <m:t>​</m:t>
        </m:r>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oMath>
      <w:r>
        <w:t xml:space="preserve">.</w:t>
      </w:r>
    </w:p>
    <w:p>
      <w:pPr>
        <w:pStyle w:val="Compact"/>
        <w:numPr>
          <w:ilvl w:val="0"/>
          <w:numId w:val="1069"/>
        </w:numPr>
      </w:pPr>
      <m:oMath>
        <m:sSub>
          <m:e>
            <m:limLow>
              <m:e>
                <m:r>
                  <m:t>q</m:t>
                </m:r>
              </m:e>
              <m:lim>
                <m:r>
                  <m:rPr>
                    <m:sty m:val="p"/>
                  </m:rPr>
                  <m:t>∼</m:t>
                </m:r>
              </m:lim>
            </m:limLow>
          </m:e>
          <m:sub>
            <m:r>
              <m:t>i</m:t>
            </m:r>
          </m:sub>
        </m:sSub>
        <m:r>
          <m:rPr>
            <m:sty m:val="p"/>
          </m:rPr>
          <m:t>=</m:t>
        </m:r>
        <m:r>
          <m:t>​</m:t>
        </m:r>
        <m:d>
          <m:dPr>
            <m:begChr m:val="("/>
            <m:sepChr m:val=""/>
            <m:endChr m:val=")"/>
            <m:grow/>
          </m:dPr>
          <m:e>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e>
        </m:d>
        <m:r>
          <m:t>​</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 </w:t>
      </w:r>
      <w:r>
        <w:t xml:space="preserve">is in</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sub>
            </m:sSub>
          </m:e>
        </m:d>
        <m:r>
          <m:t>​</m:t>
        </m:r>
      </m:oMath>
      <w:r>
        <w:t xml:space="preserve">,</w:t>
      </w:r>
      <w:r>
        <w:t xml:space="preserve"> </w:t>
      </w:r>
      <w:r>
        <w:t xml:space="preserve">because each</w:t>
      </w:r>
      <w:r>
        <w:t xml:space="preserve"> </w:t>
      </w:r>
      <m:oMath>
        <m:sSub>
          <m:e>
            <m:limLow>
              <m:e>
                <m:r>
                  <m:t>q</m:t>
                </m:r>
              </m:e>
              <m:lim>
                <m:r>
                  <m:rPr>
                    <m:sty m:val="p"/>
                  </m:rPr>
                  <m:t>∼</m:t>
                </m:r>
              </m:lim>
            </m:limLow>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limLow>
              <m:e>
                <m:r>
                  <m:t>a</m:t>
                </m:r>
              </m:e>
              <m:lim>
                <m:r>
                  <m:rPr>
                    <m:sty m:val="p"/>
                  </m:rPr>
                  <m:t>∼</m:t>
                </m:r>
              </m:lim>
            </m:limLow>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limLow>
              <m:e>
                <m:r>
                  <m:t>a</m:t>
                </m:r>
              </m:e>
              <m:lim>
                <m:r>
                  <m:rPr>
                    <m:sty m:val="p"/>
                  </m:rPr>
                  <m:t>∼</m:t>
                </m:r>
              </m:lim>
            </m:limLow>
          </m:e>
          <m:sub>
            <m:r>
              <m:t>i</m:t>
            </m:r>
          </m:sub>
        </m:sSub>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limLow>
              <m:e>
                <m:r>
                  <m:t>a</m:t>
                </m:r>
              </m:e>
              <m:lim>
                <m:r>
                  <m:rPr>
                    <m:sty m:val="p"/>
                  </m:rPr>
                  <m:t>∼</m:t>
                </m:r>
              </m:lim>
            </m:limLow>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limLow>
              <m:e>
                <m:r>
                  <m:t>a</m:t>
                </m:r>
              </m:e>
              <m:lim>
                <m:r>
                  <m:rPr>
                    <m:sty m:val="p"/>
                  </m:rPr>
                  <m:t>∼</m:t>
                </m:r>
              </m:lim>
            </m:limLow>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limLow>
              <m:e>
                <m:r>
                  <m:t>a</m:t>
                </m:r>
              </m:e>
              <m:lim>
                <m:r>
                  <m:rPr>
                    <m:sty m:val="p"/>
                  </m:rPr>
                  <m:t>∼</m:t>
                </m:r>
              </m:lim>
            </m:limLow>
          </m:e>
          <m:sub>
            <m:r>
              <m:t>j</m:t>
            </m:r>
          </m:sub>
        </m:sSub>
        <m:r>
          <m:rPr>
            <m:sty m:val="p"/>
          </m:rPr>
          <m:t>−</m:t>
        </m:r>
        <m:sSub>
          <m:e>
            <m:limLow>
              <m:e>
                <m:r>
                  <m:t>a</m:t>
                </m:r>
              </m:e>
              <m:lim>
                <m:r>
                  <m:rPr>
                    <m:sty m:val="p"/>
                  </m:rPr>
                  <m:t>∼</m:t>
                </m:r>
              </m:lim>
            </m:limLow>
          </m:e>
          <m:sub>
            <m:r>
              <m:t>i</m:t>
            </m:r>
          </m:sub>
        </m:sSub>
        <m:r>
          <m:rPr>
            <m:sty m:val="p"/>
          </m:rPr>
          <m:t>=</m:t>
        </m:r>
        <m:limLow>
          <m:e>
            <m:r>
              <m:t>0</m:t>
            </m:r>
          </m:e>
          <m:lim>
            <m:r>
              <m:rPr>
                <m:sty m:val="p"/>
              </m:rPr>
              <m:t>∼</m:t>
            </m:r>
          </m:lim>
        </m:limLow>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limLow>
              <m:e>
                <m:r>
                  <m:t>a</m:t>
                </m:r>
              </m:e>
              <m:lim>
                <m:r>
                  <m:rPr>
                    <m:sty m:val="p"/>
                  </m:rPr>
                  <m:t>∼</m:t>
                </m:r>
              </m:lim>
            </m:limLow>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limLow>
              <m:e>
                <m:r>
                  <m:t>q</m:t>
                </m:r>
              </m:e>
              <m:lim>
                <m:r>
                  <m:rPr>
                    <m:sty m:val="p"/>
                  </m:rPr>
                  <m:t>∼</m:t>
                </m:r>
              </m:lim>
            </m:limLow>
          </m:e>
          <m:sub>
            <m:r>
              <m:t>1</m:t>
            </m:r>
          </m:sub>
        </m:sSub>
        <m:r>
          <m:rPr>
            <m:sty m:val="p"/>
          </m:rPr>
          <m:t>⋅</m:t>
        </m:r>
        <m:sSub>
          <m:e>
            <m:limLow>
              <m:e>
                <m:r>
                  <m:t>a</m:t>
                </m:r>
              </m:e>
              <m:lim>
                <m:r>
                  <m:rPr>
                    <m:sty m:val="p"/>
                  </m:rPr>
                  <m:t>∼</m:t>
                </m:r>
              </m:lim>
            </m:limLow>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a</m:t>
                      </m:r>
                    </m:e>
                    <m:lim>
                      <m:r>
                        <m:rPr>
                          <m:sty m:val="p"/>
                        </m:rPr>
                        <m:t>∼</m:t>
                      </m:r>
                    </m:lim>
                  </m:limLow>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Sup>
                <m:e>
                  <m:limLow>
                    <m:e>
                      <m:r>
                        <m:t>q</m:t>
                      </m:r>
                    </m:e>
                    <m:lim>
                      <m:r>
                        <m:rPr>
                          <m:sty m:val="p"/>
                        </m:rPr>
                        <m:t>∼</m:t>
                      </m:r>
                    </m:lim>
                  </m:limLow>
                </m:e>
                <m:sub>
                  <m:r>
                    <m:t>3</m:t>
                  </m:r>
                </m:sub>
                <m:sup>
                  <m:r>
                    <m:rPr>
                      <m:sty m:val="p"/>
                    </m:rPr>
                    <m:t>′</m:t>
                  </m:r>
                </m:sup>
              </m:sSubSup>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limLow>
              <m:e>
                <m:r>
                  <m:t>q</m:t>
                </m:r>
              </m:e>
              <m:lim>
                <m:r>
                  <m:rPr>
                    <m:sty m:val="p"/>
                  </m:rPr>
                  <m:t>∼</m:t>
                </m:r>
              </m:lim>
            </m:limLow>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limLow>
              <m:e>
                <m:r>
                  <m:t>a</m:t>
                </m:r>
              </m:e>
              <m:lim>
                <m:r>
                  <m:rPr>
                    <m:sty m:val="p"/>
                  </m:rPr>
                  <m:t>∼</m:t>
                </m:r>
              </m:lim>
            </m:limLow>
          </m:e>
          <m:sub>
            <m:r>
              <m:t>1</m:t>
            </m:r>
          </m:sub>
        </m:sSub>
        <m:r>
          <m:rPr>
            <m:sty m:val="p"/>
          </m:rPr>
          <m:t>,</m:t>
        </m:r>
        <m:sSub>
          <m:e>
            <m:limLow>
              <m:e>
                <m:r>
                  <m:t>a</m:t>
                </m:r>
              </m:e>
              <m:lim>
                <m:r>
                  <m:rPr>
                    <m:sty m:val="p"/>
                  </m:rPr>
                  <m:t>∼</m:t>
                </m:r>
              </m:lim>
            </m:limLow>
          </m:e>
          <m:sub>
            <m:r>
              <m:t>2</m:t>
            </m:r>
          </m:sub>
        </m:sSub>
        <m:r>
          <m:rPr>
            <m:sty m:val="p"/>
          </m:rPr>
          <m:t>,</m:t>
        </m:r>
        <m:sSub>
          <m:e>
            <m:limLow>
              <m:e>
                <m:r>
                  <m:t>a</m:t>
                </m:r>
              </m:e>
              <m:lim>
                <m:r>
                  <m:rPr>
                    <m:sty m:val="p"/>
                  </m:rPr>
                  <m:t>∼</m:t>
                </m:r>
              </m:lim>
            </m:limLow>
          </m:e>
          <m:sub>
            <m:r>
              <m:t>3</m:t>
            </m:r>
          </m:sub>
        </m:sSub>
      </m:oMath>
      <w:r>
        <w:t xml:space="preserve"> </w:t>
      </w:r>
      <w:r>
        <w:t xml:space="preserve">are linearly independent</w:t>
      </w:r>
      <w:r>
        <w:t xml:space="preserve"> </w:t>
      </w:r>
      <w:r>
        <w:t xml:space="preserve">and</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q</m:t>
                      </m:r>
                    </m:e>
                    <m:lim>
                      <m:r>
                        <m:rPr>
                          <m:sty m:val="p"/>
                        </m:rPr>
                        <m:t>∼</m:t>
                      </m:r>
                    </m:lim>
                  </m:limLow>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q</m:t>
                      </m:r>
                    </m:e>
                    <m:lim>
                      <m:r>
                        <m:rPr>
                          <m:sty m:val="p"/>
                        </m:rPr>
                        <m:t>∼</m:t>
                      </m:r>
                    </m:lim>
                  </m:limLow>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r>
          <m:rPr>
            <m:sty m:val="p"/>
          </m:rPr>
          <m:t>,</m:t>
        </m:r>
        <m:sSub>
          <m:e>
            <m:limLow>
              <m:e>
                <m:r>
                  <m:t>a</m:t>
                </m:r>
              </m:e>
              <m:lim>
                <m:r>
                  <m:rPr>
                    <m:sty m:val="p"/>
                  </m:rPr>
                  <m:t>∼</m:t>
                </m:r>
              </m:lim>
            </m:limLow>
          </m:e>
          <m:sub>
            <m:r>
              <m:t>r</m:t>
            </m:r>
            <m:r>
              <m:rPr>
                <m:sty m:val="p"/>
              </m:rPr>
              <m:t>+</m:t>
            </m:r>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Sup>
                <m:e>
                  <m:limLow>
                    <m:e>
                      <m:r>
                        <m:t>q</m:t>
                      </m:r>
                    </m:e>
                    <m:lim>
                      <m:r>
                        <m:rPr>
                          <m:sty m:val="p"/>
                        </m:rPr>
                        <m:t>∼</m:t>
                      </m:r>
                    </m:lim>
                  </m:limLow>
                </m:e>
                <m:sub>
                  <m:r>
                    <m:t>i</m:t>
                  </m:r>
                </m:sub>
                <m:sup>
                  <m:r>
                    <m:rPr>
                      <m:sty m:val="p"/>
                    </m:rPr>
                    <m:t>′</m:t>
                  </m:r>
                </m:sup>
              </m:sSubSup>
              <m:r>
                <m:t>&amp;</m:t>
              </m:r>
              <m:r>
                <m:rPr>
                  <m:sty m:val="p"/>
                </m:rPr>
                <m:t>=</m:t>
              </m:r>
              <m:sSub>
                <m:e>
                  <m:limLow>
                    <m:e>
                      <m:r>
                        <m:t>u</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u</m:t>
                      </m:r>
                    </m:e>
                    <m:lim>
                      <m:r>
                        <m:rPr>
                          <m:sty m:val="p"/>
                        </m:rPr>
                        <m:t>∼</m:t>
                      </m:r>
                    </m:lim>
                  </m:limLow>
                </m:e>
                <m:sub>
                  <m:r>
                    <m:t>j</m:t>
                  </m:r>
                </m:sub>
              </m:sSub>
              <m:r>
                <m:rPr>
                  <m:sty m:val="p"/>
                </m:rPr>
                <m:t>⋅</m:t>
              </m:r>
              <m:sSub>
                <m:e>
                  <m:limLow>
                    <m:e>
                      <m:r>
                        <m:t>u</m:t>
                      </m:r>
                    </m:e>
                    <m:lim>
                      <m:r>
                        <m:rPr>
                          <m:sty m:val="p"/>
                        </m:rPr>
                        <m:t>∼</m:t>
                      </m:r>
                    </m:lim>
                  </m:limLow>
                </m:e>
                <m:sub>
                  <m:r>
                    <m:t>i</m:t>
                  </m:r>
                </m:sub>
              </m:sSub>
              <m:r>
                <m:rPr>
                  <m:sty m:val="p"/>
                </m:rPr>
                <m:t>)</m:t>
              </m:r>
              <m:r>
                <m:t> </m:t>
              </m:r>
              <m:sSub>
                <m:e>
                  <m:limLow>
                    <m:e>
                      <m:r>
                        <m:t>u</m:t>
                      </m:r>
                    </m:e>
                    <m:lim>
                      <m:r>
                        <m:rPr>
                          <m:sty m:val="p"/>
                        </m:rPr>
                        <m:t>∼</m:t>
                      </m:r>
                    </m:lim>
                  </m:limLow>
                </m:e>
                <m:sub>
                  <m:r>
                    <m:t>j</m:t>
                  </m:r>
                </m:sub>
              </m:sSub>
            </m:e>
            <m:e>
              <m:r>
                <m:t>&amp;</m:t>
              </m:r>
              <m:r>
                <m:rPr>
                  <m:sty m:val="p"/>
                </m:rPr>
                <m:t>=</m:t>
              </m:r>
              <m:sSub>
                <m:e>
                  <m:limLow>
                    <m:e>
                      <m:r>
                        <m:t>u</m:t>
                      </m:r>
                    </m:e>
                    <m:lim>
                      <m:r>
                        <m:rPr>
                          <m:sty m:val="p"/>
                        </m:rPr>
                        <m:t>∼</m:t>
                      </m:r>
                    </m:lim>
                  </m:limLow>
                </m:e>
                <m:sub>
                  <m:r>
                    <m:t>i</m:t>
                  </m:r>
                </m:sub>
              </m:sSub>
              <m:r>
                <m:rPr>
                  <m:sty m:val="p"/>
                </m:rPr>
                <m:t>,</m:t>
              </m:r>
            </m:e>
          </m:eqArr>
        </m:oMath>
      </m:oMathPara>
    </w:p>
    <w:p>
      <w:pPr>
        <w:pStyle w:val="FirstParagraph"/>
      </w:pPr>
      <w:r>
        <w:t xml:space="preserve">because each</w:t>
      </w:r>
      <w:r>
        <w:t xml:space="preserve"> </w:t>
      </w:r>
      <m:oMath>
        <m:sSub>
          <m:e>
            <m:limLow>
              <m:e>
                <m:r>
                  <m:t>u</m:t>
                </m:r>
              </m:e>
              <m:lim>
                <m:r>
                  <m:rPr>
                    <m:sty m:val="p"/>
                  </m:rPr>
                  <m:t>∼</m:t>
                </m:r>
              </m:lim>
            </m:limLow>
          </m:e>
          <m:sub>
            <m:r>
              <m:t>j</m:t>
            </m:r>
          </m:sub>
        </m:sSub>
        <m:r>
          <m:rPr>
            <m:sty m:val="p"/>
          </m:rPr>
          <m:t>⋅</m:t>
        </m:r>
        <m:sSub>
          <m:e>
            <m:limLow>
              <m:e>
                <m:r>
                  <m:t>u</m:t>
                </m:r>
              </m:e>
              <m:lim>
                <m:r>
                  <m:rPr>
                    <m:sty m:val="p"/>
                  </m:rPr>
                  <m:t>∼</m:t>
                </m:r>
              </m:lim>
            </m:limLow>
          </m:e>
          <m:sub>
            <m:r>
              <m:t>i</m:t>
            </m:r>
          </m:sub>
        </m:sSub>
        <m:r>
          <m:rPr>
            <m:sty m:val="p"/>
          </m:rPr>
          <m:t>=</m:t>
        </m:r>
        <m:r>
          <m:t>0</m:t>
        </m:r>
      </m:oMath>
      <w:r>
        <w:t xml:space="preserve">;</w:t>
      </w:r>
      <w:r>
        <w:t xml:space="preserve"> </w:t>
      </w:r>
      <m:oMath>
        <m:sSubSup>
          <m:e>
            <m:limLow>
              <m:e>
                <m:r>
                  <m:t>q</m:t>
                </m:r>
              </m:e>
              <m:lim>
                <m:r>
                  <m:rPr>
                    <m:sty m:val="p"/>
                  </m:rPr>
                  <m:t>∼</m:t>
                </m:r>
              </m:lim>
            </m:limLow>
          </m:e>
          <m:sub>
            <m:r>
              <m:t>i</m:t>
            </m:r>
          </m:sub>
          <m:sup>
            <m:r>
              <m:rPr>
                <m:sty m:val="p"/>
              </m:rPr>
              <m:t>′</m:t>
            </m:r>
          </m:sup>
        </m:sSubSup>
        <m:r>
          <m:rPr>
            <m:sty m:val="p"/>
          </m:rPr>
          <m:t>=</m:t>
        </m:r>
        <m:sSub>
          <m:e>
            <m:limLow>
              <m:e>
                <m:r>
                  <m:t>u</m:t>
                </m:r>
              </m:e>
              <m:lim>
                <m:r>
                  <m:rPr>
                    <m:sty m:val="p"/>
                  </m:rPr>
                  <m:t>∼</m:t>
                </m:r>
              </m:lim>
            </m:limLow>
          </m:e>
          <m:sub>
            <m:r>
              <m:t>i</m:t>
            </m:r>
          </m:sub>
        </m:sSub>
        <m:r>
          <m:rPr>
            <m:sty m:val="p"/>
          </m:rPr>
          <m:t>≠</m:t>
        </m:r>
        <m:limLow>
          <m:e>
            <m:r>
              <m:t>0</m:t>
            </m:r>
          </m:e>
          <m:lim>
            <m:r>
              <m:rPr>
                <m:sty m:val="p"/>
              </m:rPr>
              <m:t>∼</m:t>
            </m:r>
          </m:lim>
        </m:limLow>
      </m:oMath>
      <w:r>
        <w:t xml:space="preserve">, because</w:t>
      </w:r>
      <w:r>
        <w:t xml:space="preserve"> </w:t>
      </w:r>
      <m:oMath>
        <m:r>
          <m:t>​</m:t>
        </m:r>
        <m:d>
          <m:dPr>
            <m:begChr m:val="∥"/>
            <m:sepChr m:val=""/>
            <m:endChr m:val="∥"/>
            <m:grow/>
          </m:dPr>
          <m:e>
            <m:sSub>
              <m:e>
                <m:limLow>
                  <m:e>
                    <m:r>
                      <m:t>u</m:t>
                    </m:r>
                  </m:e>
                  <m:lim>
                    <m:r>
                      <m:rPr>
                        <m:sty m:val="p"/>
                      </m:rPr>
                      <m:t>∼</m:t>
                    </m:r>
                  </m:lim>
                </m:limLow>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limLow>
                    <m:e>
                      <m:r>
                        <m:t>q</m:t>
                      </m:r>
                    </m:e>
                    <m:lim>
                      <m:r>
                        <m:rPr>
                          <m:sty m:val="p"/>
                        </m:rPr>
                        <m:t>∼</m:t>
                      </m:r>
                    </m:lim>
                  </m:limLow>
                </m:e>
                <m:sub>
                  <m:r>
                    <m:t>i</m:t>
                  </m:r>
                </m:sub>
              </m:sSub>
              <m:r>
                <m:t>&amp;</m:t>
              </m:r>
              <m:r>
                <m:rPr>
                  <m:sty m:val="p"/>
                </m:rPr>
                <m:t>=</m:t>
              </m:r>
              <m:sSub>
                <m:e>
                  <m:limLow>
                    <m:e>
                      <m:r>
                        <m:t>u</m:t>
                      </m:r>
                    </m:e>
                    <m:lim>
                      <m:r>
                        <m:rPr>
                          <m:sty m:val="p"/>
                        </m:rPr>
                        <m:t>∼</m:t>
                      </m:r>
                    </m:lim>
                  </m:limLow>
                </m:e>
                <m:sub>
                  <m:r>
                    <m:t>i</m:t>
                  </m:r>
                </m:sub>
              </m:sSub>
              <m:r>
                <m:rPr>
                  <m:sty m:val="p"/>
                </m:rPr>
                <m:t>/</m:t>
              </m:r>
              <m:r>
                <m:t>​</m:t>
              </m:r>
              <m:d>
                <m:dPr>
                  <m:begChr m:val="∥"/>
                  <m:sepChr m:val=""/>
                  <m:endChr m:val="∥"/>
                  <m:grow/>
                </m:dPr>
                <m:e>
                  <m:sSub>
                    <m:e>
                      <m:limLow>
                        <m:e>
                          <m:r>
                            <m:t>u</m:t>
                          </m:r>
                        </m:e>
                        <m:lim>
                          <m:r>
                            <m:rPr>
                              <m:sty m:val="p"/>
                            </m:rPr>
                            <m:t>∼</m:t>
                          </m:r>
                        </m:lim>
                      </m:limLow>
                    </m:e>
                    <m:sub>
                      <m:r>
                        <m:t>i</m:t>
                      </m:r>
                    </m:sub>
                  </m:sSub>
                </m:e>
              </m:d>
              <m:r>
                <m:t>​</m:t>
              </m:r>
            </m:e>
            <m:e>
              <m:r>
                <m:t>&amp;</m:t>
              </m:r>
              <m:r>
                <m:rPr>
                  <m:sty m:val="p"/>
                </m:rPr>
                <m:t>=</m:t>
              </m:r>
              <m:sSub>
                <m:e>
                  <m:limLow>
                    <m:e>
                      <m:r>
                        <m:t>u</m:t>
                      </m:r>
                    </m:e>
                    <m:lim>
                      <m:r>
                        <m:rPr>
                          <m:sty m:val="p"/>
                        </m:rPr>
                        <m:t>∼</m:t>
                      </m:r>
                    </m:lim>
                  </m:limLow>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limLow>
              <m:e>
                <m:r>
                  <m:t>u</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limLow>
              <m:e>
                <m:r>
                  <m:t>u</m:t>
                </m:r>
              </m:e>
              <m:lim>
                <m:r>
                  <m:rPr>
                    <m:sty m:val="p"/>
                  </m:rPr>
                  <m:t>∼</m:t>
                </m:r>
              </m:lim>
            </m:limLow>
          </m:e>
          <m:sub>
            <m:r>
              <m:t>1</m:t>
            </m:r>
          </m:sub>
        </m:sSub>
      </m:oMath>
      <w:r>
        <w:t xml:space="preserve"> </w:t>
      </w:r>
      <w:r>
        <w:t xml:space="preserve">is not in the span of the empty list,</w:t>
      </w:r>
      <w:r>
        <w:t xml:space="preserve"> </w:t>
      </w:r>
      <m:oMath>
        <m:r>
          <m:t>​</m:t>
        </m:r>
        <m:d>
          <m:dPr>
            <m:begChr m:val="{"/>
            <m:sepChr m:val=""/>
            <m:endChr m:val="}"/>
            <m:grow/>
          </m:dPr>
          <m:e>
            <m:limLow>
              <m:e>
                <m:r>
                  <m:t>0</m:t>
                </m:r>
              </m:e>
              <m:lim>
                <m:r>
                  <m:rPr>
                    <m:sty m:val="p"/>
                  </m:rPr>
                  <m:t>∼</m:t>
                </m:r>
              </m:lim>
            </m:limLow>
          </m:e>
        </m:d>
        <m:r>
          <m:t>​</m:t>
        </m:r>
      </m:oMath>
      <w:r>
        <w:t xml:space="preserve">, because</w:t>
      </w:r>
      <w:r>
        <w:t xml:space="preserve"> </w:t>
      </w:r>
      <m:oMath>
        <m:r>
          <m:t>​</m:t>
        </m:r>
        <m:d>
          <m:dPr>
            <m:begChr m:val="∥"/>
            <m:sepChr m:val=""/>
            <m:endChr m:val="∥"/>
            <m:grow/>
          </m:dPr>
          <m:e>
            <m:sSub>
              <m:e>
                <m:limLow>
                  <m:e>
                    <m:r>
                      <m:t>u</m:t>
                    </m:r>
                  </m:e>
                  <m:lim>
                    <m:r>
                      <m:rPr>
                        <m:sty m:val="p"/>
                      </m:rPr>
                      <m:t>∼</m:t>
                    </m:r>
                  </m:lim>
                </m:limLow>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limLow>
                  <m:e>
                    <m:r>
                      <m:t>u</m:t>
                    </m:r>
                  </m:e>
                  <m:lim>
                    <m:r>
                      <m:rPr>
                        <m:sty m:val="p"/>
                      </m:rPr>
                      <m:t>∼</m:t>
                    </m:r>
                  </m:lim>
                </m:limLow>
              </m:e>
              <m:sub>
                <m:r>
                  <m:t>1</m:t>
                </m:r>
              </m:sub>
            </m:sSub>
          </m:e>
        </m:d>
        <m:r>
          <m:t>​</m:t>
        </m:r>
      </m:oMath>
      <w:r>
        <w:t xml:space="preserve">,</w:t>
      </w:r>
      <w:r>
        <w:t xml:space="preserve"> </w:t>
      </w:r>
      <w:r>
        <w:t xml:space="preserve">because every multiple of</w:t>
      </w:r>
      <w:r>
        <w:t xml:space="preserve"> </w:t>
      </w:r>
      <m:oMath>
        <m:sSub>
          <m:e>
            <m:limLow>
              <m:e>
                <m:r>
                  <m:t>u</m:t>
                </m:r>
              </m:e>
              <m:lim>
                <m:r>
                  <m:rPr>
                    <m:sty m:val="p"/>
                  </m:rPr>
                  <m:t>∼</m:t>
                </m:r>
              </m:lim>
            </m:limLow>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limLow>
              <m:e>
                <m:r>
                  <m:t>q</m:t>
                </m:r>
              </m:e>
              <m:lim>
                <m:r>
                  <m:rPr>
                    <m:sty m:val="p"/>
                  </m:rPr>
                  <m:t>∼</m:t>
                </m:r>
              </m:lim>
            </m:limLow>
          </m:e>
          <m:sub>
            <m:r>
              <m:t>1</m:t>
            </m:r>
          </m:sub>
        </m:sSub>
        <m:r>
          <m:rPr>
            <m:sty m:val="p"/>
          </m:rPr>
          <m:t>=</m:t>
        </m:r>
        <m:sSub>
          <m:e>
            <m:limLow>
              <m:e>
                <m:r>
                  <m:t>u</m:t>
                </m:r>
              </m:e>
              <m:lim>
                <m:r>
                  <m:rPr>
                    <m:sty m:val="p"/>
                  </m:rPr>
                  <m:t>∼</m:t>
                </m:r>
              </m:lim>
            </m:limLow>
          </m:e>
          <m:sub>
            <m:r>
              <m:t>1</m:t>
            </m:r>
          </m:sub>
        </m:sSub>
      </m:oMath>
      <w:r>
        <w:t xml:space="preserve">.</w:t>
      </w:r>
    </w:p>
    <w:p>
      <w:pPr>
        <w:numPr>
          <w:ilvl w:val="0"/>
          <w:numId w:val="1070"/>
        </w:numPr>
      </w:pPr>
      <m:oMath>
        <m:sSub>
          <m:e>
            <m:limLow>
              <m:e>
                <m:r>
                  <m:t>q</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limLow>
              <m:e>
                <m:r>
                  <m:t>q</m:t>
                </m:r>
              </m:e>
              <m:lim>
                <m:r>
                  <m:rPr>
                    <m:sty m:val="p"/>
                  </m:rPr>
                  <m:t>∼</m:t>
                </m:r>
              </m:lim>
            </m:limLow>
          </m:e>
          <m:sub>
            <m:r>
              <m:t>1</m:t>
            </m:r>
          </m:sub>
        </m:sSub>
      </m:oMath>
      <w:r>
        <w:t xml:space="preserve"> </w:t>
      </w:r>
      <w:r>
        <w:t xml:space="preserve">and</w:t>
      </w:r>
      <w:r>
        <w:t xml:space="preserve"> </w:t>
      </w:r>
      <m:oMath>
        <m:sSub>
          <m:e>
            <m:limLow>
              <m:e>
                <m:r>
                  <m:t>q</m:t>
                </m:r>
              </m:e>
              <m:lim>
                <m:r>
                  <m:rPr>
                    <m:sty m:val="p"/>
                  </m:rPr>
                  <m:t>∼</m:t>
                </m:r>
              </m:lim>
            </m:limLow>
          </m:e>
          <m:sub>
            <m:r>
              <m:t>2</m:t>
            </m:r>
          </m:sub>
        </m:sSub>
      </m:oMath>
      <w:r>
        <w:t xml:space="preserve">, so</w:t>
      </w:r>
      <w:r>
        <w:t xml:space="preserve"> </w:t>
      </w:r>
      <m:oMath>
        <m:sSubSup>
          <m:e>
            <m:limLow>
              <m:e>
                <m:r>
                  <m:t>q</m:t>
                </m:r>
              </m:e>
              <m:lim>
                <m:r>
                  <m:rPr>
                    <m:sty m:val="p"/>
                  </m:rPr>
                  <m:t>∼</m:t>
                </m:r>
              </m:lim>
            </m:limLow>
          </m:e>
          <m:sub>
            <m:r>
              <m:t>3</m:t>
            </m:r>
          </m:sub>
          <m:sup>
            <m:r>
              <m:rPr>
                <m:sty m:val="p"/>
              </m:rPr>
              <m:t>′</m:t>
            </m:r>
          </m:sup>
        </m:sSubSup>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limLow>
              <m:e>
                <m:r>
                  <m:t>q</m:t>
                </m:r>
              </m:e>
              <m:lim>
                <m:r>
                  <m:rPr>
                    <m:sty m:val="p"/>
                  </m:rPr>
                  <m:t>∼</m:t>
                </m:r>
              </m:lim>
            </m:limLow>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limLow>
          <m:e>
            <m:r>
              <m:t>u</m:t>
            </m:r>
          </m:e>
          <m:lim>
            <m:r>
              <m:rPr>
                <m:sty m:val="p"/>
              </m:rPr>
              <m:t>∼</m:t>
            </m:r>
          </m:lim>
        </m:limLow>
      </m:oMath>
      <w:r>
        <w:t xml:space="preserve"> </w:t>
      </w:r>
      <w:r>
        <w:t xml:space="preserve">of length</w:t>
      </w:r>
      <w:r>
        <w:t xml:space="preserve"> </w:t>
      </w:r>
      <m:oMath>
        <m:r>
          <m:t>m</m:t>
        </m:r>
      </m:oMath>
      <w:r>
        <w:t xml:space="preserve"> </w:t>
      </w:r>
      <w:r>
        <w:t xml:space="preserve">and a vector</w:t>
      </w:r>
      <w:r>
        <w:t xml:space="preserve"> </w:t>
      </w:r>
      <m:oMath>
        <m:limLow>
          <m:e>
            <m:r>
              <m:t>v</m:t>
            </m:r>
          </m:e>
          <m:lim>
            <m:r>
              <m:rPr>
                <m:sty m:val="p"/>
              </m:rPr>
              <m:t>∼</m:t>
            </m:r>
          </m:lim>
        </m:limLow>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of the column vector</w:t>
      </w:r>
      <w:r>
        <w:t xml:space="preserve"> </w:t>
      </w:r>
      <m:oMath>
        <m:limLow>
          <m:e>
            <m:r>
              <m:t>u</m:t>
            </m:r>
          </m:e>
          <m:lim>
            <m:r>
              <m:rPr>
                <m:sty m:val="p"/>
              </m:rPr>
              <m:t>∼</m:t>
            </m:r>
          </m:lim>
        </m:limLow>
      </m:oMath>
      <w:r>
        <w:t xml:space="preserve"> </w:t>
      </w:r>
      <w:r>
        <w:t xml:space="preserve">with the row vector</w:t>
      </w:r>
      <w:r>
        <w:t xml:space="preserve"> </w:t>
      </w:r>
      <m:oMath>
        <m:sSup>
          <m:e>
            <m:limLow>
              <m:e>
                <m:r>
                  <m:t>v</m:t>
                </m:r>
              </m:e>
              <m:lim>
                <m:r>
                  <m:rPr>
                    <m:sty m:val="p"/>
                  </m:rPr>
                  <m:t>∼</m:t>
                </m:r>
              </m:lim>
            </m:limLow>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limLow>
                        <m:e>
                          <m:r>
                            <m:t>u</m:t>
                          </m:r>
                        </m:e>
                        <m:lim>
                          <m:r>
                            <m:rPr>
                              <m:sty m:val="p"/>
                            </m:rPr>
                            <m:t>∼</m:t>
                          </m:r>
                        </m:lim>
                      </m:limLow>
                    </m:e>
                    <m:lim>
                      <m:r>
                        <m:rPr>
                          <m:sty m:val="p"/>
                        </m:rPr>
                        <m:t>⏟</m:t>
                      </m:r>
                    </m:lim>
                  </m:limLow>
                </m:e>
                <m:lim>
                  <m:r>
                    <m:t>m</m:t>
                  </m:r>
                  <m:r>
                    <m:rPr>
                      <m:sty m:val="p"/>
                    </m:rPr>
                    <m:t>×</m:t>
                  </m:r>
                  <m:r>
                    <m:t>1</m:t>
                  </m:r>
                </m:lim>
              </m:limLow>
              <m:r>
                <m:t> </m:t>
              </m:r>
              <m:limLow>
                <m:e>
                  <m:limLow>
                    <m:e>
                      <m:sSup>
                        <m:e>
                          <m:limLow>
                            <m:e>
                              <m:r>
                                <m:t>v</m:t>
                              </m:r>
                            </m:e>
                            <m:lim>
                              <m:r>
                                <m:rPr>
                                  <m:sty m:val="p"/>
                                </m:rPr>
                                <m:t>∼</m:t>
                              </m:r>
                            </m:lim>
                          </m:limLow>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limLow>
          <m:e>
            <m:r>
              <m:t>u</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limLow>
                <m:e>
                  <m:r>
                    <m:t>u</m:t>
                  </m:r>
                </m:e>
                <m:lim>
                  <m:r>
                    <m:rPr>
                      <m:sty m:val="p"/>
                    </m:rPr>
                    <m:t>∼</m:t>
                  </m:r>
                </m:lim>
              </m:limLow>
              <m:r>
                <m:t> </m:t>
              </m:r>
              <m:sSup>
                <m:e>
                  <m:limLow>
                    <m:e>
                      <m:r>
                        <m:t>v</m:t>
                      </m:r>
                    </m:e>
                    <m:lim>
                      <m:r>
                        <m:rPr>
                          <m:sty m:val="p"/>
                        </m:rPr>
                        <m:t>∼</m:t>
                      </m:r>
                    </m:lim>
                  </m:limLow>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limLow>
              <m:e>
                <m:r>
                  <m:t>u</m:t>
                </m:r>
              </m:e>
              <m:lim>
                <m:r>
                  <m:rPr>
                    <m:sty m:val="p"/>
                  </m:rPr>
                  <m:t>∼</m:t>
                </m:r>
              </m:lim>
            </m:limLow>
          </m:e>
          <m:sup>
            <m:r>
              <m:rPr>
                <m:sty m:val="p"/>
              </m:rPr>
              <m:t>⊤</m:t>
            </m:r>
          </m:sup>
        </m:sSup>
        <m:limLow>
          <m:e>
            <m:r>
              <m:t>v</m:t>
            </m:r>
          </m:e>
          <m:lim>
            <m:r>
              <m:rPr>
                <m:sty m:val="p"/>
              </m:rPr>
              <m:t>∼</m:t>
            </m:r>
          </m:lim>
        </m:limLow>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limLow>
          <m:e>
            <m:r>
              <m:t>u</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limLow>
          <m:e>
            <m:r>
              <m:t>a</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b</m:t>
            </m:r>
          </m:e>
          <m:lim>
            <m:r>
              <m:rPr>
                <m:sty m:val="p"/>
              </m:rPr>
              <m:t>∼</m:t>
            </m:r>
          </m:lim>
        </m:limLow>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limLow>
                    <m:e>
                      <m:r>
                        <m:t>a</m:t>
                      </m:r>
                    </m:e>
                    <m:lim>
                      <m:r>
                        <m:rPr>
                          <m:sty m:val="p"/>
                        </m:rPr>
                        <m:t>∼</m:t>
                      </m:r>
                    </m:lim>
                  </m:limLow>
                </m:e>
                <m:sup>
                  <m:r>
                    <m:rPr>
                      <m:sty m:val="p"/>
                    </m:rPr>
                    <m:t>⊤</m:t>
                  </m:r>
                </m:sup>
              </m:sSup>
              <m:limLow>
                <m:e>
                  <m:r>
                    <m:t>b</m:t>
                  </m:r>
                </m:e>
                <m:lim>
                  <m:r>
                    <m:rPr>
                      <m:sty m:val="p"/>
                    </m:rPr>
                    <m:t>∼</m:t>
                  </m:r>
                </m:lim>
              </m:limLow>
              <m:r>
                <m:t>&amp;</m:t>
              </m:r>
              <m:r>
                <m:rPr>
                  <m:sty m:val="p"/>
                </m:rPr>
                <m:t>=</m:t>
              </m:r>
              <m:r>
                <m:t>1</m:t>
              </m:r>
              <m:r>
                <m:rPr>
                  <m:sty m:val="p"/>
                </m:rPr>
                <m:t>⋅</m:t>
              </m:r>
              <m:r>
                <m:t>3</m:t>
              </m:r>
              <m:r>
                <m:rPr>
                  <m:sty m:val="p"/>
                </m:rPr>
                <m:t>+</m:t>
              </m:r>
              <m:r>
                <m:t>2</m:t>
              </m:r>
              <m:r>
                <m:rPr>
                  <m:sty m:val="p"/>
                </m:rPr>
                <m:t>⋅</m:t>
              </m:r>
              <m:r>
                <m:t>4</m:t>
              </m:r>
            </m:e>
            <m:e>
              <m:r>
                <m:t>&amp;</m:t>
              </m:r>
              <m:r>
                <m:rPr>
                  <m:sty m:val="p"/>
                </m:rPr>
                <m:t>=</m:t>
              </m:r>
              <m:r>
                <m:t>11</m:t>
              </m:r>
            </m:e>
            <m:e>
              <m:limLow>
                <m:e>
                  <m:r>
                    <m:t>a</m:t>
                  </m:r>
                </m:e>
                <m:lim>
                  <m:r>
                    <m:rPr>
                      <m:sty m:val="p"/>
                    </m:rPr>
                    <m:t>∼</m:t>
                  </m:r>
                </m:lim>
              </m:limLow>
              <m:r>
                <m:t> </m:t>
              </m:r>
              <m:sSup>
                <m:e>
                  <m:limLow>
                    <m:e>
                      <m:r>
                        <m:t>b</m:t>
                      </m:r>
                    </m:e>
                    <m:lim>
                      <m:r>
                        <m:rPr>
                          <m:sty m:val="p"/>
                        </m:rPr>
                        <m:t>∼</m:t>
                      </m:r>
                    </m:lim>
                  </m:limLow>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limLow>
          <m:e>
            <m:r>
              <m:t>u</m:t>
            </m:r>
          </m:e>
          <m:lim>
            <m:r>
              <m:rPr>
                <m:sty m:val="p"/>
              </m:rPr>
              <m:t>∼</m:t>
            </m:r>
          </m:lim>
        </m:limLow>
      </m:oMath>
      <w:r>
        <w:t xml:space="preserve"> </w:t>
      </w:r>
      <w:r>
        <w:t xml:space="preserve">is a nonzero vector of length</w:t>
      </w:r>
      <w:r>
        <w:t xml:space="preserve"> </w:t>
      </w:r>
      <m:oMath>
        <m:r>
          <m:t>m</m:t>
        </m:r>
      </m:oMath>
      <w:r>
        <w:t xml:space="preserve"> </w:t>
      </w:r>
      <w:r>
        <w:t xml:space="preserve">and</w:t>
      </w:r>
      <w:r>
        <w:t xml:space="preserve"> </w:t>
      </w:r>
      <m:oMath>
        <m:limLow>
          <m:e>
            <m:r>
              <m:t>v</m:t>
            </m:r>
          </m:e>
          <m:lim>
            <m:r>
              <m:rPr>
                <m:sty m:val="p"/>
              </m:rPr>
              <m:t>∼</m:t>
            </m:r>
          </m:lim>
        </m:limLow>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limLow>
          <m:e>
            <m:r>
              <m:t>u</m:t>
            </m:r>
          </m:e>
          <m:lim>
            <m:r>
              <m:rPr>
                <m:sty m:val="p"/>
              </m:rPr>
              <m:t>∼</m:t>
            </m:r>
          </m:lim>
        </m:limLow>
        <m:r>
          <m:t> </m:t>
        </m:r>
        <m:sSup>
          <m:e>
            <m:limLow>
              <m:e>
                <m:r>
                  <m:t>v</m:t>
                </m:r>
              </m:e>
              <m:lim>
                <m:r>
                  <m:rPr>
                    <m:sty m:val="p"/>
                  </m:rPr>
                  <m:t>∼</m:t>
                </m:r>
              </m:lim>
            </m:limLow>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limLow>
          <m:e>
            <m:r>
              <m:t>u</m:t>
            </m:r>
          </m:e>
          <m:lim>
            <m:r>
              <m:rPr>
                <m:sty m:val="p"/>
              </m:rPr>
              <m:t>∼</m:t>
            </m:r>
          </m:lim>
        </m:limLow>
      </m:oMath>
      <w:r>
        <w:t xml:space="preserve">.</w:t>
      </w:r>
    </w:p>
    <w:p>
      <w:pPr>
        <w:pStyle w:val="BodyText"/>
      </w:pPr>
      <w:r>
        <w:rPr>
          <w:b/>
          <w:bCs/>
        </w:rPr>
        <w:t xml:space="preserve">The rank is at least one.</w:t>
      </w:r>
      <w:r>
        <w:t xml:space="preserve"> </w:t>
      </w:r>
      <w:r>
        <w:t xml:space="preserve">Because</w:t>
      </w:r>
      <w:r>
        <w:t xml:space="preserve"> </w:t>
      </w:r>
      <m:oMath>
        <m:limLow>
          <m:e>
            <m:r>
              <m:t>v</m:t>
            </m:r>
          </m:e>
          <m:lim>
            <m:r>
              <m:rPr>
                <m:sty m:val="p"/>
              </m:rPr>
              <m:t>∼</m:t>
            </m:r>
          </m:lim>
        </m:limLow>
        <m:r>
          <m:rPr>
            <m:sty m:val="p"/>
          </m:rPr>
          <m:t>≠</m:t>
        </m:r>
        <m:limLow>
          <m:e>
            <m:r>
              <m:t>0</m:t>
            </m:r>
          </m:e>
          <m:lim>
            <m:r>
              <m:rPr>
                <m:sty m:val="p"/>
              </m:rPr>
              <m:t>∼</m:t>
            </m:r>
          </m:lim>
        </m:limLow>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limLow>
          <m:e>
            <m:r>
              <m:t>u</m:t>
            </m:r>
          </m:e>
          <m:lim>
            <m:r>
              <m:rPr>
                <m:sty m:val="p"/>
              </m:rPr>
              <m:t>∼</m:t>
            </m:r>
          </m:lim>
        </m:limLow>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limLow>
          <m:e>
            <m:r>
              <m:t>u</m:t>
            </m:r>
          </m:e>
          <m:lim>
            <m:r>
              <m:rPr>
                <m:sty m:val="p"/>
              </m:rPr>
              <m:t>∼</m:t>
            </m:r>
          </m:lim>
        </m:limLow>
        <m:r>
          <m:rPr>
            <m:sty m:val="p"/>
          </m:rPr>
          <m:t>)</m:t>
        </m:r>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limLow>
          <m:e>
            <m:r>
              <m:t>0</m:t>
            </m:r>
          </m:e>
          <m:lim>
            <m:r>
              <m:rPr>
                <m:sty m:val="p"/>
              </m:rPr>
              <m:t>∼</m:t>
            </m:r>
          </m:lim>
        </m:limLow>
      </m:oMath>
      <w:r>
        <w:t xml:space="preserve">,</w:t>
      </w:r>
      <w:r>
        <w:t xml:space="preserve"> </w:t>
      </w:r>
      <w:r>
        <w:t xml:space="preserve">and</w:t>
      </w:r>
      <w:r>
        <w:t xml:space="preserve"> </w:t>
      </w:r>
      <m:oMath>
        <m:r>
          <m:t>1</m:t>
        </m:r>
        <m:r>
          <m:rPr>
            <m:sty m:val="p"/>
          </m:rPr>
          <m:t>⋅</m:t>
        </m:r>
        <m:r>
          <m:rPr>
            <m:sty m:val="p"/>
          </m:rPr>
          <m:t>(</m:t>
        </m:r>
        <m:sSub>
          <m:e>
            <m:r>
              <m:t>v</m:t>
            </m:r>
          </m:e>
          <m:sub>
            <m:r>
              <m:t>j</m:t>
            </m:r>
          </m:sub>
        </m:sSub>
        <m:limLow>
          <m:e>
            <m:r>
              <m:t>u</m:t>
            </m:r>
          </m:e>
          <m:lim>
            <m:r>
              <m:rPr>
                <m:sty m:val="p"/>
              </m:rPr>
              <m:t>∼</m:t>
            </m:r>
          </m:lim>
        </m:limLow>
        <m:r>
          <m:rPr>
            <m:sty m:val="p"/>
          </m:rPr>
          <m:t>)</m:t>
        </m:r>
        <m:r>
          <m:rPr>
            <m:sty m:val="p"/>
          </m:rPr>
          <m:t>+</m:t>
        </m:r>
        <m:r>
          <m:t>1</m:t>
        </m:r>
        <m:r>
          <m:rPr>
            <m:sty m:val="p"/>
          </m:rPr>
          <m:t>⋅</m:t>
        </m:r>
        <m:r>
          <m:rPr>
            <m:sty m:val="p"/>
          </m:rPr>
          <m:t>(</m:t>
        </m:r>
        <m:sSub>
          <m:e>
            <m:r>
              <m:t>v</m:t>
            </m:r>
          </m:e>
          <m:sub>
            <m:r>
              <m:t>k</m:t>
            </m:r>
          </m:sub>
        </m:sSub>
        <m:limLow>
          <m:e>
            <m:r>
              <m:t>u</m:t>
            </m:r>
          </m:e>
          <m:lim>
            <m:r>
              <m:rPr>
                <m:sty m:val="p"/>
              </m:rPr>
              <m:t>∼</m:t>
            </m:r>
          </m:lim>
        </m:limLow>
        <m:r>
          <m:rPr>
            <m:sty m:val="p"/>
          </m:rPr>
          <m:t>)</m:t>
        </m:r>
        <m:r>
          <m:rPr>
            <m:sty m:val="p"/>
          </m:rPr>
          <m:t>=</m:t>
        </m:r>
        <m:limLow>
          <m:e>
            <m:r>
              <m:t>0</m:t>
            </m:r>
          </m:e>
          <m:lim>
            <m:r>
              <m:rPr>
                <m:sty m:val="p"/>
              </m:rPr>
              <m:t>∼</m:t>
            </m:r>
          </m:lim>
        </m:limLow>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limLow>
                <m:e>
                  <m:r>
                    <m:t>u</m:t>
                  </m:r>
                </m:e>
                <m:lim>
                  <m:r>
                    <m:rPr>
                      <m:sty m:val="p"/>
                    </m:rPr>
                    <m:t>∼</m:t>
                  </m:r>
                </m:lim>
              </m:limLow>
              <m:r>
                <m:rPr>
                  <m:sty m:val="p"/>
                </m:rPr>
                <m:t>)</m:t>
              </m:r>
              <m:r>
                <m:rPr>
                  <m:sty m:val="p"/>
                </m:rPr>
                <m:t>−</m:t>
              </m:r>
              <m:sSub>
                <m:e>
                  <m:r>
                    <m:t>v</m:t>
                  </m:r>
                </m:e>
                <m:sub>
                  <m:r>
                    <m:t>j</m:t>
                  </m:r>
                </m:sub>
              </m:sSub>
              <m:r>
                <m:t> </m:t>
              </m:r>
              <m:r>
                <m:rPr>
                  <m:sty m:val="p"/>
                </m:rPr>
                <m:t>(</m:t>
              </m:r>
              <m:sSub>
                <m:e>
                  <m:r>
                    <m:t>v</m:t>
                  </m:r>
                </m:e>
                <m:sub>
                  <m:r>
                    <m:t>k</m:t>
                  </m:r>
                </m:sub>
              </m:sSub>
              <m:limLow>
                <m:e>
                  <m:r>
                    <m:t>u</m:t>
                  </m:r>
                </m:e>
                <m:lim>
                  <m:r>
                    <m:rPr>
                      <m:sty m:val="p"/>
                    </m:rPr>
                    <m:t>∼</m:t>
                  </m:r>
                </m:lim>
              </m:limLow>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limLow>
                <m:e>
                  <m:r>
                    <m:t>u</m:t>
                  </m:r>
                </m:e>
                <m:lim>
                  <m:r>
                    <m:rPr>
                      <m:sty m:val="p"/>
                    </m:rPr>
                    <m:t>∼</m:t>
                  </m:r>
                </m:lim>
              </m:limLow>
              <m:r>
                <m:t>&amp;</m:t>
              </m:r>
              <m:r>
                <m:t>&amp;</m:t>
              </m:r>
              <m:r>
                <m:rPr>
                  <m:nor/>
                  <m:sty m:val="p"/>
                </m:rPr>
                <m:t>(collect the scalar multiples of </m:t>
              </m:r>
              <m:limLow>
                <m:e>
                  <m:r>
                    <m:t>u</m:t>
                  </m:r>
                </m:e>
                <m:lim>
                  <m:r>
                    <m:rPr>
                      <m:sty m:val="p"/>
                    </m:rPr>
                    <m:t>∼</m:t>
                  </m:r>
                </m:lim>
              </m:limLow>
              <m:r>
                <m:rPr>
                  <m:nor/>
                  <m:sty m:val="p"/>
                </m:rPr>
                <m:t>)</m:t>
              </m:r>
            </m:e>
            <m:e>
              <m:r>
                <m:t>&amp;</m:t>
              </m:r>
              <m:r>
                <m:rPr>
                  <m:sty m:val="p"/>
                </m:rPr>
                <m:t>=</m:t>
              </m:r>
              <m:r>
                <m:t>0</m:t>
              </m:r>
              <m:r>
                <m:rPr>
                  <m:sty m:val="p"/>
                </m:rPr>
                <m:t>⋅</m:t>
              </m:r>
              <m:limLow>
                <m:e>
                  <m:r>
                    <m:t>u</m:t>
                  </m:r>
                </m:e>
                <m:lim>
                  <m:r>
                    <m:rPr>
                      <m:sty m:val="p"/>
                    </m:rPr>
                    <m:t>∼</m:t>
                  </m:r>
                </m:lim>
              </m:limLow>
              <m:r>
                <m:t>&amp;</m:t>
              </m:r>
              <m:r>
                <m:t>&amp;</m:t>
              </m:r>
              <m:r>
                <m:rPr>
                  <m:nor/>
                  <m:sty m:val="p"/>
                </m:rPr>
                <m:t>(multiplication of numbers is commutative)</m:t>
              </m:r>
            </m:e>
            <m:e>
              <m:r>
                <m:t>&amp;</m:t>
              </m:r>
              <m:r>
                <m:rPr>
                  <m:sty m:val="p"/>
                </m:rPr>
                <m:t>=</m:t>
              </m:r>
              <m:limLow>
                <m:e>
                  <m:r>
                    <m:t>0</m:t>
                  </m:r>
                </m:e>
                <m:lim>
                  <m:r>
                    <m:rPr>
                      <m:sty m:val="p"/>
                    </m:rPr>
                    <m:t>∼</m:t>
                  </m:r>
                </m:lim>
              </m:limLow>
              <m:r>
                <m:t>&amp;</m:t>
              </m:r>
              <m:r>
                <m:t>&amp;</m:t>
              </m:r>
              <m:r>
                <m:rPr>
                  <m:nor/>
                  <m:sty m:val="p"/>
                </m:rPr>
                <m:t>(a zero multiple of a vector is </m:t>
              </m:r>
              <m:limLow>
                <m:e>
                  <m:r>
                    <m:t>0</m:t>
                  </m:r>
                </m:e>
                <m:lim>
                  <m:r>
                    <m:rPr>
                      <m:sty m:val="p"/>
                    </m:rPr>
                    <m:t>∼</m:t>
                  </m:r>
                </m:lim>
              </m:limLow>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limLow>
          <m:e>
            <m:r>
              <m:t>0</m:t>
            </m:r>
          </m:e>
          <m:lim>
            <m:r>
              <m:rPr>
                <m:sty m:val="p"/>
              </m:rPr>
              <m:t>∼</m:t>
            </m:r>
          </m:lim>
        </m:limLow>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limLow>
          <m:e>
            <m:r>
              <m:t>0</m:t>
            </m:r>
          </m:e>
          <m:lim>
            <m:r>
              <m:rPr>
                <m:sty m:val="p"/>
              </m:rPr>
              <m:t>∼</m:t>
            </m:r>
          </m:lim>
        </m:limLow>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limLow>
          <m:e>
            <m:r>
              <m:t>u</m:t>
            </m:r>
          </m:e>
          <m:lim>
            <m:r>
              <m:rPr>
                <m:sty m:val="p"/>
              </m:rPr>
              <m:t>∼</m:t>
            </m:r>
          </m:lim>
        </m:limLow>
        <m:r>
          <m:rPr>
            <m:sty m:val="p"/>
          </m:rPr>
          <m:t>=</m:t>
        </m:r>
        <m:r>
          <m:t>4</m:t>
        </m:r>
        <m:limLow>
          <m:e>
            <m:r>
              <m:t>u</m:t>
            </m:r>
          </m:e>
          <m:lim>
            <m:r>
              <m:rPr>
                <m:sty m:val="p"/>
              </m:rPr>
              <m:t>∼</m:t>
            </m:r>
          </m:lim>
        </m:limLow>
      </m:oMath>
      <w:r>
        <w:t xml:space="preserve"> </w:t>
      </w:r>
      <w:r>
        <w:t xml:space="preserve">and</w:t>
      </w:r>
      <w:r>
        <w:t xml:space="preserve"> </w:t>
      </w:r>
      <m:oMath>
        <m:sSub>
          <m:e>
            <m:r>
              <m:t>v</m:t>
            </m:r>
          </m:e>
          <m:sub>
            <m:r>
              <m:t>2</m:t>
            </m:r>
          </m:sub>
        </m:sSub>
        <m:limLow>
          <m:e>
            <m:r>
              <m:t>u</m:t>
            </m:r>
          </m:e>
          <m:lim>
            <m:r>
              <m:rPr>
                <m:sty m:val="p"/>
              </m:rPr>
              <m:t>∼</m:t>
            </m:r>
          </m:lim>
        </m:limLow>
        <m:r>
          <m:rPr>
            <m:sty m:val="p"/>
          </m:rPr>
          <m:t>=</m:t>
        </m:r>
        <m:r>
          <m:t>5</m:t>
        </m:r>
        <m:limLow>
          <m:e>
            <m:r>
              <m:t>u</m:t>
            </m:r>
          </m:e>
          <m:lim>
            <m:r>
              <m:rPr>
                <m:sty m:val="p"/>
              </m:rPr>
              <m:t>∼</m:t>
            </m:r>
          </m:lim>
        </m:limLow>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limLow>
          <m:e>
            <m:r>
              <m:t>Y</m:t>
            </m:r>
          </m:e>
          <m:lim>
            <m:r>
              <m:rPr>
                <m:sty m:val="p"/>
              </m:rPr>
              <m:t>∼</m:t>
            </m:r>
          </m:lim>
        </m:limLow>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limLow>
          <m:e>
            <m:r>
              <m:t>v</m:t>
            </m:r>
          </m:e>
          <m:lim>
            <m:r>
              <m:rPr>
                <m:sty m:val="p"/>
              </m:rPr>
              <m:t>∼</m:t>
            </m:r>
          </m:lim>
        </m:limLow>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limLow>
            <m:e>
              <m:r>
                <m:t>v</m:t>
              </m:r>
            </m:e>
            <m:lim>
              <m:r>
                <m:rPr>
                  <m:sty m:val="p"/>
                </m:rPr>
                <m:t>∼</m:t>
              </m:r>
            </m:lim>
          </m:limLow>
          <m:r>
            <m:rPr>
              <m:sty m:val="p"/>
            </m:rPr>
            <m:t>=</m:t>
          </m:r>
          <m:limLow>
            <m:e>
              <m:limLow>
                <m:e>
                  <m:r>
                    <m:rPr>
                      <m:sty m:val="bi"/>
                    </m:rPr>
                    <m:t>P</m:t>
                  </m:r>
                  <m:limLow>
                    <m:e>
                      <m:r>
                        <m:t>v</m:t>
                      </m:r>
                    </m:e>
                    <m:lim>
                      <m:r>
                        <m:rPr>
                          <m:sty m:val="p"/>
                        </m:rPr>
                        <m:t>∼</m:t>
                      </m:r>
                    </m:lim>
                  </m:limLow>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limLow>
                    <m:e>
                      <m:r>
                        <m:t>v</m:t>
                      </m:r>
                    </m:e>
                    <m:lim>
                      <m:r>
                        <m:rPr>
                          <m:sty m:val="p"/>
                        </m:rPr>
                        <m:t>∼</m:t>
                      </m:r>
                    </m:lim>
                  </m:limLow>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limLow>
            <m:e>
              <m:r>
                <m:t>v</m:t>
              </m:r>
            </m:e>
            <m:lim>
              <m:r>
                <m:rPr>
                  <m:sty m:val="p"/>
                </m:rPr>
                <m:t>∼</m:t>
              </m:r>
            </m:lim>
          </m:limLow>
          <m:r>
            <m:t> </m:t>
          </m:r>
          <m:r>
            <m:rPr>
              <m:sty m:val="p"/>
            </m:rPr>
            <m:t>⟂</m:t>
          </m:r>
          <m:r>
            <m:t> </m:t>
          </m:r>
          <m:r>
            <m:rPr>
              <m:sty m:val="p"/>
            </m:rPr>
            <m:t>(</m:t>
          </m:r>
          <m:sSub>
            <m:e>
              <m:r>
                <m:rPr>
                  <m:sty m:val="bi"/>
                </m:rPr>
                <m:t>I</m:t>
              </m:r>
            </m:e>
            <m:sub>
              <m:r>
                <m:t>p</m:t>
              </m:r>
            </m:sub>
          </m:sSub>
          <m:r>
            <m:rPr>
              <m:sty m:val="p"/>
            </m:rPr>
            <m:t>−</m:t>
          </m:r>
          <m:r>
            <m:rPr>
              <m:sty m:val="bi"/>
            </m:rPr>
            <m:t>P</m:t>
          </m:r>
          <m:r>
            <m:rPr>
              <m:sty m:val="p"/>
            </m:rPr>
            <m:t>)</m:t>
          </m:r>
          <m:limLow>
            <m:e>
              <m:r>
                <m:t>v</m:t>
              </m:r>
            </m:e>
            <m:lim>
              <m:r>
                <m:rPr>
                  <m:sty m:val="p"/>
                </m:rPr>
                <m:t>∼</m:t>
              </m:r>
            </m:lim>
          </m:limLow>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limLow>
                    <m:e>
                      <m:r>
                        <m:t>v</m:t>
                      </m:r>
                    </m:e>
                    <m:lim>
                      <m:r>
                        <m:rPr>
                          <m:sty m:val="p"/>
                        </m:rPr>
                        <m:t>∼</m:t>
                      </m:r>
                    </m:lim>
                  </m:limLow>
                  <m:r>
                    <m:rPr>
                      <m:sty m:val="p"/>
                    </m:rPr>
                    <m:t>)</m:t>
                  </m:r>
                </m:e>
                <m:sup>
                  <m:r>
                    <m:rPr>
                      <m:sty m:val="p"/>
                    </m:rPr>
                    <m:t>⊤</m:t>
                  </m:r>
                </m:sup>
              </m:sSup>
              <m:r>
                <m:t> </m:t>
              </m:r>
              <m:r>
                <m:rPr>
                  <m:sty m:val="p"/>
                </m:rPr>
                <m:t>(</m:t>
              </m:r>
              <m:r>
                <m:rPr>
                  <m:sty m:val="bi"/>
                </m:rPr>
                <m:t>I</m:t>
              </m:r>
              <m:r>
                <m:rPr>
                  <m:sty m:val="p"/>
                </m:rPr>
                <m:t>−</m:t>
              </m:r>
              <m:r>
                <m:rPr>
                  <m:sty m:val="bi"/>
                </m:rPr>
                <m:t>P</m:t>
              </m:r>
              <m:r>
                <m:rPr>
                  <m:sty m:val="p"/>
                </m:rPr>
                <m:t>)</m:t>
              </m:r>
              <m:limLow>
                <m:e>
                  <m:r>
                    <m:t>v</m:t>
                  </m:r>
                </m:e>
                <m:lim>
                  <m:r>
                    <m:rPr>
                      <m:sty m:val="p"/>
                    </m:rPr>
                    <m:t>∼</m:t>
                  </m:r>
                </m:lim>
              </m:limLow>
              <m:r>
                <m:t>&amp;</m:t>
              </m:r>
              <m:r>
                <m:rPr>
                  <m:sty m:val="p"/>
                </m:rPr>
                <m:t>=</m:t>
              </m:r>
              <m:sSup>
                <m:e>
                  <m:limLow>
                    <m:e>
                      <m:r>
                        <m:t>v</m:t>
                      </m:r>
                    </m:e>
                    <m:lim>
                      <m:r>
                        <m:rPr>
                          <m:sty m:val="p"/>
                        </m:rPr>
                        <m:t>∼</m:t>
                      </m:r>
                    </m:lim>
                  </m:limLow>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bi"/>
                </m:rPr>
                <m:t>P</m:t>
              </m:r>
              <m:r>
                <m:t> </m:t>
              </m:r>
              <m:r>
                <m:rPr>
                  <m:sty m:val="p"/>
                </m:rPr>
                <m:t>(</m:t>
              </m:r>
              <m:r>
                <m:rPr>
                  <m:sty m:val="bi"/>
                </m:rPr>
                <m:t>I</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p"/>
                </m:rPr>
                <m:t>(</m:t>
              </m:r>
              <m:r>
                <m:rPr>
                  <m:sty m:val="bi"/>
                </m:rPr>
                <m:t>P</m:t>
              </m:r>
              <m:r>
                <m:rPr>
                  <m:sty m:val="p"/>
                </m:rPr>
                <m:t>−</m:t>
              </m:r>
              <m:sSup>
                <m:e>
                  <m:r>
                    <m:rPr>
                      <m:sty m:val="bi"/>
                    </m:rPr>
                    <m:t>P</m:t>
                  </m:r>
                </m:e>
                <m:sup>
                  <m:r>
                    <m:t>2</m:t>
                  </m:r>
                </m:sup>
              </m:sSup>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p"/>
                </m:rPr>
                <m:t>(</m:t>
              </m:r>
              <m:r>
                <m:rPr>
                  <m:sty m:val="bi"/>
                </m:rPr>
                <m:t>P</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b"/>
                </m:rPr>
                <m:t>0</m:t>
              </m:r>
              <m:r>
                <m:t> </m:t>
              </m:r>
              <m:limLow>
                <m:e>
                  <m:r>
                    <m:t>v</m:t>
                  </m:r>
                </m:e>
                <m:lim>
                  <m:r>
                    <m:rPr>
                      <m:sty m:val="p"/>
                    </m:rPr>
                    <m:t>∼</m:t>
                  </m:r>
                </m:lim>
              </m:limLow>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limLow>
                <m:e>
                  <m:r>
                    <m:t>x</m:t>
                  </m:r>
                </m:e>
                <m:lim>
                  <m:r>
                    <m:rPr>
                      <m:sty m:val="p"/>
                    </m:rPr>
                    <m:t>∼</m:t>
                  </m:r>
                </m:lim>
              </m:limLow>
            </m:e>
          </m:d>
          <m:r>
            <m:t>​</m:t>
          </m:r>
          <m:r>
            <m:rPr>
              <m:sty m:val="p"/>
            </m:rPr>
            <m:t>=</m:t>
          </m:r>
          <m:r>
            <m:t>​</m:t>
          </m:r>
          <m:d>
            <m:dPr>
              <m:begChr m:val="∥"/>
              <m:sepChr m:val=""/>
              <m:endChr m:val="∥"/>
              <m:grow/>
            </m:dPr>
            <m:e>
              <m:limLow>
                <m:e>
                  <m:r>
                    <m:t>x</m:t>
                  </m:r>
                </m:e>
                <m:lim>
                  <m:r>
                    <m:rPr>
                      <m:sty m:val="p"/>
                    </m:rPr>
                    <m:t>∼</m:t>
                  </m:r>
                </m:lim>
              </m:limLow>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limLow>
                    <m:e>
                      <m:r>
                        <m:t>x</m:t>
                      </m:r>
                    </m:e>
                    <m:lim>
                      <m:r>
                        <m:rPr>
                          <m:sty m:val="p"/>
                        </m:rPr>
                        <m:t>∼</m:t>
                      </m:r>
                    </m:lim>
                  </m:limLow>
                </m:e>
              </m:d>
              <m:sSup>
                <m:e>
                  <m:r>
                    <m:t>​</m:t>
                  </m:r>
                </m:e>
                <m:sup>
                  <m:r>
                    <m:t>2</m:t>
                  </m:r>
                </m:sup>
              </m:sSup>
              <m:r>
                <m:t>&amp;</m:t>
              </m:r>
              <m:r>
                <m:rPr>
                  <m:sty m:val="p"/>
                </m:rPr>
                <m:t>=</m:t>
              </m:r>
              <m:r>
                <m:rPr>
                  <m:sty m:val="p"/>
                </m:rPr>
                <m:t>(</m:t>
              </m:r>
              <m:r>
                <m:rPr>
                  <m:sty m:val="bi"/>
                </m:rPr>
                <m:t>Q</m:t>
              </m:r>
              <m:limLow>
                <m:e>
                  <m:r>
                    <m:t>x</m:t>
                  </m:r>
                </m:e>
                <m:lim>
                  <m:r>
                    <m:rPr>
                      <m:sty m:val="p"/>
                    </m:rPr>
                    <m:t>∼</m:t>
                  </m:r>
                </m:lim>
              </m:limLow>
              <m:r>
                <m:rPr>
                  <m:sty m:val="p"/>
                </m:rPr>
                <m:t>)</m:t>
              </m:r>
              <m:r>
                <m:rPr>
                  <m:sty m:val="p"/>
                </m:rPr>
                <m:t>⋅</m:t>
              </m:r>
              <m:r>
                <m:rPr>
                  <m:sty m:val="p"/>
                </m:rPr>
                <m:t>(</m:t>
              </m:r>
              <m:r>
                <m:rPr>
                  <m:sty m:val="bi"/>
                </m:rPr>
                <m:t>Q</m:t>
              </m:r>
              <m:limLow>
                <m:e>
                  <m:r>
                    <m:t>x</m:t>
                  </m:r>
                </m:e>
                <m:lim>
                  <m:r>
                    <m:rPr>
                      <m:sty m:val="p"/>
                    </m:rPr>
                    <m:t>∼</m:t>
                  </m:r>
                </m:lim>
              </m:limLow>
              <m:r>
                <m:rPr>
                  <m:sty m:val="p"/>
                </m:rPr>
                <m:t>)</m:t>
              </m:r>
              <m:r>
                <m:t>&amp;</m:t>
              </m:r>
              <m:r>
                <m:t>&amp;</m:t>
              </m:r>
              <m:r>
                <m:rPr>
                  <m:nor/>
                  <m:sty m:val="p"/>
                </m:rPr>
                <m:t>(definition of the Euclidean norm)</m:t>
              </m:r>
            </m:e>
            <m:e>
              <m:r>
                <m:t>&amp;</m:t>
              </m:r>
              <m:r>
                <m:rPr>
                  <m:sty m:val="p"/>
                </m:rPr>
                <m:t>=</m:t>
              </m:r>
              <m:sSup>
                <m:e>
                  <m:r>
                    <m:rPr>
                      <m:sty m:val="p"/>
                    </m:rPr>
                    <m:t>(</m:t>
                  </m:r>
                  <m:r>
                    <m:rPr>
                      <m:sty m:val="bi"/>
                    </m:rPr>
                    <m:t>Q</m:t>
                  </m:r>
                  <m:limLow>
                    <m:e>
                      <m:r>
                        <m:t>x</m:t>
                      </m:r>
                    </m:e>
                    <m:lim>
                      <m:r>
                        <m:rPr>
                          <m:sty m:val="p"/>
                        </m:rPr>
                        <m:t>∼</m:t>
                      </m:r>
                    </m:lim>
                  </m:limLow>
                  <m:r>
                    <m:rPr>
                      <m:sty m:val="p"/>
                    </m:rPr>
                    <m:t>)</m:t>
                  </m:r>
                </m:e>
                <m:sup>
                  <m:r>
                    <m:rPr>
                      <m:sty m:val="p"/>
                    </m:rPr>
                    <m:t>⊤</m:t>
                  </m:r>
                </m:sup>
              </m:sSup>
              <m:r>
                <m:t> </m:t>
              </m:r>
              <m:r>
                <m:rPr>
                  <m:sty m:val="p"/>
                </m:rPr>
                <m:t>(</m:t>
              </m:r>
              <m:r>
                <m:rPr>
                  <m:sty m:val="bi"/>
                </m:rPr>
                <m:t>Q</m:t>
              </m:r>
              <m:limLow>
                <m:e>
                  <m:r>
                    <m:t>x</m:t>
                  </m:r>
                </m:e>
                <m:lim>
                  <m:r>
                    <m:rPr>
                      <m:sty m:val="p"/>
                    </m:rPr>
                    <m:t>∼</m:t>
                  </m:r>
                </m:lim>
              </m:limLow>
              <m:r>
                <m:rPr>
                  <m:sty m:val="p"/>
                </m:rPr>
                <m:t>)</m:t>
              </m:r>
              <m:r>
                <m:t>&amp;</m:t>
              </m:r>
              <m:r>
                <m:t>&amp;</m:t>
              </m:r>
              <m:r>
                <m:rPr>
                  <m:nor/>
                  <m:sty m:val="p"/>
                </m:rPr>
                <m:t>(dot product as a matrix product)</m:t>
              </m:r>
            </m:e>
            <m:e>
              <m:r>
                <m:t>&amp;</m:t>
              </m:r>
              <m:r>
                <m:rPr>
                  <m:sty m:val="p"/>
                </m:rPr>
                <m:t>=</m:t>
              </m:r>
              <m:sSup>
                <m:e>
                  <m:limLow>
                    <m:e>
                      <m:r>
                        <m:t>x</m:t>
                      </m:r>
                    </m:e>
                    <m:lim>
                      <m:r>
                        <m:rPr>
                          <m:sty m:val="p"/>
                        </m:rPr>
                        <m:t>∼</m:t>
                      </m:r>
                    </m:lim>
                  </m:limLow>
                </m:e>
                <m:sup>
                  <m:r>
                    <m:rPr>
                      <m:sty m:val="p"/>
                    </m:rPr>
                    <m:t>⊤</m:t>
                  </m:r>
                </m:sup>
              </m:sSup>
              <m:r>
                <m:t> </m:t>
              </m:r>
              <m:sSup>
                <m:e>
                  <m:r>
                    <m:rPr>
                      <m:sty m:val="bi"/>
                    </m:rPr>
                    <m:t>Q</m:t>
                  </m:r>
                </m:e>
                <m:sup>
                  <m:r>
                    <m:rPr>
                      <m:sty m:val="p"/>
                    </m:rPr>
                    <m:t>⊤</m:t>
                  </m:r>
                </m:sup>
              </m:sSup>
              <m:r>
                <m:t> </m:t>
              </m:r>
              <m:r>
                <m:rPr>
                  <m:sty m:val="p"/>
                </m:rPr>
                <m:t>(</m:t>
              </m:r>
              <m:r>
                <m:rPr>
                  <m:sty m:val="bi"/>
                </m:rPr>
                <m:t>Q</m:t>
              </m:r>
              <m:limLow>
                <m:e>
                  <m:r>
                    <m:t>x</m:t>
                  </m:r>
                </m:e>
                <m:lim>
                  <m:r>
                    <m:rPr>
                      <m:sty m:val="p"/>
                    </m:rPr>
                    <m:t>∼</m:t>
                  </m:r>
                </m:lim>
              </m:limLow>
              <m:r>
                <m:rPr>
                  <m:sty m:val="p"/>
                </m:rPr>
                <m:t>)</m:t>
              </m:r>
              <m:r>
                <m:t>&amp;</m:t>
              </m:r>
              <m:r>
                <m:t>&amp;</m:t>
              </m:r>
              <m:r>
                <m:rPr>
                  <m:nor/>
                  <m:sty m:val="p"/>
                </m:rPr>
                <m:t>(transpose of a product)</m:t>
              </m:r>
            </m:e>
            <m:e>
              <m:r>
                <m:t>&amp;</m:t>
              </m:r>
              <m:r>
                <m:rPr>
                  <m:sty m:val="p"/>
                </m:rPr>
                <m:t>=</m:t>
              </m:r>
              <m:sSup>
                <m:e>
                  <m:limLow>
                    <m:e>
                      <m:r>
                        <m:t>x</m:t>
                      </m:r>
                    </m:e>
                    <m:lim>
                      <m:r>
                        <m:rPr>
                          <m:sty m:val="p"/>
                        </m:rPr>
                        <m:t>∼</m:t>
                      </m:r>
                    </m:lim>
                  </m:limLow>
                </m:e>
                <m:sup>
                  <m:r>
                    <m:rPr>
                      <m:sty m:val="p"/>
                    </m:rPr>
                    <m:t>⊤</m:t>
                  </m:r>
                </m:sup>
              </m:sSup>
              <m:r>
                <m:t> </m:t>
              </m:r>
              <m:r>
                <m:rPr>
                  <m:sty m:val="p"/>
                </m:rPr>
                <m:t>(</m:t>
              </m:r>
              <m:sSup>
                <m:e>
                  <m:r>
                    <m:rPr>
                      <m:sty m:val="bi"/>
                    </m:rPr>
                    <m:t>Q</m:t>
                  </m:r>
                </m:e>
                <m:sup>
                  <m:r>
                    <m:rPr>
                      <m:sty m:val="p"/>
                    </m:rPr>
                    <m:t>⊤</m:t>
                  </m:r>
                </m:sup>
              </m:sSup>
              <m:r>
                <m:rPr>
                  <m:sty m:val="bi"/>
                </m:rPr>
                <m:t>Q</m:t>
              </m:r>
              <m:r>
                <m:rPr>
                  <m:sty m:val="p"/>
                </m:rPr>
                <m:t>)</m:t>
              </m:r>
              <m:r>
                <m:t> </m:t>
              </m:r>
              <m:limLow>
                <m:e>
                  <m:r>
                    <m:t>x</m:t>
                  </m:r>
                </m:e>
                <m:lim>
                  <m:r>
                    <m:rPr>
                      <m:sty m:val="p"/>
                    </m:rPr>
                    <m:t>∼</m:t>
                  </m:r>
                </m:lim>
              </m:limLow>
              <m:r>
                <m:t>&amp;</m:t>
              </m:r>
              <m:r>
                <m:t>&amp;</m:t>
              </m:r>
              <m:r>
                <m:rPr>
                  <m:nor/>
                  <m:sty m:val="p"/>
                </m:rPr>
                <m:t>(regroup; matrix multiplication is associative)</m:t>
              </m:r>
            </m:e>
            <m:e>
              <m:r>
                <m:t>&amp;</m:t>
              </m:r>
              <m:r>
                <m:rPr>
                  <m:sty m:val="p"/>
                </m:rPr>
                <m:t>=</m:t>
              </m:r>
              <m:sSup>
                <m:e>
                  <m:limLow>
                    <m:e>
                      <m:r>
                        <m:t>x</m:t>
                      </m:r>
                    </m:e>
                    <m:lim>
                      <m:r>
                        <m:rPr>
                          <m:sty m:val="p"/>
                        </m:rPr>
                        <m:t>∼</m:t>
                      </m:r>
                    </m:lim>
                  </m:limLow>
                </m:e>
                <m:sup>
                  <m:r>
                    <m:rPr>
                      <m:sty m:val="p"/>
                    </m:rPr>
                    <m:t>⊤</m:t>
                  </m:r>
                </m:sup>
              </m:sSup>
              <m:r>
                <m:t> </m:t>
              </m:r>
              <m:sSub>
                <m:e>
                  <m:r>
                    <m:rPr>
                      <m:sty m:val="bi"/>
                    </m:rPr>
                    <m:t>I</m:t>
                  </m:r>
                </m:e>
                <m:sub>
                  <m:r>
                    <m:t>p</m:t>
                  </m:r>
                </m:sub>
              </m:sSub>
              <m:r>
                <m:t> </m:t>
              </m:r>
              <m:limLow>
                <m:e>
                  <m:r>
                    <m:t>x</m:t>
                  </m:r>
                </m:e>
                <m:lim>
                  <m:r>
                    <m:rPr>
                      <m:sty m:val="p"/>
                    </m:rPr>
                    <m:t>∼</m:t>
                  </m:r>
                </m:lim>
              </m:limLow>
              <m:r>
                <m:t>&amp;</m:t>
              </m:r>
              <m:r>
                <m:t>&amp;</m:t>
              </m:r>
              <m:r>
                <m:rPr>
                  <m:nor/>
                  <m:sty m:val="p"/>
                </m:rPr>
                <m:t>(definition of an orthogonal matrix)</m:t>
              </m:r>
            </m:e>
            <m:e>
              <m:r>
                <m:t>&amp;</m:t>
              </m:r>
              <m:r>
                <m:rPr>
                  <m:sty m:val="p"/>
                </m:rPr>
                <m:t>=</m:t>
              </m:r>
              <m:sSup>
                <m:e>
                  <m:limLow>
                    <m:e>
                      <m:r>
                        <m:t>x</m:t>
                      </m:r>
                    </m:e>
                    <m:lim>
                      <m:r>
                        <m:rPr>
                          <m:sty m:val="p"/>
                        </m:rPr>
                        <m:t>∼</m:t>
                      </m:r>
                    </m:lim>
                  </m:limLow>
                </m:e>
                <m:sup>
                  <m:r>
                    <m:rPr>
                      <m:sty m:val="p"/>
                    </m:rPr>
                    <m:t>⊤</m:t>
                  </m:r>
                </m:sup>
              </m:sSup>
              <m:r>
                <m:t> </m:t>
              </m:r>
              <m:limLow>
                <m:e>
                  <m:r>
                    <m:t>x</m:t>
                  </m:r>
                </m:e>
                <m:lim>
                  <m:r>
                    <m:rPr>
                      <m:sty m:val="p"/>
                    </m:rPr>
                    <m:t>∼</m:t>
                  </m:r>
                </m:lim>
              </m:limLow>
              <m:r>
                <m:t>&amp;</m:t>
              </m:r>
              <m:r>
                <m:t>&amp;</m:t>
              </m:r>
              <m:r>
                <m:rPr>
                  <m:nor/>
                  <m:sty m:val="p"/>
                </m:rPr>
                <m:t>(identity matrix)</m:t>
              </m:r>
            </m:e>
            <m:e>
              <m:r>
                <m:t>&amp;</m:t>
              </m:r>
              <m:r>
                <m:rPr>
                  <m:sty m:val="p"/>
                </m:rPr>
                <m:t>=</m:t>
              </m:r>
              <m:r>
                <m:t>​</m:t>
              </m:r>
              <m:d>
                <m:dPr>
                  <m:begChr m:val="∥"/>
                  <m:sepChr m:val=""/>
                  <m:endChr m:val="∥"/>
                  <m:grow/>
                </m:dPr>
                <m:e>
                  <m:limLow>
                    <m:e>
                      <m:r>
                        <m:t>x</m:t>
                      </m:r>
                    </m:e>
                    <m:lim>
                      <m:r>
                        <m:rPr>
                          <m:sty m:val="p"/>
                        </m:rPr>
                        <m:t>∼</m:t>
                      </m:r>
                    </m:lim>
                  </m:limLow>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limLow>
              <m:e>
                <m:r>
                  <m:t>x</m:t>
                </m:r>
              </m:e>
              <m:lim>
                <m:r>
                  <m:rPr>
                    <m:sty m:val="p"/>
                  </m:rPr>
                  <m:t>∼</m:t>
                </m:r>
              </m:lim>
            </m:limLow>
          </m:e>
        </m:d>
        <m:r>
          <m:t>​</m:t>
        </m:r>
        <m:r>
          <m:rPr>
            <m:sty m:val="p"/>
          </m:rPr>
          <m:t>=</m:t>
        </m:r>
        <m:r>
          <m:t>​</m:t>
        </m:r>
        <m:d>
          <m:dPr>
            <m:begChr m:val="∥"/>
            <m:sepChr m:val=""/>
            <m:endChr m:val="∥"/>
            <m:grow/>
          </m:dPr>
          <m:e>
            <m:limLow>
              <m:e>
                <m:r>
                  <m:t>x</m:t>
                </m:r>
              </m:e>
              <m:lim>
                <m:r>
                  <m:rPr>
                    <m:sty m:val="p"/>
                  </m:rPr>
                  <m:t>∼</m:t>
                </m:r>
              </m:lim>
            </m:limLow>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limLow>
                <m:e>
                  <m:r>
                    <m:t>x</m:t>
                  </m:r>
                </m:e>
                <m:lim>
                  <m:r>
                    <m:rPr>
                      <m:sty m:val="p"/>
                    </m:rPr>
                    <m:t>∼</m:t>
                  </m:r>
                </m:lim>
              </m:limLow>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limLow>
                    <m:e>
                      <m:r>
                        <m:t>x</m:t>
                      </m:r>
                    </m:e>
                    <m:lim>
                      <m:r>
                        <m:rPr>
                          <m:sty m:val="p"/>
                        </m:rPr>
                        <m:t>∼</m:t>
                      </m:r>
                    </m:lim>
                  </m:limLow>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limLow>
              <m:e>
                <m:r>
                  <m:t>x</m:t>
                </m:r>
              </m:e>
              <m:lim>
                <m:r>
                  <m:rPr>
                    <m:sty m:val="p"/>
                  </m:rPr>
                  <m:t>∼</m:t>
                </m:r>
              </m:lim>
            </m:limLow>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limLow>
                <m:e>
                  <m:r>
                    <m:t>x</m:t>
                  </m:r>
                </m:e>
                <m:lim>
                  <m:r>
                    <m:rPr>
                      <m:sty m:val="p"/>
                    </m:rPr>
                    <m:t>∼</m:t>
                  </m:r>
                </m:lim>
              </m:limLow>
            </m:e>
            <m:sup>
              <m:r>
                <m:rPr>
                  <m:sty m:val="p"/>
                </m:rPr>
                <m:t>⊤</m:t>
              </m:r>
            </m:sup>
          </m:sSup>
          <m:r>
            <m:t> </m:t>
          </m:r>
          <m:r>
            <m:rPr>
              <m:sty m:val="bi"/>
            </m:rPr>
            <m:t>S</m:t>
          </m:r>
          <m:r>
            <m:t> </m:t>
          </m:r>
          <m:limLow>
            <m:e>
              <m:r>
                <m:t>x</m:t>
              </m:r>
            </m:e>
            <m:lim>
              <m:r>
                <m:rPr>
                  <m:sty m:val="p"/>
                </m:rPr>
                <m:t>∼</m:t>
              </m:r>
            </m:lim>
          </m:limLow>
        </m:oMath>
      </m:oMathPara>
    </w:p>
    <w:p>
      <w:pPr>
        <w:pStyle w:val="FirstParagraph"/>
      </w:pPr>
      <w:r>
        <w:t xml:space="preserve">where</w:t>
      </w:r>
      <w:r>
        <w:t xml:space="preserve"> </w:t>
      </w:r>
      <m:oMath>
        <m:limLow>
          <m:e>
            <m:r>
              <m:t>x</m:t>
            </m:r>
          </m:e>
          <m:lim>
            <m:r>
              <m:rPr>
                <m:sty m:val="p"/>
              </m:rPr>
              <m:t>∼</m:t>
            </m:r>
          </m:lim>
        </m:limLow>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limLow>
              <m:e>
                <m:r>
                  <m:t>x</m:t>
                </m:r>
              </m:e>
              <m:lim>
                <m:r>
                  <m:rPr>
                    <m:sty m:val="p"/>
                  </m:rPr>
                  <m:t>∼</m:t>
                </m:r>
              </m:lim>
            </m:limLow>
          </m:e>
          <m:sup>
            <m:r>
              <m:rPr>
                <m:sty m:val="p"/>
              </m:rPr>
              <m:t>⊤</m:t>
            </m:r>
          </m:sup>
        </m:sSup>
        <m:r>
          <m:t> </m:t>
        </m:r>
        <m:r>
          <m:rPr>
            <m:sty m:val="bi"/>
          </m:rPr>
          <m:t>S</m:t>
        </m:r>
        <m:r>
          <m:t> </m:t>
        </m:r>
        <m:limLow>
          <m:e>
            <m:r>
              <m:t>x</m:t>
            </m:r>
          </m:e>
          <m:lim>
            <m:r>
              <m:rPr>
                <m:sty m:val="p"/>
              </m:rPr>
              <m:t>∼</m:t>
            </m:r>
          </m:lim>
        </m:limLow>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limLow>
            <m:e>
              <m:r>
                <m:t>x</m:t>
              </m:r>
            </m:e>
            <m:lim>
              <m:r>
                <m:rPr>
                  <m:sty m:val="p"/>
                </m:rPr>
                <m:t>∼</m:t>
              </m:r>
            </m:lim>
          </m:limLow>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limLow>
              <m:e>
                <m:r>
                  <m:t>x</m:t>
                </m:r>
              </m:e>
              <m:lim>
                <m:r>
                  <m:rPr>
                    <m:sty m:val="p"/>
                  </m:rPr>
                  <m:t>∼</m:t>
                </m:r>
              </m:lim>
            </m:limLow>
            <m:r>
              <m:rPr>
                <m:sty m:val="p"/>
              </m:rPr>
              <m:t>⋅</m:t>
            </m:r>
            <m:acc>
              <m:accPr>
                <m:chr m:val="̂"/>
              </m:accPr>
              <m:e>
                <m:limLow>
                  <m:e>
                    <m:r>
                      <m:t>β</m:t>
                    </m:r>
                  </m:e>
                  <m:lim>
                    <m:r>
                      <m:rPr>
                        <m:sty m:val="p"/>
                      </m:rPr>
                      <m:t>∼</m:t>
                    </m:r>
                  </m:lim>
                </m:limLow>
              </m:e>
            </m:acc>
          </m:e>
        </m:d>
        <m:r>
          <m:t>​</m:t>
        </m:r>
        <m:r>
          <m:rPr>
            <m:sty m:val="p"/>
          </m:rPr>
          <m:t>=</m:t>
        </m:r>
        <m:sSup>
          <m:e>
            <m:limLow>
              <m:e>
                <m:r>
                  <m:t>x</m:t>
                </m:r>
              </m:e>
              <m:lim>
                <m:r>
                  <m:rPr>
                    <m:sty m:val="p"/>
                  </m:rPr>
                  <m:t>∼</m:t>
                </m:r>
              </m:lim>
            </m:limLow>
          </m:e>
          <m:sup>
            <m:r>
              <m:rPr>
                <m:sty m:val="p"/>
              </m:rPr>
              <m:t>⊤</m:t>
            </m:r>
          </m:sup>
        </m:sSup>
        <m:r>
          <m:t> </m:t>
        </m:r>
        <m:r>
          <m:rPr>
            <m:sty m:val="p"/>
          </m:rPr>
          <m:t>Var</m:t>
        </m:r>
        <m:r>
          <m:t>​</m:t>
        </m:r>
        <m:d>
          <m:dPr>
            <m:begChr m:val="("/>
            <m:sepChr m:val=""/>
            <m:endChr m:val=")"/>
            <m:grow/>
          </m:dPr>
          <m:e>
            <m:acc>
              <m:accPr>
                <m:chr m:val="̂"/>
              </m:accPr>
              <m:e>
                <m:limLow>
                  <m:e>
                    <m:r>
                      <m:t>β</m:t>
                    </m:r>
                  </m:e>
                  <m:lim>
                    <m:r>
                      <m:rPr>
                        <m:sty m:val="p"/>
                      </m:rPr>
                      <m:t>∼</m:t>
                    </m:r>
                  </m:lim>
                </m:limLow>
              </m:e>
            </m:acc>
          </m:e>
        </m:d>
        <m:r>
          <m:t>​</m:t>
        </m:r>
        <m:r>
          <m:t> </m:t>
        </m:r>
        <m:limLow>
          <m:e>
            <m:r>
              <m:t>x</m:t>
            </m:r>
          </m:e>
          <m:lim>
            <m:r>
              <m:rPr>
                <m:sty m:val="p"/>
              </m:rPr>
              <m:t>∼</m:t>
            </m:r>
          </m:lim>
        </m:limLow>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limLow>
                    <m:e>
                      <m:r>
                        <m:t>x</m:t>
                      </m:r>
                    </m:e>
                    <m:lim>
                      <m:r>
                        <m:rPr>
                          <m:sty m:val="p"/>
                        </m:rPr>
                        <m:t>∼</m:t>
                      </m:r>
                    </m:lim>
                  </m:limLow>
                </m:e>
                <m:sup>
                  <m:r>
                    <m:rPr>
                      <m:sty m:val="p"/>
                    </m:rPr>
                    <m:t>⊤</m:t>
                  </m:r>
                </m:sup>
              </m:sSup>
              <m:r>
                <m:rPr>
                  <m:sty m:val="p"/>
                </m:rPr>
                <m:t>(</m:t>
              </m:r>
              <m:r>
                <m:rPr>
                  <m:sty m:val="bi"/>
                </m:rPr>
                <m:t>A</m:t>
              </m:r>
              <m:r>
                <m:rPr>
                  <m:sty m:val="p"/>
                </m:rPr>
                <m:t>+</m:t>
              </m:r>
              <m:r>
                <m:rPr>
                  <m:sty m:val="bi"/>
                </m:rPr>
                <m:t>B</m:t>
              </m:r>
              <m:r>
                <m:rPr>
                  <m:sty m:val="p"/>
                </m:rPr>
                <m:t>)</m:t>
              </m:r>
              <m:limLow>
                <m:e>
                  <m:r>
                    <m:t>x</m:t>
                  </m:r>
                </m:e>
                <m:lim>
                  <m:r>
                    <m:rPr>
                      <m:sty m:val="p"/>
                    </m:rPr>
                    <m:t>∼</m:t>
                  </m:r>
                </m:lim>
              </m:limLow>
              <m:r>
                <m:t>&amp;</m:t>
              </m:r>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sSup>
                <m:e>
                  <m:limLow>
                    <m:e>
                      <m:r>
                        <m:t>x</m:t>
                      </m:r>
                    </m:e>
                    <m:lim>
                      <m:r>
                        <m:rPr>
                          <m:sty m:val="p"/>
                        </m:rPr>
                        <m:t>∼</m:t>
                      </m:r>
                    </m:lim>
                  </m:limLow>
                </m:e>
                <m:sup>
                  <m:r>
                    <m:rPr>
                      <m:sty m:val="p"/>
                    </m:rPr>
                    <m:t>⊤</m:t>
                  </m:r>
                </m:sup>
              </m:sSup>
              <m:r>
                <m:rPr>
                  <m:sty m:val="bi"/>
                </m:rPr>
                <m:t>B</m:t>
              </m:r>
              <m:limLow>
                <m:e>
                  <m:r>
                    <m:t>x</m:t>
                  </m:r>
                </m:e>
                <m:lim>
                  <m:r>
                    <m:rPr>
                      <m:sty m:val="p"/>
                    </m:rPr>
                    <m:t>∼</m:t>
                  </m:r>
                </m:lim>
              </m:limLow>
              <m:r>
                <m:rPr>
                  <m:sty m:val="p"/>
                </m:rPr>
                <m:t>,</m:t>
              </m:r>
            </m:e>
            <m:e>
              <m:sSup>
                <m:e>
                  <m:limLow>
                    <m:e>
                      <m:r>
                        <m:t>x</m:t>
                      </m:r>
                    </m:e>
                    <m:lim>
                      <m:r>
                        <m:rPr>
                          <m:sty m:val="p"/>
                        </m:rPr>
                        <m:t>∼</m:t>
                      </m:r>
                    </m:lim>
                  </m:limLow>
                </m:e>
                <m:sup>
                  <m:r>
                    <m:rPr>
                      <m:sty m:val="p"/>
                    </m:rPr>
                    <m:t>⊤</m:t>
                  </m:r>
                </m:sup>
              </m:sSup>
              <m:r>
                <m:rPr>
                  <m:sty m:val="p"/>
                </m:rPr>
                <m:t>(</m:t>
              </m:r>
              <m:r>
                <m:t>c</m:t>
              </m:r>
              <m:r>
                <m:t> </m:t>
              </m:r>
              <m:r>
                <m:rPr>
                  <m:sty m:val="bi"/>
                </m:rPr>
                <m:t>A</m:t>
              </m:r>
              <m:r>
                <m:rPr>
                  <m:sty m:val="p"/>
                </m:rPr>
                <m:t>)</m:t>
              </m:r>
              <m:limLow>
                <m:e>
                  <m:r>
                    <m:t>x</m:t>
                  </m:r>
                </m:e>
                <m:lim>
                  <m:r>
                    <m:rPr>
                      <m:sty m:val="p"/>
                    </m:rPr>
                    <m:t>∼</m:t>
                  </m:r>
                </m:lim>
              </m:limLow>
              <m:r>
                <m:t>&amp;</m:t>
              </m:r>
              <m:r>
                <m:rPr>
                  <m:sty m:val="p"/>
                </m:rPr>
                <m:t>=</m:t>
              </m:r>
              <m:r>
                <m:t>c</m:t>
              </m:r>
              <m:r>
                <m:t> </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e>
          </m:eqArr>
        </m:oMath>
      </m:oMathPara>
    </w:p>
    <w:p>
      <w:pPr>
        <w:pStyle w:val="FirstParagraph"/>
      </w:pPr>
      <w:r>
        <w:t xml:space="preserve">So for a fixed</w:t>
      </w:r>
      <w:r>
        <w:t xml:space="preserve"> </w:t>
      </w:r>
      <m:oMath>
        <m:limLow>
          <m:e>
            <m:r>
              <m:t>x</m:t>
            </m:r>
          </m:e>
          <m:lim>
            <m:r>
              <m:rPr>
                <m:sty m:val="p"/>
              </m:rPr>
              <m:t>∼</m:t>
            </m:r>
          </m:lim>
        </m:limLow>
      </m:oMath>
      <w:r>
        <w:t xml:space="preserve">, the map</w:t>
      </w:r>
      <w:r>
        <w:t xml:space="preserve"> </w:t>
      </w:r>
      <m:oMath>
        <m:r>
          <m:rPr>
            <m:sty m:val="bi"/>
          </m:rPr>
          <m:t>S</m:t>
        </m:r>
        <m:r>
          <m:rPr>
            <m:sty m:val="p"/>
          </m:rPr>
          <m:t>↦</m:t>
        </m:r>
        <m:sSup>
          <m:e>
            <m:limLow>
              <m:e>
                <m:r>
                  <m:t>x</m:t>
                </m:r>
              </m:e>
              <m:lim>
                <m:r>
                  <m:rPr>
                    <m:sty m:val="p"/>
                  </m:rPr>
                  <m:t>∼</m:t>
                </m:r>
              </m:lim>
            </m:limLow>
          </m:e>
          <m:sup>
            <m:r>
              <m:rPr>
                <m:sty m:val="p"/>
              </m:rPr>
              <m:t>⊤</m:t>
            </m:r>
          </m:sup>
        </m:sSup>
        <m:r>
          <m:rPr>
            <m:sty m:val="bi"/>
          </m:rPr>
          <m:t>S</m:t>
        </m:r>
        <m:limLow>
          <m:e>
            <m:r>
              <m:t>x</m:t>
            </m:r>
          </m:e>
          <m:lim>
            <m:r>
              <m:rPr>
                <m:sty m:val="p"/>
              </m:rPr>
              <m:t>∼</m:t>
            </m:r>
          </m:lim>
        </m:limLow>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limLow>
                    <m:e>
                      <m:r>
                        <m:t>x</m:t>
                      </m:r>
                    </m:e>
                    <m:lim>
                      <m:r>
                        <m:rPr>
                          <m:sty m:val="p"/>
                        </m:rPr>
                        <m:t>∼</m:t>
                      </m:r>
                    </m:lim>
                  </m:limLow>
                </m:e>
                <m:sup>
                  <m:r>
                    <m:rPr>
                      <m:sty m:val="p"/>
                    </m:rPr>
                    <m:t>⊤</m:t>
                  </m:r>
                </m:sup>
              </m:sSup>
              <m:r>
                <m:rPr>
                  <m:sty m:val="p"/>
                </m:rPr>
                <m:t>(</m:t>
              </m:r>
              <m:r>
                <m:rPr>
                  <m:sty m:val="bi"/>
                </m:rPr>
                <m:t>A</m:t>
              </m:r>
              <m:r>
                <m:rPr>
                  <m:sty m:val="p"/>
                </m:rPr>
                <m:t>+</m:t>
              </m:r>
              <m:r>
                <m:rPr>
                  <m:sty m:val="bi"/>
                </m:rPr>
                <m:t>B</m:t>
              </m:r>
              <m:r>
                <m:rPr>
                  <m:sty m:val="p"/>
                </m:rPr>
                <m:t>)</m:t>
              </m:r>
              <m:limLow>
                <m:e>
                  <m:r>
                    <m:t>x</m:t>
                  </m:r>
                </m:e>
                <m:lim>
                  <m:r>
                    <m:rPr>
                      <m:sty m:val="p"/>
                    </m:rPr>
                    <m:t>∼</m:t>
                  </m:r>
                </m:lim>
              </m:limLow>
              <m:r>
                <m:t>&amp;</m:t>
              </m:r>
              <m:r>
                <m:rPr>
                  <m:sty m:val="p"/>
                </m:rPr>
                <m:t>=</m:t>
              </m:r>
              <m:r>
                <m:t>​</m:t>
              </m:r>
              <m:d>
                <m:dPr>
                  <m:begChr m:val="("/>
                  <m:sepChr m:val=""/>
                  <m:endChr m:val=")"/>
                  <m:grow/>
                </m:dPr>
                <m:e>
                  <m:sSup>
                    <m:e>
                      <m:limLow>
                        <m:e>
                          <m:r>
                            <m:t>x</m:t>
                          </m:r>
                        </m:e>
                        <m:lim>
                          <m:r>
                            <m:rPr>
                              <m:sty m:val="p"/>
                            </m:rPr>
                            <m:t>∼</m:t>
                          </m:r>
                        </m:lim>
                      </m:limLow>
                    </m:e>
                    <m:sup>
                      <m:r>
                        <m:rPr>
                          <m:sty m:val="p"/>
                        </m:rPr>
                        <m:t>⊤</m:t>
                      </m:r>
                    </m:sup>
                  </m:sSup>
                  <m:r>
                    <m:rPr>
                      <m:sty m:val="bi"/>
                    </m:rPr>
                    <m:t>A</m:t>
                  </m:r>
                  <m:r>
                    <m:rPr>
                      <m:sty m:val="p"/>
                    </m:rPr>
                    <m:t>+</m:t>
                  </m:r>
                  <m:sSup>
                    <m:e>
                      <m:limLow>
                        <m:e>
                          <m:r>
                            <m:t>x</m:t>
                          </m:r>
                        </m:e>
                        <m:lim>
                          <m:r>
                            <m:rPr>
                              <m:sty m:val="p"/>
                            </m:rPr>
                            <m:t>∼</m:t>
                          </m:r>
                        </m:lim>
                      </m:limLow>
                    </m:e>
                    <m:sup>
                      <m:r>
                        <m:rPr>
                          <m:sty m:val="p"/>
                        </m:rPr>
                        <m:t>⊤</m:t>
                      </m:r>
                    </m:sup>
                  </m:sSup>
                  <m:r>
                    <m:rPr>
                      <m:sty m:val="bi"/>
                    </m:rPr>
                    <m:t>B</m:t>
                  </m:r>
                </m:e>
              </m:d>
              <m:r>
                <m:t>​</m:t>
              </m:r>
              <m:limLow>
                <m:e>
                  <m:r>
                    <m:t>x</m:t>
                  </m:r>
                </m:e>
                <m:lim>
                  <m:r>
                    <m:rPr>
                      <m:sty m:val="p"/>
                    </m:rPr>
                    <m:t>∼</m:t>
                  </m:r>
                </m:lim>
              </m:limLow>
              <m:r>
                <m:t>&amp;</m:t>
              </m:r>
              <m:r>
                <m:t>&amp;</m:t>
              </m:r>
              <m:r>
                <m:rPr>
                  <m:nor/>
                  <m:sty m:val="p"/>
                </m:rPr>
                <m:t>(distribute </m:t>
              </m:r>
              <m:sSup>
                <m:e>
                  <m:limLow>
                    <m:e>
                      <m:r>
                        <m:t>x</m:t>
                      </m:r>
                    </m:e>
                    <m:lim>
                      <m:r>
                        <m:rPr>
                          <m:sty m:val="p"/>
                        </m:rPr>
                        <m:t>∼</m:t>
                      </m:r>
                    </m:lim>
                  </m:limLow>
                </m:e>
                <m:sup>
                  <m:r>
                    <m:rPr>
                      <m:sty m:val="p"/>
                    </m:rPr>
                    <m:t>⊤</m:t>
                  </m:r>
                </m:sup>
              </m:sSup>
              <m:r>
                <m:rPr>
                  <m:nor/>
                  <m:sty m:val="p"/>
                </m:rPr>
                <m:t> over the sum)</m:t>
              </m:r>
            </m:e>
            <m:e>
              <m:r>
                <m:t>&amp;</m:t>
              </m:r>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sSup>
                <m:e>
                  <m:limLow>
                    <m:e>
                      <m:r>
                        <m:t>x</m:t>
                      </m:r>
                    </m:e>
                    <m:lim>
                      <m:r>
                        <m:rPr>
                          <m:sty m:val="p"/>
                        </m:rPr>
                        <m:t>∼</m:t>
                      </m:r>
                    </m:lim>
                  </m:limLow>
                </m:e>
                <m:sup>
                  <m:r>
                    <m:rPr>
                      <m:sty m:val="p"/>
                    </m:rPr>
                    <m:t>⊤</m:t>
                  </m:r>
                </m:sup>
              </m:sSup>
              <m:r>
                <m:rPr>
                  <m:sty m:val="bi"/>
                </m:rPr>
                <m:t>B</m:t>
              </m:r>
              <m:limLow>
                <m:e>
                  <m:r>
                    <m:t>x</m:t>
                  </m:r>
                </m:e>
                <m:lim>
                  <m:r>
                    <m:rPr>
                      <m:sty m:val="p"/>
                    </m:rPr>
                    <m:t>∼</m:t>
                  </m:r>
                </m:lim>
              </m:limLow>
              <m:r>
                <m:t>&amp;</m:t>
              </m:r>
              <m:r>
                <m:t>&amp;</m:t>
              </m:r>
              <m:r>
                <m:rPr>
                  <m:nor/>
                  <m:sty m:val="p"/>
                </m:rPr>
                <m:t>(distribute </m:t>
              </m:r>
              <m:limLow>
                <m:e>
                  <m:r>
                    <m:t>x</m:t>
                  </m:r>
                </m:e>
                <m:lim>
                  <m:r>
                    <m:rPr>
                      <m:sty m:val="p"/>
                    </m:rPr>
                    <m:t>∼</m:t>
                  </m:r>
                </m:lim>
              </m:limLow>
              <m:r>
                <m:rPr>
                  <m:nor/>
                  <m:sty m:val="p"/>
                </m:rPr>
                <m:t> over the sum)</m:t>
              </m:r>
            </m:e>
          </m:eqArr>
        </m:oMath>
      </m:oMathPara>
    </w:p>
    <w:p>
      <w:pPr>
        <w:pStyle w:val="FirstParagraph"/>
      </w:pPr>
      <w:r>
        <w:t xml:space="preserve">For the scalar, a number can be moved out of any product, so</w:t>
      </w:r>
      <w:r>
        <w:t xml:space="preserve"> </w:t>
      </w:r>
      <m:oMath>
        <m:sSup>
          <m:e>
            <m:limLow>
              <m:e>
                <m:r>
                  <m:t>x</m:t>
                </m:r>
              </m:e>
              <m:lim>
                <m:r>
                  <m:rPr>
                    <m:sty m:val="p"/>
                  </m:rPr>
                  <m:t>∼</m:t>
                </m:r>
              </m:lim>
            </m:limLow>
          </m:e>
          <m:sup>
            <m:r>
              <m:rPr>
                <m:sty m:val="p"/>
              </m:rPr>
              <m:t>⊤</m:t>
            </m:r>
          </m:sup>
        </m:sSup>
        <m:r>
          <m:rPr>
            <m:sty m:val="p"/>
          </m:rPr>
          <m:t>(</m:t>
        </m:r>
        <m:r>
          <m:t>c</m:t>
        </m:r>
        <m:r>
          <m:t> </m:t>
        </m:r>
        <m:r>
          <m:rPr>
            <m:sty m:val="bi"/>
          </m:rPr>
          <m:t>A</m:t>
        </m:r>
        <m:r>
          <m:rPr>
            <m:sty m:val="p"/>
          </m:rPr>
          <m:t>)</m:t>
        </m:r>
        <m:limLow>
          <m:e>
            <m:r>
              <m:t>x</m:t>
            </m:r>
          </m:e>
          <m:lim>
            <m:r>
              <m:rPr>
                <m:sty m:val="p"/>
              </m:rPr>
              <m:t>∼</m:t>
            </m:r>
          </m:lim>
        </m:limLow>
        <m:r>
          <m:rPr>
            <m:sty m:val="p"/>
          </m:rPr>
          <m:t>=</m:t>
        </m:r>
        <m:r>
          <m:t>c</m:t>
        </m:r>
        <m:r>
          <m:t> </m:t>
        </m:r>
        <m:sSup>
          <m:e>
            <m:limLow>
              <m:e>
                <m:r>
                  <m:t>x</m:t>
                </m:r>
              </m:e>
              <m:lim>
                <m:r>
                  <m:rPr>
                    <m:sty m:val="p"/>
                  </m:rPr>
                  <m:t>∼</m:t>
                </m:r>
              </m:lim>
            </m:limLow>
          </m:e>
          <m:sup>
            <m:r>
              <m:rPr>
                <m:sty m:val="p"/>
              </m:rPr>
              <m:t>⊤</m:t>
            </m:r>
          </m:sup>
        </m:sSup>
        <m:r>
          <m:rPr>
            <m:sty m:val="bi"/>
          </m:rPr>
          <m:t>A</m:t>
        </m:r>
        <m:limLow>
          <m:e>
            <m:r>
              <m:t>x</m:t>
            </m:r>
          </m:e>
          <m:lim>
            <m:r>
              <m:rPr>
                <m:sty m:val="p"/>
              </m:rPr>
              <m:t>∼</m:t>
            </m:r>
          </m:lim>
        </m:limLow>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r>
                <m:t>1</m:t>
              </m:r>
              <m:r>
                <m:rPr>
                  <m:sty m:val="p"/>
                </m:rPr>
                <m:t>+</m:t>
              </m:r>
              <m:r>
                <m:t>4</m:t>
              </m:r>
              <m:r>
                <m:rPr>
                  <m:sty m:val="p"/>
                </m:rPr>
                <m:t>+</m:t>
              </m:r>
              <m:r>
                <m:t>12</m:t>
              </m:r>
              <m:r>
                <m:rPr>
                  <m:sty m:val="p"/>
                </m:rPr>
                <m:t>=</m:t>
              </m:r>
              <m:r>
                <m:t>17</m:t>
              </m:r>
              <m:r>
                <m:rPr>
                  <m:sty m:val="p"/>
                </m:rPr>
                <m:t>,</m:t>
              </m:r>
            </m:e>
            <m:e>
              <m:sSup>
                <m:e>
                  <m:limLow>
                    <m:e>
                      <m:r>
                        <m:t>x</m:t>
                      </m:r>
                    </m:e>
                    <m:lim>
                      <m:r>
                        <m:rPr>
                          <m:sty m:val="p"/>
                        </m:rPr>
                        <m:t>∼</m:t>
                      </m:r>
                    </m:lim>
                  </m:limLow>
                </m:e>
                <m:sup>
                  <m:r>
                    <m:rPr>
                      <m:sty m:val="p"/>
                    </m:rPr>
                    <m:t>⊤</m:t>
                  </m:r>
                </m:sup>
              </m:sSup>
              <m:r>
                <m:rPr>
                  <m:sty m:val="bi"/>
                </m:rPr>
                <m:t>I</m:t>
              </m:r>
              <m:limLow>
                <m:e>
                  <m:r>
                    <m:t>x</m:t>
                  </m:r>
                </m:e>
                <m:lim>
                  <m:r>
                    <m:rPr>
                      <m:sty m:val="p"/>
                    </m:rPr>
                    <m:t>∼</m:t>
                  </m:r>
                </m:lim>
              </m:limLow>
              <m:r>
                <m:t>&amp;</m:t>
              </m:r>
              <m:r>
                <m:rPr>
                  <m:sty m:val="p"/>
                </m:rPr>
                <m:t>=</m:t>
              </m:r>
              <m:r>
                <m:t>1</m:t>
              </m:r>
              <m:r>
                <m:rPr>
                  <m:sty m:val="p"/>
                </m:rPr>
                <m:t>+</m:t>
              </m:r>
              <m:r>
                <m:t>4</m:t>
              </m:r>
              <m:r>
                <m:rPr>
                  <m:sty m:val="p"/>
                </m:rPr>
                <m:t>=</m:t>
              </m:r>
              <m:r>
                <m:t>5</m:t>
              </m:r>
              <m:r>
                <m:rPr>
                  <m:sty m:val="p"/>
                </m:rPr>
                <m:t>,</m:t>
              </m:r>
            </m:e>
            <m:e>
              <m:sSup>
                <m:e>
                  <m:limLow>
                    <m:e>
                      <m:r>
                        <m:t>x</m:t>
                      </m:r>
                    </m:e>
                    <m:lim>
                      <m:r>
                        <m:rPr>
                          <m:sty m:val="p"/>
                        </m:rPr>
                        <m:t>∼</m:t>
                      </m:r>
                    </m:lim>
                  </m:limLow>
                </m:e>
                <m:sup>
                  <m:r>
                    <m:rPr>
                      <m:sty m:val="p"/>
                    </m:rPr>
                    <m:t>⊤</m:t>
                  </m:r>
                </m:sup>
              </m:sSup>
              <m:r>
                <m:rPr>
                  <m:sty m:val="p"/>
                </m:rPr>
                <m:t>(</m:t>
              </m:r>
              <m:r>
                <m:rPr>
                  <m:sty m:val="bi"/>
                </m:rPr>
                <m:t>A</m:t>
              </m:r>
              <m:r>
                <m:rPr>
                  <m:sty m:val="p"/>
                </m:rPr>
                <m:t>+</m:t>
              </m:r>
              <m:r>
                <m:rPr>
                  <m:sty m:val="bi"/>
                </m:rPr>
                <m:t>I</m:t>
              </m:r>
              <m:r>
                <m:rPr>
                  <m:sty m:val="p"/>
                </m:rPr>
                <m:t>)</m:t>
              </m:r>
              <m:limLow>
                <m:e>
                  <m:r>
                    <m:t>x</m:t>
                  </m:r>
                </m:e>
                <m:lim>
                  <m:r>
                    <m:rPr>
                      <m:sty m:val="p"/>
                    </m:rPr>
                    <m:t>∼</m:t>
                  </m:r>
                </m:lim>
              </m:limLow>
              <m:r>
                <m:t>&amp;</m:t>
              </m:r>
              <m:r>
                <m:rPr>
                  <m:sty m:val="p"/>
                </m:rPr>
                <m:t>=</m:t>
              </m:r>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limLow>
                <m:e>
                  <m:r>
                    <m:t>x</m:t>
                  </m:r>
                </m:e>
                <m:lim>
                  <m:r>
                    <m:rPr>
                      <m:sty m:val="p"/>
                    </m:rPr>
                    <m:t>∼</m:t>
                  </m:r>
                </m:lim>
              </m:limLow>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limLow>
              <m:e>
                <m:r>
                  <m:t>x</m:t>
                </m:r>
              </m:e>
              <m:lim>
                <m:r>
                  <m:rPr>
                    <m:sty m:val="p"/>
                  </m:rPr>
                  <m:t>∼</m:t>
                </m:r>
              </m:lim>
            </m:limLow>
          </m:e>
          <m:sup>
            <m:r>
              <m:rPr>
                <m:sty m:val="p"/>
              </m:rPr>
              <m:t>⊤</m:t>
            </m:r>
          </m:sup>
        </m:sSup>
        <m:r>
          <m:rPr>
            <m:sty m:val="p"/>
          </m:rPr>
          <m:t>(</m:t>
        </m:r>
        <m:r>
          <m:rPr>
            <m:sty m:val="bi"/>
          </m:rPr>
          <m:t>A</m:t>
        </m:r>
        <m:r>
          <m:rPr>
            <m:sty m:val="p"/>
          </m:rPr>
          <m:t>+</m:t>
        </m:r>
        <m:r>
          <m:t>c</m:t>
        </m:r>
        <m:r>
          <m:t> </m:t>
        </m:r>
        <m:r>
          <m:rPr>
            <m:sty m:val="bi"/>
          </m:rPr>
          <m:t>I</m:t>
        </m:r>
        <m:r>
          <m:rPr>
            <m:sty m:val="p"/>
          </m:rPr>
          <m:t>)</m:t>
        </m:r>
        <m:limLow>
          <m:e>
            <m:r>
              <m:t>x</m:t>
            </m:r>
          </m:e>
          <m:lim>
            <m:r>
              <m:rPr>
                <m:sty m:val="p"/>
              </m:rPr>
              <m:t>∼</m:t>
            </m:r>
          </m:lim>
        </m:limLow>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c</m:t>
        </m:r>
        <m:r>
          <m:t> </m:t>
        </m:r>
        <m:r>
          <m:t>​</m:t>
        </m:r>
        <m:d>
          <m:dPr>
            <m:begChr m:val="∥"/>
            <m:sepChr m:val=""/>
            <m:endChr m:val="∥"/>
            <m:grow/>
          </m:dPr>
          <m:e>
            <m:limLow>
              <m:e>
                <m:r>
                  <m:t>x</m:t>
                </m:r>
              </m:e>
              <m:lim>
                <m:r>
                  <m:rPr>
                    <m:sty m:val="p"/>
                  </m:rPr>
                  <m:t>∼</m:t>
                </m:r>
              </m:lim>
            </m:limLow>
          </m:e>
        </m:d>
        <m:sSup>
          <m:e>
            <m:r>
              <m:t>​</m:t>
            </m:r>
          </m:e>
          <m:sup>
            <m:r>
              <m:t>2</m:t>
            </m:r>
          </m:sup>
        </m:sSup>
      </m:oMath>
      <w:r>
        <w:t xml:space="preserve"> </w:t>
      </w:r>
      <w:r>
        <w:t xml:space="preserve">for every number</w:t>
      </w:r>
      <w:r>
        <w:t xml:space="preserve"> </w:t>
      </w:r>
      <m:oMath>
        <m:r>
          <m:t>c</m:t>
        </m:r>
      </m:oMath>
      <w:r>
        <w:t xml:space="preserve">, because</w:t>
      </w:r>
      <w:r>
        <w:t xml:space="preserve"> </w:t>
      </w:r>
      <m:oMath>
        <m:sSup>
          <m:e>
            <m:limLow>
              <m:e>
                <m:r>
                  <m:t>x</m:t>
                </m:r>
              </m:e>
              <m:lim>
                <m:r>
                  <m:rPr>
                    <m:sty m:val="p"/>
                  </m:rPr>
                  <m:t>∼</m:t>
                </m:r>
              </m:lim>
            </m:limLow>
          </m:e>
          <m:sup>
            <m:r>
              <m:rPr>
                <m:sty m:val="p"/>
              </m:rPr>
              <m:t>⊤</m:t>
            </m:r>
          </m:sup>
        </m:sSup>
        <m:r>
          <m:rPr>
            <m:sty m:val="bi"/>
          </m:rPr>
          <m:t>I</m:t>
        </m:r>
        <m:limLow>
          <m:e>
            <m:r>
              <m:t>x</m:t>
            </m:r>
          </m:e>
          <m:lim>
            <m:r>
              <m:rPr>
                <m:sty m:val="p"/>
              </m:rPr>
              <m:t>∼</m:t>
            </m:r>
          </m:lim>
        </m:limLow>
        <m:r>
          <m:rPr>
            <m:sty m:val="p"/>
          </m:rPr>
          <m:t>=</m:t>
        </m:r>
        <m:sSup>
          <m:e>
            <m:limLow>
              <m:e>
                <m:r>
                  <m:t>x</m:t>
                </m:r>
              </m:e>
              <m:lim>
                <m:r>
                  <m:rPr>
                    <m:sty m:val="p"/>
                  </m:rPr>
                  <m:t>∼</m:t>
                </m:r>
              </m:lim>
            </m:limLow>
          </m:e>
          <m:sup>
            <m:r>
              <m:rPr>
                <m:sty m:val="p"/>
              </m:rPr>
              <m:t>⊤</m:t>
            </m:r>
          </m:sup>
        </m:sSup>
        <m:limLow>
          <m:e>
            <m:r>
              <m:t>x</m:t>
            </m:r>
          </m:e>
          <m:lim>
            <m:r>
              <m:rPr>
                <m:sty m:val="p"/>
              </m:rPr>
              <m:t>∼</m:t>
            </m:r>
          </m:lim>
        </m:limLow>
        <m:r>
          <m:rPr>
            <m:sty m:val="p"/>
          </m:rPr>
          <m:t>=</m:t>
        </m:r>
        <m:r>
          <m:t>​</m:t>
        </m:r>
        <m:d>
          <m:dPr>
            <m:begChr m:val="∥"/>
            <m:sepChr m:val=""/>
            <m:endChr m:val="∥"/>
            <m:grow/>
          </m:dPr>
          <m:e>
            <m:limLow>
              <m:e>
                <m:r>
                  <m:t>x</m:t>
                </m:r>
              </m:e>
              <m:lim>
                <m:r>
                  <m:rPr>
                    <m:sty m:val="p"/>
                  </m:rPr>
                  <m:t>∼</m:t>
                </m:r>
              </m:lim>
            </m:limLow>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sSup>
            <m:e>
              <m:limLow>
                <m:e>
                  <m:r>
                    <m:t>x</m:t>
                  </m:r>
                </m:e>
                <m:lim>
                  <m:r>
                    <m:rPr>
                      <m:sty m:val="p"/>
                    </m:rPr>
                    <m:t>∼</m:t>
                  </m:r>
                </m:lim>
              </m:limLow>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limLow>
            <m:e>
              <m:r>
                <m:t>x</m:t>
              </m:r>
            </m:e>
            <m:lim>
              <m:r>
                <m:rPr>
                  <m:sty m:val="p"/>
                </m:rPr>
                <m:t>∼</m:t>
              </m:r>
            </m:lim>
          </m:limLow>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limLow>
              <m:e>
                <m:r>
                  <m:t>x</m:t>
                </m:r>
              </m:e>
              <m:lim>
                <m:r>
                  <m:rPr>
                    <m:sty m:val="p"/>
                  </m:rPr>
                  <m:t>∼</m:t>
                </m:r>
              </m:lim>
            </m:limLow>
          </m:e>
          <m:sup>
            <m:r>
              <m:rPr>
                <m:sty m:val="p"/>
              </m:rPr>
              <m:t>⊤</m:t>
            </m:r>
          </m:sup>
        </m:sSup>
        <m:r>
          <m:rPr>
            <m:sty m:val="bi"/>
          </m:rPr>
          <m:t>S</m:t>
        </m:r>
        <m:limLow>
          <m:e>
            <m:r>
              <m:t>x</m:t>
            </m:r>
          </m:e>
          <m:lim>
            <m:r>
              <m:rPr>
                <m:sty m:val="p"/>
              </m:rPr>
              <m:t>∼</m:t>
            </m:r>
          </m:lim>
        </m:limLow>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sSup>
                <m:e>
                  <m:r>
                    <m:t>​</m:t>
                  </m:r>
                  <m:d>
                    <m:dPr>
                      <m:begChr m:val="("/>
                      <m:sepChr m:val=""/>
                      <m:endChr m:val=")"/>
                      <m:grow/>
                    </m:dPr>
                    <m:e>
                      <m:sSup>
                        <m:e>
                          <m:limLow>
                            <m:e>
                              <m:r>
                                <m:t>x</m:t>
                              </m:r>
                            </m:e>
                            <m:lim>
                              <m:r>
                                <m:rPr>
                                  <m:sty m:val="p"/>
                                </m:rPr>
                                <m:t>∼</m:t>
                              </m:r>
                            </m:lim>
                          </m:limLow>
                        </m:e>
                        <m:sup>
                          <m:r>
                            <m:rPr>
                              <m:sty m:val="p"/>
                            </m:rPr>
                            <m:t>⊤</m:t>
                          </m:r>
                        </m:sup>
                      </m:sSup>
                      <m:r>
                        <m:rPr>
                          <m:sty m:val="bi"/>
                        </m:rPr>
                        <m:t>S</m:t>
                      </m:r>
                      <m:limLow>
                        <m:e>
                          <m:r>
                            <m:t>x</m:t>
                          </m:r>
                        </m:e>
                        <m:lim>
                          <m:r>
                            <m:rPr>
                              <m:sty m:val="p"/>
                            </m:rPr>
                            <m:t>∼</m:t>
                          </m:r>
                        </m:lim>
                      </m:limLow>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sSup>
                <m:e>
                  <m:r>
                    <m:t>​</m:t>
                  </m:r>
                  <m:d>
                    <m:dPr>
                      <m:begChr m:val="("/>
                      <m:sepChr m:val=""/>
                      <m:endChr m:val=")"/>
                      <m:grow/>
                    </m:dPr>
                    <m:e>
                      <m:sSup>
                        <m:e>
                          <m:limLow>
                            <m:e>
                              <m:r>
                                <m:t>x</m:t>
                              </m:r>
                            </m:e>
                            <m:lim>
                              <m:r>
                                <m:rPr>
                                  <m:sty m:val="p"/>
                                </m:rPr>
                                <m:t>∼</m:t>
                              </m:r>
                            </m:lim>
                          </m:limLow>
                        </m:e>
                        <m:sup>
                          <m:r>
                            <m:rPr>
                              <m:sty m:val="p"/>
                            </m:rPr>
                            <m:t>⊤</m:t>
                          </m:r>
                        </m:sup>
                      </m:sSup>
                    </m:e>
                  </m:d>
                  <m:r>
                    <m:t>​</m:t>
                  </m:r>
                </m:e>
                <m:sup>
                  <m:r>
                    <m:rPr>
                      <m:sty m:val="p"/>
                    </m:rPr>
                    <m:t>⊤</m:t>
                  </m:r>
                </m:sup>
              </m:sSup>
              <m:r>
                <m:t>&amp;</m:t>
              </m:r>
              <m:r>
                <m:t>&amp;</m:t>
              </m:r>
              <m:r>
                <m:rPr>
                  <m:nor/>
                  <m:sty m:val="p"/>
                </m:rPr>
                <m:t>(transpose of a product, twice)</m:t>
              </m:r>
            </m:e>
            <m:e>
              <m:r>
                <m:t>&amp;</m:t>
              </m:r>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limLow>
                <m:e>
                  <m:r>
                    <m:t>x</m:t>
                  </m:r>
                </m:e>
                <m:lim>
                  <m:r>
                    <m:rPr>
                      <m:sty m:val="p"/>
                    </m:rPr>
                    <m:t>∼</m:t>
                  </m:r>
                </m:lim>
              </m:limLow>
              <m:r>
                <m:t>&amp;</m:t>
              </m:r>
              <m:r>
                <m:t>&amp;</m:t>
              </m:r>
              <m:r>
                <m:rPr>
                  <m:nor/>
                  <m:sty m:val="p"/>
                </m:rPr>
                <m:t>(transposing twice changes nothing)</m:t>
              </m:r>
            </m:e>
          </m:eqArr>
        </m:oMath>
      </m:oMathPara>
    </w:p>
    <w:p>
      <w:pPr>
        <w:pStyle w:val="FirstParagraph"/>
      </w:pPr>
      <w:r>
        <w:t xml:space="preserve">Averaging the two expressions for</w:t>
      </w:r>
      <w:r>
        <w:t xml:space="preserve"> </w:t>
      </w:r>
      <m:oMath>
        <m:sSup>
          <m:e>
            <m:limLow>
              <m:e>
                <m:r>
                  <m:t>x</m:t>
                </m:r>
              </m:e>
              <m:lim>
                <m:r>
                  <m:rPr>
                    <m:sty m:val="p"/>
                  </m:rPr>
                  <m:t>∼</m:t>
                </m:r>
              </m:lim>
            </m:limLow>
          </m:e>
          <m:sup>
            <m:r>
              <m:rPr>
                <m:sty m:val="p"/>
              </m:rPr>
              <m:t>⊤</m:t>
            </m:r>
          </m:sup>
        </m:sSup>
        <m:r>
          <m:rPr>
            <m:sty m:val="bi"/>
          </m:rPr>
          <m:t>S</m:t>
        </m:r>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f>
                <m:fPr>
                  <m:type m:val="bar"/>
                </m:fPr>
                <m:num>
                  <m:r>
                    <m:t>1</m:t>
                  </m:r>
                </m:num>
                <m:den>
                  <m:r>
                    <m:t>2</m:t>
                  </m:r>
                </m:den>
              </m:f>
              <m:r>
                <m:t>​</m:t>
              </m:r>
              <m:d>
                <m:dPr>
                  <m:begChr m:val="("/>
                  <m:sepChr m:val=""/>
                  <m:endChr m:val=")"/>
                  <m:grow/>
                </m:dPr>
                <m:e>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limLow>
                    <m:e>
                      <m:r>
                        <m:t>x</m:t>
                      </m:r>
                    </m:e>
                    <m:lim>
                      <m:r>
                        <m:rPr>
                          <m:sty m:val="p"/>
                        </m:rPr>
                        <m:t>∼</m:t>
                      </m:r>
                    </m:lim>
                  </m:limLow>
                </m:e>
              </m:d>
              <m:r>
                <m:t>​</m:t>
              </m:r>
              <m:r>
                <m:t>&amp;</m:t>
              </m:r>
              <m:r>
                <m:t>&amp;</m:t>
              </m:r>
              <m:r>
                <m:rPr>
                  <m:nor/>
                  <m:sty m:val="p"/>
                </m:rPr>
                <m:t>(average of two equal numbers)</m:t>
              </m:r>
            </m:e>
            <m:e>
              <m:r>
                <m:t>&amp;</m:t>
              </m:r>
              <m:r>
                <m:rPr>
                  <m:sty m:val="p"/>
                </m:rPr>
                <m:t>=</m:t>
              </m:r>
              <m:f>
                <m:fPr>
                  <m:type m:val="bar"/>
                </m:fPr>
                <m:num>
                  <m:r>
                    <m:t>1</m:t>
                  </m:r>
                </m:num>
                <m:den>
                  <m:r>
                    <m:t>2</m:t>
                  </m:r>
                </m:den>
              </m:f>
              <m:r>
                <m:t> </m:t>
              </m:r>
              <m:sSup>
                <m:e>
                  <m:limLow>
                    <m:e>
                      <m:r>
                        <m:t>x</m:t>
                      </m:r>
                    </m:e>
                    <m:lim>
                      <m:r>
                        <m:rPr>
                          <m:sty m:val="p"/>
                        </m:rPr>
                        <m:t>∼</m:t>
                      </m:r>
                    </m:lim>
                  </m:limLow>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limLow>
                <m:e>
                  <m:r>
                    <m:t>x</m:t>
                  </m:r>
                </m:e>
                <m:lim>
                  <m:r>
                    <m:rPr>
                      <m:sty m:val="p"/>
                    </m:rPr>
                    <m:t>∼</m:t>
                  </m:r>
                </m:lim>
              </m:limLow>
              <m:r>
                <m:t>&amp;</m:t>
              </m:r>
              <m:r>
                <m:t>&amp;</m:t>
              </m:r>
              <m:r>
                <m:rPr>
                  <m:nor/>
                  <m:sty m:val="p"/>
                </m:rPr>
                <m:t>(distributive law)</m:t>
              </m:r>
            </m:e>
            <m:e>
              <m:r>
                <m:t>&amp;</m:t>
              </m:r>
              <m:r>
                <m:rPr>
                  <m:sty m:val="p"/>
                </m:rPr>
                <m:t>=</m:t>
              </m:r>
              <m:sSup>
                <m:e>
                  <m:limLow>
                    <m:e>
                      <m:r>
                        <m:t>x</m:t>
                      </m:r>
                    </m:e>
                    <m:lim>
                      <m:r>
                        <m:rPr>
                          <m:sty m:val="p"/>
                        </m:rPr>
                        <m:t>∼</m:t>
                      </m:r>
                    </m:lim>
                  </m:limLow>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limLow>
                <m:e>
                  <m:r>
                    <m:t>x</m:t>
                  </m:r>
                </m:e>
                <m:lim>
                  <m:r>
                    <m:rPr>
                      <m:sty m:val="p"/>
                    </m:rPr>
                    <m:t>∼</m:t>
                  </m:r>
                </m:lim>
              </m:limLow>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r>
                <m:t>1</m:t>
              </m:r>
              <m:r>
                <m:rPr>
                  <m:sty m:val="p"/>
                </m:rPr>
                <m:t>+</m:t>
              </m:r>
              <m:r>
                <m:t>2</m:t>
              </m:r>
              <m:r>
                <m:rPr>
                  <m:sty m:val="p"/>
                </m:rPr>
                <m:t>+</m:t>
              </m:r>
              <m:r>
                <m:t>0</m:t>
              </m:r>
              <m:r>
                <m:rPr>
                  <m:sty m:val="p"/>
                </m:rPr>
                <m:t>+</m:t>
              </m:r>
              <m:r>
                <m:t>3</m:t>
              </m:r>
            </m:e>
            <m:e>
              <m:r>
                <m:t>&amp;</m:t>
              </m:r>
              <m:r>
                <m:rPr>
                  <m:sty m:val="p"/>
                </m:rPr>
                <m:t>=</m:t>
              </m:r>
              <m:r>
                <m:t>6</m:t>
              </m:r>
            </m:e>
            <m:e>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limLow>
                <m:e>
                  <m:r>
                    <m:t>x</m:t>
                  </m:r>
                </m:e>
                <m:lim>
                  <m:r>
                    <m:rPr>
                      <m:sty m:val="p"/>
                    </m:rPr>
                    <m:t>∼</m:t>
                  </m:r>
                </m:lim>
              </m:limLow>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limLow>
          <m:e>
            <m:r>
              <m:t>x</m:t>
            </m:r>
          </m:e>
          <m:lim>
            <m:r>
              <m:rPr>
                <m:sty m:val="p"/>
              </m:rPr>
              <m:t>∼</m:t>
            </m:r>
          </m:lim>
        </m:limLow>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limLow>
                    <m:e>
                      <m:r>
                        <m:t>a</m:t>
                      </m:r>
                    </m:e>
                    <m:lim>
                      <m:r>
                        <m:rPr>
                          <m:sty m:val="p"/>
                        </m:rPr>
                        <m:t>∼</m:t>
                      </m:r>
                    </m:lim>
                  </m:limLow>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limLow>
              <m:e>
                <m:r>
                  <m:t>a</m:t>
                </m:r>
              </m:e>
              <m:lim>
                <m:r>
                  <m:rPr>
                    <m:sty m:val="p"/>
                  </m:rPr>
                  <m:t>∼</m:t>
                </m:r>
              </m:lim>
            </m:limLow>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limLow>
                        <m:e>
                          <m:r>
                            <m:t>a</m:t>
                          </m:r>
                        </m:e>
                        <m:lim>
                          <m:r>
                            <m:rPr>
                              <m:sty m:val="p"/>
                            </m:rPr>
                            <m:t>∼</m:t>
                          </m:r>
                        </m:lim>
                      </m:limLow>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limLow>
              <m:e>
                <m:r>
                  <m:t>a</m:t>
                </m:r>
              </m:e>
              <m:lim>
                <m:r>
                  <m:rPr>
                    <m:sty m:val="p"/>
                  </m:rPr>
                  <m:t>∼</m:t>
                </m:r>
              </m:lim>
            </m:limLow>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limLow>
                        <m:e>
                          <m:r>
                            <m:t>a</m:t>
                          </m:r>
                        </m:e>
                        <m:lim>
                          <m:r>
                            <m:rPr>
                              <m:sty m:val="p"/>
                            </m:rPr>
                            <m:t>∼</m:t>
                          </m:r>
                        </m:lim>
                      </m:limLow>
                    </m:e>
                    <m:sub>
                      <m:r>
                        <m:t>1</m:t>
                      </m:r>
                    </m:sub>
                  </m:sSub>
                </m:e>
              </m:d>
              <m:sSup>
                <m:e>
                  <m:r>
                    <m:t>​</m:t>
                  </m:r>
                </m:e>
                <m:sup>
                  <m:r>
                    <m:t>2</m:t>
                  </m:r>
                </m:sup>
              </m:sSup>
              <m:r>
                <m:rPr>
                  <m:sty m:val="p"/>
                </m:rPr>
                <m:t>+</m:t>
              </m:r>
              <m:r>
                <m:t>​</m:t>
              </m:r>
              <m:d>
                <m:dPr>
                  <m:begChr m:val="∥"/>
                  <m:sepChr m:val=""/>
                  <m:endChr m:val="∥"/>
                  <m:grow/>
                </m:dPr>
                <m:e>
                  <m:sSub>
                    <m:e>
                      <m:limLow>
                        <m:e>
                          <m:r>
                            <m:t>a</m:t>
                          </m:r>
                        </m:e>
                        <m:lim>
                          <m:r>
                            <m:rPr>
                              <m:sty m:val="p"/>
                            </m:rPr>
                            <m:t>∼</m:t>
                          </m:r>
                        </m:lim>
                      </m:limLow>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limLow>
                    <m:e>
                      <m:r>
                        <m:t>v</m:t>
                      </m:r>
                    </m:e>
                    <m:lim>
                      <m:r>
                        <m:rPr>
                          <m:sty m:val="p"/>
                        </m:rPr>
                        <m:t>∼</m:t>
                      </m:r>
                    </m:lim>
                  </m:limLow>
                </m:e>
                <m:lim>
                  <m:r>
                    <m:rPr>
                      <m:sty m:val="p"/>
                    </m:rPr>
                    <m:t>⏟</m:t>
                  </m:r>
                </m:lim>
              </m:limLow>
            </m:e>
            <m:lim>
              <m:r>
                <m:t>p</m:t>
              </m:r>
              <m:r>
                <m:rPr>
                  <m:sty m:val="p"/>
                </m:rPr>
                <m:t>×</m:t>
              </m:r>
              <m:r>
                <m:t>1</m:t>
              </m:r>
            </m:lim>
          </m:limLow>
          <m:r>
            <m:rPr>
              <m:sty m:val="p"/>
            </m:rPr>
            <m:t>=</m:t>
          </m:r>
          <m:r>
            <m:t>λ</m:t>
          </m:r>
          <m:r>
            <m:t> </m:t>
          </m:r>
          <m:limLow>
            <m:e>
              <m:limLow>
                <m:e>
                  <m:limLow>
                    <m:e>
                      <m:r>
                        <m:t>v</m:t>
                      </m:r>
                    </m:e>
                    <m:lim>
                      <m:r>
                        <m:rPr>
                          <m:sty m:val="p"/>
                        </m:rPr>
                        <m:t>∼</m:t>
                      </m:r>
                    </m:lim>
                  </m:limLow>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limLow>
          <m:e>
            <m:r>
              <m:t>v</m:t>
            </m:r>
          </m:e>
          <m:lim>
            <m:r>
              <m:rPr>
                <m:sty m:val="p"/>
              </m:rPr>
              <m:t>∼</m:t>
            </m:r>
          </m:lim>
        </m:limLow>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limLow>
          <m:e>
            <m:r>
              <m:t>v</m:t>
            </m:r>
          </m:e>
          <m:lim>
            <m:r>
              <m:rPr>
                <m:sty m:val="p"/>
              </m:rPr>
              <m:t>∼</m:t>
            </m:r>
          </m:lim>
        </m:limLow>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limLow>
                <m:e>
                  <m:r>
                    <m:t>v</m:t>
                  </m:r>
                </m:e>
                <m:lim>
                  <m:r>
                    <m:rPr>
                      <m:sty m:val="p"/>
                    </m:rPr>
                    <m:t>∼</m:t>
                  </m:r>
                </m:lim>
              </m:limLow>
              <m:r>
                <m:rPr>
                  <m:sty m:val="p"/>
                </m:rPr>
                <m:t>)</m:t>
              </m:r>
              <m:r>
                <m:t>&amp;</m:t>
              </m:r>
              <m:r>
                <m:rPr>
                  <m:sty m:val="p"/>
                </m:rPr>
                <m:t>=</m:t>
              </m:r>
              <m:r>
                <m:t>c</m:t>
              </m:r>
              <m:r>
                <m:t> </m:t>
              </m:r>
              <m:r>
                <m:rPr>
                  <m:sty m:val="bi"/>
                </m:rPr>
                <m:t>A</m:t>
              </m:r>
              <m:limLow>
                <m:e>
                  <m:r>
                    <m:t>v</m:t>
                  </m:r>
                </m:e>
                <m:lim>
                  <m:r>
                    <m:rPr>
                      <m:sty m:val="p"/>
                    </m:rPr>
                    <m:t>∼</m:t>
                  </m:r>
                </m:lim>
              </m:limLow>
              <m:r>
                <m:t>&amp;</m:t>
              </m:r>
              <m:r>
                <m:t>&amp;</m:t>
              </m:r>
              <m:r>
                <m:rPr>
                  <m:nor/>
                  <m:sty m:val="p"/>
                </m:rPr>
                <m:t>(move the scalar </m:t>
              </m:r>
              <m:r>
                <m:t>c</m:t>
              </m:r>
              <m:r>
                <m:rPr>
                  <m:nor/>
                  <m:sty m:val="p"/>
                </m:rPr>
                <m:t> to the front)</m:t>
              </m:r>
            </m:e>
            <m:e>
              <m:r>
                <m:t>&amp;</m:t>
              </m:r>
              <m:r>
                <m:rPr>
                  <m:sty m:val="p"/>
                </m:rPr>
                <m:t>=</m:t>
              </m:r>
              <m:r>
                <m:t>c</m:t>
              </m:r>
              <m:r>
                <m:t> </m:t>
              </m:r>
              <m:r>
                <m:t>λ</m:t>
              </m:r>
              <m:limLow>
                <m:e>
                  <m:r>
                    <m:t>v</m:t>
                  </m:r>
                </m:e>
                <m:lim>
                  <m:r>
                    <m:rPr>
                      <m:sty m:val="p"/>
                    </m:rPr>
                    <m:t>∼</m:t>
                  </m:r>
                </m:lim>
              </m:limLow>
              <m:r>
                <m:t>&amp;</m:t>
              </m:r>
              <m:r>
                <m:t>&amp;</m:t>
              </m:r>
              <m:r>
                <m:rPr>
                  <m:nor/>
                  <m:sty m:val="p"/>
                </m:rPr>
                <m:t>(</m:t>
              </m:r>
              <m:limLow>
                <m:e>
                  <m:r>
                    <m:t>v</m:t>
                  </m:r>
                </m:e>
                <m:lim>
                  <m:r>
                    <m:rPr>
                      <m:sty m:val="p"/>
                    </m:rPr>
                    <m:t>∼</m:t>
                  </m:r>
                </m:lim>
              </m:limLow>
              <m:r>
                <m:rPr>
                  <m:nor/>
                  <m:sty m:val="p"/>
                </m:rPr>
                <m:t> is an eigenvector for </m:t>
              </m:r>
              <m:r>
                <m:t>λ</m:t>
              </m:r>
              <m:r>
                <m:rPr>
                  <m:nor/>
                  <m:sty m:val="p"/>
                </m:rPr>
                <m:t>)</m:t>
              </m:r>
            </m:e>
            <m:e>
              <m:r>
                <m:t>&amp;</m:t>
              </m:r>
              <m:r>
                <m:rPr>
                  <m:sty m:val="p"/>
                </m:rPr>
                <m:t>=</m:t>
              </m:r>
              <m:r>
                <m:t>λ</m:t>
              </m:r>
              <m:r>
                <m:t> </m:t>
              </m:r>
              <m:r>
                <m:rPr>
                  <m:sty m:val="p"/>
                </m:rPr>
                <m:t>(</m:t>
              </m:r>
              <m:r>
                <m:t>c</m:t>
              </m:r>
              <m:r>
                <m:t> </m:t>
              </m:r>
              <m:limLow>
                <m:e>
                  <m:r>
                    <m:t>v</m:t>
                  </m:r>
                </m:e>
                <m:lim>
                  <m:r>
                    <m:rPr>
                      <m:sty m:val="p"/>
                    </m:rPr>
                    <m:t>∼</m:t>
                  </m:r>
                </m:lim>
              </m:limLow>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limLow>
          <m:e>
            <m:r>
              <m:t>v</m:t>
            </m:r>
          </m:e>
          <m:lim>
            <m:r>
              <m:rPr>
                <m:sty m:val="p"/>
              </m:rPr>
              <m:t>∼</m:t>
            </m:r>
          </m:lim>
        </m:limLow>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limLow>
          <m:e>
            <m:r>
              <m:t>v</m:t>
            </m:r>
          </m:e>
          <m:lim>
            <m:r>
              <m:rPr>
                <m:sty m:val="p"/>
              </m:rPr>
              <m:t>∼</m:t>
            </m:r>
          </m:lim>
        </m:limLow>
        <m:r>
          <m:rPr>
            <m:sty m:val="p"/>
          </m:rPr>
          <m:t>=</m:t>
        </m:r>
        <m:r>
          <m:t>λ</m:t>
        </m:r>
        <m:limLow>
          <m:e>
            <m:r>
              <m:t>v</m:t>
            </m:r>
          </m:e>
          <m:lim>
            <m:r>
              <m:rPr>
                <m:sty m:val="p"/>
              </m:rPr>
              <m:t>∼</m:t>
            </m:r>
          </m:lim>
        </m:limLow>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limLow>
              <m:e>
                <m:r>
                  <m:t>u</m:t>
                </m:r>
              </m:e>
              <m:lim>
                <m:r>
                  <m:rPr>
                    <m:sty m:val="p"/>
                  </m:rPr>
                  <m:t>∼</m:t>
                </m:r>
              </m:lim>
            </m:limLow>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limLow>
              <m:e>
                <m:r>
                  <m:t>u</m:t>
                </m:r>
              </m:e>
              <m:lim>
                <m:r>
                  <m:rPr>
                    <m:sty m:val="p"/>
                  </m:rPr>
                  <m:t>∼</m:t>
                </m:r>
              </m:lim>
            </m:limLow>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limLow>
              <m:e>
                <m:r>
                  <m:t>u</m:t>
                </m:r>
              </m:e>
              <m:lim>
                <m:r>
                  <m:rPr>
                    <m:sty m:val="p"/>
                  </m:rPr>
                  <m:t>∼</m:t>
                </m:r>
              </m:lim>
            </m:limLow>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2</m:t>
                  </m:r>
                </m:sub>
              </m:sSub>
              <m:r>
                <m:rPr>
                  <m:sty m:val="p"/>
                </m:rPr>
                <m:t>⋅</m:t>
              </m:r>
              <m:sSub>
                <m:e>
                  <m:limLow>
                    <m:e>
                      <m:r>
                        <m:t>u</m:t>
                      </m:r>
                    </m:e>
                    <m:lim>
                      <m:r>
                        <m:rPr>
                          <m:sty m:val="p"/>
                        </m:rPr>
                        <m:t>∼</m:t>
                      </m:r>
                    </m:lim>
                  </m:limLow>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3</m:t>
                  </m:r>
                </m:sub>
              </m:sSub>
              <m:r>
                <m:rPr>
                  <m:sty m:val="p"/>
                </m:rPr>
                <m:t>⋅</m:t>
              </m:r>
              <m:sSub>
                <m:e>
                  <m:limLow>
                    <m:e>
                      <m:r>
                        <m:t>u</m:t>
                      </m:r>
                    </m:e>
                    <m:lim>
                      <m:r>
                        <m:rPr>
                          <m:sty m:val="p"/>
                        </m:rPr>
                        <m:t>∼</m:t>
                      </m:r>
                    </m:lim>
                  </m:limLow>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2</m:t>
                  </m:r>
                </m:sub>
              </m:sSub>
              <m:r>
                <m:rPr>
                  <m:sty m:val="p"/>
                </m:rPr>
                <m:t>⋅</m:t>
              </m:r>
              <m:sSub>
                <m:e>
                  <m:limLow>
                    <m:e>
                      <m:r>
                        <m:t>u</m:t>
                      </m:r>
                    </m:e>
                    <m:lim>
                      <m:r>
                        <m:rPr>
                          <m:sty m:val="p"/>
                        </m:rPr>
                        <m:t>∼</m:t>
                      </m:r>
                    </m:lim>
                  </m:limLow>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limLow>
              <m:e>
                <m:r>
                  <m:t>v</m:t>
                </m:r>
              </m:e>
              <m:lim>
                <m:r>
                  <m:rPr>
                    <m:sty m:val="p"/>
                  </m:rPr>
                  <m:t>∼</m:t>
                </m:r>
              </m:lim>
            </m:limLow>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limLow>
              <m:e>
                <m:r>
                  <m:t>e</m:t>
                </m:r>
              </m:e>
              <m:lim>
                <m:r>
                  <m:rPr>
                    <m:sty m:val="p"/>
                  </m:rPr>
                  <m:t>∼</m:t>
                </m:r>
              </m:lim>
            </m:limLow>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limLow>
              <m:e>
                <m:r>
                  <m:t>v</m:t>
                </m:r>
              </m:e>
              <m:lim>
                <m:r>
                  <m:rPr>
                    <m:sty m:val="p"/>
                  </m:rPr>
                  <m:t>∼</m:t>
                </m:r>
              </m:lim>
            </m:limLow>
          </m:e>
          <m:sub>
            <m:r>
              <m:t>i</m:t>
            </m:r>
          </m:sub>
        </m:sSub>
        <m:r>
          <m:rPr>
            <m:sty m:val="p"/>
          </m:rPr>
          <m:t>=</m:t>
        </m:r>
        <m:sSub>
          <m:e>
            <m:limLow>
              <m:e>
                <m:r>
                  <m:t>e</m:t>
                </m:r>
              </m:e>
              <m:lim>
                <m:r>
                  <m:rPr>
                    <m:sty m:val="p"/>
                  </m:rPr>
                  <m:t>∼</m:t>
                </m:r>
              </m:lim>
            </m:limLow>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limLow>
                    <m:e>
                      <m:r>
                        <m:t>v</m:t>
                      </m:r>
                    </m:e>
                    <m:lim>
                      <m:r>
                        <m:rPr>
                          <m:sty m:val="p"/>
                        </m:rPr>
                        <m:t>∼</m:t>
                      </m:r>
                    </m:lim>
                  </m:limLow>
                </m:e>
                <m:sub>
                  <m:r>
                    <m:t>i</m:t>
                  </m:r>
                </m:sub>
              </m:sSub>
              <m:r>
                <m:t>&amp;</m:t>
              </m:r>
              <m:r>
                <m:rPr>
                  <m:sty m:val="p"/>
                </m:rPr>
                <m:t>=</m:t>
              </m:r>
              <m:r>
                <m:rPr>
                  <m:sty m:val="bi"/>
                </m:rPr>
                <m:t>V</m:t>
              </m:r>
              <m:r>
                <m:rPr>
                  <m:sty m:val="b"/>
                </m:rPr>
                <m:t>Λ</m:t>
              </m:r>
              <m:r>
                <m:t> </m:t>
              </m:r>
              <m:sSup>
                <m:e>
                  <m:r>
                    <m:rPr>
                      <m:sty m:val="bi"/>
                    </m:rPr>
                    <m:t>V</m:t>
                  </m:r>
                </m:e>
                <m:sup>
                  <m:r>
                    <m:rPr>
                      <m:sty m:val="p"/>
                    </m:rPr>
                    <m:t>⊤</m:t>
                  </m:r>
                </m:sup>
              </m:sSup>
              <m:sSub>
                <m:e>
                  <m:limLow>
                    <m:e>
                      <m:r>
                        <m:t>v</m:t>
                      </m:r>
                    </m:e>
                    <m:lim>
                      <m:r>
                        <m:rPr>
                          <m:sty m:val="p"/>
                        </m:rPr>
                        <m:t>∼</m:t>
                      </m:r>
                    </m:lim>
                  </m:limLow>
                </m:e>
                <m:sub>
                  <m:r>
                    <m:t>i</m:t>
                  </m:r>
                </m:sub>
              </m:sSub>
              <m:r>
                <m:t>&amp;</m:t>
              </m:r>
              <m:r>
                <m:t>&amp;</m:t>
              </m:r>
              <m:r>
                <m:rPr>
                  <m:nor/>
                  <m:sty m:val="p"/>
                </m:rPr>
                <m:t>(the factorization)</m:t>
              </m:r>
            </m:e>
            <m:e>
              <m:r>
                <m:t>&amp;</m:t>
              </m:r>
              <m:r>
                <m:rPr>
                  <m:sty m:val="p"/>
                </m:rPr>
                <m:t>=</m:t>
              </m:r>
              <m:r>
                <m:rPr>
                  <m:sty m:val="bi"/>
                </m:rPr>
                <m:t>V</m:t>
              </m:r>
              <m:r>
                <m:rPr>
                  <m:sty m:val="b"/>
                </m:rPr>
                <m:t>Λ</m:t>
              </m:r>
              <m:r>
                <m:t> </m:t>
              </m:r>
              <m:sSub>
                <m:e>
                  <m:limLow>
                    <m:e>
                      <m:r>
                        <m:t>e</m:t>
                      </m:r>
                    </m:e>
                    <m:lim>
                      <m:r>
                        <m:rPr>
                          <m:sty m:val="p"/>
                        </m:rPr>
                        <m:t>∼</m:t>
                      </m:r>
                    </m:lim>
                  </m:limLow>
                </m:e>
                <m:sub>
                  <m:r>
                    <m:t>i</m:t>
                  </m:r>
                </m:sub>
              </m:sSub>
              <m:r>
                <m:t>&amp;</m:t>
              </m:r>
              <m:r>
                <m:t>&amp;</m:t>
              </m:r>
              <m:r>
                <m:rPr>
                  <m:nor/>
                  <m:sty m:val="p"/>
                </m:rPr>
                <m:t>(</m:t>
              </m:r>
              <m:sSup>
                <m:e>
                  <m:r>
                    <m:rPr>
                      <m:sty m:val="bi"/>
                    </m:rPr>
                    <m:t>V</m:t>
                  </m:r>
                </m:e>
                <m:sup>
                  <m:r>
                    <m:rPr>
                      <m:sty m:val="p"/>
                    </m:rPr>
                    <m:t>⊤</m:t>
                  </m:r>
                </m:sup>
              </m:sSup>
              <m:sSub>
                <m:e>
                  <m:limLow>
                    <m:e>
                      <m:r>
                        <m:t>v</m:t>
                      </m:r>
                    </m:e>
                    <m:lim>
                      <m:r>
                        <m:rPr>
                          <m:sty m:val="p"/>
                        </m:rPr>
                        <m:t>∼</m:t>
                      </m:r>
                    </m:lim>
                  </m:limLow>
                </m:e>
                <m:sub>
                  <m:r>
                    <m:t>i</m:t>
                  </m:r>
                </m:sub>
              </m:sSub>
              <m:r>
                <m:rPr>
                  <m:sty m:val="p"/>
                </m:rPr>
                <m:t>=</m:t>
              </m:r>
              <m:sSub>
                <m:e>
                  <m:limLow>
                    <m:e>
                      <m:r>
                        <m:t>e</m:t>
                      </m:r>
                    </m:e>
                    <m:lim>
                      <m:r>
                        <m:rPr>
                          <m:sty m:val="p"/>
                        </m:rPr>
                        <m:t>∼</m:t>
                      </m:r>
                    </m:lim>
                  </m:limLow>
                </m:e>
                <m:sub>
                  <m:r>
                    <m:t>i</m:t>
                  </m:r>
                </m:sub>
              </m:sSub>
              <m:r>
                <m:rPr>
                  <m:nor/>
                  <m:sty m:val="p"/>
                </m:rPr>
                <m:t>)</m:t>
              </m:r>
            </m:e>
            <m:e>
              <m:r>
                <m:t>&amp;</m:t>
              </m:r>
              <m:r>
                <m:rPr>
                  <m:sty m:val="p"/>
                </m:rPr>
                <m:t>=</m:t>
              </m:r>
              <m:r>
                <m:rPr>
                  <m:sty m:val="bi"/>
                </m:rPr>
                <m:t>V</m:t>
              </m:r>
              <m:r>
                <m:t> </m:t>
              </m:r>
              <m:r>
                <m:rPr>
                  <m:sty m:val="p"/>
                </m:rPr>
                <m:t>(</m:t>
              </m:r>
              <m:sSub>
                <m:e>
                  <m:r>
                    <m:t>λ</m:t>
                  </m:r>
                </m:e>
                <m:sub>
                  <m:r>
                    <m:t>i</m:t>
                  </m:r>
                </m:sub>
              </m:sSub>
              <m:r>
                <m:t> </m:t>
              </m:r>
              <m:sSub>
                <m:e>
                  <m:limLow>
                    <m:e>
                      <m:r>
                        <m:t>e</m:t>
                      </m:r>
                    </m:e>
                    <m:lim>
                      <m:r>
                        <m:rPr>
                          <m:sty m:val="p"/>
                        </m:rPr>
                        <m:t>∼</m:t>
                      </m:r>
                    </m:lim>
                  </m:limLow>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limLow>
                    <m:e>
                      <m:r>
                        <m:t>e</m:t>
                      </m:r>
                    </m:e>
                    <m:lim>
                      <m:r>
                        <m:rPr>
                          <m:sty m:val="p"/>
                        </m:rPr>
                        <m:t>∼</m:t>
                      </m:r>
                    </m:lim>
                  </m:limLow>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limLow>
                    <m:e>
                      <m:r>
                        <m:t>v</m:t>
                      </m:r>
                    </m:e>
                    <m:lim>
                      <m:r>
                        <m:rPr>
                          <m:sty m:val="p"/>
                        </m:rPr>
                        <m:t>∼</m:t>
                      </m:r>
                    </m:lim>
                  </m:limLow>
                </m:e>
                <m:sub>
                  <m:r>
                    <m:t>i</m:t>
                  </m:r>
                </m:sub>
              </m:sSub>
              <m:r>
                <m:t>&amp;</m:t>
              </m:r>
              <m:r>
                <m:t>&amp;</m:t>
              </m:r>
              <m:r>
                <m:rPr>
                  <m:nor/>
                  <m:sty m:val="p"/>
                </m:rPr>
                <m:t>(</m:t>
              </m:r>
              <m:r>
                <m:rPr>
                  <m:sty m:val="bi"/>
                </m:rPr>
                <m:t>V</m:t>
              </m:r>
              <m:sSub>
                <m:e>
                  <m:limLow>
                    <m:e>
                      <m:r>
                        <m:t>e</m:t>
                      </m:r>
                    </m:e>
                    <m:lim>
                      <m:r>
                        <m:rPr>
                          <m:sty m:val="p"/>
                        </m:rPr>
                        <m:t>∼</m:t>
                      </m:r>
                    </m:lim>
                  </m:limLow>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limLow>
              <m:e>
                <m:r>
                  <m:t>v</m:t>
                </m:r>
              </m:e>
              <m:lim>
                <m:r>
                  <m:rPr>
                    <m:sty m:val="p"/>
                  </m:rPr>
                  <m:t>∼</m:t>
                </m:r>
              </m:lim>
            </m:limLow>
          </m:e>
          <m:sub>
            <m:r>
              <m:t>i</m:t>
            </m:r>
          </m:sub>
        </m:sSub>
        <m:r>
          <m:rPr>
            <m:sty m:val="p"/>
          </m:rPr>
          <m:t>≠</m:t>
        </m:r>
        <m:limLow>
          <m:e>
            <m:r>
              <m:t>0</m:t>
            </m:r>
          </m:e>
          <m:lim>
            <m:r>
              <m:rPr>
                <m:sty m:val="p"/>
              </m:rPr>
              <m:t>∼</m:t>
            </m:r>
          </m:lim>
        </m:limLow>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 </w:t>
      </w:r>
      <w:r>
        <w:t xml:space="preserve">for every vector</w:t>
      </w:r>
      <w:r>
        <w:t xml:space="preserve"> </w:t>
      </w:r>
      <m:oMath>
        <m:limLow>
          <m:e>
            <m:r>
              <m:t>x</m:t>
            </m:r>
          </m:e>
          <m:lim>
            <m:r>
              <m:rPr>
                <m:sty m:val="p"/>
              </m:rPr>
              <m:t>∼</m:t>
            </m:r>
          </m:lim>
        </m:limLow>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B</m:t>
              </m:r>
              <m:limLow>
                <m:e>
                  <m:r>
                    <m:t>x</m:t>
                  </m:r>
                </m:e>
                <m:lim>
                  <m:r>
                    <m:rPr>
                      <m:sty m:val="p"/>
                    </m:rPr>
                    <m:t>∼</m:t>
                  </m:r>
                </m:lim>
              </m:limLow>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every vector</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limLow>
              <m:e>
                <m:r>
                  <m:t>x</m:t>
                </m:r>
              </m:e>
              <m:lim>
                <m:r>
                  <m:rPr>
                    <m:sty m:val="p"/>
                  </m:rPr>
                  <m:t>∼</m:t>
                </m:r>
              </m:lim>
            </m:limLow>
          </m:e>
          <m:sup>
            <m:r>
              <m:rPr>
                <m:sty m:val="p"/>
              </m:rPr>
              <m:t>⊤</m:t>
            </m:r>
          </m:sup>
        </m:sSup>
        <m:sSub>
          <m:e>
            <m:r>
              <m:rPr>
                <m:sty m:val="bi"/>
              </m:rPr>
              <m:t>I</m:t>
            </m:r>
          </m:e>
          <m:sub>
            <m:r>
              <m:t>p</m:t>
            </m:r>
          </m:sub>
        </m:sSub>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r>
          <m:rPr>
            <m:sty m:val="p"/>
          </m:rPr>
          <m:t>≠</m:t>
        </m:r>
        <m:limLow>
          <m:e>
            <m:r>
              <m:t>0</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B</m:t>
              </m:r>
              <m:limLow>
                <m:e>
                  <m:r>
                    <m:t>x</m:t>
                  </m:r>
                </m:e>
                <m:lim>
                  <m:r>
                    <m:rPr>
                      <m:sty m:val="p"/>
                    </m:rPr>
                    <m:t>∼</m:t>
                  </m:r>
                </m:lim>
              </m:limLow>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D</m:t>
              </m:r>
              <m:limLow>
                <m:e>
                  <m:r>
                    <m:t>x</m:t>
                  </m:r>
                </m:e>
                <m:lim>
                  <m:r>
                    <m:rPr>
                      <m:sty m:val="p"/>
                    </m:rPr>
                    <m:t>∼</m:t>
                  </m:r>
                </m:lim>
              </m:limLow>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sSup>
          <m:e>
            <m:limLow>
              <m:e>
                <m:r>
                  <m:t>0</m:t>
                </m:r>
              </m:e>
              <m:lim>
                <m:r>
                  <m:rPr>
                    <m:sty m:val="p"/>
                  </m:rPr>
                  <m:t>∼</m:t>
                </m:r>
              </m:lim>
            </m:limLow>
          </m:e>
          <m:sup>
            <m:r>
              <m:rPr>
                <m:sty m:val="p"/>
              </m:rPr>
              <m:t>⊤</m:t>
            </m:r>
          </m:sup>
        </m:sSup>
        <m:r>
          <m:rPr>
            <m:sty m:val="bi"/>
          </m:rPr>
          <m:t>A</m:t>
        </m:r>
        <m:limLow>
          <m:e>
            <m:r>
              <m:t>0</m:t>
            </m:r>
          </m:e>
          <m:lim>
            <m:r>
              <m:rPr>
                <m:sty m:val="p"/>
              </m:rPr>
              <m:t>∼</m:t>
            </m:r>
          </m:lim>
        </m:limLow>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C</m:t>
              </m:r>
              <m:limLow>
                <m:e>
                  <m:r>
                    <m:t>x</m:t>
                  </m:r>
                </m:e>
                <m:lim>
                  <m:r>
                    <m:rPr>
                      <m:sty m:val="p"/>
                    </m:rPr>
                    <m:t>∼</m:t>
                  </m:r>
                </m:lim>
              </m:limLow>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But suppose</w:t>
      </w:r>
      <w:r>
        <w:t xml:space="preserve"> </w:t>
      </w:r>
      <m:oMath>
        <m:r>
          <m:rPr>
            <m:sty m:val="bi"/>
          </m:rPr>
          <m:t>C</m:t>
        </m:r>
        <m:limLow>
          <m:e>
            <m:r>
              <m:t>v</m:t>
            </m:r>
          </m:e>
          <m:lim>
            <m:r>
              <m:rPr>
                <m:sty m:val="p"/>
              </m:rPr>
              <m:t>∼</m:t>
            </m:r>
          </m:lim>
        </m:limLow>
        <m:r>
          <m:rPr>
            <m:sty m:val="p"/>
          </m:rPr>
          <m:t>=</m:t>
        </m:r>
        <m:r>
          <m:t>λ</m:t>
        </m:r>
        <m:limLow>
          <m:e>
            <m:r>
              <m:t>v</m:t>
            </m:r>
          </m:e>
          <m:lim>
            <m:r>
              <m:rPr>
                <m:sty m:val="p"/>
              </m:rPr>
              <m:t>∼</m:t>
            </m:r>
          </m:lim>
        </m:limLow>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limLow>
          <m:e>
            <m:r>
              <m:t>v</m:t>
            </m:r>
          </m:e>
          <m:lim>
            <m:r>
              <m:rPr>
                <m:sty m:val="p"/>
              </m:rPr>
              <m:t>∼</m:t>
            </m:r>
          </m:lim>
        </m:limLow>
        <m:r>
          <m:rPr>
            <m:sty m:val="p"/>
          </m:rPr>
          <m:t>≠</m:t>
        </m:r>
        <m:limLow>
          <m:e>
            <m:r>
              <m:t>0</m:t>
            </m:r>
          </m:e>
          <m:lim>
            <m:r>
              <m:rPr>
                <m:sty m:val="p"/>
              </m:rPr>
              <m:t>∼</m:t>
            </m:r>
          </m:lim>
        </m:limLow>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limLow>
          <m:e>
            <m:r>
              <m:t>x</m:t>
            </m:r>
          </m:e>
          <m:lim>
            <m:r>
              <m:rPr>
                <m:sty m:val="p"/>
              </m:rPr>
              <m:t>∼</m:t>
            </m:r>
          </m:lim>
        </m:limLow>
      </m:oMath>
      <w:r>
        <w:t xml:space="preserve"> </w:t>
      </w:r>
      <w:r>
        <w:t xml:space="preserve">of length</w:t>
      </w:r>
      <w:r>
        <w:t xml:space="preserve"> </w:t>
      </w:r>
      <m:oMath>
        <m:r>
          <m:t>p</m:t>
        </m:r>
      </m:oMath>
      <w:r>
        <w:t xml:space="preserve">, let</w:t>
      </w:r>
      <w:r>
        <w:t xml:space="preserve"> </w:t>
      </w:r>
      <m:oMath>
        <m:limLow>
          <m:e>
            <m:r>
              <m:t>y</m:t>
            </m:r>
          </m:e>
          <m:lim>
            <m:r>
              <m:rPr>
                <m:sty m:val="p"/>
              </m:rPr>
              <m:t>∼</m:t>
            </m:r>
          </m:lim>
        </m:limLow>
        <m:r>
          <m:rPr>
            <m:sty m:val="p"/>
          </m:rPr>
          <m:t>=</m:t>
        </m:r>
        <m:sSup>
          <m:e>
            <m:r>
              <m:rPr>
                <m:sty m:val="bi"/>
              </m:rPr>
              <m:t>Q</m:t>
            </m:r>
          </m:e>
          <m:sup>
            <m:r>
              <m:rPr>
                <m:sty m:val="p"/>
              </m:rPr>
              <m:t>⊤</m:t>
            </m:r>
          </m:sup>
        </m:sSup>
        <m:limLow>
          <m:e>
            <m:r>
              <m:t>x</m:t>
            </m:r>
          </m:e>
          <m:lim>
            <m:r>
              <m:rPr>
                <m:sty m:val="p"/>
              </m:rPr>
              <m:t>∼</m:t>
            </m:r>
          </m:lim>
        </m:limLow>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sSup>
                <m:e>
                  <m:limLow>
                    <m:e>
                      <m:r>
                        <m:t>x</m:t>
                      </m:r>
                    </m:e>
                    <m:lim>
                      <m:r>
                        <m:rPr>
                          <m:sty m:val="p"/>
                        </m:rPr>
                        <m:t>∼</m:t>
                      </m:r>
                    </m:lim>
                  </m:limLow>
                </m:e>
                <m:sup>
                  <m:r>
                    <m:rPr>
                      <m:sty m:val="p"/>
                    </m:rPr>
                    <m:t>⊤</m:t>
                  </m:r>
                </m:sup>
              </m:sSup>
              <m:r>
                <m:rPr>
                  <m:sty m:val="bi"/>
                </m:rPr>
                <m:t>Q</m:t>
              </m:r>
              <m:r>
                <m:rPr>
                  <m:sty m:val="b"/>
                </m:rPr>
                <m:t>Λ</m:t>
              </m:r>
              <m:sSup>
                <m:e>
                  <m:r>
                    <m:rPr>
                      <m:sty m:val="bi"/>
                    </m:rPr>
                    <m:t>Q</m:t>
                  </m:r>
                </m:e>
                <m:sup>
                  <m:r>
                    <m:rPr>
                      <m:sty m:val="p"/>
                    </m:rPr>
                    <m:t>⊤</m:t>
                  </m:r>
                </m:sup>
              </m:sSup>
              <m:limLow>
                <m:e>
                  <m:r>
                    <m:t>x</m:t>
                  </m:r>
                </m:e>
                <m:lim>
                  <m:r>
                    <m:rPr>
                      <m:sty m:val="p"/>
                    </m:rPr>
                    <m:t>∼</m:t>
                  </m:r>
                </m:lim>
              </m:limLow>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limLow>
                        <m:e>
                          <m:r>
                            <m:t>x</m:t>
                          </m:r>
                        </m:e>
                        <m:lim>
                          <m:r>
                            <m:rPr>
                              <m:sty m:val="p"/>
                            </m:rPr>
                            <m:t>∼</m:t>
                          </m:r>
                        </m:lim>
                      </m:limLow>
                    </m:e>
                  </m:d>
                  <m:r>
                    <m:t>​</m:t>
                  </m:r>
                </m:e>
                <m:sup>
                  <m:r>
                    <m:rPr>
                      <m:sty m:val="p"/>
                    </m:rPr>
                    <m:t>⊤</m:t>
                  </m:r>
                </m:sup>
              </m:sSup>
              <m:r>
                <m:rPr>
                  <m:sty m:val="b"/>
                </m:rPr>
                <m:t>Λ</m:t>
              </m:r>
              <m:r>
                <m:t>​</m:t>
              </m:r>
              <m:d>
                <m:dPr>
                  <m:begChr m:val="("/>
                  <m:sepChr m:val=""/>
                  <m:endChr m:val=")"/>
                  <m:grow/>
                </m:dPr>
                <m:e>
                  <m:sSup>
                    <m:e>
                      <m:r>
                        <m:rPr>
                          <m:sty m:val="bi"/>
                        </m:rPr>
                        <m:t>Q</m:t>
                      </m:r>
                    </m:e>
                    <m:sup>
                      <m:r>
                        <m:rPr>
                          <m:sty m:val="p"/>
                        </m:rPr>
                        <m:t>⊤</m:t>
                      </m:r>
                    </m:sup>
                  </m:sSup>
                  <m:limLow>
                    <m:e>
                      <m:r>
                        <m:t>x</m:t>
                      </m:r>
                    </m:e>
                    <m:lim>
                      <m:r>
                        <m:rPr>
                          <m:sty m:val="p"/>
                        </m:rPr>
                        <m:t>∼</m:t>
                      </m:r>
                    </m:lim>
                  </m:limLow>
                </m:e>
              </m:d>
              <m:r>
                <m:t>​</m:t>
              </m:r>
              <m:r>
                <m:t>&amp;</m:t>
              </m:r>
              <m:r>
                <m:t>&amp;</m:t>
              </m:r>
              <m:r>
                <m:rPr>
                  <m:nor/>
                  <m:sty m:val="p"/>
                </m:rPr>
                <m:t>(transpose of a product)</m:t>
              </m:r>
            </m:e>
            <m:e>
              <m:r>
                <m:t>&amp;</m:t>
              </m:r>
              <m:r>
                <m:rPr>
                  <m:sty m:val="p"/>
                </m:rPr>
                <m:t>=</m:t>
              </m:r>
              <m:sSup>
                <m:e>
                  <m:limLow>
                    <m:e>
                      <m:r>
                        <m:t>y</m:t>
                      </m:r>
                    </m:e>
                    <m:lim>
                      <m:r>
                        <m:rPr>
                          <m:sty m:val="p"/>
                        </m:rPr>
                        <m:t>∼</m:t>
                      </m:r>
                    </m:lim>
                  </m:limLow>
                </m:e>
                <m:sup>
                  <m:r>
                    <m:rPr>
                      <m:sty m:val="p"/>
                    </m:rPr>
                    <m:t>⊤</m:t>
                  </m:r>
                </m:sup>
              </m:sSup>
              <m:r>
                <m:rPr>
                  <m:sty m:val="b"/>
                </m:rPr>
                <m:t>Λ</m:t>
              </m:r>
              <m:limLow>
                <m:e>
                  <m:r>
                    <m:t>y</m:t>
                  </m:r>
                </m:e>
                <m:lim>
                  <m:r>
                    <m:rPr>
                      <m:sty m:val="p"/>
                    </m:rPr>
                    <m:t>∼</m:t>
                  </m:r>
                </m:lim>
              </m:limLow>
              <m:r>
                <m:t>&amp;</m:t>
              </m:r>
              <m:r>
                <m:t>&amp;</m:t>
              </m:r>
              <m:r>
                <m:rPr>
                  <m:nor/>
                  <m:sty m:val="p"/>
                </m:rPr>
                <m:t>(definition of </m:t>
              </m:r>
              <m:limLow>
                <m:e>
                  <m:r>
                    <m:t>y</m:t>
                  </m:r>
                </m:e>
                <m:lim>
                  <m:r>
                    <m:rPr>
                      <m:sty m:val="p"/>
                    </m:rPr>
                    <m:t>∼</m:t>
                  </m:r>
                </m:lim>
              </m:limLow>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exactly when</w:t>
      </w:r>
      <w:r>
        <w:t xml:space="preserve"> </w:t>
      </w:r>
      <m:oMath>
        <m:limLow>
          <m:e>
            <m:r>
              <m:t>y</m:t>
            </m:r>
          </m:e>
          <m:lim>
            <m:r>
              <m:rPr>
                <m:sty m:val="p"/>
              </m:rPr>
              <m:t>∼</m:t>
            </m:r>
          </m:lim>
        </m:limLow>
        <m:r>
          <m:rPr>
            <m:sty m:val="p"/>
          </m:rPr>
          <m:t>=</m:t>
        </m:r>
        <m:limLow>
          <m:e>
            <m:r>
              <m:t>0</m:t>
            </m:r>
          </m:e>
          <m:lim>
            <m:r>
              <m:rPr>
                <m:sty m:val="p"/>
              </m:rPr>
              <m:t>∼</m:t>
            </m:r>
          </m:lim>
        </m:limLow>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limLow>
          <m:e>
            <m:r>
              <m:t>x</m:t>
            </m:r>
          </m:e>
          <m:lim>
            <m:r>
              <m:rPr>
                <m:sty m:val="p"/>
              </m:rPr>
              <m:t>∼</m:t>
            </m:r>
          </m:lim>
        </m:limLow>
        <m:r>
          <m:rPr>
            <m:sty m:val="p"/>
          </m:rPr>
          <m:t>=</m:t>
        </m:r>
        <m:r>
          <m:rPr>
            <m:sty m:val="bi"/>
          </m:rPr>
          <m:t>Q</m:t>
        </m:r>
        <m:limLow>
          <m:e>
            <m:r>
              <m:t>y</m:t>
            </m:r>
          </m:e>
          <m:lim>
            <m:r>
              <m:rPr>
                <m:sty m:val="p"/>
              </m:rPr>
              <m:t>∼</m:t>
            </m:r>
          </m:lim>
        </m:limLow>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w:t>
      </w:r>
    </w:p>
    <w:p>
      <w:pPr>
        <w:pStyle w:val="BodyText"/>
      </w:pPr>
      <w:r>
        <w:rPr>
          <w:i/>
          <w:iCs/>
        </w:rPr>
        <w:t xml:space="preserve">Conversely</w:t>
      </w:r>
      <w:r>
        <w:t xml:space="preserve">, take</w:t>
      </w:r>
      <w:r>
        <w:t xml:space="preserve"> </w:t>
      </w:r>
      <m:oMath>
        <m:limLow>
          <m:e>
            <m:r>
              <m:t>x</m:t>
            </m:r>
          </m:e>
          <m:lim>
            <m:r>
              <m:rPr>
                <m:sty m:val="p"/>
              </m:rPr>
              <m:t>∼</m:t>
            </m:r>
          </m:lim>
        </m:limLow>
        <m:r>
          <m:rPr>
            <m:sty m:val="p"/>
          </m:rPr>
          <m:t>=</m:t>
        </m:r>
        <m:sSub>
          <m:e>
            <m:limLow>
              <m:e>
                <m:r>
                  <m:t>q</m:t>
                </m:r>
              </m:e>
              <m:lim>
                <m:r>
                  <m:rPr>
                    <m:sty m:val="p"/>
                  </m:rPr>
                  <m:t>∼</m:t>
                </m:r>
              </m:lim>
            </m:limLow>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limLow>
          <m:e>
            <m:r>
              <m:t>0</m:t>
            </m:r>
          </m:e>
          <m:lim>
            <m:r>
              <m:rPr>
                <m:sty m:val="p"/>
              </m:rPr>
              <m:t>∼</m:t>
            </m:r>
          </m:lim>
        </m:limLow>
      </m:oMath>
      <w:r>
        <w:t xml:space="preserve"> </w:t>
      </w:r>
      <w:r>
        <w:t xml:space="preserve">because it has norm 1.</w:t>
      </w:r>
      <w:r>
        <w:t xml:space="preserve"> </w:t>
      </w:r>
      <w:r>
        <w:t xml:space="preserve">Then</w:t>
      </w:r>
      <w:r>
        <w:t xml:space="preserve"> </w:t>
      </w:r>
      <m:oMath>
        <m:limLow>
          <m:e>
            <m:r>
              <m:t>y</m:t>
            </m:r>
          </m:e>
          <m:lim>
            <m:r>
              <m:rPr>
                <m:sty m:val="p"/>
              </m:rPr>
              <m:t>∼</m:t>
            </m:r>
          </m:lim>
        </m:limLow>
        <m:r>
          <m:rPr>
            <m:sty m:val="p"/>
          </m:rPr>
          <m:t>=</m:t>
        </m:r>
        <m:sSup>
          <m:e>
            <m:r>
              <m:rPr>
                <m:sty m:val="bi"/>
              </m:rPr>
              <m:t>Q</m:t>
            </m:r>
          </m:e>
          <m:sup>
            <m:r>
              <m:rPr>
                <m:sty m:val="p"/>
              </m:rPr>
              <m:t>⊤</m:t>
            </m:r>
          </m:sup>
        </m:sSup>
        <m:sSub>
          <m:e>
            <m:limLow>
              <m:e>
                <m:r>
                  <m:t>q</m:t>
                </m:r>
              </m:e>
              <m:lim>
                <m:r>
                  <m:rPr>
                    <m:sty m:val="p"/>
                  </m:rPr>
                  <m:t>∼</m:t>
                </m:r>
              </m:lim>
            </m:limLow>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limLow>
          <m:e>
            <m:r>
              <m:t>y</m:t>
            </m:r>
          </m:e>
          <m:lim>
            <m:r>
              <m:rPr>
                <m:sty m:val="p"/>
              </m:rPr>
              <m:t>∼</m:t>
            </m:r>
          </m:lim>
        </m:limLow>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limLow>
                  <m:e>
                    <m:r>
                      <m:t>q</m:t>
                    </m:r>
                  </m:e>
                  <m:lim>
                    <m:r>
                      <m:rPr>
                        <m:sty m:val="p"/>
                      </m:rPr>
                      <m:t>∼</m:t>
                    </m:r>
                  </m:lim>
                </m:limLow>
              </m:e>
              <m:sub>
                <m:r>
                  <m:t>i</m:t>
                </m:r>
              </m:sub>
            </m:sSub>
          </m:e>
          <m:sup>
            <m:r>
              <m:rPr>
                <m:sty m:val="p"/>
              </m:rPr>
              <m:t>⊤</m:t>
            </m:r>
          </m:sup>
        </m:sSup>
        <m:r>
          <m:rPr>
            <m:sty m:val="bi"/>
          </m:rPr>
          <m:t>A</m:t>
        </m:r>
        <m:sSub>
          <m:e>
            <m:limLow>
              <m:e>
                <m:r>
                  <m:t>q</m:t>
                </m:r>
              </m:e>
              <m:lim>
                <m:r>
                  <m:rPr>
                    <m:sty m:val="p"/>
                  </m:rPr>
                  <m:t>∼</m:t>
                </m:r>
              </m:lim>
            </m:limLow>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 let</w:t>
      </w:r>
      <w:r>
        <w:t xml:space="preserve"> </w:t>
      </w:r>
      <m:oMath>
        <m:limLow>
          <m:e>
            <m:r>
              <m:t>y</m:t>
            </m:r>
          </m:e>
          <m:lim>
            <m:r>
              <m:rPr>
                <m:sty m:val="p"/>
              </m:rPr>
              <m:t>∼</m:t>
            </m:r>
          </m:lim>
        </m:limLow>
        <m:r>
          <m:rPr>
            <m:sty m:val="p"/>
          </m:rPr>
          <m:t>=</m:t>
        </m:r>
        <m:sSup>
          <m:e>
            <m:r>
              <m:rPr>
                <m:sty m:val="bi"/>
              </m:rPr>
              <m:t>Q</m:t>
            </m:r>
          </m:e>
          <m:sup>
            <m:r>
              <m:rPr>
                <m:sty m:val="p"/>
              </m:rPr>
              <m:t>⊤</m:t>
            </m:r>
          </m:sup>
        </m:sSup>
        <m:limLow>
          <m:e>
            <m:r>
              <m:t>x</m:t>
            </m:r>
          </m:e>
          <m:lim>
            <m:r>
              <m:rPr>
                <m:sty m:val="p"/>
              </m:rPr>
              <m:t>∼</m:t>
            </m:r>
          </m:lim>
        </m:limLow>
      </m:oMath>
      <w:r>
        <w:t xml:space="preserve">,</w:t>
      </w:r>
      <w:r>
        <w:t xml:space="preserve"> </w:t>
      </w:r>
      <w:r>
        <w:t xml:space="preserve">which is not</w:t>
      </w:r>
      <w:r>
        <w:t xml:space="preserve"> </w:t>
      </w:r>
      <m:oMath>
        <m:limLow>
          <m:e>
            <m:r>
              <m:t>0</m:t>
            </m:r>
          </m:e>
          <m:lim>
            <m:r>
              <m:rPr>
                <m:sty m:val="p"/>
              </m:rPr>
              <m:t>∼</m:t>
            </m:r>
          </m:lim>
        </m:limLow>
      </m:oMath>
      <w:r>
        <w:t xml:space="preserve"> </w:t>
      </w:r>
      <w:r>
        <w:t xml:space="preserve">because</w:t>
      </w:r>
      <w:r>
        <w:t xml:space="preserve"> </w:t>
      </w:r>
      <m:oMath>
        <m:limLow>
          <m:e>
            <m:r>
              <m:t>x</m:t>
            </m:r>
          </m:e>
          <m:lim>
            <m:r>
              <m:rPr>
                <m:sty m:val="p"/>
              </m:rPr>
              <m:t>∼</m:t>
            </m:r>
          </m:lim>
        </m:limLow>
        <m:r>
          <m:rPr>
            <m:sty m:val="p"/>
          </m:rPr>
          <m:t>=</m:t>
        </m:r>
        <m:r>
          <m:rPr>
            <m:sty m:val="bi"/>
          </m:rPr>
          <m:t>Q</m:t>
        </m:r>
        <m:limLow>
          <m:e>
            <m:r>
              <m:t>y</m:t>
            </m:r>
          </m:e>
          <m:lim>
            <m:r>
              <m:rPr>
                <m:sty m:val="p"/>
              </m:rPr>
              <m:t>∼</m:t>
            </m:r>
          </m:lim>
        </m:limLow>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limLow>
                    <m:e>
                      <m:r>
                        <m:t>x</m:t>
                      </m:r>
                    </m:e>
                    <m:lim>
                      <m:r>
                        <m:rPr>
                          <m:sty m:val="p"/>
                        </m:rPr>
                        <m:t>∼</m:t>
                      </m:r>
                    </m:lim>
                  </m:limLow>
                </m:e>
                <m:sup>
                  <m:r>
                    <m:rPr>
                      <m:sty m:val="p"/>
                    </m:rPr>
                    <m:t>⊤</m:t>
                  </m:r>
                </m:sup>
              </m:sSup>
              <m:sSup>
                <m:e>
                  <m:r>
                    <m:rPr>
                      <m:sty m:val="bi"/>
                    </m:rPr>
                    <m:t>A</m:t>
                  </m:r>
                </m:e>
                <m:sup>
                  <m:r>
                    <m:rPr>
                      <m:sty m:val="p"/>
                    </m:rPr>
                    <m:t>−</m:t>
                  </m:r>
                  <m:r>
                    <m:t>1</m:t>
                  </m:r>
                </m:sup>
              </m:sSup>
              <m:limLow>
                <m:e>
                  <m:r>
                    <m:t>x</m:t>
                  </m:r>
                </m:e>
                <m:lim>
                  <m:r>
                    <m:rPr>
                      <m:sty m:val="p"/>
                    </m:rPr>
                    <m:t>∼</m:t>
                  </m:r>
                </m:lim>
              </m:limLow>
              <m:r>
                <m:t>&amp;</m:t>
              </m:r>
              <m:r>
                <m:rPr>
                  <m:sty m:val="p"/>
                </m:rPr>
                <m:t>=</m:t>
              </m:r>
              <m:sSup>
                <m:e>
                  <m:limLow>
                    <m:e>
                      <m:r>
                        <m:t>y</m:t>
                      </m:r>
                    </m:e>
                    <m:lim>
                      <m:r>
                        <m:rPr>
                          <m:sty m:val="p"/>
                        </m:rPr>
                        <m:t>∼</m:t>
                      </m:r>
                    </m:lim>
                  </m:limLow>
                </m:e>
                <m:sup>
                  <m:r>
                    <m:rPr>
                      <m:sty m:val="p"/>
                    </m:rPr>
                    <m:t>⊤</m:t>
                  </m:r>
                </m:sup>
              </m:sSup>
              <m:sSup>
                <m:e>
                  <m:r>
                    <m:rPr>
                      <m:sty m:val="b"/>
                    </m:rPr>
                    <m:t>Λ</m:t>
                  </m:r>
                </m:e>
                <m:sup>
                  <m:r>
                    <m:rPr>
                      <m:sty m:val="p"/>
                    </m:rPr>
                    <m:t>−</m:t>
                  </m:r>
                  <m:r>
                    <m:t>1</m:t>
                  </m:r>
                </m:sup>
              </m:sSup>
              <m:limLow>
                <m:e>
                  <m:r>
                    <m:t>y</m:t>
                  </m:r>
                </m:e>
                <m:lim>
                  <m:r>
                    <m:rPr>
                      <m:sty m:val="p"/>
                    </m:rPr>
                    <m:t>∼</m:t>
                  </m:r>
                </m:lim>
              </m:limLow>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limLow>
              <m:e>
                <m:r>
                  <m:t>x</m:t>
                </m:r>
              </m:e>
              <m:lim>
                <m:r>
                  <m:rPr>
                    <m:sty m:val="p"/>
                  </m:rPr>
                  <m:t>∼</m:t>
                </m:r>
              </m:lim>
            </m:limLow>
            <m:r>
              <m:rPr>
                <m:sty m:val="p"/>
              </m:rPr>
              <m:t>,</m:t>
            </m:r>
            <m:r>
              <m:t>f</m:t>
            </m:r>
            <m:r>
              <m:rPr>
                <m:sty m:val="p"/>
              </m:rPr>
              <m:t>(</m:t>
            </m:r>
            <m:limLow>
              <m:e>
                <m:r>
                  <m:t>x</m:t>
                </m:r>
              </m:e>
              <m:lim>
                <m:r>
                  <m:rPr>
                    <m:sty m:val="p"/>
                  </m:rPr>
                  <m:t>∼</m:t>
                </m:r>
              </m:lim>
            </m:limLow>
            <m:r>
              <m:rPr>
                <m:sty m:val="p"/>
              </m:rPr>
              <m:t>)</m:t>
            </m:r>
            <m:r>
              <m:rPr>
                <m:sty m:val="p"/>
              </m:rPr>
              <m:t>)</m:t>
            </m:r>
            <m:r>
              <m:rPr>
                <m:sty m:val="p"/>
              </m:rPr>
              <m:t>∣</m:t>
            </m:r>
            <m:limLow>
              <m:e>
                <m:r>
                  <m:t>x</m:t>
                </m:r>
              </m:e>
              <m:lim>
                <m:r>
                  <m:rPr>
                    <m:sty m:val="p"/>
                  </m:rPr>
                  <m:t>∼</m:t>
                </m:r>
              </m:lim>
            </m:limLow>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limLow>
            <m:e>
              <m:r>
                <m:t>b</m:t>
              </m:r>
            </m:e>
            <m:lim>
              <m:r>
                <m:rPr>
                  <m:sty m:val="p"/>
                </m:rPr>
                <m:t>∼</m:t>
              </m:r>
            </m:lim>
          </m:limLow>
          <m:r>
            <m:rPr>
              <m:sty m:val="p"/>
            </m:rPr>
            <m:t>⋅</m:t>
          </m:r>
          <m:limLow>
            <m:e>
              <m:r>
                <m:t>x</m:t>
              </m:r>
            </m:e>
            <m:lim>
              <m:r>
                <m:rPr>
                  <m:sty m:val="p"/>
                </m:rPr>
                <m:t>∼</m:t>
              </m:r>
            </m:lim>
          </m:limLow>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limLow>
          <m:e>
            <m:r>
              <m:t>b</m:t>
            </m:r>
          </m:e>
          <m:lim>
            <m:r>
              <m:rPr>
                <m:sty m:val="p"/>
              </m:rPr>
              <m:t>∼</m:t>
            </m:r>
          </m:lim>
        </m:limLow>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limLow>
          <m:e>
            <m:r>
              <m:t>b</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sSup>
                <m:e>
                  <m:limLow>
                    <m:e>
                      <m:r>
                        <m:t>x</m:t>
                      </m:r>
                    </m:e>
                    <m:lim>
                      <m:r>
                        <m:rPr>
                          <m:sty m:val="p"/>
                        </m:rPr>
                        <m:t>∼</m:t>
                      </m:r>
                    </m:lim>
                  </m:limLow>
                </m:e>
                <m:sup>
                  <m:r>
                    <m:rPr>
                      <m:sty m:val="p"/>
                    </m:rPr>
                    <m:t>⊤</m:t>
                  </m:r>
                </m:sup>
              </m:sSup>
              <m:sSub>
                <m:e>
                  <m:r>
                    <m:rPr>
                      <m:sty m:val="bi"/>
                    </m:rPr>
                    <m:t>I</m:t>
                  </m:r>
                </m:e>
                <m:sub>
                  <m:r>
                    <m:t>2</m:t>
                  </m:r>
                </m:sub>
              </m:sSub>
              <m:limLow>
                <m:e>
                  <m:r>
                    <m:t>x</m:t>
                  </m:r>
                </m:e>
                <m:lim>
                  <m:r>
                    <m:rPr>
                      <m:sty m:val="p"/>
                    </m:rPr>
                    <m:t>∼</m:t>
                  </m:r>
                </m:lim>
              </m:limLow>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r>
          <m:t>f</m:t>
        </m:r>
        <m:r>
          <m:rPr>
            <m:sty m:val="p"/>
          </m:rPr>
          <m:t>(</m:t>
        </m:r>
        <m:limLow>
          <m:e>
            <m:r>
              <m:t>x</m:t>
            </m:r>
          </m:e>
          <m:lim>
            <m:r>
              <m:rPr>
                <m:sty m:val="p"/>
              </m:rPr>
              <m:t>∼</m:t>
            </m:r>
          </m:lim>
        </m:limLow>
        <m:r>
          <m:rPr>
            <m:sty m:val="p"/>
          </m:rPr>
          <m:t>)</m:t>
        </m:r>
        <m:r>
          <m:rPr>
            <m:sty m:val="p"/>
          </m:rPr>
          <m:t>=</m:t>
        </m:r>
        <m:r>
          <m:t>0</m:t>
        </m:r>
      </m:oMath>
      <w:r>
        <w:t xml:space="preserv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r>
        <w:t xml:space="preserve"> </w:t>
      </w:r>
      <m:oMath>
        <m:r>
          <m:t>f</m:t>
        </m:r>
        <m:r>
          <m:rPr>
            <m:sty m:val="p"/>
          </m:rPr>
          <m:t>(</m:t>
        </m:r>
        <m:limLow>
          <m:e>
            <m:r>
              <m:t>x</m:t>
            </m:r>
          </m:e>
          <m:lim>
            <m:r>
              <m:rPr>
                <m:sty m:val="p"/>
              </m:rPr>
              <m:t>∼</m:t>
            </m:r>
          </m:lim>
        </m:limLow>
        <m:r>
          <m:rPr>
            <m:sty m:val="p"/>
          </m:rPr>
          <m:t>)</m:t>
        </m:r>
        <m:r>
          <m:rPr>
            <m:sty m:val="p"/>
          </m:rPr>
          <m:t>=</m:t>
        </m:r>
        <m:r>
          <m:t>2</m:t>
        </m:r>
      </m:oMath>
      <w:r>
        <w:t xml:space="preserve">;</w:t>
      </w:r>
      <w:r>
        <w:t xml:space="preserve"> </w:t>
      </w:r>
      <w:r>
        <w:t xml:space="preserve">and</w:t>
      </w:r>
      <w:r>
        <w:t xml:space="preserve"> </w:t>
      </w:r>
      <m:oMath>
        <m:r>
          <m:t>f</m:t>
        </m:r>
        <m:r>
          <m:rPr>
            <m:sty m:val="p"/>
          </m:rPr>
          <m:t>(</m:t>
        </m:r>
        <m:limLow>
          <m:e>
            <m:r>
              <m:t>x</m:t>
            </m:r>
          </m:e>
          <m:lim>
            <m:r>
              <m:rPr>
                <m:sty m:val="p"/>
              </m:rPr>
              <m:t>∼</m:t>
            </m:r>
          </m:lim>
        </m:limLow>
        <m:r>
          <m:rPr>
            <m:sty m:val="p"/>
          </m:rPr>
          <m:t>)</m:t>
        </m:r>
        <m:r>
          <m:rPr>
            <m:sty m:val="p"/>
          </m:rPr>
          <m:t>&gt;</m:t>
        </m:r>
        <m:r>
          <m:t>0</m:t>
        </m:r>
      </m:oMath>
      <w:r>
        <w:t xml:space="preserve"> </w:t>
      </w:r>
      <w:r>
        <w:t xml:space="preserve">at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all nonzero</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limUpp>
            <m:e>
              <m:r>
                <m:rPr>
                  <m:sty m:val="p"/>
                </m:rPr>
                <m:t>=</m:t>
              </m:r>
            </m:e>
            <m:lim>
              <m:r>
                <m:rPr>
                  <m:nor/>
                  <m:sty m:val="p"/>
                </m:rPr>
                <m:t>def</m:t>
              </m:r>
            </m:lim>
          </m:limUpp>
          <m:sSup>
            <m:e>
              <m:limLow>
                <m:e>
                  <m:r>
                    <m:t>x</m:t>
                  </m:r>
                </m:e>
                <m:lim>
                  <m:r>
                    <m:rPr>
                      <m:sty m:val="p"/>
                    </m:rPr>
                    <m:t>∼</m:t>
                  </m:r>
                </m:lim>
              </m:limLow>
            </m:e>
            <m:sup>
              <m:r>
                <m:rPr>
                  <m:sty m:val="p"/>
                </m:rPr>
                <m:t>⊤</m:t>
              </m:r>
            </m:sup>
          </m:sSup>
          <m:r>
            <m:rPr>
              <m:sty m:val="bi"/>
            </m:rPr>
            <m:t>A</m:t>
          </m:r>
          <m:limLow>
            <m:e>
              <m:r>
                <m:t>y</m:t>
              </m:r>
            </m:e>
            <m:lim>
              <m:r>
                <m:rPr>
                  <m:sty m:val="p"/>
                </m:rPr>
                <m:t>∼</m:t>
              </m:r>
            </m:lim>
          </m:limLow>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sSub>
              <m:e>
                <m:r>
                  <m:rPr>
                    <m:sty m:val="bi"/>
                  </m:rPr>
                  <m:t>I</m:t>
                </m:r>
              </m:e>
              <m:sub>
                <m:r>
                  <m:t>p</m:t>
                </m:r>
              </m:sub>
            </m:sSub>
          </m:sub>
        </m:sSub>
        <m:r>
          <m:rPr>
            <m:sty m:val="p"/>
          </m:rPr>
          <m:t>=</m:t>
        </m:r>
        <m:limLow>
          <m:e>
            <m:r>
              <m:t>x</m:t>
            </m:r>
          </m:e>
          <m:lim>
            <m:r>
              <m:rPr>
                <m:sty m:val="p"/>
              </m:rPr>
              <m:t>∼</m:t>
            </m:r>
          </m:lim>
        </m:limLow>
        <m:r>
          <m:rPr>
            <m:sty m:val="p"/>
          </m:rPr>
          <m:t>⋅</m:t>
        </m:r>
        <m:limLow>
          <m:e>
            <m:r>
              <m:t>y</m:t>
            </m:r>
          </m:e>
          <m:lim>
            <m:r>
              <m:rPr>
                <m:sty m:val="p"/>
              </m:rPr>
              <m:t>∼</m:t>
            </m:r>
          </m:lim>
        </m:limLow>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oMath>
      <w:r>
        <w:t xml:space="preserve">, where</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r>
              <m:rPr>
                <m:sty m:val="bi"/>
              </m:rPr>
              <m:t>A</m:t>
            </m:r>
          </m:sub>
        </m:sSub>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 </w:t>
      </w:r>
      <w:r>
        <w:t xml:space="preserve">for all</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r>
              <m:rPr>
                <m:sty m:val="bi"/>
              </m:rPr>
              <m:t>A</m:t>
            </m:r>
          </m:sub>
        </m:sSub>
        <m:r>
          <m:rPr>
            <m:sty m:val="p"/>
          </m:rPr>
          <m:t>=</m:t>
        </m:r>
        <m:r>
          <m:t>0</m:t>
        </m:r>
      </m:oMath>
      <w:r>
        <w:t xml:space="preserve"> </w:t>
      </w:r>
      <w:r>
        <w:t xml:space="preserve">if and only if</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sSub>
                <m:e>
                  <m:r>
                    <m:t>​</m:t>
                  </m:r>
                </m:e>
                <m:sub>
                  <m:r>
                    <m:rPr>
                      <m:sty m:val="bi"/>
                    </m:rPr>
                    <m:t>A</m:t>
                  </m:r>
                </m:sub>
              </m:sSub>
              <m:r>
                <m:t>&amp;</m:t>
              </m:r>
              <m:r>
                <m:rPr>
                  <m:sty m:val="p"/>
                </m:rPr>
                <m:t>=</m:t>
              </m:r>
              <m:sSup>
                <m:e>
                  <m:r>
                    <m:rPr>
                      <m:sty m:val="p"/>
                    </m:rPr>
                    <m:t>(</m:t>
                  </m:r>
                  <m:r>
                    <m:t>a</m:t>
                  </m:r>
                  <m:r>
                    <m:t> </m:t>
                  </m:r>
                  <m:limLow>
                    <m:e>
                      <m:r>
                        <m:t>x</m:t>
                      </m:r>
                    </m:e>
                    <m:lim>
                      <m:r>
                        <m:rPr>
                          <m:sty m:val="p"/>
                        </m:rPr>
                        <m:t>∼</m:t>
                      </m:r>
                    </m:lim>
                  </m:limLow>
                  <m:r>
                    <m:rPr>
                      <m:sty m:val="p"/>
                    </m:rPr>
                    <m:t>+</m:t>
                  </m:r>
                  <m:r>
                    <m:t>b</m:t>
                  </m:r>
                  <m:r>
                    <m:t> </m:t>
                  </m:r>
                  <m:limLow>
                    <m:e>
                      <m:r>
                        <m:t>y</m:t>
                      </m:r>
                    </m:e>
                    <m:lim>
                      <m:r>
                        <m:rPr>
                          <m:sty m:val="p"/>
                        </m:rPr>
                        <m:t>∼</m:t>
                      </m:r>
                    </m:lim>
                  </m:limLow>
                  <m:r>
                    <m:rPr>
                      <m:sty m:val="p"/>
                    </m:rPr>
                    <m:t>)</m:t>
                  </m:r>
                </m:e>
                <m:sup>
                  <m:r>
                    <m:rPr>
                      <m:sty m:val="p"/>
                    </m:rPr>
                    <m:t>⊤</m:t>
                  </m:r>
                </m:sup>
              </m:sSup>
              <m:r>
                <m:t> </m:t>
              </m:r>
              <m:r>
                <m:rPr>
                  <m:sty m:val="bi"/>
                </m:rPr>
                <m:t>A</m:t>
              </m:r>
              <m:limLow>
                <m:e>
                  <m:r>
                    <m:t>z</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r>
                <m:rPr>
                  <m:sty m:val="p"/>
                </m:rPr>
                <m:t>(</m:t>
              </m:r>
              <m:r>
                <m:t>a</m:t>
              </m:r>
              <m:r>
                <m:t> </m:t>
              </m:r>
              <m:sSup>
                <m:e>
                  <m:limLow>
                    <m:e>
                      <m:r>
                        <m:t>x</m:t>
                      </m:r>
                    </m:e>
                    <m:lim>
                      <m:r>
                        <m:rPr>
                          <m:sty m:val="p"/>
                        </m:rPr>
                        <m:t>∼</m:t>
                      </m:r>
                    </m:lim>
                  </m:limLow>
                </m:e>
                <m:sup>
                  <m:r>
                    <m:rPr>
                      <m:sty m:val="p"/>
                    </m:rPr>
                    <m:t>⊤</m:t>
                  </m:r>
                </m:sup>
              </m:sSup>
              <m:r>
                <m:rPr>
                  <m:sty m:val="p"/>
                </m:rPr>
                <m:t>+</m:t>
              </m:r>
              <m:r>
                <m:t>b</m:t>
              </m:r>
              <m:r>
                <m:t> </m:t>
              </m:r>
              <m:sSup>
                <m:e>
                  <m:limLow>
                    <m:e>
                      <m:r>
                        <m:t>y</m:t>
                      </m:r>
                    </m:e>
                    <m:lim>
                      <m:r>
                        <m:rPr>
                          <m:sty m:val="p"/>
                        </m:rPr>
                        <m:t>∼</m:t>
                      </m:r>
                    </m:lim>
                  </m:limLow>
                </m:e>
                <m:sup>
                  <m:r>
                    <m:rPr>
                      <m:sty m:val="p"/>
                    </m:rPr>
                    <m:t>⊤</m:t>
                  </m:r>
                </m:sup>
              </m:sSup>
              <m:r>
                <m:rPr>
                  <m:sty m:val="p"/>
                </m:rPr>
                <m:t>)</m:t>
              </m:r>
              <m:r>
                <m:t> </m:t>
              </m:r>
              <m:r>
                <m:rPr>
                  <m:sty m:val="bi"/>
                </m:rPr>
                <m:t>A</m:t>
              </m:r>
              <m:limLow>
                <m:e>
                  <m:r>
                    <m:t>z</m:t>
                  </m:r>
                </m:e>
                <m:lim>
                  <m:r>
                    <m:rPr>
                      <m:sty m:val="p"/>
                    </m:rPr>
                    <m:t>∼</m:t>
                  </m:r>
                </m:lim>
              </m:limLow>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limLow>
                    <m:e>
                      <m:r>
                        <m:t>x</m:t>
                      </m:r>
                    </m:e>
                    <m:lim>
                      <m:r>
                        <m:rPr>
                          <m:sty m:val="p"/>
                        </m:rPr>
                        <m:t>∼</m:t>
                      </m:r>
                    </m:lim>
                  </m:limLow>
                </m:e>
                <m:sup>
                  <m:r>
                    <m:rPr>
                      <m:sty m:val="p"/>
                    </m:rPr>
                    <m:t>⊤</m:t>
                  </m:r>
                </m:sup>
              </m:sSup>
              <m:r>
                <m:rPr>
                  <m:sty m:val="bi"/>
                </m:rPr>
                <m:t>A</m:t>
              </m:r>
              <m:limLow>
                <m:e>
                  <m:r>
                    <m:t>z</m:t>
                  </m:r>
                </m:e>
                <m:lim>
                  <m:r>
                    <m:rPr>
                      <m:sty m:val="p"/>
                    </m:rPr>
                    <m:t>∼</m:t>
                  </m:r>
                </m:lim>
              </m:limLow>
              <m:r>
                <m:rPr>
                  <m:sty m:val="p"/>
                </m:rPr>
                <m:t>+</m:t>
              </m:r>
              <m:r>
                <m:t>b</m:t>
              </m:r>
              <m:r>
                <m:t> </m:t>
              </m:r>
              <m:sSup>
                <m:e>
                  <m:limLow>
                    <m:e>
                      <m:r>
                        <m:t>y</m:t>
                      </m:r>
                    </m:e>
                    <m:lim>
                      <m:r>
                        <m:rPr>
                          <m:sty m:val="p"/>
                        </m:rPr>
                        <m:t>∼</m:t>
                      </m:r>
                    </m:lim>
                  </m:limLow>
                </m:e>
                <m:sup>
                  <m:r>
                    <m:rPr>
                      <m:sty m:val="p"/>
                    </m:rPr>
                    <m:t>⊤</m:t>
                  </m:r>
                </m:sup>
              </m:sSup>
              <m:r>
                <m:rPr>
                  <m:sty m:val="bi"/>
                </m:rPr>
                <m:t>A</m:t>
              </m:r>
              <m:limLow>
                <m:e>
                  <m:r>
                    <m:t>z</m:t>
                  </m:r>
                </m:e>
                <m:lim>
                  <m:r>
                    <m:rPr>
                      <m:sty m:val="p"/>
                    </m:rPr>
                    <m:t>∼</m:t>
                  </m:r>
                </m:lim>
              </m:limLow>
              <m:r>
                <m:t>&amp;</m:t>
              </m:r>
              <m:r>
                <m:t>&amp;</m:t>
              </m:r>
              <m:r>
                <m:rPr>
                  <m:nor/>
                  <m:sty m:val="p"/>
                </m:rPr>
                <m:t>(</m:t>
              </m:r>
              <m:r>
                <m:rPr>
                  <m:nor/>
                  <m:sty m:val="p"/>
                </m:rPr>
                <m:t>Theorem 9</m:t>
              </m:r>
              <m:r>
                <m:rPr>
                  <m:nor/>
                  <m:sty m:val="p"/>
                </m:rPr>
                <m:t>)</m:t>
              </m:r>
            </m:e>
            <m:e>
              <m:r>
                <m:t>&amp;</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sSub>
                <m:e>
                  <m:r>
                    <m:t>​</m:t>
                  </m:r>
                </m:e>
                <m:sub>
                  <m:r>
                    <m:rPr>
                      <m:sty m:val="bi"/>
                    </m:rPr>
                    <m:t>A</m:t>
                  </m:r>
                </m:sub>
              </m:sSub>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limLow>
              <m:e>
                <m:r>
                  <m:t>y</m:t>
                </m:r>
              </m:e>
              <m:lim>
                <m:r>
                  <m:rPr>
                    <m:sty m:val="p"/>
                  </m:rPr>
                  <m:t>∼</m:t>
                </m:r>
              </m:lim>
            </m:limLow>
          </m:e>
          <m:sup>
            <m:r>
              <m:rPr>
                <m:sty m:val="p"/>
              </m:rPr>
              <m:t>⊤</m:t>
            </m:r>
          </m:sup>
        </m:sSup>
        <m:r>
          <m:rPr>
            <m:sty m:val="bi"/>
          </m:rPr>
          <m:t>A</m:t>
        </m:r>
        <m:limLow>
          <m:e>
            <m:r>
              <m:t>x</m:t>
            </m:r>
          </m:e>
          <m:lim>
            <m:r>
              <m:rPr>
                <m:sty m:val="p"/>
              </m:rPr>
              <m:t>∼</m:t>
            </m:r>
          </m:lim>
        </m:limLow>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r>
                <m:t>​</m:t>
              </m:r>
              <m:d>
                <m:dPr>
                  <m:begChr m:val="⟨"/>
                  <m:sepChr m:val=""/>
                  <m:endChr m:val="⟩"/>
                  <m:grow/>
                </m:dPr>
                <m:e>
                  <m:limLow>
                    <m:e>
                      <m:r>
                        <m:t>y</m:t>
                      </m:r>
                    </m:e>
                    <m:lim>
                      <m:r>
                        <m:rPr>
                          <m:sty m:val="p"/>
                        </m:rPr>
                        <m:t>∼</m:t>
                      </m:r>
                    </m:lim>
                  </m:limLow>
                  <m:r>
                    <m:rPr>
                      <m:sty m:val="p"/>
                    </m:rPr>
                    <m:t>,</m:t>
                  </m:r>
                  <m:limLow>
                    <m:e>
                      <m:r>
                        <m:t>x</m:t>
                      </m:r>
                    </m:e>
                    <m:lim>
                      <m:r>
                        <m:rPr>
                          <m:sty m:val="p"/>
                        </m:rPr>
                        <m:t>∼</m:t>
                      </m:r>
                    </m:lim>
                  </m:limLow>
                </m:e>
              </m:d>
              <m:sSub>
                <m:e>
                  <m:r>
                    <m:t>​</m:t>
                  </m:r>
                </m:e>
                <m:sub>
                  <m:r>
                    <m:rPr>
                      <m:sty m:val="bi"/>
                    </m:rPr>
                    <m:t>A</m:t>
                  </m:r>
                </m:sub>
              </m:sSub>
              <m:r>
                <m:t>&amp;</m:t>
              </m:r>
              <m:r>
                <m:rPr>
                  <m:sty m:val="p"/>
                </m:rPr>
                <m:t>=</m:t>
              </m:r>
              <m:sSup>
                <m:e>
                  <m:limLow>
                    <m:e>
                      <m:r>
                        <m:t>y</m:t>
                      </m:r>
                    </m:e>
                    <m:lim>
                      <m:r>
                        <m:rPr>
                          <m:sty m:val="p"/>
                        </m:rPr>
                        <m:t>∼</m:t>
                      </m:r>
                    </m:lim>
                  </m:limLow>
                </m:e>
                <m:sup>
                  <m:r>
                    <m:rPr>
                      <m:sty m:val="p"/>
                    </m:rPr>
                    <m:t>⊤</m:t>
                  </m:r>
                </m:sup>
              </m:sSup>
              <m:r>
                <m:rPr>
                  <m:sty m:val="bi"/>
                </m:rPr>
                <m:t>A</m:t>
              </m:r>
              <m:limLow>
                <m:e>
                  <m:r>
                    <m:t>x</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sSup>
                <m:e>
                  <m:r>
                    <m:t>​</m:t>
                  </m:r>
                  <m:d>
                    <m:dPr>
                      <m:begChr m:val="("/>
                      <m:sepChr m:val=""/>
                      <m:endChr m:val=")"/>
                      <m:grow/>
                    </m:dPr>
                    <m:e>
                      <m:sSup>
                        <m:e>
                          <m:limLow>
                            <m:e>
                              <m:r>
                                <m:t>y</m:t>
                              </m:r>
                            </m:e>
                            <m:lim>
                              <m:r>
                                <m:rPr>
                                  <m:sty m:val="p"/>
                                </m:rPr>
                                <m:t>∼</m:t>
                              </m:r>
                            </m:lim>
                          </m:limLow>
                        </m:e>
                        <m:sup>
                          <m:r>
                            <m:rPr>
                              <m:sty m:val="p"/>
                            </m:rPr>
                            <m:t>⊤</m:t>
                          </m:r>
                        </m:sup>
                      </m:sSup>
                      <m:r>
                        <m:rPr>
                          <m:sty m:val="bi"/>
                        </m:rPr>
                        <m:t>A</m:t>
                      </m:r>
                      <m:limLow>
                        <m:e>
                          <m:r>
                            <m:t>x</m:t>
                          </m:r>
                        </m:e>
                        <m:lim>
                          <m:r>
                            <m:rPr>
                              <m:sty m:val="p"/>
                            </m:rPr>
                            <m:t>∼</m:t>
                          </m:r>
                        </m:lim>
                      </m:limLow>
                    </m:e>
                  </m:d>
                  <m:r>
                    <m:t>​</m:t>
                  </m:r>
                </m:e>
                <m:sup>
                  <m:r>
                    <m:rPr>
                      <m:sty m:val="p"/>
                    </m:rPr>
                    <m:t>⊤</m:t>
                  </m:r>
                </m:sup>
              </m:sSup>
              <m:r>
                <m:t>&amp;</m:t>
              </m:r>
              <m:r>
                <m:t>&amp;</m:t>
              </m:r>
              <m:r>
                <m:rPr>
                  <m:nor/>
                  <m:sty m:val="p"/>
                </m:rPr>
                <m:t>(a scalar equals its transpose)</m:t>
              </m:r>
            </m:e>
            <m:e>
              <m:r>
                <m:t>&amp;</m:t>
              </m:r>
              <m:r>
                <m:rPr>
                  <m:sty m:val="p"/>
                </m:rPr>
                <m:t>=</m:t>
              </m:r>
              <m:sSup>
                <m:e>
                  <m:limLow>
                    <m:e>
                      <m:r>
                        <m:t>x</m:t>
                      </m:r>
                    </m:e>
                    <m:lim>
                      <m:r>
                        <m:rPr>
                          <m:sty m:val="p"/>
                        </m:rPr>
                        <m:t>∼</m:t>
                      </m:r>
                    </m:lim>
                  </m:limLow>
                </m:e>
                <m:sup>
                  <m:r>
                    <m:rPr>
                      <m:sty m:val="p"/>
                    </m:rPr>
                    <m:t>⊤</m:t>
                  </m:r>
                </m:sup>
              </m:sSup>
              <m:sSup>
                <m:e>
                  <m:r>
                    <m:rPr>
                      <m:sty m:val="bi"/>
                    </m:rPr>
                    <m:t>A</m:t>
                  </m:r>
                </m:e>
                <m:sup>
                  <m:r>
                    <m:rPr>
                      <m:sty m:val="p"/>
                    </m:rPr>
                    <m:t>⊤</m:t>
                  </m:r>
                </m:sup>
              </m:sSup>
              <m:limLow>
                <m:e>
                  <m:r>
                    <m:t>y</m:t>
                  </m:r>
                </m:e>
                <m:lim>
                  <m:r>
                    <m:rPr>
                      <m:sty m:val="p"/>
                    </m:rPr>
                    <m:t>∼</m:t>
                  </m:r>
                </m:lim>
              </m:limLow>
              <m:r>
                <m:t>&amp;</m:t>
              </m:r>
              <m:r>
                <m:t>&amp;</m:t>
              </m:r>
              <m:r>
                <m:rPr>
                  <m:nor/>
                  <m:sty m:val="p"/>
                </m:rPr>
                <m:t>(</m:t>
              </m:r>
              <m:r>
                <m:rPr>
                  <m:nor/>
                  <m:sty m:val="p"/>
                </m:rPr>
                <m:t>Theorem 19</m:t>
              </m:r>
              <m:r>
                <m:rPr>
                  <m:nor/>
                  <m:sty m:val="p"/>
                </m:rPr>
                <m:t>, twice)</m:t>
              </m:r>
            </m:e>
            <m:e>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t>&amp;</m:t>
              </m:r>
              <m:r>
                <m:t>&amp;</m:t>
              </m:r>
              <m:r>
                <m:rPr>
                  <m:nor/>
                  <m:sty m:val="p"/>
                </m:rPr>
                <m:t>(</m:t>
              </m:r>
              <m:r>
                <m:rPr>
                  <m:sty m:val="bi"/>
                </m:rPr>
                <m:t>A</m:t>
              </m:r>
              <m:r>
                <m:rPr>
                  <m:nor/>
                  <m:sty m:val="p"/>
                </m:rPr>
                <m:t> is symmetric)</m:t>
              </m:r>
            </m:e>
            <m:e>
              <m:r>
                <m:t>&amp;</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can be written in the standard basis as</w:t>
      </w:r>
      <w:r>
        <w:t xml:space="preserve"> </w:t>
      </w:r>
      <m:oMath>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limLow>
              <m:e>
                <m:r>
                  <m:t>e</m:t>
                </m:r>
              </m:e>
              <m:lim>
                <m:r>
                  <m:rPr>
                    <m:sty m:val="p"/>
                  </m:rPr>
                  <m:t>∼</m:t>
                </m:r>
              </m:lim>
            </m:limLow>
          </m:e>
          <m:sub>
            <m:r>
              <m:t>i</m:t>
            </m:r>
          </m:sub>
        </m:sSub>
      </m:oMath>
      <w:r>
        <w:t xml:space="preserve"> </w:t>
      </w:r>
      <w:r>
        <w:t xml:space="preserve">and</w:t>
      </w:r>
      <w:r>
        <w:t xml:space="preserve"> </w:t>
      </w:r>
      <m:oMath>
        <m:limLow>
          <m:e>
            <m:r>
              <m:t>y</m:t>
            </m:r>
          </m:e>
          <m:lim>
            <m:r>
              <m:rPr>
                <m:sty m:val="p"/>
              </m:rPr>
              <m:t>∼</m:t>
            </m:r>
          </m:lim>
        </m:limLow>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limLow>
              <m:e>
                <m:r>
                  <m:t>e</m:t>
                </m:r>
              </m:e>
              <m:lim>
                <m:r>
                  <m:rPr>
                    <m:sty m:val="p"/>
                  </m:rPr>
                  <m:t>∼</m:t>
                </m:r>
              </m:lim>
            </m:limLow>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limLow>
                        <m:e>
                          <m:r>
                            <m:t>e</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limLow>
                        <m:e>
                          <m:r>
                            <m:t>e</m:t>
                          </m:r>
                        </m:e>
                        <m:lim>
                          <m:r>
                            <m:rPr>
                              <m:sty m:val="p"/>
                            </m:rPr>
                            <m:t>∼</m:t>
                          </m:r>
                        </m:lim>
                      </m:limLow>
                    </m:e>
                    <m:sub>
                      <m:r>
                        <m:t>j</m:t>
                      </m:r>
                    </m:sub>
                  </m:sSub>
                </m:e>
              </m:d>
              <m:r>
                <m:t>​</m:t>
              </m:r>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r>
                <m:rPr>
                  <m:nor/>
                  <m:sty m:val="p"/>
                </m:rPr>
                <m:t>)</m:t>
              </m:r>
            </m:e>
            <m:e>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r>
                <m:t>​</m:t>
              </m:r>
              <m:d>
                <m:dPr>
                  <m:begChr m:val="⟨"/>
                  <m:sepChr m:val=""/>
                  <m:endChr m:val="⟩"/>
                  <m:grow/>
                </m:dPr>
                <m:e>
                  <m:sSub>
                    <m:e>
                      <m:limLow>
                        <m:e>
                          <m:r>
                            <m:t>e</m:t>
                          </m:r>
                        </m:e>
                        <m:lim>
                          <m:r>
                            <m:rPr>
                              <m:sty m:val="p"/>
                            </m:rPr>
                            <m:t>∼</m:t>
                          </m:r>
                        </m:lim>
                      </m:limLow>
                    </m:e>
                    <m:sub>
                      <m:r>
                        <m:t>j</m:t>
                      </m:r>
                    </m:sub>
                  </m:sSub>
                  <m:r>
                    <m:rPr>
                      <m:sty m:val="p"/>
                    </m:rPr>
                    <m:t>,</m:t>
                  </m:r>
                  <m:sSub>
                    <m:e>
                      <m:limLow>
                        <m:e>
                          <m:r>
                            <m:t>e</m:t>
                          </m:r>
                        </m:e>
                        <m:lim>
                          <m:r>
                            <m:rPr>
                              <m:sty m:val="p"/>
                            </m:rPr>
                            <m:t>∼</m:t>
                          </m:r>
                        </m:lim>
                      </m:limLow>
                    </m:e>
                    <m:sub>
                      <m:r>
                        <m:t>i</m:t>
                      </m:r>
                    </m:sub>
                  </m:sSub>
                </m:e>
              </m:d>
              <m:r>
                <m:t>​</m:t>
              </m:r>
            </m:e>
            <m:e>
              <m:r>
                <m:t>&amp;</m:t>
              </m:r>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sSup>
          <m:e>
            <m:limLow>
              <m:e>
                <m:r>
                  <m:t>x</m:t>
                </m:r>
              </m:e>
              <m:lim>
                <m:r>
                  <m:rPr>
                    <m:sty m:val="p"/>
                  </m:rPr>
                  <m:t>∼</m:t>
                </m:r>
              </m:lim>
            </m:limLow>
          </m:e>
          <m:sup>
            <m:r>
              <m:rPr>
                <m:sty m:val="p"/>
              </m:rPr>
              <m:t>⊤</m:t>
            </m:r>
          </m:sup>
        </m:sSup>
        <m:r>
          <m:rPr>
            <m:sty m:val="bi"/>
          </m:rPr>
          <m:t>B</m:t>
        </m:r>
        <m:limLow>
          <m:e>
            <m:r>
              <m:t>y</m:t>
            </m:r>
          </m:e>
          <m:lim>
            <m:r>
              <m:rPr>
                <m:sty m:val="p"/>
              </m:rPr>
              <m:t>∼</m:t>
            </m:r>
          </m:lim>
        </m:limLow>
      </m:oMath>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oMath>
      <w:r>
        <w:t xml:space="preserve">,</w:t>
      </w:r>
      <w:r>
        <w:t xml:space="preserve"> </w:t>
      </w:r>
      <w:r>
        <w:t xml:space="preserve">evaluating at</w:t>
      </w:r>
      <w:r>
        <w:t xml:space="preserve"> </w:t>
      </w:r>
      <m:oMath>
        <m:limLow>
          <m:e>
            <m:r>
              <m:t>x</m:t>
            </m:r>
          </m:e>
          <m:lim>
            <m:r>
              <m:rPr>
                <m:sty m:val="p"/>
              </m:rPr>
              <m:t>∼</m:t>
            </m:r>
          </m:lim>
        </m:limLow>
        <m:r>
          <m:rPr>
            <m:sty m:val="p"/>
          </m:rPr>
          <m:t>=</m:t>
        </m:r>
        <m:sSub>
          <m:e>
            <m:limLow>
              <m:e>
                <m:r>
                  <m:t>e</m:t>
                </m:r>
              </m:e>
              <m:lim>
                <m:r>
                  <m:rPr>
                    <m:sty m:val="p"/>
                  </m:rPr>
                  <m:t>∼</m:t>
                </m:r>
              </m:lim>
            </m:limLow>
          </m:e>
          <m:sub>
            <m:r>
              <m:t>i</m:t>
            </m:r>
          </m:sub>
        </m:sSub>
      </m:oMath>
      <w:r>
        <w:t xml:space="preserve"> </w:t>
      </w:r>
      <w:r>
        <w:t xml:space="preserve">and</w:t>
      </w:r>
      <w:r>
        <w:t xml:space="preserve"> </w:t>
      </w:r>
      <m:oMath>
        <m:limLow>
          <m:e>
            <m:r>
              <m:t>y</m:t>
            </m:r>
          </m:e>
          <m:lim>
            <m:r>
              <m:rPr>
                <m:sty m:val="p"/>
              </m:rPr>
              <m:t>∼</m:t>
            </m:r>
          </m:lim>
        </m:limLow>
        <m:r>
          <m:rPr>
            <m:sty m:val="p"/>
          </m:rPr>
          <m:t>=</m:t>
        </m:r>
        <m:sSub>
          <m:e>
            <m:limLow>
              <m:e>
                <m:r>
                  <m:t>e</m:t>
                </m:r>
              </m:e>
              <m:lim>
                <m:r>
                  <m:rPr>
                    <m:sty m:val="p"/>
                  </m:rPr>
                  <m:t>∼</m:t>
                </m:r>
              </m:lim>
            </m:limLow>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limLow>
                        <m:e>
                          <m:r>
                            <m:t>e</m:t>
                          </m:r>
                        </m:e>
                        <m:lim>
                          <m:r>
                            <m:rPr>
                              <m:sty m:val="p"/>
                            </m:rPr>
                            <m:t>∼</m:t>
                          </m:r>
                        </m:lim>
                      </m:limLow>
                    </m:e>
                    <m:sub>
                      <m:r>
                        <m:t>i</m:t>
                      </m:r>
                    </m:sub>
                  </m:sSub>
                </m:e>
                <m:sup>
                  <m:r>
                    <m:rPr>
                      <m:sty m:val="p"/>
                    </m:rPr>
                    <m:t>⊤</m:t>
                  </m:r>
                </m:sup>
              </m:sSup>
              <m:r>
                <m:rPr>
                  <m:sty m:val="bi"/>
                </m:rPr>
                <m:t>B</m:t>
              </m:r>
              <m:sSub>
                <m:e>
                  <m:limLow>
                    <m:e>
                      <m:r>
                        <m:t>e</m:t>
                      </m:r>
                    </m:e>
                    <m:lim>
                      <m:r>
                        <m:rPr>
                          <m:sty m:val="p"/>
                        </m:rPr>
                        <m:t>∼</m:t>
                      </m:r>
                    </m:lim>
                  </m:limLow>
                </m:e>
                <m:sub>
                  <m:r>
                    <m:t>j</m:t>
                  </m:r>
                </m:sub>
              </m:sSub>
            </m:e>
            <m:e>
              <m:r>
                <m:t>&amp;</m:t>
              </m:r>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y</m:t>
            </m:r>
          </m:e>
          <m:lim>
            <m:r>
              <m:rPr>
                <m:sty m:val="p"/>
              </m:rPr>
              <m:t>∼</m:t>
            </m:r>
          </m:lim>
        </m:limLow>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limLow>
          <m:e>
            <m:r>
              <m:t>z</m:t>
            </m:r>
          </m:e>
          <m:lim>
            <m:r>
              <m:rPr>
                <m:sty m:val="p"/>
              </m:rPr>
              <m:t>∼</m:t>
            </m:r>
          </m:lim>
        </m:limLow>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sSub>
          <m:e>
            <m:r>
              <m:t>​</m:t>
            </m:r>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limLow>
          <m:e>
            <m:r>
              <m:t>x</m:t>
            </m:r>
          </m:e>
          <m:lim>
            <m:r>
              <m:rPr>
                <m:sty m:val="p"/>
              </m:rPr>
              <m:t>∼</m:t>
            </m:r>
          </m:lim>
        </m:limLow>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sSub>
          <m:e>
            <m:r>
              <m:t>​</m:t>
            </m:r>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rPr>
              <m:sty m:val="p"/>
            </m:rPr>
            <m:t>=</m:t>
          </m:r>
          <m:r>
            <m:rPr>
              <m:sty m:val="p"/>
            </m:rPr>
            <m:t>(</m:t>
          </m:r>
          <m:r>
            <m:rPr>
              <m:sty m:val="bi"/>
            </m:rPr>
            <m:t>W</m:t>
          </m:r>
          <m:limLow>
            <m:e>
              <m:r>
                <m:t>x</m:t>
              </m:r>
            </m:e>
            <m:lim>
              <m:r>
                <m:rPr>
                  <m:sty m:val="p"/>
                </m:rPr>
                <m:t>∼</m:t>
              </m:r>
            </m:lim>
          </m:limLow>
          <m:r>
            <m:rPr>
              <m:sty m:val="p"/>
            </m:rPr>
            <m:t>)</m:t>
          </m:r>
          <m:r>
            <m:rPr>
              <m:sty m:val="p"/>
            </m:rPr>
            <m:t>⋅</m:t>
          </m:r>
          <m:r>
            <m:rPr>
              <m:sty m:val="p"/>
            </m:rPr>
            <m:t>(</m:t>
          </m:r>
          <m:r>
            <m:rPr>
              <m:sty m:val="bi"/>
            </m:rPr>
            <m:t>W</m:t>
          </m:r>
          <m:limLow>
            <m:e>
              <m:r>
                <m:t>y</m:t>
              </m:r>
            </m:e>
            <m:lim>
              <m:r>
                <m:rPr>
                  <m:sty m:val="p"/>
                </m:rPr>
                <m:t>∼</m:t>
              </m:r>
            </m:lim>
          </m:limLow>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rPr>
                  <m:sty m:val="p"/>
                </m:rPr>
                <m:t>=</m:t>
              </m:r>
              <m:sSup>
                <m:e>
                  <m:limLow>
                    <m:e>
                      <m:r>
                        <m:t>x</m:t>
                      </m:r>
                    </m:e>
                    <m:lim>
                      <m:r>
                        <m:rPr>
                          <m:sty m:val="p"/>
                        </m:rPr>
                        <m:t>∼</m:t>
                      </m:r>
                    </m:lim>
                  </m:limLow>
                </m:e>
                <m:sup>
                  <m:r>
                    <m:rPr>
                      <m:sty m:val="p"/>
                    </m:rPr>
                    <m:t>⊤</m:t>
                  </m:r>
                </m:sup>
              </m:sSup>
              <m:sSup>
                <m:e>
                  <m:r>
                    <m:rPr>
                      <m:sty m:val="bi"/>
                    </m:rPr>
                    <m:t>W</m:t>
                  </m:r>
                </m:e>
                <m:sup>
                  <m:r>
                    <m:rPr>
                      <m:sty m:val="p"/>
                    </m:rPr>
                    <m:t>⊤</m:t>
                  </m:r>
                </m:sup>
              </m:sSup>
              <m:r>
                <m:rPr>
                  <m:sty m:val="bi"/>
                </m:rPr>
                <m:t>W</m:t>
              </m:r>
              <m:limLow>
                <m:e>
                  <m:r>
                    <m:t>y</m:t>
                  </m:r>
                </m:e>
                <m:lim>
                  <m:r>
                    <m:rPr>
                      <m:sty m:val="p"/>
                    </m:rPr>
                    <m:t>∼</m:t>
                  </m:r>
                </m:lim>
              </m:limLow>
            </m:e>
            <m:e>
              <m:r>
                <m:t>&amp;</m:t>
              </m:r>
              <m:r>
                <m:rPr>
                  <m:sty m:val="p"/>
                </m:rPr>
                <m:t>=</m:t>
              </m:r>
              <m:sSup>
                <m:e>
                  <m:r>
                    <m:rPr>
                      <m:sty m:val="p"/>
                    </m:rPr>
                    <m:t>(</m:t>
                  </m:r>
                  <m:r>
                    <m:rPr>
                      <m:sty m:val="bi"/>
                    </m:rPr>
                    <m:t>W</m:t>
                  </m:r>
                  <m:limLow>
                    <m:e>
                      <m:r>
                        <m:t>x</m:t>
                      </m:r>
                    </m:e>
                    <m:lim>
                      <m:r>
                        <m:rPr>
                          <m:sty m:val="p"/>
                        </m:rPr>
                        <m:t>∼</m:t>
                      </m:r>
                    </m:lim>
                  </m:limLow>
                  <m:r>
                    <m:rPr>
                      <m:sty m:val="p"/>
                    </m:rPr>
                    <m:t>)</m:t>
                  </m:r>
                </m:e>
                <m:sup>
                  <m:r>
                    <m:rPr>
                      <m:sty m:val="p"/>
                    </m:rPr>
                    <m:t>⊤</m:t>
                  </m:r>
                </m:sup>
              </m:sSup>
              <m:r>
                <m:rPr>
                  <m:sty m:val="p"/>
                </m:rPr>
                <m:t>(</m:t>
              </m:r>
              <m:r>
                <m:rPr>
                  <m:sty m:val="bi"/>
                </m:rPr>
                <m:t>W</m:t>
              </m:r>
              <m:limLow>
                <m:e>
                  <m:r>
                    <m:t>y</m:t>
                  </m:r>
                </m:e>
                <m:lim>
                  <m:r>
                    <m:rPr>
                      <m:sty m:val="p"/>
                    </m:rPr>
                    <m:t>∼</m:t>
                  </m:r>
                </m:lim>
              </m:limLow>
              <m:r>
                <m:rPr>
                  <m:sty m:val="p"/>
                </m:rPr>
                <m:t>)</m:t>
              </m:r>
            </m:e>
            <m:e>
              <m:r>
                <m:t>&amp;</m:t>
              </m:r>
              <m:r>
                <m:rPr>
                  <m:sty m:val="p"/>
                </m:rPr>
                <m:t>=</m:t>
              </m:r>
              <m:r>
                <m:rPr>
                  <m:sty m:val="p"/>
                </m:rPr>
                <m:t>(</m:t>
              </m:r>
              <m:r>
                <m:rPr>
                  <m:sty m:val="bi"/>
                </m:rPr>
                <m:t>W</m:t>
              </m:r>
              <m:limLow>
                <m:e>
                  <m:r>
                    <m:t>x</m:t>
                  </m:r>
                </m:e>
                <m:lim>
                  <m:r>
                    <m:rPr>
                      <m:sty m:val="p"/>
                    </m:rPr>
                    <m:t>∼</m:t>
                  </m:r>
                </m:lim>
              </m:limLow>
              <m:r>
                <m:rPr>
                  <m:sty m:val="p"/>
                </m:rPr>
                <m:t>)</m:t>
              </m:r>
              <m:r>
                <m:rPr>
                  <m:sty m:val="p"/>
                </m:rPr>
                <m:t>⋅</m:t>
              </m:r>
              <m:r>
                <m:rPr>
                  <m:sty m:val="p"/>
                </m:rPr>
                <m:t>(</m:t>
              </m:r>
              <m:r>
                <m:rPr>
                  <m:sty m:val="bi"/>
                </m:rPr>
                <m:t>W</m:t>
              </m:r>
              <m:limLow>
                <m:e>
                  <m:r>
                    <m:t>y</m:t>
                  </m:r>
                </m:e>
                <m:lim>
                  <m:r>
                    <m:rPr>
                      <m:sty m:val="p"/>
                    </m:rPr>
                    <m:t>∼</m:t>
                  </m:r>
                </m:lim>
              </m:limLow>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sSup>
              <m:e>
                <m:r>
                  <m:rPr>
                    <m:sty m:val="b"/>
                  </m:rPr>
                  <m:t>Σ</m:t>
                </m:r>
              </m:e>
              <m:sup>
                <m:r>
                  <m:rPr>
                    <m:sty m:val="p"/>
                  </m:rPr>
                  <m:t>−</m:t>
                </m:r>
                <m:r>
                  <m:t>1</m:t>
                </m:r>
              </m:sup>
            </m:sSup>
          </m:sub>
        </m:sSub>
        <m:r>
          <m:rPr>
            <m:sty m:val="p"/>
          </m:rPr>
          <m:t>=</m:t>
        </m:r>
        <m:sSup>
          <m:e>
            <m:limLow>
              <m:e>
                <m:r>
                  <m:t>x</m:t>
                </m:r>
              </m:e>
              <m:lim>
                <m:r>
                  <m:rPr>
                    <m:sty m:val="p"/>
                  </m:rPr>
                  <m:t>∼</m:t>
                </m:r>
              </m:lim>
            </m:limLow>
          </m:e>
          <m:sup>
            <m:r>
              <m:rPr>
                <m:sty m:val="p"/>
              </m:rPr>
              <m:t>⊤</m:t>
            </m:r>
          </m:sup>
        </m:sSup>
        <m:sSup>
          <m:e>
            <m:r>
              <m:rPr>
                <m:sty m:val="b"/>
              </m:rPr>
              <m:t>Σ</m:t>
            </m:r>
          </m:e>
          <m:sup>
            <m:r>
              <m:rPr>
                <m:sty m:val="p"/>
              </m:rPr>
              <m:t>−</m:t>
            </m:r>
            <m:r>
              <m:t>1</m:t>
            </m:r>
          </m:sup>
        </m:sSup>
        <m:limLow>
          <m:e>
            <m:r>
              <m:t>y</m:t>
            </m:r>
          </m:e>
          <m:lim>
            <m:r>
              <m:rPr>
                <m:sty m:val="p"/>
              </m:rPr>
              <m:t>∼</m:t>
            </m:r>
          </m:lim>
        </m:limLow>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ad>
          <m:radPr>
            <m:degHide m:val="on"/>
          </m:radPr>
          <m:deg/>
          <m:e>
            <m:sSup>
              <m:e>
                <m:r>
                  <m:rPr>
                    <m:sty m:val="p"/>
                  </m:rPr>
                  <m:t>(</m:t>
                </m:r>
                <m:limLow>
                  <m:e>
                    <m:r>
                      <m:t>x</m:t>
                    </m:r>
                  </m:e>
                  <m:lim>
                    <m:r>
                      <m:rPr>
                        <m:sty m:val="p"/>
                      </m:rPr>
                      <m:t>∼</m:t>
                    </m:r>
                  </m:lim>
                </m:limLow>
                <m:r>
                  <m:rPr>
                    <m:sty m:val="p"/>
                  </m:rPr>
                  <m:t>−</m:t>
                </m:r>
                <m:limLow>
                  <m:e>
                    <m:r>
                      <m:t>y</m:t>
                    </m:r>
                  </m:e>
                  <m:lim>
                    <m:r>
                      <m:rPr>
                        <m:sty m:val="p"/>
                      </m:rPr>
                      <m:t>∼</m:t>
                    </m:r>
                  </m:lim>
                </m:limLow>
                <m:r>
                  <m:rPr>
                    <m:sty m:val="p"/>
                  </m:rPr>
                  <m:t>)</m:t>
                </m:r>
              </m:e>
              <m:sup>
                <m:r>
                  <m:rPr>
                    <m:sty m:val="p"/>
                  </m:rPr>
                  <m:t>⊤</m:t>
                </m:r>
              </m:sup>
            </m:sSup>
            <m:sSup>
              <m:e>
                <m:r>
                  <m:rPr>
                    <m:sty m:val="b"/>
                  </m:rPr>
                  <m:t>Σ</m:t>
                </m:r>
              </m:e>
              <m:sup>
                <m:r>
                  <m:rPr>
                    <m:sty m:val="p"/>
                  </m:rPr>
                  <m:t>−</m:t>
                </m:r>
                <m:r>
                  <m:t>1</m:t>
                </m:r>
              </m:sup>
            </m:sSup>
            <m:r>
              <m:rPr>
                <m:sty m:val="p"/>
              </m:rPr>
              <m:t>(</m:t>
            </m:r>
            <m:limLow>
              <m:e>
                <m:r>
                  <m:t>x</m:t>
                </m:r>
              </m:e>
              <m:lim>
                <m:r>
                  <m:rPr>
                    <m:sty m:val="p"/>
                  </m:rPr>
                  <m:t>∼</m:t>
                </m:r>
              </m:lim>
            </m:limLow>
            <m:r>
              <m:rPr>
                <m:sty m:val="p"/>
              </m:rPr>
              <m:t>−</m:t>
            </m:r>
            <m:limLow>
              <m:e>
                <m:r>
                  <m:t>y</m:t>
                </m:r>
              </m:e>
              <m:lim>
                <m:r>
                  <m:rPr>
                    <m:sty m:val="p"/>
                  </m:rPr>
                  <m:t>∼</m:t>
                </m:r>
              </m:lim>
            </m:limLow>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limLow>
          <m:e>
            <m:r>
              <m:t>x</m:t>
            </m:r>
          </m:e>
          <m:lim>
            <m:r>
              <m:rPr>
                <m:sty m:val="p"/>
              </m:rPr>
              <m:t>∼</m:t>
            </m:r>
          </m:lim>
        </m:limLow>
      </m:oMath>
      <w:r>
        <w:t xml:space="preserve"> </w:t>
      </w:r>
      <w:r>
        <w:t xml:space="preserve">and</w:t>
      </w:r>
      <w:r>
        <w:t xml:space="preserve"> </w:t>
      </w:r>
      <m:oMath>
        <m:r>
          <m:rPr>
            <m:sty m:val="bi"/>
          </m:rPr>
          <m:t>W</m:t>
        </m:r>
        <m:limLow>
          <m:e>
            <m:r>
              <m:t>y</m:t>
            </m:r>
          </m:e>
          <m:lim>
            <m:r>
              <m:rPr>
                <m:sty m:val="p"/>
              </m:rPr>
              <m:t>∼</m:t>
            </m:r>
          </m:lim>
        </m:limLow>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r>
          <m:t>​</m:t>
        </m:r>
        <m:d>
          <m:dPr>
            <m:begChr m:val="⟨"/>
            <m:sepChr m:val=""/>
            <m:endChr m:val="⟩"/>
            <m:grow/>
          </m:dPr>
          <m:e>
            <m:sSub>
              <m:e>
                <m:limLow>
                  <m:e>
                    <m:r>
                      <m:t>x</m:t>
                    </m:r>
                  </m:e>
                  <m:lim>
                    <m:r>
                      <m:rPr>
                        <m:sty m:val="p"/>
                      </m:rPr>
                      <m:t>∼</m:t>
                    </m:r>
                  </m:lim>
                </m:limLow>
              </m:e>
              <m:sub>
                <m:r>
                  <m:t>i</m:t>
                </m:r>
              </m:sub>
            </m:sSub>
            <m:r>
              <m:rPr>
                <m:sty m:val="p"/>
              </m:rPr>
              <m:t>,</m:t>
            </m:r>
            <m:sSub>
              <m:e>
                <m:limLow>
                  <m:e>
                    <m:r>
                      <m:t>x</m:t>
                    </m:r>
                  </m:e>
                  <m:lim>
                    <m:r>
                      <m:rPr>
                        <m:sty m:val="p"/>
                      </m:rPr>
                      <m:t>∼</m:t>
                    </m:r>
                  </m:lim>
                </m:limLow>
              </m:e>
              <m:sub>
                <m:r>
                  <m:t>j</m:t>
                </m:r>
              </m:sub>
            </m:sSub>
          </m:e>
        </m:d>
        <m:r>
          <m:t>​</m:t>
        </m:r>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limLow>
              <m:e>
                <m:r>
                  <m:t>x</m:t>
                </m:r>
              </m:e>
              <m:lim>
                <m:r>
                  <m:rPr>
                    <m:sty m:val="p"/>
                  </m:rPr>
                  <m:t>∼</m:t>
                </m:r>
              </m:lim>
            </m:limLow>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limLow>
                <m:e>
                  <m:r>
                    <m:t>x</m:t>
                  </m:r>
                </m:e>
                <m:lim>
                  <m:r>
                    <m:rPr>
                      <m:sty m:val="p"/>
                    </m:rPr>
                    <m:t>∼</m:t>
                  </m:r>
                </m:lim>
              </m:limLow>
            </m:e>
            <m:sub>
              <m:r>
                <m:t>i</m:t>
              </m:r>
            </m:sub>
          </m:sSub>
          <m:r>
            <m:rPr>
              <m:sty m:val="p"/>
            </m:rPr>
            <m:t>,</m:t>
          </m:r>
          <m:sSub>
            <m:e>
              <m:limLow>
                <m:e>
                  <m:r>
                    <m:t>x</m:t>
                  </m:r>
                </m:e>
                <m:lim>
                  <m:r>
                    <m:rPr>
                      <m:sty m:val="p"/>
                    </m:rPr>
                    <m:t>∼</m:t>
                  </m:r>
                </m:lim>
              </m:limLow>
            </m:e>
            <m:sub>
              <m:r>
                <m:t>j</m:t>
              </m:r>
            </m:sub>
          </m:sSub>
          <m:r>
            <m:rPr>
              <m:sty m:val="p"/>
            </m:rPr>
            <m:t>)</m:t>
          </m:r>
          <m:limUpp>
            <m:e>
              <m:r>
                <m:rPr>
                  <m:sty m:val="p"/>
                </m:rPr>
                <m:t>=</m:t>
              </m:r>
            </m:e>
            <m:lim>
              <m:r>
                <m:rPr>
                  <m:nor/>
                  <m:sty m:val="p"/>
                </m:rPr>
                <m:t>def</m:t>
              </m:r>
            </m:lim>
          </m:limUpp>
          <m:r>
            <m:t>​</m:t>
          </m:r>
          <m:d>
            <m:dPr>
              <m:begChr m:val="⟨"/>
              <m:sepChr m:val=""/>
              <m:endChr m:val="⟩"/>
              <m:grow/>
            </m:dPr>
            <m:e>
              <m:r>
                <m:t>ϕ</m:t>
              </m:r>
              <m:r>
                <m:rPr>
                  <m:sty m:val="p"/>
                </m:rPr>
                <m:t>(</m:t>
              </m:r>
              <m:sSub>
                <m:e>
                  <m:limLow>
                    <m:e>
                      <m:r>
                        <m:t>x</m:t>
                      </m:r>
                    </m:e>
                    <m:lim>
                      <m:r>
                        <m:rPr>
                          <m:sty m:val="p"/>
                        </m:rPr>
                        <m:t>∼</m:t>
                      </m:r>
                    </m:lim>
                  </m:limLow>
                </m:e>
                <m:sub>
                  <m:r>
                    <m:t>i</m:t>
                  </m:r>
                </m:sub>
              </m:sSub>
              <m:r>
                <m:rPr>
                  <m:sty m:val="p"/>
                </m:rPr>
                <m:t>)</m:t>
              </m:r>
              <m:r>
                <m:rPr>
                  <m:sty m:val="p"/>
                </m:rPr>
                <m:t>,</m:t>
              </m:r>
              <m:r>
                <m:t>ϕ</m:t>
              </m:r>
              <m:r>
                <m:rPr>
                  <m:sty m:val="p"/>
                </m:rPr>
                <m:t>(</m:t>
              </m:r>
              <m:sSub>
                <m:e>
                  <m:limLow>
                    <m:e>
                      <m:r>
                        <m:t>x</m:t>
                      </m:r>
                    </m:e>
                    <m:lim>
                      <m:r>
                        <m:rPr>
                          <m:sty m:val="p"/>
                        </m:rPr>
                        <m:t>∼</m:t>
                      </m:r>
                    </m:lim>
                  </m:limLow>
                </m:e>
                <m:sub>
                  <m:r>
                    <m:t>j</m:t>
                  </m:r>
                </m:sub>
              </m:sSub>
              <m:r>
                <m:rPr>
                  <m:sty m:val="p"/>
                </m:rPr>
                <m:t>)</m:t>
              </m:r>
            </m:e>
          </m:d>
          <m:sSub>
            <m:e>
              <m:r>
                <m:t>​</m:t>
              </m:r>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limLow>
              <m:e>
                <m:r>
                  <m:t>x</m:t>
                </m:r>
              </m:e>
              <m:lim>
                <m:r>
                  <m:rPr>
                    <m:sty m:val="p"/>
                  </m:rPr>
                  <m:t>∼</m:t>
                </m:r>
              </m:lim>
            </m:limLow>
          </m:e>
        </m:d>
        <m:r>
          <m:t>​</m:t>
        </m:r>
        <m:r>
          <m:rPr>
            <m:sty m:val="p"/>
          </m:rPr>
          <m:t>=</m:t>
        </m:r>
        <m:r>
          <m:t>1</m:t>
        </m:r>
      </m:oMath>
      <w:r>
        <w:t xml:space="preserve"> </w:t>
      </w:r>
      <w:r>
        <w:t xml:space="preserve">and</w:t>
      </w:r>
      <w:r>
        <w:t xml:space="preserve"> </w:t>
      </w:r>
      <m:oMath>
        <m:r>
          <m:t>​</m:t>
        </m:r>
        <m:d>
          <m:dPr>
            <m:begChr m:val="∥"/>
            <m:sepChr m:val=""/>
            <m:endChr m:val="∥"/>
            <m:grow/>
          </m:dPr>
          <m:e>
            <m:limLow>
              <m:e>
                <m:r>
                  <m:t>y</m:t>
                </m:r>
              </m:e>
              <m:lim>
                <m:r>
                  <m:rPr>
                    <m:sty m:val="p"/>
                  </m:rPr>
                  <m:t>∼</m:t>
                </m:r>
              </m:lim>
            </m:limLow>
          </m:e>
        </m:d>
        <m:r>
          <m:t>​</m:t>
        </m:r>
        <m:r>
          <m:rPr>
            <m:sty m:val="p"/>
          </m:rPr>
          <m:t>=</m:t>
        </m:r>
        <m:r>
          <m:t>1</m:t>
        </m:r>
      </m:oMath>
      <w:r>
        <w:t xml:space="preserve">),</w:t>
      </w:r>
      <w:r>
        <w:t xml:space="preserve"> </w:t>
      </w:r>
      <w:r>
        <w:t xml:space="preserve">cosine similarity equals the inner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limLow>
          <m:e>
            <m:r>
              <m:t>q</m:t>
            </m:r>
          </m:e>
          <m:lim>
            <m:r>
              <m:rPr>
                <m:sty m:val="p"/>
              </m:rPr>
              <m:t>∼</m:t>
            </m:r>
          </m:lim>
        </m:limLow>
        <m:r>
          <m:rPr>
            <m:sty m:val="p"/>
          </m:rPr>
          <m:t>⋅</m:t>
        </m:r>
        <m:limLow>
          <m:e>
            <m:r>
              <m:t>k</m:t>
            </m:r>
          </m:e>
          <m:lim>
            <m:r>
              <m:rPr>
                <m:sty m:val="p"/>
              </m:rPr>
              <m:t>∼</m:t>
            </m:r>
          </m:lim>
        </m:limLow>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limLow>
          <m:e>
            <m:r>
              <m:t>y</m:t>
            </m:r>
          </m:e>
          <m:lim>
            <m:r>
              <m:rPr>
                <m:sty m:val="p"/>
              </m:rPr>
              <m:t>∼</m:t>
            </m:r>
          </m:lim>
        </m:limLow>
        <m:r>
          <m:rPr>
            <m:sty m:val="p"/>
          </m:rPr>
          <m:t>≈</m:t>
        </m:r>
        <m:r>
          <m:rPr>
            <m:sty m:val="bi"/>
          </m:rPr>
          <m:t>X</m:t>
        </m:r>
        <m:limLow>
          <m:e>
            <m:r>
              <m:t>β</m:t>
            </m:r>
          </m:e>
          <m:lim>
            <m:r>
              <m:rPr>
                <m:sty m:val="p"/>
              </m:rPr>
              <m:t>∼</m:t>
            </m:r>
          </m:lim>
        </m:limLow>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limLow>
                <m:e>
                  <m:r>
                    <m:t>β</m:t>
                  </m:r>
                </m:e>
                <m:lim>
                  <m:r>
                    <m:rPr>
                      <m:sty m:val="p"/>
                    </m:rPr>
                    <m:t>∼</m:t>
                  </m:r>
                </m:lim>
              </m:limLow>
            </m:lim>
          </m:limLow>
          <m:r>
            <m:t>​</m:t>
          </m:r>
          <m:d>
            <m:dPr>
              <m:begChr m:val="∥"/>
              <m:sepChr m:val=""/>
              <m:endChr m:val="∥"/>
              <m:grow/>
            </m:dPr>
            <m:e>
              <m:limLow>
                <m:e>
                  <m:r>
                    <m:t>y</m:t>
                  </m:r>
                </m:e>
                <m:lim>
                  <m:r>
                    <m:rPr>
                      <m:sty m:val="p"/>
                    </m:rPr>
                    <m:t>∼</m:t>
                  </m:r>
                </m:lim>
              </m:limLow>
              <m:r>
                <m:rPr>
                  <m:sty m:val="p"/>
                </m:rPr>
                <m:t>−</m:t>
              </m:r>
              <m:r>
                <m:rPr>
                  <m:sty m:val="bi"/>
                </m:rPr>
                <m:t>X</m:t>
              </m:r>
              <m:limLow>
                <m:e>
                  <m:r>
                    <m:t>β</m:t>
                  </m:r>
                </m:e>
                <m:lim>
                  <m:r>
                    <m:rPr>
                      <m:sty m:val="p"/>
                    </m:rPr>
                    <m:t>∼</m:t>
                  </m:r>
                </m:lim>
              </m:limLow>
            </m:e>
          </m:d>
          <m:sSubSup>
            <m:e>
              <m:r>
                <m:t>​</m:t>
              </m:r>
            </m:e>
            <m:sub>
              <m:r>
                <m:rPr>
                  <m:sty m:val="bi"/>
                </m:rPr>
                <m:t>W</m:t>
              </m:r>
            </m:sub>
            <m:sup>
              <m:r>
                <m:t>2</m:t>
              </m:r>
            </m:sup>
          </m:sSubSup>
          <m:r>
            <m:rPr>
              <m:sty m:val="p"/>
            </m:rPr>
            <m:t>=</m:t>
          </m:r>
          <m:limLow>
            <m:e>
              <m:r>
                <m:rPr>
                  <m:sty m:val="p"/>
                </m:rPr>
                <m:t>min</m:t>
              </m:r>
            </m:e>
            <m:lim>
              <m:limLow>
                <m:e>
                  <m:r>
                    <m:t>β</m:t>
                  </m:r>
                </m:e>
                <m:lim>
                  <m:r>
                    <m:rPr>
                      <m:sty m:val="p"/>
                    </m:rPr>
                    <m:t>∼</m:t>
                  </m:r>
                </m:lim>
              </m:limLow>
            </m:lim>
          </m:limLow>
          <m:r>
            <m:t>​</m:t>
          </m:r>
          <m:d>
            <m:dPr>
              <m:begChr m:val="⟨"/>
              <m:sepChr m:val=""/>
              <m:endChr m:val="⟩"/>
              <m:grow/>
            </m:dPr>
            <m:e>
              <m:limLow>
                <m:e>
                  <m:r>
                    <m:t>y</m:t>
                  </m:r>
                </m:e>
                <m:lim>
                  <m:r>
                    <m:rPr>
                      <m:sty m:val="p"/>
                    </m:rPr>
                    <m:t>∼</m:t>
                  </m:r>
                </m:lim>
              </m:limLow>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r>
                <m:rPr>
                  <m:sty m:val="bi"/>
                </m:rPr>
                <m:t>X</m:t>
              </m:r>
              <m:limLow>
                <m:e>
                  <m:r>
                    <m:t>β</m:t>
                  </m:r>
                </m:e>
                <m:lim>
                  <m:r>
                    <m:rPr>
                      <m:sty m:val="p"/>
                    </m:rPr>
                    <m:t>∼</m:t>
                  </m:r>
                </m:lim>
              </m:limLow>
            </m:e>
          </m:d>
          <m:sSub>
            <m:e>
              <m:r>
                <m:t>​</m:t>
              </m:r>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limLow>
                  <m:e>
                    <m:r>
                      <m:t>x</m:t>
                    </m:r>
                  </m:e>
                  <m:lim>
                    <m:r>
                      <m:rPr>
                        <m:sty m:val="p"/>
                      </m:rPr>
                      <m:t>∼</m:t>
                    </m:r>
                  </m:lim>
                </m:limLow>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limLow>
                                  <m:e>
                                    <m:r>
                                      <m:t>x</m:t>
                                    </m:r>
                                  </m:e>
                                  <m:lim>
                                    <m:r>
                                      <m:rPr>
                                        <m:sty m:val="p"/>
                                      </m:rPr>
                                      <m:t>∼</m:t>
                                    </m:r>
                                  </m:lim>
                                </m:limLow>
                              </m:e>
                              <m:sub>
                                <m:r>
                                  <m:t>1</m:t>
                                </m:r>
                              </m:sub>
                            </m:sSub>
                          </m:e>
                          <m:sup>
                            <m:r>
                              <m:rPr>
                                <m:sty m:val="p"/>
                              </m:rPr>
                              <m:t>⊤</m:t>
                            </m:r>
                          </m:sup>
                        </m:sSup>
                      </m:e>
                    </m:mr>
                    <m:mr>
                      <m:e>
                        <m:sSup>
                          <m:e>
                            <m:sSub>
                              <m:e>
                                <m:limLow>
                                  <m:e>
                                    <m:r>
                                      <m:t>x</m:t>
                                    </m:r>
                                  </m:e>
                                  <m:lim>
                                    <m:r>
                                      <m:rPr>
                                        <m:sty m:val="p"/>
                                      </m:rPr>
                                      <m:t>∼</m:t>
                                    </m:r>
                                  </m:lim>
                                </m:limLow>
                              </m:e>
                              <m:sub>
                                <m:r>
                                  <m:t>2</m:t>
                                </m:r>
                              </m:sub>
                            </m:sSub>
                          </m:e>
                          <m:sup>
                            <m:r>
                              <m:rPr>
                                <m:sty m:val="p"/>
                              </m:rPr>
                              <m:t>⊤</m:t>
                            </m:r>
                          </m:sup>
                        </m:sSup>
                      </m:e>
                    </m:mr>
                    <m:mr>
                      <m:e>
                        <m:r>
                          <m:rPr>
                            <m:sty m:val="p"/>
                          </m:rPr>
                          <m:t>⋮</m:t>
                        </m:r>
                      </m:e>
                    </m:mr>
                    <m:mr>
                      <m:e>
                        <m:sSup>
                          <m:e>
                            <m:sSub>
                              <m:e>
                                <m:limLow>
                                  <m:e>
                                    <m:r>
                                      <m:t>x</m:t>
                                    </m:r>
                                  </m:e>
                                  <m:lim>
                                    <m:r>
                                      <m:rPr>
                                        <m:sty m:val="p"/>
                                      </m:rPr>
                                      <m:t>∼</m:t>
                                    </m:r>
                                  </m:lim>
                                </m:limLow>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limLow>
          <m:e>
            <m:r>
              <m:t>β</m:t>
            </m:r>
          </m:e>
          <m:lim>
            <m:r>
              <m:rPr>
                <m:sty m:val="p"/>
              </m:rPr>
              <m:t>∼</m:t>
            </m:r>
          </m:lim>
        </m:limLow>
      </m:oMath>
      <w:r>
        <w:t xml:space="preserve"> </w:t>
      </w:r>
      <w:r>
        <w:t xml:space="preserve">collects the values</w:t>
      </w:r>
      <w:r>
        <w:t xml:space="preserve"> </w:t>
      </w:r>
      <m:oMath>
        <m:sSup>
          <m:e>
            <m:sSub>
              <m:e>
                <m:limLow>
                  <m:e>
                    <m:r>
                      <m:t>x</m:t>
                    </m:r>
                  </m:e>
                  <m:lim>
                    <m:r>
                      <m:rPr>
                        <m:sty m:val="p"/>
                      </m:rPr>
                      <m:t>∼</m:t>
                    </m:r>
                  </m:lim>
                </m:limLow>
              </m:e>
              <m:sub>
                <m:r>
                  <m:t>i</m:t>
                </m:r>
              </m:sub>
            </m:sSub>
          </m:e>
          <m:sup>
            <m:r>
              <m:rPr>
                <m:sty m:val="p"/>
              </m:rPr>
              <m:t>⊤</m:t>
            </m:r>
          </m:sup>
        </m:sSup>
        <m:limLow>
          <m:e>
            <m:r>
              <m:t>β</m:t>
            </m:r>
          </m:e>
          <m:lim>
            <m:r>
              <m:rPr>
                <m:sty m:val="p"/>
              </m:rPr>
              <m:t>∼</m:t>
            </m:r>
          </m:lim>
        </m:limLow>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limLow>
            <m:e>
              <m:r>
                <m:t>β</m:t>
              </m:r>
            </m:e>
            <m:lim>
              <m:r>
                <m:rPr>
                  <m:sty m:val="p"/>
                </m:rPr>
                <m:t>∼</m:t>
              </m:r>
            </m:lim>
          </m:limLow>
          <m:r>
            <m:rPr>
              <m:sty m:val="p"/>
            </m:rPr>
            <m:t>=</m:t>
          </m:r>
          <m:d>
            <m:dPr>
              <m:begChr m:val="["/>
              <m:sepChr m:val=""/>
              <m:endChr m:val="]"/>
              <m:grow/>
            </m:dPr>
            <m:e>
              <m:m>
                <m:mPr>
                  <m:baseJc m:val="center"/>
                  <m:plcHide m:val="on"/>
                  <m:mcs>
                    <m:mc>
                      <m:mcPr>
                        <m:mcJc m:val="center"/>
                        <m:count m:val="1"/>
                      </m:mcPr>
                    </m:mc>
                  </m:mcs>
                </m:mPr>
                <m:mr>
                  <m:e>
                    <m:sSup>
                      <m:e>
                        <m:sSub>
                          <m:e>
                            <m:limLow>
                              <m:e>
                                <m:r>
                                  <m:t>x</m:t>
                                </m:r>
                              </m:e>
                              <m:lim>
                                <m:r>
                                  <m:rPr>
                                    <m:sty m:val="p"/>
                                  </m:rPr>
                                  <m:t>∼</m:t>
                                </m:r>
                              </m:lim>
                            </m:limLow>
                          </m:e>
                          <m:sub>
                            <m:r>
                              <m:t>1</m:t>
                            </m:r>
                          </m:sub>
                        </m:sSub>
                      </m:e>
                      <m:sup>
                        <m:r>
                          <m:rPr>
                            <m:sty m:val="p"/>
                          </m:rPr>
                          <m:t>⊤</m:t>
                        </m:r>
                      </m:sup>
                    </m:sSup>
                    <m:limLow>
                      <m:e>
                        <m:r>
                          <m:t>β</m:t>
                        </m:r>
                      </m:e>
                      <m:lim>
                        <m:r>
                          <m:rPr>
                            <m:sty m:val="p"/>
                          </m:rPr>
                          <m:t>∼</m:t>
                        </m:r>
                      </m:lim>
                    </m:limLow>
                  </m:e>
                </m:mr>
                <m:mr>
                  <m:e>
                    <m:r>
                      <m:rPr>
                        <m:sty m:val="p"/>
                      </m:rPr>
                      <m:t>⋮</m:t>
                    </m:r>
                  </m:e>
                </m:mr>
                <m:mr>
                  <m:e>
                    <m:sSup>
                      <m:e>
                        <m:sSub>
                          <m:e>
                            <m:limLow>
                              <m:e>
                                <m:r>
                                  <m:t>x</m:t>
                                </m:r>
                              </m:e>
                              <m:lim>
                                <m:r>
                                  <m:rPr>
                                    <m:sty m:val="p"/>
                                  </m:rPr>
                                  <m:t>∼</m:t>
                                </m:r>
                              </m:lim>
                            </m:limLow>
                          </m:e>
                          <m:sub>
                            <m:r>
                              <m:t>n</m:t>
                            </m:r>
                          </m:sub>
                        </m:sSub>
                      </m:e>
                      <m:sup>
                        <m:r>
                          <m:rPr>
                            <m:sty m:val="p"/>
                          </m:rPr>
                          <m:t>⊤</m:t>
                        </m:r>
                      </m:sup>
                    </m:sSup>
                    <m:limLow>
                      <m:e>
                        <m:r>
                          <m:t>β</m:t>
                        </m:r>
                      </m:e>
                      <m:lim>
                        <m:r>
                          <m:rPr>
                            <m:sty m:val="p"/>
                          </m:rPr>
                          <m:t>∼</m:t>
                        </m:r>
                      </m:lim>
                    </m:limLow>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limLow>
          <m:e>
            <m:r>
              <m:t>β</m:t>
            </m:r>
          </m:e>
          <m:lim>
            <m:r>
              <m:rPr>
                <m:sty m:val="p"/>
              </m:rPr>
              <m:t>∼</m:t>
            </m:r>
          </m:lim>
        </m:limLow>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limLow>
                <m:e>
                  <m:r>
                    <m:t>β</m:t>
                  </m:r>
                </m:e>
                <m:lim>
                  <m:r>
                    <m:rPr>
                      <m:sty m:val="p"/>
                    </m:rPr>
                    <m:t>∼</m:t>
                  </m:r>
                </m:lim>
              </m:limLow>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limLow>
              <m:e>
                <m:r>
                  <m:t>β</m:t>
                </m:r>
              </m:e>
              <m:lim>
                <m:r>
                  <m:rPr>
                    <m:sty m:val="p"/>
                  </m:rPr>
                  <m:t>∼</m:t>
                </m:r>
              </m:lim>
            </m:limLow>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y</m:t>
            </m:r>
          </m:e>
          <m:lim>
            <m:r>
              <m:rPr>
                <m:sty m:val="p"/>
              </m:rPr>
              <m:t>∼</m:t>
            </m:r>
          </m:lim>
        </m:limLow>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limLow>
          <m:e>
            <m:r>
              <m:t>c</m:t>
            </m:r>
          </m:e>
          <m:lim>
            <m:r>
              <m:rPr>
                <m:sty m:val="p"/>
              </m:rPr>
              <m:t>∼</m:t>
            </m:r>
          </m:lim>
        </m:limLow>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oMath>
      <w:r>
        <w:t xml:space="preserve">.</w:t>
      </w:r>
      <w:r>
        <w:t xml:space="preserve"> </w:t>
      </w:r>
      <w:r>
        <w:t xml:space="preserve">Then</w:t>
      </w:r>
    </w:p>
    <w:p>
      <w:pPr>
        <w:pStyle w:val="BodyText"/>
      </w:pPr>
      <m:oMathPara>
        <m:oMathParaPr>
          <m:jc m:val="center"/>
        </m:oMathParaPr>
        <m:oMath>
          <m:eqArr>
            <m:e>
              <m:r>
                <m:t>0</m:t>
              </m:r>
              <m:r>
                <m:t>&amp;</m:t>
              </m:r>
              <m:r>
                <m:rPr>
                  <m:sty m:val="p"/>
                </m:rPr>
                <m:t>=</m:t>
              </m:r>
              <m:sSup>
                <m:e>
                  <m:limLow>
                    <m:e>
                      <m:r>
                        <m:t>c</m:t>
                      </m:r>
                    </m:e>
                    <m:lim>
                      <m:r>
                        <m:rPr>
                          <m:sty m:val="p"/>
                        </m:rPr>
                        <m:t>∼</m:t>
                      </m:r>
                    </m:lim>
                  </m:limLow>
                </m:e>
                <m:sup>
                  <m:r>
                    <m:rPr>
                      <m:sty m:val="p"/>
                    </m:rPr>
                    <m:t>⊤</m:t>
                  </m:r>
                </m:sup>
              </m:sSup>
              <m:r>
                <m:t> </m:t>
              </m:r>
              <m:sSup>
                <m:e>
                  <m:r>
                    <m:rPr>
                      <m:sty m:val="bi"/>
                    </m:rPr>
                    <m:t>X</m:t>
                  </m:r>
                </m:e>
                <m:sup>
                  <m:r>
                    <m:rPr>
                      <m:sty m:val="p"/>
                    </m:rPr>
                    <m:t>⊤</m:t>
                  </m:r>
                </m:sup>
              </m:sSup>
              <m:r>
                <m:rPr>
                  <m:sty m:val="bi"/>
                </m:rPr>
                <m:t>X</m:t>
              </m:r>
              <m:limLow>
                <m:e>
                  <m:r>
                    <m:t>c</m:t>
                  </m:r>
                </m:e>
                <m:lim>
                  <m:r>
                    <m:rPr>
                      <m:sty m:val="p"/>
                    </m:rPr>
                    <m:t>∼</m:t>
                  </m:r>
                </m:lim>
              </m:limLow>
              <m:r>
                <m:t>&amp;</m:t>
              </m:r>
              <m:r>
                <m:t>&amp;</m:t>
              </m:r>
              <m:r>
                <m:rPr>
                  <m:nor/>
                  <m:sty m:val="p"/>
                </m:rPr>
                <m:t>(multiply </m:t>
              </m:r>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r>
                <m:rPr>
                  <m:nor/>
                  <m:sty m:val="p"/>
                </m:rPr>
                <m:t> on the left by </m:t>
              </m:r>
              <m:sSup>
                <m:e>
                  <m:limLow>
                    <m:e>
                      <m:r>
                        <m:t>c</m:t>
                      </m:r>
                    </m:e>
                    <m:lim>
                      <m:r>
                        <m:rPr>
                          <m:sty m:val="p"/>
                        </m:rPr>
                        <m:t>∼</m:t>
                      </m:r>
                    </m:lim>
                  </m:limLow>
                </m:e>
                <m:sup>
                  <m:r>
                    <m:rPr>
                      <m:sty m:val="p"/>
                    </m:rPr>
                    <m:t>⊤</m:t>
                  </m:r>
                </m:sup>
              </m:sSup>
              <m:r>
                <m:rPr>
                  <m:nor/>
                  <m:sty m:val="p"/>
                </m:rPr>
                <m:t>)</m:t>
              </m:r>
            </m:e>
            <m:e>
              <m:r>
                <m:t>&amp;</m:t>
              </m:r>
              <m:r>
                <m:rPr>
                  <m:sty m:val="p"/>
                </m:rPr>
                <m:t>=</m:t>
              </m:r>
              <m:sSup>
                <m:e>
                  <m:r>
                    <m:t>​</m:t>
                  </m:r>
                  <m:d>
                    <m:dPr>
                      <m:begChr m:val="("/>
                      <m:sepChr m:val=""/>
                      <m:endChr m:val=")"/>
                      <m:grow/>
                    </m:dPr>
                    <m:e>
                      <m:r>
                        <m:rPr>
                          <m:sty m:val="bi"/>
                        </m:rPr>
                        <m:t>X</m:t>
                      </m:r>
                      <m:limLow>
                        <m:e>
                          <m:r>
                            <m:t>c</m:t>
                          </m:r>
                        </m:e>
                        <m:lim>
                          <m:r>
                            <m:rPr>
                              <m:sty m:val="p"/>
                            </m:rPr>
                            <m:t>∼</m:t>
                          </m:r>
                        </m:lim>
                      </m:limLow>
                    </m:e>
                  </m:d>
                  <m:r>
                    <m:t>​</m:t>
                  </m:r>
                </m:e>
                <m:sup>
                  <m:r>
                    <m:rPr>
                      <m:sty m:val="p"/>
                    </m:rPr>
                    <m:t>⊤</m:t>
                  </m:r>
                </m:sup>
              </m:sSup>
              <m:r>
                <m:t>​</m:t>
              </m:r>
              <m:d>
                <m:dPr>
                  <m:begChr m:val="("/>
                  <m:sepChr m:val=""/>
                  <m:endChr m:val=")"/>
                  <m:grow/>
                </m:dPr>
                <m:e>
                  <m:r>
                    <m:rPr>
                      <m:sty m:val="bi"/>
                    </m:rPr>
                    <m:t>X</m:t>
                  </m:r>
                  <m:limLow>
                    <m:e>
                      <m:r>
                        <m:t>c</m:t>
                      </m:r>
                    </m:e>
                    <m:lim>
                      <m:r>
                        <m:rPr>
                          <m:sty m:val="p"/>
                        </m:rPr>
                        <m:t>∼</m:t>
                      </m:r>
                    </m:lim>
                  </m:limLow>
                </m:e>
              </m:d>
              <m:r>
                <m:t>​</m:t>
              </m:r>
              <m:r>
                <m:t>&amp;</m:t>
              </m:r>
              <m:r>
                <m:t>&amp;</m:t>
              </m:r>
              <m:r>
                <m:rPr>
                  <m:nor/>
                  <m:sty m:val="p"/>
                </m:rPr>
                <m:t>(transpose of a product)</m:t>
              </m:r>
            </m:e>
            <m:e>
              <m:r>
                <m:t>&amp;</m:t>
              </m:r>
              <m:r>
                <m:rPr>
                  <m:sty m:val="p"/>
                </m:rPr>
                <m:t>=</m:t>
              </m:r>
              <m:r>
                <m:t>​</m:t>
              </m:r>
              <m:d>
                <m:dPr>
                  <m:begChr m:val="∥"/>
                  <m:sepChr m:val=""/>
                  <m:endChr m:val="∥"/>
                  <m:grow/>
                </m:dPr>
                <m:e>
                  <m:r>
                    <m:rPr>
                      <m:sty m:val="bi"/>
                    </m:rPr>
                    <m:t>X</m:t>
                  </m:r>
                  <m:limLow>
                    <m:e>
                      <m:r>
                        <m:t>c</m:t>
                      </m:r>
                    </m:e>
                    <m:lim>
                      <m:r>
                        <m:rPr>
                          <m:sty m:val="p"/>
                        </m:rPr>
                        <m:t>∼</m:t>
                      </m:r>
                    </m:lim>
                  </m:limLow>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limLow>
          <m:e>
            <m:r>
              <m:t>c</m:t>
            </m:r>
          </m:e>
          <m:lim>
            <m:r>
              <m:rPr>
                <m:sty m:val="p"/>
              </m:rPr>
              <m:t>∼</m:t>
            </m:r>
          </m:lim>
        </m:limLow>
        <m:r>
          <m:rPr>
            <m:sty m:val="p"/>
          </m:rPr>
          <m:t>=</m:t>
        </m:r>
        <m:limLow>
          <m:e>
            <m:r>
              <m:t>0</m:t>
            </m:r>
          </m:e>
          <m:lim>
            <m:r>
              <m:rPr>
                <m:sty m:val="p"/>
              </m:rPr>
              <m:t>∼</m:t>
            </m:r>
          </m:lim>
        </m:limLow>
      </m:oMath>
      <w:r>
        <w:t xml:space="preserve">.</w:t>
      </w:r>
      <w:r>
        <w:t xml:space="preserve"> </w:t>
      </w:r>
      <w:r>
        <w:t xml:space="preserve">Because</w:t>
      </w:r>
      <w:r>
        <w:t xml:space="preserve"> </w:t>
      </w:r>
      <m:oMath>
        <m:r>
          <m:rPr>
            <m:sty m:val="bi"/>
          </m:rPr>
          <m:t>X</m:t>
        </m:r>
        <m:limLow>
          <m:e>
            <m:r>
              <m:t>c</m:t>
            </m:r>
          </m:e>
          <m:lim>
            <m:r>
              <m:rPr>
                <m:sty m:val="p"/>
              </m:rPr>
              <m:t>∼</m:t>
            </m:r>
          </m:lim>
        </m:limLow>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limLow>
          <m:e>
            <m:r>
              <m:t>c</m:t>
            </m:r>
          </m:e>
          <m:lim>
            <m:r>
              <m:rPr>
                <m:sty m:val="p"/>
              </m:rPr>
              <m:t>∼</m:t>
            </m:r>
          </m:lim>
        </m:limLow>
        <m:r>
          <m:rPr>
            <m:sty m:val="p"/>
          </m:rPr>
          <m:t>=</m:t>
        </m:r>
        <m:limLow>
          <m:e>
            <m:r>
              <m:t>0</m:t>
            </m:r>
          </m:e>
          <m:lim>
            <m:r>
              <m:rPr>
                <m:sty m:val="p"/>
              </m:rPr>
              <m:t>∼</m:t>
            </m:r>
          </m:lim>
        </m:limLow>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oMath>
      <w:r>
        <w:t xml:space="preserve"> </w:t>
      </w:r>
      <w:r>
        <w:t xml:space="preserve">is</w:t>
      </w:r>
      <w:r>
        <w:t xml:space="preserve"> </w:t>
      </w:r>
      <m:oMath>
        <m:limLow>
          <m:e>
            <m:r>
              <m:t>c</m:t>
            </m:r>
          </m:e>
          <m:lim>
            <m:r>
              <m:rPr>
                <m:sty m:val="p"/>
              </m:rPr>
              <m:t>∼</m:t>
            </m:r>
          </m:lim>
        </m:limLow>
        <m:r>
          <m:rPr>
            <m:sty m:val="p"/>
          </m:rPr>
          <m:t>=</m:t>
        </m:r>
        <m:limLow>
          <m:e>
            <m:r>
              <m:t>0</m:t>
            </m:r>
          </m:e>
          <m:lim>
            <m:r>
              <m:rPr>
                <m:sty m:val="p"/>
              </m:rPr>
              <m:t>∼</m:t>
            </m:r>
          </m:lim>
        </m:limLow>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limLow>
          <m:e>
            <m:r>
              <m:t>y</m:t>
            </m:r>
          </m:e>
          <m:lim>
            <m:r>
              <m:rPr>
                <m:sty m:val="p"/>
              </m:rPr>
              <m:t>∼</m:t>
            </m:r>
          </m:lim>
        </m:limLow>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limLow>
                    <m:e>
                      <m:r>
                        <m:t>y</m:t>
                      </m:r>
                    </m:e>
                    <m:lim>
                      <m:r>
                        <m:rPr>
                          <m:sty m:val="p"/>
                        </m:rPr>
                        <m:t>∼</m:t>
                      </m:r>
                    </m:lim>
                  </m:limLow>
                </m:e>
              </m:acc>
              <m:r>
                <m:t>&amp;</m:t>
              </m:r>
              <m:r>
                <m:rPr>
                  <m:sty m:val="p"/>
                </m:rPr>
                <m:t>=</m:t>
              </m:r>
              <m:r>
                <m:rPr>
                  <m:sty m:val="bi"/>
                </m:rPr>
                <m:t>X</m:t>
              </m:r>
              <m:acc>
                <m:accPr>
                  <m:chr m:val="̂"/>
                </m:accPr>
                <m:e>
                  <m:limLow>
                    <m:e>
                      <m:r>
                        <m:t>β</m:t>
                      </m:r>
                    </m:e>
                    <m:lim>
                      <m:r>
                        <m:rPr>
                          <m:sty m:val="p"/>
                        </m:rPr>
                        <m:t>∼</m:t>
                      </m:r>
                    </m:lim>
                  </m:limLow>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y</m:t>
                  </m:r>
                </m:e>
                <m:lim>
                  <m:r>
                    <m:rPr>
                      <m:sty m:val="p"/>
                    </m:rPr>
                    <m:t>∼</m:t>
                  </m:r>
                </m:lim>
              </m:limLow>
            </m:e>
            <m:e>
              <m:r>
                <m:t>&amp;</m:t>
              </m:r>
              <m:r>
                <m:rPr>
                  <m:sty m:val="p"/>
                </m:rPr>
                <m:t>=</m:t>
              </m:r>
              <m:r>
                <m:rPr>
                  <m:sty m:val="bi"/>
                </m:rPr>
                <m:t>H</m:t>
              </m:r>
              <m:limLow>
                <m:e>
                  <m:r>
                    <m:t>y</m:t>
                  </m:r>
                </m:e>
                <m:lim>
                  <m:r>
                    <m:rPr>
                      <m:sty m:val="p"/>
                    </m:rPr>
                    <m:t>∼</m:t>
                  </m:r>
                </m:lim>
              </m:limLow>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limLow>
          <m:e>
            <m:r>
              <m:t>y</m:t>
            </m:r>
          </m:e>
          <m:lim>
            <m:r>
              <m:rPr>
                <m:sty m:val="p"/>
              </m:rPr>
              <m:t>∼</m:t>
            </m:r>
          </m:lim>
        </m:limLow>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limLow>
          <m:e>
            <m:r>
              <m:t>y</m:t>
            </m:r>
          </m:e>
          <m:lim>
            <m:r>
              <m:rPr>
                <m:sty m:val="p"/>
              </m:rPr>
              <m:t>∼</m:t>
            </m:r>
          </m:lim>
        </m:limLow>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for exactly one</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limLow>
          <m:e>
            <m:r>
              <m:t>u</m:t>
            </m:r>
          </m:e>
          <m:lim>
            <m:r>
              <m:rPr>
                <m:sty m:val="p"/>
              </m:rPr>
              <m:t>∼</m:t>
            </m:r>
          </m:lim>
        </m:limLow>
      </m:oMath>
      <w:r>
        <w:t xml:space="preserve"> </w:t>
      </w:r>
      <w:r>
        <w:t xml:space="preserve">is the</w:t>
      </w:r>
      <w:r>
        <w:t xml:space="preserve"> </w:t>
      </w:r>
      <w:r>
        <w:rPr>
          <w:b/>
          <w:bCs/>
        </w:rPr>
        <w:t xml:space="preserve">orthogonal projection</w:t>
      </w:r>
      <w:r>
        <w:t xml:space="preserve"> </w:t>
      </w:r>
      <w:r>
        <w:t xml:space="preserve">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limLow>
          <m:e>
            <m:r>
              <m:t>0</m:t>
            </m:r>
          </m:e>
          <m:lim>
            <m:r>
              <m:rPr>
                <m:sty m:val="p"/>
              </m:rPr>
              <m:t>∼</m:t>
            </m:r>
          </m:lim>
        </m:limLow>
      </m:oMath>
      <w:r>
        <w:t xml:space="preserve"> </w:t>
      </w:r>
      <w:r>
        <w:t xml:space="preserve">and</w:t>
      </w:r>
      <w:r>
        <w:t xml:space="preserve"> </w:t>
      </w:r>
      <m:oMath>
        <m:limLow>
          <m:e>
            <m:r>
              <m:t>0</m:t>
            </m:r>
          </m:e>
          <m:lim>
            <m:r>
              <m:rPr>
                <m:sty m:val="p"/>
              </m:rPr>
              <m:t>∼</m:t>
            </m:r>
          </m:lim>
        </m:limLow>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limLow>
          <m:e>
            <m:r>
              <m:t>0</m:t>
            </m:r>
          </m:e>
          <m:lim>
            <m:r>
              <m:rPr>
                <m:sty m:val="p"/>
              </m:rPr>
              <m:t>∼</m:t>
            </m:r>
          </m:lim>
        </m:limLow>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limLow>
          <m:e>
            <m:r>
              <m:t>0</m:t>
            </m:r>
          </m:e>
          <m:lim>
            <m:r>
              <m:rPr>
                <m:sty m:val="p"/>
              </m:rPr>
              <m:t>∼</m:t>
            </m:r>
          </m:lim>
        </m:limLow>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limLow>
          <m:e>
            <m:r>
              <m:t>0</m:t>
            </m:r>
          </m:e>
          <m:lim>
            <m:r>
              <m:rPr>
                <m:sty m:val="p"/>
              </m:rPr>
              <m:t>∼</m:t>
            </m:r>
          </m:lim>
        </m:limLow>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and let</w:t>
      </w:r>
      <w:r>
        <w:t xml:space="preserve"> </w:t>
      </w:r>
      <m:oMath>
        <m:limLow>
          <m:e>
            <m:r>
              <m:t>u</m:t>
            </m:r>
          </m:e>
          <m:lim>
            <m:r>
              <m:rPr>
                <m:sty m:val="p"/>
              </m:rPr>
              <m:t>∼</m:t>
            </m:r>
          </m:lim>
        </m:limLow>
      </m:oMath>
      <w:r>
        <w:t xml:space="preserve"> </w:t>
      </w:r>
      <w:r>
        <w:t xml:space="preserve">be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limLow>
          <m:e>
            <m:r>
              <m:t>w</m:t>
            </m:r>
          </m:e>
          <m:lim>
            <m:r>
              <m:rPr>
                <m:sty m:val="p"/>
              </m:rPr>
              <m:t>∼</m:t>
            </m:r>
          </m:lim>
        </m:limLow>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limLow>
                <m:e>
                  <m:r>
                    <m:t>y</m:t>
                  </m:r>
                </m:e>
                <m:lim>
                  <m:r>
                    <m:rPr>
                      <m:sty m:val="p"/>
                    </m:rPr>
                    <m:t>∼</m:t>
                  </m:r>
                </m:lim>
              </m:limLow>
              <m:r>
                <m:rPr>
                  <m:sty m:val="p"/>
                </m:rPr>
                <m:t>−</m:t>
              </m:r>
              <m:limLow>
                <m:e>
                  <m:r>
                    <m:t>u</m:t>
                  </m:r>
                </m:e>
                <m:lim>
                  <m:r>
                    <m:rPr>
                      <m:sty m:val="p"/>
                    </m:rPr>
                    <m:t>∼</m:t>
                  </m:r>
                </m:lim>
              </m:limLow>
            </m:e>
          </m:d>
          <m:r>
            <m:t>​</m:t>
          </m:r>
          <m:r>
            <m:rPr>
              <m:sty m:val="p"/>
            </m:rPr>
            <m:t>≤</m:t>
          </m:r>
          <m:r>
            <m:t>​</m:t>
          </m:r>
          <m:d>
            <m:dPr>
              <m:begChr m:val="∥"/>
              <m:sepChr m:val=""/>
              <m:endChr m:val="∥"/>
              <m:grow/>
            </m:dPr>
            <m:e>
              <m:limLow>
                <m:e>
                  <m:r>
                    <m:t>y</m:t>
                  </m:r>
                </m:e>
                <m:lim>
                  <m:r>
                    <m:rPr>
                      <m:sty m:val="p"/>
                    </m:rPr>
                    <m:t>∼</m:t>
                  </m:r>
                </m:lim>
              </m:limLow>
              <m:r>
                <m:rPr>
                  <m:sty m:val="p"/>
                </m:rPr>
                <m:t>−</m:t>
              </m:r>
              <m:limLow>
                <m:e>
                  <m:r>
                    <m:t>w</m:t>
                  </m:r>
                </m:e>
                <m:lim>
                  <m:r>
                    <m:rPr>
                      <m:sty m:val="p"/>
                    </m:rPr>
                    <m:t>∼</m:t>
                  </m:r>
                </m:lim>
              </m:limLow>
            </m:e>
          </m:d>
          <m:r>
            <m:t>​</m:t>
          </m:r>
          <m:r>
            <m:rPr>
              <m:sty m:val="p"/>
            </m:rPr>
            <m:t>,</m:t>
          </m:r>
        </m:oMath>
      </m:oMathPara>
    </w:p>
    <w:p>
      <w:pPr>
        <w:pStyle w:val="FirstParagraph"/>
      </w:pPr>
      <w:r>
        <w:t xml:space="preserve">with equality only when</w:t>
      </w:r>
      <w:r>
        <w:t xml:space="preserve"> </w:t>
      </w:r>
      <m:oMath>
        <m:limLow>
          <m:e>
            <m:r>
              <m:t>w</m:t>
            </m:r>
          </m:e>
          <m:lim>
            <m:r>
              <m:rPr>
                <m:sty m:val="p"/>
              </m:rPr>
              <m:t>∼</m:t>
            </m:r>
          </m:lim>
        </m:limLow>
        <m:r>
          <m:rPr>
            <m:sty m:val="p"/>
          </m:rPr>
          <m:t>=</m:t>
        </m:r>
        <m:limLow>
          <m:e>
            <m:r>
              <m:t>u</m:t>
            </m:r>
          </m:e>
          <m:lim>
            <m:r>
              <m:rPr>
                <m:sty m:val="p"/>
              </m:rPr>
              <m:t>∼</m:t>
            </m:r>
          </m:lim>
        </m:limLow>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Both</w:t>
      </w:r>
      <w:r>
        <w:t xml:space="preserve"> </w:t>
      </w:r>
      <m:oMath>
        <m:limLow>
          <m:e>
            <m:r>
              <m:t>u</m:t>
            </m:r>
          </m:e>
          <m:lim>
            <m:r>
              <m:rPr>
                <m:sty m:val="p"/>
              </m:rPr>
              <m:t>∼</m:t>
            </m:r>
          </m:lim>
        </m:limLow>
      </m:oMath>
      <w:r>
        <w:t xml:space="preserve"> </w:t>
      </w:r>
      <w:r>
        <w:t xml:space="preserve">and</w:t>
      </w:r>
      <w:r>
        <w:t xml:space="preserve"> </w:t>
      </w:r>
      <m:oMath>
        <m:limLow>
          <m:e>
            <m:r>
              <m:t>w</m:t>
            </m:r>
          </m:e>
          <m:lim>
            <m:r>
              <m:rPr>
                <m:sty m:val="p"/>
              </m:rPr>
              <m:t>∼</m:t>
            </m:r>
          </m:lim>
        </m:limLow>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r>
          <m:rPr>
            <m:sty m:val="p"/>
          </m:rPr>
          <m:t>=</m:t>
        </m:r>
        <m:limLow>
          <m:e>
            <m:r>
              <m:t>u</m:t>
            </m:r>
          </m:e>
          <m:lim>
            <m:r>
              <m:rPr>
                <m:sty m:val="p"/>
              </m:rPr>
              <m:t>∼</m:t>
            </m:r>
          </m:lim>
        </m:limLow>
        <m:r>
          <m:rPr>
            <m:sty m:val="p"/>
          </m:rPr>
          <m:t>+</m:t>
        </m:r>
        <m:r>
          <m:rPr>
            <m:sty m:val="p"/>
          </m:rPr>
          <m:t>(</m:t>
        </m:r>
        <m:r>
          <m:rPr>
            <m:sty m:val="p"/>
          </m:rPr>
          <m:t>−</m:t>
        </m:r>
        <m:r>
          <m:t>1</m:t>
        </m:r>
        <m:r>
          <m:rPr>
            <m:sty m:val="p"/>
          </m:rPr>
          <m:t>)</m:t>
        </m:r>
        <m:r>
          <m:t> </m:t>
        </m:r>
        <m:limLow>
          <m:e>
            <m:r>
              <m:t>w</m:t>
            </m:r>
          </m:e>
          <m:lim>
            <m:r>
              <m:rPr>
                <m:sty m:val="p"/>
              </m:rPr>
              <m:t>∼</m:t>
            </m:r>
          </m:lim>
        </m:limLow>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limLow>
          <m:e>
            <m:r>
              <m:t>y</m:t>
            </m:r>
          </m:e>
          <m:lim>
            <m:r>
              <m:rPr>
                <m:sty m:val="p"/>
              </m:rPr>
              <m:t>∼</m:t>
            </m:r>
          </m:lim>
        </m:limLow>
        <m:r>
          <m:rPr>
            <m:sty m:val="p"/>
          </m:rPr>
          <m:t>−</m:t>
        </m:r>
        <m:limLow>
          <m:e>
            <m:r>
              <m:t>u</m:t>
            </m:r>
          </m:e>
          <m:lim>
            <m:r>
              <m:rPr>
                <m:sty m:val="p"/>
              </m:rPr>
              <m:t>∼</m:t>
            </m:r>
          </m:lim>
        </m:limLow>
        <m:r>
          <m:rPr>
            <m:sty m:val="p"/>
          </m:rPr>
          <m:t>)</m:t>
        </m:r>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w</m:t>
                      </m:r>
                    </m:e>
                    <m:lim>
                      <m:r>
                        <m:rPr>
                          <m:sty m:val="p"/>
                        </m:rPr>
                        <m:t>∼</m:t>
                      </m:r>
                    </m:lim>
                  </m:limLow>
                </m:e>
              </m:d>
              <m:sSup>
                <m:e>
                  <m:r>
                    <m:t>​</m:t>
                  </m:r>
                </m:e>
                <m:sup>
                  <m:r>
                    <m:t>2</m:t>
                  </m:r>
                </m:sup>
              </m:sSup>
              <m:r>
                <m:t>&amp;</m:t>
              </m:r>
              <m:r>
                <m:rPr>
                  <m:sty m:val="p"/>
                </m:rPr>
                <m:t>=</m:t>
              </m:r>
              <m:r>
                <m:t>​</m:t>
              </m:r>
              <m:d>
                <m:dPr>
                  <m:begChr m:val="∥"/>
                  <m:sepChr m:val=""/>
                  <m:endChr m:val="∥"/>
                  <m:grow/>
                </m:dPr>
                <m:e>
                  <m:r>
                    <m:rPr>
                      <m:sty m:val="p"/>
                    </m:rPr>
                    <m:t>(</m:t>
                  </m:r>
                  <m:limLow>
                    <m:e>
                      <m:r>
                        <m:t>y</m:t>
                      </m:r>
                    </m:e>
                    <m:lim>
                      <m:r>
                        <m:rPr>
                          <m:sty m:val="p"/>
                        </m:rPr>
                        <m:t>∼</m:t>
                      </m:r>
                    </m:lim>
                  </m:limLow>
                  <m:r>
                    <m:rPr>
                      <m:sty m:val="p"/>
                    </m:rPr>
                    <m:t>−</m:t>
                  </m:r>
                  <m:limLow>
                    <m:e>
                      <m:r>
                        <m:t>u</m:t>
                      </m:r>
                    </m:e>
                    <m:lim>
                      <m:r>
                        <m:rPr>
                          <m:sty m:val="p"/>
                        </m:rPr>
                        <m:t>∼</m:t>
                      </m:r>
                    </m:lim>
                  </m:limLow>
                  <m:r>
                    <m:rPr>
                      <m:sty m:val="p"/>
                    </m:rPr>
                    <m:t>)</m:t>
                  </m:r>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e>
              </m:d>
              <m:sSup>
                <m:e>
                  <m:r>
                    <m:t>​</m:t>
                  </m:r>
                </m:e>
                <m:sup>
                  <m:r>
                    <m:t>2</m:t>
                  </m:r>
                </m:sup>
              </m:sSup>
              <m:r>
                <m:t>&amp;</m:t>
              </m:r>
              <m:r>
                <m:t>&amp;</m:t>
              </m:r>
              <m:r>
                <m:rPr>
                  <m:nor/>
                  <m:sty m:val="p"/>
                </m:rPr>
                <m:t>(add and subtract </m:t>
              </m:r>
              <m:limLow>
                <m:e>
                  <m:r>
                    <m:t>u</m:t>
                  </m:r>
                </m:e>
                <m:lim>
                  <m:r>
                    <m:rPr>
                      <m:sty m:val="p"/>
                    </m:rPr>
                    <m:t>∼</m:t>
                  </m:r>
                </m:lim>
              </m:limLow>
              <m:r>
                <m:rPr>
                  <m:nor/>
                  <m:sty m:val="p"/>
                </m:rPr>
                <m:t>)</m:t>
              </m:r>
            </m:e>
            <m:e>
              <m:r>
                <m:t>&amp;</m:t>
              </m:r>
              <m:r>
                <m:rPr>
                  <m:sty m:val="p"/>
                </m:rPr>
                <m:t>=</m:t>
              </m:r>
              <m:r>
                <m:t>​</m:t>
              </m:r>
              <m:d>
                <m:dPr>
                  <m:begChr m:val="∥"/>
                  <m:sepChr m:val=""/>
                  <m:endChr m:val="∥"/>
                  <m:grow/>
                </m:dPr>
                <m:e>
                  <m:limLow>
                    <m:e>
                      <m:r>
                        <m:t>y</m:t>
                      </m:r>
                    </m:e>
                    <m:lim>
                      <m:r>
                        <m:rPr>
                          <m:sty m:val="p"/>
                        </m:rPr>
                        <m:t>∼</m:t>
                      </m:r>
                    </m:lim>
                  </m:limLow>
                  <m:r>
                    <m:rPr>
                      <m:sty m:val="p"/>
                    </m:rPr>
                    <m:t>−</m:t>
                  </m:r>
                  <m:limLow>
                    <m:e>
                      <m:r>
                        <m:t>u</m:t>
                      </m:r>
                    </m:e>
                    <m:lim>
                      <m:r>
                        <m:rPr>
                          <m:sty m:val="p"/>
                        </m:rPr>
                        <m:t>∼</m:t>
                      </m:r>
                    </m:lim>
                  </m:limLow>
                </m:e>
              </m:d>
              <m:sSup>
                <m:e>
                  <m:r>
                    <m:t>​</m:t>
                  </m:r>
                </m:e>
                <m:sup>
                  <m:r>
                    <m:t>2</m:t>
                  </m:r>
                </m:sup>
              </m:sSup>
              <m:r>
                <m:rPr>
                  <m:sty m:val="p"/>
                </m:rPr>
                <m:t>+</m:t>
              </m:r>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limLow>
                    <m:e>
                      <m:r>
                        <m:t>y</m:t>
                      </m:r>
                    </m:e>
                    <m:lim>
                      <m:r>
                        <m:rPr>
                          <m:sty m:val="p"/>
                        </m:rPr>
                        <m:t>∼</m:t>
                      </m:r>
                    </m:lim>
                  </m:limLow>
                  <m:r>
                    <m:rPr>
                      <m:sty m:val="p"/>
                    </m:rPr>
                    <m:t>−</m:t>
                  </m:r>
                  <m:limLow>
                    <m:e>
                      <m:r>
                        <m:t>u</m:t>
                      </m:r>
                    </m:e>
                    <m:lim>
                      <m:r>
                        <m:rPr>
                          <m:sty m:val="p"/>
                        </m:rPr>
                        <m:t>∼</m:t>
                      </m:r>
                    </m:lim>
                  </m:limLow>
                </m:e>
              </m:d>
              <m:sSup>
                <m:e>
                  <m:r>
                    <m:t>​</m:t>
                  </m:r>
                </m:e>
                <m:sup>
                  <m:r>
                    <m:t>2</m:t>
                  </m:r>
                </m:sup>
              </m:sSup>
              <m:r>
                <m:rPr>
                  <m:sty m:val="p"/>
                </m:rPr>
                <m:t>,</m:t>
              </m:r>
              <m:r>
                <m:t>&amp;</m:t>
              </m:r>
              <m:r>
                <m:t>&amp;</m:t>
              </m:r>
              <m:r>
                <m:rPr>
                  <m:nor/>
                  <m:sty m:val="p"/>
                </m:rPr>
                <m:t>(</m:t>
              </m:r>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limLow>
              <m:e>
                <m:r>
                  <m:t>u</m:t>
                </m:r>
              </m:e>
              <m:lim>
                <m:r>
                  <m:rPr>
                    <m:sty m:val="p"/>
                  </m:rPr>
                  <m:t>∼</m:t>
                </m:r>
              </m:lim>
            </m:limLow>
            <m:r>
              <m:rPr>
                <m:sty m:val="p"/>
              </m:rPr>
              <m:t>−</m:t>
            </m:r>
            <m:limLow>
              <m:e>
                <m:r>
                  <m:t>w</m:t>
                </m:r>
              </m:e>
              <m:lim>
                <m:r>
                  <m:rPr>
                    <m:sty m:val="p"/>
                  </m:rPr>
                  <m:t>∼</m:t>
                </m:r>
              </m:lim>
            </m:limLow>
          </m:e>
        </m:d>
        <m:r>
          <m:t>​</m:t>
        </m:r>
        <m:r>
          <m:rPr>
            <m:sty m:val="p"/>
          </m:rPr>
          <m:t>=</m:t>
        </m:r>
        <m:r>
          <m:t>0</m:t>
        </m:r>
      </m:oMath>
      <w:r>
        <w:t xml:space="preserve">,</w:t>
      </w:r>
      <w:r>
        <w:t xml:space="preserve"> </w:t>
      </w:r>
      <w:r>
        <w:t xml:space="preserve">that is, when</w:t>
      </w:r>
      <w:r>
        <w:t xml:space="preserve"> </w:t>
      </w:r>
      <m:oMath>
        <m:limLow>
          <m:e>
            <m:r>
              <m:t>w</m:t>
            </m:r>
          </m:e>
          <m:lim>
            <m:r>
              <m:rPr>
                <m:sty m:val="p"/>
              </m:rPr>
              <m:t>∼</m:t>
            </m:r>
          </m:lim>
        </m:limLow>
        <m:r>
          <m:rPr>
            <m:sty m:val="p"/>
          </m:rPr>
          <m:t>=</m:t>
        </m:r>
        <m:limLow>
          <m:e>
            <m:r>
              <m:t>u</m:t>
            </m:r>
          </m:e>
          <m:lim>
            <m:r>
              <m:rPr>
                <m:sty m:val="p"/>
              </m:rPr>
              <m:t>∼</m:t>
            </m:r>
          </m:lim>
        </m:limLow>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limLow>
          <m:e>
            <m:r>
              <m:t>u</m:t>
            </m:r>
          </m:e>
          <m:lim>
            <m:r>
              <m:rPr>
                <m:sty m:val="p"/>
              </m:rPr>
              <m:t>∼</m:t>
            </m:r>
          </m:lim>
        </m:limLow>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limLow>
          <m:e>
            <m:r>
              <m:t>w</m:t>
            </m:r>
          </m:e>
          <m:lim>
            <m:r>
              <m:rPr>
                <m:sty m:val="p"/>
              </m:rPr>
              <m:t>∼</m:t>
            </m:r>
          </m:lim>
        </m:limLow>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w</m:t>
                      </m:r>
                    </m:e>
                    <m:lim>
                      <m:r>
                        <m:rPr>
                          <m:sty m:val="p"/>
                        </m:rPr>
                        <m:t>∼</m:t>
                      </m:r>
                    </m:lim>
                  </m:limLow>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limLow>
          <m:e>
            <m:r>
              <m:t>y</m:t>
            </m:r>
          </m:e>
          <m:lim>
            <m:r>
              <m:rPr>
                <m:sty m:val="p"/>
              </m:rPr>
              <m:t>∼</m:t>
            </m:r>
          </m:lim>
        </m:limLow>
        <m:r>
          <m:rPr>
            <m:sty m:val="p"/>
          </m:rPr>
          <m:t>−</m:t>
        </m:r>
        <m:limLow>
          <m:e>
            <m:r>
              <m:t>u</m:t>
            </m:r>
          </m:e>
          <m:lim>
            <m:r>
              <m:rPr>
                <m:sty m:val="p"/>
              </m:rPr>
              <m:t>∼</m:t>
            </m:r>
          </m:lim>
        </m:limLow>
        <m:r>
          <m:rPr>
            <m:sty m:val="p"/>
          </m:rPr>
          <m:t>∈</m:t>
        </m:r>
        <m:sSup>
          <m:e>
            <m:r>
              <m:rPr>
                <m:scr m:val="script"/>
                <m:sty m:val="p"/>
              </m:rPr>
              <m:t>S</m:t>
            </m:r>
          </m:e>
          <m:sup>
            <m:r>
              <m:rPr>
                <m:sty m:val="p"/>
              </m:rPr>
              <m:t>⟂</m:t>
            </m:r>
          </m:sup>
        </m:sSup>
      </m:oMath>
      <w:r>
        <w:t xml:space="preserve"> </w:t>
      </w:r>
      <w:r>
        <w:t xml:space="preserve">and</w:t>
      </w:r>
      <w:r>
        <w:t xml:space="preserve"> </w:t>
      </w:r>
      <m:oMath>
        <m:limLow>
          <m:e>
            <m:r>
              <m:t>u</m:t>
            </m:r>
          </m:e>
          <m:lim>
            <m:r>
              <m:rPr>
                <m:sty m:val="p"/>
              </m:rPr>
              <m:t>∼</m:t>
            </m:r>
          </m:lim>
        </m:limLow>
        <m:r>
          <m:rPr>
            <m:sty m:val="p"/>
          </m:rPr>
          <m:t>−</m:t>
        </m:r>
        <m:limLow>
          <m:e>
            <m:r>
              <m:t>w</m:t>
            </m:r>
          </m:e>
          <m:lim>
            <m:r>
              <m:rPr>
                <m:sty m:val="p"/>
              </m:rPr>
              <m:t>∼</m:t>
            </m:r>
          </m:lim>
        </m:limLow>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limLow>
              <m:e>
                <m:r>
                  <m:t>q</m:t>
                </m:r>
              </m:e>
              <m:lim>
                <m:r>
                  <m:rPr>
                    <m:sty m:val="p"/>
                  </m:rPr>
                  <m:t>∼</m:t>
                </m:r>
              </m:lim>
            </m:limLow>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limLow>
          <m:e>
            <m:r>
              <m:t>u</m:t>
            </m:r>
          </m:e>
          <m:lim>
            <m:r>
              <m:rPr>
                <m:sty m:val="p"/>
              </m:rPr>
              <m:t>∼</m:t>
            </m:r>
          </m:lim>
        </m:limLow>
        <m:r>
          <m:rPr>
            <m:sty m:val="p"/>
          </m:rPr>
          <m:t>=</m:t>
        </m:r>
        <m:r>
          <m:rPr>
            <m:sty m:val="bi"/>
          </m:rPr>
          <m:t>Q</m:t>
        </m:r>
        <m:sSup>
          <m:e>
            <m:r>
              <m:rPr>
                <m:sty m:val="bi"/>
              </m:rPr>
              <m:t>Q</m:t>
            </m:r>
          </m:e>
          <m:sup>
            <m:r>
              <m:rPr>
                <m:sty m:val="p"/>
              </m:rPr>
              <m:t>⊤</m:t>
            </m:r>
          </m:sup>
        </m:sSup>
        <m:limLow>
          <m:e>
            <m:r>
              <m:t>y</m:t>
            </m:r>
          </m:e>
          <m:lim>
            <m:r>
              <m:rPr>
                <m:sty m:val="p"/>
              </m:rPr>
              <m:t>∼</m:t>
            </m:r>
          </m:lim>
        </m:limLow>
      </m:oMath>
      <w:r>
        <w:t xml:space="preserve"> </w:t>
      </w:r>
      <w:r>
        <w:t xml:space="preserve">and</w:t>
      </w:r>
      <w:r>
        <w:t xml:space="preserve"> </w:t>
      </w:r>
      <m:oMath>
        <m:limLow>
          <m:e>
            <m:r>
              <m:t>v</m:t>
            </m:r>
          </m:e>
          <m:lim>
            <m:r>
              <m:rPr>
                <m:sty m:val="p"/>
              </m:rPr>
              <m:t>∼</m:t>
            </m:r>
          </m:lim>
        </m:limLow>
        <m:r>
          <m:rPr>
            <m:sty m:val="p"/>
          </m:rPr>
          <m:t>=</m:t>
        </m:r>
        <m:limLow>
          <m:e>
            <m:r>
              <m:t>y</m:t>
            </m:r>
          </m:e>
          <m:lim>
            <m:r>
              <m:rPr>
                <m:sty m:val="p"/>
              </m:rPr>
              <m:t>∼</m:t>
            </m:r>
          </m:lim>
        </m:limLow>
        <m:r>
          <m:rPr>
            <m:sty m:val="p"/>
          </m:rPr>
          <m:t>−</m:t>
        </m:r>
        <m:limLow>
          <m:e>
            <m:r>
              <m:t>u</m:t>
            </m:r>
          </m:e>
          <m:lim>
            <m:r>
              <m:rPr>
                <m:sty m:val="p"/>
              </m:rPr>
              <m:t>∼</m:t>
            </m:r>
          </m:lim>
        </m:limLow>
      </m:oMath>
      <w:r>
        <w:t xml:space="preserve">,</w:t>
      </w:r>
      <w:r>
        <w:t xml:space="preserve"> </w:t>
      </w:r>
      <w:r>
        <w:t xml:space="preserve">so</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w:t>
      </w:r>
      <w:r>
        <w:t xml:space="preserve"> </w:t>
      </w:r>
      <m:oMath>
        <m:limLow>
          <m:e>
            <m:r>
              <m:t>u</m:t>
            </m:r>
          </m:e>
          <m:lim>
            <m:r>
              <m:rPr>
                <m:sty m:val="p"/>
              </m:rPr>
              <m:t>∼</m:t>
            </m:r>
          </m:lim>
        </m:limLow>
        <m:r>
          <m:rPr>
            <m:sty m:val="p"/>
          </m:rPr>
          <m:t>=</m:t>
        </m:r>
        <m:r>
          <m:rPr>
            <m:sty m:val="bi"/>
          </m:rPr>
          <m:t>Q</m:t>
        </m:r>
        <m:r>
          <m:t> </m:t>
        </m:r>
        <m:r>
          <m:rPr>
            <m:sty m:val="p"/>
          </m:rPr>
          <m:t>(</m:t>
        </m:r>
        <m:sSup>
          <m:e>
            <m:r>
              <m:rPr>
                <m:sty m:val="bi"/>
              </m:rPr>
              <m:t>Q</m:t>
            </m:r>
          </m:e>
          <m:sup>
            <m:r>
              <m:rPr>
                <m:sty m:val="p"/>
              </m:rPr>
              <m:t>⊤</m:t>
            </m:r>
          </m:sup>
        </m:sSup>
        <m:limLow>
          <m:e>
            <m:r>
              <m:t>y</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limLow>
          <m:e>
            <m:r>
              <m:t>v</m:t>
            </m:r>
          </m:e>
          <m:lim>
            <m:r>
              <m:rPr>
                <m:sty m:val="p"/>
              </m:rPr>
              <m:t>∼</m:t>
            </m:r>
          </m:lim>
        </m:limLow>
      </m:oMath>
      <w:r>
        <w:t xml:space="preserve">,</w:t>
      </w:r>
    </w:p>
    <w:p>
      <w:pPr>
        <w:pStyle w:val="BodyText"/>
      </w:pPr>
      <m:oMathPara>
        <m:oMathParaPr>
          <m:jc m:val="center"/>
        </m:oMathParaPr>
        <m:oMath>
          <m:eqArr>
            <m:e>
              <m:sSup>
                <m:e>
                  <m:r>
                    <m:rPr>
                      <m:sty m:val="bi"/>
                    </m:rPr>
                    <m:t>Q</m:t>
                  </m:r>
                </m:e>
                <m:sup>
                  <m:r>
                    <m:rPr>
                      <m:sty m:val="p"/>
                    </m:rPr>
                    <m:t>⊤</m:t>
                  </m:r>
                </m:sup>
              </m:sSup>
              <m:limLow>
                <m:e>
                  <m:r>
                    <m:t>v</m:t>
                  </m:r>
                </m:e>
                <m:lim>
                  <m:r>
                    <m:rPr>
                      <m:sty m:val="p"/>
                    </m:rPr>
                    <m:t>∼</m:t>
                  </m:r>
                </m:lim>
              </m:limLow>
              <m:r>
                <m:t>&amp;</m:t>
              </m:r>
              <m:r>
                <m:rPr>
                  <m:sty m:val="p"/>
                </m:rPr>
                <m:t>=</m:t>
              </m:r>
              <m:sSup>
                <m:e>
                  <m:r>
                    <m:rPr>
                      <m:sty m:val="bi"/>
                    </m:rPr>
                    <m:t>Q</m:t>
                  </m:r>
                </m:e>
                <m:sup>
                  <m:r>
                    <m:rPr>
                      <m:sty m:val="p"/>
                    </m:rPr>
                    <m:t>⊤</m:t>
                  </m:r>
                </m:sup>
              </m:sSup>
              <m:r>
                <m:t> </m:t>
              </m:r>
              <m:r>
                <m:rPr>
                  <m:sty m:val="p"/>
                </m:rPr>
                <m:t>(</m:t>
              </m:r>
              <m:limLow>
                <m:e>
                  <m:r>
                    <m:t>y</m:t>
                  </m:r>
                </m:e>
                <m:lim>
                  <m:r>
                    <m:rPr>
                      <m:sty m:val="p"/>
                    </m:rPr>
                    <m:t>∼</m:t>
                  </m:r>
                </m:lim>
              </m:limLow>
              <m:r>
                <m:rPr>
                  <m:sty m:val="p"/>
                </m:rPr>
                <m:t>−</m:t>
              </m:r>
              <m:r>
                <m:rPr>
                  <m:sty m:val="bi"/>
                </m:rPr>
                <m:t>Q</m:t>
              </m:r>
              <m:sSup>
                <m:e>
                  <m:r>
                    <m:rPr>
                      <m:sty m:val="bi"/>
                    </m:rPr>
                    <m:t>Q</m:t>
                  </m:r>
                </m:e>
                <m:sup>
                  <m:r>
                    <m:rPr>
                      <m:sty m:val="p"/>
                    </m:rPr>
                    <m:t>⊤</m:t>
                  </m:r>
                </m:sup>
              </m:sSup>
              <m:limLow>
                <m:e>
                  <m:r>
                    <m:t>y</m:t>
                  </m:r>
                </m:e>
                <m:lim>
                  <m:r>
                    <m:rPr>
                      <m:sty m:val="p"/>
                    </m:rPr>
                    <m:t>∼</m:t>
                  </m:r>
                </m:lim>
              </m:limLow>
              <m:r>
                <m:rPr>
                  <m:sty m:val="p"/>
                </m:rPr>
                <m:t>)</m:t>
              </m:r>
              <m:r>
                <m:t>&amp;</m:t>
              </m:r>
              <m:r>
                <m:t>&amp;</m:t>
              </m:r>
              <m:r>
                <m:rPr>
                  <m:nor/>
                  <m:sty m:val="p"/>
                </m:rPr>
                <m:t>(substitute)</m:t>
              </m:r>
            </m:e>
            <m:e>
              <m:r>
                <m:t>&amp;</m:t>
              </m:r>
              <m:r>
                <m:rPr>
                  <m:sty m:val="p"/>
                </m:rPr>
                <m:t>=</m:t>
              </m:r>
              <m:sSup>
                <m:e>
                  <m:r>
                    <m:rPr>
                      <m:sty m:val="bi"/>
                    </m:rPr>
                    <m:t>Q</m:t>
                  </m:r>
                </m:e>
                <m:sup>
                  <m:r>
                    <m:rPr>
                      <m:sty m:val="p"/>
                    </m:rPr>
                    <m:t>⊤</m:t>
                  </m:r>
                </m:sup>
              </m:sSup>
              <m:limLow>
                <m:e>
                  <m:r>
                    <m:t>y</m:t>
                  </m:r>
                </m:e>
                <m:lim>
                  <m:r>
                    <m:rPr>
                      <m:sty m:val="p"/>
                    </m:rPr>
                    <m:t>∼</m:t>
                  </m:r>
                </m:lim>
              </m:limLow>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limLow>
                <m:e>
                  <m:r>
                    <m:t>y</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limLow>
                <m:e>
                  <m:r>
                    <m:t>y</m:t>
                  </m:r>
                </m:e>
                <m:lim>
                  <m:r>
                    <m:rPr>
                      <m:sty m:val="p"/>
                    </m:rPr>
                    <m:t>∼</m:t>
                  </m:r>
                </m:lim>
              </m:limLow>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limLow>
                <m:e>
                  <m:r>
                    <m:t>y</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limLow>
                <m:e>
                  <m:r>
                    <m:t>y</m:t>
                  </m:r>
                </m:e>
                <m:lim>
                  <m:r>
                    <m:rPr>
                      <m:sty m:val="p"/>
                    </m:rPr>
                    <m:t>∼</m:t>
                  </m:r>
                </m:lim>
              </m:limLow>
              <m:r>
                <m:rPr>
                  <m:sty m:val="p"/>
                </m:rPr>
                <m:t>−</m:t>
              </m:r>
              <m:sSub>
                <m:e>
                  <m:r>
                    <m:rPr>
                      <m:sty m:val="bi"/>
                    </m:rPr>
                    <m:t>I</m:t>
                  </m:r>
                </m:e>
                <m:sub>
                  <m:r>
                    <m:t>r</m:t>
                  </m:r>
                </m:sub>
              </m:sSub>
              <m:r>
                <m:t> </m:t>
              </m:r>
              <m:sSup>
                <m:e>
                  <m:r>
                    <m:rPr>
                      <m:sty m:val="bi"/>
                    </m:rPr>
                    <m:t>Q</m:t>
                  </m:r>
                </m:e>
                <m:sup>
                  <m:r>
                    <m:rPr>
                      <m:sty m:val="p"/>
                    </m:rPr>
                    <m:t>⊤</m:t>
                  </m:r>
                </m:sup>
              </m:sSup>
              <m:limLow>
                <m:e>
                  <m:r>
                    <m:t>y</m:t>
                  </m:r>
                </m:e>
                <m:lim>
                  <m:r>
                    <m:rPr>
                      <m:sty m:val="p"/>
                    </m:rPr>
                    <m:t>∼</m:t>
                  </m:r>
                </m:lim>
              </m:limLow>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limLow>
                <m:e>
                  <m:r>
                    <m:t>y</m:t>
                  </m:r>
                </m:e>
                <m:lim>
                  <m:r>
                    <m:rPr>
                      <m:sty m:val="p"/>
                    </m:rPr>
                    <m:t>∼</m:t>
                  </m:r>
                </m:lim>
              </m:limLow>
              <m:r>
                <m:rPr>
                  <m:sty m:val="p"/>
                </m:rPr>
                <m:t>−</m:t>
              </m:r>
              <m:sSup>
                <m:e>
                  <m:r>
                    <m:rPr>
                      <m:sty m:val="bi"/>
                    </m:rPr>
                    <m:t>Q</m:t>
                  </m:r>
                </m:e>
                <m:sup>
                  <m:r>
                    <m:rPr>
                      <m:sty m:val="p"/>
                    </m:rPr>
                    <m:t>⊤</m:t>
                  </m:r>
                </m:sup>
              </m:sSup>
              <m:limLow>
                <m:e>
                  <m:r>
                    <m:t>y</m:t>
                  </m:r>
                </m:e>
                <m:lim>
                  <m:r>
                    <m:rPr>
                      <m:sty m:val="p"/>
                    </m:rPr>
                    <m:t>∼</m:t>
                  </m:r>
                </m:lim>
              </m:limLow>
              <m:r>
                <m:t>&amp;</m:t>
              </m:r>
              <m:r>
                <m:t>&amp;</m:t>
              </m:r>
              <m:r>
                <m:rPr>
                  <m:nor/>
                  <m:sty m:val="p"/>
                </m:rPr>
                <m:t>(</m:t>
              </m:r>
              <m:r>
                <m:rPr>
                  <m:nor/>
                  <m:sty m:val="p"/>
                </m:rPr>
                <m:t>Theorem 10</m:t>
              </m:r>
              <m:r>
                <m:rPr>
                  <m:nor/>
                  <m:sty m:val="p"/>
                </m:rPr>
                <m:t>)</m:t>
              </m:r>
            </m:e>
            <m:e>
              <m:r>
                <m:t>&amp;</m:t>
              </m:r>
              <m:r>
                <m:rPr>
                  <m:sty m:val="p"/>
                </m:rPr>
                <m:t>=</m:t>
              </m:r>
              <m:sSub>
                <m:e>
                  <m:limLow>
                    <m:e>
                      <m:r>
                        <m:t>0</m:t>
                      </m:r>
                    </m:e>
                    <m:lim>
                      <m:r>
                        <m:rPr>
                          <m:sty m:val="p"/>
                        </m:rPr>
                        <m:t>∼</m:t>
                      </m:r>
                    </m:lim>
                  </m:limLow>
                </m:e>
                <m:sub>
                  <m:r>
                    <m:t>r</m:t>
                  </m:r>
                </m:sub>
              </m:sSub>
              <m:r>
                <m:rPr>
                  <m:sty m:val="p"/>
                </m:rPr>
                <m:t>,</m:t>
              </m:r>
              <m:r>
                <m:t>&amp;</m:t>
              </m:r>
              <m:r>
                <m:t>&amp;</m:t>
              </m:r>
              <m:r>
                <m:rPr>
                  <m:nor/>
                  <m:sty m:val="p"/>
                </m:rPr>
                <m:t>(arithmetic)</m:t>
              </m:r>
            </m:e>
          </m:eqArr>
        </m:oMath>
      </m:oMathPara>
    </w:p>
    <w:p>
      <w:pPr>
        <w:pStyle w:val="FirstParagraph"/>
      </w:pPr>
      <w:r>
        <w:t xml:space="preserve">so</w:t>
      </w:r>
      <w:r>
        <w:t xml:space="preserve"> </w:t>
      </w:r>
      <m:oMath>
        <m:limLow>
          <m:e>
            <m:r>
              <m:t>v</m:t>
            </m:r>
          </m:e>
          <m:lim>
            <m:r>
              <m:rPr>
                <m:sty m:val="p"/>
              </m:rPr>
              <m:t>∼</m:t>
            </m:r>
          </m:lim>
        </m:limLow>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limLow>
          <m:e>
            <m:r>
              <m:t>u</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P</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limLow>
          <m:e>
            <m:r>
              <m:t>y</m:t>
            </m:r>
          </m:e>
          <m:lim>
            <m:r>
              <m:rPr>
                <m:sty m:val="p"/>
              </m:rPr>
              <m:t>∼</m:t>
            </m:r>
          </m:lim>
        </m:limLow>
      </m:oMath>
      <w:r>
        <w:t xml:space="preserve">,</w:t>
      </w:r>
      <w:r>
        <w:t xml:space="preserve"> </w:t>
      </w:r>
      <w:r>
        <w:t xml:space="preserve">both</w:t>
      </w:r>
      <w:r>
        <w:t xml:space="preserve"> </w:t>
      </w:r>
      <m:oMath>
        <m:sSub>
          <m:e>
            <m:r>
              <m:rPr>
                <m:sty m:val="bi"/>
              </m:rPr>
              <m:t>P</m:t>
            </m:r>
          </m:e>
          <m:sub>
            <m:r>
              <m:t>1</m:t>
            </m:r>
          </m:sub>
        </m:sSub>
        <m:limLow>
          <m:e>
            <m:r>
              <m:t>y</m:t>
            </m:r>
          </m:e>
          <m:lim>
            <m:r>
              <m:rPr>
                <m:sty m:val="p"/>
              </m:rPr>
              <m:t>∼</m:t>
            </m:r>
          </m:lim>
        </m:limLow>
      </m:oMath>
      <w:r>
        <w:t xml:space="preserve"> </w:t>
      </w:r>
      <w:r>
        <w:t xml:space="preserve">and</w:t>
      </w:r>
      <w:r>
        <w:t xml:space="preserve"> </w:t>
      </w:r>
      <m:oMath>
        <m:sSub>
          <m:e>
            <m:r>
              <m:rPr>
                <m:sty m:val="bi"/>
              </m:rPr>
              <m:t>P</m:t>
            </m:r>
          </m:e>
          <m:sub>
            <m:r>
              <m:t>2</m:t>
            </m:r>
          </m:sub>
        </m:sSub>
        <m:limLow>
          <m:e>
            <m:r>
              <m:t>y</m:t>
            </m:r>
          </m:e>
          <m:lim>
            <m:r>
              <m:rPr>
                <m:sty m:val="p"/>
              </m:rPr>
              <m:t>∼</m:t>
            </m:r>
          </m:lim>
        </m:limLow>
      </m:oMath>
      <w:r>
        <w:t xml:space="preserve"> </w:t>
      </w:r>
      <w:r>
        <w:t xml:space="preserve">are the orthogonal projection of</w:t>
      </w:r>
      <w:r>
        <w:t xml:space="preserve"> </w:t>
      </w:r>
      <m:oMath>
        <m:limLow>
          <m:e>
            <m:r>
              <m:t>y</m:t>
            </m:r>
          </m:e>
          <m:lim>
            <m:r>
              <m:rPr>
                <m:sty m:val="p"/>
              </m:rPr>
              <m:t>∼</m:t>
            </m:r>
          </m:lim>
        </m:limLow>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limLow>
          <m:e>
            <m:r>
              <m:t>y</m:t>
            </m:r>
          </m:e>
          <m:lim>
            <m:r>
              <m:rPr>
                <m:sty m:val="p"/>
              </m:rPr>
              <m:t>∼</m:t>
            </m:r>
          </m:lim>
        </m:limLow>
        <m:r>
          <m:rPr>
            <m:sty m:val="p"/>
          </m:rPr>
          <m:t>=</m:t>
        </m:r>
        <m:r>
          <m:rPr>
            <m:sty m:val="bi"/>
          </m:rPr>
          <m:t>P</m:t>
        </m:r>
        <m:limLow>
          <m:e>
            <m:r>
              <m:t>y</m:t>
            </m:r>
          </m:e>
          <m:lim>
            <m:r>
              <m:rPr>
                <m:sty m:val="p"/>
              </m:rPr>
              <m:t>∼</m:t>
            </m:r>
          </m:lim>
        </m:limLow>
        <m:r>
          <m:rPr>
            <m:sty m:val="p"/>
          </m:rPr>
          <m:t>+</m:t>
        </m:r>
        <m:r>
          <m:rPr>
            <m:sty m:val="p"/>
          </m:rPr>
          <m:t>(</m:t>
        </m:r>
        <m:limLow>
          <m:e>
            <m:r>
              <m:t>y</m:t>
            </m:r>
          </m:e>
          <m:lim>
            <m:r>
              <m:rPr>
                <m:sty m:val="p"/>
              </m:rPr>
              <m:t>∼</m:t>
            </m:r>
          </m:lim>
        </m:limLow>
        <m:r>
          <m:rPr>
            <m:sty m:val="p"/>
          </m:rPr>
          <m:t>−</m:t>
        </m:r>
        <m:r>
          <m:rPr>
            <m:sty m:val="bi"/>
          </m:rPr>
          <m:t>P</m:t>
        </m:r>
        <m:limLow>
          <m:e>
            <m:r>
              <m:t>y</m:t>
            </m:r>
          </m:e>
          <m:lim>
            <m:r>
              <m:rPr>
                <m:sty m:val="p"/>
              </m:rPr>
              <m:t>∼</m:t>
            </m:r>
          </m:lim>
        </m:limLow>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limLow>
                <m:e>
                  <m:r>
                    <m:t>y</m:t>
                  </m:r>
                </m:e>
                <m:lim>
                  <m:r>
                    <m:rPr>
                      <m:sty m:val="p"/>
                    </m:rPr>
                    <m:t>∼</m:t>
                  </m:r>
                </m:lim>
              </m:limLow>
              <m:r>
                <m:rPr>
                  <m:sty m:val="p"/>
                </m:rPr>
                <m:t>−</m:t>
              </m:r>
              <m:r>
                <m:rPr>
                  <m:sty m:val="bi"/>
                </m:rPr>
                <m:t>P</m:t>
              </m:r>
              <m:limLow>
                <m:e>
                  <m:r>
                    <m:t>y</m:t>
                  </m:r>
                </m:e>
                <m:lim>
                  <m:r>
                    <m:rPr>
                      <m:sty m:val="p"/>
                    </m:rPr>
                    <m:t>∼</m:t>
                  </m:r>
                </m:lim>
              </m:limLow>
              <m:r>
                <m:rPr>
                  <m:sty m:val="p"/>
                </m:rPr>
                <m:t>)</m:t>
              </m:r>
              <m:r>
                <m:t>&amp;</m:t>
              </m:r>
              <m:r>
                <m:rPr>
                  <m:sty m:val="p"/>
                </m:rPr>
                <m:t>=</m:t>
              </m:r>
              <m:r>
                <m:rPr>
                  <m:sty m:val="bi"/>
                </m:rPr>
                <m:t>P</m:t>
              </m:r>
              <m:limLow>
                <m:e>
                  <m:r>
                    <m:t>y</m:t>
                  </m:r>
                </m:e>
                <m:lim>
                  <m:r>
                    <m:rPr>
                      <m:sty m:val="p"/>
                    </m:rPr>
                    <m:t>∼</m:t>
                  </m:r>
                </m:lim>
              </m:limLow>
              <m:r>
                <m:rPr>
                  <m:sty m:val="p"/>
                </m:rPr>
                <m:t>−</m:t>
              </m:r>
              <m:r>
                <m:rPr>
                  <m:sty m:val="bi"/>
                </m:rPr>
                <m:t>P</m:t>
              </m:r>
              <m:r>
                <m:t> </m:t>
              </m:r>
              <m:r>
                <m:rPr>
                  <m:sty m:val="p"/>
                </m:rPr>
                <m:t>(</m:t>
              </m:r>
              <m:r>
                <m:rPr>
                  <m:sty m:val="bi"/>
                </m:rPr>
                <m:t>P</m:t>
              </m:r>
              <m:limLow>
                <m:e>
                  <m:r>
                    <m:t>y</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limLow>
                <m:e>
                  <m:r>
                    <m:t>y</m:t>
                  </m:r>
                </m:e>
                <m:lim>
                  <m:r>
                    <m:rPr>
                      <m:sty m:val="p"/>
                    </m:rPr>
                    <m:t>∼</m:t>
                  </m:r>
                </m:lim>
              </m:limLow>
              <m:r>
                <m:rPr>
                  <m:sty m:val="p"/>
                </m:rPr>
                <m:t>−</m:t>
              </m:r>
              <m:r>
                <m:rPr>
                  <m:sty m:val="p"/>
                </m:rPr>
                <m:t>(</m:t>
              </m:r>
              <m:r>
                <m:rPr>
                  <m:sty m:val="bi"/>
                </m:rPr>
                <m:t>P</m:t>
              </m:r>
              <m:r>
                <m:rPr>
                  <m:sty m:val="bi"/>
                </m:rPr>
                <m:t>P</m:t>
              </m:r>
              <m:r>
                <m:rPr>
                  <m:sty m:val="p"/>
                </m:rPr>
                <m:t>)</m:t>
              </m:r>
              <m:r>
                <m:t> </m:t>
              </m:r>
              <m:limLow>
                <m:e>
                  <m:r>
                    <m:t>y</m:t>
                  </m:r>
                </m:e>
                <m:lim>
                  <m:r>
                    <m:rPr>
                      <m:sty m:val="p"/>
                    </m:rPr>
                    <m:t>∼</m:t>
                  </m:r>
                </m:lim>
              </m:limLow>
              <m:r>
                <m:t>&amp;</m:t>
              </m:r>
              <m:r>
                <m:t>&amp;</m:t>
              </m:r>
              <m:r>
                <m:rPr>
                  <m:nor/>
                  <m:sty m:val="p"/>
                </m:rPr>
                <m:t>(</m:t>
              </m:r>
              <m:r>
                <m:rPr>
                  <m:nor/>
                  <m:sty m:val="p"/>
                </m:rPr>
                <m:t>Theorem 8</m:t>
              </m:r>
              <m:r>
                <m:rPr>
                  <m:nor/>
                  <m:sty m:val="p"/>
                </m:rPr>
                <m:t>)</m:t>
              </m:r>
            </m:e>
            <m:e>
              <m:r>
                <m:t>&amp;</m:t>
              </m:r>
              <m:r>
                <m:rPr>
                  <m:sty m:val="p"/>
                </m:rPr>
                <m:t>=</m:t>
              </m:r>
              <m:r>
                <m:rPr>
                  <m:sty m:val="bi"/>
                </m:rPr>
                <m:t>P</m:t>
              </m:r>
              <m:limLow>
                <m:e>
                  <m:r>
                    <m:t>y</m:t>
                  </m:r>
                </m:e>
                <m:lim>
                  <m:r>
                    <m:rPr>
                      <m:sty m:val="p"/>
                    </m:rPr>
                    <m:t>∼</m:t>
                  </m:r>
                </m:lim>
              </m:limLow>
              <m:r>
                <m:rPr>
                  <m:sty m:val="p"/>
                </m:rPr>
                <m:t>−</m:t>
              </m:r>
              <m:sSup>
                <m:e>
                  <m:r>
                    <m:rPr>
                      <m:sty m:val="bi"/>
                    </m:rPr>
                    <m:t>P</m:t>
                  </m:r>
                </m:e>
                <m:sup>
                  <m:r>
                    <m:t>2</m:t>
                  </m:r>
                </m:sup>
              </m:sSup>
              <m:limLow>
                <m:e>
                  <m:r>
                    <m:t>y</m:t>
                  </m:r>
                </m:e>
                <m:lim>
                  <m:r>
                    <m:rPr>
                      <m:sty m:val="p"/>
                    </m:rPr>
                    <m:t>∼</m:t>
                  </m:r>
                </m:lim>
              </m:limLow>
              <m:r>
                <m:t>&amp;</m:t>
              </m:r>
              <m:r>
                <m:t>&amp;</m:t>
              </m:r>
              <m:r>
                <m:rPr>
                  <m:nor/>
                  <m:sty m:val="p"/>
                </m:rPr>
                <m:t>(</m:t>
              </m:r>
              <m:r>
                <m:rPr>
                  <m:nor/>
                  <m:sty m:val="p"/>
                </m:rPr>
                <m:t>Definition 81</m:t>
              </m:r>
              <m:r>
                <m:rPr>
                  <m:nor/>
                  <m:sty m:val="p"/>
                </m:rPr>
                <m:t>)</m:t>
              </m:r>
            </m:e>
            <m:e>
              <m:r>
                <m:t>&amp;</m:t>
              </m:r>
              <m:r>
                <m:rPr>
                  <m:sty m:val="p"/>
                </m:rPr>
                <m:t>=</m:t>
              </m:r>
              <m:r>
                <m:rPr>
                  <m:sty m:val="bi"/>
                </m:rPr>
                <m:t>P</m:t>
              </m:r>
              <m:limLow>
                <m:e>
                  <m:r>
                    <m:t>y</m:t>
                  </m:r>
                </m:e>
                <m:lim>
                  <m:r>
                    <m:rPr>
                      <m:sty m:val="p"/>
                    </m:rPr>
                    <m:t>∼</m:t>
                  </m:r>
                </m:lim>
              </m:limLow>
              <m:r>
                <m:rPr>
                  <m:sty m:val="p"/>
                </m:rPr>
                <m:t>−</m:t>
              </m:r>
              <m:r>
                <m:rPr>
                  <m:sty m:val="bi"/>
                </m:rPr>
                <m:t>P</m:t>
              </m:r>
              <m:limLow>
                <m:e>
                  <m:r>
                    <m:t>y</m:t>
                  </m:r>
                </m:e>
                <m:lim>
                  <m:r>
                    <m:rPr>
                      <m:sty m:val="p"/>
                    </m:rPr>
                    <m:t>∼</m:t>
                  </m:r>
                </m:lim>
              </m:limLow>
              <m:r>
                <m:t>&amp;</m:t>
              </m:r>
              <m:r>
                <m:t>&amp;</m:t>
              </m:r>
              <m:r>
                <m:rPr>
                  <m:nor/>
                  <m:sty m:val="p"/>
                </m:rPr>
                <m:t>(</m:t>
              </m:r>
              <m:r>
                <m:rPr>
                  <m:sty m:val="bi"/>
                </m:rPr>
                <m:t>P</m:t>
              </m:r>
              <m:r>
                <m:rPr>
                  <m:nor/>
                  <m:sty m:val="p"/>
                </m:rPr>
                <m:t> is idempotent)</m:t>
              </m:r>
            </m:e>
            <m:e>
              <m:r>
                <m:t>&amp;</m:t>
              </m:r>
              <m:r>
                <m:rPr>
                  <m:sty m:val="p"/>
                </m:rPr>
                <m:t>=</m:t>
              </m:r>
              <m:sSub>
                <m:e>
                  <m:limLow>
                    <m:e>
                      <m:r>
                        <m:t>0</m:t>
                      </m:r>
                    </m:e>
                    <m:lim>
                      <m:r>
                        <m:rPr>
                          <m:sty m:val="p"/>
                        </m:rPr>
                        <m:t>∼</m:t>
                      </m:r>
                    </m:lim>
                  </m:limLow>
                </m:e>
                <m:sub>
                  <m:r>
                    <m:t>p</m:t>
                  </m:r>
                </m:sub>
              </m:sSub>
              <m:r>
                <m:rPr>
                  <m:sty m:val="p"/>
                </m:rPr>
                <m:t>,</m:t>
              </m:r>
              <m:r>
                <m:t>&amp;</m:t>
              </m:r>
              <m:r>
                <m:t>&amp;</m:t>
              </m:r>
              <m:r>
                <m:rPr>
                  <m:nor/>
                  <m:sty m:val="p"/>
                </m:rPr>
                <m:t>(arithmetic)</m:t>
              </m:r>
            </m:e>
          </m:eqArr>
        </m:oMath>
      </m:oMathPara>
    </w:p>
    <w:p>
      <w:pPr>
        <w:pStyle w:val="FirstParagraph"/>
      </w:pPr>
      <w:r>
        <w:t xml:space="preserve">so</w:t>
      </w:r>
      <w:r>
        <w:t xml:space="preserve"> </w:t>
      </w:r>
      <m:oMath>
        <m:limLow>
          <m:e>
            <m:r>
              <m:t>y</m:t>
            </m:r>
          </m:e>
          <m:lim>
            <m:r>
              <m:rPr>
                <m:sty m:val="p"/>
              </m:rPr>
              <m:t>∼</m:t>
            </m:r>
          </m:lim>
        </m:limLow>
        <m:r>
          <m:rPr>
            <m:sty m:val="p"/>
          </m:rPr>
          <m:t>−</m:t>
        </m:r>
        <m:r>
          <m:rPr>
            <m:sty m:val="bi"/>
          </m:rPr>
          <m:t>P</m:t>
        </m:r>
        <m:limLow>
          <m:e>
            <m:r>
              <m:t>y</m:t>
            </m:r>
          </m:e>
          <m:lim>
            <m:r>
              <m:rPr>
                <m:sty m:val="p"/>
              </m:rPr>
              <m:t>∼</m:t>
            </m:r>
          </m:lim>
        </m:limLow>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limLow>
              <m:e>
                <m:r>
                  <m:t>e</m:t>
                </m:r>
              </m:e>
              <m:lim>
                <m:r>
                  <m:rPr>
                    <m:sty m:val="p"/>
                  </m:rPr>
                  <m:t>∼</m:t>
                </m:r>
              </m:lim>
            </m:limLow>
          </m:e>
          <m:sub>
            <m:r>
              <m:t>j</m:t>
            </m:r>
          </m:sub>
        </m:sSub>
        <m:r>
          <m:rPr>
            <m:sty m:val="p"/>
          </m:rPr>
          <m:t>=</m:t>
        </m:r>
        <m:sSub>
          <m:e>
            <m:r>
              <m:rPr>
                <m:sty m:val="bi"/>
              </m:rPr>
              <m:t>P</m:t>
            </m:r>
          </m:e>
          <m:sub>
            <m:r>
              <m:t>2</m:t>
            </m:r>
          </m:sub>
        </m:sSub>
        <m:sSub>
          <m:e>
            <m:limLow>
              <m:e>
                <m:r>
                  <m:t>e</m:t>
                </m:r>
              </m:e>
              <m:lim>
                <m:r>
                  <m:rPr>
                    <m:sty m:val="p"/>
                  </m:rPr>
                  <m:t>∼</m:t>
                </m:r>
              </m:lim>
            </m:limLow>
          </m:e>
          <m:sub>
            <m:r>
              <m:t>j</m:t>
            </m:r>
          </m:sub>
        </m:sSub>
      </m:oMath>
      <w:r>
        <w:t xml:space="preserve"> </w:t>
      </w:r>
      <w:r>
        <w:t xml:space="preserve">for each indicator vector</w:t>
      </w:r>
      <w:r>
        <w:t xml:space="preserve"> </w:t>
      </w:r>
      <m:oMath>
        <m:sSub>
          <m:e>
            <m:limLow>
              <m:e>
                <m:r>
                  <m:t>e</m:t>
                </m:r>
              </m:e>
              <m:lim>
                <m:r>
                  <m:rPr>
                    <m:sty m:val="p"/>
                  </m:rPr>
                  <m:t>∼</m:t>
                </m:r>
              </m:lim>
            </m:limLow>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limLow>
              <m:e>
                <m:r>
                  <m:t>e</m:t>
                </m:r>
              </m:e>
              <m:lim>
                <m:r>
                  <m:rPr>
                    <m:sty m:val="p"/>
                  </m:rPr>
                  <m:t>∼</m:t>
                </m:r>
              </m:lim>
            </m:limLow>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limLow>
              <m:e>
                <m:r>
                  <m:t>e</m:t>
                </m:r>
              </m:e>
              <m:lim>
                <m:r>
                  <m:rPr>
                    <m:sty m:val="p"/>
                  </m:rPr>
                  <m:t>∼</m:t>
                </m:r>
              </m:lim>
            </m:limLow>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limLow>
              <m:e>
                <m:r>
                  <m:t>q</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n</m:t>
            </m:r>
          </m:sup>
        </m:sSup>
      </m:oMath>
      <w:r>
        <w:t xml:space="preserve">,</w:t>
      </w:r>
      <w:r>
        <w:t xml:space="preserve"> </w:t>
      </w:r>
      <m:oMath>
        <m:r>
          <m:rPr>
            <m:sty m:val="bi"/>
          </m:rPr>
          <m:t>H</m:t>
        </m:r>
        <m:limLow>
          <m:e>
            <m:r>
              <m:t>y</m:t>
            </m:r>
          </m:e>
          <m:lim>
            <m:r>
              <m:rPr>
                <m:sty m:val="p"/>
              </m:rPr>
              <m:t>∼</m:t>
            </m:r>
          </m:lim>
        </m:limLow>
      </m:oMath>
      <w:r>
        <w:t xml:space="preserve"> </w:t>
      </w:r>
      <w:r>
        <w:t xml:space="preserve">(</w:t>
      </w:r>
      <w:hyperlink w:anchor="def-hat-matrix">
        <w:r>
          <w:rPr>
            <w:rStyle w:val="Hyperlink"/>
          </w:rPr>
          <w:t xml:space="preserve">Definition 107</w:t>
        </w:r>
      </w:hyperlink>
      <w:r>
        <w:t xml:space="preserve">) 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limLow>
          <m:e>
            <m:r>
              <m:t>z</m:t>
            </m:r>
          </m:e>
          <m:lim>
            <m:r>
              <m:rPr>
                <m:sty m:val="p"/>
              </m:rPr>
              <m:t>∼</m:t>
            </m:r>
          </m:lim>
        </m:limLow>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z</m:t>
                </m:r>
              </m:e>
              <m:lim>
                <m:r>
                  <m:rPr>
                    <m:sty m:val="p"/>
                  </m:rPr>
                  <m:t>∼</m:t>
                </m:r>
              </m:lim>
            </m:limLow>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limLow>
          <m:e>
            <m:r>
              <m:t>b</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X</m:t>
        </m:r>
        <m:limLow>
          <m:e>
            <m:r>
              <m:t>b</m:t>
            </m:r>
          </m:e>
          <m:lim>
            <m:r>
              <m:rPr>
                <m:sty m:val="p"/>
              </m:rPr>
              <m:t>∼</m:t>
            </m:r>
          </m:lim>
        </m:limLow>
        <m:r>
          <m:rPr>
            <m:sty m:val="p"/>
          </m:rPr>
          <m:t>=</m:t>
        </m:r>
        <m:r>
          <m:rPr>
            <m:sty m:val="p"/>
          </m:rPr>
          <m:t>(</m:t>
        </m:r>
        <m:r>
          <m:rPr>
            <m:sty m:val="bi"/>
          </m:rPr>
          <m:t>H</m:t>
        </m:r>
        <m:r>
          <m:rPr>
            <m:sty m:val="bi"/>
          </m:rPr>
          <m:t>X</m:t>
        </m:r>
        <m:r>
          <m:rPr>
            <m:sty m:val="p"/>
          </m:rPr>
          <m:t>)</m:t>
        </m:r>
        <m:r>
          <m:t> </m:t>
        </m:r>
        <m:limLow>
          <m:e>
            <m:r>
              <m:t>b</m:t>
            </m:r>
          </m:e>
          <m:lim>
            <m:r>
              <m:rPr>
                <m:sty m:val="p"/>
              </m:rPr>
              <m:t>∼</m:t>
            </m:r>
          </m:lim>
        </m:limLow>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limLow>
          <m:e>
            <m:r>
              <m:t>b</m:t>
            </m:r>
          </m:e>
          <m:lim>
            <m:r>
              <m:rPr>
                <m:sty m:val="p"/>
              </m:rPr>
              <m:t>∼</m:t>
            </m:r>
          </m:lim>
        </m:limLow>
        <m:r>
          <m:rPr>
            <m:sty m:val="p"/>
          </m:rPr>
          <m:t>=</m:t>
        </m:r>
        <m:r>
          <m:rPr>
            <m:sty m:val="bi"/>
          </m:rPr>
          <m:t>H</m:t>
        </m:r>
        <m:r>
          <m:t> </m:t>
        </m:r>
        <m:r>
          <m:rPr>
            <m:sty m:val="p"/>
          </m:rPr>
          <m:t>(</m:t>
        </m:r>
        <m:r>
          <m:rPr>
            <m:sty m:val="bi"/>
          </m:rPr>
          <m:t>X</m:t>
        </m:r>
        <m:limLow>
          <m:e>
            <m:r>
              <m:t>b</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limLow>
          <m:e>
            <m:r>
              <m:t>y</m:t>
            </m:r>
          </m:e>
          <m:lim>
            <m:r>
              <m:rPr>
                <m:sty m:val="p"/>
              </m:rPr>
              <m:t>∼</m:t>
            </m:r>
          </m:lim>
        </m:limLow>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a solution,</w:t>
      </w:r>
      <w:r>
        <w:t xml:space="preserve"> </w:t>
      </w:r>
      <w:r>
        <w:t xml:space="preserve">then</w:t>
      </w:r>
      <w:r>
        <w:t xml:space="preserve"> </w:t>
      </w:r>
      <m:oMath>
        <m:r>
          <m:rPr>
            <m:sty m:val="bi"/>
          </m:rPr>
          <m:t>G</m:t>
        </m:r>
        <m:limLow>
          <m:e>
            <m:r>
              <m:t>b</m:t>
            </m:r>
          </m:e>
          <m:lim>
            <m:r>
              <m:rPr>
                <m:sty m:val="p"/>
              </m:rPr>
              <m:t>∼</m:t>
            </m:r>
          </m:lim>
        </m:limLow>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limLow>
              <m:e>
                <m:r>
                  <m:t>x</m:t>
                </m:r>
              </m:e>
              <m:lim>
                <m:r>
                  <m:rPr>
                    <m:sty m:val="p"/>
                  </m:rPr>
                  <m:t>∼</m:t>
                </m:r>
              </m:lim>
            </m:limLow>
          </m:e>
          <m:sub>
            <m:r>
              <m:t>0</m:t>
            </m:r>
          </m:sub>
        </m:sSub>
      </m:oMath>
      <w:r>
        <w:t xml:space="preserve"> </w:t>
      </w:r>
      <w:r>
        <w:t xml:space="preserve">be a solution, so</w:t>
      </w:r>
      <w:r>
        <w:t xml:space="preserve"> </w:t>
      </w:r>
      <m:oMath>
        <m:r>
          <m:rPr>
            <m:sty m:val="bi"/>
          </m:rPr>
          <m:t>A</m:t>
        </m:r>
        <m:sSub>
          <m:e>
            <m:limLow>
              <m:e>
                <m:r>
                  <m:t>x</m:t>
                </m:r>
              </m:e>
              <m:lim>
                <m:r>
                  <m:rPr>
                    <m:sty m:val="p"/>
                  </m:rPr>
                  <m:t>∼</m:t>
                </m:r>
              </m:lim>
            </m:limLow>
          </m:e>
          <m:sub>
            <m:r>
              <m:t>0</m:t>
            </m:r>
          </m:sub>
        </m:sSub>
        <m:r>
          <m:rPr>
            <m:sty m:val="p"/>
          </m:rPr>
          <m:t>=</m:t>
        </m:r>
        <m:limLow>
          <m:e>
            <m:r>
              <m:t>b</m:t>
            </m:r>
          </m:e>
          <m:lim>
            <m:r>
              <m:rPr>
                <m:sty m:val="p"/>
              </m:rPr>
              <m:t>∼</m:t>
            </m:r>
          </m:lim>
        </m:limLow>
      </m:oMath>
      <w:r>
        <w:t xml:space="preserve">. Then</w:t>
      </w:r>
    </w:p>
    <w:p>
      <w:pPr>
        <w:pStyle w:val="BodyText"/>
      </w:pPr>
      <m:oMathPara>
        <m:oMathParaPr>
          <m:jc m:val="center"/>
        </m:oMathParaPr>
        <m:oMath>
          <m:eqArr>
            <m:e>
              <m:r>
                <m:rPr>
                  <m:sty m:val="bi"/>
                </m:rPr>
                <m:t>A</m:t>
              </m:r>
              <m:r>
                <m:t> </m:t>
              </m:r>
              <m:r>
                <m:rPr>
                  <m:sty m:val="p"/>
                </m:rPr>
                <m:t>(</m:t>
              </m:r>
              <m:r>
                <m:rPr>
                  <m:sty m:val="bi"/>
                </m:rPr>
                <m:t>G</m:t>
              </m:r>
              <m:limLow>
                <m:e>
                  <m:r>
                    <m:t>b</m:t>
                  </m:r>
                </m:e>
                <m:lim>
                  <m:r>
                    <m:rPr>
                      <m:sty m:val="p"/>
                    </m:rPr>
                    <m:t>∼</m:t>
                  </m:r>
                </m:lim>
              </m:limLow>
              <m:r>
                <m:rPr>
                  <m:sty m:val="p"/>
                </m:rPr>
                <m:t>)</m:t>
              </m:r>
              <m:r>
                <m:t>&amp;</m:t>
              </m:r>
              <m:r>
                <m:rPr>
                  <m:sty m:val="p"/>
                </m:rPr>
                <m:t>=</m:t>
              </m:r>
              <m:r>
                <m:rPr>
                  <m:sty m:val="bi"/>
                </m:rPr>
                <m:t>A</m:t>
              </m:r>
              <m:r>
                <m:rPr>
                  <m:sty m:val="bi"/>
                </m:rPr>
                <m:t>G</m:t>
              </m:r>
              <m:r>
                <m:t> </m:t>
              </m:r>
              <m:r>
                <m:rPr>
                  <m:sty m:val="p"/>
                </m:rPr>
                <m:t>(</m:t>
              </m:r>
              <m:r>
                <m:rPr>
                  <m:sty m:val="bi"/>
                </m:rPr>
                <m:t>A</m:t>
              </m:r>
              <m:sSub>
                <m:e>
                  <m:limLow>
                    <m:e>
                      <m:r>
                        <m:t>x</m:t>
                      </m:r>
                    </m:e>
                    <m:lim>
                      <m:r>
                        <m:rPr>
                          <m:sty m:val="p"/>
                        </m:rPr>
                        <m:t>∼</m:t>
                      </m:r>
                    </m:lim>
                  </m:limLow>
                </m:e>
                <m:sub>
                  <m:r>
                    <m:t>0</m:t>
                  </m:r>
                </m:sub>
              </m:sSub>
              <m:r>
                <m:rPr>
                  <m:sty m:val="p"/>
                </m:rPr>
                <m:t>)</m:t>
              </m:r>
              <m:r>
                <m:t>&amp;</m:t>
              </m:r>
              <m:r>
                <m:t>&amp;</m:t>
              </m:r>
              <m:r>
                <m:rPr>
                  <m:nor/>
                  <m:sty m:val="p"/>
                </m:rPr>
                <m:t>(substitute </m:t>
              </m:r>
              <m:limLow>
                <m:e>
                  <m:r>
                    <m:t>b</m:t>
                  </m:r>
                </m:e>
                <m:lim>
                  <m:r>
                    <m:rPr>
                      <m:sty m:val="p"/>
                    </m:rPr>
                    <m:t>∼</m:t>
                  </m:r>
                </m:lim>
              </m:limLow>
              <m:r>
                <m:rPr>
                  <m:sty m:val="p"/>
                </m:rPr>
                <m:t>=</m:t>
              </m:r>
              <m:r>
                <m:rPr>
                  <m:sty m:val="bi"/>
                </m:rPr>
                <m:t>A</m:t>
              </m:r>
              <m:sSub>
                <m:e>
                  <m:limLow>
                    <m:e>
                      <m:r>
                        <m:t>x</m:t>
                      </m:r>
                    </m:e>
                    <m:lim>
                      <m:r>
                        <m:rPr>
                          <m:sty m:val="p"/>
                        </m:rPr>
                        <m:t>∼</m:t>
                      </m:r>
                    </m:lim>
                  </m:limLow>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limLow>
                    <m:e>
                      <m:r>
                        <m:t>x</m:t>
                      </m:r>
                    </m:e>
                    <m:lim>
                      <m:r>
                        <m:rPr>
                          <m:sty m:val="p"/>
                        </m:rPr>
                        <m:t>∼</m:t>
                      </m:r>
                    </m:lim>
                  </m:limLow>
                </m:e>
                <m:sub>
                  <m:r>
                    <m:t>0</m:t>
                  </m:r>
                </m:sub>
              </m:sSub>
              <m:r>
                <m:t>&amp;</m:t>
              </m:r>
              <m:r>
                <m:t>&amp;</m:t>
              </m:r>
              <m:r>
                <m:rPr>
                  <m:nor/>
                  <m:sty m:val="p"/>
                </m:rPr>
                <m:t>(</m:t>
              </m:r>
              <m:r>
                <m:rPr>
                  <m:nor/>
                  <m:sty m:val="p"/>
                </m:rPr>
                <m:t>Theorem 8</m:t>
              </m:r>
              <m:r>
                <m:rPr>
                  <m:nor/>
                  <m:sty m:val="p"/>
                </m:rPr>
                <m:t>)</m:t>
              </m:r>
            </m:e>
            <m:e>
              <m:r>
                <m:t>&amp;</m:t>
              </m:r>
              <m:r>
                <m:rPr>
                  <m:sty m:val="p"/>
                </m:rPr>
                <m:t>=</m:t>
              </m:r>
              <m:r>
                <m:rPr>
                  <m:sty m:val="bi"/>
                </m:rPr>
                <m:t>A</m:t>
              </m:r>
              <m:sSub>
                <m:e>
                  <m:limLow>
                    <m:e>
                      <m:r>
                        <m:t>x</m:t>
                      </m:r>
                    </m:e>
                    <m:lim>
                      <m:r>
                        <m:rPr>
                          <m:sty m:val="p"/>
                        </m:rPr>
                        <m:t>∼</m:t>
                      </m:r>
                    </m:lim>
                  </m:limLow>
                </m:e>
                <m:sub>
                  <m:r>
                    <m:t>0</m:t>
                  </m:r>
                </m:sub>
              </m:sSub>
              <m:r>
                <m:t>&amp;</m:t>
              </m:r>
              <m:r>
                <m:t>&amp;</m:t>
              </m:r>
              <m:r>
                <m:rPr>
                  <m:nor/>
                  <m:sty m:val="p"/>
                </m:rPr>
                <m:t>(</m:t>
              </m:r>
              <m:r>
                <m:rPr>
                  <m:nor/>
                  <m:sty m:val="p"/>
                </m:rPr>
                <m:t>Definition 109</m:t>
              </m:r>
              <m:r>
                <m:rPr>
                  <m:nor/>
                  <m:sty m:val="p"/>
                </m:rPr>
                <m:t>)</m:t>
              </m:r>
            </m:e>
            <m:e>
              <m:r>
                <m:t>&amp;</m:t>
              </m:r>
              <m:r>
                <m:rPr>
                  <m:sty m:val="p"/>
                </m:rPr>
                <m:t>=</m:t>
              </m:r>
              <m:limLow>
                <m:e>
                  <m:r>
                    <m:t>b</m:t>
                  </m:r>
                </m:e>
                <m:lim>
                  <m:r>
                    <m:rPr>
                      <m:sty m:val="p"/>
                    </m:rPr>
                    <m:t>∼</m:t>
                  </m:r>
                </m:lim>
              </m:limLow>
              <m:r>
                <m:rPr>
                  <m:sty m:val="p"/>
                </m:rPr>
                <m:t>.</m:t>
              </m:r>
              <m:r>
                <m:t>&amp;</m:t>
              </m:r>
              <m:r>
                <m:t>&amp;</m:t>
              </m:r>
              <m:r>
                <m:rPr>
                  <m:nor/>
                  <m:sty m:val="p"/>
                </m:rPr>
                <m:t>(</m:t>
              </m:r>
              <m:sSub>
                <m:e>
                  <m:limLow>
                    <m:e>
                      <m:r>
                        <m:t>x</m:t>
                      </m:r>
                    </m:e>
                    <m:lim>
                      <m:r>
                        <m:rPr>
                          <m:sty m:val="p"/>
                        </m:rPr>
                        <m:t>∼</m:t>
                      </m:r>
                    </m:lim>
                  </m:limLow>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limLow>
          <m:e>
            <m:r>
              <m:t>x</m:t>
            </m:r>
          </m:e>
          <m:lim>
            <m:r>
              <m:rPr>
                <m:sty m:val="p"/>
              </m:rPr>
              <m:t>∼</m:t>
            </m:r>
          </m:lim>
        </m:limLow>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limLow>
          <m:e>
            <m:r>
              <m:t>x</m:t>
            </m:r>
          </m:e>
          <m:lim>
            <m:r>
              <m:rPr>
                <m:sty m:val="p"/>
              </m:rPr>
              <m:t>∼</m:t>
            </m:r>
          </m:lim>
        </m:limLow>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is consistent:</w:t>
      </w:r>
      <w:r>
        <w:t xml:space="preserve"> </w:t>
      </w:r>
      <m:oMath>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limLow>
          <m:e>
            <m:r>
              <m:t>x</m:t>
            </m:r>
          </m:e>
          <m:lim>
            <m:r>
              <m:rPr>
                <m:sty m:val="p"/>
              </m:rPr>
              <m:t>∼</m:t>
            </m:r>
          </m:lim>
        </m:limLow>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limLow>
          <m:e>
            <m:r>
              <m:t>x</m:t>
            </m:r>
          </m:e>
          <m:lim>
            <m:r>
              <m:rPr>
                <m:sty m:val="p"/>
              </m:rPr>
              <m:t>∼</m:t>
            </m:r>
          </m:lim>
        </m:limLow>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limLow>
          <m:e>
            <m:r>
              <m:t>b</m:t>
            </m:r>
          </m:e>
          <m:lim>
            <m:r>
              <m:rPr>
                <m:sty m:val="p"/>
              </m:rPr>
              <m:t>∼</m:t>
            </m:r>
          </m:lim>
        </m:limLow>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limLow>
          <m:e>
            <m:r>
              <m:t>b</m:t>
            </m:r>
          </m:e>
          <m:lim>
            <m:r>
              <m:rPr>
                <m:sty m:val="p"/>
              </m:rPr>
              <m:t>∼</m:t>
            </m:r>
          </m:lim>
        </m:limLow>
        <m:r>
          <m:rPr>
            <m:sty m:val="p"/>
          </m:rPr>
          <m:t>=</m:t>
        </m:r>
        <m:limLow>
          <m:e>
            <m:r>
              <m:t>b</m:t>
            </m:r>
          </m:e>
          <m:lim>
            <m:r>
              <m:rPr>
                <m:sty m:val="p"/>
              </m:rPr>
              <m:t>∼</m:t>
            </m:r>
          </m:lim>
        </m:limLow>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limLow>
          <m:e>
            <m:r>
              <m:t>b</m:t>
            </m:r>
          </m:e>
          <m:lim>
            <m:r>
              <m:rPr>
                <m:sty m:val="p"/>
              </m:rPr>
              <m:t>∼</m:t>
            </m:r>
          </m:lim>
        </m:limLow>
        <m:r>
          <m:rPr>
            <m:sty m:val="p"/>
          </m:rPr>
          <m:t>=</m:t>
        </m:r>
        <m:r>
          <m:rPr>
            <m:sty m:val="bi"/>
          </m:rPr>
          <m:t>A</m:t>
        </m:r>
        <m:limLow>
          <m:e>
            <m:r>
              <m:t>x</m:t>
            </m:r>
          </m:e>
          <m:lim>
            <m:r>
              <m:rPr>
                <m:sty m:val="p"/>
              </m:rPr>
              <m:t>∼</m:t>
            </m:r>
          </m:lim>
        </m:limLow>
      </m:oMath>
      <w:r>
        <w:t xml:space="preserve"> </w:t>
      </w:r>
      <w:r>
        <w:t xml:space="preserve">for some</w:t>
      </w:r>
      <w:r>
        <w:t xml:space="preserve"> </w:t>
      </w:r>
      <m:oMath>
        <m:limLow>
          <m:e>
            <m:r>
              <m:t>x</m:t>
            </m:r>
          </m:e>
          <m:lim>
            <m:r>
              <m:rPr>
                <m:sty m:val="p"/>
              </m:rPr>
              <m:t>∼</m:t>
            </m:r>
          </m:lim>
        </m:limLow>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limLow>
          <m:e>
            <m:r>
              <m:t>x</m:t>
            </m:r>
          </m:e>
          <m:lim>
            <m:r>
              <m:rPr>
                <m:sty m:val="p"/>
              </m:rPr>
              <m:t>∼</m:t>
            </m:r>
          </m:lim>
        </m:limLow>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limLow>
          <m:e>
            <m:r>
              <m:t>b</m:t>
            </m:r>
          </m:e>
          <m:lim>
            <m:r>
              <m:rPr>
                <m:sty m:val="p"/>
              </m:rPr>
              <m:t>∼</m:t>
            </m:r>
          </m:lim>
        </m:limLow>
      </m:oMath>
      <w:r>
        <w:t xml:space="preserve"> </w:t>
      </w:r>
      <w:r>
        <w:t xml:space="preserve">is in it exactly when</w:t>
      </w:r>
      <w:r>
        <w:t xml:space="preserve"> </w:t>
      </w:r>
      <m:oMath>
        <m:limLow>
          <m:e>
            <m:r>
              <m:t>b</m:t>
            </m:r>
          </m:e>
          <m:lim>
            <m:r>
              <m:rPr>
                <m:sty m:val="p"/>
              </m:rPr>
              <m:t>∼</m:t>
            </m:r>
          </m:lim>
        </m:limLow>
        <m:r>
          <m:rPr>
            <m:sty m:val="p"/>
          </m:rPr>
          <m:t>=</m:t>
        </m:r>
        <m:r>
          <m:rPr>
            <m:sty m:val="bi"/>
          </m:rPr>
          <m:t>A</m:t>
        </m:r>
        <m:limLow>
          <m:e>
            <m:r>
              <m:t>x</m:t>
            </m:r>
          </m:e>
          <m:lim>
            <m:r>
              <m:rPr>
                <m:sty m:val="p"/>
              </m:rPr>
              <m:t>∼</m:t>
            </m:r>
          </m:lim>
        </m:limLow>
      </m:oMath>
      <w:r>
        <w:t xml:space="preserve"> </w:t>
      </w:r>
      <w:r>
        <w:t xml:space="preserve">for some</w:t>
      </w:r>
      <w:r>
        <w:t xml:space="preserve"> </w:t>
      </w:r>
      <m:oMath>
        <m:limLow>
          <m:e>
            <m:r>
              <m:t>x</m:t>
            </m:r>
          </m:e>
          <m:lim>
            <m:r>
              <m:rPr>
                <m:sty m:val="p"/>
              </m:rPr>
              <m:t>∼</m:t>
            </m:r>
          </m:lim>
        </m:limLow>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limLow>
          <m:e>
            <m:r>
              <m:t>b</m:t>
            </m:r>
          </m:e>
          <m:lim>
            <m:r>
              <m:rPr>
                <m:sty m:val="p"/>
              </m:rPr>
              <m:t>∼</m:t>
            </m:r>
          </m:lim>
        </m:limLow>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limLow>
          <m:e>
            <m:r>
              <m:t>b</m:t>
            </m:r>
          </m:e>
          <m:lim>
            <m:r>
              <m:rPr>
                <m:sty m:val="p"/>
              </m:rPr>
              <m:t>∼</m:t>
            </m:r>
          </m:lim>
        </m:limLow>
        <m:r>
          <m:rPr>
            <m:sty m:val="p"/>
          </m:rPr>
          <m:t>)</m:t>
        </m:r>
        <m:r>
          <m:rPr>
            <m:sty m:val="p"/>
          </m:rPr>
          <m:t>=</m:t>
        </m:r>
        <m:limLow>
          <m:e>
            <m:r>
              <m:t>b</m:t>
            </m:r>
          </m:e>
          <m:lim>
            <m:r>
              <m:rPr>
                <m:sty m:val="p"/>
              </m:rPr>
              <m:t>∼</m:t>
            </m:r>
          </m:lim>
        </m:limLow>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limLow>
          <m:e>
            <m:r>
              <m:t>b</m:t>
            </m:r>
          </m:e>
          <m:lim>
            <m:r>
              <m:rPr>
                <m:sty m:val="p"/>
              </m:rPr>
              <m:t>∼</m:t>
            </m:r>
          </m:lim>
        </m:limLow>
        <m:r>
          <m:rPr>
            <m:sty m:val="p"/>
          </m:rPr>
          <m:t>=</m:t>
        </m:r>
        <m:limLow>
          <m:e>
            <m:r>
              <m:t>b</m:t>
            </m:r>
          </m:e>
          <m:lim>
            <m:r>
              <m:rPr>
                <m:sty m:val="p"/>
              </m:rPr>
              <m:t>∼</m:t>
            </m:r>
          </m:lim>
        </m:limLow>
      </m:oMath>
      <w:r>
        <w:t xml:space="preserve">,</w:t>
      </w:r>
      <w:r>
        <w:t xml:space="preserve"> </w:t>
      </w:r>
      <w:r>
        <w:t xml:space="preserve">then</w:t>
      </w:r>
      <w:r>
        <w:t xml:space="preserve"> </w:t>
      </w:r>
      <m:oMath>
        <m:limLow>
          <m:e>
            <m:r>
              <m:t>x</m:t>
            </m:r>
          </m:e>
          <m:lim>
            <m:r>
              <m:rPr>
                <m:sty m:val="p"/>
              </m:rPr>
              <m:t>∼</m:t>
            </m:r>
          </m:lim>
        </m:limLow>
        <m:r>
          <m:rPr>
            <m:sty m:val="p"/>
          </m:rPr>
          <m:t>=</m:t>
        </m:r>
        <m:r>
          <m:rPr>
            <m:sty m:val="bi"/>
          </m:rPr>
          <m:t>G</m:t>
        </m:r>
        <m:limLow>
          <m:e>
            <m:r>
              <m:t>b</m:t>
            </m:r>
          </m:e>
          <m:lim>
            <m:r>
              <m:rPr>
                <m:sty m:val="p"/>
              </m:rPr>
              <m:t>∼</m:t>
            </m:r>
          </m:lim>
        </m:limLow>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limLow>
          <m:e>
            <m:r>
              <m:t>b</m:t>
            </m:r>
          </m:e>
          <m:lim>
            <m:r>
              <m:rPr>
                <m:sty m:val="p"/>
              </m:rPr>
              <m:t>∼</m:t>
            </m:r>
          </m:lim>
        </m:limLow>
        <m:r>
          <m:rPr>
            <m:sty m:val="p"/>
          </m:rPr>
          <m:t>)</m:t>
        </m:r>
        <m:r>
          <m:rPr>
            <m:sty m:val="p"/>
          </m:rPr>
          <m:t>=</m:t>
        </m:r>
        <m:r>
          <m:rPr>
            <m:sty m:val="p"/>
          </m:rPr>
          <m:t>(</m:t>
        </m:r>
        <m:r>
          <m:rPr>
            <m:sty m:val="bi"/>
          </m:rPr>
          <m:t>A</m:t>
        </m:r>
        <m:r>
          <m:rPr>
            <m:sty m:val="bi"/>
          </m:rPr>
          <m:t>G</m:t>
        </m:r>
        <m:r>
          <m:rPr>
            <m:sty m:val="p"/>
          </m:rPr>
          <m:t>)</m:t>
        </m:r>
        <m:r>
          <m:t> </m:t>
        </m:r>
        <m:limLow>
          <m:e>
            <m:r>
              <m:t>b</m:t>
            </m:r>
          </m:e>
          <m:lim>
            <m:r>
              <m:rPr>
                <m:sty m:val="p"/>
              </m:rPr>
              <m:t>∼</m:t>
            </m:r>
          </m:lim>
        </m:limLow>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limLow>
          <m:e>
            <m:r>
              <m:t>b</m:t>
            </m:r>
          </m:e>
          <m:lim>
            <m:r>
              <m:rPr>
                <m:sty m:val="p"/>
              </m:rPr>
              <m:t>∼</m:t>
            </m:r>
          </m:lim>
        </m:limLow>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limLow>
                <m:e>
                  <m:r>
                    <m:t>b</m:t>
                  </m:r>
                </m:e>
                <m:lim>
                  <m:r>
                    <m:rPr>
                      <m:sty m:val="p"/>
                    </m:rPr>
                    <m:t>∼</m:t>
                  </m:r>
                </m:lim>
              </m:limLow>
              <m:r>
                <m:t>&amp;</m:t>
              </m:r>
              <m:r>
                <m:rPr>
                  <m:sty m:val="p"/>
                </m:rPr>
                <m:t>=</m:t>
              </m:r>
              <m:r>
                <m:rPr>
                  <m:sty m:val="p"/>
                </m:rPr>
                <m:t>(</m:t>
              </m:r>
              <m:r>
                <m:t>2</m:t>
              </m:r>
              <m:r>
                <m:rPr>
                  <m:sty m:val="p"/>
                </m:rPr>
                <m:t>,</m:t>
              </m:r>
              <m:r>
                <m:t>0</m:t>
              </m:r>
              <m:r>
                <m:rPr>
                  <m:sty m:val="p"/>
                </m:rPr>
                <m:t>)</m:t>
              </m:r>
            </m:e>
            <m:e>
              <m:r>
                <m:t>&amp;</m:t>
              </m:r>
              <m:r>
                <m:rPr>
                  <m:sty m:val="p"/>
                </m:rPr>
                <m:t>=</m:t>
              </m:r>
              <m:limLow>
                <m:e>
                  <m:r>
                    <m:t>b</m:t>
                  </m:r>
                </m:e>
                <m:lim>
                  <m:r>
                    <m:rPr>
                      <m:sty m:val="p"/>
                    </m:rPr>
                    <m:t>∼</m:t>
                  </m:r>
                </m:lim>
              </m:limLow>
              <m:r>
                <m:rPr>
                  <m:sty m:val="p"/>
                </m:rPr>
                <m:t>,</m:t>
              </m:r>
            </m:e>
          </m:eqArr>
        </m:oMath>
      </m:oMathPara>
    </w:p>
    <w:p>
      <w:pPr>
        <w:numPr>
          <w:ilvl w:val="0"/>
          <w:numId w:val="1000"/>
        </w:numPr>
      </w:pPr>
      <w:r>
        <w:t xml:space="preserve">so the system is consistent.</w:t>
      </w:r>
    </w:p>
    <w:p>
      <w:pPr>
        <w:numPr>
          <w:ilvl w:val="0"/>
          <w:numId w:val="1088"/>
        </w:numPr>
      </w:pPr>
      <m:oMath>
        <m:limLow>
          <m:e>
            <m:r>
              <m:t>b</m:t>
            </m:r>
          </m:e>
          <m:lim>
            <m:r>
              <m:rPr>
                <m:sty m:val="p"/>
              </m:rPr>
              <m:t>∼</m:t>
            </m:r>
          </m:lim>
        </m:limLow>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limLow>
          <m:e>
            <m:r>
              <m:t>b</m:t>
            </m:r>
          </m:e>
          <m:lim>
            <m:r>
              <m:rPr>
                <m:sty m:val="p"/>
              </m:rPr>
              <m:t>∼</m:t>
            </m:r>
          </m:lim>
        </m:limLow>
        <m:r>
          <m:rPr>
            <m:sty m:val="p"/>
          </m:rPr>
          <m:t>=</m:t>
        </m:r>
        <m:r>
          <m:rPr>
            <m:sty m:val="p"/>
          </m:rPr>
          <m:t>(</m:t>
        </m:r>
        <m:r>
          <m:t>7</m:t>
        </m:r>
        <m:r>
          <m:rPr>
            <m:sty m:val="p"/>
          </m:rPr>
          <m:t>,</m:t>
        </m:r>
        <m:r>
          <m:t>0</m:t>
        </m:r>
        <m:r>
          <m:rPr>
            <m:sty m:val="p"/>
          </m:rPr>
          <m:t>)</m:t>
        </m:r>
        <m:r>
          <m:rPr>
            <m:sty m:val="p"/>
          </m:rPr>
          <m:t>≠</m:t>
        </m:r>
        <m:limLow>
          <m:e>
            <m:r>
              <m:t>b</m:t>
            </m:r>
          </m:e>
          <m:lim>
            <m:r>
              <m:rPr>
                <m:sty m:val="p"/>
              </m:rPr>
              <m:t>∼</m:t>
            </m:r>
          </m:lim>
        </m:limLow>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limLow>
          <m:e>
            <m:r>
              <m:t>x</m:t>
            </m:r>
          </m:e>
          <m:lim>
            <m:r>
              <m:rPr>
                <m:sty m:val="p"/>
              </m:rPr>
              <m:t>∼</m:t>
            </m:r>
          </m:lim>
        </m:limLow>
      </m:oMath>
      <w:r>
        <w:t xml:space="preserve"> </w:t>
      </w:r>
      <w:r>
        <w:t xml:space="preserve">solves</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exactly when</w:t>
      </w:r>
      <w:r>
        <w:t xml:space="preserve"> </w:t>
      </w:r>
      <m:oMath>
        <m:limLow>
          <m:e>
            <m:r>
              <m:t>x</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oMath>
      <w:r>
        <w:t xml:space="preserve"> </w:t>
      </w:r>
      <w:r>
        <w:t xml:space="preserve">for some</w:t>
      </w:r>
      <w:r>
        <w:t xml:space="preserve"> </w:t>
      </w:r>
      <m:oMath>
        <m:limLow>
          <m:e>
            <m:r>
              <m:t>q</m:t>
            </m:r>
          </m:e>
          <m:lim>
            <m:r>
              <m:rPr>
                <m:sty m:val="p"/>
              </m:rPr>
              <m:t>∼</m:t>
            </m:r>
          </m:lim>
        </m:limLow>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limLow>
          <m:e>
            <m:r>
              <m:t>x</m:t>
            </m:r>
          </m:e>
          <m:lim>
            <m:r>
              <m:rPr>
                <m:sty m:val="p"/>
              </m:rPr>
              <m:t>∼</m:t>
            </m:r>
          </m:lim>
        </m:limLow>
      </m:oMath>
      <w:r>
        <w:t xml:space="preserve"> </w:t>
      </w:r>
      <w:r>
        <w:t xml:space="preserve">is a solution exactly when</w:t>
      </w:r>
    </w:p>
    <w:p>
      <w:pPr>
        <w:pStyle w:val="Compact"/>
      </w:pPr>
      <m:oMathPara>
        <m:oMathParaPr>
          <m:jc m:val="center"/>
        </m:oMathParaPr>
        <m:oMath>
          <m:limLow>
            <m:e>
              <m:r>
                <m:t>x</m:t>
              </m:r>
            </m:e>
            <m:lim>
              <m:r>
                <m:rPr>
                  <m:sty m:val="p"/>
                </m:rPr>
                <m:t>∼</m:t>
              </m:r>
            </m:lim>
          </m:limLow>
          <m:r>
            <m:rPr>
              <m:sty m:val="p"/>
            </m:rPr>
            <m:t>=</m:t>
          </m:r>
          <m:r>
            <m:rPr>
              <m:sty m:val="bi"/>
            </m:rPr>
            <m:t>G</m:t>
          </m:r>
          <m:limLow>
            <m:e>
              <m:r>
                <m:t>b</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r>
            <m:t> </m:t>
          </m:r>
          <m:r>
            <m:rPr>
              <m:nor/>
              <m:sty m:val="p"/>
            </m:rPr>
            <m:t>for some </m:t>
          </m:r>
          <m:limLow>
            <m:e>
              <m:r>
                <m:t>q</m:t>
              </m:r>
            </m:e>
            <m:lim>
              <m:r>
                <m:rPr>
                  <m:sty m:val="p"/>
                </m:rPr>
                <m:t>∼</m:t>
              </m:r>
            </m:lim>
          </m:limLow>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r>
          <m:rPr>
            <m:sty m:val="p"/>
          </m:rPr>
          <m:t>=</m:t>
        </m:r>
        <m:sSub>
          <m:e>
            <m:limLow>
              <m:e>
                <m:r>
                  <m:t>0</m:t>
                </m:r>
              </m:e>
              <m:lim>
                <m:r>
                  <m:rPr>
                    <m:sty m:val="p"/>
                  </m:rPr>
                  <m:t>∼</m:t>
                </m:r>
              </m:lim>
            </m:limLow>
          </m:e>
          <m:sub>
            <m:r>
              <m:t>m</m:t>
            </m:r>
          </m:sub>
        </m:sSub>
      </m:oMath>
      <w:r>
        <w:t xml:space="preserve"> </w:t>
      </w:r>
      <w:r>
        <w:t xml:space="preserve">for every</w:t>
      </w:r>
      <w:r>
        <w:t xml:space="preserve"> </w:t>
      </w:r>
      <m:oMath>
        <m:limLow>
          <m:e>
            <m:r>
              <m:t>q</m:t>
            </m:r>
          </m:e>
          <m:lim>
            <m:r>
              <m:rPr>
                <m:sty m:val="p"/>
              </m:rPr>
              <m:t>∼</m:t>
            </m:r>
          </m:lim>
        </m:limLow>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limLow>
                <m:e>
                  <m:r>
                    <m:t>x</m:t>
                  </m:r>
                </m:e>
                <m:lim>
                  <m:r>
                    <m:rPr>
                      <m:sty m:val="p"/>
                    </m:rPr>
                    <m:t>∼</m:t>
                  </m:r>
                </m:lim>
              </m:limLow>
              <m:r>
                <m:t>&amp;</m:t>
              </m:r>
              <m:r>
                <m:rPr>
                  <m:sty m:val="p"/>
                </m:rPr>
                <m:t>=</m:t>
              </m:r>
              <m:sSub>
                <m:e>
                  <m:r>
                    <m:rPr>
                      <m:sty m:val="bi"/>
                    </m:rPr>
                    <m:t>I</m:t>
                  </m:r>
                </m:e>
                <m:sub>
                  <m:r>
                    <m:t>n</m:t>
                  </m:r>
                </m:sub>
              </m:sSub>
              <m:limLow>
                <m:e>
                  <m:r>
                    <m:t>x</m:t>
                  </m:r>
                </m:e>
                <m:lim>
                  <m:r>
                    <m:rPr>
                      <m:sty m:val="p"/>
                    </m:rPr>
                    <m:t>∼</m:t>
                  </m:r>
                </m:lim>
              </m:limLow>
              <m:r>
                <m:rPr>
                  <m:sty m:val="p"/>
                </m:rPr>
                <m:t>−</m:t>
              </m:r>
              <m:r>
                <m:rPr>
                  <m:sty m:val="p"/>
                </m:rPr>
                <m:t>(</m:t>
              </m:r>
              <m:r>
                <m:rPr>
                  <m:sty m:val="bi"/>
                </m:rPr>
                <m:t>G</m:t>
              </m:r>
              <m:r>
                <m:rPr>
                  <m:sty m:val="bi"/>
                </m:rPr>
                <m:t>A</m:t>
              </m:r>
              <m:r>
                <m:rPr>
                  <m:sty m:val="p"/>
                </m:rPr>
                <m:t>)</m:t>
              </m:r>
              <m:r>
                <m:t> </m:t>
              </m:r>
              <m:limLow>
                <m:e>
                  <m:r>
                    <m:t>x</m:t>
                  </m:r>
                </m:e>
                <m:lim>
                  <m:r>
                    <m:rPr>
                      <m:sty m:val="p"/>
                    </m:rPr>
                    <m:t>∼</m:t>
                  </m:r>
                </m:lim>
              </m:limLow>
              <m:r>
                <m:t>&amp;</m:t>
              </m:r>
              <m:r>
                <m:t>&amp;</m:t>
              </m:r>
              <m:r>
                <m:rPr>
                  <m:nor/>
                  <m:sty m:val="p"/>
                </m:rPr>
                <m:t>(</m:t>
              </m:r>
              <m:r>
                <m:rPr>
                  <m:nor/>
                  <m:sty m:val="p"/>
                </m:rPr>
                <m:t>Theorem 93</m:t>
              </m:r>
              <m:r>
                <m:rPr>
                  <m:nor/>
                  <m:sty m:val="p"/>
                </m:rPr>
                <m:t>, with </m:t>
              </m:r>
              <m:limLow>
                <m:e>
                  <m:r>
                    <m:t>x</m:t>
                  </m:r>
                </m:e>
                <m:lim>
                  <m:r>
                    <m:rPr>
                      <m:sty m:val="p"/>
                    </m:rPr>
                    <m:t>∼</m:t>
                  </m:r>
                </m:lim>
              </m:limLow>
              <m:r>
                <m:rPr>
                  <m:nor/>
                  <m:sty m:val="p"/>
                </m:rPr>
                <m:t> as the last factor)</m:t>
              </m:r>
            </m:e>
            <m:e>
              <m:r>
                <m:t>&amp;</m:t>
              </m:r>
              <m:r>
                <m:rPr>
                  <m:sty m:val="p"/>
                </m:rPr>
                <m:t>=</m:t>
              </m:r>
              <m:limLow>
                <m:e>
                  <m:r>
                    <m:t>x</m:t>
                  </m:r>
                </m:e>
                <m:lim>
                  <m:r>
                    <m:rPr>
                      <m:sty m:val="p"/>
                    </m:rPr>
                    <m:t>∼</m:t>
                  </m:r>
                </m:lim>
              </m:limLow>
              <m:r>
                <m:rPr>
                  <m:sty m:val="p"/>
                </m:rPr>
                <m:t>−</m:t>
              </m:r>
              <m:r>
                <m:rPr>
                  <m:sty m:val="p"/>
                </m:rPr>
                <m:t>(</m:t>
              </m:r>
              <m:r>
                <m:rPr>
                  <m:sty m:val="bi"/>
                </m:rPr>
                <m:t>G</m:t>
              </m:r>
              <m:r>
                <m:rPr>
                  <m:sty m:val="bi"/>
                </m:rPr>
                <m:t>A</m:t>
              </m:r>
              <m:r>
                <m:rPr>
                  <m:sty m:val="p"/>
                </m:rPr>
                <m:t>)</m:t>
              </m:r>
              <m:r>
                <m:t> </m:t>
              </m:r>
              <m:limLow>
                <m:e>
                  <m:r>
                    <m:t>x</m:t>
                  </m:r>
                </m:e>
                <m:lim>
                  <m:r>
                    <m:rPr>
                      <m:sty m:val="p"/>
                    </m:rPr>
                    <m:t>∼</m:t>
                  </m:r>
                </m:lim>
              </m:limLow>
              <m:r>
                <m:t>&amp;</m:t>
              </m:r>
              <m:r>
                <m:t>&amp;</m:t>
              </m:r>
              <m:r>
                <m:rPr>
                  <m:nor/>
                  <m:sty m:val="p"/>
                </m:rPr>
                <m:t>(</m:t>
              </m:r>
              <m:r>
                <m:rPr>
                  <m:nor/>
                  <m:sty m:val="p"/>
                </m:rPr>
                <m:t>Theorem 10</m:t>
              </m:r>
              <m:r>
                <m:rPr>
                  <m:nor/>
                  <m:sty m:val="p"/>
                </m:rPr>
                <m:t>)</m:t>
              </m:r>
            </m:e>
            <m:e>
              <m:r>
                <m:t>&amp;</m:t>
              </m:r>
              <m:r>
                <m:rPr>
                  <m:sty m:val="p"/>
                </m:rPr>
                <m:t>=</m:t>
              </m:r>
              <m:limLow>
                <m:e>
                  <m:r>
                    <m:t>x</m:t>
                  </m:r>
                </m:e>
                <m:lim>
                  <m:r>
                    <m:rPr>
                      <m:sty m:val="p"/>
                    </m:rPr>
                    <m:t>∼</m:t>
                  </m:r>
                </m:lim>
              </m:limLow>
              <m:r>
                <m:rPr>
                  <m:sty m:val="p"/>
                </m:rPr>
                <m:t>−</m:t>
              </m:r>
              <m:r>
                <m:rPr>
                  <m:sty m:val="bi"/>
                </m:rPr>
                <m:t>G</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limLow>
                <m:e>
                  <m:r>
                    <m:t>x</m:t>
                  </m:r>
                </m:e>
                <m:lim>
                  <m:r>
                    <m:rPr>
                      <m:sty m:val="p"/>
                    </m:rPr>
                    <m:t>∼</m:t>
                  </m:r>
                </m:lim>
              </m:limLow>
              <m:r>
                <m:rPr>
                  <m:sty m:val="p"/>
                </m:rPr>
                <m:t>−</m:t>
              </m:r>
              <m:r>
                <m:rPr>
                  <m:sty m:val="bi"/>
                </m:rPr>
                <m:t>G</m:t>
              </m:r>
              <m:r>
                <m:t> </m:t>
              </m:r>
              <m:sSub>
                <m:e>
                  <m:limLow>
                    <m:e>
                      <m:r>
                        <m:t>0</m:t>
                      </m:r>
                    </m:e>
                    <m:lim>
                      <m:r>
                        <m:rPr>
                          <m:sty m:val="p"/>
                        </m:rPr>
                        <m:t>∼</m:t>
                      </m:r>
                    </m:lim>
                  </m:limLow>
                </m:e>
                <m:sub>
                  <m:r>
                    <m:t>m</m:t>
                  </m:r>
                </m:sub>
              </m:sSub>
              <m:r>
                <m:t>&amp;</m:t>
              </m:r>
              <m:r>
                <m:t>&amp;</m:t>
              </m:r>
              <m:r>
                <m:rPr>
                  <m:nor/>
                  <m:sty m:val="p"/>
                </m:rPr>
                <m:t>(</m:t>
              </m:r>
              <m:r>
                <m:rPr>
                  <m:sty m:val="bi"/>
                </m:rPr>
                <m:t>A</m:t>
              </m:r>
              <m:limLow>
                <m:e>
                  <m:r>
                    <m:t>x</m:t>
                  </m:r>
                </m:e>
                <m:lim>
                  <m:r>
                    <m:rPr>
                      <m:sty m:val="p"/>
                    </m:rPr>
                    <m:t>∼</m:t>
                  </m:r>
                </m:lim>
              </m:limLow>
              <m:r>
                <m:rPr>
                  <m:sty m:val="p"/>
                </m:rPr>
                <m:t>=</m:t>
              </m:r>
              <m:sSub>
                <m:e>
                  <m:limLow>
                    <m:e>
                      <m:r>
                        <m:t>0</m:t>
                      </m:r>
                    </m:e>
                    <m:lim>
                      <m:r>
                        <m:rPr>
                          <m:sty m:val="p"/>
                        </m:rPr>
                        <m:t>∼</m:t>
                      </m:r>
                    </m:lim>
                  </m:limLow>
                </m:e>
                <m:sub>
                  <m:r>
                    <m:t>m</m:t>
                  </m:r>
                </m:sub>
              </m:sSub>
              <m:r>
                <m:rPr>
                  <m:nor/>
                  <m:sty m:val="p"/>
                </m:rPr>
                <m:t>)</m:t>
              </m:r>
            </m:e>
            <m:e>
              <m:r>
                <m:t>&amp;</m:t>
              </m:r>
              <m:r>
                <m:rPr>
                  <m:sty m:val="p"/>
                </m:rPr>
                <m:t>=</m:t>
              </m:r>
              <m:limLow>
                <m:e>
                  <m:r>
                    <m:t>x</m:t>
                  </m:r>
                </m:e>
                <m:lim>
                  <m:r>
                    <m:rPr>
                      <m:sty m:val="p"/>
                    </m:rPr>
                    <m:t>∼</m:t>
                  </m:r>
                </m:lim>
              </m:limLow>
              <m:r>
                <m:rPr>
                  <m:sty m:val="p"/>
                </m:rPr>
                <m:t>,</m:t>
              </m:r>
              <m:r>
                <m:t>&amp;</m:t>
              </m:r>
              <m:r>
                <m:t>&amp;</m:t>
              </m:r>
              <m:r>
                <m:rPr>
                  <m:nor/>
                  <m:sty m:val="p"/>
                </m:rPr>
                <m:t>(</m:t>
              </m:r>
              <m:r>
                <m:rPr>
                  <m:sty m:val="bi"/>
                </m:rPr>
                <m:t>G</m:t>
              </m:r>
              <m:r>
                <m:t> </m:t>
              </m:r>
              <m:sSub>
                <m:e>
                  <m:limLow>
                    <m:e>
                      <m:r>
                        <m:t>0</m:t>
                      </m:r>
                    </m:e>
                    <m:lim>
                      <m:r>
                        <m:rPr>
                          <m:sty m:val="p"/>
                        </m:rPr>
                        <m:t>∼</m:t>
                      </m:r>
                    </m:lim>
                  </m:limLow>
                </m:e>
                <m:sub>
                  <m:r>
                    <m:t>m</m:t>
                  </m:r>
                </m:sub>
              </m:sSub>
              <m:r>
                <m:rPr>
                  <m:sty m:val="p"/>
                </m:rPr>
                <m:t>=</m:t>
              </m:r>
              <m:sSub>
                <m:e>
                  <m:limLow>
                    <m:e>
                      <m:r>
                        <m:t>0</m:t>
                      </m:r>
                    </m:e>
                    <m:lim>
                      <m:r>
                        <m:rPr>
                          <m:sty m:val="p"/>
                        </m:rPr>
                        <m:t>∼</m:t>
                      </m:r>
                    </m:lim>
                  </m:limLow>
                </m:e>
                <m:sub>
                  <m:r>
                    <m:t>n</m:t>
                  </m:r>
                </m:sub>
              </m:sSub>
              <m:r>
                <m:rPr>
                  <m:nor/>
                  <m:sty m:val="p"/>
                </m:rPr>
                <m:t>)</m:t>
              </m:r>
            </m:e>
          </m:eqArr>
        </m:oMath>
      </m:oMathPara>
    </w:p>
    <w:p>
      <w:pPr>
        <w:pStyle w:val="FirstParagraph"/>
      </w:pPr>
      <w:r>
        <w:t xml:space="preserve">so</w:t>
      </w:r>
      <w:r>
        <w:t xml:space="preserve"> </w:t>
      </w:r>
      <m:oMath>
        <m:limLow>
          <m:e>
            <m:r>
              <m:t>x</m:t>
            </m:r>
          </m:e>
          <m:lim>
            <m:r>
              <m:rPr>
                <m:sty m:val="p"/>
              </m:rPr>
              <m:t>∼</m:t>
            </m:r>
          </m:lim>
        </m:limLow>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limLow>
          <m:e>
            <m:r>
              <m:t>q</m:t>
            </m:r>
          </m:e>
          <m:lim>
            <m:r>
              <m:rPr>
                <m:sty m:val="p"/>
              </m:rPr>
              <m:t>∼</m:t>
            </m:r>
          </m:lim>
        </m:limLow>
        <m:r>
          <m:rPr>
            <m:sty m:val="p"/>
          </m:rPr>
          <m:t>=</m:t>
        </m:r>
        <m:limLow>
          <m:e>
            <m:r>
              <m:t>x</m:t>
            </m:r>
          </m:e>
          <m:lim>
            <m:r>
              <m:rPr>
                <m:sty m:val="p"/>
              </m:rPr>
              <m:t>∼</m:t>
            </m:r>
          </m:lim>
        </m:limLow>
      </m:oMath>
      <w:r>
        <w:t xml:space="preserve">.</w:t>
      </w:r>
    </w:p>
    <w:p>
      <w:pPr>
        <w:pStyle w:val="BodyText"/>
      </w:pPr>
      <w:r>
        <w:rPr>
          <w:b/>
          <w:bCs/>
        </w:rPr>
        <w:t xml:space="preserve">Part 2.</w:t>
      </w:r>
      <w:r>
        <w:t xml:space="preserve"> </w:t>
      </w:r>
      <m:oMath>
        <m:r>
          <m:rPr>
            <m:sty m:val="bi"/>
          </m:rPr>
          <m:t>G</m:t>
        </m:r>
        <m:limLow>
          <m:e>
            <m:r>
              <m:t>b</m:t>
            </m:r>
          </m:e>
          <m:lim>
            <m:r>
              <m:rPr>
                <m:sty m:val="p"/>
              </m:rPr>
              <m:t>∼</m:t>
            </m:r>
          </m:lim>
        </m:limLow>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limLow>
          <m:e>
            <m:r>
              <m:t>x</m:t>
            </m:r>
          </m:e>
          <m:lim>
            <m:r>
              <m:rPr>
                <m:sty m:val="p"/>
              </m:rPr>
              <m:t>∼</m:t>
            </m:r>
          </m:lim>
        </m:limLow>
      </m:oMath>
      <w:r>
        <w:t xml:space="preserve">,</w:t>
      </w:r>
    </w:p>
    <w:p>
      <w:pPr>
        <w:pStyle w:val="BodyText"/>
      </w:pPr>
      <m:oMathPara>
        <m:oMathParaPr>
          <m:jc m:val="center"/>
        </m:oMathParaPr>
        <m:oMath>
          <m:eqArr>
            <m:e>
              <m:r>
                <m:rPr>
                  <m:sty m:val="bi"/>
                </m:rPr>
                <m:t>A</m:t>
              </m:r>
              <m:r>
                <m:t> </m:t>
              </m:r>
              <m:r>
                <m:rPr>
                  <m:sty m:val="p"/>
                </m:rPr>
                <m:t>(</m:t>
              </m:r>
              <m:limLow>
                <m:e>
                  <m:r>
                    <m:t>x</m:t>
                  </m:r>
                </m:e>
                <m:lim>
                  <m:r>
                    <m:rPr>
                      <m:sty m:val="p"/>
                    </m:rPr>
                    <m:t>∼</m:t>
                  </m:r>
                </m:lim>
              </m:limLow>
              <m:r>
                <m:rPr>
                  <m:sty m:val="p"/>
                </m:rPr>
                <m:t>−</m:t>
              </m:r>
              <m:r>
                <m:rPr>
                  <m:sty m:val="bi"/>
                </m:rPr>
                <m:t>G</m:t>
              </m:r>
              <m:limLow>
                <m:e>
                  <m:r>
                    <m:t>b</m:t>
                  </m:r>
                </m:e>
                <m:lim>
                  <m:r>
                    <m:rPr>
                      <m:sty m:val="p"/>
                    </m:rPr>
                    <m:t>∼</m:t>
                  </m:r>
                </m:lim>
              </m:limLow>
              <m:r>
                <m:rPr>
                  <m:sty m:val="p"/>
                </m:rPr>
                <m:t>)</m:t>
              </m:r>
              <m:r>
                <m:t>&amp;</m:t>
              </m:r>
              <m:r>
                <m:rPr>
                  <m:sty m:val="p"/>
                </m:rPr>
                <m:t>=</m:t>
              </m:r>
              <m:r>
                <m:rPr>
                  <m:sty m:val="bi"/>
                </m:rPr>
                <m:t>A</m:t>
              </m:r>
              <m:limLow>
                <m:e>
                  <m:r>
                    <m:t>x</m:t>
                  </m:r>
                </m:e>
                <m:lim>
                  <m:r>
                    <m:rPr>
                      <m:sty m:val="p"/>
                    </m:rPr>
                    <m:t>∼</m:t>
                  </m:r>
                </m:lim>
              </m:limLow>
              <m:r>
                <m:rPr>
                  <m:sty m:val="p"/>
                </m:rPr>
                <m:t>−</m:t>
              </m:r>
              <m:r>
                <m:rPr>
                  <m:sty m:val="bi"/>
                </m:rPr>
                <m:t>A</m:t>
              </m:r>
              <m:r>
                <m:t> </m:t>
              </m:r>
              <m:r>
                <m:rPr>
                  <m:sty m:val="p"/>
                </m:rPr>
                <m:t>(</m:t>
              </m:r>
              <m:r>
                <m:rPr>
                  <m:sty m:val="bi"/>
                </m:rPr>
                <m:t>G</m:t>
              </m:r>
              <m:limLow>
                <m:e>
                  <m:r>
                    <m:t>b</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limLow>
                <m:e>
                  <m:r>
                    <m:t>x</m:t>
                  </m:r>
                </m:e>
                <m:lim>
                  <m:r>
                    <m:rPr>
                      <m:sty m:val="p"/>
                    </m:rPr>
                    <m:t>∼</m:t>
                  </m:r>
                </m:lim>
              </m:limLow>
              <m:r>
                <m:rPr>
                  <m:sty m:val="p"/>
                </m:rPr>
                <m:t>−</m:t>
              </m:r>
              <m:r>
                <m:rPr>
                  <m:sty m:val="bi"/>
                </m:rPr>
                <m:t>A</m:t>
              </m:r>
              <m:r>
                <m:rPr>
                  <m:sty m:val="bi"/>
                </m:rPr>
                <m:t>G</m:t>
              </m:r>
              <m:limLow>
                <m:e>
                  <m:r>
                    <m:t>b</m:t>
                  </m:r>
                </m:e>
                <m:lim>
                  <m:r>
                    <m:rPr>
                      <m:sty m:val="p"/>
                    </m:rPr>
                    <m:t>∼</m:t>
                  </m:r>
                </m:lim>
              </m:limLow>
              <m:r>
                <m:t>&amp;</m:t>
              </m:r>
              <m:r>
                <m:t>&amp;</m:t>
              </m:r>
              <m:r>
                <m:rPr>
                  <m:nor/>
                  <m:sty m:val="p"/>
                </m:rPr>
                <m:t>(</m:t>
              </m:r>
              <m:r>
                <m:rPr>
                  <m:nor/>
                  <m:sty m:val="p"/>
                </m:rPr>
                <m:t>Theorem 8</m:t>
              </m:r>
              <m:r>
                <m:rPr>
                  <m:nor/>
                  <m:sty m:val="p"/>
                </m:rPr>
                <m:t>)</m:t>
              </m:r>
            </m:e>
            <m:e>
              <m:r>
                <m:t>&amp;</m:t>
              </m:r>
              <m:r>
                <m:rPr>
                  <m:sty m:val="p"/>
                </m:rPr>
                <m:t>=</m:t>
              </m:r>
              <m:r>
                <m:rPr>
                  <m:sty m:val="bi"/>
                </m:rPr>
                <m:t>A</m:t>
              </m:r>
              <m:limLow>
                <m:e>
                  <m:r>
                    <m:t>x</m:t>
                  </m:r>
                </m:e>
                <m:lim>
                  <m:r>
                    <m:rPr>
                      <m:sty m:val="p"/>
                    </m:rPr>
                    <m:t>∼</m:t>
                  </m:r>
                </m:lim>
              </m:limLow>
              <m:r>
                <m:rPr>
                  <m:sty m:val="p"/>
                </m:rPr>
                <m:t>−</m:t>
              </m:r>
              <m:limLow>
                <m:e>
                  <m:r>
                    <m:t>b</m:t>
                  </m:r>
                </m:e>
                <m:lim>
                  <m:r>
                    <m:rPr>
                      <m:sty m:val="p"/>
                    </m:rPr>
                    <m:t>∼</m:t>
                  </m:r>
                </m:lim>
              </m:limLow>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limLow>
          <m:e>
            <m:r>
              <m:t>x</m:t>
            </m:r>
          </m:e>
          <m:lim>
            <m:r>
              <m:rPr>
                <m:sty m:val="p"/>
              </m:rPr>
              <m:t>∼</m:t>
            </m:r>
          </m:lim>
        </m:limLow>
      </m:oMath>
      <w:r>
        <w:t xml:space="preserve"> </w:t>
      </w:r>
      <w:r>
        <w:t xml:space="preserve">solves</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exactly when</w:t>
      </w:r>
      <w:r>
        <w:t xml:space="preserve"> </w:t>
      </w:r>
      <m:oMath>
        <m:limLow>
          <m:e>
            <m:r>
              <m:t>x</m:t>
            </m:r>
          </m:e>
          <m:lim>
            <m:r>
              <m:rPr>
                <m:sty m:val="p"/>
              </m:rPr>
              <m:t>∼</m:t>
            </m:r>
          </m:lim>
        </m:limLow>
        <m:r>
          <m:rPr>
            <m:sty m:val="p"/>
          </m:rPr>
          <m:t>−</m:t>
        </m:r>
        <m:r>
          <m:rPr>
            <m:sty m:val="bi"/>
          </m:rPr>
          <m:t>G</m:t>
        </m:r>
        <m:limLow>
          <m:e>
            <m:r>
              <m:t>b</m:t>
            </m:r>
          </m:e>
          <m:lim>
            <m:r>
              <m:rPr>
                <m:sty m:val="p"/>
              </m:rPr>
              <m:t>∼</m:t>
            </m:r>
          </m:lim>
        </m:limLow>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limLow>
          <m:e>
            <m:r>
              <m:t>x</m:t>
            </m:r>
          </m:e>
          <m:lim>
            <m:r>
              <m:rPr>
                <m:sty m:val="p"/>
              </m:rPr>
              <m:t>∼</m:t>
            </m:r>
          </m:lim>
        </m:limLow>
        <m:r>
          <m:rPr>
            <m:sty m:val="p"/>
          </m:rPr>
          <m:t>−</m:t>
        </m:r>
        <m:r>
          <m:rPr>
            <m:sty m:val="bi"/>
          </m:rPr>
          <m:t>G</m:t>
        </m:r>
        <m:limLow>
          <m:e>
            <m:r>
              <m:t>b</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oMath>
      <w:r>
        <w:t xml:space="preserve"> </w:t>
      </w:r>
      <w:r>
        <w:t xml:space="preserve">for some</w:t>
      </w:r>
      <w:r>
        <w:t xml:space="preserve"> </w:t>
      </w:r>
      <m:oMath>
        <m:limLow>
          <m:e>
            <m:r>
              <m:t>q</m:t>
            </m:r>
          </m:e>
          <m:lim>
            <m:r>
              <m:rPr>
                <m:sty m:val="p"/>
              </m:rPr>
              <m:t>∼</m:t>
            </m:r>
          </m:lim>
        </m:limLow>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limLow>
          <m:e>
            <m:r>
              <m:t>b</m:t>
            </m:r>
          </m:e>
          <m:lim>
            <m:r>
              <m:rPr>
                <m:sty m:val="p"/>
              </m:rPr>
              <m:t>∼</m:t>
            </m:r>
          </m:lim>
        </m:limLow>
        <m:r>
          <m:rPr>
            <m:sty m:val="p"/>
          </m:rPr>
          <m:t>=</m:t>
        </m:r>
        <m:r>
          <m:rPr>
            <m:sty m:val="p"/>
          </m:rPr>
          <m:t>(</m:t>
        </m:r>
        <m:r>
          <m:t>2</m:t>
        </m:r>
        <m:r>
          <m:rPr>
            <m:sty m:val="p"/>
          </m:rPr>
          <m:t>,</m:t>
        </m:r>
        <m:r>
          <m:t>0</m:t>
        </m:r>
        <m:r>
          <m:rPr>
            <m:sty m:val="p"/>
          </m:rPr>
          <m:t>)</m:t>
        </m:r>
      </m:oMath>
      <w:r>
        <w:t xml:space="preserve">:</w:t>
      </w:r>
      <w:r>
        <w:t xml:space="preserve"> </w:t>
      </w:r>
      <m:oMath>
        <m:r>
          <m:rPr>
            <m:sty m:val="bi"/>
          </m:rPr>
          <m:t>G</m:t>
        </m:r>
        <m:limLow>
          <m:e>
            <m:r>
              <m:t>b</m:t>
            </m:r>
          </m:e>
          <m:lim>
            <m:r>
              <m:rPr>
                <m:sty m:val="p"/>
              </m:rPr>
              <m:t>∼</m:t>
            </m:r>
          </m:lim>
        </m:limLow>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limLow>
            <m:e>
              <m:r>
                <m:t>x</m:t>
              </m:r>
            </m:e>
            <m:lim>
              <m:r>
                <m:rPr>
                  <m:sty m:val="p"/>
                </m:rPr>
                <m:t>∼</m:t>
              </m:r>
            </m:lim>
          </m:limLow>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for every</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limLow>
          <m:e>
            <m:r>
              <m:t>b</m:t>
            </m:r>
          </m:e>
          <m:lim>
            <m:r>
              <m:rPr>
                <m:sty m:val="p"/>
              </m:rPr>
              <m:t>∼</m:t>
            </m:r>
          </m:lim>
        </m:limLow>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limLow>
              <m:e>
                <m:r>
                  <m:t>0</m:t>
                </m:r>
              </m:e>
              <m:lim>
                <m:r>
                  <m:rPr>
                    <m:sty m:val="p"/>
                  </m:rPr>
                  <m:t>∼</m:t>
                </m:r>
              </m:lim>
            </m:limLow>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limLow>
          <m:e>
            <m:r>
              <m:t>x</m:t>
            </m:r>
          </m:e>
          <m:lim>
            <m:r>
              <m:rPr>
                <m:sty m:val="p"/>
              </m:rPr>
              <m:t>∼</m:t>
            </m:r>
          </m:lim>
        </m:limLow>
        <m:r>
          <m:rPr>
            <m:sty m:val="p"/>
          </m:rPr>
          <m:t>=</m:t>
        </m:r>
        <m:limLow>
          <m:e>
            <m:r>
              <m:t>0</m:t>
            </m:r>
          </m:e>
          <m:lim>
            <m:r>
              <m:rPr>
                <m:sty m:val="p"/>
              </m:rPr>
              <m:t>∼</m:t>
            </m:r>
          </m:lim>
        </m:limLow>
      </m:oMath>
      <w:r>
        <w:t xml:space="preserve"> </w:t>
      </w:r>
      <w:r>
        <w:t xml:space="preserve">then</w:t>
      </w:r>
    </w:p>
    <w:p>
      <w:pPr>
        <w:pStyle w:val="BodyText"/>
      </w:pPr>
      <m:oMathPara>
        <m:oMathParaPr>
          <m:jc m:val="center"/>
        </m:oMathParaPr>
        <m:oMath>
          <m:eqArr>
            <m:e>
              <m:limLow>
                <m:e>
                  <m:r>
                    <m:t>x</m:t>
                  </m:r>
                </m:e>
                <m:lim>
                  <m:r>
                    <m:rPr>
                      <m:sty m:val="p"/>
                    </m:rPr>
                    <m:t>∼</m:t>
                  </m:r>
                </m:lim>
              </m:limLow>
              <m:r>
                <m:t>&amp;</m:t>
              </m:r>
              <m:r>
                <m:rPr>
                  <m:sty m:val="p"/>
                </m:rPr>
                <m:t>=</m:t>
              </m:r>
              <m:sSup>
                <m:e>
                  <m:r>
                    <m:rPr>
                      <m:sty m:val="bi"/>
                    </m:rPr>
                    <m:t>A</m:t>
                  </m:r>
                </m:e>
                <m:sup>
                  <m:r>
                    <m:rPr>
                      <m:sty m:val="p"/>
                    </m:rPr>
                    <m:t>−</m:t>
                  </m:r>
                  <m:r>
                    <m:t>1</m:t>
                  </m:r>
                </m:sup>
              </m:sSup>
              <m:r>
                <m:rPr>
                  <m:sty m:val="bi"/>
                </m:rPr>
                <m:t>A</m:t>
              </m:r>
              <m:limLow>
                <m:e>
                  <m:r>
                    <m:t>x</m:t>
                  </m:r>
                </m:e>
                <m:lim>
                  <m:r>
                    <m:rPr>
                      <m:sty m:val="p"/>
                    </m:rPr>
                    <m:t>∼</m:t>
                  </m:r>
                </m:lim>
              </m:limLow>
            </m:e>
            <m:e>
              <m:r>
                <m:t>&amp;</m:t>
              </m:r>
              <m:r>
                <m:rPr>
                  <m:sty m:val="p"/>
                </m:rPr>
                <m:t>=</m:t>
              </m:r>
              <m:limLow>
                <m:e>
                  <m:r>
                    <m:t>0</m:t>
                  </m:r>
                </m:e>
                <m:lim>
                  <m:r>
                    <m:rPr>
                      <m:sty m:val="p"/>
                    </m:rPr>
                    <m:t>∼</m:t>
                  </m:r>
                </m:lim>
              </m:limLow>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limLow>
          <m:e>
            <m:r>
              <m:t>b</m:t>
            </m:r>
          </m:e>
          <m:lim>
            <m:r>
              <m:rPr>
                <m:sty m:val="p"/>
              </m:rPr>
              <m:t>∼</m:t>
            </m:r>
          </m:lim>
        </m:limLow>
      </m:oMath>
      <w:r>
        <w:t xml:space="preserve">, since</w:t>
      </w:r>
      <w:r>
        <w:t xml:space="preserve"> </w:t>
      </w:r>
      <m:oMath>
        <m:r>
          <m:rPr>
            <m:sty m:val="bi"/>
          </m:rPr>
          <m:t>A</m:t>
        </m:r>
        <m:r>
          <m:t> </m:t>
        </m:r>
        <m:r>
          <m:rPr>
            <m:sty m:val="p"/>
          </m:rPr>
          <m:t>(</m:t>
        </m:r>
        <m:sSup>
          <m:e>
            <m:r>
              <m:rPr>
                <m:sty m:val="bi"/>
              </m:rPr>
              <m:t>A</m:t>
            </m:r>
          </m:e>
          <m:sup>
            <m:r>
              <m:rPr>
                <m:sty m:val="p"/>
              </m:rPr>
              <m:t>−</m:t>
            </m:r>
            <m:r>
              <m:t>1</m:t>
            </m:r>
          </m:sup>
        </m:sSup>
        <m:limLow>
          <m:e>
            <m:r>
              <m:t>b</m:t>
            </m:r>
          </m:e>
          <m:lim>
            <m:r>
              <m:rPr>
                <m:sty m:val="p"/>
              </m:rPr>
              <m:t>∼</m:t>
            </m:r>
          </m:lim>
        </m:limLow>
        <m:r>
          <m:rPr>
            <m:sty m:val="p"/>
          </m:rPr>
          <m:t>)</m:t>
        </m:r>
        <m:r>
          <m:rPr>
            <m:sty m:val="p"/>
          </m:rPr>
          <m:t>=</m:t>
        </m:r>
        <m:limLow>
          <m:e>
            <m:r>
              <m:t>b</m:t>
            </m:r>
          </m:e>
          <m:lim>
            <m:r>
              <m:rPr>
                <m:sty m:val="p"/>
              </m:rPr>
              <m:t>∼</m:t>
            </m:r>
          </m:lim>
        </m:limLow>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limLow>
          <m:e>
            <m:r>
              <m:t>y</m:t>
            </m:r>
          </m:e>
          <m:lim>
            <m:r>
              <m:rPr>
                <m:sty m:val="p"/>
              </m:rPr>
              <m:t>∼</m:t>
            </m:r>
          </m:lim>
        </m:limLow>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rPr>
            <m:sty m:val="p"/>
          </m:rPr>
          <m:t>=</m:t>
        </m:r>
        <m:sSup>
          <m:e>
            <m:r>
              <m:rPr>
                <m:sty m:val="bi"/>
              </m:rPr>
              <m:t>X</m:t>
            </m:r>
          </m:e>
          <m:sup>
            <m:r>
              <m:rPr>
                <m:sty m:val="p"/>
              </m:rPr>
              <m:t>⊤</m:t>
            </m:r>
          </m:sup>
        </m:sSup>
        <m:r>
          <m:t> </m:t>
        </m:r>
        <m:r>
          <m:rPr>
            <m:sty m:val="p"/>
          </m:rPr>
          <m:t>(</m:t>
        </m:r>
        <m:r>
          <m:rPr>
            <m:sty m:val="bi"/>
          </m:rPr>
          <m:t>X</m:t>
        </m:r>
        <m:limLow>
          <m:e>
            <m:r>
              <m:t>z</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limLow>
          <m:e>
            <m:r>
              <m:t>y</m:t>
            </m:r>
          </m:e>
          <m:lim>
            <m:r>
              <m:rPr>
                <m:sty m:val="p"/>
              </m:rPr>
              <m:t>∼</m:t>
            </m:r>
          </m:lim>
        </m:limLow>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rPr>
            <m:sty m:val="bi"/>
          </m:rPr>
          <m:t>X</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limLow>
                <m:e>
                  <m:r>
                    <m:t>u</m:t>
                  </m:r>
                </m:e>
                <m:lim>
                  <m:r>
                    <m:rPr>
                      <m:sty m:val="p"/>
                    </m:rPr>
                    <m:t>∼</m:t>
                  </m:r>
                </m:lim>
              </m:limLow>
              <m:r>
                <m:t>&amp;</m:t>
              </m:r>
              <m:r>
                <m:rPr>
                  <m:sty m:val="p"/>
                </m:rPr>
                <m:t>=</m:t>
              </m:r>
              <m:r>
                <m:rPr>
                  <m:sty m:val="bi"/>
                </m:rPr>
                <m:t>X</m:t>
              </m:r>
              <m:r>
                <m:rPr>
                  <m:sty m:val="bi"/>
                </m:rPr>
                <m:t>G</m:t>
              </m:r>
              <m:sSup>
                <m:e>
                  <m:r>
                    <m:rPr>
                      <m:sty m:val="bi"/>
                    </m:rPr>
                    <m:t>X</m:t>
                  </m:r>
                </m:e>
                <m:sup>
                  <m:r>
                    <m:rPr>
                      <m:sty m:val="p"/>
                    </m:rPr>
                    <m:t>⊤</m:t>
                  </m:r>
                </m:sup>
              </m:sSup>
              <m:limLow>
                <m:e>
                  <m:r>
                    <m:t>y</m:t>
                  </m:r>
                </m:e>
                <m:lim>
                  <m:r>
                    <m:rPr>
                      <m:sty m:val="p"/>
                    </m:rPr>
                    <m:t>∼</m:t>
                  </m:r>
                </m:lim>
              </m:limLow>
            </m:e>
            <m:e>
              <m:r>
                <m:t>&amp;</m:t>
              </m:r>
              <m:r>
                <m:rPr>
                  <m:sty m:val="p"/>
                </m:rPr>
                <m:t>=</m:t>
              </m:r>
              <m:r>
                <m:rPr>
                  <m:sty m:val="bi"/>
                </m:rPr>
                <m:t>X</m:t>
              </m:r>
              <m:r>
                <m:t> </m:t>
              </m:r>
              <m:r>
                <m:rPr>
                  <m:sty m:val="p"/>
                </m:rPr>
                <m:t>(</m:t>
              </m:r>
              <m:r>
                <m:rPr>
                  <m:sty m:val="bi"/>
                </m:rPr>
                <m:t>G</m:t>
              </m:r>
              <m:sSup>
                <m:e>
                  <m:r>
                    <m:rPr>
                      <m:sty m:val="bi"/>
                    </m:rPr>
                    <m:t>X</m:t>
                  </m:r>
                </m:e>
                <m:sup>
                  <m:r>
                    <m:rPr>
                      <m:sty m:val="p"/>
                    </m:rPr>
                    <m:t>⊤</m:t>
                  </m:r>
                </m:sup>
              </m:sSup>
              <m:limLow>
                <m:e>
                  <m:r>
                    <m:t>y</m:t>
                  </m:r>
                </m:e>
                <m:lim>
                  <m:r>
                    <m:rPr>
                      <m:sty m:val="p"/>
                    </m:rPr>
                    <m:t>∼</m:t>
                  </m:r>
                </m:lim>
              </m:limLow>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limLow>
          <m:e>
            <m:r>
              <m:t>y</m:t>
            </m:r>
          </m:e>
          <m:lim>
            <m:r>
              <m:rPr>
                <m:sty m:val="p"/>
              </m:rPr>
              <m:t>∼</m:t>
            </m:r>
          </m:lim>
        </m:limLow>
        <m:r>
          <m:rPr>
            <m:sty m:val="p"/>
          </m:rPr>
          <m:t>−</m:t>
        </m:r>
        <m:limLow>
          <m:e>
            <m:r>
              <m:t>u</m:t>
            </m:r>
          </m:e>
          <m:lim>
            <m:r>
              <m:rPr>
                <m:sty m:val="p"/>
              </m:rPr>
              <m:t>∼</m:t>
            </m:r>
          </m:lim>
        </m:limLow>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limLow>
                <m:e>
                  <m:r>
                    <m:t>y</m:t>
                  </m:r>
                </m:e>
                <m:lim>
                  <m:r>
                    <m:rPr>
                      <m:sty m:val="p"/>
                    </m:rPr>
                    <m:t>∼</m:t>
                  </m:r>
                </m:lim>
              </m:limLow>
              <m:r>
                <m:rPr>
                  <m:sty m:val="p"/>
                </m:rPr>
                <m:t>−</m:t>
              </m:r>
              <m:limLow>
                <m:e>
                  <m:r>
                    <m:t>u</m:t>
                  </m:r>
                </m:e>
                <m:lim>
                  <m:r>
                    <m:rPr>
                      <m:sty m:val="p"/>
                    </m:rPr>
                    <m:t>∼</m:t>
                  </m:r>
                </m:lim>
              </m:limLow>
              <m:r>
                <m:rPr>
                  <m:sty m:val="p"/>
                </m:rPr>
                <m:t>)</m:t>
              </m:r>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t> </m:t>
              </m:r>
              <m:limLow>
                <m:e>
                  <m:r>
                    <m:t>u</m:t>
                  </m:r>
                </m:e>
                <m:lim>
                  <m:r>
                    <m:rPr>
                      <m:sty m:val="p"/>
                    </m:rPr>
                    <m:t>∼</m:t>
                  </m:r>
                </m:lim>
              </m:limLow>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limLow>
                <m:e>
                  <m:r>
                    <m:t>y</m:t>
                  </m:r>
                </m:e>
                <m:lim>
                  <m:r>
                    <m:rPr>
                      <m:sty m:val="p"/>
                    </m:rPr>
                    <m:t>∼</m:t>
                  </m:r>
                </m:lim>
              </m:limLow>
              <m:r>
                <m:rPr>
                  <m:sty m:val="p"/>
                </m:rPr>
                <m:t>)</m:t>
              </m:r>
              <m:r>
                <m:t>&amp;</m:t>
              </m:r>
              <m:r>
                <m:t>&amp;</m:t>
              </m:r>
              <m:r>
                <m:rPr>
                  <m:nor/>
                  <m:sty m:val="p"/>
                </m:rPr>
                <m:t>(substitute </m:t>
              </m:r>
              <m:limLow>
                <m:e>
                  <m:r>
                    <m:t>u</m:t>
                  </m:r>
                </m:e>
                <m:lim>
                  <m:r>
                    <m:rPr>
                      <m:sty m:val="p"/>
                    </m:rPr>
                    <m:t>∼</m:t>
                  </m:r>
                </m:lim>
              </m:limLow>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limLow>
                <m:e>
                  <m:r>
                    <m:t>y</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t>&amp;</m:t>
              </m:r>
              <m:r>
                <m:t>&amp;</m:t>
              </m:r>
              <m:r>
                <m:rPr>
                  <m:nor/>
                  <m:sty m:val="p"/>
                </m:rPr>
                <m:t>(first step)</m:t>
              </m:r>
            </m:e>
            <m:e>
              <m:r>
                <m:t>&amp;</m:t>
              </m:r>
              <m:r>
                <m:rPr>
                  <m:sty m:val="p"/>
                </m:rPr>
                <m:t>=</m:t>
              </m:r>
              <m:sSup>
                <m:e>
                  <m:r>
                    <m:rPr>
                      <m:sty m:val="bi"/>
                    </m:rPr>
                    <m:t>X</m:t>
                  </m:r>
                </m:e>
                <m:sup>
                  <m:r>
                    <m:rPr>
                      <m:sty m:val="p"/>
                    </m:rPr>
                    <m:t>⊤</m:t>
                  </m:r>
                </m:sup>
              </m:sSup>
              <m:limLow>
                <m:e>
                  <m:r>
                    <m:t>y</m:t>
                  </m:r>
                </m:e>
                <m:lim>
                  <m:r>
                    <m:rPr>
                      <m:sty m:val="p"/>
                    </m:rPr>
                    <m:t>∼</m:t>
                  </m:r>
                </m:lim>
              </m:limLow>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limLow>
                <m:e>
                  <m:r>
                    <m:t>z</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limLow>
                <m:e>
                  <m:r>
                    <m:t>y</m:t>
                  </m:r>
                </m:e>
                <m:lim>
                  <m:r>
                    <m:rPr>
                      <m:sty m:val="p"/>
                    </m:rPr>
                    <m:t>∼</m:t>
                  </m:r>
                </m:lim>
              </m:limLow>
              <m:r>
                <m:t>&amp;</m:t>
              </m:r>
              <m:r>
                <m:t>&amp;</m:t>
              </m:r>
              <m:r>
                <m:rPr>
                  <m:nor/>
                  <m:sty m:val="p"/>
                </m:rPr>
                <m:t>(first step)</m:t>
              </m:r>
            </m:e>
            <m:e>
              <m:r>
                <m:t>&amp;</m:t>
              </m:r>
              <m:r>
                <m:rPr>
                  <m:sty m:val="p"/>
                </m:rPr>
                <m:t>=</m:t>
              </m:r>
              <m:sSub>
                <m:e>
                  <m:limLow>
                    <m:e>
                      <m:r>
                        <m:t>0</m:t>
                      </m:r>
                    </m:e>
                    <m:lim>
                      <m:r>
                        <m:rPr>
                          <m:sty m:val="p"/>
                        </m:rPr>
                        <m:t>∼</m:t>
                      </m:r>
                    </m:lim>
                  </m:limLow>
                </m:e>
                <m:sub>
                  <m:r>
                    <m:t>p</m:t>
                  </m:r>
                </m:sub>
              </m:sSub>
              <m:r>
                <m:rPr>
                  <m:sty m:val="p"/>
                </m:rPr>
                <m:t>,</m:t>
              </m:r>
              <m:r>
                <m:t>&amp;</m:t>
              </m:r>
              <m:r>
                <m:t>&amp;</m:t>
              </m:r>
              <m:r>
                <m:rPr>
                  <m:nor/>
                  <m:sty m:val="p"/>
                </m:rPr>
                <m:t>(arithmetic)</m:t>
              </m:r>
            </m:e>
          </m:eqArr>
        </m:oMath>
      </m:oMathPara>
    </w:p>
    <w:p>
      <w:pPr>
        <w:pStyle w:val="FirstParagraph"/>
      </w:pPr>
      <w:r>
        <w:t xml:space="preserve">so</w:t>
      </w:r>
      <w:r>
        <w:t xml:space="preserve"> </w:t>
      </w:r>
      <m:oMath>
        <m:limLow>
          <m:e>
            <m:r>
              <m:t>y</m:t>
            </m:r>
          </m:e>
          <m:lim>
            <m:r>
              <m:rPr>
                <m:sty m:val="p"/>
              </m:rPr>
              <m:t>∼</m:t>
            </m:r>
          </m:lim>
        </m:limLow>
        <m:r>
          <m:rPr>
            <m:sty m:val="p"/>
          </m:rPr>
          <m:t>−</m:t>
        </m:r>
        <m:limLow>
          <m:e>
            <m:r>
              <m:t>u</m:t>
            </m:r>
          </m:e>
          <m:lim>
            <m:r>
              <m:rPr>
                <m:sty m:val="p"/>
              </m:rPr>
              <m:t>∼</m:t>
            </m:r>
          </m:lim>
        </m:limLow>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limLow>
          <m:e>
            <m:r>
              <m:t>u</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limLow>
          <m:e>
            <m:r>
              <m:t>b</m:t>
            </m:r>
          </m:e>
          <m:lim>
            <m:r>
              <m:rPr>
                <m:sty m:val="p"/>
              </m:rPr>
              <m:t>∼</m:t>
            </m:r>
          </m:lim>
        </m:limLow>
        <m:r>
          <m:rPr>
            <m:sty m:val="p"/>
          </m:rPr>
          <m:t>∈</m:t>
        </m:r>
        <m:sSup>
          <m:e>
            <m:r>
              <m:rPr>
                <m:scr m:val="double-struck"/>
                <m:sty m:val="p"/>
              </m:rPr>
              <m:t>R</m:t>
            </m:r>
          </m:e>
          <m:sup>
            <m:r>
              <m:t>n</m:t>
            </m:r>
          </m:sup>
        </m:sSup>
      </m:oMath>
      <w:r>
        <w:t xml:space="preserve">, the system</w:t>
      </w:r>
      <w:r>
        <w:t xml:space="preserve"> </w:t>
      </w:r>
      <m:oMath>
        <m:r>
          <m:rPr>
            <m:sty m:val="bi"/>
          </m:rPr>
          <m:t>U</m:t>
        </m:r>
        <m:limLow>
          <m:e>
            <m:r>
              <m:t>x</m:t>
            </m:r>
          </m:e>
          <m:lim>
            <m:r>
              <m:rPr>
                <m:sty m:val="p"/>
              </m:rPr>
              <m:t>∼</m:t>
            </m:r>
          </m:lim>
        </m:limLow>
        <m:r>
          <m:rPr>
            <m:sty m:val="p"/>
          </m:rPr>
          <m:t>=</m:t>
        </m:r>
        <m:limLow>
          <m:e>
            <m:r>
              <m:t>b</m:t>
            </m:r>
          </m:e>
          <m:lim>
            <m:r>
              <m:rPr>
                <m:sty m:val="p"/>
              </m:rPr>
              <m:t>∼</m:t>
            </m:r>
          </m:lim>
        </m:limLow>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limLow>
          <m:e>
            <m:r>
              <m:t>y</m:t>
            </m:r>
          </m:e>
          <m:lim>
            <m:r>
              <m:rPr>
                <m:sty m:val="p"/>
              </m:rPr>
              <m:t>∼</m:t>
            </m:r>
          </m:lim>
        </m:limLow>
        <m:r>
          <m:rPr>
            <m:sty m:val="p"/>
          </m:rPr>
          <m:t>=</m:t>
        </m:r>
        <m:limLow>
          <m:e>
            <m:r>
              <m:t>b</m:t>
            </m:r>
          </m:e>
          <m:lim>
            <m:r>
              <m:rPr>
                <m:sty m:val="p"/>
              </m:rPr>
              <m:t>∼</m:t>
            </m:r>
          </m:lim>
        </m:limLow>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limLow>
          <m:e>
            <m:r>
              <m:t>x</m:t>
            </m:r>
          </m:e>
          <m:lim>
            <m:r>
              <m:rPr>
                <m:sty m:val="p"/>
              </m:rPr>
              <m:t>∼</m:t>
            </m:r>
          </m:lim>
        </m:limLow>
        <m:r>
          <m:rPr>
            <m:sty m:val="p"/>
          </m:rPr>
          <m:t>=</m:t>
        </m:r>
        <m:limLow>
          <m:e>
            <m:r>
              <m:t>b</m:t>
            </m:r>
          </m:e>
          <m:lim>
            <m:r>
              <m:rPr>
                <m:sty m:val="p"/>
              </m:rPr>
              <m:t>∼</m:t>
            </m:r>
          </m:lim>
        </m:limLow>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limLow>
          <m:e>
            <m:r>
              <m:t>x</m:t>
            </m:r>
          </m:e>
          <m:lim>
            <m:r>
              <m:rPr>
                <m:sty m:val="p"/>
              </m:rPr>
              <m:t>∼</m:t>
            </m:r>
          </m:lim>
        </m:limLow>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limLow>
          <m:e>
            <m:r>
              <m:t>x</m:t>
            </m:r>
          </m:e>
          <m:lim>
            <m:r>
              <m:rPr>
                <m:sty m:val="p"/>
              </m:rPr>
              <m:t>∼</m:t>
            </m:r>
          </m:lim>
        </m:limLow>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limLow>
          <m:e>
            <m:r>
              <m:t>x</m:t>
            </m:r>
          </m:e>
          <m:lim>
            <m:r>
              <m:rPr>
                <m:sty m:val="p"/>
              </m:rPr>
              <m:t>∼</m:t>
            </m:r>
          </m:lim>
        </m:limLow>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and rearranging the orthogonalize step,</w:t>
      </w:r>
    </w:p>
    <w:p>
      <w:pPr>
        <w:pStyle w:val="BodyText"/>
      </w:pPr>
      <m:oMathPara>
        <m:oMathParaPr>
          <m:jc m:val="center"/>
        </m:oMathParaPr>
        <m:oMath>
          <m:eqArr>
            <m:e>
              <m:sSub>
                <m:e>
                  <m:limLow>
                    <m:e>
                      <m:r>
                        <m:t>a</m:t>
                      </m:r>
                    </m:e>
                    <m:lim>
                      <m:r>
                        <m:rPr>
                          <m:sty m:val="p"/>
                        </m:rPr>
                        <m:t>∼</m:t>
                      </m:r>
                    </m:lim>
                  </m:limLow>
                </m:e>
                <m:sub>
                  <m:r>
                    <m:t>i</m:t>
                  </m:r>
                </m:sub>
              </m:sSub>
              <m:r>
                <m:t>&amp;</m:t>
              </m:r>
              <m:r>
                <m:rPr>
                  <m:sty m:val="p"/>
                </m:rPr>
                <m:t>=</m:t>
              </m:r>
              <m:sSubSup>
                <m:e>
                  <m:limLow>
                    <m:e>
                      <m:r>
                        <m:t>q</m:t>
                      </m:r>
                    </m:e>
                    <m:lim>
                      <m:r>
                        <m:rPr>
                          <m:sty m:val="p"/>
                        </m:rPr>
                        <m:t>∼</m:t>
                      </m:r>
                    </m:lim>
                  </m:limLow>
                </m:e>
                <m:sub>
                  <m:r>
                    <m:t>i</m:t>
                  </m:r>
                </m:sub>
                <m:sup>
                  <m:r>
                    <m:rPr>
                      <m:sty m:val="p"/>
                    </m:rPr>
                    <m:t>′</m:t>
                  </m:r>
                </m:sup>
              </m:sSubSup>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t>&amp;</m:t>
              </m:r>
              <m:r>
                <m:t>&amp;</m:t>
              </m:r>
              <m:r>
                <m:rPr>
                  <m:nor/>
                  <m:sty m:val="p"/>
                </m:rPr>
                <m:t>(add the sum to both sides of the orthogonalize step)</m:t>
              </m:r>
            </m:e>
            <m:e>
              <m:r>
                <m:t>&amp;</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rPr>
                  <m:sty m:val="p"/>
                </m:rPr>
                <m:t>.</m:t>
              </m:r>
              <m:r>
                <m:t>&amp;</m:t>
              </m:r>
              <m:r>
                <m:t>&amp;</m:t>
              </m:r>
              <m:r>
                <m:rPr>
                  <m:nor/>
                  <m:sty m:val="p"/>
                </m:rPr>
                <m:t>(normalize step: </m:t>
              </m:r>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limLow>
                    <m:e>
                      <m:r>
                        <m:t>q</m:t>
                      </m:r>
                    </m:e>
                    <m:lim>
                      <m:r>
                        <m:rPr>
                          <m:sty m:val="p"/>
                        </m:rPr>
                        <m:t>∼</m:t>
                      </m:r>
                    </m:lim>
                  </m:limLow>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limLow>
                    <m:e>
                      <m:r>
                        <m:t>q</m:t>
                      </m:r>
                    </m:e>
                    <m:lim>
                      <m:r>
                        <m:rPr>
                          <m:sty m:val="p"/>
                        </m:rPr>
                        <m:t>∼</m:t>
                      </m:r>
                    </m:lim>
                  </m:limLow>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limLow>
                    <m:e>
                      <m:r>
                        <m:t>q</m:t>
                      </m:r>
                    </m:e>
                    <m:lim>
                      <m:r>
                        <m:rPr>
                          <m:sty m:val="p"/>
                        </m:rPr>
                        <m:t>∼</m:t>
                      </m:r>
                    </m:lim>
                  </m:limLow>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t>&amp;</m:t>
              </m:r>
              <m:r>
                <m:t>&amp;</m:t>
              </m:r>
              <m:r>
                <m:rPr>
                  <m:nor/>
                  <m:sty m:val="p"/>
                </m:rPr>
                <m:t>(the entries of </m:t>
              </m:r>
              <m:r>
                <m:rPr>
                  <m:sty m:val="bi"/>
                </m:rPr>
                <m:t>R</m:t>
              </m:r>
              <m:r>
                <m:rPr>
                  <m:nor/>
                  <m:sty m:val="p"/>
                </m:rPr>
                <m:t>)</m:t>
              </m:r>
            </m:e>
            <m:e>
              <m:r>
                <m:t>&amp;</m:t>
              </m:r>
              <m:r>
                <m:rPr>
                  <m:sty m:val="p"/>
                </m:rPr>
                <m:t>=</m:t>
              </m:r>
              <m:sSub>
                <m:e>
                  <m:limLow>
                    <m:e>
                      <m:r>
                        <m:t>a</m:t>
                      </m:r>
                    </m:e>
                    <m:lim>
                      <m:r>
                        <m:rPr>
                          <m:sty m:val="p"/>
                        </m:rPr>
                        <m:t>∼</m:t>
                      </m:r>
                    </m:lim>
                  </m:limLow>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limLow>
              <m:e>
                <m:r>
                  <m:t>a</m:t>
                </m:r>
              </m:e>
              <m:lim>
                <m:r>
                  <m:rPr>
                    <m:sty m:val="p"/>
                  </m:rPr>
                  <m:t>∼</m:t>
                </m:r>
              </m:lim>
            </m:limLow>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limLow>
              <m:e>
                <m:r>
                  <m:t>a</m:t>
                </m:r>
              </m:e>
              <m:lim>
                <m:r>
                  <m:rPr>
                    <m:sty m:val="p"/>
                  </m:rPr>
                  <m:t>∼</m:t>
                </m:r>
              </m:lim>
            </m:limLow>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limLow>
              <m:e>
                <m:r>
                  <m:t>q</m:t>
                </m:r>
              </m:e>
              <m:lim>
                <m:r>
                  <m:rPr>
                    <m:sty m:val="p"/>
                  </m:rPr>
                  <m:t>∼</m:t>
                </m:r>
              </m:lim>
            </m:limLow>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Sup>
              <m:e>
                <m:limLow>
                  <m:e>
                    <m:r>
                      <m:t>q</m:t>
                    </m:r>
                  </m:e>
                  <m:lim>
                    <m:r>
                      <m:rPr>
                        <m:sty m:val="p"/>
                      </m:rPr>
                      <m:t>∼</m:t>
                    </m:r>
                  </m:lim>
                </m:limLow>
              </m:e>
              <m:sub>
                <m:r>
                  <m:t>1</m:t>
                </m:r>
              </m:sub>
              <m:sup>
                <m:r>
                  <m:rPr>
                    <m:sty m:val="p"/>
                  </m:rPr>
                  <m:t>′</m:t>
                </m:r>
              </m:sup>
            </m:sSubSup>
          </m:e>
        </m:d>
        <m:r>
          <m:t>​</m:t>
        </m:r>
        <m:r>
          <m:rPr>
            <m:sty m:val="p"/>
          </m:rPr>
          <m:t>=</m:t>
        </m:r>
        <m:rad>
          <m:radPr>
            <m:degHide m:val="on"/>
          </m:radPr>
          <m:deg/>
          <m:e>
            <m:r>
              <m:t>2</m:t>
            </m:r>
          </m:e>
        </m:rad>
      </m:oMath>
      <w:r>
        <w:t xml:space="preserve">,</w:t>
      </w:r>
      <w:r>
        <w:t xml:space="preserve"> </w:t>
      </w:r>
      <m:oMath>
        <m:r>
          <m:t>​</m:t>
        </m:r>
        <m:d>
          <m:dPr>
            <m:begChr m:val="∥"/>
            <m:sepChr m:val=""/>
            <m:endChr m:val="∥"/>
            <m:grow/>
          </m:dPr>
          <m:e>
            <m:sSubSup>
              <m:e>
                <m:limLow>
                  <m:e>
                    <m:r>
                      <m:t>q</m:t>
                    </m:r>
                  </m:e>
                  <m:lim>
                    <m:r>
                      <m:rPr>
                        <m:sty m:val="p"/>
                      </m:rPr>
                      <m:t>∼</m:t>
                    </m:r>
                  </m:lim>
                </m:limLow>
              </m:e>
              <m:sub>
                <m:r>
                  <m:t>2</m:t>
                </m:r>
              </m:sub>
              <m:sup>
                <m:r>
                  <m:rPr>
                    <m:sty m:val="p"/>
                  </m:rPr>
                  <m:t>′</m:t>
                </m:r>
              </m:sup>
            </m:sSubSup>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Sup>
              <m:e>
                <m:limLow>
                  <m:e>
                    <m:r>
                      <m:t>q</m:t>
                    </m:r>
                  </m:e>
                  <m:lim>
                    <m:r>
                      <m:rPr>
                        <m:sty m:val="p"/>
                      </m:rPr>
                      <m:t>∼</m:t>
                    </m:r>
                  </m:lim>
                </m:limLow>
              </m:e>
              <m:sub>
                <m:r>
                  <m:t>3</m:t>
                </m:r>
              </m:sub>
              <m:sup>
                <m:r>
                  <m:rPr>
                    <m:sty m:val="p"/>
                  </m:rPr>
                  <m:t>′</m:t>
                </m:r>
              </m:sup>
            </m:sSubSup>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sSub>
                <m:e>
                  <m:limLow>
                    <m:e>
                      <m:r>
                        <m:t>q</m:t>
                      </m:r>
                    </m:e>
                    <m:lim>
                      <m:r>
                        <m:rPr>
                          <m:sty m:val="p"/>
                        </m:rPr>
                        <m:t>∼</m:t>
                      </m:r>
                    </m:lim>
                  </m:limLow>
                </m:e>
                <m:sub>
                  <m:r>
                    <m:t>1</m:t>
                  </m:r>
                </m:sub>
              </m:sSub>
              <m:r>
                <m:rPr>
                  <m:sty m:val="p"/>
                </m:rPr>
                <m:t>⋅</m:t>
              </m:r>
              <m:sSub>
                <m:e>
                  <m:limLow>
                    <m:e>
                      <m:r>
                        <m:t>a</m:t>
                      </m:r>
                    </m:e>
                    <m:lim>
                      <m:r>
                        <m:rPr>
                          <m:sty m:val="p"/>
                        </m:rPr>
                        <m:t>∼</m:t>
                      </m:r>
                    </m:lim>
                  </m:limLow>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limLow>
              <m:e>
                <m:r>
                  <m:t>q</m:t>
                </m:r>
              </m:e>
              <m:lim>
                <m:r>
                  <m:rPr>
                    <m:sty m:val="p"/>
                  </m:rPr>
                  <m:t>∼</m:t>
                </m:r>
              </m:lim>
            </m:limLow>
          </m:e>
          <m:sub>
            <m:r>
              <m:t>2</m:t>
            </m:r>
          </m:sub>
        </m:sSub>
        <m:r>
          <m:rPr>
            <m:sty m:val="p"/>
          </m:rPr>
          <m:t>⋅</m:t>
        </m:r>
        <m:sSub>
          <m:e>
            <m:limLow>
              <m:e>
                <m:r>
                  <m:t>a</m:t>
                </m:r>
              </m:e>
              <m:lim>
                <m:r>
                  <m:rPr>
                    <m:sty m:val="p"/>
                  </m:rPr>
                  <m:t>∼</m:t>
                </m:r>
              </m:lim>
            </m:limLow>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limLow>
                    <m:e>
                      <m:r>
                        <m:t>q</m:t>
                      </m:r>
                    </m:e>
                    <m:lim>
                      <m:r>
                        <m:rPr>
                          <m:sty m:val="p"/>
                        </m:rPr>
                        <m:t>∼</m:t>
                      </m:r>
                    </m:lim>
                  </m:limLow>
                </m:e>
                <m:sub>
                  <m:r>
                    <m:t>1</m:t>
                  </m:r>
                </m:sub>
              </m:sSub>
              <m:r>
                <m:rPr>
                  <m:sty m:val="p"/>
                </m:rPr>
                <m:t>+</m:t>
              </m:r>
              <m:rad>
                <m:radPr>
                  <m:degHide m:val="on"/>
                </m:radPr>
                <m:deg/>
                <m:e>
                  <m:r>
                    <m:t>3</m:t>
                  </m:r>
                  <m:r>
                    <m:rPr>
                      <m:sty m:val="p"/>
                    </m:rPr>
                    <m:t>/</m:t>
                  </m:r>
                  <m:r>
                    <m:t>2</m:t>
                  </m:r>
                </m:e>
              </m:rad>
              <m:r>
                <m:t> </m:t>
              </m:r>
              <m:sSub>
                <m:e>
                  <m:limLow>
                    <m:e>
                      <m:r>
                        <m:t>q</m:t>
                      </m:r>
                    </m:e>
                    <m:lim>
                      <m:r>
                        <m:rPr>
                          <m:sty m:val="p"/>
                        </m:rPr>
                        <m:t>∼</m:t>
                      </m:r>
                    </m:lim>
                  </m:limLow>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limLow>
                    <m:e>
                      <m:r>
                        <m:t>a</m:t>
                      </m:r>
                    </m:e>
                    <m:lim>
                      <m:r>
                        <m:rPr>
                          <m:sty m:val="p"/>
                        </m:rPr>
                        <m:t>∼</m:t>
                      </m:r>
                    </m:lim>
                  </m:limLow>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a vector</w:t>
      </w:r>
      <w:r>
        <w:t xml:space="preserve"> </w:t>
      </w:r>
      <m:oMath>
        <m:acc>
          <m:accPr>
            <m:chr m:val="̂"/>
          </m:accPr>
          <m:e>
            <m:limLow>
              <m:e>
                <m:r>
                  <m:t>x</m:t>
                </m:r>
              </m:e>
              <m:lim>
                <m:r>
                  <m:rPr>
                    <m:sty m:val="p"/>
                  </m:rPr>
                  <m:t>∼</m:t>
                </m:r>
              </m:lim>
            </m:limLow>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m:t>
          </m:r>
          <m:d>
            <m:dPr>
              <m:begChr m:val="∥"/>
              <m:sepChr m:val=""/>
              <m:endChr m:val="∥"/>
              <m:grow/>
            </m:dPr>
            <m:e>
              <m:limLow>
                <m:e>
                  <m:r>
                    <m:t>b</m:t>
                  </m:r>
                </m:e>
                <m:lim>
                  <m:r>
                    <m:rPr>
                      <m:sty m:val="p"/>
                    </m:rPr>
                    <m:t>∼</m:t>
                  </m:r>
                </m:lim>
              </m:limLow>
              <m:r>
                <m:rPr>
                  <m:sty m:val="p"/>
                </m:rPr>
                <m:t>−</m:t>
              </m:r>
              <m:r>
                <m:rPr>
                  <m:sty m:val="bi"/>
                </m:rPr>
                <m:t>A</m:t>
              </m:r>
              <m:limLow>
                <m:e>
                  <m:r>
                    <m:t>x</m:t>
                  </m:r>
                </m:e>
                <m:lim>
                  <m:r>
                    <m:rPr>
                      <m:sty m:val="p"/>
                    </m:rPr>
                    <m:t>∼</m:t>
                  </m:r>
                </m:lim>
              </m:limLow>
            </m:e>
          </m:d>
          <m:r>
            <m:t>​</m:t>
          </m:r>
          <m:r>
            <m:t> </m:t>
          </m:r>
          <m:r>
            <m:rPr>
              <m:nor/>
              <m:sty m:val="p"/>
            </m:rPr>
            <m:t>for every </m:t>
          </m:r>
          <m:limLow>
            <m:e>
              <m:r>
                <m:t>x</m:t>
              </m:r>
            </m:e>
            <m:lim>
              <m:r>
                <m:rPr>
                  <m:sty m:val="p"/>
                </m:rPr>
                <m:t>∼</m:t>
              </m:r>
            </m:lim>
          </m:limLow>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limLow>
                    <m:e>
                      <m:r>
                        <m:t>b</m:t>
                      </m:r>
                    </m:e>
                    <m:lim>
                      <m:r>
                        <m:rPr>
                          <m:sty m:val="p"/>
                        </m:rPr>
                        <m:t>∼</m:t>
                      </m:r>
                    </m:lim>
                  </m:limLow>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limLow>
          <m:e>
            <m:r>
              <m:t>b</m:t>
            </m:r>
          </m:e>
          <m:lim>
            <m:r>
              <m:rPr>
                <m:sty m:val="p"/>
              </m:rPr>
              <m:t>∼</m:t>
            </m:r>
          </m:lim>
        </m:limLow>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p>
          <m:e>
            <m:r>
              <m:rPr>
                <m:sty m:val="bi"/>
              </m:rPr>
              <m:t>A</m:t>
            </m:r>
          </m:e>
          <m:sup>
            <m:r>
              <m:rPr>
                <m:sty m:val="p"/>
              </m:rPr>
              <m:t>⊤</m:t>
            </m:r>
          </m:sup>
        </m:sSup>
        <m:limLow>
          <m:e>
            <m:r>
              <m:t>b</m:t>
            </m:r>
          </m:e>
          <m:lim>
            <m:r>
              <m:rPr>
                <m:sty m:val="p"/>
              </m:rPr>
              <m:t>∼</m:t>
            </m:r>
          </m:lim>
        </m:limLow>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limLow>
              <m:e>
                <m:r>
                  <m:t>x</m:t>
                </m:r>
              </m:e>
              <m:lim>
                <m:r>
                  <m:rPr>
                    <m:sty m:val="p"/>
                  </m:rPr>
                  <m:t>∼</m:t>
                </m:r>
              </m:lim>
            </m:limLow>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limLow>
              <m:e>
                <m:r>
                  <m:t>x</m:t>
                </m:r>
              </m:e>
              <m:lim>
                <m:r>
                  <m:rPr>
                    <m:sty m:val="p"/>
                  </m:rPr>
                  <m:t>∼</m:t>
                </m:r>
              </m:lim>
            </m:limLow>
          </m:e>
        </m:acc>
        <m:r>
          <m:rPr>
            <m:sty m:val="p"/>
          </m:rPr>
          <m:t>=</m:t>
        </m:r>
        <m:sSup>
          <m:e>
            <m:r>
              <m:rPr>
                <m:sty m:val="bi"/>
              </m:rPr>
              <m:t>A</m:t>
            </m:r>
          </m:e>
          <m:sup>
            <m:r>
              <m:rPr>
                <m:sty m:val="p"/>
              </m:rPr>
              <m:t>⊤</m:t>
            </m:r>
          </m:sup>
        </m:sSup>
        <m:limLow>
          <m:e>
            <m:r>
              <m:t>b</m:t>
            </m:r>
          </m:e>
          <m:lim>
            <m:r>
              <m:rPr>
                <m:sty m:val="p"/>
              </m:rPr>
              <m:t>∼</m:t>
            </m:r>
          </m:lim>
        </m:limLow>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limLow>
              <m:e>
                <m:r>
                  <m:t>x</m:t>
                </m:r>
              </m:e>
              <m:lim>
                <m:r>
                  <m:rPr>
                    <m:sty m:val="p"/>
                  </m:rPr>
                  <m:t>∼</m:t>
                </m:r>
              </m:lim>
            </m:limLow>
          </m:e>
        </m:acc>
      </m:oMath>
      <w:r>
        <w:t xml:space="preserve">:</w:t>
      </w:r>
      <w:r>
        <w:t xml:space="preserve"> </w:t>
      </w:r>
      <w:r>
        <w:t xml:space="preserve">the orthogonal projection of</w:t>
      </w:r>
      <w:r>
        <w:t xml:space="preserve"> </w:t>
      </w:r>
      <m:oMath>
        <m:limLow>
          <m:e>
            <m:r>
              <m:t>b</m:t>
            </m:r>
          </m:e>
          <m:lim>
            <m:r>
              <m:rPr>
                <m:sty m:val="p"/>
              </m:rPr>
              <m:t>∼</m:t>
            </m:r>
          </m:lim>
        </m:limLow>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limLow>
              <m:e>
                <m:r>
                  <m:t>x</m:t>
                </m:r>
              </m:e>
              <m:lim>
                <m:r>
                  <m:rPr>
                    <m:sty m:val="p"/>
                  </m:rPr>
                  <m:t>∼</m:t>
                </m:r>
              </m:lim>
            </m:limLow>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limLow>
          <m:e>
            <m:r>
              <m:t>b</m:t>
            </m:r>
          </m:e>
          <m:lim>
            <m:r>
              <m:rPr>
                <m:sty m:val="p"/>
              </m:rPr>
              <m:t>∼</m:t>
            </m:r>
          </m:lim>
        </m:limLow>
      </m:oMath>
      <w:r>
        <w:t xml:space="preserve">.</w:t>
      </w:r>
    </w:p>
    <w:bookmarkEnd w:id="602"/>
    <w:p>
      <w:pPr>
        <w:pStyle w:val="FirstParagraph"/>
      </w:pPr>
      <w:r>
        <w:rPr>
          <w:i/>
          <w:iCs/>
        </w:rPr>
        <w:t xml:space="preserve">Proof</w:t>
      </w:r>
      <w:r>
        <w:t xml:space="preserve">. </w:t>
      </w:r>
      <w:r>
        <w:t xml:space="preserve">Let</w:t>
      </w:r>
      <w:r>
        <w:t xml:space="preserve"> </w:t>
      </w:r>
      <m:oMath>
        <m:limLow>
          <m:e>
            <m:r>
              <m:t>u</m:t>
            </m:r>
          </m:e>
          <m:lim>
            <m:r>
              <m:rPr>
                <m:sty m:val="p"/>
              </m:rPr>
              <m:t>∼</m:t>
            </m:r>
          </m:lim>
        </m:limLow>
      </m:oMath>
      <w:r>
        <w:t xml:space="preserve"> </w:t>
      </w:r>
      <w:r>
        <w:t xml:space="preserve">be the orthogonal projection of</w:t>
      </w:r>
      <w:r>
        <w:t xml:space="preserve"> </w:t>
      </w:r>
      <m:oMath>
        <m:limLow>
          <m:e>
            <m:r>
              <m:t>b</m:t>
            </m:r>
          </m:e>
          <m:lim>
            <m:r>
              <m:rPr>
                <m:sty m:val="p"/>
              </m:rPr>
              <m:t>∼</m:t>
            </m:r>
          </m:lim>
        </m:limLow>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limLow>
          <m:e>
            <m:r>
              <m:t>x</m:t>
            </m:r>
          </m:e>
          <m:lim>
            <m:r>
              <m:rPr>
                <m:sty m:val="p"/>
              </m:rPr>
              <m:t>∼</m:t>
            </m:r>
          </m:lim>
        </m:limLow>
      </m:oMath>
      <w:r>
        <w:t xml:space="preserve">, as</w:t>
      </w:r>
      <w:r>
        <w:t xml:space="preserve"> </w:t>
      </w:r>
      <m:oMath>
        <m:limLow>
          <m:e>
            <m:r>
              <m:t>x</m:t>
            </m:r>
          </m:e>
          <m:lim>
            <m:r>
              <m:rPr>
                <m:sty m:val="p"/>
              </m:rPr>
              <m:t>∼</m:t>
            </m:r>
          </m:lim>
        </m:limLow>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limLow>
          <m:e>
            <m:r>
              <m:t>x</m:t>
            </m:r>
          </m:e>
          <m:lim>
            <m:r>
              <m:rPr>
                <m:sty m:val="p"/>
              </m:rPr>
              <m:t>∼</m:t>
            </m:r>
          </m:lim>
        </m:limLow>
        <m:r>
          <m:rPr>
            <m:sty m:val="p"/>
          </m:rPr>
          <m:t>=</m:t>
        </m:r>
        <m:limLow>
          <m:e>
            <m:r>
              <m:t>u</m:t>
            </m:r>
          </m:e>
          <m:lim>
            <m:r>
              <m:rPr>
                <m:sty m:val="p"/>
              </m:rPr>
              <m:t>∼</m:t>
            </m:r>
          </m:lim>
        </m:limLow>
      </m:oMath>
      <w:r>
        <w:rPr>
          <w:b/>
          <w:bCs/>
        </w:rPr>
        <w:t xml:space="preserve">.</w:t>
      </w:r>
      <w:r>
        <w:t xml:space="preserve"> </w:t>
      </w:r>
      <w:r>
        <w:t xml:space="preserve">If</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then for every</w:t>
      </w:r>
      <w:r>
        <w:t xml:space="preserve"> </w:t>
      </w:r>
      <m:oMath>
        <m:limLow>
          <m:e>
            <m:r>
              <m:t>x</m:t>
            </m:r>
          </m:e>
          <m:lim>
            <m:r>
              <m:rPr>
                <m:sty m:val="p"/>
              </m:rPr>
              <m:t>∼</m:t>
            </m:r>
          </m:lim>
        </m:limLow>
      </m:oMath>
      <w:r>
        <w:t xml:space="preserve">,</w:t>
      </w:r>
      <w:r>
        <w:t xml:space="preserve"> </w:t>
      </w:r>
      <m:oMath>
        <m:r>
          <m:rPr>
            <m:sty m:val="bi"/>
          </m:rPr>
          <m:t>A</m:t>
        </m:r>
        <m:limLow>
          <m:e>
            <m:r>
              <m:t>x</m:t>
            </m:r>
          </m:e>
          <m:lim>
            <m:r>
              <m:rPr>
                <m:sty m:val="p"/>
              </m:rPr>
              <m:t>∼</m:t>
            </m:r>
          </m:lim>
        </m:limLow>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m:t>
        </m:r>
        <m:d>
          <m:dPr>
            <m:begChr m:val="∥"/>
            <m:sepChr m:val=""/>
            <m:endChr m:val="∥"/>
            <m:grow/>
          </m:dPr>
          <m:e>
            <m:limLow>
              <m:e>
                <m:r>
                  <m:t>b</m:t>
                </m:r>
              </m:e>
              <m:lim>
                <m:r>
                  <m:rPr>
                    <m:sty m:val="p"/>
                  </m:rPr>
                  <m:t>∼</m:t>
                </m:r>
              </m:lim>
            </m:limLow>
            <m:r>
              <m:rPr>
                <m:sty m:val="p"/>
              </m:rPr>
              <m:t>−</m:t>
            </m:r>
            <m:limLow>
              <m:e>
                <m:r>
                  <m:t>u</m:t>
                </m:r>
              </m:e>
              <m:lim>
                <m:r>
                  <m:rPr>
                    <m:sty m:val="p"/>
                  </m:rPr>
                  <m:t>∼</m:t>
                </m:r>
              </m:lim>
            </m:limLow>
          </m:e>
        </m:d>
        <m:r>
          <m:t>​</m:t>
        </m:r>
        <m:r>
          <m:rPr>
            <m:sty m:val="p"/>
          </m:rPr>
          <m:t>≤</m:t>
        </m:r>
        <m:r>
          <m:t>​</m:t>
        </m:r>
        <m:d>
          <m:dPr>
            <m:begChr m:val="∥"/>
            <m:sepChr m:val=""/>
            <m:endChr m:val="∥"/>
            <m:grow/>
          </m:dPr>
          <m:e>
            <m:limLow>
              <m:e>
                <m:r>
                  <m:t>b</m:t>
                </m:r>
              </m:e>
              <m:lim>
                <m:r>
                  <m:rPr>
                    <m:sty m:val="p"/>
                  </m:rPr>
                  <m:t>∼</m:t>
                </m:r>
              </m:lim>
            </m:limLow>
            <m:r>
              <m:rPr>
                <m:sty m:val="p"/>
              </m:rPr>
              <m:t>−</m:t>
            </m:r>
            <m:r>
              <m:rPr>
                <m:sty m:val="bi"/>
              </m:rPr>
              <m:t>A</m:t>
            </m:r>
            <m:limLow>
              <m:e>
                <m:r>
                  <m:t>x</m:t>
                </m:r>
              </m:e>
              <m:lim>
                <m:r>
                  <m:rPr>
                    <m:sty m:val="p"/>
                  </m:rPr>
                  <m:t>∼</m:t>
                </m:r>
              </m:lim>
            </m:limLow>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limLow>
              <m:e>
                <m:r>
                  <m:t>x</m:t>
                </m:r>
              </m:e>
              <m:lim>
                <m:r>
                  <m:rPr>
                    <m:sty m:val="p"/>
                  </m:rPr>
                  <m:t>∼</m:t>
                </m:r>
              </m:lim>
            </m:limLow>
          </m:e>
        </m:acc>
      </m:oMath>
      <w:r>
        <w:t xml:space="preserve"> </w:t>
      </w:r>
      <w:r>
        <w:t xml:space="preserve">is a least squares solution.</w:t>
      </w:r>
      <w:r>
        <w:t xml:space="preserve"> </w:t>
      </w:r>
      <w:r>
        <w:t xml:space="preserve">Conversely, let</w:t>
      </w:r>
      <w:r>
        <w:t xml:space="preserve"> </w:t>
      </w:r>
      <m:oMath>
        <m:acc>
          <m:accPr>
            <m:chr m:val="̂"/>
          </m:accPr>
          <m:e>
            <m:limLow>
              <m:e>
                <m:r>
                  <m:t>x</m:t>
                </m:r>
              </m:e>
              <m:lim>
                <m:r>
                  <m:rPr>
                    <m:sty m:val="p"/>
                  </m:rPr>
                  <m:t>∼</m:t>
                </m:r>
              </m:lim>
            </m:limLow>
          </m:e>
        </m:acc>
      </m:oMath>
      <w:r>
        <w:t xml:space="preserve"> </w:t>
      </w:r>
      <w:r>
        <w:t xml:space="preserve">be a least squares solution.</w:t>
      </w:r>
      <w:r>
        <w:t xml:space="preserve"> </w:t>
      </w:r>
      <m:oMath>
        <m:limLow>
          <m:e>
            <m:r>
              <m:t>u</m:t>
            </m:r>
          </m:e>
          <m:lim>
            <m:r>
              <m:rPr>
                <m:sty m:val="p"/>
              </m:rPr>
              <m:t>∼</m:t>
            </m:r>
          </m:lim>
        </m:limLow>
        <m:r>
          <m:rPr>
            <m:sty m:val="p"/>
          </m:rPr>
          <m:t>∈</m:t>
        </m:r>
        <m:r>
          <m:rPr>
            <m:scr m:val="script"/>
            <m:sty m:val="p"/>
          </m:rPr>
          <m:t>C</m:t>
        </m:r>
        <m:r>
          <m:rPr>
            <m:sty m:val="p"/>
          </m:rPr>
          <m:t>(</m:t>
        </m:r>
        <m:r>
          <m:rPr>
            <m:sty m:val="bi"/>
          </m:rPr>
          <m:t>A</m:t>
        </m:r>
        <m:r>
          <m:rPr>
            <m:sty m:val="p"/>
          </m:rPr>
          <m:t>)</m:t>
        </m:r>
      </m:oMath>
      <w:r>
        <w:t xml:space="preserve">, so</w:t>
      </w:r>
      <w:r>
        <w:t xml:space="preserve"> </w:t>
      </w:r>
      <m:oMath>
        <m:limLow>
          <m:e>
            <m:r>
              <m:t>u</m:t>
            </m:r>
          </m:e>
          <m:lim>
            <m:r>
              <m:rPr>
                <m:sty m:val="p"/>
              </m:rPr>
              <m:t>∼</m:t>
            </m:r>
          </m:lim>
        </m:limLow>
        <m:r>
          <m:rPr>
            <m:sty m:val="p"/>
          </m:rPr>
          <m:t>=</m:t>
        </m:r>
        <m:r>
          <m:rPr>
            <m:sty m:val="bi"/>
          </m:rPr>
          <m:t>A</m:t>
        </m:r>
        <m:sSub>
          <m:e>
            <m:limLow>
              <m:e>
                <m:r>
                  <m:t>x</m:t>
                </m:r>
              </m:e>
              <m:lim>
                <m:r>
                  <m:rPr>
                    <m:sty m:val="p"/>
                  </m:rPr>
                  <m:t>∼</m:t>
                </m:r>
              </m:lim>
            </m:limLow>
          </m:e>
          <m:sub>
            <m:r>
              <m:t>0</m:t>
            </m:r>
          </m:sub>
        </m:sSub>
      </m:oMath>
      <w:r>
        <w:t xml:space="preserve"> </w:t>
      </w:r>
      <w:r>
        <w:t xml:space="preserve">for some</w:t>
      </w:r>
      <w:r>
        <w:t xml:space="preserve"> </w:t>
      </w:r>
      <m:oMath>
        <m:sSub>
          <m:e>
            <m:limLow>
              <m:e>
                <m:r>
                  <m:t>x</m:t>
                </m:r>
              </m:e>
              <m:lim>
                <m:r>
                  <m:rPr>
                    <m:sty m:val="p"/>
                  </m:rPr>
                  <m:t>∼</m:t>
                </m:r>
              </m:lim>
            </m:limLow>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t>&amp;</m:t>
              </m:r>
              <m:r>
                <m:rPr>
                  <m:sty m:val="p"/>
                </m:rPr>
                <m:t>≤</m:t>
              </m:r>
              <m:r>
                <m:t>​</m:t>
              </m:r>
              <m:d>
                <m:dPr>
                  <m:begChr m:val="∥"/>
                  <m:sepChr m:val=""/>
                  <m:endChr m:val="∥"/>
                  <m:grow/>
                </m:dPr>
                <m:e>
                  <m:limLow>
                    <m:e>
                      <m:r>
                        <m:t>b</m:t>
                      </m:r>
                    </m:e>
                    <m:lim>
                      <m:r>
                        <m:rPr>
                          <m:sty m:val="p"/>
                        </m:rPr>
                        <m:t>∼</m:t>
                      </m:r>
                    </m:lim>
                  </m:limLow>
                  <m:r>
                    <m:rPr>
                      <m:sty m:val="p"/>
                    </m:rPr>
                    <m:t>−</m:t>
                  </m:r>
                  <m:r>
                    <m:rPr>
                      <m:sty m:val="bi"/>
                    </m:rPr>
                    <m:t>A</m:t>
                  </m:r>
                  <m:sSub>
                    <m:e>
                      <m:limLow>
                        <m:e>
                          <m:r>
                            <m:t>x</m:t>
                          </m:r>
                        </m:e>
                        <m:lim>
                          <m:r>
                            <m:rPr>
                              <m:sty m:val="p"/>
                            </m:rPr>
                            <m:t>∼</m:t>
                          </m:r>
                        </m:lim>
                      </m:limLow>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limLow>
                    <m:e>
                      <m:r>
                        <m:t>b</m:t>
                      </m:r>
                    </m:e>
                    <m:lim>
                      <m:r>
                        <m:rPr>
                          <m:sty m:val="p"/>
                        </m:rPr>
                        <m:t>∼</m:t>
                      </m:r>
                    </m:lim>
                  </m:limLow>
                  <m:r>
                    <m:rPr>
                      <m:sty m:val="p"/>
                    </m:rPr>
                    <m:t>−</m:t>
                  </m:r>
                  <m:limLow>
                    <m:e>
                      <m:r>
                        <m:t>u</m:t>
                      </m:r>
                    </m:e>
                    <m:lim>
                      <m:r>
                        <m:rPr>
                          <m:sty m:val="p"/>
                        </m:rPr>
                        <m:t>∼</m:t>
                      </m:r>
                    </m:lim>
                  </m:limLow>
                </m:e>
              </m:d>
              <m:r>
                <m:t>​</m:t>
              </m:r>
              <m:r>
                <m:t>&amp;</m:t>
              </m:r>
              <m:r>
                <m:t>&amp;</m:t>
              </m:r>
              <m:r>
                <m:rPr>
                  <m:nor/>
                  <m:sty m:val="p"/>
                </m:rPr>
                <m:t>(</m:t>
              </m:r>
              <m:limLow>
                <m:e>
                  <m:r>
                    <m:t>u</m:t>
                  </m:r>
                </m:e>
                <m:lim>
                  <m:r>
                    <m:rPr>
                      <m:sty m:val="p"/>
                    </m:rPr>
                    <m:t>∼</m:t>
                  </m:r>
                </m:lim>
              </m:limLow>
              <m:r>
                <m:rPr>
                  <m:sty m:val="p"/>
                </m:rPr>
                <m:t>=</m:t>
              </m:r>
              <m:r>
                <m:rPr>
                  <m:sty m:val="bi"/>
                </m:rPr>
                <m:t>A</m:t>
              </m:r>
              <m:sSub>
                <m:e>
                  <m:limLow>
                    <m:e>
                      <m:r>
                        <m:t>x</m:t>
                      </m:r>
                    </m:e>
                    <m:lim>
                      <m:r>
                        <m:rPr>
                          <m:sty m:val="p"/>
                        </m:rPr>
                        <m:t>∼</m:t>
                      </m:r>
                    </m:lim>
                  </m:limLow>
                </m:e>
                <m:sub>
                  <m:r>
                    <m:t>0</m:t>
                  </m:r>
                </m:sub>
              </m:sSub>
              <m:r>
                <m:rPr>
                  <m:nor/>
                  <m:sty m:val="p"/>
                </m:rPr>
                <m:t>)</m:t>
              </m:r>
            </m:e>
            <m:e>
              <m:r>
                <m:t>&amp;</m:t>
              </m:r>
              <m:r>
                <m:rPr>
                  <m:sty m:val="p"/>
                </m:rPr>
                <m:t>≤</m:t>
              </m:r>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&amp;</m:t>
              </m:r>
              <m:r>
                <m:t>&amp;</m:t>
              </m:r>
              <m:r>
                <m:rPr>
                  <m:nor/>
                  <m:sty m:val="p"/>
                </m:rPr>
                <m:t>(</m:t>
              </m:r>
              <m:r>
                <m:rPr>
                  <m:nor/>
                  <m:sty m:val="p"/>
                </m:rPr>
                <m:t>Theorem 89</m:t>
              </m:r>
              <m:r>
                <m:rPr>
                  <m:nor/>
                  <m:sty m:val="p"/>
                </m:rPr>
                <m:t>, with </m:t>
              </m:r>
              <m:limLow>
                <m:e>
                  <m:r>
                    <m:t>w</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w:t>
      </w:r>
    </w:p>
    <w:p>
      <w:pPr>
        <w:pStyle w:val="BodyText"/>
      </w:pPr>
      <w:r>
        <w:rPr>
          <w:b/>
          <w:bCs/>
        </w:rPr>
        <w:t xml:space="preserve">Parts 1 and 3.</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w:t>
      </w:r>
      <w:r>
        <w:t xml:space="preserve">holds exactly when</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then</w:t>
      </w:r>
      <w:r>
        <w:t xml:space="preserve"> </w:t>
      </w:r>
      <m:oMath>
        <m:limLow>
          <m:e>
            <m:r>
              <m:t>b</m:t>
            </m:r>
          </m:e>
          <m:lim>
            <m:r>
              <m:rPr>
                <m:sty m:val="p"/>
              </m:rPr>
              <m:t>∼</m:t>
            </m:r>
          </m:lim>
        </m:limLow>
        <m:r>
          <m:rPr>
            <m:sty m:val="p"/>
          </m:rPr>
          <m:t>−</m:t>
        </m:r>
        <m:limLow>
          <m:e>
            <m:r>
              <m:t>u</m:t>
            </m:r>
          </m:e>
          <m:lim>
            <m:r>
              <m:rPr>
                <m:sty m:val="p"/>
              </m:rPr>
              <m:t>∼</m:t>
            </m:r>
          </m:lim>
        </m:limLow>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ty m:val="p"/>
          </m:rPr>
          <m:t>(</m:t>
        </m:r>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t>&amp;</m:t>
              </m:r>
              <m:r>
                <m:rPr>
                  <m:sty m:val="p"/>
                </m:rPr>
                <m:t>=</m:t>
              </m:r>
              <m:sSup>
                <m:e>
                  <m:r>
                    <m:rPr>
                      <m:sty m:val="bi"/>
                    </m:rPr>
                    <m:t>A</m:t>
                  </m:r>
                </m:e>
                <m:sup>
                  <m:r>
                    <m:rPr>
                      <m:sty m:val="p"/>
                    </m:rPr>
                    <m:t>⊤</m:t>
                  </m:r>
                </m:sup>
              </m:sSup>
              <m:limLow>
                <m:e>
                  <m:r>
                    <m:t>b</m:t>
                  </m:r>
                </m:e>
                <m:lim>
                  <m:r>
                    <m:rPr>
                      <m:sty m:val="p"/>
                    </m:rPr>
                    <m:t>∼</m:t>
                  </m:r>
                </m:lim>
              </m:limLow>
              <m:r>
                <m:rPr>
                  <m:sty m:val="p"/>
                </m:rPr>
                <m:t>−</m:t>
              </m:r>
              <m:sSup>
                <m:e>
                  <m:r>
                    <m:rPr>
                      <m:sty m:val="bi"/>
                    </m:rPr>
                    <m:t>A</m:t>
                  </m:r>
                </m:e>
                <m:sup>
                  <m:r>
                    <m:rPr>
                      <m:sty m:val="p"/>
                    </m:rPr>
                    <m:t>⊤</m:t>
                  </m:r>
                </m:sup>
              </m:sSup>
              <m:r>
                <m:t> </m:t>
              </m:r>
              <m:r>
                <m:rPr>
                  <m:sty m:val="p"/>
                </m:rPr>
                <m:t>(</m:t>
              </m:r>
              <m:r>
                <m:rPr>
                  <m:sty m:val="bi"/>
                </m:rPr>
                <m:t>A</m:t>
              </m:r>
              <m:acc>
                <m:accPr>
                  <m:chr m:val="̂"/>
                </m:accPr>
                <m:e>
                  <m:limLow>
                    <m:e>
                      <m:r>
                        <m:t>x</m:t>
                      </m:r>
                    </m:e>
                    <m:lim>
                      <m:r>
                        <m:rPr>
                          <m:sty m:val="p"/>
                        </m:rPr>
                        <m:t>∼</m:t>
                      </m:r>
                    </m:lim>
                  </m:limLow>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limLow>
                <m:e>
                  <m:r>
                    <m:t>b</m:t>
                  </m:r>
                </m:e>
                <m:lim>
                  <m:r>
                    <m:rPr>
                      <m:sty m:val="p"/>
                    </m:rPr>
                    <m:t>∼</m:t>
                  </m:r>
                </m:lim>
              </m:limLow>
              <m:r>
                <m:rPr>
                  <m:sty m:val="p"/>
                </m:rPr>
                <m:t>−</m:t>
              </m:r>
              <m:sSup>
                <m:e>
                  <m:r>
                    <m:rPr>
                      <m:sty m:val="bi"/>
                    </m:rPr>
                    <m:t>A</m:t>
                  </m:r>
                </m:e>
                <m:sup>
                  <m:r>
                    <m:rPr>
                      <m:sty m:val="p"/>
                    </m:rPr>
                    <m:t>⊤</m:t>
                  </m:r>
                </m:sup>
              </m:sSup>
              <m:r>
                <m:rPr>
                  <m:sty m:val="bi"/>
                </m:rPr>
                <m:t>A</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limLow>
              <m:e>
                <m:r>
                  <m:t>0</m:t>
                </m:r>
              </m:e>
              <m:lim>
                <m:r>
                  <m:rPr>
                    <m:sty m:val="p"/>
                  </m:rPr>
                  <m:t>∼</m:t>
                </m:r>
              </m:lim>
            </m:limLow>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limLow>
              <m:e>
                <m:r>
                  <m:t>x</m:t>
                </m:r>
              </m:e>
              <m:lim>
                <m:r>
                  <m:rPr>
                    <m:sty m:val="p"/>
                  </m:rPr>
                  <m:t>∼</m:t>
                </m:r>
              </m:lim>
            </m:limLow>
          </m:e>
          <m:sub>
            <m:r>
              <m:t>0</m:t>
            </m:r>
          </m:sub>
        </m:sSub>
      </m:oMath>
      <w:r>
        <w:t xml:space="preserve"> </w:t>
      </w:r>
      <w:r>
        <w:t xml:space="preserve">above satisfies</w:t>
      </w:r>
      <w:r>
        <w:t xml:space="preserve"> </w:t>
      </w:r>
      <m:oMath>
        <m:r>
          <m:rPr>
            <m:sty m:val="bi"/>
          </m:rPr>
          <m:t>A</m:t>
        </m:r>
        <m:sSub>
          <m:e>
            <m:limLow>
              <m:e>
                <m:r>
                  <m:t>x</m:t>
                </m:r>
              </m:e>
              <m:lim>
                <m:r>
                  <m:rPr>
                    <m:sty m:val="p"/>
                  </m:rPr>
                  <m:t>∼</m:t>
                </m:r>
              </m:lim>
            </m:limLow>
          </m:e>
          <m:sub>
            <m:r>
              <m:t>0</m:t>
            </m:r>
          </m:sub>
        </m:sSub>
        <m:r>
          <m:rPr>
            <m:sty m:val="p"/>
          </m:rPr>
          <m:t>=</m:t>
        </m:r>
        <m:limLow>
          <m:e>
            <m:r>
              <m:t>u</m:t>
            </m:r>
          </m:e>
          <m:lim>
            <m:r>
              <m:rPr>
                <m:sty m:val="p"/>
              </m:rPr>
              <m:t>∼</m:t>
            </m:r>
          </m:lim>
        </m:limLow>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limLow>
          <m:e>
            <m:r>
              <m:t>x</m:t>
            </m:r>
          </m:e>
          <m:lim>
            <m:r>
              <m:rPr>
                <m:sty m:val="p"/>
              </m:rPr>
              <m:t>∼</m:t>
            </m:r>
          </m:lim>
        </m:limLow>
        <m:r>
          <m:rPr>
            <m:sty m:val="p"/>
          </m:rPr>
          <m:t>=</m:t>
        </m:r>
        <m:limLow>
          <m:e>
            <m:r>
              <m:t>u</m:t>
            </m:r>
          </m:e>
          <m:lim>
            <m:r>
              <m:rPr>
                <m:sty m:val="p"/>
              </m:rPr>
              <m:t>∼</m:t>
            </m:r>
          </m:lim>
        </m:limLow>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limLow>
                    <m:e>
                      <m:r>
                        <m:t>x</m:t>
                      </m:r>
                    </m:e>
                    <m:lim>
                      <m:r>
                        <m:rPr>
                          <m:sty m:val="p"/>
                        </m:rPr>
                        <m:t>∼</m:t>
                      </m:r>
                    </m:lim>
                  </m:limLow>
                </m:e>
              </m:acc>
              <m:r>
                <m:t>&amp;</m:t>
              </m:r>
              <m:r>
                <m:rPr>
                  <m:sty m:val="p"/>
                </m:rPr>
                <m:t>=</m:t>
              </m:r>
              <m:sSub>
                <m:e>
                  <m:r>
                    <m:rPr>
                      <m:sty m:val="bi"/>
                    </m:rPr>
                    <m:t>I</m:t>
                  </m:r>
                </m:e>
                <m:sub>
                  <m:r>
                    <m:t>n</m:t>
                  </m:r>
                </m:sub>
              </m:sSub>
              <m:r>
                <m:t> </m:t>
              </m:r>
              <m:acc>
                <m:accPr>
                  <m:chr m:val="̂"/>
                </m:accPr>
                <m:e>
                  <m:limLow>
                    <m:e>
                      <m:r>
                        <m:t>x</m:t>
                      </m:r>
                    </m:e>
                    <m:lim>
                      <m:r>
                        <m:rPr>
                          <m:sty m:val="p"/>
                        </m:rPr>
                        <m:t>∼</m:t>
                      </m:r>
                    </m:lim>
                  </m:limLow>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limLow>
                    <m:e>
                      <m:r>
                        <m:t>x</m:t>
                      </m:r>
                    </m:e>
                    <m:lim>
                      <m:r>
                        <m:rPr>
                          <m:sty m:val="p"/>
                        </m:rPr>
                        <m:t>∼</m:t>
                      </m:r>
                    </m:lim>
                  </m:limLow>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limLow>
                <m:e>
                  <m:r>
                    <m:t>b</m:t>
                  </m:r>
                </m:e>
                <m:lim>
                  <m:r>
                    <m:rPr>
                      <m:sty m:val="p"/>
                    </m:rPr>
                    <m:t>∼</m:t>
                  </m:r>
                </m:lim>
              </m:limLow>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limLow>
                <m:e>
                  <m:r>
                    <m:t>b</m:t>
                  </m:r>
                </m:e>
                <m:lim>
                  <m:r>
                    <m:rPr>
                      <m:sty m:val="p"/>
                    </m:rPr>
                    <m:t>∼</m:t>
                  </m:r>
                </m:lim>
              </m:limLow>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limLow>
                    <m:e>
                      <m:r>
                        <m:t>x</m:t>
                      </m:r>
                    </m:e>
                    <m:lim>
                      <m:r>
                        <m:rPr>
                          <m:sty m:val="p"/>
                        </m:rPr>
                        <m:t>∼</m:t>
                      </m:r>
                    </m:lim>
                  </m:limLow>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limLow>
              <m:e>
                <m:r>
                  <m:t>x</m:t>
                </m:r>
              </m:e>
              <m:lim>
                <m:r>
                  <m:rPr>
                    <m:sty m:val="p"/>
                  </m:rPr>
                  <m:t>∼</m:t>
                </m:r>
              </m:lim>
            </m:limLow>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limLow>
          <m:e>
            <m:r>
              <m:t>b</m:t>
            </m:r>
          </m:e>
          <m:lim>
            <m:r>
              <m:rPr>
                <m:sty m:val="p"/>
              </m:rPr>
              <m:t>∼</m:t>
            </m:r>
          </m:lim>
        </m:limLow>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limLow>
                    <m:e>
                      <m:r>
                        <m:t>x</m:t>
                      </m:r>
                    </m:e>
                    <m:lim>
                      <m:r>
                        <m:rPr>
                          <m:sty m:val="p"/>
                        </m:rPr>
                        <m:t>∼</m:t>
                      </m:r>
                    </m:lim>
                  </m:limLow>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limLow>
                <m:e>
                  <m:r>
                    <m:t>x</m:t>
                  </m:r>
                </m:e>
                <m:lim>
                  <m:r>
                    <m:rPr>
                      <m:sty m:val="p"/>
                    </m:rPr>
                    <m:t>∼</m:t>
                  </m:r>
                </m:lim>
              </m:limLow>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limLow>
            <m:e>
              <m:r>
                <m:t>b</m:t>
              </m:r>
            </m:e>
            <m:lim>
              <m:r>
                <m:rPr>
                  <m:sty m:val="p"/>
                </m:rPr>
                <m:t>∼</m:t>
              </m:r>
            </m:lim>
          </m:limLow>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limLow>
          <m:e>
            <m:r>
              <m:t>x</m:t>
            </m:r>
          </m:e>
          <m:lim>
            <m:r>
              <m:rPr>
                <m:sty m:val="p"/>
              </m:rPr>
              <m:t>∼</m:t>
            </m:r>
          </m:lim>
        </m:limLow>
        <m:r>
          <m:rPr>
            <m:sty m:val="p"/>
          </m:rPr>
          <m:t>=</m:t>
        </m:r>
        <m:sSup>
          <m:e>
            <m:r>
              <m:rPr>
                <m:sty m:val="bi"/>
              </m:rPr>
              <m:t>Q</m:t>
            </m:r>
          </m:e>
          <m:sup>
            <m:r>
              <m:rPr>
                <m:sty m:val="p"/>
              </m:rPr>
              <m:t>⊤</m:t>
            </m:r>
          </m:sup>
        </m:sSup>
        <m:limLow>
          <m:e>
            <m:r>
              <m:t>b</m:t>
            </m:r>
          </m:e>
          <m:lim>
            <m:r>
              <m:rPr>
                <m:sty m:val="p"/>
              </m:rPr>
              <m:t>∼</m:t>
            </m:r>
          </m:lim>
        </m:limLow>
      </m:oMath>
      <w:r>
        <w:t xml:space="preserve"> </w:t>
      </w:r>
      <w:r>
        <w:t xml:space="preserve">has exactly one solution</w:t>
      </w:r>
      <w:r>
        <w:t xml:space="preserve"> </w:t>
      </w:r>
      <m:oMath>
        <m:acc>
          <m:accPr>
            <m:chr m:val="̂"/>
          </m:accPr>
          <m:e>
            <m:limLow>
              <m:e>
                <m:r>
                  <m:t>x</m:t>
                </m:r>
              </m:e>
              <m:lim>
                <m:r>
                  <m:rPr>
                    <m:sty m:val="p"/>
                  </m:rPr>
                  <m:t>∼</m:t>
                </m:r>
              </m:lim>
            </m:limLow>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limLow>
                    <m:e>
                      <m:r>
                        <m:t>x</m:t>
                      </m:r>
                    </m:e>
                    <m:lim>
                      <m:r>
                        <m:rPr>
                          <m:sty m:val="p"/>
                        </m:rPr>
                        <m:t>∼</m:t>
                      </m:r>
                    </m:lim>
                  </m:limLow>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limLow>
                    <m:e>
                      <m:r>
                        <m:t>x</m:t>
                      </m:r>
                    </m:e>
                    <m:lim>
                      <m:r>
                        <m:rPr>
                          <m:sty m:val="p"/>
                        </m:rPr>
                        <m:t>∼</m:t>
                      </m:r>
                    </m:lim>
                  </m:limLow>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limLow>
                    <m:e>
                      <m:r>
                        <m:t>x</m:t>
                      </m:r>
                    </m:e>
                    <m:lim>
                      <m:r>
                        <m:rPr>
                          <m:sty m:val="p"/>
                        </m:rPr>
                        <m:t>∼</m:t>
                      </m:r>
                    </m:lim>
                  </m:limLow>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limLow>
                <m:e>
                  <m:r>
                    <m:t>b</m:t>
                  </m:r>
                </m:e>
                <m:lim>
                  <m:r>
                    <m:rPr>
                      <m:sty m:val="p"/>
                    </m:rPr>
                    <m:t>∼</m:t>
                  </m:r>
                </m:lim>
              </m:limLow>
              <m:r>
                <m:rPr>
                  <m:sty m:val="p"/>
                </m:rPr>
                <m:t>)</m:t>
              </m:r>
              <m:r>
                <m:t>&amp;</m:t>
              </m:r>
              <m:r>
                <m:t>&amp;</m:t>
              </m:r>
              <m:r>
                <m:rPr>
                  <m:nor/>
                  <m:sty m:val="p"/>
                </m:rPr>
                <m:t>(</m:t>
              </m:r>
              <m:r>
                <m:rPr>
                  <m:sty m:val="bi"/>
                </m:rPr>
                <m:t>R</m:t>
              </m:r>
              <m:acc>
                <m:accPr>
                  <m:chr m:val="̂"/>
                </m:accPr>
                <m:e>
                  <m:limLow>
                    <m:e>
                      <m:r>
                        <m:t>x</m:t>
                      </m:r>
                    </m:e>
                    <m:lim>
                      <m:r>
                        <m:rPr>
                          <m:sty m:val="p"/>
                        </m:rPr>
                        <m:t>∼</m:t>
                      </m:r>
                    </m:lim>
                  </m:limLow>
                </m:e>
              </m:acc>
              <m:r>
                <m:rPr>
                  <m:sty m:val="p"/>
                </m:rPr>
                <m:t>=</m:t>
              </m:r>
              <m:sSup>
                <m:e>
                  <m:r>
                    <m:rPr>
                      <m:sty m:val="bi"/>
                    </m:rPr>
                    <m:t>Q</m:t>
                  </m:r>
                </m:e>
                <m:sup>
                  <m:r>
                    <m:rPr>
                      <m:sty m:val="p"/>
                    </m:rPr>
                    <m:t>⊤</m:t>
                  </m:r>
                </m:sup>
              </m:sSup>
              <m:limLow>
                <m:e>
                  <m:r>
                    <m:t>b</m:t>
                  </m:r>
                </m:e>
                <m:lim>
                  <m:r>
                    <m:rPr>
                      <m:sty m:val="p"/>
                    </m:rPr>
                    <m:t>∼</m:t>
                  </m:r>
                </m:lim>
              </m:limLow>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limLow>
                <m:e>
                  <m:r>
                    <m:t>b</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limLow>
                <m:e>
                  <m:r>
                    <m:t>b</m:t>
                  </m:r>
                </m:e>
                <m:lim>
                  <m:r>
                    <m:rPr>
                      <m:sty m:val="p"/>
                    </m:rPr>
                    <m:t>∼</m:t>
                  </m:r>
                </m:lim>
              </m:limLow>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limLow>
                <m:e>
                  <m:r>
                    <m:t>b</m:t>
                  </m:r>
                </m:e>
                <m:lim>
                  <m:r>
                    <m:rPr>
                      <m:sty m:val="p"/>
                    </m:rPr>
                    <m:t>∼</m:t>
                  </m:r>
                </m:lim>
              </m:limLow>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limLow>
              <m:e>
                <m:r>
                  <m:t>x</m:t>
                </m:r>
              </m:e>
              <m:lim>
                <m:r>
                  <m:rPr>
                    <m:sty m:val="p"/>
                  </m:rPr>
                  <m:t>∼</m:t>
                </m:r>
              </m:lim>
            </m:limLow>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for every</w:t>
      </w:r>
      <w:r>
        <w:t xml:space="preserve"> </w:t>
      </w:r>
      <m:oMath>
        <m:limLow>
          <m:e>
            <m:r>
              <m:t>b</m:t>
            </m:r>
          </m:e>
          <m:lim>
            <m:r>
              <m:rPr>
                <m:sty m:val="p"/>
              </m:rPr>
              <m:t>∼</m:t>
            </m:r>
          </m:lim>
        </m:limLow>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limLow>
          <m:e>
            <m:r>
              <m:t>0</m:t>
            </m:r>
          </m:e>
          <m:lim>
            <m:r>
              <m:rPr>
                <m:sty m:val="p"/>
              </m:rPr>
              <m:t>∼</m:t>
            </m:r>
          </m:lim>
        </m:limLow>
      </m:oMath>
      <w:r>
        <w:t xml:space="preserve">, is a least squares solution,</w:t>
      </w:r>
      <w:r>
        <w:t xml:space="preserve"> </w:t>
      </w:r>
      <w:r>
        <w:t xml:space="preserve">and is therefore</w:t>
      </w:r>
      <w:r>
        <w:t xml:space="preserve"> </w:t>
      </w:r>
      <m:oMath>
        <m:acc>
          <m:accPr>
            <m:chr m:val="̂"/>
          </m:accPr>
          <m:e>
            <m:limLow>
              <m:e>
                <m:r>
                  <m:t>x</m:t>
                </m:r>
              </m:e>
              <m:lim>
                <m:r>
                  <m:rPr>
                    <m:sty m:val="p"/>
                  </m:rPr>
                  <m:t>∼</m:t>
                </m:r>
              </m:lim>
            </m:limLow>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limLow>
          <m:e>
            <m:r>
              <m:t>b</m:t>
            </m:r>
          </m:e>
          <m:lim>
            <m:r>
              <m:rPr>
                <m:sty m:val="p"/>
              </m:rPr>
              <m:t>∼</m:t>
            </m:r>
          </m:lim>
        </m:limLow>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limLow>
                    <m:e>
                      <m:r>
                        <m:t>q</m:t>
                      </m:r>
                    </m:e>
                    <m:lim>
                      <m:r>
                        <m:rPr>
                          <m:sty m:val="p"/>
                        </m:rPr>
                        <m:t>∼</m:t>
                      </m:r>
                    </m:lim>
                  </m:limLow>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limLow>
                <m:e>
                  <m:r>
                    <m:t>b</m:t>
                  </m:r>
                </m:e>
                <m:lim>
                  <m:r>
                    <m:rPr>
                      <m:sty m:val="p"/>
                    </m:rPr>
                    <m:t>∼</m:t>
                  </m:r>
                </m:lim>
              </m:limLow>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limLow>
          <m:e>
            <m:r>
              <m:t>b</m:t>
            </m:r>
          </m:e>
          <m:lim>
            <m:r>
              <m:rPr>
                <m:sty m:val="p"/>
              </m:rPr>
              <m:t>∼</m:t>
            </m:r>
          </m:lim>
        </m:limLow>
        <m:r>
          <m:rPr>
            <m:sty m:val="p"/>
          </m:rPr>
          <m:t>∈</m:t>
        </m:r>
        <m:sSup>
          <m:e>
            <m:r>
              <m:rPr>
                <m:scr m:val="double-struck"/>
                <m:sty m:val="p"/>
              </m:rPr>
              <m:t>R</m:t>
            </m:r>
          </m:e>
          <m:sup>
            <m:r>
              <m:t>n</m:t>
            </m:r>
          </m:sup>
        </m:sSup>
      </m:oMath>
      <w:r>
        <w:t xml:space="preserve"> </w:t>
      </w:r>
      <w:r>
        <w:t xml:space="preserve">the system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solve</w:t>
      </w:r>
      <w:r>
        <w:t xml:space="preserve"> </w:t>
      </w:r>
      <m:oMath>
        <m:r>
          <m:rPr>
            <m:sty m:val="bi"/>
          </m:rPr>
          <m:t>L</m:t>
        </m:r>
        <m:limLow>
          <m:e>
            <m:r>
              <m:t>y</m:t>
            </m:r>
          </m:e>
          <m:lim>
            <m:r>
              <m:rPr>
                <m:sty m:val="p"/>
              </m:rPr>
              <m:t>∼</m:t>
            </m:r>
          </m:lim>
        </m:limLow>
        <m:r>
          <m:rPr>
            <m:sty m:val="p"/>
          </m:rPr>
          <m:t>=</m:t>
        </m:r>
        <m:limLow>
          <m:e>
            <m:r>
              <m:t>b</m:t>
            </m:r>
          </m:e>
          <m:lim>
            <m:r>
              <m:rPr>
                <m:sty m:val="p"/>
              </m:rPr>
              <m:t>∼</m:t>
            </m:r>
          </m:lim>
        </m:limLow>
      </m:oMath>
      <w:r>
        <w:t xml:space="preserve"> </w:t>
      </w:r>
      <w:r>
        <w:t xml:space="preserve">by forward substitution,</w:t>
      </w:r>
      <w:r>
        <w:t xml:space="preserve"> </w:t>
      </w:r>
      <w:r>
        <w:t xml:space="preserve">then</w:t>
      </w:r>
      <w:r>
        <w:t xml:space="preserve"> </w:t>
      </w:r>
      <m:oMath>
        <m:r>
          <m:rPr>
            <m:sty m:val="bi"/>
          </m:rPr>
          <m:t>U</m:t>
        </m:r>
        <m:limLow>
          <m:e>
            <m:r>
              <m:t>x</m:t>
            </m:r>
          </m:e>
          <m:lim>
            <m:r>
              <m:rPr>
                <m:sty m:val="p"/>
              </m:rPr>
              <m:t>∼</m:t>
            </m:r>
          </m:lim>
        </m:limLow>
        <m:r>
          <m:rPr>
            <m:sty m:val="p"/>
          </m:rPr>
          <m:t>=</m:t>
        </m:r>
        <m:limLow>
          <m:e>
            <m:r>
              <m:t>y</m:t>
            </m:r>
          </m:e>
          <m:lim>
            <m:r>
              <m:rPr>
                <m:sty m:val="p"/>
              </m:rPr>
              <m:t>∼</m:t>
            </m:r>
          </m:lim>
        </m:limLow>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limLow>
          <m:e>
            <m:r>
              <m:t>y</m:t>
            </m:r>
          </m:e>
          <m:lim>
            <m:r>
              <m:rPr>
                <m:sty m:val="p"/>
              </m:rPr>
              <m:t>∼</m:t>
            </m:r>
          </m:lim>
        </m:limLow>
      </m:oMath>
      <w:r>
        <w:t xml:space="preserve"> </w:t>
      </w:r>
      <w:r>
        <w:t xml:space="preserve">and</w:t>
      </w:r>
      <w:r>
        <w:t xml:space="preserve"> </w:t>
      </w:r>
      <m:oMath>
        <m:limLow>
          <m:e>
            <m:r>
              <m:t>x</m:t>
            </m:r>
          </m:e>
          <m:lim>
            <m:r>
              <m:rPr>
                <m:sty m:val="p"/>
              </m:rPr>
              <m:t>∼</m:t>
            </m:r>
          </m:lim>
        </m:limLow>
      </m:oMath>
      <w:r>
        <w:t xml:space="preserve"> </w:t>
      </w:r>
      <w:r>
        <w:t xml:space="preserve">are those solutions, then</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bi"/>
                </m:rPr>
                <m:t>L</m:t>
              </m:r>
              <m:r>
                <m:t> </m:t>
              </m:r>
              <m:r>
                <m:rPr>
                  <m:sty m:val="p"/>
                </m:rPr>
                <m:t>(</m:t>
              </m:r>
              <m:r>
                <m:rPr>
                  <m:sty m:val="bi"/>
                </m:rPr>
                <m:t>U</m:t>
              </m:r>
              <m:limLow>
                <m:e>
                  <m:r>
                    <m:t>x</m:t>
                  </m:r>
                </m:e>
                <m:lim>
                  <m:r>
                    <m:rPr>
                      <m:sty m:val="p"/>
                    </m:rPr>
                    <m:t>∼</m:t>
                  </m:r>
                </m:lim>
              </m:limLow>
              <m:r>
                <m:rPr>
                  <m:sty m:val="p"/>
                </m:rPr>
                <m:t>)</m:t>
              </m:r>
            </m:e>
            <m:e>
              <m:r>
                <m:t>&amp;</m:t>
              </m:r>
              <m:r>
                <m:rPr>
                  <m:sty m:val="p"/>
                </m:rPr>
                <m:t>=</m:t>
              </m:r>
              <m:r>
                <m:rPr>
                  <m:sty m:val="bi"/>
                </m:rPr>
                <m:t>L</m:t>
              </m:r>
              <m:limLow>
                <m:e>
                  <m:r>
                    <m:t>y</m:t>
                  </m:r>
                </m:e>
                <m:lim>
                  <m:r>
                    <m:rPr>
                      <m:sty m:val="p"/>
                    </m:rPr>
                    <m:t>∼</m:t>
                  </m:r>
                </m:lim>
              </m:limLow>
            </m:e>
            <m:e>
              <m:r>
                <m:t>&amp;</m:t>
              </m:r>
              <m:r>
                <m:rPr>
                  <m:sty m:val="p"/>
                </m:rPr>
                <m:t>=</m:t>
              </m:r>
              <m:limLow>
                <m:e>
                  <m:r>
                    <m:t>b</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limLow>
          <m:e>
            <m:r>
              <m:t>x</m:t>
            </m:r>
          </m:e>
          <m:lim>
            <m:r>
              <m:rPr>
                <m:sty m:val="p"/>
              </m:rPr>
              <m:t>∼</m:t>
            </m:r>
          </m:lim>
        </m:limLow>
      </m:oMath>
      <w:r>
        <w:t xml:space="preserve"> </w:t>
      </w:r>
      <w:r>
        <w:t xml:space="preserve">is a solution.</w:t>
      </w:r>
      <w:r>
        <w:t xml:space="preserve"> </w:t>
      </w:r>
      <w:r>
        <w:t xml:space="preserve">Conversely, 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then</w:t>
      </w:r>
      <w:r>
        <w:t xml:space="preserve"> </w:t>
      </w:r>
      <m:oMath>
        <m:limLow>
          <m:e>
            <m:r>
              <m:t>y</m:t>
            </m:r>
          </m:e>
          <m:lim>
            <m:r>
              <m:rPr>
                <m:sty m:val="p"/>
              </m:rPr>
              <m:t>∼</m:t>
            </m:r>
          </m:lim>
        </m:limLow>
        <m:limUpp>
          <m:e>
            <m:r>
              <m:rPr>
                <m:sty m:val="p"/>
              </m:rPr>
              <m:t>=</m:t>
            </m:r>
          </m:e>
          <m:lim>
            <m:r>
              <m:rPr>
                <m:nor/>
                <m:sty m:val="p"/>
              </m:rPr>
              <m:t>def</m:t>
            </m:r>
          </m:lim>
        </m:limUpp>
        <m:r>
          <m:rPr>
            <m:sty m:val="bi"/>
          </m:rPr>
          <m:t>U</m:t>
        </m:r>
        <m:limLow>
          <m:e>
            <m:r>
              <m:t>x</m:t>
            </m:r>
          </m:e>
          <m:lim>
            <m:r>
              <m:rPr>
                <m:sty m:val="p"/>
              </m:rPr>
              <m:t>∼</m:t>
            </m:r>
          </m:lim>
        </m:limLow>
      </m:oMath>
      <w:r>
        <w:t xml:space="preserve"> </w:t>
      </w:r>
      <w:r>
        <w:t xml:space="preserve">satisfies</w:t>
      </w:r>
    </w:p>
    <w:p>
      <w:pPr>
        <w:pStyle w:val="BodyText"/>
      </w:pPr>
      <m:oMathPara>
        <m:oMathParaPr>
          <m:jc m:val="center"/>
        </m:oMathParaPr>
        <m:oMath>
          <m:eqArr>
            <m:e>
              <m:r>
                <m:rPr>
                  <m:sty m:val="bi"/>
                </m:rPr>
                <m:t>L</m:t>
              </m:r>
              <m:limLow>
                <m:e>
                  <m:r>
                    <m:t>y</m:t>
                  </m:r>
                </m:e>
                <m:lim>
                  <m:r>
                    <m:rPr>
                      <m:sty m:val="p"/>
                    </m:rPr>
                    <m:t>∼</m:t>
                  </m:r>
                </m:lim>
              </m:limLow>
              <m:r>
                <m:t>&amp;</m:t>
              </m:r>
              <m:r>
                <m:rPr>
                  <m:sty m:val="p"/>
                </m:rPr>
                <m:t>=</m:t>
              </m:r>
              <m:r>
                <m:rPr>
                  <m:sty m:val="bi"/>
                </m:rPr>
                <m:t>L</m:t>
              </m:r>
              <m:r>
                <m:t> </m:t>
              </m:r>
              <m:r>
                <m:rPr>
                  <m:sty m:val="p"/>
                </m:rPr>
                <m:t>(</m:t>
              </m:r>
              <m:r>
                <m:rPr>
                  <m:sty m:val="bi"/>
                </m:rPr>
                <m:t>U</m:t>
              </m:r>
              <m:limLow>
                <m:e>
                  <m:r>
                    <m:t>x</m:t>
                  </m:r>
                </m:e>
                <m:lim>
                  <m:r>
                    <m:rPr>
                      <m:sty m:val="p"/>
                    </m:rPr>
                    <m:t>∼</m:t>
                  </m:r>
                </m:lim>
              </m:limLow>
              <m:r>
                <m:rPr>
                  <m:sty m:val="p"/>
                </m:rPr>
                <m:t>)</m:t>
              </m:r>
            </m:e>
            <m:e>
              <m:r>
                <m:t>&amp;</m:t>
              </m:r>
              <m:r>
                <m:rPr>
                  <m:sty m:val="p"/>
                </m:rPr>
                <m:t>=</m:t>
              </m:r>
              <m:r>
                <m:rPr>
                  <m:sty m:val="p"/>
                </m:rPr>
                <m:t>(</m:t>
              </m:r>
              <m:r>
                <m:rPr>
                  <m:sty m:val="bi"/>
                </m:rPr>
                <m:t>L</m:t>
              </m:r>
              <m:r>
                <m:rPr>
                  <m:sty m:val="bi"/>
                </m:rPr>
                <m:t>U</m:t>
              </m:r>
              <m:r>
                <m:rPr>
                  <m:sty m:val="p"/>
                </m:rPr>
                <m:t>)</m:t>
              </m:r>
              <m:r>
                <m:t> </m:t>
              </m:r>
              <m:limLow>
                <m:e>
                  <m:r>
                    <m:t>x</m:t>
                  </m:r>
                </m:e>
                <m:lim>
                  <m:r>
                    <m:rPr>
                      <m:sty m:val="p"/>
                    </m:rPr>
                    <m:t>∼</m:t>
                  </m:r>
                </m:lim>
              </m:limLow>
            </m:e>
            <m:e>
              <m:r>
                <m:t>&amp;</m:t>
              </m:r>
              <m:r>
                <m:rPr>
                  <m:sty m:val="p"/>
                </m:rPr>
                <m:t>=</m:t>
              </m:r>
              <m:r>
                <m:rPr>
                  <m:sty m:val="bi"/>
                </m:rPr>
                <m:t>A</m:t>
              </m:r>
              <m:limLow>
                <m:e>
                  <m:r>
                    <m:t>x</m:t>
                  </m:r>
                </m:e>
                <m:lim>
                  <m:r>
                    <m:rPr>
                      <m:sty m:val="p"/>
                    </m:rPr>
                    <m:t>∼</m:t>
                  </m:r>
                </m:lim>
              </m:limLow>
            </m:e>
            <m:e>
              <m:r>
                <m:t>&amp;</m:t>
              </m:r>
              <m:r>
                <m:rPr>
                  <m:sty m:val="p"/>
                </m:rPr>
                <m:t>=</m:t>
              </m:r>
              <m:limLow>
                <m:e>
                  <m:r>
                    <m:t>b</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limLow>
          <m:e>
            <m:r>
              <m:t>y</m:t>
            </m:r>
          </m:e>
          <m:lim>
            <m:r>
              <m:rPr>
                <m:sty m:val="p"/>
              </m:rPr>
              <m:t>∼</m:t>
            </m:r>
          </m:lim>
        </m:limLow>
      </m:oMath>
      <w:r>
        <w:t xml:space="preserve"> </w:t>
      </w:r>
      <w:r>
        <w:t xml:space="preserve">is the unique solution of that system,</w:t>
      </w:r>
      <w:r>
        <w:t xml:space="preserve"> </w:t>
      </w:r>
      <w:r>
        <w:t xml:space="preserve">and</w:t>
      </w:r>
      <w:r>
        <w:t xml:space="preserve"> </w:t>
      </w:r>
      <m:oMath>
        <m:limLow>
          <m:e>
            <m:r>
              <m:t>x</m:t>
            </m:r>
          </m:e>
          <m:lim>
            <m:r>
              <m:rPr>
                <m:sty m:val="p"/>
              </m:rPr>
              <m:t>∼</m:t>
            </m:r>
          </m:lim>
        </m:limLow>
      </m:oMath>
      <w:r>
        <w:t xml:space="preserve"> </w:t>
      </w:r>
      <w:r>
        <w:t xml:space="preserve">is then the unique solution of</w:t>
      </w:r>
      <w:r>
        <w:t xml:space="preserve"> </w:t>
      </w:r>
      <m:oMath>
        <m:r>
          <m:rPr>
            <m:sty m:val="bi"/>
          </m:rPr>
          <m:t>U</m:t>
        </m:r>
        <m:limLow>
          <m:e>
            <m:r>
              <m:t>x</m:t>
            </m:r>
          </m:e>
          <m:lim>
            <m:r>
              <m:rPr>
                <m:sty m:val="p"/>
              </m:rPr>
              <m:t>∼</m:t>
            </m:r>
          </m:lim>
        </m:limLow>
        <m:r>
          <m:rPr>
            <m:sty m:val="p"/>
          </m:rPr>
          <m:t>=</m:t>
        </m:r>
        <m:limLow>
          <m:e>
            <m:r>
              <m:t>y</m:t>
            </m:r>
          </m:e>
          <m:lim>
            <m:r>
              <m:rPr>
                <m:sty m:val="p"/>
              </m:rPr>
              <m:t>∼</m:t>
            </m:r>
          </m:lim>
        </m:limLow>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limLow>
          <m:e>
            <m:r>
              <m:t>x</m:t>
            </m:r>
          </m:e>
          <m:lim>
            <m:r>
              <m:rPr>
                <m:sty m:val="p"/>
              </m:rPr>
              <m:t>∼</m:t>
            </m:r>
          </m:lim>
        </m:limLow>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limLow>
          <m:e>
            <m:r>
              <m:t>y</m:t>
            </m:r>
          </m:e>
          <m:lim>
            <m:r>
              <m:rPr>
                <m:sty m:val="p"/>
              </m:rPr>
              <m:t>∼</m:t>
            </m:r>
          </m:lim>
        </m:limLow>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limLow>
          <m:e>
            <m:r>
              <m:t>x</m:t>
            </m:r>
          </m:e>
          <m:lim>
            <m:r>
              <m:rPr>
                <m:sty m:val="p"/>
              </m:rPr>
              <m:t>∼</m:t>
            </m:r>
          </m:lim>
        </m:limLow>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limLow>
          <m:e>
            <m:r>
              <m:t>x</m:t>
            </m:r>
          </m:e>
          <m:lim>
            <m:r>
              <m:rPr>
                <m:sty m:val="p"/>
              </m:rPr>
              <m:t>∼</m:t>
            </m:r>
          </m:lim>
        </m:limLow>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n</m:t>
            </m:r>
          </m:sub>
        </m:sSub>
      </m:oMath>
      <w:r>
        <w:t xml:space="preserve">, then</w:t>
      </w:r>
    </w:p>
    <w:p>
      <w:pPr>
        <w:pStyle w:val="BodyText"/>
      </w:pPr>
      <m:oMathPara>
        <m:oMathParaPr>
          <m:jc m:val="center"/>
        </m:oMathParaPr>
        <m:oMath>
          <m:eqArr>
            <m:e>
              <m:limLow>
                <m:e>
                  <m:r>
                    <m:t>x</m:t>
                  </m:r>
                </m:e>
                <m:lim>
                  <m:r>
                    <m:rPr>
                      <m:sty m:val="p"/>
                    </m:rPr>
                    <m:t>∼</m:t>
                  </m:r>
                </m:lim>
              </m:limLow>
              <m:r>
                <m:t>&amp;</m:t>
              </m:r>
              <m:r>
                <m:rPr>
                  <m:sty m:val="p"/>
                </m:rPr>
                <m:t>=</m:t>
              </m:r>
              <m:sSub>
                <m:e>
                  <m:r>
                    <m:rPr>
                      <m:sty m:val="bi"/>
                    </m:rPr>
                    <m:t>I</m:t>
                  </m:r>
                </m:e>
                <m:sub>
                  <m:r>
                    <m:t>n</m:t>
                  </m:r>
                </m:sub>
              </m:sSub>
              <m:limLow>
                <m:e>
                  <m:r>
                    <m:t>x</m:t>
                  </m:r>
                </m:e>
                <m:lim>
                  <m:r>
                    <m:rPr>
                      <m:sty m:val="p"/>
                    </m:rPr>
                    <m:t>∼</m:t>
                  </m:r>
                </m:lim>
              </m:limLow>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limLow>
                <m:e>
                  <m:r>
                    <m:t>x</m:t>
                  </m:r>
                </m:e>
                <m:lim>
                  <m:r>
                    <m:rPr>
                      <m:sty m:val="p"/>
                    </m:rPr>
                    <m:t>∼</m:t>
                  </m:r>
                </m:lim>
              </m:limLow>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limLow>
                    <m:e>
                      <m:r>
                        <m:t>0</m:t>
                      </m:r>
                    </m:e>
                    <m:lim>
                      <m:r>
                        <m:rPr>
                          <m:sty m:val="p"/>
                        </m:rPr>
                        <m:t>∼</m:t>
                      </m:r>
                    </m:lim>
                  </m:limLow>
                </m:e>
                <m:sub>
                  <m:r>
                    <m:t>n</m:t>
                  </m:r>
                </m:sub>
              </m:sSub>
              <m:r>
                <m:t>&amp;</m:t>
              </m:r>
              <m:r>
                <m:t>&amp;</m:t>
              </m:r>
              <m:r>
                <m:rPr>
                  <m:nor/>
                  <m:sty m:val="p"/>
                </m:rPr>
                <m:t>(</m:t>
              </m:r>
              <m:r>
                <m:rPr>
                  <m:sty m:val="bi"/>
                </m:rPr>
                <m:t>A</m:t>
              </m:r>
              <m:limLow>
                <m:e>
                  <m:r>
                    <m:t>x</m:t>
                  </m:r>
                </m:e>
                <m:lim>
                  <m:r>
                    <m:rPr>
                      <m:sty m:val="p"/>
                    </m:rPr>
                    <m:t>∼</m:t>
                  </m:r>
                </m:lim>
              </m:limLow>
              <m:r>
                <m:rPr>
                  <m:sty m:val="p"/>
                </m:rPr>
                <m:t>=</m:t>
              </m:r>
              <m:sSub>
                <m:e>
                  <m:limLow>
                    <m:e>
                      <m:r>
                        <m:t>0</m:t>
                      </m:r>
                    </m:e>
                    <m:lim>
                      <m:r>
                        <m:rPr>
                          <m:sty m:val="p"/>
                        </m:rPr>
                        <m:t>∼</m:t>
                      </m:r>
                    </m:lim>
                  </m:limLow>
                </m:e>
                <m:sub>
                  <m:r>
                    <m:t>n</m:t>
                  </m:r>
                </m:sub>
              </m:sSub>
              <m:r>
                <m:rPr>
                  <m:nor/>
                  <m:sty m:val="p"/>
                </m:rPr>
                <m:t>)</m:t>
              </m:r>
            </m:e>
            <m:e>
              <m:r>
                <m:t>&amp;</m:t>
              </m:r>
              <m:r>
                <m:rPr>
                  <m:sty m:val="p"/>
                </m:rPr>
                <m:t>=</m:t>
              </m:r>
              <m:sSub>
                <m:e>
                  <m:limLow>
                    <m:e>
                      <m:r>
                        <m:t>0</m:t>
                      </m:r>
                    </m:e>
                    <m:lim>
                      <m:r>
                        <m:rPr>
                          <m:sty m:val="p"/>
                        </m:rPr>
                        <m:t>∼</m:t>
                      </m:r>
                    </m:lim>
                  </m:limLow>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limLow>
          <m:e>
            <m:r>
              <m:t>y</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limLow>
              <m:e>
                <m:r>
                  <m:t>y</m:t>
                </m:r>
              </m:e>
              <m:lim>
                <m:r>
                  <m:rPr>
                    <m:sty m:val="p"/>
                  </m:rPr>
                  <m:t>∼</m:t>
                </m:r>
              </m:lim>
            </m:limLow>
          </m:e>
          <m:sub>
            <m:r>
              <m:t>j</m:t>
            </m:r>
          </m:sub>
        </m:sSub>
      </m:oMath>
      <w:r>
        <w:t xml:space="preserve"> </w:t>
      </w:r>
      <w:r>
        <w:t xml:space="preserve">solve</w:t>
      </w:r>
      <w:r>
        <w:t xml:space="preserve"> </w:t>
      </w:r>
      <m:oMath>
        <m:r>
          <m:rPr>
            <m:sty m:val="bi"/>
          </m:rPr>
          <m:t>A</m:t>
        </m:r>
        <m:sSub>
          <m:e>
            <m:limLow>
              <m:e>
                <m:r>
                  <m:t>y</m:t>
                </m:r>
              </m:e>
              <m:lim>
                <m:r>
                  <m:rPr>
                    <m:sty m:val="p"/>
                  </m:rPr>
                  <m:t>∼</m:t>
                </m:r>
              </m:lim>
            </m:limLow>
          </m:e>
          <m:sub>
            <m:r>
              <m:t>j</m:t>
            </m:r>
          </m:sub>
        </m:sSub>
        <m:r>
          <m:rPr>
            <m:sty m:val="p"/>
          </m:rPr>
          <m:t>=</m:t>
        </m:r>
        <m:sSub>
          <m:e>
            <m:limLow>
              <m:e>
                <m:r>
                  <m:t>e</m:t>
                </m:r>
              </m:e>
              <m:lim>
                <m:r>
                  <m:rPr>
                    <m:sty m:val="p"/>
                  </m:rPr>
                  <m:t>∼</m:t>
                </m:r>
              </m:lim>
            </m:limLow>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limLow>
              <m:e>
                <m:r>
                  <m:t>y</m:t>
                </m:r>
              </m:e>
              <m:lim>
                <m:r>
                  <m:rPr>
                    <m:sty m:val="p"/>
                  </m:rPr>
                  <m:t>∼</m:t>
                </m:r>
              </m:lim>
            </m:limLow>
          </m:e>
          <m:sub>
            <m:r>
              <m:t>j</m:t>
            </m:r>
          </m:sub>
        </m:sSub>
        <m:r>
          <m:rPr>
            <m:sty m:val="p"/>
          </m:rPr>
          <m:t>=</m:t>
        </m:r>
        <m:sSub>
          <m:e>
            <m:limLow>
              <m:e>
                <m:r>
                  <m:t>e</m:t>
                </m:r>
              </m:e>
              <m:lim>
                <m:r>
                  <m:rPr>
                    <m:sty m:val="p"/>
                  </m:rPr>
                  <m:t>∼</m:t>
                </m:r>
              </m:lim>
            </m:limLow>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limLow>
              <m:e>
                <m:r>
                  <m:t>0</m:t>
                </m:r>
              </m:e>
              <m:lim>
                <m:r>
                  <m:rPr>
                    <m:sty m:val="p"/>
                  </m:rPr>
                  <m:t>∼</m:t>
                </m:r>
              </m:lim>
            </m:limLow>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limLow>
          <m:e>
            <m:r>
              <m:t>v</m:t>
            </m:r>
          </m:e>
          <m:lim>
            <m:r>
              <m:rPr>
                <m:sty m:val="p"/>
              </m:rPr>
              <m:t>∼</m:t>
            </m:r>
          </m:lim>
        </m:limLow>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limLow>
          <m:e>
            <m:r>
              <m:t>v</m:t>
            </m:r>
          </m:e>
          <m:lim>
            <m:r>
              <m:rPr>
                <m:sty m:val="p"/>
              </m:rPr>
              <m:t>∼</m:t>
            </m:r>
          </m:lim>
        </m:limLow>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limLow>
          <m:e>
            <m:r>
              <m:t>v</m:t>
            </m:r>
          </m:e>
          <m:lim>
            <m:r>
              <m:rPr>
                <m:sty m:val="p"/>
              </m:rPr>
              <m:t>∼</m:t>
            </m:r>
          </m:lim>
        </m:limLow>
        <m:r>
          <m:rPr>
            <m:sty m:val="p"/>
          </m:rPr>
          <m:t>=</m:t>
        </m:r>
        <m:r>
          <m:t>λ</m:t>
        </m:r>
        <m:limLow>
          <m:e>
            <m:r>
              <m:t>v</m:t>
            </m:r>
          </m:e>
          <m:lim>
            <m:r>
              <m:rPr>
                <m:sty m:val="p"/>
              </m:rPr>
              <m:t>∼</m:t>
            </m:r>
          </m:lim>
        </m:limLow>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limLow>
          <m:e>
            <m:r>
              <m:t>v</m:t>
            </m:r>
          </m:e>
          <m:lim>
            <m:r>
              <m:rPr>
                <m:sty m:val="p"/>
              </m:rPr>
              <m:t>∼</m:t>
            </m:r>
          </m:lim>
        </m:limLow>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limLow>
          <m:e>
            <m:r>
              <m:t>0</m:t>
            </m:r>
          </m:e>
          <m:lim>
            <m:r>
              <m:rPr>
                <m:sty m:val="p"/>
              </m:rPr>
              <m:t>∼</m:t>
            </m:r>
          </m:lim>
        </m:limLow>
      </m:oMath>
      <w:r>
        <w:t xml:space="preserve"> </w:t>
      </w:r>
      <w:r>
        <w:t xml:space="preserve">only for</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limLow>
          <m:e>
            <m:r>
              <m:t>v</m:t>
            </m:r>
          </m:e>
          <m:lim>
            <m:r>
              <m:rPr>
                <m:sty m:val="p"/>
              </m:rPr>
              <m:t>∼</m:t>
            </m:r>
          </m:lim>
        </m:limLow>
        <m:r>
          <m:rPr>
            <m:sty m:val="p"/>
          </m:rPr>
          <m:t>=</m:t>
        </m:r>
        <m:r>
          <m:t>2</m:t>
        </m:r>
        <m:limLow>
          <m:e>
            <m:r>
              <m:t>v</m:t>
            </m:r>
          </m:e>
          <m:lim>
            <m:r>
              <m:rPr>
                <m:sty m:val="p"/>
              </m:rPr>
              <m:t>∼</m:t>
            </m:r>
          </m:lim>
        </m:limLow>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limLow>
          <m:e>
            <m:r>
              <m:t>0</m:t>
            </m:r>
          </m:e>
          <m:lim>
            <m:r>
              <m:rPr>
                <m:sty m:val="p"/>
              </m:rPr>
              <m:t>∼</m:t>
            </m:r>
          </m:lim>
        </m:limLow>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limLow>
          <m:e>
            <m:r>
              <m:t>v</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limLow>
                <m:e>
                  <m:r>
                    <m:t>v</m:t>
                  </m:r>
                </m:e>
                <m:lim>
                  <m:r>
                    <m:rPr>
                      <m:sty m:val="p"/>
                    </m:rPr>
                    <m:t>∼</m:t>
                  </m:r>
                </m:lim>
              </m:limLow>
              <m:r>
                <m:t>&amp;</m:t>
              </m:r>
              <m:r>
                <m:rPr>
                  <m:sty m:val="p"/>
                </m:rPr>
                <m:t>=</m:t>
              </m:r>
              <m:r>
                <m:rPr>
                  <m:sty m:val="bi"/>
                </m:rPr>
                <m:t>A</m:t>
              </m:r>
              <m:limLow>
                <m:e>
                  <m:r>
                    <m:t>v</m:t>
                  </m:r>
                </m:e>
                <m:lim>
                  <m:r>
                    <m:rPr>
                      <m:sty m:val="p"/>
                    </m:rPr>
                    <m:t>∼</m:t>
                  </m:r>
                </m:lim>
              </m:limLow>
              <m:r>
                <m:rPr>
                  <m:sty m:val="p"/>
                </m:rPr>
                <m:t>−</m:t>
              </m:r>
              <m:r>
                <m:rPr>
                  <m:sty m:val="p"/>
                </m:rPr>
                <m:t>(</m:t>
              </m:r>
              <m:r>
                <m:t>λ</m:t>
              </m:r>
              <m:r>
                <m:t> </m:t>
              </m:r>
              <m:sSub>
                <m:e>
                  <m:r>
                    <m:rPr>
                      <m:sty m:val="bi"/>
                    </m:rPr>
                    <m:t>I</m:t>
                  </m:r>
                </m:e>
                <m:sub>
                  <m:r>
                    <m:t>p</m:t>
                  </m:r>
                </m:sub>
              </m:sSub>
              <m:r>
                <m:rPr>
                  <m:sty m:val="p"/>
                </m:rPr>
                <m:t>)</m:t>
              </m:r>
              <m:r>
                <m:t> </m:t>
              </m:r>
              <m:limLow>
                <m:e>
                  <m:r>
                    <m:t>v</m:t>
                  </m:r>
                </m:e>
                <m:lim>
                  <m:r>
                    <m:rPr>
                      <m:sty m:val="p"/>
                    </m:rPr>
                    <m:t>∼</m:t>
                  </m:r>
                </m:lim>
              </m:limLow>
              <m:r>
                <m:t>&amp;</m:t>
              </m:r>
              <m:r>
                <m:t>&amp;</m:t>
              </m:r>
              <m:r>
                <m:rPr>
                  <m:nor/>
                  <m:sty m:val="p"/>
                </m:rPr>
                <m:t>(</m:t>
              </m:r>
              <m:r>
                <m:rPr>
                  <m:nor/>
                  <m:sty m:val="p"/>
                </m:rPr>
                <m:t>Theorem 93</m:t>
              </m:r>
              <m:r>
                <m:rPr>
                  <m:nor/>
                  <m:sty m:val="p"/>
                </m:rPr>
                <m:t>, the difference law)</m:t>
              </m:r>
            </m:e>
            <m:e>
              <m:r>
                <m:t>&amp;</m:t>
              </m:r>
              <m:r>
                <m:rPr>
                  <m:sty m:val="p"/>
                </m:rPr>
                <m:t>=</m:t>
              </m:r>
              <m:r>
                <m:rPr>
                  <m:sty m:val="bi"/>
                </m:rPr>
                <m:t>A</m:t>
              </m:r>
              <m:limLow>
                <m:e>
                  <m:r>
                    <m:t>v</m:t>
                  </m:r>
                </m:e>
                <m:lim>
                  <m:r>
                    <m:rPr>
                      <m:sty m:val="p"/>
                    </m:rPr>
                    <m:t>∼</m:t>
                  </m:r>
                </m:lim>
              </m:limLow>
              <m:r>
                <m:rPr>
                  <m:sty m:val="p"/>
                </m:rPr>
                <m:t>−</m:t>
              </m:r>
              <m:r>
                <m:t>λ</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limLow>
                <m:e>
                  <m:r>
                    <m:t>v</m:t>
                  </m:r>
                </m:e>
                <m:lim>
                  <m:r>
                    <m:rPr>
                      <m:sty m:val="p"/>
                    </m:rPr>
                    <m:t>∼</m:t>
                  </m:r>
                </m:lim>
              </m:limLow>
              <m:r>
                <m:rPr>
                  <m:sty m:val="p"/>
                </m:rPr>
                <m:t>−</m:t>
              </m:r>
              <m:r>
                <m:t>λ</m:t>
              </m:r>
              <m:limLow>
                <m:e>
                  <m:r>
                    <m:t>v</m:t>
                  </m:r>
                </m:e>
                <m:lim>
                  <m:r>
                    <m:rPr>
                      <m:sty m:val="p"/>
                    </m:rPr>
                    <m:t>∼</m:t>
                  </m:r>
                </m:lim>
              </m:limLow>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 </w:t>
      </w:r>
      <w:r>
        <w:t xml:space="preserve">exactly when</w:t>
      </w:r>
      <w:r>
        <w:t xml:space="preserve"> </w:t>
      </w:r>
      <m:oMath>
        <m:limLow>
          <m:e>
            <m:r>
              <m:t>v</m:t>
            </m:r>
          </m:e>
          <m:lim>
            <m:r>
              <m:rPr>
                <m:sty m:val="p"/>
              </m:rPr>
              <m:t>∼</m:t>
            </m:r>
          </m:lim>
        </m:limLow>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limLow>
          <m:e>
            <m:r>
              <m:t>v</m:t>
            </m:r>
          </m:e>
          <m:lim>
            <m:r>
              <m:rPr>
                <m:sty m:val="p"/>
              </m:rPr>
              <m:t>∼</m:t>
            </m:r>
          </m:lim>
        </m:limLow>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limLow>
          <m:e>
            <m:r>
              <m:t>v</m:t>
            </m:r>
          </m:e>
          <m:lim>
            <m:r>
              <m:rPr>
                <m:sty m:val="p"/>
              </m:rPr>
              <m:t>∼</m:t>
            </m:r>
          </m:lim>
        </m:limLow>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limLow>
          <m:e>
            <m:r>
              <m:t>v</m:t>
            </m:r>
          </m:e>
          <m:lim>
            <m:r>
              <m:rPr>
                <m:sty m:val="p"/>
              </m:rPr>
              <m:t>∼</m:t>
            </m:r>
          </m:lim>
        </m:limLow>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limLow>
          <m:e>
            <m:r>
              <m:t>v</m:t>
            </m:r>
          </m:e>
          <m:lim>
            <m:r>
              <m:rPr>
                <m:sty m:val="p"/>
              </m:rPr>
              <m:t>∼</m:t>
            </m:r>
          </m:lim>
        </m:limLow>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limLow>
                <m:e>
                  <m:r>
                    <m:t>v</m:t>
                  </m:r>
                </m:e>
                <m:lim>
                  <m:r>
                    <m:rPr>
                      <m:sty m:val="p"/>
                    </m:rPr>
                    <m:t>∼</m:t>
                  </m:r>
                </m:lim>
              </m:limLow>
              <m:r>
                <m:t>&amp;</m:t>
              </m:r>
              <m:r>
                <m:rPr>
                  <m:sty m:val="p"/>
                </m:rPr>
                <m:t>=</m:t>
              </m:r>
              <m:r>
                <m:rPr>
                  <m:sty m:val="bi"/>
                </m:rPr>
                <m:t>A</m:t>
              </m:r>
              <m:limLow>
                <m:e>
                  <m:r>
                    <m:t>v</m:t>
                  </m:r>
                </m:e>
                <m:lim>
                  <m:r>
                    <m:rPr>
                      <m:sty m:val="p"/>
                    </m:rPr>
                    <m:t>∼</m:t>
                  </m:r>
                </m:lim>
              </m:limLow>
              <m:r>
                <m:rPr>
                  <m:sty m:val="p"/>
                </m:rPr>
                <m:t>+</m:t>
              </m:r>
              <m:r>
                <m:rPr>
                  <m:sty m:val="p"/>
                </m:rPr>
                <m:t>(</m:t>
              </m:r>
              <m:r>
                <m:t>s</m:t>
              </m:r>
              <m:r>
                <m:t> </m:t>
              </m:r>
              <m:sSub>
                <m:e>
                  <m:r>
                    <m:rPr>
                      <m:sty m:val="bi"/>
                    </m:rPr>
                    <m:t>I</m:t>
                  </m:r>
                </m:e>
                <m:sub>
                  <m:r>
                    <m:t>p</m:t>
                  </m:r>
                </m:sub>
              </m:sSub>
              <m:r>
                <m:rPr>
                  <m:sty m:val="p"/>
                </m:rPr>
                <m:t>)</m:t>
              </m:r>
              <m:r>
                <m:t> </m:t>
              </m:r>
              <m:limLow>
                <m:e>
                  <m:r>
                    <m:t>v</m:t>
                  </m:r>
                </m:e>
                <m:lim>
                  <m:r>
                    <m:rPr>
                      <m:sty m:val="p"/>
                    </m:rPr>
                    <m:t>∼</m:t>
                  </m:r>
                </m:lim>
              </m:limLow>
              <m:r>
                <m:t>&amp;</m:t>
              </m:r>
              <m:r>
                <m:t>&amp;</m:t>
              </m:r>
              <m:r>
                <m:rPr>
                  <m:nor/>
                  <m:sty m:val="p"/>
                </m:rPr>
                <m:t>(</m:t>
              </m:r>
              <m:r>
                <m:rPr>
                  <m:nor/>
                  <m:sty m:val="p"/>
                </m:rPr>
                <m:t>Theorem 9</m:t>
              </m:r>
              <m:r>
                <m:rPr>
                  <m:nor/>
                  <m:sty m:val="p"/>
                </m:rPr>
                <m:t>)</m:t>
              </m:r>
            </m:e>
            <m:e>
              <m:r>
                <m:t>&amp;</m:t>
              </m:r>
              <m:r>
                <m:rPr>
                  <m:sty m:val="p"/>
                </m:rPr>
                <m:t>=</m:t>
              </m:r>
              <m:r>
                <m:rPr>
                  <m:sty m:val="bi"/>
                </m:rPr>
                <m:t>A</m:t>
              </m:r>
              <m:limLow>
                <m:e>
                  <m:r>
                    <m:t>v</m:t>
                  </m:r>
                </m:e>
                <m:lim>
                  <m:r>
                    <m:rPr>
                      <m:sty m:val="p"/>
                    </m:rPr>
                    <m:t>∼</m:t>
                  </m:r>
                </m:lim>
              </m:limLow>
              <m:r>
                <m:rPr>
                  <m:sty m:val="p"/>
                </m:rPr>
                <m:t>+</m:t>
              </m:r>
              <m:r>
                <m:t>s</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m:t>
              </m:r>
              <m:r>
                <m:rPr>
                  <m:nor/>
                  <m:sty m:val="p"/>
                </m:rPr>
                <m:t>Theorem 93</m:t>
              </m:r>
              <m:r>
                <m:rPr>
                  <m:nor/>
                  <m:sty m:val="p"/>
                </m:rPr>
                <m:t>)</m:t>
              </m:r>
            </m:e>
            <m:e>
              <m:r>
                <m:t>&amp;</m:t>
              </m:r>
              <m:r>
                <m:rPr>
                  <m:sty m:val="p"/>
                </m:rPr>
                <m:t>=</m:t>
              </m:r>
              <m:r>
                <m:t>λ</m:t>
              </m:r>
              <m:limLow>
                <m:e>
                  <m:r>
                    <m:t>v</m:t>
                  </m:r>
                </m:e>
                <m:lim>
                  <m:r>
                    <m:rPr>
                      <m:sty m:val="p"/>
                    </m:rPr>
                    <m:t>∼</m:t>
                  </m:r>
                </m:lim>
              </m:limLow>
              <m:r>
                <m:rPr>
                  <m:sty m:val="p"/>
                </m:rPr>
                <m:t>+</m:t>
              </m:r>
              <m:r>
                <m:t>s</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(eigenvector)</m:t>
              </m:r>
            </m:e>
            <m:e>
              <m:r>
                <m:t>&amp;</m:t>
              </m:r>
              <m:r>
                <m:rPr>
                  <m:sty m:val="p"/>
                </m:rPr>
                <m:t>=</m:t>
              </m:r>
              <m:r>
                <m:t>λ</m:t>
              </m:r>
              <m:limLow>
                <m:e>
                  <m:r>
                    <m:t>v</m:t>
                  </m:r>
                </m:e>
                <m:lim>
                  <m:r>
                    <m:rPr>
                      <m:sty m:val="p"/>
                    </m:rPr>
                    <m:t>∼</m:t>
                  </m:r>
                </m:lim>
              </m:limLow>
              <m:r>
                <m:rPr>
                  <m:sty m:val="p"/>
                </m:rPr>
                <m:t>+</m:t>
              </m:r>
              <m:r>
                <m:t>s</m:t>
              </m:r>
              <m:limLow>
                <m:e>
                  <m:r>
                    <m:t>v</m:t>
                  </m:r>
                </m:e>
                <m:lim>
                  <m:r>
                    <m:rPr>
                      <m:sty m:val="p"/>
                    </m:rPr>
                    <m:t>∼</m:t>
                  </m:r>
                </m:lim>
              </m:limLow>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limLow>
                <m:e>
                  <m:r>
                    <m:t>v</m:t>
                  </m:r>
                </m:e>
                <m:lim>
                  <m:r>
                    <m:rPr>
                      <m:sty m:val="p"/>
                    </m:rPr>
                    <m:t>∼</m:t>
                  </m:r>
                </m:lim>
              </m:limLow>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limLow>
          <m:e>
            <m:r>
              <m:t>v</m:t>
            </m:r>
          </m:e>
          <m:lim>
            <m:r>
              <m:rPr>
                <m:sty m:val="p"/>
              </m:rPr>
              <m:t>∼</m:t>
            </m:r>
          </m:lim>
        </m:limLow>
        <m:r>
          <m:rPr>
            <m:sty m:val="p"/>
          </m:rPr>
          <m:t>=</m:t>
        </m:r>
        <m:sSup>
          <m:e>
            <m:r>
              <m:t>λ</m:t>
            </m:r>
          </m:e>
          <m:sup>
            <m:r>
              <m:t>k</m:t>
            </m:r>
            <m:r>
              <m:rPr>
                <m:sty m:val="p"/>
              </m:rPr>
              <m:t>−</m:t>
            </m:r>
            <m:r>
              <m:t>1</m:t>
            </m:r>
          </m:sup>
        </m:sSup>
        <m:limLow>
          <m:e>
            <m:r>
              <m:t>v</m:t>
            </m:r>
          </m:e>
          <m:lim>
            <m:r>
              <m:rPr>
                <m:sty m:val="p"/>
              </m:rPr>
              <m:t>∼</m:t>
            </m:r>
          </m:lim>
        </m:limLow>
      </m:oMath>
      <w:r>
        <w:t xml:space="preserve">, then</w:t>
      </w:r>
    </w:p>
    <w:p>
      <w:pPr>
        <w:pStyle w:val="BodyText"/>
      </w:pPr>
      <m:oMathPara>
        <m:oMathParaPr>
          <m:jc m:val="center"/>
        </m:oMathParaPr>
        <m:oMath>
          <m:eqArr>
            <m:e>
              <m:sSup>
                <m:e>
                  <m:r>
                    <m:rPr>
                      <m:sty m:val="bi"/>
                    </m:rPr>
                    <m:t>A</m:t>
                  </m:r>
                </m:e>
                <m:sup>
                  <m:r>
                    <m:t>k</m:t>
                  </m:r>
                </m:sup>
              </m:sSup>
              <m:limLow>
                <m:e>
                  <m:r>
                    <m:t>v</m:t>
                  </m:r>
                </m:e>
                <m:lim>
                  <m:r>
                    <m:rPr>
                      <m:sty m:val="p"/>
                    </m:rPr>
                    <m:t>∼</m:t>
                  </m:r>
                </m:lim>
              </m:limLow>
              <m:r>
                <m:t>&amp;</m:t>
              </m:r>
              <m:r>
                <m:rPr>
                  <m:sty m:val="p"/>
                </m:rPr>
                <m:t>=</m:t>
              </m:r>
              <m:r>
                <m:rPr>
                  <m:sty m:val="bi"/>
                </m:rPr>
                <m:t>A</m:t>
              </m:r>
              <m:r>
                <m:t> </m:t>
              </m:r>
              <m:r>
                <m:rPr>
                  <m:sty m:val="p"/>
                </m:rPr>
                <m:t>(</m:t>
              </m:r>
              <m:sSup>
                <m:e>
                  <m:r>
                    <m:rPr>
                      <m:sty m:val="bi"/>
                    </m:rPr>
                    <m:t>A</m:t>
                  </m:r>
                </m:e>
                <m:sup>
                  <m:r>
                    <m:t>k</m:t>
                  </m:r>
                  <m:r>
                    <m:rPr>
                      <m:sty m:val="p"/>
                    </m:rPr>
                    <m:t>−</m:t>
                  </m:r>
                  <m:r>
                    <m:t>1</m:t>
                  </m:r>
                </m:sup>
              </m:sSup>
              <m:limLow>
                <m:e>
                  <m:r>
                    <m:t>v</m:t>
                  </m:r>
                </m:e>
                <m:lim>
                  <m:r>
                    <m:rPr>
                      <m:sty m:val="p"/>
                    </m:rPr>
                    <m:t>∼</m:t>
                  </m:r>
                </m:lim>
              </m:limLow>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limLow>
                <m:e>
                  <m:r>
                    <m:t>v</m:t>
                  </m:r>
                </m:e>
                <m:lim>
                  <m:r>
                    <m:rPr>
                      <m:sty m:val="p"/>
                    </m:rPr>
                    <m:t>∼</m:t>
                  </m:r>
                </m:lim>
              </m:limLow>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limLow>
                <m:e>
                  <m:r>
                    <m:t>v</m:t>
                  </m:r>
                </m:e>
                <m:lim>
                  <m:r>
                    <m:rPr>
                      <m:sty m:val="p"/>
                    </m:rPr>
                    <m:t>∼</m:t>
                  </m:r>
                </m:lim>
              </m:limLow>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limLow>
                <m:e>
                  <m:r>
                    <m:t>v</m:t>
                  </m:r>
                </m:e>
                <m:lim>
                  <m:r>
                    <m:rPr>
                      <m:sty m:val="p"/>
                    </m:rPr>
                    <m:t>∼</m:t>
                  </m:r>
                </m:lim>
              </m:limLow>
              <m:r>
                <m:rPr>
                  <m:sty m:val="p"/>
                </m:rPr>
                <m:t>)</m:t>
              </m:r>
              <m:r>
                <m:t>&amp;</m:t>
              </m:r>
              <m:r>
                <m:t>&amp;</m:t>
              </m:r>
              <m:r>
                <m:rPr>
                  <m:nor/>
                  <m:sty m:val="p"/>
                </m:rPr>
                <m:t>(eigenvector)</m:t>
              </m:r>
            </m:e>
            <m:e>
              <m:r>
                <m:t>&amp;</m:t>
              </m:r>
              <m:r>
                <m:rPr>
                  <m:sty m:val="p"/>
                </m:rPr>
                <m:t>=</m:t>
              </m:r>
              <m:sSup>
                <m:e>
                  <m:r>
                    <m:t>λ</m:t>
                  </m:r>
                </m:e>
                <m:sup>
                  <m:r>
                    <m:t>k</m:t>
                  </m:r>
                </m:sup>
              </m:sSup>
              <m:limLow>
                <m:e>
                  <m:r>
                    <m:t>v</m:t>
                  </m:r>
                </m:e>
                <m:lim>
                  <m:r>
                    <m:rPr>
                      <m:sty m:val="p"/>
                    </m:rPr>
                    <m:t>∼</m:t>
                  </m:r>
                </m:lim>
              </m:limLow>
              <m:r>
                <m:rPr>
                  <m:sty m:val="p"/>
                </m:rPr>
                <m:t>.</m:t>
              </m:r>
              <m:r>
                <m:t>&amp;</m:t>
              </m:r>
              <m:r>
                <m:t>&amp;</m:t>
              </m:r>
              <m:r>
                <m:rPr>
                  <m:nor/>
                  <m:sty m:val="p"/>
                </m:rPr>
                <m:t>(multiply the numbers)</m:t>
              </m:r>
            </m:e>
          </m:eqArr>
        </m:oMath>
      </m:oMathPara>
    </w:p>
    <w:p>
      <w:pPr>
        <w:pStyle w:val="FirstParagraph"/>
      </w:pPr>
      <w:r>
        <w:t xml:space="preserve">In both parts</w:t>
      </w:r>
      <w:r>
        <w:t xml:space="preserve"> </w:t>
      </w:r>
      <m:oMath>
        <m:limLow>
          <m:e>
            <m:r>
              <m:t>v</m:t>
            </m:r>
          </m:e>
          <m:lim>
            <m:r>
              <m:rPr>
                <m:sty m:val="p"/>
              </m:rPr>
              <m:t>∼</m:t>
            </m:r>
          </m:lim>
        </m:limLow>
        <m:r>
          <m:rPr>
            <m:sty m:val="p"/>
          </m:rPr>
          <m:t>≠</m:t>
        </m:r>
        <m:limLow>
          <m:e>
            <m:r>
              <m:t>0</m:t>
            </m:r>
          </m:e>
          <m:lim>
            <m:r>
              <m:rPr>
                <m:sty m:val="p"/>
              </m:rPr>
              <m:t>∼</m:t>
            </m:r>
          </m:lim>
        </m:limLow>
      </m:oMath>
      <w:r>
        <w:t xml:space="preserve">, so</w:t>
      </w:r>
      <w:r>
        <w:t xml:space="preserve"> </w:t>
      </w:r>
      <m:oMath>
        <m:limLow>
          <m:e>
            <m:r>
              <m:t>v</m:t>
            </m:r>
          </m:e>
          <m:lim>
            <m:r>
              <m:rPr>
                <m:sty m:val="p"/>
              </m:rPr>
              <m:t>∼</m:t>
            </m:r>
          </m:lim>
        </m:limLow>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limLow>
          <m:e>
            <m:r>
              <m:t>v</m:t>
            </m:r>
          </m:e>
          <m:lim>
            <m:r>
              <m:rPr>
                <m:sty m:val="p"/>
              </m:rPr>
              <m:t>∼</m:t>
            </m:r>
          </m:lim>
        </m:limLow>
        <m:r>
          <m:rPr>
            <m:sty m:val="p"/>
          </m:rPr>
          <m:t>=</m:t>
        </m:r>
        <m:limLow>
          <m:e>
            <m:r>
              <m:t>0</m:t>
            </m:r>
          </m:e>
          <m:lim>
            <m:r>
              <m:rPr>
                <m:sty m:val="p"/>
              </m:rPr>
              <m:t>∼</m:t>
            </m:r>
          </m:lim>
        </m:limLow>
      </m:oMath>
      <w:r>
        <w:t xml:space="preserve"> </w:t>
      </w:r>
      <w:r>
        <w:t xml:space="preserve">has exactly one solution,</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limLow>
          <m:e>
            <m:r>
              <m:t>v</m:t>
            </m:r>
          </m:e>
          <m:lim>
            <m:r>
              <m:rPr>
                <m:sty m:val="p"/>
              </m:rPr>
              <m:t>∼</m:t>
            </m:r>
          </m:lim>
        </m:limLow>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limLow>
          <m:e>
            <m:r>
              <m:t>v</m:t>
            </m:r>
          </m:e>
          <m:lim>
            <m:r>
              <m:rPr>
                <m:sty m:val="p"/>
              </m:rPr>
              <m:t>∼</m:t>
            </m:r>
          </m:lim>
        </m:limLow>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sSub>
          <m:e>
            <m:r>
              <m:t>v</m:t>
            </m:r>
          </m:e>
          <m:sub>
            <m:r>
              <m:t>k</m:t>
            </m:r>
          </m:sub>
        </m:sSub>
        <m:r>
          <m:rPr>
            <m:sty m:val="p"/>
          </m:rPr>
          <m:t>=</m:t>
        </m:r>
        <m:r>
          <m:t>1</m:t>
        </m:r>
      </m:oMath>
      <w:r>
        <w:t xml:space="preserve">, hence</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limLow>
          <m:e>
            <m:r>
              <m:t>v</m:t>
            </m:r>
          </m:e>
          <m:lim>
            <m:r>
              <m:rPr>
                <m:sty m:val="p"/>
              </m:rPr>
              <m:t>∼</m:t>
            </m:r>
          </m:lim>
        </m:limLow>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limLow>
                <m:e>
                  <m:r>
                    <m:t>v</m:t>
                  </m:r>
                </m:e>
                <m:lim>
                  <m:r>
                    <m:rPr>
                      <m:sty m:val="p"/>
                    </m:rPr>
                    <m:t>∼</m:t>
                  </m:r>
                </m:lim>
              </m:limLow>
              <m:r>
                <m:t>&amp;</m:t>
              </m:r>
              <m:r>
                <m:rPr>
                  <m:sty m:val="p"/>
                </m:rPr>
                <m:t>=</m:t>
              </m:r>
              <m:r>
                <m:rPr>
                  <m:sty m:val="bi"/>
                </m:rPr>
                <m:t>A</m:t>
              </m:r>
              <m:limLow>
                <m:e>
                  <m:r>
                    <m:t>v</m:t>
                  </m:r>
                </m:e>
                <m:lim>
                  <m:r>
                    <m:rPr>
                      <m:sty m:val="p"/>
                    </m:rPr>
                    <m:t>∼</m:t>
                  </m:r>
                </m:lim>
              </m:limLow>
              <m:r>
                <m:t>&amp;</m:t>
              </m:r>
              <m:r>
                <m:t>&amp;</m:t>
              </m:r>
              <m:r>
                <m:rPr>
                  <m:nor/>
                  <m:sty m:val="p"/>
                </m:rPr>
                <m:t>(eigenvector)</m:t>
              </m:r>
            </m:e>
            <m:e>
              <m:r>
                <m:t>&amp;</m:t>
              </m:r>
              <m:r>
                <m:rPr>
                  <m:sty m:val="p"/>
                </m:rPr>
                <m:t>=</m:t>
              </m:r>
              <m:sSup>
                <m:e>
                  <m:r>
                    <m:rPr>
                      <m:sty m:val="bi"/>
                    </m:rPr>
                    <m:t>A</m:t>
                  </m:r>
                </m:e>
                <m:sup>
                  <m:r>
                    <m:t>2</m:t>
                  </m:r>
                </m:sup>
              </m:sSup>
              <m:limLow>
                <m:e>
                  <m:r>
                    <m:t>v</m:t>
                  </m:r>
                </m:e>
                <m:lim>
                  <m:r>
                    <m:rPr>
                      <m:sty m:val="p"/>
                    </m:rPr>
                    <m:t>∼</m:t>
                  </m:r>
                </m:lim>
              </m:limLow>
              <m:r>
                <m:t>&amp;</m:t>
              </m:r>
              <m:r>
                <m:t>&amp;</m:t>
              </m:r>
              <m:r>
                <m:rPr>
                  <m:nor/>
                  <m:sty m:val="p"/>
                </m:rPr>
                <m:t>(idempotent)</m:t>
              </m:r>
            </m:e>
            <m:e>
              <m:r>
                <m:t>&amp;</m:t>
              </m:r>
              <m:r>
                <m:rPr>
                  <m:sty m:val="p"/>
                </m:rPr>
                <m:t>=</m:t>
              </m:r>
              <m:sSup>
                <m:e>
                  <m:r>
                    <m:t>λ</m:t>
                  </m:r>
                </m:e>
                <m:sup>
                  <m:r>
                    <m:t>2</m:t>
                  </m:r>
                </m:sup>
              </m:sSup>
              <m:limLow>
                <m:e>
                  <m:r>
                    <m:t>v</m:t>
                  </m:r>
                </m:e>
                <m:lim>
                  <m:r>
                    <m:rPr>
                      <m:sty m:val="p"/>
                    </m:rPr>
                    <m:t>∼</m:t>
                  </m:r>
                </m:lim>
              </m:limLow>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limLow>
          <m:e>
            <m:r>
              <m:t>v</m:t>
            </m:r>
          </m:e>
          <m:lim>
            <m:r>
              <m:rPr>
                <m:sty m:val="p"/>
              </m:rPr>
              <m:t>∼</m:t>
            </m:r>
          </m:lim>
        </m:limLow>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limLow>
          <m:e>
            <m:r>
              <m:t>v</m:t>
            </m:r>
          </m:e>
          <m:lim>
            <m:r>
              <m:rPr>
                <m:sty m:val="p"/>
              </m:rPr>
              <m:t>∼</m:t>
            </m:r>
          </m:lim>
        </m:limLow>
        <m:r>
          <m:rPr>
            <m:sty m:val="p"/>
          </m:rPr>
          <m:t>=</m:t>
        </m:r>
        <m:limLow>
          <m:e>
            <m:r>
              <m:t>0</m:t>
            </m:r>
          </m:e>
          <m:lim>
            <m:r>
              <m:rPr>
                <m:sty m:val="p"/>
              </m:rPr>
              <m:t>∼</m:t>
            </m:r>
          </m:lim>
        </m:limLow>
      </m:oMath>
      <w:r>
        <w:t xml:space="preserve">.</w:t>
      </w:r>
      <w:r>
        <w:t xml:space="preserve"> </w:t>
      </w:r>
      <w:r>
        <w:t xml:space="preserve">Some entry of</w:t>
      </w:r>
      <w:r>
        <w:t xml:space="preserve"> </w:t>
      </w:r>
      <m:oMath>
        <m:limLow>
          <m:e>
            <m:r>
              <m:t>v</m:t>
            </m:r>
          </m:e>
          <m:lim>
            <m:r>
              <m:rPr>
                <m:sty m:val="p"/>
              </m:rPr>
              <m:t>∼</m:t>
            </m:r>
          </m:lim>
        </m:limLow>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limLow>
                    <m:e>
                      <m:r>
                        <m:t>v</m:t>
                      </m:r>
                    </m:e>
                    <m:lim>
                      <m:r>
                        <m:rPr>
                          <m:sty m:val="p"/>
                        </m:rPr>
                        <m:t>∼</m:t>
                      </m:r>
                    </m:lim>
                  </m:limLow>
                </m:e>
              </m:d>
              <m:r>
                <m:t>​</m:t>
              </m:r>
              <m:r>
                <m:t>&amp;</m:t>
              </m:r>
              <m:r>
                <m:rPr>
                  <m:sty m:val="p"/>
                </m:rPr>
                <m:t>=</m:t>
              </m:r>
              <m:r>
                <m:t>​</m:t>
              </m:r>
              <m:d>
                <m:dPr>
                  <m:begChr m:val="∥"/>
                  <m:sepChr m:val=""/>
                  <m:endChr m:val="∥"/>
                  <m:grow/>
                </m:dPr>
                <m:e>
                  <m:r>
                    <m:rPr>
                      <m:sty m:val="bi"/>
                    </m:rPr>
                    <m:t>A</m:t>
                  </m:r>
                  <m:limLow>
                    <m:e>
                      <m:r>
                        <m:t>v</m:t>
                      </m:r>
                    </m:e>
                    <m:lim>
                      <m:r>
                        <m:rPr>
                          <m:sty m:val="p"/>
                        </m:rPr>
                        <m:t>∼</m:t>
                      </m:r>
                    </m:lim>
                  </m:limLow>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limLow>
                    <m:e>
                      <m:r>
                        <m:t>v</m:t>
                      </m:r>
                    </m:e>
                    <m:lim>
                      <m:r>
                        <m:rPr>
                          <m:sty m:val="p"/>
                        </m:rPr>
                        <m:t>∼</m:t>
                      </m:r>
                    </m:lim>
                  </m:limLow>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limLow>
                    <m:e>
                      <m:r>
                        <m:t>v</m:t>
                      </m:r>
                    </m:e>
                    <m:lim>
                      <m:r>
                        <m:rPr>
                          <m:sty m:val="p"/>
                        </m:rPr>
                        <m:t>∼</m:t>
                      </m:r>
                    </m:lim>
                  </m:limLow>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limLow>
              <m:e>
                <m:r>
                  <m:t>v</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limLow>
              <m:e>
                <m:r>
                  <m:t>v</m:t>
                </m:r>
              </m:e>
              <m:lim>
                <m:r>
                  <m:rPr>
                    <m:sty m:val="p"/>
                  </m:rPr>
                  <m:t>∼</m:t>
                </m:r>
              </m:lim>
            </m:limLow>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limLow>
          <m:e>
            <m:r>
              <m:t>v</m:t>
            </m:r>
          </m:e>
          <m:lim>
            <m:r>
              <m:rPr>
                <m:sty m:val="p"/>
              </m:rPr>
              <m:t>∼</m:t>
            </m:r>
          </m:lim>
        </m:limLow>
        <m:r>
          <m:rPr>
            <m:sty m:val="p"/>
          </m:rPr>
          <m:t>=</m:t>
        </m:r>
        <m:limLow>
          <m:e>
            <m:r>
              <m:t>v</m:t>
            </m:r>
          </m:e>
          <m:lim>
            <m:r>
              <m:rPr>
                <m:sty m:val="p"/>
              </m:rPr>
              <m:t>∼</m:t>
            </m:r>
          </m:lim>
        </m:limLow>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m:oMath>
        <m:r>
          <m:rPr>
            <m:sty m:val="bi"/>
          </m:rPr>
          <m:t>Q</m:t>
        </m:r>
        <m:limLow>
          <m:e>
            <m:r>
              <m:t>v</m:t>
            </m:r>
          </m:e>
          <m:lim>
            <m:r>
              <m:rPr>
                <m:sty m:val="p"/>
              </m:rPr>
              <m:t>∼</m:t>
            </m:r>
          </m:lim>
        </m:limLow>
        <m:r>
          <m:rPr>
            <m:sty m:val="p"/>
          </m:rPr>
          <m:t>=</m:t>
        </m:r>
        <m:r>
          <m:rPr>
            <m:sty m:val="p"/>
          </m:rPr>
          <m:t>−</m:t>
        </m:r>
        <m:limLow>
          <m:e>
            <m:r>
              <m:t>v</m:t>
            </m:r>
          </m:e>
          <m:lim>
            <m:r>
              <m:rPr>
                <m:sty m:val="p"/>
              </m:rPr>
              <m:t>∼</m:t>
            </m:r>
          </m:lim>
        </m:limLow>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limLow>
          <m:e>
            <m:r>
              <m:t>v</m:t>
            </m:r>
          </m:e>
          <m:lim>
            <m:r>
              <m:rPr>
                <m:sty m:val="p"/>
              </m:rPr>
              <m:t>∼</m:t>
            </m:r>
          </m:lim>
        </m:limLow>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limLow>
          <m:e>
            <m:r>
              <m:t>v</m:t>
            </m:r>
          </m:e>
          <m:lim>
            <m:r>
              <m:rPr>
                <m:sty m:val="p"/>
              </m:rPr>
              <m:t>∼</m:t>
            </m:r>
          </m:lim>
        </m:limLow>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and</w:t>
      </w:r>
      <w:r>
        <w:t xml:space="preserve"> </w:t>
      </w:r>
      <m:oMath>
        <m:limLow>
          <m:e>
            <m:r>
              <m:t>w</m:t>
            </m:r>
          </m:e>
          <m:lim>
            <m:r>
              <m:rPr>
                <m:sty m:val="p"/>
              </m:rPr>
              <m:t>∼</m:t>
            </m:r>
          </m:lim>
        </m:limLow>
        <m:r>
          <m:rPr>
            <m:sty m:val="p"/>
          </m:rPr>
          <m:t>=</m:t>
        </m:r>
        <m:sSup>
          <m:e>
            <m:r>
              <m:rPr>
                <m:sty m:val="bi"/>
              </m:rPr>
              <m:t>P</m:t>
            </m:r>
          </m:e>
          <m:sup>
            <m:r>
              <m:rPr>
                <m:sty m:val="p"/>
              </m:rPr>
              <m:t>−</m:t>
            </m:r>
            <m:r>
              <m:t>1</m:t>
            </m:r>
          </m:sup>
        </m:sSup>
        <m:limLow>
          <m:e>
            <m:r>
              <m:t>v</m:t>
            </m:r>
          </m:e>
          <m:lim>
            <m:r>
              <m:rPr>
                <m:sty m:val="p"/>
              </m:rPr>
              <m:t>∼</m:t>
            </m:r>
          </m:lim>
        </m:limLow>
      </m:oMath>
      <w:r>
        <w:t xml:space="preserve">. Then</w:t>
      </w:r>
    </w:p>
    <w:p>
      <w:pPr>
        <w:pStyle w:val="BodyText"/>
      </w:pPr>
      <m:oMathPara>
        <m:oMathParaPr>
          <m:jc m:val="center"/>
        </m:oMathParaPr>
        <m:oMath>
          <m:eqArr>
            <m:e>
              <m:r>
                <m:rPr>
                  <m:sty m:val="bi"/>
                </m:rPr>
                <m:t>B</m:t>
              </m:r>
              <m:limLow>
                <m:e>
                  <m:r>
                    <m:t>w</m:t>
                  </m:r>
                </m:e>
                <m:lim>
                  <m:r>
                    <m:rPr>
                      <m:sty m:val="p"/>
                    </m:rPr>
                    <m:t>∼</m:t>
                  </m:r>
                </m:lim>
              </m:limLow>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limLow>
                <m:e>
                  <m:r>
                    <m:t>v</m:t>
                  </m:r>
                </m:e>
                <m:lim>
                  <m:r>
                    <m:rPr>
                      <m:sty m:val="p"/>
                    </m:rPr>
                    <m:t>∼</m:t>
                  </m:r>
                </m:lim>
              </m:limLow>
              <m:r>
                <m:rPr>
                  <m:sty m:val="p"/>
                </m:rPr>
                <m:t>)</m:t>
              </m:r>
              <m:r>
                <m:t>&amp;</m:t>
              </m:r>
              <m:r>
                <m:t>&amp;</m:t>
              </m:r>
              <m:r>
                <m:rPr>
                  <m:nor/>
                  <m:sty m:val="p"/>
                </m:rPr>
                <m:t>(substitute </m:t>
              </m:r>
              <m:r>
                <m:rPr>
                  <m:sty m:val="bi"/>
                </m:rPr>
                <m:t>B</m:t>
              </m:r>
              <m:r>
                <m:rPr>
                  <m:nor/>
                  <m:sty m:val="p"/>
                </m:rPr>
                <m:t> and </m:t>
              </m:r>
              <m:limLow>
                <m:e>
                  <m:r>
                    <m:t>w</m:t>
                  </m:r>
                </m:e>
                <m:lim>
                  <m:r>
                    <m:rPr>
                      <m:sty m:val="p"/>
                    </m:rPr>
                    <m:t>∼</m:t>
                  </m:r>
                </m:lim>
              </m:limLow>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limLow>
                <m:e>
                  <m:r>
                    <m:t>v</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limLow>
                <m:e>
                  <m:r>
                    <m:t>v</m:t>
                  </m:r>
                </m:e>
                <m:lim>
                  <m:r>
                    <m:rPr>
                      <m:sty m:val="p"/>
                    </m:rPr>
                    <m:t>∼</m:t>
                  </m:r>
                </m:lim>
              </m:limLow>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limLow>
                <m:e>
                  <m:r>
                    <m:t>v</m:t>
                  </m:r>
                </m:e>
                <m:lim>
                  <m:r>
                    <m:rPr>
                      <m:sty m:val="p"/>
                    </m:rPr>
                    <m:t>∼</m:t>
                  </m:r>
                </m:lim>
              </m:limLow>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limLow>
                <m:e>
                  <m:r>
                    <m:t>v</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limLow>
                <m:e>
                  <m:r>
                    <m:t>v</m:t>
                  </m:r>
                </m:e>
                <m:lim>
                  <m:r>
                    <m:rPr>
                      <m:sty m:val="p"/>
                    </m:rPr>
                    <m:t>∼</m:t>
                  </m:r>
                </m:lim>
              </m:limLow>
              <m:r>
                <m:rPr>
                  <m:sty m:val="p"/>
                </m:rPr>
                <m:t>)</m:t>
              </m:r>
              <m:r>
                <m:t>&amp;</m:t>
              </m:r>
              <m:r>
                <m:t>&amp;</m:t>
              </m:r>
              <m:r>
                <m:rPr>
                  <m:nor/>
                  <m:sty m:val="p"/>
                </m:rPr>
                <m:t>(eigenvector)</m:t>
              </m:r>
            </m:e>
            <m:e>
              <m:r>
                <m:t>&amp;</m:t>
              </m:r>
              <m:r>
                <m:rPr>
                  <m:sty m:val="p"/>
                </m:rPr>
                <m:t>=</m:t>
              </m:r>
              <m:r>
                <m:t>λ</m:t>
              </m:r>
              <m:r>
                <m:t> </m:t>
              </m:r>
              <m:limLow>
                <m:e>
                  <m:r>
                    <m:t>w</m:t>
                  </m:r>
                </m:e>
                <m:lim>
                  <m:r>
                    <m:rPr>
                      <m:sty m:val="p"/>
                    </m:rPr>
                    <m:t>∼</m:t>
                  </m:r>
                </m:lim>
              </m:limLow>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limLow>
          <m:e>
            <m:r>
              <m:t>w</m:t>
            </m:r>
          </m:e>
          <m:lim>
            <m:r>
              <m:rPr>
                <m:sty m:val="p"/>
              </m:rPr>
              <m:t>∼</m:t>
            </m:r>
          </m:lim>
        </m:limLow>
        <m:r>
          <m:rPr>
            <m:sty m:val="p"/>
          </m:rPr>
          <m:t>≠</m:t>
        </m:r>
        <m:limLow>
          <m:e>
            <m:r>
              <m:t>0</m:t>
            </m:r>
          </m:e>
          <m:lim>
            <m:r>
              <m:rPr>
                <m:sty m:val="p"/>
              </m:rPr>
              <m:t>∼</m:t>
            </m:r>
          </m:lim>
        </m:limLow>
      </m:oMath>
      <w:r>
        <w:t xml:space="preserve">: if</w:t>
      </w:r>
      <w:r>
        <w:t xml:space="preserve"> </w:t>
      </w:r>
      <m:oMath>
        <m:limLow>
          <m:e>
            <m:r>
              <m:t>w</m:t>
            </m:r>
          </m:e>
          <m:lim>
            <m:r>
              <m:rPr>
                <m:sty m:val="p"/>
              </m:rPr>
              <m:t>∼</m:t>
            </m:r>
          </m:lim>
        </m:limLow>
        <m:r>
          <m:rPr>
            <m:sty m:val="p"/>
          </m:rPr>
          <m:t>=</m:t>
        </m:r>
        <m:limLow>
          <m:e>
            <m:r>
              <m:t>0</m:t>
            </m:r>
          </m:e>
          <m:lim>
            <m:r>
              <m:rPr>
                <m:sty m:val="p"/>
              </m:rPr>
              <m:t>∼</m:t>
            </m:r>
          </m:lim>
        </m:limLow>
      </m:oMath>
      <w:r>
        <w:t xml:space="preserve">, then</w:t>
      </w:r>
    </w:p>
    <w:p>
      <w:pPr>
        <w:pStyle w:val="BodyText"/>
      </w:pPr>
      <m:oMathPara>
        <m:oMathParaPr>
          <m:jc m:val="center"/>
        </m:oMathParaPr>
        <m:oMath>
          <m:eqArr>
            <m:e>
              <m:limLow>
                <m:e>
                  <m:r>
                    <m:t>v</m:t>
                  </m:r>
                </m:e>
                <m:lim>
                  <m:r>
                    <m:rPr>
                      <m:sty m:val="p"/>
                    </m:rPr>
                    <m:t>∼</m:t>
                  </m:r>
                </m:lim>
              </m:limLow>
              <m:r>
                <m:t>&amp;</m:t>
              </m:r>
              <m:r>
                <m:rPr>
                  <m:sty m:val="p"/>
                </m:rPr>
                <m:t>=</m:t>
              </m:r>
              <m:sSub>
                <m:e>
                  <m:r>
                    <m:rPr>
                      <m:sty m:val="bi"/>
                    </m:rPr>
                    <m:t>I</m:t>
                  </m:r>
                </m:e>
                <m:sub>
                  <m:r>
                    <m:t>p</m:t>
                  </m:r>
                </m:sub>
              </m:sSub>
              <m:limLow>
                <m:e>
                  <m:r>
                    <m:t>v</m:t>
                  </m:r>
                </m:e>
                <m:lim>
                  <m:r>
                    <m:rPr>
                      <m:sty m:val="p"/>
                    </m:rPr>
                    <m:t>∼</m:t>
                  </m:r>
                </m:lim>
              </m:limLow>
            </m:e>
            <m:e>
              <m:r>
                <m:t>&amp;</m:t>
              </m:r>
              <m:r>
                <m:rPr>
                  <m:sty m:val="p"/>
                </m:rPr>
                <m:t>=</m:t>
              </m:r>
              <m:r>
                <m:rPr>
                  <m:sty m:val="bi"/>
                </m:rPr>
                <m:t>P</m:t>
              </m:r>
              <m:r>
                <m:t> </m:t>
              </m:r>
              <m:r>
                <m:rPr>
                  <m:sty m:val="p"/>
                </m:rPr>
                <m:t>(</m:t>
              </m:r>
              <m:sSup>
                <m:e>
                  <m:r>
                    <m:rPr>
                      <m:sty m:val="bi"/>
                    </m:rPr>
                    <m:t>P</m:t>
                  </m:r>
                </m:e>
                <m:sup>
                  <m:r>
                    <m:rPr>
                      <m:sty m:val="p"/>
                    </m:rPr>
                    <m:t>−</m:t>
                  </m:r>
                  <m:r>
                    <m:t>1</m:t>
                  </m:r>
                </m:sup>
              </m:sSup>
              <m:limLow>
                <m:e>
                  <m:r>
                    <m:t>v</m:t>
                  </m:r>
                </m:e>
                <m:lim>
                  <m:r>
                    <m:rPr>
                      <m:sty m:val="p"/>
                    </m:rPr>
                    <m:t>∼</m:t>
                  </m:r>
                </m:lim>
              </m:limLow>
              <m:r>
                <m:rPr>
                  <m:sty m:val="p"/>
                </m:rPr>
                <m:t>)</m:t>
              </m:r>
            </m:e>
            <m:e>
              <m:r>
                <m:t>&amp;</m:t>
              </m:r>
              <m:r>
                <m:rPr>
                  <m:sty m:val="p"/>
                </m:rPr>
                <m:t>=</m:t>
              </m:r>
              <m:r>
                <m:rPr>
                  <m:sty m:val="bi"/>
                </m:rPr>
                <m:t>P</m:t>
              </m:r>
              <m:r>
                <m:t> </m:t>
              </m:r>
              <m:limLow>
                <m:e>
                  <m:r>
                    <m:t>0</m:t>
                  </m:r>
                </m:e>
                <m:lim>
                  <m:r>
                    <m:rPr>
                      <m:sty m:val="p"/>
                    </m:rPr>
                    <m:t>∼</m:t>
                  </m:r>
                </m:lim>
              </m:limLow>
            </m:e>
            <m:e>
              <m:r>
                <m:t>&amp;</m:t>
              </m:r>
              <m:r>
                <m:rPr>
                  <m:sty m:val="p"/>
                </m:rPr>
                <m:t>=</m:t>
              </m:r>
              <m:limLow>
                <m:e>
                  <m:r>
                    <m:t>0</m:t>
                  </m:r>
                </m:e>
                <m:lim>
                  <m:r>
                    <m:rPr>
                      <m:sty m:val="p"/>
                    </m:rPr>
                    <m:t>∼</m:t>
                  </m:r>
                </m:lim>
              </m:limLow>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limLow>
          <m:e>
            <m:r>
              <m:t>w</m:t>
            </m:r>
          </m:e>
          <m:lim>
            <m:r>
              <m:rPr>
                <m:sty m:val="p"/>
              </m:rPr>
              <m:t>∼</m:t>
            </m:r>
          </m:lim>
        </m:limLow>
        <m:r>
          <m:rPr>
            <m:sty m:val="p"/>
          </m:rPr>
          <m:t>=</m:t>
        </m:r>
        <m:sSup>
          <m:e>
            <m:r>
              <m:rPr>
                <m:sty m:val="bi"/>
              </m:rPr>
              <m:t>P</m:t>
            </m:r>
          </m:e>
          <m:sup>
            <m:r>
              <m:rPr>
                <m:sty m:val="p"/>
              </m:rPr>
              <m:t>−</m:t>
            </m:r>
            <m:r>
              <m:t>1</m:t>
            </m:r>
          </m:sup>
        </m:sSup>
        <m:limLow>
          <m:e>
            <m:r>
              <m:t>v</m:t>
            </m:r>
          </m:e>
          <m:lim>
            <m:r>
              <m:rPr>
                <m:sty m:val="p"/>
              </m:rPr>
              <m:t>∼</m:t>
            </m:r>
          </m:lim>
        </m:limLow>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limLow>
          <m:e>
            <m:r>
              <m:t>w</m:t>
            </m:r>
          </m:e>
          <m:lim>
            <m:r>
              <m:rPr>
                <m:sty m:val="p"/>
              </m:rPr>
              <m:t>∼</m:t>
            </m:r>
          </m:lim>
        </m:limLow>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limLow>
                <m:e>
                  <m:r>
                    <m:t>w</m:t>
                  </m:r>
                </m:e>
                <m:lim>
                  <m:r>
                    <m:rPr>
                      <m:sty m:val="p"/>
                    </m:rPr>
                    <m:t>∼</m:t>
                  </m:r>
                </m:lim>
              </m:limLow>
              <m:r>
                <m:t>&amp;</m:t>
              </m:r>
              <m:r>
                <m:rPr>
                  <m:sty m:val="p"/>
                </m:rPr>
                <m:t>=</m:t>
              </m:r>
              <m:r>
                <m:rPr>
                  <m:sty m:val="bi"/>
                </m:rPr>
                <m:t>P</m:t>
              </m:r>
              <m:sSup>
                <m:e>
                  <m:r>
                    <m:rPr>
                      <m:sty m:val="bi"/>
                    </m:rPr>
                    <m:t>P</m:t>
                  </m:r>
                </m:e>
                <m:sup>
                  <m:r>
                    <m:rPr>
                      <m:sty m:val="p"/>
                    </m:rPr>
                    <m:t>−</m:t>
                  </m:r>
                  <m:r>
                    <m:t>1</m:t>
                  </m:r>
                </m:sup>
              </m:sSup>
              <m:limLow>
                <m:e>
                  <m:r>
                    <m:t>v</m:t>
                  </m:r>
                </m:e>
                <m:lim>
                  <m:r>
                    <m:rPr>
                      <m:sty m:val="p"/>
                    </m:rPr>
                    <m:t>∼</m:t>
                  </m:r>
                </m:lim>
              </m:limLow>
            </m:e>
            <m:e>
              <m:r>
                <m:t>&amp;</m:t>
              </m:r>
              <m:r>
                <m:rPr>
                  <m:sty m:val="p"/>
                </m:rPr>
                <m:t>=</m:t>
              </m:r>
              <m:limLow>
                <m:e>
                  <m:r>
                    <m:t>v</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limLow>
              <m:e>
                <m:r>
                  <m:t>v</m:t>
                </m:r>
              </m:e>
              <m:lim>
                <m:r>
                  <m:rPr>
                    <m:sty m:val="p"/>
                  </m:rPr>
                  <m:t>∼</m:t>
                </m:r>
              </m:lim>
            </m:limLow>
          </m:e>
          <m:sub>
            <m:r>
              <m:t>1</m:t>
            </m:r>
          </m:sub>
        </m:sSub>
        <m:r>
          <m:rPr>
            <m:sty m:val="p"/>
          </m:rPr>
          <m:t>≠</m:t>
        </m:r>
        <m:limLow>
          <m:e>
            <m:r>
              <m:t>0</m:t>
            </m:r>
          </m:e>
          <m:lim>
            <m:r>
              <m:rPr>
                <m:sty m:val="p"/>
              </m:rPr>
              <m:t>∼</m:t>
            </m:r>
          </m:lim>
        </m:limLow>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r>
          <m:rPr>
            <m:sty m:val="p"/>
          </m:rPr>
          <m:t>=</m:t>
        </m:r>
        <m:limLow>
          <m:e>
            <m:r>
              <m:t>0</m:t>
            </m:r>
          </m:e>
          <m:lim>
            <m:r>
              <m:rPr>
                <m:sty m:val="p"/>
              </m:rPr>
              <m:t>∼</m:t>
            </m:r>
          </m:lim>
        </m:limLow>
      </m:oMath>
      <w:r>
        <w:t xml:space="preserve">. Then</w:t>
      </w:r>
    </w:p>
    <w:p>
      <w:pPr>
        <w:pStyle w:val="BodyText"/>
      </w:pPr>
      <m:oMathPara>
        <m:oMathParaPr>
          <m:jc m:val="center"/>
        </m:oMathParaPr>
        <m:oMath>
          <m:eqArr>
            <m:e>
              <m:limLow>
                <m:e>
                  <m:r>
                    <m:t>0</m:t>
                  </m:r>
                </m:e>
                <m:lim>
                  <m:r>
                    <m:rPr>
                      <m:sty m:val="p"/>
                    </m:rPr>
                    <m:t>∼</m:t>
                  </m:r>
                </m:lim>
              </m:limLow>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limLow>
                    <m:e>
                      <m:r>
                        <m:t>v</m:t>
                      </m:r>
                    </m:e>
                    <m:lim>
                      <m:r>
                        <m:rPr>
                          <m:sty m:val="p"/>
                        </m:rPr>
                        <m:t>∼</m:t>
                      </m:r>
                    </m:lim>
                  </m:limLow>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limLow>
                    <m:e>
                      <m:r>
                        <m:t>v</m:t>
                      </m:r>
                    </m:e>
                    <m:lim>
                      <m:r>
                        <m:rPr>
                          <m:sty m:val="p"/>
                        </m:rPr>
                        <m:t>∼</m:t>
                      </m:r>
                    </m:lim>
                  </m:limLow>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limLow>
                    <m:e>
                      <m:r>
                        <m:t>v</m:t>
                      </m:r>
                    </m:e>
                    <m:lim>
                      <m:r>
                        <m:rPr>
                          <m:sty m:val="p"/>
                        </m:rPr>
                        <m:t>∼</m:t>
                      </m:r>
                    </m:lim>
                  </m:limLow>
                </m:e>
                <m:sub>
                  <m:r>
                    <m:t>i</m:t>
                  </m:r>
                </m:sub>
              </m:sSub>
              <m:r>
                <m:rPr>
                  <m:sty m:val="p"/>
                </m:rPr>
                <m:t>.</m:t>
              </m:r>
              <m:r>
                <m:t>&amp;</m:t>
              </m:r>
              <m:r>
                <m:t>&amp;</m:t>
              </m:r>
              <m:r>
                <m:rPr>
                  <m:nor/>
                  <m:sty m:val="p"/>
                </m:rPr>
                <m:t>(the </m:t>
              </m:r>
              <m:r>
                <m:t>i</m:t>
              </m:r>
              <m:r>
                <m:rPr>
                  <m:sty m:val="p"/>
                </m:rPr>
                <m:t>=</m:t>
              </m:r>
              <m:r>
                <m:t>k</m:t>
              </m:r>
              <m:r>
                <m:rPr>
                  <m:nor/>
                  <m:sty m:val="p"/>
                </m:rPr>
                <m:t> term is </m:t>
              </m:r>
              <m:limLow>
                <m:e>
                  <m:r>
                    <m:t>0</m:t>
                  </m:r>
                </m:e>
                <m:lim>
                  <m:r>
                    <m:rPr>
                      <m:sty m:val="p"/>
                    </m:rPr>
                    <m:t>∼</m:t>
                  </m:r>
                </m:lim>
              </m:limLow>
              <m:r>
                <m:rPr>
                  <m:nor/>
                  <m:sty m:val="p"/>
                </m:rPr>
                <m:t>)</m:t>
              </m:r>
            </m:e>
          </m:eqArr>
        </m:oMath>
      </m:oMathPara>
    </w:p>
    <w:p>
      <w:pPr>
        <w:pStyle w:val="FirstParagraph"/>
      </w:pPr>
      <w:r>
        <w:t xml:space="preserve">By the induction hypothesis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w:r>
        <w:t xml:space="preserve"> </w:t>
      </w:r>
      <w:r>
        <w:t xml:space="preserve">with</w:t>
      </w:r>
      <w:r>
        <w:t xml:space="preserve"> </w:t>
      </w:r>
      <m:oMath>
        <m:sSub>
          <m:e>
            <m:limLow>
              <m:e>
                <m:r>
                  <m:t>v</m:t>
                </m:r>
              </m:e>
              <m:lim>
                <m:r>
                  <m:rPr>
                    <m:sty m:val="p"/>
                  </m:rPr>
                  <m:t>∼</m:t>
                </m:r>
              </m:lim>
            </m:limLow>
          </m:e>
          <m:sub>
            <m:r>
              <m:t>k</m:t>
            </m:r>
          </m:sub>
        </m:sSub>
        <m:r>
          <m:rPr>
            <m:sty m:val="p"/>
          </m:rPr>
          <m:t>≠</m:t>
        </m:r>
        <m:limLow>
          <m:e>
            <m:r>
              <m:t>0</m:t>
            </m:r>
          </m:e>
          <m:lim>
            <m:r>
              <m:rPr>
                <m:sty m:val="p"/>
              </m:rPr>
              <m:t>∼</m:t>
            </m:r>
          </m:lim>
        </m:limLow>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limLow>
              <m:e>
                <m:r>
                  <m:t>x</m:t>
                </m:r>
              </m:e>
              <m:lim>
                <m:r>
                  <m:rPr>
                    <m:sty m:val="p"/>
                  </m:rPr>
                  <m:t>∼</m:t>
                </m:r>
              </m:lim>
            </m:limLow>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limLow>
                    <m:e>
                      <m:r>
                        <m:t>e</m:t>
                      </m:r>
                    </m:e>
                    <m:lim>
                      <m:r>
                        <m:rPr>
                          <m:sty m:val="p"/>
                        </m:rPr>
                        <m:t>∼</m:t>
                      </m:r>
                    </m:lim>
                  </m:limLow>
                </m:e>
                <m:sub>
                  <m:r>
                    <m:t>j</m:t>
                  </m:r>
                </m:sub>
              </m:sSub>
              <m:r>
                <m:rPr>
                  <m:sty m:val="p"/>
                </m:rPr>
                <m:t>)</m:t>
              </m:r>
              <m:r>
                <m:t>&amp;</m:t>
              </m:r>
              <m:r>
                <m:rPr>
                  <m:sty m:val="p"/>
                </m:rPr>
                <m:t>=</m:t>
              </m:r>
              <m:sSub>
                <m:e>
                  <m:r>
                    <m:t>λ</m:t>
                  </m:r>
                </m:e>
                <m:sub>
                  <m:r>
                    <m:t>j</m:t>
                  </m:r>
                </m:sub>
              </m:sSub>
              <m:r>
                <m:t> </m:t>
              </m:r>
              <m:r>
                <m:rPr>
                  <m:sty m:val="p"/>
                </m:rPr>
                <m:t>(</m:t>
              </m:r>
              <m:r>
                <m:rPr>
                  <m:sty m:val="bi"/>
                </m:rPr>
                <m:t>X</m:t>
              </m:r>
              <m:sSub>
                <m:e>
                  <m:limLow>
                    <m:e>
                      <m:r>
                        <m:t>e</m:t>
                      </m:r>
                    </m:e>
                    <m:lim>
                      <m:r>
                        <m:rPr>
                          <m:sty m:val="p"/>
                        </m:rPr>
                        <m:t>∼</m:t>
                      </m:r>
                    </m:lim>
                  </m:limLow>
                </m:e>
                <m:sub>
                  <m:r>
                    <m:t>j</m:t>
                  </m:r>
                </m:sub>
              </m:sSub>
              <m:r>
                <m:rPr>
                  <m:sty m:val="p"/>
                </m:rPr>
                <m:t>)</m:t>
              </m:r>
            </m:e>
            <m:e>
              <m:r>
                <m:t>&amp;</m:t>
              </m:r>
              <m:r>
                <m:rPr>
                  <m:sty m:val="p"/>
                </m:rPr>
                <m:t>=</m:t>
              </m:r>
              <m:sSub>
                <m:e>
                  <m:r>
                    <m:t>λ</m:t>
                  </m:r>
                </m:e>
                <m:sub>
                  <m:r>
                    <m:t>j</m:t>
                  </m:r>
                </m:sub>
              </m:sSub>
              <m:sSub>
                <m:e>
                  <m:limLow>
                    <m:e>
                      <m:r>
                        <m:t>x</m:t>
                      </m:r>
                    </m:e>
                    <m:lim>
                      <m:r>
                        <m:rPr>
                          <m:sty m:val="p"/>
                        </m:rPr>
                        <m:t>∼</m:t>
                      </m:r>
                    </m:lim>
                  </m:limLow>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limLow>
                <m:e>
                  <m:r>
                    <m:t>x</m:t>
                  </m:r>
                </m:e>
                <m:lim>
                  <m:r>
                    <m:rPr>
                      <m:sty m:val="p"/>
                    </m:rPr>
                    <m:t>∼</m:t>
                  </m:r>
                </m:lim>
              </m:limLow>
            </m:e>
            <m:sub>
              <m:r>
                <m:t>j</m:t>
              </m:r>
            </m:sub>
          </m:sSub>
          <m:r>
            <m:rPr>
              <m:sty m:val="p"/>
            </m:rPr>
            <m:t>=</m:t>
          </m:r>
          <m:sSub>
            <m:e>
              <m:r>
                <m:t>λ</m:t>
              </m:r>
            </m:e>
            <m:sub>
              <m:r>
                <m:t>j</m:t>
              </m:r>
            </m:sub>
          </m:sSub>
          <m:sSub>
            <m:e>
              <m:limLow>
                <m:e>
                  <m:r>
                    <m:t>x</m:t>
                  </m:r>
                </m:e>
                <m:lim>
                  <m:r>
                    <m:rPr>
                      <m:sty m:val="p"/>
                    </m:rPr>
                    <m:t>∼</m:t>
                  </m:r>
                </m:lim>
              </m:limLow>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limLow>
              <m:e>
                <m:r>
                  <m:t>x</m:t>
                </m:r>
              </m:e>
              <m:lim>
                <m:r>
                  <m:rPr>
                    <m:sty m:val="p"/>
                  </m:rPr>
                  <m:t>∼</m:t>
                </m:r>
              </m:lim>
            </m:limLow>
          </m:e>
          <m:sub>
            <m:r>
              <m:t>j</m:t>
            </m:r>
          </m:sub>
        </m:sSub>
        <m:r>
          <m:rPr>
            <m:sty m:val="p"/>
          </m:rPr>
          <m:t>=</m:t>
        </m:r>
        <m:sSub>
          <m:e>
            <m:r>
              <m:t>λ</m:t>
            </m:r>
          </m:e>
          <m:sub>
            <m:r>
              <m:t>j</m:t>
            </m:r>
          </m:sub>
        </m:sSub>
        <m:sSub>
          <m:e>
            <m:limLow>
              <m:e>
                <m:r>
                  <m:t>x</m:t>
                </m:r>
              </m:e>
              <m:lim>
                <m:r>
                  <m:rPr>
                    <m:sty m:val="p"/>
                  </m:rPr>
                  <m:t>∼</m:t>
                </m:r>
              </m:lim>
            </m:limLow>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sSup>
                <m:e>
                  <m:limLow>
                    <m:e>
                      <m:r>
                        <m:t>x</m:t>
                      </m:r>
                    </m:e>
                    <m:lim>
                      <m:r>
                        <m:rPr>
                          <m:sty m:val="p"/>
                        </m:rPr>
                        <m:t>∼</m:t>
                      </m:r>
                    </m:lim>
                  </m:limLow>
                </m:e>
                <m:sup>
                  <m:r>
                    <m:rPr>
                      <m:sty m:val="p"/>
                    </m:rPr>
                    <m:t>⊤</m:t>
                  </m:r>
                </m:sup>
              </m:sSup>
              <m:r>
                <m:t> </m:t>
              </m:r>
              <m:sSup>
                <m:e>
                  <m:r>
                    <m:rPr>
                      <m:sty m:val="bi"/>
                    </m:rPr>
                    <m:t>B</m:t>
                  </m:r>
                </m:e>
                <m:sup>
                  <m:r>
                    <m:rPr>
                      <m:sty m:val="p"/>
                    </m:rPr>
                    <m:t>⊤</m:t>
                  </m:r>
                </m:sup>
              </m:sSup>
              <m:r>
                <m:t> </m:t>
              </m:r>
              <m:r>
                <m:rPr>
                  <m:sty m:val="bi"/>
                </m:rPr>
                <m:t>B</m:t>
              </m:r>
              <m:limLow>
                <m:e>
                  <m:r>
                    <m:t>x</m:t>
                  </m:r>
                </m:e>
                <m:lim>
                  <m:r>
                    <m:rPr>
                      <m:sty m:val="p"/>
                    </m:rPr>
                    <m:t>∼</m:t>
                  </m:r>
                </m:lim>
              </m:limLow>
              <m:r>
                <m:t>&amp;</m:t>
              </m:r>
              <m:r>
                <m:t>&amp;</m:t>
              </m:r>
              <m:r>
                <m:rPr>
                  <m:nor/>
                  <m:sty m:val="p"/>
                </m:rPr>
                <m:t>(substitute </m:t>
              </m:r>
              <m:r>
                <m:rPr>
                  <m:sty m:val="bi"/>
                </m:rPr>
                <m:t>A</m:t>
              </m:r>
              <m:r>
                <m:rPr>
                  <m:nor/>
                  <m:sty m:val="p"/>
                </m:rPr>
                <m:t>)</m:t>
              </m:r>
            </m:e>
            <m:e>
              <m:r>
                <m:t>&amp;</m:t>
              </m:r>
              <m:r>
                <m:rPr>
                  <m:sty m:val="p"/>
                </m:rPr>
                <m:t>=</m:t>
              </m:r>
              <m:sSup>
                <m:e>
                  <m:r>
                    <m:rPr>
                      <m:sty m:val="p"/>
                    </m:rPr>
                    <m:t>(</m:t>
                  </m:r>
                  <m:r>
                    <m:rPr>
                      <m:sty m:val="bi"/>
                    </m:rPr>
                    <m:t>B</m:t>
                  </m:r>
                  <m:limLow>
                    <m:e>
                      <m:r>
                        <m:t>x</m:t>
                      </m:r>
                    </m:e>
                    <m:lim>
                      <m:r>
                        <m:rPr>
                          <m:sty m:val="p"/>
                        </m:rPr>
                        <m:t>∼</m:t>
                      </m:r>
                    </m:lim>
                  </m:limLow>
                  <m:r>
                    <m:rPr>
                      <m:sty m:val="p"/>
                    </m:rPr>
                    <m:t>)</m:t>
                  </m:r>
                </m:e>
                <m:sup>
                  <m:r>
                    <m:rPr>
                      <m:sty m:val="p"/>
                    </m:rPr>
                    <m:t>⊤</m:t>
                  </m:r>
                </m:sup>
              </m:sSup>
              <m:r>
                <m:t> </m:t>
              </m:r>
              <m:r>
                <m:rPr>
                  <m:sty m:val="p"/>
                </m:rPr>
                <m:t>(</m:t>
              </m:r>
              <m:r>
                <m:rPr>
                  <m:sty m:val="bi"/>
                </m:rPr>
                <m:t>B</m:t>
              </m:r>
              <m:limLow>
                <m:e>
                  <m:r>
                    <m:t>x</m:t>
                  </m:r>
                </m:e>
                <m:lim>
                  <m:r>
                    <m:rPr>
                      <m:sty m:val="p"/>
                    </m:rPr>
                    <m:t>∼</m:t>
                  </m:r>
                </m:lim>
              </m:limLow>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limLow>
                    <m:e>
                      <m:r>
                        <m:t>x</m:t>
                      </m:r>
                    </m:e>
                    <m:lim>
                      <m:r>
                        <m:rPr>
                          <m:sty m:val="p"/>
                        </m:rPr>
                        <m:t>∼</m:t>
                      </m:r>
                    </m:lim>
                  </m:limLow>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limLow>
              <m:e>
                <m:r>
                  <m:t>0</m:t>
                </m:r>
              </m:e>
              <m:lim>
                <m:r>
                  <m:rPr>
                    <m:sty m:val="p"/>
                  </m:rPr>
                  <m:t>∼</m:t>
                </m:r>
              </m:lim>
            </m:limLow>
          </m:e>
        </m:d>
        <m:r>
          <m:t>​</m:t>
        </m:r>
      </m:oMath>
      <w:r>
        <w:t xml:space="preserve"> </w:t>
      </w:r>
      <w:r>
        <w:t xml:space="preserve">(</w:t>
      </w:r>
      <m:oMath>
        <m:r>
          <m:rPr>
            <m:sty m:val="bi"/>
          </m:rPr>
          <m:t>B</m:t>
        </m:r>
        <m:limLow>
          <m:e>
            <m:r>
              <m:t>x</m:t>
            </m:r>
          </m:e>
          <m:lim>
            <m:r>
              <m:rPr>
                <m:sty m:val="p"/>
              </m:rPr>
              <m:t>∼</m:t>
            </m:r>
          </m:lim>
        </m:limLow>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limLow>
          <m:e>
            <m:r>
              <m:t>0</m:t>
            </m:r>
          </m:e>
          <m:lim>
            <m:r>
              <m:rPr>
                <m:sty m:val="p"/>
              </m:rPr>
              <m:t>∼</m:t>
            </m:r>
          </m:lim>
        </m:limLow>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r>
          <m:rPr>
            <m:sty m:val="bi"/>
          </m:rPr>
          <m:t>B</m:t>
        </m:r>
        <m:limLow>
          <m:e>
            <m:r>
              <m:t>x</m:t>
            </m:r>
          </m:e>
          <m:lim>
            <m:r>
              <m:rPr>
                <m:sty m:val="p"/>
              </m:rPr>
              <m:t>∼</m:t>
            </m:r>
          </m:lim>
        </m:limLow>
        <m:r>
          <m:rPr>
            <m:sty m:val="p"/>
          </m:rPr>
          <m:t>≠</m:t>
        </m:r>
        <m:limLow>
          <m:e>
            <m:r>
              <m:t>0</m:t>
            </m:r>
          </m:e>
          <m:lim>
            <m:r>
              <m:rPr>
                <m:sty m:val="p"/>
              </m:rPr>
              <m:t>∼</m:t>
            </m:r>
          </m:lim>
        </m:limLow>
      </m:oMath>
      <w:r>
        <w:t xml:space="preserve"> </w:t>
      </w:r>
      <w:r>
        <w:t xml:space="preserve">and</w:t>
      </w:r>
      <w:r>
        <w:t xml:space="preserve"> </w:t>
      </w:r>
      <m:oMath>
        <m:r>
          <m:t>​</m:t>
        </m:r>
        <m:d>
          <m:dPr>
            <m:begChr m:val="∥"/>
            <m:sepChr m:val=""/>
            <m:endChr m:val="∥"/>
            <m:grow/>
          </m:dPr>
          <m:e>
            <m:r>
              <m:rPr>
                <m:sty m:val="bi"/>
              </m:rPr>
              <m:t>B</m:t>
            </m:r>
            <m:limLow>
              <m:e>
                <m:r>
                  <m:t>x</m:t>
                </m:r>
              </m:e>
              <m:lim>
                <m:r>
                  <m:rPr>
                    <m:sty m:val="p"/>
                  </m:rPr>
                  <m:t>∼</m:t>
                </m:r>
              </m:lim>
            </m:limLow>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x</m:t>
            </m:r>
          </m:e>
          <m:lim>
            <m:r>
              <m:rPr>
                <m:sty m:val="p"/>
              </m:rPr>
              <m:t>∼</m:t>
            </m:r>
          </m:lim>
        </m:limLow>
        <m:r>
          <m:rPr>
            <m:sty m:val="p"/>
          </m:rPr>
          <m:t>≠</m:t>
        </m:r>
        <m:sSub>
          <m:e>
            <m:limLow>
              <m:e>
                <m:r>
                  <m:t>0</m:t>
                </m:r>
              </m:e>
              <m:lim>
                <m:r>
                  <m:rPr>
                    <m:sty m:val="p"/>
                  </m:rPr>
                  <m:t>∼</m:t>
                </m:r>
              </m:lim>
            </m:limLow>
          </m:e>
          <m:sub>
            <m:r>
              <m:t>k</m:t>
            </m:r>
          </m:sub>
        </m:sSub>
      </m:oMath>
      <w:r>
        <w:t xml:space="preserve">,</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limLow>
                    <m:e>
                      <m:r>
                        <m:t>x</m:t>
                      </m:r>
                    </m:e>
                    <m:lim>
                      <m:r>
                        <m:rPr>
                          <m:sty m:val="p"/>
                        </m:rPr>
                        <m:t>∼</m:t>
                      </m:r>
                    </m:lim>
                  </m:limLow>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limLow>
                <m:e>
                  <m:r>
                    <m:t>x</m:t>
                  </m:r>
                </m:e>
                <m:lim>
                  <m:r>
                    <m:rPr>
                      <m:sty m:val="p"/>
                    </m:rPr>
                    <m:t>∼</m:t>
                  </m:r>
                </m:lim>
              </m:limLow>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bi"/>
                </m:rPr>
                <m:t>C</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limLow>
                <m:e>
                  <m:r>
                    <m:t>x</m:t>
                  </m:r>
                </m:e>
                <m:lim>
                  <m:r>
                    <m:rPr>
                      <m:sty m:val="p"/>
                    </m:rPr>
                    <m:t>∼</m:t>
                  </m:r>
                </m:lim>
              </m:limLow>
              <m:r>
                <m:rPr>
                  <m:sty m:val="p"/>
                </m:rPr>
                <m:t>≠</m:t>
              </m:r>
              <m:limLow>
                <m:e>
                  <m:r>
                    <m:t>0</m:t>
                  </m:r>
                </m:e>
                <m:lim>
                  <m:r>
                    <m:rPr>
                      <m:sty m:val="p"/>
                    </m:rPr>
                    <m:t>∼</m:t>
                  </m:r>
                </m:lim>
              </m:limLow>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limLow>
                <m:e>
                  <m:r>
                    <m:t>x</m:t>
                  </m:r>
                </m:e>
                <m:lim>
                  <m:r>
                    <m:rPr>
                      <m:sty m:val="p"/>
                    </m:rPr>
                    <m:t>∼</m:t>
                  </m:r>
                </m:lim>
              </m:limLow>
              <m:r>
                <m:t>&amp;</m:t>
              </m:r>
              <m:r>
                <m:rPr>
                  <m:sty m:val="p"/>
                </m:rPr>
                <m:t>=</m:t>
              </m:r>
              <m:sSup>
                <m:e>
                  <m:limLow>
                    <m:e>
                      <m:r>
                        <m:t>x</m:t>
                      </m:r>
                    </m:e>
                    <m:lim>
                      <m:r>
                        <m:rPr>
                          <m:sty m:val="p"/>
                        </m:rPr>
                        <m:t>∼</m:t>
                      </m:r>
                    </m:lim>
                  </m:limLow>
                </m:e>
                <m:sup>
                  <m:r>
                    <m:rPr>
                      <m:sty m:val="p"/>
                    </m:rPr>
                    <m:t>⊤</m:t>
                  </m:r>
                </m:sup>
              </m:sSup>
              <m:r>
                <m:t> </m:t>
              </m:r>
              <m:r>
                <m:rPr>
                  <m:sty m:val="p"/>
                </m:rPr>
                <m:t>(</m:t>
              </m:r>
              <m:sSub>
                <m:e>
                  <m:r>
                    <m:t>α</m:t>
                  </m:r>
                </m:e>
                <m:sub>
                  <m:r>
                    <m:t>1</m:t>
                  </m:r>
                </m:sub>
              </m:sSub>
              <m:sSub>
                <m:e>
                  <m:r>
                    <m:rPr>
                      <m:sty m:val="bi"/>
                    </m:rPr>
                    <m:t>A</m:t>
                  </m:r>
                </m:e>
                <m:sub>
                  <m:r>
                    <m:t>1</m:t>
                  </m:r>
                </m:sub>
              </m:sSub>
              <m:r>
                <m:rPr>
                  <m:sty m:val="p"/>
                </m:rPr>
                <m:t>)</m:t>
              </m:r>
              <m:r>
                <m:t> </m:t>
              </m:r>
              <m:limLow>
                <m:e>
                  <m:r>
                    <m:t>x</m:t>
                  </m:r>
                </m:e>
                <m:lim>
                  <m:r>
                    <m:rPr>
                      <m:sty m:val="p"/>
                    </m:rPr>
                    <m:t>∼</m:t>
                  </m:r>
                </m:lim>
              </m:limLow>
              <m:r>
                <m:rPr>
                  <m:sty m:val="p"/>
                </m:rPr>
                <m:t>+</m:t>
              </m:r>
              <m:sSup>
                <m:e>
                  <m:limLow>
                    <m:e>
                      <m:r>
                        <m:t>x</m:t>
                      </m:r>
                    </m:e>
                    <m:lim>
                      <m:r>
                        <m:rPr>
                          <m:sty m:val="p"/>
                        </m:rPr>
                        <m:t>∼</m:t>
                      </m:r>
                    </m:lim>
                  </m:limLow>
                </m:e>
                <m:sup>
                  <m:r>
                    <m:rPr>
                      <m:sty m:val="p"/>
                    </m:rPr>
                    <m:t>⊤</m:t>
                  </m:r>
                </m:sup>
              </m:sSup>
              <m:r>
                <m:t> </m:t>
              </m:r>
              <m:r>
                <m:rPr>
                  <m:sty m:val="p"/>
                </m:rPr>
                <m:t>(</m:t>
              </m:r>
              <m:sSub>
                <m:e>
                  <m:r>
                    <m:t>α</m:t>
                  </m:r>
                </m:e>
                <m:sub>
                  <m:r>
                    <m:t>2</m:t>
                  </m:r>
                </m:sub>
              </m:sSub>
              <m:sSub>
                <m:e>
                  <m:r>
                    <m:rPr>
                      <m:sty m:val="bi"/>
                    </m:rPr>
                    <m:t>A</m:t>
                  </m:r>
                </m:e>
                <m:sub>
                  <m:r>
                    <m:t>2</m:t>
                  </m:r>
                </m:sub>
              </m:sSub>
              <m:r>
                <m:rPr>
                  <m:sty m:val="p"/>
                </m:rPr>
                <m:t>)</m:t>
              </m:r>
              <m:r>
                <m:t> </m:t>
              </m:r>
              <m:limLow>
                <m:e>
                  <m:r>
                    <m:t>x</m:t>
                  </m:r>
                </m:e>
                <m:lim>
                  <m:r>
                    <m:rPr>
                      <m:sty m:val="p"/>
                    </m:rPr>
                    <m:t>∼</m:t>
                  </m:r>
                </m:lim>
              </m:limLow>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limLow>
                    <m:e>
                      <m:r>
                        <m:t>x</m:t>
                      </m:r>
                    </m:e>
                    <m:lim>
                      <m:r>
                        <m:rPr>
                          <m:sty m:val="p"/>
                        </m:rPr>
                        <m:t>∼</m:t>
                      </m:r>
                    </m:lim>
                  </m:limLow>
                </m:e>
                <m:sup>
                  <m:r>
                    <m:rPr>
                      <m:sty m:val="p"/>
                    </m:rPr>
                    <m:t>⊤</m:t>
                  </m:r>
                </m:sup>
              </m:sSup>
              <m:sSub>
                <m:e>
                  <m:r>
                    <m:rPr>
                      <m:sty m:val="bi"/>
                    </m:rPr>
                    <m:t>A</m:t>
                  </m:r>
                </m:e>
                <m:sub>
                  <m:r>
                    <m:t>1</m:t>
                  </m:r>
                </m:sub>
              </m:sSub>
              <m:limLow>
                <m:e>
                  <m:r>
                    <m:t>x</m:t>
                  </m:r>
                </m:e>
                <m:lim>
                  <m:r>
                    <m:rPr>
                      <m:sty m:val="p"/>
                    </m:rPr>
                    <m:t>∼</m:t>
                  </m:r>
                </m:lim>
              </m:limLow>
              <m:r>
                <m:rPr>
                  <m:sty m:val="p"/>
                </m:rPr>
                <m:t>+</m:t>
              </m:r>
              <m:sSub>
                <m:e>
                  <m:r>
                    <m:t>α</m:t>
                  </m:r>
                </m:e>
                <m:sub>
                  <m:r>
                    <m:t>2</m:t>
                  </m:r>
                </m:sub>
              </m:sSub>
              <m:r>
                <m:t> </m:t>
              </m:r>
              <m:sSup>
                <m:e>
                  <m:limLow>
                    <m:e>
                      <m:r>
                        <m:t>x</m:t>
                      </m:r>
                    </m:e>
                    <m:lim>
                      <m:r>
                        <m:rPr>
                          <m:sty m:val="p"/>
                        </m:rPr>
                        <m:t>∼</m:t>
                      </m:r>
                    </m:lim>
                  </m:limLow>
                </m:e>
                <m:sup>
                  <m:r>
                    <m:rPr>
                      <m:sty m:val="p"/>
                    </m:rPr>
                    <m:t>⊤</m:t>
                  </m:r>
                </m:sup>
              </m:sSup>
              <m:sSub>
                <m:e>
                  <m:r>
                    <m:rPr>
                      <m:sty m:val="bi"/>
                    </m:rPr>
                    <m:t>A</m:t>
                  </m:r>
                </m:e>
                <m:sub>
                  <m:r>
                    <m:t>2</m:t>
                  </m:r>
                </m:sub>
              </m:sSub>
              <m:limLow>
                <m:e>
                  <m:r>
                    <m:t>x</m:t>
                  </m:r>
                </m:e>
                <m:lim>
                  <m:r>
                    <m:rPr>
                      <m:sty m:val="p"/>
                    </m:rPr>
                    <m:t>∼</m:t>
                  </m:r>
                </m:lim>
              </m:limLow>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limLow>
          <m:e>
            <m:r>
              <m:t>u</m:t>
            </m:r>
          </m:e>
          <m:lim>
            <m:r>
              <m:rPr>
                <m:sty m:val="p"/>
              </m:rPr>
              <m:t>∼</m:t>
            </m:r>
          </m:lim>
        </m:limLow>
        <m:r>
          <m:rPr>
            <m:sty m:val="p"/>
          </m:rPr>
          <m:t>∈</m:t>
        </m:r>
        <m:sSup>
          <m:e>
            <m:r>
              <m:rPr>
                <m:scr m:val="double-struck"/>
                <m:sty m:val="p"/>
              </m:rPr>
              <m:t>R</m:t>
            </m:r>
          </m:e>
          <m:sup>
            <m:r>
              <m:t>k</m:t>
            </m:r>
          </m:sup>
        </m:sSup>
      </m:oMath>
      <w:r>
        <w:t xml:space="preserve"> </w:t>
      </w:r>
      <w:r>
        <w:t xml:space="preserve">with</w:t>
      </w:r>
      <w:r>
        <w:t xml:space="preserve"> </w:t>
      </w:r>
      <m:oMath>
        <m:limLow>
          <m:e>
            <m:r>
              <m:t>u</m:t>
            </m:r>
          </m:e>
          <m:lim>
            <m:r>
              <m:rPr>
                <m:sty m:val="p"/>
              </m:rPr>
              <m:t>∼</m:t>
            </m:r>
          </m:lim>
        </m:limLow>
        <m:r>
          <m:rPr>
            <m:sty m:val="p"/>
          </m:rPr>
          <m:t>≠</m:t>
        </m:r>
        <m:limLow>
          <m:e>
            <m:r>
              <m:t>0</m:t>
            </m:r>
          </m:e>
          <m:lim>
            <m:r>
              <m:rPr>
                <m:sty m:val="p"/>
              </m:rPr>
              <m:t>∼</m:t>
            </m:r>
          </m:lim>
        </m:limLow>
      </m:oMath>
      <w:r>
        <w:t xml:space="preserve">,</w:t>
      </w:r>
      <w:r>
        <w:t xml:space="preserve"> </w:t>
      </w:r>
      <w:r>
        <w:t xml:space="preserve">let</w:t>
      </w:r>
      <w:r>
        <w:t xml:space="preserve"> </w:t>
      </w:r>
      <m:oMath>
        <m:limLow>
          <m:e>
            <m:r>
              <m:t>y</m:t>
            </m:r>
          </m:e>
          <m:lim>
            <m:r>
              <m:rPr>
                <m:sty m:val="p"/>
              </m:rPr>
              <m:t>∼</m:t>
            </m:r>
          </m:lim>
        </m:limLow>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limLow>
                    <m:e>
                      <m:r>
                        <m:t>u</m:t>
                      </m:r>
                    </m:e>
                    <m:lim>
                      <m:r>
                        <m:rPr>
                          <m:sty m:val="p"/>
                        </m:rPr>
                        <m:t>∼</m:t>
                      </m:r>
                    </m:lim>
                  </m:limLow>
                </m:e>
                <m:sup>
                  <m:r>
                    <m:rPr>
                      <m:sty m:val="p"/>
                    </m:rPr>
                    <m:t>⊤</m:t>
                  </m:r>
                </m:sup>
              </m:sSup>
              <m:sSub>
                <m:e>
                  <m:r>
                    <m:rPr>
                      <m:sty m:val="bi"/>
                    </m:rPr>
                    <m:t>X</m:t>
                  </m:r>
                </m:e>
                <m:sub>
                  <m:r>
                    <m:t>k</m:t>
                  </m:r>
                </m:sub>
              </m:sSub>
              <m:limLow>
                <m:e>
                  <m:r>
                    <m:t>u</m:t>
                  </m:r>
                </m:e>
                <m:lim>
                  <m:r>
                    <m:rPr>
                      <m:sty m:val="p"/>
                    </m:rPr>
                    <m:t>∼</m:t>
                  </m:r>
                </m:lim>
              </m:limLow>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limLow>
                    <m:e>
                      <m:r>
                        <m:t>y</m:t>
                      </m:r>
                    </m:e>
                    <m:lim>
                      <m:r>
                        <m:rPr>
                          <m:sty m:val="p"/>
                        </m:rPr>
                        <m:t>∼</m:t>
                      </m:r>
                    </m:lim>
                  </m:limLow>
                </m:e>
                <m:sup>
                  <m:r>
                    <m:rPr>
                      <m:sty m:val="p"/>
                    </m:rPr>
                    <m:t>⊤</m:t>
                  </m:r>
                </m:sup>
              </m:sSup>
              <m:r>
                <m:rPr>
                  <m:sty m:val="bi"/>
                </m:rPr>
                <m:t>X</m:t>
              </m:r>
              <m:limLow>
                <m:e>
                  <m:r>
                    <m:t>y</m:t>
                  </m:r>
                </m:e>
                <m:lim>
                  <m:r>
                    <m:rPr>
                      <m:sty m:val="p"/>
                    </m:rPr>
                    <m:t>∼</m:t>
                  </m:r>
                </m:lim>
              </m:limLow>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limLow>
                <m:e>
                  <m:r>
                    <m:t>y</m:t>
                  </m:r>
                </m:e>
                <m:lim>
                  <m:r>
                    <m:rPr>
                      <m:sty m:val="p"/>
                    </m:rPr>
                    <m:t>∼</m:t>
                  </m:r>
                </m:lim>
              </m:limLow>
              <m:r>
                <m:rPr>
                  <m:sty m:val="p"/>
                </m:rPr>
                <m:t>≠</m:t>
              </m:r>
              <m:limLow>
                <m:e>
                  <m:r>
                    <m:t>0</m:t>
                  </m:r>
                </m:e>
                <m:lim>
                  <m:r>
                    <m:rPr>
                      <m:sty m:val="p"/>
                    </m:rPr>
                    <m:t>∼</m:t>
                  </m:r>
                </m:lim>
              </m:limLow>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limLow>
              <m:e>
                <m:r>
                  <m:t>e</m:t>
                </m:r>
              </m:e>
              <m:lim>
                <m:r>
                  <m:rPr>
                    <m:sty m:val="p"/>
                  </m:rPr>
                  <m:t>∼</m:t>
                </m:r>
              </m:lim>
            </m:limLow>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limLow>
                        <m:e>
                          <m:r>
                            <m:t>e</m:t>
                          </m:r>
                        </m:e>
                        <m:lim>
                          <m:r>
                            <m:rPr>
                              <m:sty m:val="p"/>
                            </m:rPr>
                            <m:t>∼</m:t>
                          </m:r>
                        </m:lim>
                      </m:limLow>
                    </m:e>
                    <m:sub>
                      <m:r>
                        <m:t>i</m:t>
                      </m:r>
                    </m:sub>
                  </m:sSub>
                </m:e>
                <m:sup>
                  <m:r>
                    <m:rPr>
                      <m:sty m:val="p"/>
                    </m:rPr>
                    <m:t>⊤</m:t>
                  </m:r>
                </m:sup>
              </m:sSup>
              <m:r>
                <m:rPr>
                  <m:sty m:val="bi"/>
                </m:rPr>
                <m:t>X</m:t>
              </m:r>
              <m:sSub>
                <m:e>
                  <m:limLow>
                    <m:e>
                      <m:r>
                        <m:t>e</m:t>
                      </m:r>
                    </m:e>
                    <m:lim>
                      <m:r>
                        <m:rPr>
                          <m:sty m:val="p"/>
                        </m:rPr>
                        <m:t>∼</m:t>
                      </m:r>
                    </m:lim>
                  </m:limLow>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limLow>
                    <m:e>
                      <m:r>
                        <m:t>e</m:t>
                      </m:r>
                    </m:e>
                    <m:lim>
                      <m:r>
                        <m:rPr>
                          <m:sty m:val="p"/>
                        </m:rPr>
                        <m:t>∼</m:t>
                      </m:r>
                    </m:lim>
                  </m:limLow>
                </m:e>
                <m:sub>
                  <m:r>
                    <m:t>i</m:t>
                  </m:r>
                </m:sub>
              </m:sSub>
              <m:sSub>
                <m:e>
                  <m:r>
                    <m:rPr>
                      <m:sty m:val="p"/>
                    </m:rPr>
                    <m:t>)</m:t>
                  </m:r>
                </m:e>
                <m:sub>
                  <m:r>
                    <m:t>r</m:t>
                  </m:r>
                </m:sub>
              </m:sSub>
              <m:r>
                <m:t> </m:t>
              </m:r>
              <m:sSub>
                <m:e>
                  <m:r>
                    <m:t>x</m:t>
                  </m:r>
                </m:e>
                <m:sub>
                  <m:r>
                    <m:t>r</m:t>
                  </m:r>
                  <m:r>
                    <m:t>s</m:t>
                  </m:r>
                </m:sub>
              </m:sSub>
              <m:r>
                <m:t> </m:t>
              </m:r>
              <m:r>
                <m:rPr>
                  <m:sty m:val="p"/>
                </m:rPr>
                <m:t>(</m:t>
              </m:r>
              <m:sSub>
                <m:e>
                  <m:limLow>
                    <m:e>
                      <m:r>
                        <m:t>e</m:t>
                      </m:r>
                    </m:e>
                    <m:lim>
                      <m:r>
                        <m:rPr>
                          <m:sty m:val="p"/>
                        </m:rPr>
                        <m:t>∼</m:t>
                      </m:r>
                    </m:lim>
                  </m:limLow>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limLow>
          <m:e>
            <m:r>
              <m:t>v</m:t>
            </m:r>
          </m:e>
          <m:lim>
            <m:r>
              <m:rPr>
                <m:sty m:val="p"/>
              </m:rPr>
              <m:t>∼</m:t>
            </m:r>
          </m:lim>
        </m:limLow>
        <m:r>
          <m:rPr>
            <m:sty m:val="p"/>
          </m:rPr>
          <m:t>∈</m:t>
        </m:r>
        <m:sSup>
          <m:e>
            <m:r>
              <m:rPr>
                <m:scr m:val="double-struck"/>
                <m:sty m:val="p"/>
              </m:rPr>
              <m:t>R</m:t>
            </m:r>
          </m:e>
          <m:sup>
            <m:r>
              <m:t>k</m:t>
            </m:r>
            <m:r>
              <m:rPr>
                <m:sty m:val="p"/>
              </m:rPr>
              <m:t>+</m:t>
            </m:r>
            <m:r>
              <m:t>m</m:t>
            </m:r>
          </m:sup>
        </m:sSup>
      </m:oMath>
      <w:r>
        <w:t xml:space="preserve"> </w:t>
      </w:r>
      <w:r>
        <w:t xml:space="preserve">as</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oMath>
      <w:r>
        <w:t xml:space="preserve">,</w:t>
      </w:r>
      <w:r>
        <w:t xml:space="preserve"> </w:t>
      </w:r>
      <w:r>
        <w:t xml:space="preserve">with</w:t>
      </w:r>
      <w:r>
        <w:t xml:space="preserve"> </w:t>
      </w:r>
      <m:oMath>
        <m:limLow>
          <m:e>
            <m:r>
              <m:t>u</m:t>
            </m:r>
          </m:e>
          <m:lim>
            <m:r>
              <m:rPr>
                <m:sty m:val="p"/>
              </m:rPr>
              <m:t>∼</m:t>
            </m:r>
          </m:lim>
        </m:limLow>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limLow>
          <m:e>
            <m:r>
              <m:t>w</m:t>
            </m:r>
          </m:e>
          <m:lim>
            <m:r>
              <m:rPr>
                <m:sty m:val="p"/>
              </m:rPr>
              <m:t>∼</m:t>
            </m:r>
          </m:lim>
        </m:limLow>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limLow>
          <m:e>
            <m:r>
              <m:t>z</m:t>
            </m:r>
          </m:e>
          <m:lim>
            <m:r>
              <m:rPr>
                <m:sty m:val="p"/>
              </m:rPr>
              <m:t>∼</m:t>
            </m:r>
          </m:lim>
        </m:limLow>
        <m:limUpp>
          <m:e>
            <m:r>
              <m:rPr>
                <m:sty m:val="p"/>
              </m:rPr>
              <m:t>=</m:t>
            </m:r>
          </m:e>
          <m:lim>
            <m:r>
              <m:rPr>
                <m:nor/>
                <m:sty m:val="p"/>
              </m:rPr>
              <m:t>def</m:t>
            </m:r>
          </m:lim>
        </m:limUpp>
        <m:limLow>
          <m:e>
            <m:r>
              <m:t>u</m:t>
            </m:r>
          </m:e>
          <m:lim>
            <m:r>
              <m:rPr>
                <m:sty m:val="p"/>
              </m:rPr>
              <m:t>∼</m:t>
            </m:r>
          </m:lim>
        </m:limLow>
        <m:r>
          <m:rPr>
            <m:sty m:val="p"/>
          </m:rPr>
          <m:t>+</m:t>
        </m:r>
        <m:sSup>
          <m:e>
            <m:r>
              <m:rPr>
                <m:sty m:val="bi"/>
              </m:rPr>
              <m:t>A</m:t>
            </m:r>
          </m:e>
          <m:sup>
            <m:r>
              <m:rPr>
                <m:sty m:val="p"/>
              </m:rPr>
              <m:t>−</m:t>
            </m:r>
            <m:r>
              <m:t>1</m:t>
            </m:r>
          </m:sup>
        </m:sSup>
        <m:r>
          <m:rPr>
            <m:sty m:val="bi"/>
          </m:rPr>
          <m:t>B</m:t>
        </m:r>
        <m:limLow>
          <m:e>
            <m:r>
              <m:t>w</m:t>
            </m:r>
          </m:e>
          <m:lim>
            <m:r>
              <m:rPr>
                <m:sty m:val="p"/>
              </m:rPr>
              <m:t>∼</m:t>
            </m:r>
          </m:lim>
        </m:limLow>
      </m:oMath>
      <w:r>
        <w:t xml:space="preserve">,</w:t>
      </w:r>
    </w:p>
    <w:p>
      <w:pPr>
        <w:pStyle w:val="BodyText"/>
      </w:pPr>
      <m:oMathPara>
        <m:oMathParaPr>
          <m:jc m:val="center"/>
        </m:oMathParaP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z</m:t>
                  </m:r>
                </m:e>
                <m:lim>
                  <m:r>
                    <m:rPr>
                      <m:sty m:val="p"/>
                    </m:rPr>
                    <m:t>∼</m:t>
                  </m:r>
                </m:lim>
              </m:limLow>
            </m:e>
            <m:sup>
              <m:r>
                <m:rPr>
                  <m:sty m:val="p"/>
                </m:rPr>
                <m:t>⊤</m:t>
              </m:r>
            </m:sup>
          </m:sSup>
          <m:r>
            <m:rPr>
              <m:sty m:val="bi"/>
            </m:rPr>
            <m:t>A</m:t>
          </m:r>
          <m:limLow>
            <m:e>
              <m:r>
                <m:t>z</m:t>
              </m:r>
            </m:e>
            <m:lim>
              <m:r>
                <m:rPr>
                  <m:sty m:val="p"/>
                </m:rPr>
                <m:t>∼</m:t>
              </m:r>
            </m:lim>
          </m:limLow>
          <m:r>
            <m:rPr>
              <m:sty m:val="p"/>
            </m:rPr>
            <m:t>+</m:t>
          </m:r>
          <m:sSup>
            <m:e>
              <m:limLow>
                <m:e>
                  <m:r>
                    <m:t>w</m:t>
                  </m:r>
                </m:e>
                <m:lim>
                  <m:r>
                    <m:rPr>
                      <m:sty m:val="p"/>
                    </m:rPr>
                    <m:t>∼</m:t>
                  </m:r>
                </m:lim>
              </m:limLow>
            </m:e>
            <m:sup>
              <m:r>
                <m:rPr>
                  <m:sty m:val="p"/>
                </m:rPr>
                <m:t>⊤</m:t>
              </m:r>
            </m:sup>
          </m:sSup>
          <m:r>
            <m:rPr>
              <m:sty m:val="bi"/>
            </m:rPr>
            <m:t>S</m:t>
          </m:r>
          <m:limLow>
            <m:e>
              <m:r>
                <m:t>w</m:t>
              </m:r>
            </m:e>
            <m:lim>
              <m:r>
                <m:rPr>
                  <m:sty m:val="p"/>
                </m:rPr>
                <m:t>∼</m:t>
              </m:r>
            </m:lim>
          </m:limLow>
          <m:r>
            <m:rPr>
              <m:sty m:val="p"/>
            </m:rPr>
            <m:t>.</m:t>
          </m:r>
        </m:oMath>
      </m:oMathPara>
    </w:p>
    <w:bookmarkEnd w:id="659"/>
    <w:p>
      <w:pPr>
        <w:pStyle w:val="FirstParagraph"/>
      </w:pPr>
      <w:r>
        <w:rPr>
          <w:i/>
          <w:iCs/>
        </w:rPr>
        <w:t xml:space="preserve">Proof</w:t>
      </w:r>
      <w:r>
        <w:t xml:space="preserve">. </w:t>
      </w:r>
      <m:oMath>
        <m:r>
          <m:rPr>
            <m:sty m:val="bi"/>
          </m:rPr>
          <m:t>X</m:t>
        </m:r>
        <m:limLow>
          <m:e>
            <m:r>
              <m:t>v</m:t>
            </m:r>
          </m:e>
          <m:lim>
            <m:r>
              <m:rPr>
                <m:sty m:val="p"/>
              </m:rPr>
              <m:t>∼</m:t>
            </m:r>
          </m:lim>
        </m:limLow>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limLow>
                <m:e>
                  <m:r>
                    <m:t>v</m:t>
                  </m:r>
                </m:e>
                <m:lim>
                  <m:r>
                    <m:rPr>
                      <m:sty m:val="p"/>
                    </m:rPr>
                    <m:t>∼</m:t>
                  </m:r>
                </m:lim>
              </m:limLow>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limLow>
                <m:e>
                  <m:r>
                    <m:t>v</m:t>
                  </m:r>
                </m:e>
                <m:lim>
                  <m:r>
                    <m:rPr>
                      <m:sty m:val="p"/>
                    </m:rPr>
                    <m:t>∼</m:t>
                  </m:r>
                </m:lim>
              </m:limLow>
              <m:r>
                <m:rPr>
                  <m:nor/>
                  <m:sty m:val="p"/>
                </m:rPr>
                <m:t>)</m:t>
              </m:r>
            </m:e>
            <m:e>
              <m:r>
                <m:t>&amp;</m:t>
              </m:r>
              <m:r>
                <m:rPr>
                  <m:sty m:val="p"/>
                </m:rPr>
                <m:t>=</m:t>
              </m:r>
              <m:r>
                <m:rPr>
                  <m:sty m:val="p"/>
                </m:rPr>
                <m:t>(</m:t>
              </m:r>
              <m:r>
                <m:rPr>
                  <m:sty m:val="bi"/>
                </m:rPr>
                <m:t>A</m:t>
              </m:r>
              <m:limLow>
                <m:e>
                  <m:r>
                    <m:t>u</m:t>
                  </m:r>
                </m:e>
                <m:lim>
                  <m:r>
                    <m:rPr>
                      <m:sty m:val="p"/>
                    </m:rPr>
                    <m:t>∼</m:t>
                  </m:r>
                </m:lim>
              </m:limLow>
              <m:sSub>
                <m:e>
                  <m:r>
                    <m:rPr>
                      <m:sty m:val="p"/>
                    </m:rPr>
                    <m:t>)</m:t>
                  </m:r>
                </m:e>
                <m:sub>
                  <m:r>
                    <m:t>i</m:t>
                  </m:r>
                </m:sub>
              </m:sSub>
              <m:r>
                <m:rPr>
                  <m:sty m:val="p"/>
                </m:rPr>
                <m:t>+</m:t>
              </m:r>
              <m:r>
                <m:rPr>
                  <m:sty m:val="p"/>
                </m:rPr>
                <m:t>(</m:t>
              </m:r>
              <m:r>
                <m:rPr>
                  <m:sty m:val="bi"/>
                </m:rPr>
                <m:t>B</m:t>
              </m:r>
              <m:limLow>
                <m:e>
                  <m:r>
                    <m:t>w</m:t>
                  </m:r>
                </m:e>
                <m:lim>
                  <m:r>
                    <m:rPr>
                      <m:sty m:val="p"/>
                    </m:rPr>
                    <m:t>∼</m:t>
                  </m:r>
                </m:lim>
              </m:limLow>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limLow>
          <m:e>
            <m:r>
              <m:t>v</m:t>
            </m:r>
          </m:e>
          <m:lim>
            <m:r>
              <m:rPr>
                <m:sty m:val="p"/>
              </m:rPr>
              <m:t>∼</m:t>
            </m:r>
          </m:lim>
        </m:limLow>
        <m:sSub>
          <m:e>
            <m:r>
              <m:rPr>
                <m:sty m:val="p"/>
              </m:rPr>
              <m:t>)</m:t>
            </m:r>
          </m:e>
          <m:sub>
            <m:r>
              <m:t>k</m:t>
            </m:r>
            <m:r>
              <m:rPr>
                <m:sty m:val="p"/>
              </m:rPr>
              <m:t>+</m:t>
            </m:r>
            <m:r>
              <m:t>i</m:t>
            </m:r>
          </m:sub>
        </m:sSub>
        <m:r>
          <m:rPr>
            <m:sty m:val="p"/>
          </m:rPr>
          <m:t>=</m:t>
        </m:r>
        <m:r>
          <m:rPr>
            <m:sty m:val="p"/>
          </m:rPr>
          <m:t>(</m:t>
        </m:r>
        <m:sSup>
          <m:e>
            <m:r>
              <m:rPr>
                <m:sty m:val="bi"/>
              </m:rPr>
              <m:t>B</m:t>
            </m:r>
          </m:e>
          <m:sup>
            <m:r>
              <m:rPr>
                <m:sty m:val="p"/>
              </m:rPr>
              <m:t>⊤</m:t>
            </m:r>
          </m:sup>
        </m:sSup>
        <m:limLow>
          <m:e>
            <m:r>
              <m:t>u</m:t>
            </m:r>
          </m:e>
          <m:lim>
            <m:r>
              <m:rPr>
                <m:sty m:val="p"/>
              </m:rPr>
              <m:t>∼</m:t>
            </m:r>
          </m:lim>
        </m:limLow>
        <m:sSub>
          <m:e>
            <m:r>
              <m:rPr>
                <m:sty m:val="p"/>
              </m:rPr>
              <m:t>)</m:t>
            </m:r>
          </m:e>
          <m:sub>
            <m:r>
              <m:t>i</m:t>
            </m:r>
          </m:sub>
        </m:sSub>
        <m:r>
          <m:rPr>
            <m:sty m:val="p"/>
          </m:rPr>
          <m:t>+</m:t>
        </m:r>
        <m:r>
          <m:rPr>
            <m:sty m:val="p"/>
          </m:rPr>
          <m:t>(</m:t>
        </m:r>
        <m:r>
          <m:rPr>
            <m:sty m:val="bi"/>
          </m:rPr>
          <m:t>C</m:t>
        </m:r>
        <m:limLow>
          <m:e>
            <m:r>
              <m:t>w</m:t>
            </m:r>
          </m:e>
          <m:lim>
            <m:r>
              <m:rPr>
                <m:sty m:val="p"/>
              </m:rPr>
              <m:t>∼</m:t>
            </m:r>
          </m:lim>
        </m:limLow>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limLow>
                    <m:e>
                      <m:r>
                        <m:t>v</m:t>
                      </m:r>
                    </m:e>
                    <m:lim>
                      <m:r>
                        <m:rPr>
                          <m:sty m:val="p"/>
                        </m:rPr>
                        <m:t>∼</m:t>
                      </m:r>
                    </m:lim>
                  </m:limLow>
                </m:e>
                <m:sup>
                  <m:r>
                    <m:rPr>
                      <m:sty m:val="p"/>
                    </m:rPr>
                    <m:t>⊤</m:t>
                  </m:r>
                </m:sup>
              </m:sSup>
              <m:r>
                <m:rPr>
                  <m:sty m:val="bi"/>
                </m:rPr>
                <m:t>X</m:t>
              </m:r>
              <m:limLow>
                <m:e>
                  <m:r>
                    <m:t>v</m:t>
                  </m:r>
                </m:e>
                <m:lim>
                  <m:r>
                    <m:rPr>
                      <m:sty m:val="p"/>
                    </m:rPr>
                    <m:t>∼</m:t>
                  </m:r>
                </m:lim>
              </m:limLow>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limLow>
                <m:e>
                  <m:r>
                    <m:t>v</m:t>
                  </m:r>
                </m:e>
                <m:lim>
                  <m:r>
                    <m:rPr>
                      <m:sty m:val="p"/>
                    </m:rPr>
                    <m:t>∼</m:t>
                  </m:r>
                </m:lim>
              </m:limLow>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limLow>
                <m:e>
                  <m:r>
                    <m:t>v</m:t>
                  </m:r>
                </m:e>
                <m:lim>
                  <m:r>
                    <m:rPr>
                      <m:sty m:val="p"/>
                    </m:rPr>
                    <m:t>∼</m:t>
                  </m:r>
                </m:lim>
              </m:limLow>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limLow>
                <m:e>
                  <m:r>
                    <m:t>u</m:t>
                  </m:r>
                </m:e>
                <m:lim>
                  <m:r>
                    <m:rPr>
                      <m:sty m:val="p"/>
                    </m:rPr>
                    <m:t>∼</m:t>
                  </m:r>
                </m:lim>
              </m:limLow>
              <m:r>
                <m:rPr>
                  <m:sty m:val="p"/>
                </m:rPr>
                <m:t>⋅</m:t>
              </m:r>
              <m:r>
                <m:rPr>
                  <m:sty m:val="p"/>
                </m:rPr>
                <m:t>(</m:t>
              </m:r>
              <m:r>
                <m:rPr>
                  <m:sty m:val="bi"/>
                </m:rPr>
                <m:t>A</m:t>
              </m:r>
              <m:limLow>
                <m:e>
                  <m:r>
                    <m:t>u</m:t>
                  </m:r>
                </m:e>
                <m:lim>
                  <m:r>
                    <m:rPr>
                      <m:sty m:val="p"/>
                    </m:rPr>
                    <m:t>∼</m:t>
                  </m:r>
                </m:lim>
              </m:limLow>
              <m:r>
                <m:rPr>
                  <m:sty m:val="p"/>
                </m:rPr>
                <m:t>+</m:t>
              </m:r>
              <m:r>
                <m:rPr>
                  <m:sty m:val="bi"/>
                </m:rPr>
                <m:t>B</m:t>
              </m:r>
              <m:limLow>
                <m:e>
                  <m:r>
                    <m:t>w</m:t>
                  </m:r>
                </m:e>
                <m:lim>
                  <m:r>
                    <m:rPr>
                      <m:sty m:val="p"/>
                    </m:rPr>
                    <m:t>∼</m:t>
                  </m:r>
                </m:lim>
              </m:limLow>
              <m:r>
                <m:rPr>
                  <m:sty m:val="p"/>
                </m:rPr>
                <m:t>)</m:t>
              </m:r>
              <m:r>
                <m:rPr>
                  <m:sty m:val="p"/>
                </m:rPr>
                <m:t>+</m:t>
              </m:r>
              <m:limLow>
                <m:e>
                  <m:r>
                    <m:t>w</m:t>
                  </m:r>
                </m:e>
                <m:lim>
                  <m:r>
                    <m:rPr>
                      <m:sty m:val="p"/>
                    </m:rPr>
                    <m:t>∼</m:t>
                  </m:r>
                </m:lim>
              </m:limLow>
              <m:r>
                <m:rPr>
                  <m:sty m:val="p"/>
                </m:rPr>
                <m:t>⋅</m:t>
              </m:r>
              <m:r>
                <m:rPr>
                  <m:sty m:val="p"/>
                </m:rPr>
                <m:t>(</m:t>
              </m:r>
              <m:sSup>
                <m:e>
                  <m:r>
                    <m:rPr>
                      <m:sty m:val="bi"/>
                    </m:rPr>
                    <m:t>B</m:t>
                  </m:r>
                </m:e>
                <m:sup>
                  <m:r>
                    <m:rPr>
                      <m:sty m:val="p"/>
                    </m:rPr>
                    <m:t>⊤</m:t>
                  </m:r>
                </m:sup>
              </m:sSup>
              <m:limLow>
                <m:e>
                  <m:r>
                    <m:t>u</m:t>
                  </m:r>
                </m:e>
                <m:lim>
                  <m:r>
                    <m:rPr>
                      <m:sty m:val="p"/>
                    </m:rPr>
                    <m:t>∼</m:t>
                  </m:r>
                </m:lim>
              </m:limLow>
              <m:r>
                <m:rPr>
                  <m:sty m:val="p"/>
                </m:rPr>
                <m:t>+</m:t>
              </m:r>
              <m:r>
                <m:rPr>
                  <m:sty m:val="bi"/>
                </m:rPr>
                <m:t>C</m:t>
              </m:r>
              <m:limLow>
                <m:e>
                  <m:r>
                    <m:t>w</m:t>
                  </m:r>
                </m:e>
                <m:lim>
                  <m:r>
                    <m:rPr>
                      <m:sty m:val="p"/>
                    </m:rPr>
                    <m:t>∼</m:t>
                  </m:r>
                </m:lim>
              </m:limLow>
              <m:r>
                <m:rPr>
                  <m:sty m:val="p"/>
                </m:rPr>
                <m:t>)</m:t>
              </m:r>
              <m:r>
                <m:t>&amp;</m:t>
              </m:r>
              <m:r>
                <m:t>&amp;</m:t>
              </m:r>
              <m:r>
                <m:rPr>
                  <m:nor/>
                  <m:sty m:val="p"/>
                </m:rPr>
                <m:t>(the blocks of </m:t>
              </m:r>
              <m:r>
                <m:rPr>
                  <m:sty m:val="bi"/>
                </m:rPr>
                <m:t>X</m:t>
              </m:r>
              <m:limLow>
                <m:e>
                  <m:r>
                    <m:t>v</m:t>
                  </m:r>
                </m:e>
                <m:lim>
                  <m:r>
                    <m:rPr>
                      <m:sty m:val="p"/>
                    </m:rPr>
                    <m:t>∼</m:t>
                  </m:r>
                </m:lim>
              </m:limLow>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t>&amp;</m:t>
              </m:r>
              <m:r>
                <m:t>&amp;</m:t>
              </m:r>
              <m:r>
                <m:rPr>
                  <m:nor/>
                  <m:sty m:val="p"/>
                </m:rPr>
                <m:t>(</m:t>
              </m:r>
              <m:r>
                <m:rPr>
                  <m:nor/>
                  <m:sty m:val="p"/>
                </m:rPr>
                <m:t>Theorem 50</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t>&amp;</m:t>
              </m:r>
              <m:r>
                <m:t>&amp;</m:t>
              </m:r>
              <m:r>
                <m:rPr>
                  <m:nor/>
                  <m:sty m:val="p"/>
                </m:rPr>
                <m:t>(</m:t>
              </m:r>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r>
                <m:rPr>
                  <m:sty m:val="p"/>
                </m:rPr>
                <m:t>=</m:t>
              </m:r>
              <m:sSup>
                <m:e>
                  <m:r>
                    <m:t>​</m:t>
                  </m:r>
                  <m:d>
                    <m:dPr>
                      <m:begChr m:val="("/>
                      <m:sepChr m:val=""/>
                      <m:endChr m:val=")"/>
                      <m:grow/>
                    </m:dPr>
                    <m:e>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e>
                  </m:d>
                  <m:r>
                    <m:t>​</m:t>
                  </m:r>
                </m:e>
                <m:sup>
                  <m:r>
                    <m:rPr>
                      <m:sty m:val="p"/>
                    </m:rPr>
                    <m:t>⊤</m:t>
                  </m:r>
                </m:sup>
              </m:sSup>
              <m:r>
                <m:rPr>
                  <m:nor/>
                  <m:sty m:val="p"/>
                </m:rPr>
                <m:t>, which equals </m:t>
              </m:r>
              <m:sSup>
                <m:e>
                  <m:limLow>
                    <m:e>
                      <m:r>
                        <m:t>u</m:t>
                      </m:r>
                    </m:e>
                    <m:lim>
                      <m:r>
                        <m:rPr>
                          <m:sty m:val="p"/>
                        </m:rPr>
                        <m:t>∼</m:t>
                      </m:r>
                    </m:lim>
                  </m:limLow>
                </m:e>
                <m:sup>
                  <m:r>
                    <m:rPr>
                      <m:sty m:val="p"/>
                    </m:rPr>
                    <m:t>⊤</m:t>
                  </m:r>
                </m:sup>
              </m:sSup>
              <m:r>
                <m:rPr>
                  <m:sty m:val="bi"/>
                </m:rPr>
                <m:t>B</m:t>
              </m:r>
              <m:limLow>
                <m:e>
                  <m:r>
                    <m:t>w</m:t>
                  </m:r>
                </m:e>
                <m:lim>
                  <m:r>
                    <m:rPr>
                      <m:sty m:val="p"/>
                    </m:rPr>
                    <m:t>∼</m:t>
                  </m:r>
                </m:lim>
              </m:limLow>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limLow>
          <m:e>
            <m:r>
              <m:t>d</m:t>
            </m:r>
          </m:e>
          <m:lim>
            <m:r>
              <m:rPr>
                <m:sty m:val="p"/>
              </m:rPr>
              <m:t>∼</m:t>
            </m:r>
          </m:lim>
        </m:limLow>
        <m:limUpp>
          <m:e>
            <m:r>
              <m:rPr>
                <m:sty m:val="p"/>
              </m:rPr>
              <m:t>=</m:t>
            </m:r>
          </m:e>
          <m:lim>
            <m:r>
              <m:rPr>
                <m:nor/>
                <m:sty m:val="p"/>
              </m:rPr>
              <m:t>def</m:t>
            </m:r>
          </m:lim>
        </m:limUpp>
        <m:sSup>
          <m:e>
            <m:r>
              <m:rPr>
                <m:sty m:val="bi"/>
              </m:rPr>
              <m:t>A</m:t>
            </m:r>
          </m:e>
          <m:sup>
            <m:r>
              <m:rPr>
                <m:sty m:val="p"/>
              </m:rPr>
              <m:t>−</m:t>
            </m:r>
            <m:r>
              <m:t>1</m:t>
            </m:r>
          </m:sup>
        </m:sSup>
        <m:r>
          <m:rPr>
            <m:sty m:val="bi"/>
          </m:rPr>
          <m:t>B</m:t>
        </m:r>
        <m:limLow>
          <m:e>
            <m:r>
              <m:t>w</m:t>
            </m:r>
          </m:e>
          <m:lim>
            <m:r>
              <m:rPr>
                <m:sty m:val="p"/>
              </m:rPr>
              <m:t>∼</m:t>
            </m:r>
          </m:lim>
        </m:limLow>
      </m:oMath>
      <w:r>
        <w:t xml:space="preserve">, so</w:t>
      </w:r>
      <w:r>
        <w:t xml:space="preserve"> </w:t>
      </w:r>
      <m:oMath>
        <m:limLow>
          <m:e>
            <m:r>
              <m:t>z</m:t>
            </m:r>
          </m:e>
          <m:lim>
            <m:r>
              <m:rPr>
                <m:sty m:val="p"/>
              </m:rPr>
              <m:t>∼</m:t>
            </m:r>
          </m:lim>
        </m:limLow>
        <m:r>
          <m:rPr>
            <m:sty m:val="p"/>
          </m:rPr>
          <m:t>=</m:t>
        </m:r>
        <m:limLow>
          <m:e>
            <m:r>
              <m:t>u</m:t>
            </m:r>
          </m:e>
          <m:lim>
            <m:r>
              <m:rPr>
                <m:sty m:val="p"/>
              </m:rPr>
              <m:t>∼</m:t>
            </m:r>
          </m:lim>
        </m:limLow>
        <m:r>
          <m:rPr>
            <m:sty m:val="p"/>
          </m:rPr>
          <m:t>+</m:t>
        </m:r>
        <m:limLow>
          <m:e>
            <m:r>
              <m:t>d</m:t>
            </m:r>
          </m:e>
          <m:lim>
            <m:r>
              <m:rPr>
                <m:sty m:val="p"/>
              </m:rPr>
              <m:t>∼</m:t>
            </m:r>
          </m:lim>
        </m:limLow>
      </m:oMath>
      <w:r>
        <w:t xml:space="preserve"> </w:t>
      </w:r>
      <w:r>
        <w:t xml:space="preserve">and</w:t>
      </w:r>
      <w:r>
        <w:t xml:space="preserve"> </w:t>
      </w:r>
      <m:oMath>
        <m:r>
          <m:rPr>
            <m:sty m:val="bi"/>
          </m:rPr>
          <m:t>A</m:t>
        </m:r>
        <m:limLow>
          <m:e>
            <m:r>
              <m:t>d</m:t>
            </m:r>
          </m:e>
          <m:lim>
            <m:r>
              <m:rPr>
                <m:sty m:val="p"/>
              </m:rPr>
              <m:t>∼</m:t>
            </m:r>
          </m:lim>
        </m:limLow>
        <m:r>
          <m:rPr>
            <m:sty m:val="p"/>
          </m:rPr>
          <m:t>=</m:t>
        </m:r>
        <m:r>
          <m:rPr>
            <m:sty m:val="bi"/>
          </m:rPr>
          <m:t>B</m:t>
        </m:r>
        <m:limLow>
          <m:e>
            <m:r>
              <m:t>w</m:t>
            </m:r>
          </m:e>
          <m:lim>
            <m:r>
              <m:rPr>
                <m:sty m:val="p"/>
              </m:rPr>
              <m:t>∼</m:t>
            </m:r>
          </m:lim>
        </m:limLow>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limLow>
                    <m:e>
                      <m:r>
                        <m:t>z</m:t>
                      </m:r>
                    </m:e>
                    <m:lim>
                      <m:r>
                        <m:rPr>
                          <m:sty m:val="p"/>
                        </m:rPr>
                        <m:t>∼</m:t>
                      </m:r>
                    </m:lim>
                  </m:limLow>
                </m:e>
                <m:sup>
                  <m:r>
                    <m:rPr>
                      <m:sty m:val="p"/>
                    </m:rPr>
                    <m:t>⊤</m:t>
                  </m:r>
                </m:sup>
              </m:sSup>
              <m:r>
                <m:rPr>
                  <m:sty m:val="bi"/>
                </m:rPr>
                <m:t>A</m:t>
              </m:r>
              <m:limLow>
                <m:e>
                  <m:r>
                    <m:t>z</m:t>
                  </m:r>
                </m:e>
                <m:lim>
                  <m:r>
                    <m:rPr>
                      <m:sty m:val="p"/>
                    </m:rPr>
                    <m:t>∼</m:t>
                  </m:r>
                </m:lim>
              </m:limLow>
              <m:r>
                <m:t>&amp;</m:t>
              </m:r>
              <m:r>
                <m:rPr>
                  <m:sty m:val="p"/>
                </m:rPr>
                <m:t>=</m:t>
              </m:r>
              <m:r>
                <m:rPr>
                  <m:sty m:val="p"/>
                </m:rPr>
                <m:t>(</m:t>
              </m:r>
              <m:limLow>
                <m:e>
                  <m:r>
                    <m:t>u</m:t>
                  </m:r>
                </m:e>
                <m:lim>
                  <m:r>
                    <m:rPr>
                      <m:sty m:val="p"/>
                    </m:rPr>
                    <m:t>∼</m:t>
                  </m:r>
                </m:lim>
              </m:limLow>
              <m:r>
                <m:rPr>
                  <m:sty m:val="p"/>
                </m:rPr>
                <m:t>+</m:t>
              </m:r>
              <m:limLow>
                <m:e>
                  <m:r>
                    <m:t>d</m:t>
                  </m:r>
                </m:e>
                <m:lim>
                  <m:r>
                    <m:rPr>
                      <m:sty m:val="p"/>
                    </m:rPr>
                    <m:t>∼</m:t>
                  </m:r>
                </m:lim>
              </m:limLow>
              <m:r>
                <m:rPr>
                  <m:sty m:val="p"/>
                </m:rPr>
                <m:t>)</m:t>
              </m:r>
              <m:r>
                <m:rPr>
                  <m:sty m:val="p"/>
                </m:rPr>
                <m:t>⋅</m:t>
              </m:r>
              <m:r>
                <m:rPr>
                  <m:sty m:val="bi"/>
                </m:rPr>
                <m:t>A</m:t>
              </m:r>
              <m:r>
                <m:t> </m:t>
              </m:r>
              <m:r>
                <m:rPr>
                  <m:sty m:val="p"/>
                </m:rPr>
                <m:t>(</m:t>
              </m:r>
              <m:limLow>
                <m:e>
                  <m:r>
                    <m:t>u</m:t>
                  </m:r>
                </m:e>
                <m:lim>
                  <m:r>
                    <m:rPr>
                      <m:sty m:val="p"/>
                    </m:rPr>
                    <m:t>∼</m:t>
                  </m:r>
                </m:lim>
              </m:limLow>
              <m:r>
                <m:rPr>
                  <m:sty m:val="p"/>
                </m:rPr>
                <m:t>+</m:t>
              </m:r>
              <m:limLow>
                <m:e>
                  <m:r>
                    <m:t>d</m:t>
                  </m:r>
                </m:e>
                <m:lim>
                  <m:r>
                    <m:rPr>
                      <m:sty m:val="p"/>
                    </m:rPr>
                    <m:t>∼</m:t>
                  </m:r>
                </m:lim>
              </m:limLow>
              <m:r>
                <m:rPr>
                  <m:sty m:val="p"/>
                </m:rPr>
                <m:t>)</m:t>
              </m:r>
              <m:r>
                <m:t>&amp;</m:t>
              </m:r>
              <m:r>
                <m:t>&amp;</m:t>
              </m:r>
              <m:r>
                <m:rPr>
                  <m:nor/>
                  <m:sty m:val="p"/>
                </m:rPr>
                <m:t>(substitute </m:t>
              </m:r>
              <m:limLow>
                <m:e>
                  <m:r>
                    <m:t>z</m:t>
                  </m:r>
                </m:e>
                <m:lim>
                  <m:r>
                    <m:rPr>
                      <m:sty m:val="p"/>
                    </m:rPr>
                    <m:t>∼</m:t>
                  </m:r>
                </m:lim>
              </m:limLow>
              <m:r>
                <m:rPr>
                  <m:sty m:val="p"/>
                </m:rPr>
                <m:t>=</m:t>
              </m:r>
              <m:limLow>
                <m:e>
                  <m:r>
                    <m:t>u</m:t>
                  </m:r>
                </m:e>
                <m:lim>
                  <m:r>
                    <m:rPr>
                      <m:sty m:val="p"/>
                    </m:rPr>
                    <m:t>∼</m:t>
                  </m:r>
                </m:lim>
              </m:limLow>
              <m:r>
                <m:rPr>
                  <m:sty m:val="p"/>
                </m:rPr>
                <m:t>+</m:t>
              </m:r>
              <m:limLow>
                <m:e>
                  <m:r>
                    <m:t>d</m:t>
                  </m:r>
                </m:e>
                <m:lim>
                  <m:r>
                    <m:rPr>
                      <m:sty m:val="p"/>
                    </m:rPr>
                    <m:t>∼</m:t>
                  </m:r>
                </m:lim>
              </m:limLow>
              <m:r>
                <m:rPr>
                  <m:nor/>
                  <m:sty m:val="p"/>
                </m:rPr>
                <m:t>)</m:t>
              </m:r>
            </m:e>
            <m:e>
              <m:r>
                <m:t>&amp;</m:t>
              </m:r>
              <m:r>
                <m:rPr>
                  <m:sty m:val="p"/>
                </m:rPr>
                <m:t>=</m:t>
              </m:r>
              <m:r>
                <m:rPr>
                  <m:sty m:val="p"/>
                </m:rPr>
                <m:t>(</m:t>
              </m:r>
              <m:limLow>
                <m:e>
                  <m:r>
                    <m:t>u</m:t>
                  </m:r>
                </m:e>
                <m:lim>
                  <m:r>
                    <m:rPr>
                      <m:sty m:val="p"/>
                    </m:rPr>
                    <m:t>∼</m:t>
                  </m:r>
                </m:lim>
              </m:limLow>
              <m:r>
                <m:rPr>
                  <m:sty m:val="p"/>
                </m:rPr>
                <m:t>+</m:t>
              </m:r>
              <m:limLow>
                <m:e>
                  <m:r>
                    <m:t>d</m:t>
                  </m:r>
                </m:e>
                <m:lim>
                  <m:r>
                    <m:rPr>
                      <m:sty m:val="p"/>
                    </m:rPr>
                    <m:t>∼</m:t>
                  </m:r>
                </m:lim>
              </m:limLow>
              <m:r>
                <m:rPr>
                  <m:sty m:val="p"/>
                </m:rPr>
                <m:t>)</m:t>
              </m:r>
              <m:r>
                <m:rPr>
                  <m:sty m:val="p"/>
                </m:rPr>
                <m:t>⋅</m:t>
              </m:r>
              <m:r>
                <m:rPr>
                  <m:sty m:val="p"/>
                </m:rPr>
                <m:t>(</m:t>
              </m:r>
              <m:r>
                <m:rPr>
                  <m:sty m:val="bi"/>
                </m:rPr>
                <m:t>A</m:t>
              </m:r>
              <m:limLow>
                <m:e>
                  <m:r>
                    <m:t>u</m:t>
                  </m:r>
                </m:e>
                <m:lim>
                  <m:r>
                    <m:rPr>
                      <m:sty m:val="p"/>
                    </m:rPr>
                    <m:t>∼</m:t>
                  </m:r>
                </m:lim>
              </m:limLow>
              <m:r>
                <m:rPr>
                  <m:sty m:val="p"/>
                </m:rPr>
                <m:t>+</m:t>
              </m:r>
              <m:r>
                <m:rPr>
                  <m:sty m:val="bi"/>
                </m:rPr>
                <m:t>A</m:t>
              </m:r>
              <m:limLow>
                <m:e>
                  <m:r>
                    <m:t>d</m:t>
                  </m:r>
                </m:e>
                <m:lim>
                  <m:r>
                    <m:rPr>
                      <m:sty m:val="p"/>
                    </m:rPr>
                    <m:t>∼</m:t>
                  </m:r>
                </m:lim>
              </m:limLow>
              <m:r>
                <m:rPr>
                  <m:sty m:val="p"/>
                </m:rPr>
                <m:t>)</m:t>
              </m:r>
              <m:r>
                <m:t>&amp;</m:t>
              </m:r>
              <m:r>
                <m:t>&amp;</m:t>
              </m:r>
              <m:r>
                <m:rPr>
                  <m:nor/>
                  <m:sty m:val="p"/>
                </m:rPr>
                <m:t>(</m:t>
              </m:r>
              <m:r>
                <m:rPr>
                  <m:nor/>
                  <m:sty m:val="p"/>
                </m:rPr>
                <m:t>Theorem 9</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u</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m:t>
              </m:r>
              <m:r>
                <m:rPr>
                  <m:nor/>
                  <m:sty m:val="p"/>
                </m:rPr>
                <m:t>Theorem 50</m:t>
              </m:r>
              <m:r>
                <m:rPr>
                  <m:nor/>
                  <m:sty m:val="p"/>
                </m:rPr>
                <m:t>, both slots)</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(combine like terms)</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d</m:t>
                      </m:r>
                    </m:e>
                    <m:lim>
                      <m:r>
                        <m:rPr>
                          <m:sty m:val="p"/>
                        </m:rPr>
                        <m:t>∼</m:t>
                      </m:r>
                    </m:lim>
                  </m:limLow>
                </m:e>
                <m:sup>
                  <m:r>
                    <m:rPr>
                      <m:sty m:val="p"/>
                    </m:rPr>
                    <m:t>⊤</m:t>
                  </m:r>
                </m:sup>
              </m:sSup>
              <m:r>
                <m:rPr>
                  <m:sty m:val="bi"/>
                </m:rPr>
                <m:t>B</m:t>
              </m:r>
              <m:limLow>
                <m:e>
                  <m:r>
                    <m:t>w</m:t>
                  </m:r>
                </m:e>
                <m:lim>
                  <m:r>
                    <m:rPr>
                      <m:sty m:val="p"/>
                    </m:rPr>
                    <m:t>∼</m:t>
                  </m:r>
                </m:lim>
              </m:limLow>
              <m:r>
                <m:t>&amp;</m:t>
              </m:r>
              <m:r>
                <m:t>&amp;</m:t>
              </m:r>
              <m:r>
                <m:rPr>
                  <m:nor/>
                  <m:sty m:val="p"/>
                </m:rPr>
                <m:t>(</m:t>
              </m:r>
              <m:r>
                <m:rPr>
                  <m:sty m:val="bi"/>
                </m:rPr>
                <m:t>A</m:t>
              </m:r>
              <m:limLow>
                <m:e>
                  <m:r>
                    <m:t>d</m:t>
                  </m:r>
                </m:e>
                <m:lim>
                  <m:r>
                    <m:rPr>
                      <m:sty m:val="p"/>
                    </m:rPr>
                    <m:t>∼</m:t>
                  </m:r>
                </m:lim>
              </m:limLow>
              <m:r>
                <m:rPr>
                  <m:sty m:val="p"/>
                </m:rPr>
                <m:t>=</m:t>
              </m:r>
              <m:r>
                <m:rPr>
                  <m:sty m:val="bi"/>
                </m:rPr>
                <m:t>B</m:t>
              </m:r>
              <m:limLow>
                <m:e>
                  <m:r>
                    <m:t>w</m:t>
                  </m:r>
                </m:e>
                <m:lim>
                  <m:r>
                    <m:rPr>
                      <m:sty m:val="p"/>
                    </m:rPr>
                    <m:t>∼</m:t>
                  </m:r>
                </m:lim>
              </m:limLow>
              <m:r>
                <m:rPr>
                  <m:nor/>
                  <m:sty m:val="p"/>
                </m:rPr>
                <m:t>, twice)</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sSup>
                <m:e>
                  <m:limLow>
                    <m:e>
                      <m:r>
                        <m:t>d</m:t>
                      </m:r>
                    </m:e>
                    <m:lim>
                      <m:r>
                        <m:rPr>
                          <m:sty m:val="p"/>
                        </m:rPr>
                        <m:t>∼</m:t>
                      </m:r>
                    </m:lim>
                  </m:limLow>
                </m:e>
                <m:sup>
                  <m:r>
                    <m:rPr>
                      <m:sty m:val="p"/>
                    </m:rPr>
                    <m:t>⊤</m:t>
                  </m:r>
                </m:sup>
              </m:sSup>
              <m:r>
                <m:rPr>
                  <m:sty m:val="p"/>
                </m:rPr>
                <m:t>=</m:t>
              </m:r>
              <m:sSup>
                <m:e>
                  <m:limLow>
                    <m:e>
                      <m:r>
                        <m:t>w</m:t>
                      </m:r>
                    </m:e>
                    <m:lim>
                      <m:r>
                        <m:rPr>
                          <m:sty m:val="p"/>
                        </m:rPr>
                        <m:t>∼</m:t>
                      </m:r>
                    </m:lim>
                  </m:limLow>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limLow>
                    <m:e>
                      <m:r>
                        <m:t>w</m:t>
                      </m:r>
                    </m:e>
                    <m:lim>
                      <m:r>
                        <m:rPr>
                          <m:sty m:val="p"/>
                        </m:rPr>
                        <m:t>∼</m:t>
                      </m:r>
                    </m:lim>
                  </m:limLow>
                </m:e>
                <m:sup>
                  <m:r>
                    <m:rPr>
                      <m:sty m:val="p"/>
                    </m:rPr>
                    <m:t>⊤</m:t>
                  </m:r>
                </m:sup>
              </m:sSup>
              <m:r>
                <m:rPr>
                  <m:sty m:val="bi"/>
                </m:rPr>
                <m:t>S</m:t>
              </m:r>
              <m:limLow>
                <m:e>
                  <m:r>
                    <m:t>w</m:t>
                  </m:r>
                </m:e>
                <m:lim>
                  <m:r>
                    <m:rPr>
                      <m:sty m:val="p"/>
                    </m:rPr>
                    <m:t>∼</m:t>
                  </m:r>
                </m:lim>
              </m:limLow>
              <m:r>
                <m:t>&amp;</m:t>
              </m:r>
              <m:r>
                <m:rPr>
                  <m:sty m:val="p"/>
                </m:rPr>
                <m:t>=</m:t>
              </m:r>
              <m:sSup>
                <m:e>
                  <m:limLow>
                    <m:e>
                      <m:r>
                        <m:t>w</m:t>
                      </m:r>
                    </m:e>
                    <m:lim>
                      <m:r>
                        <m:rPr>
                          <m:sty m:val="p"/>
                        </m:rPr>
                        <m:t>∼</m:t>
                      </m:r>
                    </m:lim>
                  </m:limLow>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limLow>
                <m:e>
                  <m:r>
                    <m:t>w</m:t>
                  </m:r>
                </m:e>
                <m:lim>
                  <m:r>
                    <m:rPr>
                      <m:sty m:val="p"/>
                    </m:rPr>
                    <m:t>∼</m:t>
                  </m:r>
                </m:lim>
              </m:limLow>
              <m:r>
                <m:t>&amp;</m:t>
              </m:r>
              <m:r>
                <m:t>&amp;</m:t>
              </m:r>
              <m:r>
                <m:rPr>
                  <m:nor/>
                  <m:sty m:val="p"/>
                </m:rPr>
                <m:t>(substitute </m:t>
              </m:r>
              <m:r>
                <m:rPr>
                  <m:sty m:val="bi"/>
                </m:rPr>
                <m:t>S</m:t>
              </m:r>
              <m:r>
                <m:rPr>
                  <m:nor/>
                  <m:sty m:val="p"/>
                </m:rPr>
                <m:t>)</m:t>
              </m:r>
            </m:e>
            <m:e>
              <m:r>
                <m:t>&amp;</m:t>
              </m:r>
              <m:r>
                <m:rPr>
                  <m:sty m:val="p"/>
                </m:rPr>
                <m:t>=</m:t>
              </m:r>
              <m:sSup>
                <m:e>
                  <m:limLow>
                    <m:e>
                      <m:r>
                        <m:t>w</m:t>
                      </m:r>
                    </m:e>
                    <m:lim>
                      <m:r>
                        <m:rPr>
                          <m:sty m:val="p"/>
                        </m:rPr>
                        <m:t>∼</m:t>
                      </m:r>
                    </m:lim>
                  </m:limLow>
                </m:e>
                <m:sup>
                  <m:r>
                    <m:rPr>
                      <m:sty m:val="p"/>
                    </m:rPr>
                    <m:t>⊤</m:t>
                  </m:r>
                </m:sup>
              </m:sSup>
              <m:r>
                <m:t> </m:t>
              </m:r>
              <m:r>
                <m:rPr>
                  <m:sty m:val="p"/>
                </m:rPr>
                <m:t>(</m:t>
              </m:r>
              <m:r>
                <m:rPr>
                  <m:sty m:val="bi"/>
                </m:rPr>
                <m:t>C</m:t>
              </m:r>
              <m:limLow>
                <m:e>
                  <m:r>
                    <m:t>w</m:t>
                  </m:r>
                </m:e>
                <m:lim>
                  <m:r>
                    <m:rPr>
                      <m:sty m:val="p"/>
                    </m:rPr>
                    <m:t>∼</m:t>
                  </m:r>
                </m:lim>
              </m:limLow>
              <m:r>
                <m:rPr>
                  <m:sty m:val="p"/>
                </m:rPr>
                <m:t>−</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r>
                <m:rPr>
                  <m:nor/>
                  <m:sty m:val="p"/>
                </m:rPr>
                <m:t>Theorem 93</m:t>
              </m:r>
              <m:r>
                <m:rPr>
                  <m:nor/>
                  <m:sty m:val="p"/>
                </m:rPr>
                <m:t>, difference rule on the right)</m:t>
              </m:r>
            </m:e>
            <m:e>
              <m:r>
                <m:t>&amp;</m:t>
              </m:r>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oMath>
      <w:r>
        <w:t xml:space="preserve"> </w:t>
      </w:r>
      <w:r>
        <w:t xml:space="preserve">terms cancel, leaving</w:t>
      </w:r>
      <w:r>
        <w:t xml:space="preserve"> </w:t>
      </w:r>
      <m:oMath>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oMath>
      <w:r>
        <w:t xml:space="preserve">,</w:t>
      </w:r>
      <w:r>
        <w:t xml:space="preserve"> </w:t>
      </w:r>
      <w:r>
        <w:t xml:space="preserve">which is</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limLow>
          <m:e>
            <m:r>
              <m:t>v</m:t>
            </m:r>
          </m:e>
          <m:lim>
            <m:r>
              <m:rPr>
                <m:sty m:val="p"/>
              </m:rPr>
              <m:t>∼</m:t>
            </m:r>
          </m:lim>
        </m:limLow>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0</m:t>
            </m:r>
          </m:e>
          <m:lim>
            <m:r>
              <m:rPr>
                <m:sty m:val="p"/>
              </m:rPr>
              <m:t>∼</m:t>
            </m:r>
          </m:lim>
        </m:limLow>
      </m:oMath>
      <w:r>
        <w:t xml:space="preserve"> </w:t>
      </w:r>
      <w:r>
        <w:t xml:space="preserve">and</w:t>
      </w:r>
      <w:r>
        <w:t xml:space="preserve"> </w:t>
      </w:r>
      <m:oMath>
        <m:limLow>
          <m:e>
            <m:r>
              <m:t>z</m:t>
            </m:r>
          </m:e>
          <m:lim>
            <m:r>
              <m:rPr>
                <m:sty m:val="p"/>
              </m:rPr>
              <m:t>∼</m:t>
            </m:r>
          </m:lim>
        </m:limLow>
        <m:r>
          <m:rPr>
            <m:sty m:val="p"/>
          </m:rPr>
          <m:t>=</m:t>
        </m:r>
        <m:limLow>
          <m:e>
            <m:r>
              <m:t>u</m:t>
            </m:r>
          </m:e>
          <m:lim>
            <m:r>
              <m:rPr>
                <m:sty m:val="p"/>
              </m:rPr>
              <m:t>∼</m:t>
            </m:r>
          </m:lim>
        </m:limLow>
        <m:r>
          <m:rPr>
            <m:sty m:val="p"/>
          </m:rPr>
          <m:t>+</m:t>
        </m:r>
        <m:sSup>
          <m:e>
            <m:r>
              <m:rPr>
                <m:sty m:val="bi"/>
              </m:rPr>
              <m:t>A</m:t>
            </m:r>
          </m:e>
          <m:sup>
            <m:r>
              <m:rPr>
                <m:sty m:val="p"/>
              </m:rPr>
              <m:t>−</m:t>
            </m:r>
            <m:r>
              <m:t>1</m:t>
            </m:r>
          </m:sup>
        </m:sSup>
        <m:r>
          <m:rPr>
            <m:sty m:val="bi"/>
          </m:rPr>
          <m:t>B</m:t>
        </m:r>
        <m:limLow>
          <m:e>
            <m:r>
              <m:t>w</m:t>
            </m:r>
          </m:e>
          <m:lim>
            <m:r>
              <m:rPr>
                <m:sty m:val="p"/>
              </m:rPr>
              <m:t>∼</m:t>
            </m:r>
          </m:lim>
        </m:limLow>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z</m:t>
                </m:r>
              </m:e>
              <m:lim>
                <m:r>
                  <m:rPr>
                    <m:sty m:val="p"/>
                  </m:rPr>
                  <m:t>∼</m:t>
                </m:r>
              </m:lim>
            </m:limLow>
          </m:e>
          <m:sup>
            <m:r>
              <m:rPr>
                <m:sty m:val="p"/>
              </m:rPr>
              <m:t>⊤</m:t>
            </m:r>
          </m:sup>
        </m:sSup>
        <m:r>
          <m:rPr>
            <m:sty m:val="bi"/>
          </m:rPr>
          <m:t>A</m:t>
        </m:r>
        <m:limLow>
          <m:e>
            <m:r>
              <m:t>z</m:t>
            </m:r>
          </m:e>
          <m:lim>
            <m:r>
              <m:rPr>
                <m:sty m:val="p"/>
              </m:rPr>
              <m:t>∼</m:t>
            </m:r>
          </m:lim>
        </m:limLow>
        <m:r>
          <m:rPr>
            <m:sty m:val="p"/>
          </m:rPr>
          <m:t>+</m:t>
        </m:r>
        <m:sSup>
          <m:e>
            <m:limLow>
              <m:e>
                <m:r>
                  <m:t>w</m:t>
                </m:r>
              </m:e>
              <m:lim>
                <m:r>
                  <m:rPr>
                    <m:sty m:val="p"/>
                  </m:rPr>
                  <m:t>∼</m:t>
                </m:r>
              </m:lim>
            </m:limLow>
          </m:e>
          <m:sup>
            <m:r>
              <m:rPr>
                <m:sty m:val="p"/>
              </m:rPr>
              <m:t>⊤</m:t>
            </m:r>
          </m:sup>
        </m:sSup>
        <m:r>
          <m:rPr>
            <m:sty m:val="bi"/>
          </m:rPr>
          <m:t>S</m:t>
        </m:r>
        <m:limLow>
          <m:e>
            <m:r>
              <m:t>w</m:t>
            </m:r>
          </m:e>
          <m:lim>
            <m:r>
              <m:rPr>
                <m:sty m:val="p"/>
              </m:rPr>
              <m:t>∼</m:t>
            </m:r>
          </m:lim>
        </m:limLow>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limLow>
          <m:e>
            <m:r>
              <m:t>w</m:t>
            </m:r>
          </m:e>
          <m:lim>
            <m:r>
              <m:rPr>
                <m:sty m:val="p"/>
              </m:rPr>
              <m:t>∼</m:t>
            </m:r>
          </m:lim>
        </m:limLow>
        <m:r>
          <m:rPr>
            <m:sty m:val="p"/>
          </m:rPr>
          <m:t>≠</m:t>
        </m:r>
        <m:limLow>
          <m:e>
            <m:r>
              <m:t>0</m:t>
            </m:r>
          </m:e>
          <m:lim>
            <m:r>
              <m:rPr>
                <m:sty m:val="p"/>
              </m:rPr>
              <m:t>∼</m:t>
            </m:r>
          </m:lim>
        </m:limLow>
      </m:oMath>
      <w:r>
        <w:t xml:space="preserve">, the second term is positive.</w:t>
      </w:r>
      <w:r>
        <w:t xml:space="preserve"> </w:t>
      </w:r>
      <w:r>
        <w:t xml:space="preserve">If</w:t>
      </w:r>
      <w:r>
        <w:t xml:space="preserve"> </w:t>
      </w:r>
      <m:oMath>
        <m:limLow>
          <m:e>
            <m:r>
              <m:t>w</m:t>
            </m:r>
          </m:e>
          <m:lim>
            <m:r>
              <m:rPr>
                <m:sty m:val="p"/>
              </m:rPr>
              <m:t>∼</m:t>
            </m:r>
          </m:lim>
        </m:limLow>
        <m:r>
          <m:rPr>
            <m:sty m:val="p"/>
          </m:rPr>
          <m:t>=</m:t>
        </m:r>
        <m:limLow>
          <m:e>
            <m:r>
              <m:t>0</m:t>
            </m:r>
          </m:e>
          <m:lim>
            <m:r>
              <m:rPr>
                <m:sty m:val="p"/>
              </m:rPr>
              <m:t>∼</m:t>
            </m:r>
          </m:lim>
        </m:limLow>
      </m:oMath>
      <w:r>
        <w:t xml:space="preserve">, then</w:t>
      </w:r>
      <w:r>
        <w:t xml:space="preserve"> </w:t>
      </w:r>
      <m:oMath>
        <m:limLow>
          <m:e>
            <m:r>
              <m:t>u</m:t>
            </m:r>
          </m:e>
          <m:lim>
            <m:r>
              <m:rPr>
                <m:sty m:val="p"/>
              </m:rPr>
              <m:t>∼</m:t>
            </m:r>
          </m:lim>
        </m:limLow>
        <m:r>
          <m:rPr>
            <m:sty m:val="p"/>
          </m:rPr>
          <m:t>≠</m:t>
        </m:r>
        <m:limLow>
          <m:e>
            <m:r>
              <m:t>0</m:t>
            </m:r>
          </m:e>
          <m:lim>
            <m:r>
              <m:rPr>
                <m:sty m:val="p"/>
              </m:rPr>
              <m:t>∼</m:t>
            </m:r>
          </m:lim>
        </m:limLow>
      </m:oMath>
      <w:r>
        <w:t xml:space="preserve"> </w:t>
      </w:r>
      <w:r>
        <w:t xml:space="preserve">and</w:t>
      </w:r>
      <w:r>
        <w:t xml:space="preserve"> </w:t>
      </w:r>
      <m:oMath>
        <m:limLow>
          <m:e>
            <m:r>
              <m:t>z</m:t>
            </m:r>
          </m:e>
          <m:lim>
            <m:r>
              <m:rPr>
                <m:sty m:val="p"/>
              </m:rPr>
              <m:t>∼</m:t>
            </m:r>
          </m:lim>
        </m:limLow>
        <m:r>
          <m:rPr>
            <m:sty m:val="p"/>
          </m:rPr>
          <m:t>=</m:t>
        </m:r>
        <m:limLow>
          <m:e>
            <m:r>
              <m:t>u</m:t>
            </m:r>
          </m:e>
          <m:lim>
            <m:r>
              <m:rPr>
                <m:sty m:val="p"/>
              </m:rPr>
              <m:t>∼</m:t>
            </m:r>
          </m:lim>
        </m:limLow>
      </m:oMath>
      <w:r>
        <w:t xml:space="preserve">, so the first term is positive.</w:t>
      </w:r>
      <w:r>
        <w:t xml:space="preserve"> </w:t>
      </w:r>
      <w:r>
        <w:t xml:space="preserve">Either way</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w</m:t>
            </m:r>
          </m:e>
          <m:lim>
            <m:r>
              <m:rPr>
                <m:sty m:val="p"/>
              </m:rPr>
              <m:t>∼</m:t>
            </m:r>
          </m:lim>
        </m:limLow>
        <m:r>
          <m:rPr>
            <m:sty m:val="p"/>
          </m:rPr>
          <m:t>≠</m:t>
        </m:r>
        <m:limLow>
          <m:e>
            <m:r>
              <m:t>0</m:t>
            </m:r>
          </m:e>
          <m:lim>
            <m:r>
              <m:rPr>
                <m:sty m:val="p"/>
              </m:rPr>
              <m:t>∼</m:t>
            </m:r>
          </m:lim>
        </m:limLow>
      </m:oMath>
      <w:r>
        <w:t xml:space="preserve">, take</w:t>
      </w:r>
      <w:r>
        <w:t xml:space="preserve"> </w:t>
      </w:r>
      <m:oMath>
        <m:limLow>
          <m:e>
            <m:r>
              <m:t>u</m:t>
            </m:r>
          </m:e>
          <m:lim>
            <m:r>
              <m:rPr>
                <m:sty m:val="p"/>
              </m:rPr>
              <m:t>∼</m:t>
            </m:r>
          </m:lim>
        </m:limLow>
        <m:r>
          <m:rPr>
            <m:sty m:val="p"/>
          </m:rPr>
          <m:t>=</m:t>
        </m:r>
        <m:r>
          <m:rPr>
            <m:sty m:val="p"/>
          </m:rPr>
          <m:t>−</m:t>
        </m:r>
        <m:sSup>
          <m:e>
            <m:r>
              <m:rPr>
                <m:sty m:val="bi"/>
              </m:rPr>
              <m:t>A</m:t>
            </m:r>
          </m:e>
          <m:sup>
            <m:r>
              <m:rPr>
                <m:sty m:val="p"/>
              </m:rPr>
              <m:t>−</m:t>
            </m:r>
            <m:r>
              <m:t>1</m:t>
            </m:r>
          </m:sup>
        </m:sSup>
        <m:r>
          <m:rPr>
            <m:sty m:val="bi"/>
          </m:rPr>
          <m:t>B</m:t>
        </m:r>
        <m:limLow>
          <m:e>
            <m:r>
              <m:t>w</m:t>
            </m:r>
          </m:e>
          <m:lim>
            <m:r>
              <m:rPr>
                <m:sty m:val="p"/>
              </m:rPr>
              <m:t>∼</m:t>
            </m:r>
          </m:lim>
        </m:limLow>
      </m:oMath>
      <w:r>
        <w:t xml:space="preserve">, so</w:t>
      </w:r>
      <w:r>
        <w:t xml:space="preserve"> </w:t>
      </w:r>
      <m:oMath>
        <m:limLow>
          <m:e>
            <m:r>
              <m:t>z</m:t>
            </m:r>
          </m:e>
          <m:lim>
            <m:r>
              <m:rPr>
                <m:sty m:val="p"/>
              </m:rPr>
              <m:t>∼</m:t>
            </m:r>
          </m:lim>
        </m:limLow>
        <m:r>
          <m:rPr>
            <m:sty m:val="p"/>
          </m:rPr>
          <m:t>=</m:t>
        </m:r>
        <m:limLow>
          <m:e>
            <m:r>
              <m:t>0</m:t>
            </m:r>
          </m:e>
          <m:lim>
            <m:r>
              <m:rPr>
                <m:sty m:val="p"/>
              </m:rPr>
              <m:t>∼</m:t>
            </m:r>
          </m:lim>
        </m:limLow>
      </m:oMath>
      <w:r>
        <w:t xml:space="preserve"> </w:t>
      </w:r>
      <w:r>
        <w:t xml:space="preserve">and</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0</m:t>
            </m:r>
          </m:e>
          <m:lim>
            <m:r>
              <m:rPr>
                <m:sty m:val="p"/>
              </m:rPr>
              <m:t>∼</m:t>
            </m:r>
          </m:lim>
        </m:limLow>
      </m:oMath>
      <w:r>
        <w:t xml:space="preserve">; then</w:t>
      </w:r>
      <w:r>
        <w:t xml:space="preserve"> </w:t>
      </w:r>
      <m:oMath>
        <m:sSup>
          <m:e>
            <m:limLow>
              <m:e>
                <m:r>
                  <m:t>w</m:t>
                </m:r>
              </m:e>
              <m:lim>
                <m:r>
                  <m:rPr>
                    <m:sty m:val="p"/>
                  </m:rPr>
                  <m:t>∼</m:t>
                </m:r>
              </m:lim>
            </m:limLow>
          </m:e>
          <m:sup>
            <m:r>
              <m:rPr>
                <m:sty m:val="p"/>
              </m:rPr>
              <m:t>⊤</m:t>
            </m:r>
          </m:sup>
        </m:sSup>
        <m:r>
          <m:rPr>
            <m:sty m:val="bi"/>
          </m:rPr>
          <m:t>S</m:t>
        </m:r>
        <m:limLow>
          <m:e>
            <m:r>
              <m:t>w</m:t>
            </m:r>
          </m:e>
          <m:lim>
            <m:r>
              <m:rPr>
                <m:sty m:val="p"/>
              </m:rPr>
              <m:t>∼</m:t>
            </m:r>
          </m:lim>
        </m:limLow>
        <m:r>
          <m:rPr>
            <m:sty m:val="p"/>
          </m:rPr>
          <m:t>=</m:t>
        </m:r>
        <m:sSup>
          <m:e>
            <m:limLow>
              <m:e>
                <m:r>
                  <m:t>v</m:t>
                </m:r>
              </m:e>
              <m:lim>
                <m:r>
                  <m:rPr>
                    <m:sty m:val="p"/>
                  </m:rPr>
                  <m:t>∼</m:t>
                </m:r>
              </m:lim>
            </m:limLow>
          </m:e>
          <m:sup>
            <m:r>
              <m:rPr>
                <m:sty m:val="p"/>
              </m:rPr>
              <m:t>⊤</m:t>
            </m:r>
          </m:sup>
        </m:sSup>
        <m:r>
          <m:rPr>
            <m:sty m:val="bi"/>
          </m:rPr>
          <m:t>X</m:t>
        </m:r>
        <m:limLow>
          <m:e>
            <m:r>
              <m:t>v</m:t>
            </m:r>
          </m:e>
          <m:lim>
            <m:r>
              <m:rPr>
                <m:sty m:val="p"/>
              </m:rPr>
              <m:t>∼</m:t>
            </m:r>
          </m:lim>
        </m:limLow>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limLow>
          <m:e>
            <m:r>
              <m:t>x</m:t>
            </m:r>
          </m:e>
          <m:lim>
            <m:r>
              <m:rPr>
                <m:sty m:val="p"/>
              </m:rPr>
              <m:t>∼</m:t>
            </m:r>
          </m:lim>
        </m:limLow>
        <m:r>
          <m:rPr>
            <m:sty m:val="p"/>
          </m:rPr>
          <m:t>=</m:t>
        </m:r>
        <m:limLow>
          <m:e>
            <m:r>
              <m:t>0</m:t>
            </m:r>
          </m:e>
          <m:lim>
            <m:r>
              <m:rPr>
                <m:sty m:val="p"/>
              </m:rPr>
              <m:t>∼</m:t>
            </m:r>
          </m:lim>
        </m:limLow>
      </m:oMath>
      <w:r>
        <w:t xml:space="preserve"> </w:t>
      </w:r>
      <w:r>
        <w:t xml:space="preserve">only for</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limLow>
                          <m:e>
                            <m:r>
                              <m:t>b</m:t>
                            </m:r>
                          </m:e>
                          <m:lim>
                            <m:r>
                              <m:rPr>
                                <m:sty m:val="p"/>
                              </m:rPr>
                              <m:t>∼</m:t>
                            </m:r>
                          </m:lim>
                        </m:limLow>
                      </m:e>
                      <m:sup>
                        <m:r>
                          <m:rPr>
                            <m:sty m:val="p"/>
                          </m:rPr>
                          <m:t>⊤</m:t>
                        </m:r>
                      </m:sup>
                    </m:sSup>
                  </m:e>
                </m:mr>
                <m:mr>
                  <m:e>
                    <m:limLow>
                      <m:e>
                        <m:r>
                          <m:t>b</m:t>
                        </m:r>
                      </m:e>
                      <m:lim>
                        <m:r>
                          <m:rPr>
                            <m:sty m:val="p"/>
                          </m:rPr>
                          <m:t>∼</m:t>
                        </m:r>
                      </m:lim>
                    </m:limLow>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limLow>
                          <m:e>
                            <m:r>
                              <m:t>0</m:t>
                            </m:r>
                          </m:e>
                          <m:lim>
                            <m:r>
                              <m:rPr>
                                <m:sty m:val="p"/>
                              </m:rPr>
                              <m:t>∼</m:t>
                            </m:r>
                          </m:lim>
                        </m:limLow>
                      </m:e>
                      <m:sub>
                        <m:r>
                          <m:t>1</m:t>
                        </m:r>
                        <m:r>
                          <m:rPr>
                            <m:sty m:val="p"/>
                          </m:rPr>
                          <m:t>×</m:t>
                        </m:r>
                        <m:r>
                          <m:rPr>
                            <m:sty m:val="p"/>
                          </m:rPr>
                          <m:t>(</m:t>
                        </m:r>
                        <m:r>
                          <m:t>p</m:t>
                        </m:r>
                        <m:r>
                          <m:rPr>
                            <m:sty m:val="p"/>
                          </m:rPr>
                          <m:t>−</m:t>
                        </m:r>
                        <m:r>
                          <m:t>1</m:t>
                        </m:r>
                        <m:r>
                          <m:rPr>
                            <m:sty m:val="p"/>
                          </m:rPr>
                          <m:t>)</m:t>
                        </m:r>
                      </m:sub>
                    </m:sSub>
                  </m:e>
                </m:mr>
                <m:mr>
                  <m:e>
                    <m:limLow>
                      <m:e>
                        <m:r>
                          <m:t>g</m:t>
                        </m:r>
                      </m:e>
                      <m:lim>
                        <m:r>
                          <m:rPr>
                            <m:sty m:val="p"/>
                          </m:rPr>
                          <m:t>∼</m:t>
                        </m:r>
                      </m:lim>
                    </m:limLow>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limLow>
                          <m:e>
                            <m:r>
                              <m:t>g</m:t>
                            </m:r>
                          </m:e>
                          <m:lim>
                            <m:r>
                              <m:rPr>
                                <m:sty m:val="p"/>
                              </m:rPr>
                              <m:t>∼</m:t>
                            </m:r>
                          </m:lim>
                        </m:limLow>
                      </m:e>
                      <m:sup>
                        <m:r>
                          <m:rPr>
                            <m:sty m:val="p"/>
                          </m:rPr>
                          <m:t>⊤</m:t>
                        </m:r>
                      </m:sup>
                    </m:sSup>
                  </m:e>
                </m:mr>
                <m:mr>
                  <m:e>
                    <m:sSub>
                      <m:e>
                        <m:limLow>
                          <m:e>
                            <m:r>
                              <m:t>0</m:t>
                            </m:r>
                          </m:e>
                          <m:lim>
                            <m:r>
                              <m:rPr>
                                <m:sty m:val="p"/>
                              </m:rPr>
                              <m:t>∼</m:t>
                            </m:r>
                          </m:lim>
                        </m:limLow>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limLow>
          <m:e>
            <m:r>
              <m:t>b</m:t>
            </m:r>
          </m:e>
          <m:lim>
            <m:r>
              <m:rPr>
                <m:sty m:val="p"/>
              </m:rPr>
              <m:t>∼</m:t>
            </m:r>
          </m:lim>
        </m:limLow>
        <m:r>
          <m:rPr>
            <m:sty m:val="p"/>
          </m:rPr>
          <m:t>,</m:t>
        </m:r>
        <m:limLow>
          <m:e>
            <m:r>
              <m:t>g</m:t>
            </m:r>
          </m:e>
          <m:lim>
            <m:r>
              <m:rPr>
                <m:sty m:val="p"/>
              </m:rPr>
              <m:t>∼</m:t>
            </m:r>
          </m:lim>
        </m:limLow>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limLow>
          <m:e>
            <m:r>
              <m:t>g</m:t>
            </m:r>
          </m:e>
          <m:lim>
            <m:r>
              <m:rPr>
                <m:sty m:val="p"/>
              </m:rPr>
              <m:t>∼</m:t>
            </m:r>
          </m:lim>
        </m:limLow>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limLow>
          <m:e>
            <m:r>
              <m:t>g</m:t>
            </m:r>
          </m:e>
          <m:lim>
            <m:r>
              <m:rPr>
                <m:sty m:val="p"/>
              </m:rPr>
              <m:t>∼</m:t>
            </m:r>
          </m:lim>
        </m:limLow>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limLow>
                <m:e>
                  <m:r>
                    <m:t>g</m:t>
                  </m:r>
                </m:e>
                <m:lim>
                  <m:r>
                    <m:rPr>
                      <m:sty m:val="p"/>
                    </m:rPr>
                    <m:t>∼</m:t>
                  </m:r>
                </m:lim>
              </m:limLow>
              <m:sSup>
                <m:e>
                  <m:limLow>
                    <m:e>
                      <m:r>
                        <m:t>g</m:t>
                      </m:r>
                    </m:e>
                    <m:lim>
                      <m:r>
                        <m:rPr>
                          <m:sty m:val="p"/>
                        </m:rPr>
                        <m:t>∼</m:t>
                      </m:r>
                    </m:lim>
                  </m:limLow>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limLow>
              <m:e>
                <m:r>
                  <m:t>b</m:t>
                </m:r>
              </m:e>
              <m:lim>
                <m:r>
                  <m:rPr>
                    <m:sty m:val="p"/>
                  </m:rPr>
                  <m:t>∼</m:t>
                </m:r>
              </m:lim>
            </m:limLow>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limLow>
          <m:e>
            <m:r>
              <m:t>b</m:t>
            </m:r>
          </m:e>
          <m:lim>
            <m:r>
              <m:rPr>
                <m:sty m:val="p"/>
              </m:rPr>
              <m:t>∼</m:t>
            </m:r>
          </m:lim>
        </m:limLow>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limLow>
            <m:e>
              <m:r>
                <m:t>g</m:t>
              </m:r>
            </m:e>
            <m:lim>
              <m:r>
                <m:rPr>
                  <m:sty m:val="p"/>
                </m:rPr>
                <m:t>∼</m:t>
              </m:r>
            </m:lim>
          </m:limLow>
          <m:r>
            <m:rPr>
              <m:sty m:val="p"/>
            </m:rPr>
            <m:t>=</m:t>
          </m:r>
          <m:limLow>
            <m:e>
              <m:r>
                <m:t>b</m:t>
              </m:r>
            </m:e>
            <m:lim>
              <m:r>
                <m:rPr>
                  <m:sty m:val="p"/>
                </m:rPr>
                <m:t>∼</m:t>
              </m:r>
            </m:lim>
          </m:limLow>
          <m:r>
            <m:rPr>
              <m:sty m:val="p"/>
            </m:rPr>
            <m:t>,</m:t>
          </m:r>
          <m:r>
            <m:t>  </m:t>
          </m:r>
          <m:limLow>
            <m:e>
              <m:r>
                <m:t>g</m:t>
              </m:r>
            </m:e>
            <m:lim>
              <m:r>
                <m:rPr>
                  <m:sty m:val="p"/>
                </m:rPr>
                <m:t>∼</m:t>
              </m:r>
            </m:lim>
          </m:limLow>
          <m:sSup>
            <m:e>
              <m:limLow>
                <m:e>
                  <m:r>
                    <m:t>g</m:t>
                  </m:r>
                </m:e>
                <m:lim>
                  <m:r>
                    <m:rPr>
                      <m:sty m:val="p"/>
                    </m:rPr>
                    <m:t>∼</m:t>
                  </m:r>
                </m:lim>
              </m:limLow>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limLow>
          <m:e>
            <m:r>
              <m:t>g</m:t>
            </m:r>
          </m:e>
          <m:lim>
            <m:r>
              <m:rPr>
                <m:sty m:val="p"/>
              </m:rPr>
              <m:t>∼</m:t>
            </m:r>
          </m:lim>
        </m:limLow>
        <m:r>
          <m:rPr>
            <m:sty m:val="p"/>
          </m:rPr>
          <m:t>=</m:t>
        </m:r>
        <m:f>
          <m:fPr>
            <m:type m:val="lin"/>
          </m:fPr>
          <m:num>
            <m:r>
              <m:t>1</m:t>
            </m:r>
          </m:num>
          <m:den>
            <m:sSub>
              <m:e>
                <m:r>
                  <m:t>ℓ</m:t>
                </m:r>
              </m:e>
              <m:sub>
                <m:r>
                  <m:t>11</m:t>
                </m:r>
              </m:sub>
            </m:sSub>
          </m:den>
        </m:f>
        <m:r>
          <m:t> </m:t>
        </m:r>
        <m:limLow>
          <m:e>
            <m:r>
              <m:t>b</m:t>
            </m:r>
          </m:e>
          <m:lim>
            <m:r>
              <m:rPr>
                <m:sty m:val="p"/>
              </m:rPr>
              <m:t>∼</m:t>
            </m:r>
          </m:lim>
        </m:limLow>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limLow>
                <m:e>
                  <m:r>
                    <m:t>g</m:t>
                  </m:r>
                </m:e>
                <m:lim>
                  <m:r>
                    <m:rPr>
                      <m:sty m:val="p"/>
                    </m:rPr>
                    <m:t>∼</m:t>
                  </m:r>
                </m:lim>
              </m:limLow>
              <m:sSup>
                <m:e>
                  <m:limLow>
                    <m:e>
                      <m:r>
                        <m:t>g</m:t>
                      </m:r>
                    </m:e>
                    <m:lim>
                      <m:r>
                        <m:rPr>
                          <m:sty m:val="p"/>
                        </m:rPr>
                        <m:t>∼</m:t>
                      </m:r>
                    </m:lim>
                  </m:limLow>
                </m:e>
                <m:sup>
                  <m:r>
                    <m:rPr>
                      <m:sty m:val="p"/>
                    </m:rPr>
                    <m:t>⊤</m:t>
                  </m:r>
                </m:sup>
              </m:sSup>
              <m:r>
                <m:t>&amp;</m:t>
              </m:r>
              <m:r>
                <m:t>&amp;</m:t>
              </m:r>
              <m:r>
                <m:rPr>
                  <m:nor/>
                  <m:sty m:val="p"/>
                </m:rPr>
                <m:t>(subtract </m:t>
              </m:r>
              <m:limLow>
                <m:e>
                  <m:r>
                    <m:t>g</m:t>
                  </m:r>
                </m:e>
                <m:lim>
                  <m:r>
                    <m:rPr>
                      <m:sty m:val="p"/>
                    </m:rPr>
                    <m:t>∼</m:t>
                  </m:r>
                </m:lim>
              </m:limLow>
              <m:sSup>
                <m:e>
                  <m:limLow>
                    <m:e>
                      <m:r>
                        <m:t>g</m:t>
                      </m:r>
                    </m:e>
                    <m:lim>
                      <m:r>
                        <m:rPr>
                          <m:sty m:val="p"/>
                        </m:rPr>
                        <m:t>∼</m:t>
                      </m:r>
                    </m:lim>
                  </m:limLow>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limLow>
                    <m:e>
                      <m:r>
                        <m:t>b</m:t>
                      </m:r>
                    </m:e>
                    <m:lim>
                      <m:r>
                        <m:rPr>
                          <m:sty m:val="p"/>
                        </m:rPr>
                        <m:t>∼</m:t>
                      </m:r>
                    </m:lim>
                  </m:limLow>
                </m:e>
              </m:d>
              <m:r>
                <m:t>​</m:t>
              </m:r>
              <m:sSup>
                <m:e>
                  <m:r>
                    <m:t>​</m:t>
                  </m:r>
                  <m:d>
                    <m:dPr>
                      <m:begChr m:val="("/>
                      <m:sepChr m:val=""/>
                      <m:endChr m:val=")"/>
                      <m:grow/>
                    </m:dPr>
                    <m:e>
                      <m:f>
                        <m:fPr>
                          <m:type m:val="lin"/>
                        </m:fPr>
                        <m:num>
                          <m:r>
                            <m:t>1</m:t>
                          </m:r>
                        </m:num>
                        <m:den>
                          <m:sSub>
                            <m:e>
                              <m:r>
                                <m:t>ℓ</m:t>
                              </m:r>
                            </m:e>
                            <m:sub>
                              <m:r>
                                <m:t>11</m:t>
                              </m:r>
                            </m:sub>
                          </m:sSub>
                        </m:den>
                      </m:f>
                      <m:r>
                        <m:t> </m:t>
                      </m:r>
                      <m:limLow>
                        <m:e>
                          <m:r>
                            <m:t>b</m:t>
                          </m:r>
                        </m:e>
                        <m:lim>
                          <m:r>
                            <m:rPr>
                              <m:sty m:val="p"/>
                            </m:rPr>
                            <m:t>∼</m:t>
                          </m:r>
                        </m:lim>
                      </m:limLow>
                    </m:e>
                  </m:d>
                  <m:r>
                    <m:t>​</m:t>
                  </m:r>
                </m:e>
                <m:sup>
                  <m:r>
                    <m:rPr>
                      <m:sty m:val="p"/>
                    </m:rPr>
                    <m:t>⊤</m:t>
                  </m:r>
                </m:sup>
              </m:sSup>
              <m:r>
                <m:t>&amp;</m:t>
              </m:r>
              <m:r>
                <m:t>&amp;</m:t>
              </m:r>
              <m:r>
                <m:rPr>
                  <m:nor/>
                  <m:sty m:val="p"/>
                </m:rPr>
                <m:t>(substitute </m:t>
              </m:r>
              <m:limLow>
                <m:e>
                  <m:r>
                    <m:t>g</m:t>
                  </m:r>
                </m:e>
                <m:lim>
                  <m:r>
                    <m:rPr>
                      <m:sty m:val="p"/>
                    </m:rPr>
                    <m:t>∼</m:t>
                  </m:r>
                </m:lim>
              </m:limLow>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limLow>
                <m:e>
                  <m:r>
                    <m:t>b</m:t>
                  </m:r>
                </m:e>
                <m:lim>
                  <m:r>
                    <m:rPr>
                      <m:sty m:val="p"/>
                    </m:rPr>
                    <m:t>∼</m:t>
                  </m:r>
                </m:lim>
              </m:limLow>
              <m:sSup>
                <m:e>
                  <m:limLow>
                    <m:e>
                      <m:r>
                        <m:t>b</m:t>
                      </m:r>
                    </m:e>
                    <m:lim>
                      <m:r>
                        <m:rPr>
                          <m:sty m:val="p"/>
                        </m:rPr>
                        <m:t>∼</m:t>
                      </m:r>
                    </m:lim>
                  </m:limLow>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limLow>
                <m:e>
                  <m:r>
                    <m:t>b</m:t>
                  </m:r>
                </m:e>
                <m:lim>
                  <m:r>
                    <m:rPr>
                      <m:sty m:val="p"/>
                    </m:rPr>
                    <m:t>∼</m:t>
                  </m:r>
                </m:lim>
              </m:limLow>
              <m:sSup>
                <m:e>
                  <m:limLow>
                    <m:e>
                      <m:r>
                        <m:t>b</m:t>
                      </m:r>
                    </m:e>
                    <m:lim>
                      <m:r>
                        <m:rPr>
                          <m:sty m:val="p"/>
                        </m:rPr>
                        <m:t>∼</m:t>
                      </m:r>
                    </m:lim>
                  </m:limLow>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limLow>
              <m:e>
                <m:r>
                  <m:t>b</m:t>
                </m:r>
              </m:e>
              <m:lim>
                <m:r>
                  <m:rPr>
                    <m:sty m:val="p"/>
                  </m:rPr>
                  <m:t>∼</m:t>
                </m:r>
              </m:lim>
            </m:limLow>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limLow>
                <m:e>
                  <m:r>
                    <m:t>b</m:t>
                  </m:r>
                </m:e>
                <m:lim>
                  <m:r>
                    <m:rPr>
                      <m:sty m:val="p"/>
                    </m:rPr>
                    <m:t>∼</m:t>
                  </m:r>
                </m:lim>
              </m:limLow>
              <m:r>
                <m:t> </m:t>
              </m:r>
              <m:f>
                <m:fPr>
                  <m:type m:val="lin"/>
                </m:fPr>
                <m:num>
                  <m:r>
                    <m:t>1</m:t>
                  </m:r>
                </m:num>
                <m:den>
                  <m:sSub>
                    <m:e>
                      <m:r>
                        <m:t>a</m:t>
                      </m:r>
                    </m:e>
                    <m:sub>
                      <m:r>
                        <m:t>11</m:t>
                      </m:r>
                    </m:sub>
                  </m:sSub>
                </m:den>
              </m:f>
              <m:r>
                <m:t> </m:t>
              </m:r>
              <m:sSup>
                <m:e>
                  <m:limLow>
                    <m:e>
                      <m:r>
                        <m:t>b</m:t>
                      </m:r>
                    </m:e>
                    <m:lim>
                      <m:r>
                        <m:rPr>
                          <m:sty m:val="p"/>
                        </m:rPr>
                        <m:t>∼</m:t>
                      </m:r>
                    </m:lim>
                  </m:limLow>
                </m:e>
                <m:sup>
                  <m:r>
                    <m:rPr>
                      <m:sty m:val="p"/>
                    </m:rPr>
                    <m:t>⊤</m:t>
                  </m:r>
                </m:sup>
              </m:sSup>
            </m:e>
            <m:e>
              <m:r>
                <m:t>&amp;</m:t>
              </m:r>
              <m:r>
                <m:rPr>
                  <m:sty m:val="p"/>
                </m:rPr>
                <m:t>=</m:t>
              </m:r>
              <m:f>
                <m:fPr>
                  <m:type m:val="lin"/>
                </m:fPr>
                <m:num>
                  <m:r>
                    <m:t>1</m:t>
                  </m:r>
                </m:num>
                <m:den>
                  <m:sSub>
                    <m:e>
                      <m:r>
                        <m:t>a</m:t>
                      </m:r>
                    </m:e>
                    <m:sub>
                      <m:r>
                        <m:t>11</m:t>
                      </m:r>
                    </m:sub>
                  </m:sSub>
                </m:den>
              </m:f>
              <m:r>
                <m:t> </m:t>
              </m:r>
              <m:limLow>
                <m:e>
                  <m:r>
                    <m:t>b</m:t>
                  </m:r>
                </m:e>
                <m:lim>
                  <m:r>
                    <m:rPr>
                      <m:sty m:val="p"/>
                    </m:rPr>
                    <m:t>∼</m:t>
                  </m:r>
                </m:lim>
              </m:limLow>
              <m:sSup>
                <m:e>
                  <m:limLow>
                    <m:e>
                      <m:r>
                        <m:t>b</m:t>
                      </m:r>
                    </m:e>
                    <m:lim>
                      <m:r>
                        <m:rPr>
                          <m:sty m:val="p"/>
                        </m:rPr>
                        <m:t>∼</m:t>
                      </m:r>
                    </m:lim>
                  </m:limLow>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limLow>
                    <m:e>
                      <m:r>
                        <m:t>z</m:t>
                      </m:r>
                    </m:e>
                    <m:lim>
                      <m:r>
                        <m:rPr>
                          <m:sty m:val="p"/>
                        </m:rPr>
                        <m:t>∼</m:t>
                      </m:r>
                    </m:lim>
                  </m:limLow>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limLow>
                        <m:e>
                          <m:r>
                            <m:t>z</m:t>
                          </m:r>
                        </m:e>
                        <m:lim>
                          <m:r>
                            <m:rPr>
                              <m:sty m:val="p"/>
                            </m:rPr>
                            <m:t>∼</m:t>
                          </m:r>
                        </m:lim>
                      </m:limLow>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limLow>
              <m:e>
                <m:r>
                  <m:t>x</m:t>
                </m:r>
              </m:e>
              <m:lim>
                <m:r>
                  <m:rPr>
                    <m:sty m:val="p"/>
                  </m:rPr>
                  <m:t>∼</m:t>
                </m:r>
              </m:lim>
            </m:limLow>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limLow>
          <m:e>
            <m:r>
              <m:t>z</m:t>
            </m:r>
          </m:e>
          <m:lim>
            <m:r>
              <m:rPr>
                <m:sty m:val="p"/>
              </m:rPr>
              <m:t>∼</m:t>
            </m:r>
          </m:lim>
        </m:limLow>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limLow>
              <m:e>
                <m:r>
                  <m:t>z</m:t>
                </m:r>
              </m:e>
              <m:lim>
                <m:r>
                  <m:rPr>
                    <m:sty m:val="p"/>
                  </m:rPr>
                  <m:t>∼</m:t>
                </m:r>
              </m:lim>
            </m:limLow>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r>
          <m:t>​</m:t>
        </m:r>
        <m:d>
          <m:dPr>
            <m:begChr m:val="⟨"/>
            <m:sepChr m:val=""/>
            <m:endChr m:val="⟩"/>
            <m:grow/>
          </m:dPr>
          <m:e>
            <m:limLow>
              <m:e>
                <m:r>
                  <m:t>u</m:t>
                </m:r>
              </m:e>
              <m:lim>
                <m:r>
                  <m:rPr>
                    <m:sty m:val="p"/>
                  </m:rPr>
                  <m:t>∼</m:t>
                </m:r>
              </m:lim>
            </m:limLow>
            <m:r>
              <m:rPr>
                <m:sty m:val="p"/>
              </m:rPr>
              <m:t>,</m:t>
            </m:r>
            <m:limLow>
              <m:e>
                <m:r>
                  <m:t>v</m:t>
                </m:r>
              </m:e>
              <m:lim>
                <m:r>
                  <m:rPr>
                    <m:sty m:val="p"/>
                  </m:rPr>
                  <m:t>∼</m:t>
                </m:r>
              </m:lim>
            </m:limLow>
          </m:e>
        </m:d>
        <m:r>
          <m:t>​</m:t>
        </m:r>
        <m:limUpp>
          <m:e>
            <m:r>
              <m:rPr>
                <m:sty m:val="p"/>
              </m:rPr>
              <m:t>=</m:t>
            </m:r>
          </m:e>
          <m:lim>
            <m:r>
              <m:rPr>
                <m:nor/>
                <m:sty m:val="p"/>
              </m:rPr>
              <m:t>def</m:t>
            </m:r>
          </m:lim>
        </m:limUpp>
        <m:sSup>
          <m:e>
            <m:limLow>
              <m:e>
                <m:r>
                  <m:t>u</m:t>
                </m:r>
              </m:e>
              <m:lim>
                <m:r>
                  <m:rPr>
                    <m:sty m:val="p"/>
                  </m:rPr>
                  <m:t>∼</m:t>
                </m:r>
              </m:lim>
            </m:limLow>
          </m:e>
          <m:sup>
            <m:r>
              <m:rPr>
                <m:scr m:val="sans-serif"/>
                <m:sty m:val="p"/>
              </m:rPr>
              <m:t>H</m:t>
            </m:r>
          </m:sup>
        </m:sSup>
        <m:limLow>
          <m:e>
            <m:r>
              <m:t>v</m:t>
            </m:r>
          </m:e>
          <m:lim>
            <m:r>
              <m:rPr>
                <m:sty m:val="p"/>
              </m:rPr>
              <m:t>∼</m:t>
            </m:r>
          </m:lim>
        </m:limLow>
      </m:oMath>
      <w:r>
        <w:t xml:space="preserve">,</w:t>
      </w:r>
    </w:p>
    <w:p>
      <w:pPr>
        <w:pStyle w:val="BodyText"/>
      </w:pPr>
      <m:oMathPara>
        <m:oMathParaPr>
          <m:jc m:val="center"/>
        </m:oMathParaPr>
        <m:oMath>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sSup>
                <m:e>
                  <m:r>
                    <m:rPr>
                      <m:sty m:val="bi"/>
                    </m:rPr>
                    <m:t>A</m:t>
                  </m:r>
                </m:e>
                <m:sup>
                  <m:r>
                    <m:rPr>
                      <m:scr m:val="sans-serif"/>
                      <m:sty m:val="p"/>
                    </m:rPr>
                    <m:t>H</m:t>
                  </m:r>
                </m:sup>
              </m:sSup>
              <m:limLow>
                <m:e>
                  <m:r>
                    <m:t>v</m:t>
                  </m:r>
                </m:e>
                <m:lim>
                  <m:r>
                    <m:rPr>
                      <m:sty m:val="p"/>
                    </m:rPr>
                    <m:t>∼</m:t>
                  </m:r>
                </m:lim>
              </m:limLow>
            </m:e>
          </m:d>
          <m:r>
            <m:t>​</m:t>
          </m:r>
          <m:r>
            <m:t> </m:t>
          </m:r>
          <m:r>
            <m:rPr>
              <m:nor/>
              <m:sty m:val="p"/>
            </m:rPr>
            <m:t>for all </m:t>
          </m:r>
          <m:limLow>
            <m:e>
              <m:r>
                <m:t>u</m:t>
              </m:r>
            </m:e>
            <m:lim>
              <m:r>
                <m:rPr>
                  <m:sty m:val="p"/>
                </m:rPr>
                <m:t>∼</m:t>
              </m:r>
            </m:lim>
          </m:limLow>
          <m:r>
            <m:rPr>
              <m:sty m:val="p"/>
            </m:rPr>
            <m:t>∈</m:t>
          </m:r>
          <m:sSup>
            <m:e>
              <m:r>
                <m:rPr>
                  <m:scr m:val="double-struck"/>
                  <m:sty m:val="p"/>
                </m:rPr>
                <m:t>C</m:t>
              </m:r>
            </m:e>
            <m:sup>
              <m:r>
                <m:t>n</m:t>
              </m:r>
            </m:sup>
          </m:sSup>
          <m:r>
            <m:rPr>
              <m:nor/>
              <m:sty m:val="p"/>
            </m:rPr>
            <m:t> and </m:t>
          </m:r>
          <m:limLow>
            <m:e>
              <m:r>
                <m:t>v</m:t>
              </m:r>
            </m:e>
            <m:lim>
              <m:r>
                <m:rPr>
                  <m:sty m:val="p"/>
                </m:rPr>
                <m:t>∼</m:t>
              </m:r>
            </m:lim>
          </m:limLow>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t>&amp;</m:t>
              </m:r>
              <m:r>
                <m:rPr>
                  <m:sty m:val="p"/>
                </m:rPr>
                <m:t>=</m:t>
              </m:r>
              <m:r>
                <m:rPr>
                  <m:sty m:val="p"/>
                </m:rPr>
                <m:t>(</m:t>
              </m:r>
              <m:r>
                <m:rPr>
                  <m:sty m:val="bi"/>
                </m:rPr>
                <m:t>A</m:t>
              </m:r>
              <m:limLow>
                <m:e>
                  <m:r>
                    <m:t>u</m:t>
                  </m:r>
                </m:e>
                <m:lim>
                  <m:r>
                    <m:rPr>
                      <m:sty m:val="p"/>
                    </m:rPr>
                    <m:t>∼</m:t>
                  </m:r>
                </m:lim>
              </m:limLow>
              <m:sSup>
                <m:e>
                  <m:r>
                    <m:rPr>
                      <m:sty m:val="p"/>
                    </m:rPr>
                    <m:t>)</m:t>
                  </m:r>
                </m:e>
                <m:sup>
                  <m:r>
                    <m:rPr>
                      <m:scr m:val="sans-serif"/>
                      <m:sty m:val="p"/>
                    </m:rPr>
                    <m:t>H</m:t>
                  </m:r>
                </m:sup>
              </m:sSup>
              <m:limLow>
                <m:e>
                  <m:r>
                    <m:t>v</m:t>
                  </m:r>
                </m:e>
                <m:lim>
                  <m:r>
                    <m:rPr>
                      <m:sty m:val="p"/>
                    </m:rPr>
                    <m:t>∼</m:t>
                  </m:r>
                </m:lim>
              </m:limLow>
              <m:r>
                <m:t>&amp;</m:t>
              </m:r>
              <m:r>
                <m:t>&amp;</m:t>
              </m:r>
              <m:r>
                <m:rPr>
                  <m:nor/>
                  <m:sty m:val="p"/>
                </m:rPr>
                <m:t>(definition of standard inner product)</m:t>
              </m:r>
            </m:e>
            <m:e>
              <m:r>
                <m:t>&amp;</m:t>
              </m:r>
              <m:r>
                <m:rPr>
                  <m:sty m:val="p"/>
                </m:rPr>
                <m:t>=</m:t>
              </m:r>
              <m:r>
                <m:rPr>
                  <m:sty m:val="p"/>
                </m:rPr>
                <m:t>(</m:t>
              </m:r>
              <m:sSup>
                <m:e>
                  <m:limLow>
                    <m:e>
                      <m:r>
                        <m:t>u</m:t>
                      </m:r>
                    </m:e>
                    <m:lim>
                      <m:r>
                        <m:rPr>
                          <m:sty m:val="p"/>
                        </m:rPr>
                        <m:t>∼</m:t>
                      </m:r>
                    </m:lim>
                  </m:limLow>
                </m:e>
                <m:sup>
                  <m:r>
                    <m:rPr>
                      <m:scr m:val="sans-serif"/>
                      <m:sty m:val="p"/>
                    </m:rPr>
                    <m:t>H</m:t>
                  </m:r>
                </m:sup>
              </m:sSup>
              <m:sSup>
                <m:e>
                  <m:r>
                    <m:rPr>
                      <m:sty m:val="bi"/>
                    </m:rPr>
                    <m:t>A</m:t>
                  </m:r>
                </m:e>
                <m:sup>
                  <m:r>
                    <m:rPr>
                      <m:scr m:val="sans-serif"/>
                      <m:sty m:val="p"/>
                    </m:rPr>
                    <m:t>H</m:t>
                  </m:r>
                </m:sup>
              </m:sSup>
              <m:r>
                <m:rPr>
                  <m:sty m:val="p"/>
                </m:rPr>
                <m:t>)</m:t>
              </m:r>
              <m:limLow>
                <m:e>
                  <m:r>
                    <m:t>v</m:t>
                  </m:r>
                </m:e>
                <m:lim>
                  <m:r>
                    <m:rPr>
                      <m:sty m:val="p"/>
                    </m:rPr>
                    <m:t>∼</m:t>
                  </m:r>
                </m:lim>
              </m:limLow>
              <m:r>
                <m:t>&amp;</m:t>
              </m:r>
              <m:r>
                <m:t>&amp;</m:t>
              </m:r>
              <m:r>
                <m:rPr>
                  <m:nor/>
                  <m:sty m:val="p"/>
                </m:rPr>
                <m:t>(</m:t>
              </m:r>
              <m:r>
                <m:rPr>
                  <m:nor/>
                  <m:sty m:val="p"/>
                </m:rPr>
                <m:t>Theorem 122</m:t>
              </m:r>
              <m:r>
                <m:rPr>
                  <m:nor/>
                  <m:sty m:val="p"/>
                </m:rPr>
                <m:t>, reversal of products)</m:t>
              </m:r>
            </m:e>
            <m:e>
              <m:r>
                <m:t>&amp;</m:t>
              </m:r>
              <m:r>
                <m:rPr>
                  <m:sty m:val="p"/>
                </m:rPr>
                <m:t>=</m:t>
              </m:r>
              <m:sSup>
                <m:e>
                  <m:limLow>
                    <m:e>
                      <m:r>
                        <m:t>u</m:t>
                      </m:r>
                    </m:e>
                    <m:lim>
                      <m:r>
                        <m:rPr>
                          <m:sty m:val="p"/>
                        </m:rPr>
                        <m:t>∼</m:t>
                      </m:r>
                    </m:lim>
                  </m:limLow>
                </m:e>
                <m:sup>
                  <m:r>
                    <m:rPr>
                      <m:scr m:val="sans-serif"/>
                      <m:sty m:val="p"/>
                    </m:rPr>
                    <m:t>H</m:t>
                  </m:r>
                </m:sup>
              </m:sSup>
              <m:r>
                <m:rPr>
                  <m:sty m:val="p"/>
                </m:rPr>
                <m:t>(</m:t>
              </m:r>
              <m:sSup>
                <m:e>
                  <m:r>
                    <m:rPr>
                      <m:sty m:val="bi"/>
                    </m:rPr>
                    <m:t>A</m:t>
                  </m:r>
                </m:e>
                <m:sup>
                  <m:r>
                    <m:rPr>
                      <m:scr m:val="sans-serif"/>
                      <m:sty m:val="p"/>
                    </m:rPr>
                    <m:t>H</m:t>
                  </m:r>
                </m:sup>
              </m:sSup>
              <m:limLow>
                <m:e>
                  <m:r>
                    <m:t>v</m:t>
                  </m:r>
                </m:e>
                <m:lim>
                  <m:r>
                    <m:rPr>
                      <m:sty m:val="p"/>
                    </m:rPr>
                    <m:t>∼</m:t>
                  </m:r>
                </m:lim>
              </m:limLow>
              <m:r>
                <m:rPr>
                  <m:sty m:val="p"/>
                </m:rPr>
                <m:t>)</m:t>
              </m:r>
              <m:r>
                <m:t>&amp;</m:t>
              </m:r>
              <m:r>
                <m:t>&amp;</m:t>
              </m:r>
              <m:r>
                <m:rPr>
                  <m:nor/>
                  <m:sty m:val="p"/>
                </m:rPr>
                <m:t>(associativity of matrix multiplication)</m:t>
              </m:r>
            </m:e>
            <m:e>
              <m:r>
                <m:t>&amp;</m:t>
              </m:r>
              <m:r>
                <m:rPr>
                  <m:sty m:val="p"/>
                </m:rPr>
                <m:t>=</m:t>
              </m:r>
              <m:r>
                <m:t>​</m:t>
              </m:r>
              <m:d>
                <m:dPr>
                  <m:begChr m:val="⟨"/>
                  <m:sepChr m:val=""/>
                  <m:endChr m:val="⟩"/>
                  <m:grow/>
                </m:dPr>
                <m:e>
                  <m:limLow>
                    <m:e>
                      <m:r>
                        <m:t>u</m:t>
                      </m:r>
                    </m:e>
                    <m:lim>
                      <m:r>
                        <m:rPr>
                          <m:sty m:val="p"/>
                        </m:rPr>
                        <m:t>∼</m:t>
                      </m:r>
                    </m:lim>
                  </m:limLow>
                  <m:r>
                    <m:rPr>
                      <m:sty m:val="p"/>
                    </m:rPr>
                    <m:t>,</m:t>
                  </m:r>
                  <m:sSup>
                    <m:e>
                      <m:r>
                        <m:rPr>
                          <m:sty m:val="bi"/>
                        </m:rPr>
                        <m:t>A</m:t>
                      </m:r>
                    </m:e>
                    <m:sup>
                      <m:r>
                        <m:rPr>
                          <m:scr m:val="sans-serif"/>
                          <m:sty m:val="p"/>
                        </m:rPr>
                        <m:t>H</m:t>
                      </m:r>
                    </m:sup>
                  </m:sSup>
                  <m:limLow>
                    <m:e>
                      <m:r>
                        <m:t>v</m:t>
                      </m:r>
                    </m:e>
                    <m:lim>
                      <m:r>
                        <m:rPr>
                          <m:sty m:val="p"/>
                        </m:rPr>
                        <m:t>∼</m:t>
                      </m:r>
                    </m:lim>
                  </m:limLow>
                </m:e>
              </m:d>
              <m:r>
                <m:t>​</m:t>
              </m:r>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r>
          <m:t>​</m:t>
        </m:r>
        <m:d>
          <m:dPr>
            <m:begChr m:val="⟨"/>
            <m:sepChr m:val=""/>
            <m:endChr m:val="⟩"/>
            <m:grow/>
          </m:dPr>
          <m:e>
            <m:r>
              <m:t>T</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sSup>
              <m:e>
                <m:r>
                  <m:t>T</m:t>
                </m:r>
              </m:e>
              <m:sup>
                <m:r>
                  <m:rPr>
                    <m:sty m:val="p"/>
                  </m:rPr>
                  <m:t>*</m:t>
                </m:r>
              </m:sup>
            </m:sSup>
            <m:limLow>
              <m:e>
                <m:r>
                  <m:t>v</m:t>
                </m:r>
              </m:e>
              <m:lim>
                <m:r>
                  <m:rPr>
                    <m:sty m:val="p"/>
                  </m:rPr>
                  <m:t>∼</m:t>
                </m:r>
              </m:lim>
            </m:limLow>
          </m:e>
        </m:d>
        <m:r>
          <m:t>​</m:t>
        </m:r>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limLow>
              <m:e>
                <m:r>
                  <m:t>z</m:t>
                </m:r>
              </m:e>
              <m:lim>
                <m:r>
                  <m:rPr>
                    <m:sty m:val="p"/>
                  </m:rPr>
                  <m:t>∼</m:t>
                </m:r>
              </m:lim>
            </m:limLow>
          </m:e>
          <m:sup>
            <m:r>
              <m:rPr>
                <m:scr m:val="sans-serif"/>
                <m:sty m:val="p"/>
              </m:rPr>
              <m:t>H</m:t>
            </m:r>
          </m:sup>
        </m:sSup>
        <m:limLow>
          <m:e>
            <m:r>
              <m:t>z</m:t>
            </m:r>
          </m:e>
          <m:lim>
            <m:r>
              <m:rPr>
                <m:sty m:val="p"/>
              </m:rPr>
              <m:t>∼</m:t>
            </m:r>
          </m:lim>
        </m:limLow>
      </m:oMath>
      <w:r>
        <w:rPr>
          <w:b/>
          <w:bCs/>
        </w:rPr>
        <w:t xml:space="preserve"> </w:t>
      </w:r>
      <w:r>
        <w:rPr>
          <w:b/>
          <w:bCs/>
        </w:rPr>
        <w:t xml:space="preserve">is a sum of squared absolute values)</w:t>
      </w:r>
      <w:r>
        <w:t xml:space="preserve"> </w:t>
      </w:r>
      <w:r>
        <w:t xml:space="preserve">For every</w:t>
      </w:r>
      <w:r>
        <w:t xml:space="preserve"> </w:t>
      </w:r>
      <m:oMath>
        <m:limLow>
          <m:e>
            <m:r>
              <m:t>z</m:t>
            </m:r>
          </m:e>
          <m:lim>
            <m:r>
              <m:rPr>
                <m:sty m:val="p"/>
              </m:rPr>
              <m:t>∼</m:t>
            </m:r>
          </m:lim>
        </m:limLow>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p</m:t>
              </m:r>
            </m:lim>
          </m:limLow>
          <m:r>
            <m:t> </m:t>
          </m:r>
          <m:limLow>
            <m:e>
              <m:limLow>
                <m:e>
                  <m:limLow>
                    <m:e>
                      <m:r>
                        <m:t>z</m:t>
                      </m:r>
                    </m:e>
                    <m:lim>
                      <m:r>
                        <m:rPr>
                          <m:sty m:val="p"/>
                        </m:rPr>
                        <m:t>∼</m:t>
                      </m:r>
                    </m:lim>
                  </m:limLow>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limLow>
          <m:e>
            <m:r>
              <m:t>z</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limLow>
                    <m:e>
                      <m:r>
                        <m:t>z</m:t>
                      </m:r>
                    </m:e>
                    <m:lim>
                      <m:r>
                        <m:rPr>
                          <m:sty m:val="p"/>
                        </m:rPr>
                        <m:t>∼</m:t>
                      </m:r>
                    </m:lim>
                  </m:limLow>
                </m:e>
                <m:sup>
                  <m:r>
                    <m:rPr>
                      <m:scr m:val="sans-serif"/>
                      <m:sty m:val="p"/>
                    </m:rPr>
                    <m:t>H</m:t>
                  </m:r>
                </m:sup>
              </m:sSup>
              <m:limLow>
                <m:e>
                  <m:r>
                    <m:t>z</m:t>
                  </m:r>
                </m:e>
                <m:lim>
                  <m:r>
                    <m:rPr>
                      <m:sty m:val="p"/>
                    </m:rPr>
                    <m:t>∼</m:t>
                  </m:r>
                </m:lim>
              </m:limLow>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limLow>
              <m:e>
                <m:r>
                  <m:t>z</m:t>
                </m:r>
              </m:e>
              <m:lim>
                <m:r>
                  <m:rPr>
                    <m:sty m:val="p"/>
                  </m:rPr>
                  <m:t>∼</m:t>
                </m:r>
              </m:lim>
            </m:limLow>
          </m:e>
          <m:sup>
            <m:r>
              <m:rPr>
                <m:scr m:val="sans-serif"/>
                <m:sty m:val="p"/>
              </m:rPr>
              <m:t>H</m:t>
            </m:r>
          </m:sup>
        </m:sSup>
        <m:limLow>
          <m:e>
            <m:r>
              <m:t>z</m:t>
            </m:r>
          </m:e>
          <m:lim>
            <m:r>
              <m:rPr>
                <m:sty m:val="p"/>
              </m:rPr>
              <m:t>∼</m:t>
            </m:r>
          </m:lim>
        </m:limLow>
      </m:oMath>
      <w:r>
        <w:rPr>
          <w:b/>
          <w:bCs/>
        </w:rPr>
        <w:t xml:space="preserve">)</w:t>
      </w:r>
      <w:r>
        <w:t xml:space="preserve"> </w:t>
      </w:r>
      <w:r>
        <w:t xml:space="preserve">Let</w:t>
      </w:r>
      <w:r>
        <w:t xml:space="preserve"> </w:t>
      </w:r>
      <m:oMath>
        <m:limLow>
          <m:e>
            <m:r>
              <m:t>z</m:t>
            </m:r>
          </m:e>
          <m:lim>
            <m:r>
              <m:rPr>
                <m:sty m:val="p"/>
              </m:rPr>
              <m:t>∼</m:t>
            </m:r>
          </m:lim>
        </m:limLow>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limLow>
          <m:e>
            <m:r>
              <m:t>x</m:t>
            </m:r>
          </m:e>
          <m:lim>
            <m:r>
              <m:rPr>
                <m:sty m:val="p"/>
              </m:rPr>
              <m:t>∼</m:t>
            </m:r>
          </m:lim>
        </m:limLow>
      </m:oMath>
      <w:r>
        <w:t xml:space="preserve">,</w:t>
      </w:r>
      <w:r>
        <w:t xml:space="preserve"> </w:t>
      </w:r>
      <m:oMath>
        <m:sSup>
          <m:e>
            <m:limLow>
              <m:e>
                <m:r>
                  <m:t>x</m:t>
                </m:r>
              </m:e>
              <m:lim>
                <m:r>
                  <m:rPr>
                    <m:sty m:val="p"/>
                  </m:rPr>
                  <m:t>∼</m:t>
                </m:r>
              </m:lim>
            </m:limLow>
          </m:e>
          <m:sup>
            <m:r>
              <m:rPr>
                <m:sty m:val="p"/>
              </m:rPr>
              <m:t>⊤</m:t>
            </m:r>
          </m:sup>
        </m:sSup>
        <m:limLow>
          <m:e>
            <m:r>
              <m:t>x</m:t>
            </m:r>
          </m:e>
          <m:lim>
            <m:r>
              <m:rPr>
                <m:sty m:val="p"/>
              </m:rPr>
              <m:t>∼</m:t>
            </m:r>
          </m:lim>
        </m:limLow>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limLow>
          <m:e>
            <m:r>
              <m:t>x</m:t>
            </m:r>
          </m:e>
          <m:lim>
            <m:r>
              <m:rPr>
                <m:sty m:val="p"/>
              </m:rPr>
              <m:t>∼</m:t>
            </m:r>
          </m:lim>
        </m:limLow>
      </m:oMath>
      <w:r>
        <w:t xml:space="preserve"> </w:t>
      </w:r>
      <w:r>
        <w:t xml:space="preserve">is the zero vector.</w:t>
      </w:r>
      <w:r>
        <w:t xml:space="preserve"> </w:t>
      </w:r>
      <w:r>
        <w:t xml:space="preserve">The same formula fails for complex vectors.</w:t>
      </w:r>
      <w:r>
        <w:t xml:space="preserve"> </w:t>
      </w:r>
      <w:r>
        <w:t xml:space="preserve">Let</w:t>
      </w:r>
      <w:r>
        <w:t xml:space="preserve"> </w:t>
      </w:r>
      <m:oMath>
        <m:limLow>
          <m:e>
            <m:r>
              <m:t>z</m:t>
            </m:r>
          </m:e>
          <m:lim>
            <m:r>
              <m:rPr>
                <m:sty m:val="p"/>
              </m:rPr>
              <m:t>∼</m:t>
            </m:r>
          </m:lim>
        </m:limLow>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limLow>
                            <m:e>
                              <m:r>
                                <m:t>z</m:t>
                              </m:r>
                            </m:e>
                            <m:lim>
                              <m:r>
                                <m:rPr>
                                  <m:sty m:val="p"/>
                                </m:rPr>
                                <m:t>∼</m:t>
                              </m:r>
                            </m:lim>
                          </m:limLow>
                        </m:e>
                        <m:sup>
                          <m:r>
                            <m:rPr>
                              <m:sty m:val="p"/>
                            </m:rPr>
                            <m:t>⊤</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limLow>
          <m:e>
            <m:r>
              <m:t>z</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r>
              <m:rPr>
                <m:sty m:val="bi"/>
              </m:rPr>
              <m:t>A</m:t>
            </m:r>
            <m:limLow>
              <m:e>
                <m:r>
                  <m:t>v</m:t>
                </m:r>
              </m:e>
              <m:lim>
                <m:r>
                  <m:rPr>
                    <m:sty m:val="p"/>
                  </m:rPr>
                  <m:t>∼</m:t>
                </m:r>
              </m:lim>
            </m:limLow>
          </m:e>
        </m:d>
        <m:r>
          <m:t>​</m:t>
        </m:r>
      </m:oMath>
      <w:r>
        <w:t xml:space="preserve"> </w:t>
      </w:r>
      <w:r>
        <w:t xml:space="preserve">for all</w:t>
      </w:r>
      <w:r>
        <w:t xml:space="preserve"> </w:t>
      </w:r>
      <m:oMath>
        <m:limLow>
          <m:e>
            <m:r>
              <m:t>u</m:t>
            </m:r>
          </m:e>
          <m:lim>
            <m:r>
              <m:rPr>
                <m:sty m:val="p"/>
              </m:rPr>
              <m:t>∼</m:t>
            </m:r>
          </m:lim>
        </m:limLow>
        <m:r>
          <m:rPr>
            <m:sty m:val="p"/>
          </m:rPr>
          <m:t>,</m:t>
        </m:r>
        <m:limLow>
          <m:e>
            <m:r>
              <m:t>v</m:t>
            </m:r>
          </m:e>
          <m:lim>
            <m:r>
              <m:rPr>
                <m:sty m:val="p"/>
              </m:rPr>
              <m:t>∼</m:t>
            </m:r>
          </m:lim>
        </m:limLow>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6" Type="http://schemas.openxmlformats.org/officeDocument/2006/relationships/image" Target="media/rId196.png"/><Relationship Id="rId74" Type="http://schemas.openxmlformats.org/officeDocument/2006/relationships/image" Target="media/rId74.png"/><Relationship Id="rId288" Type="http://schemas.openxmlformats.org/officeDocument/2006/relationships/image" Target="media/rId288.png"/><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1" Type="http://schemas.openxmlformats.org/officeDocument/2006/relationships/hyperlink" Target="algebra-complex.html#def-complex-conjugate" TargetMode="External"/><Relationship Id="rId682" Type="http://schemas.openxmlformats.org/officeDocument/2006/relationships/hyperlink" Target="algebra-complex.html#def-complex-modulus" TargetMode="External"/><Relationship Id="rId478" Type="http://schemas.openxmlformats.org/officeDocument/2006/relationships/hyperlink" Target="algebra-complex.html#def-complex-number" TargetMode="External"/><Relationship Id="rId681"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4"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156" Type="http://schemas.openxmlformats.org/officeDocument/2006/relationships/hyperlink" Target="functions.qmd#def-composition" TargetMode="External"/><Relationship Id="rId19" Type="http://schemas.openxmlformats.org/officeDocument/2006/relationships/hyperlink" Target="functions.qmd#def-function" TargetMode="External"/><Relationship Id="rId275" Type="http://schemas.openxmlformats.org/officeDocument/2006/relationships/hyperlink" Target="functions.qmd#def-image" TargetMode="External"/><Relationship Id="rId23" Type="http://schemas.openxmlformats.org/officeDocument/2006/relationships/hyperlink" Target="functions.qmd#def-sequence" TargetMode="External"/><Relationship Id="rId698" Type="http://schemas.openxmlformats.org/officeDocument/2006/relationships/hyperlink" Target="https://doi.org/10.1007/978-3-031-41026-0" TargetMode="External"/><Relationship Id="rId702" Type="http://schemas.openxmlformats.org/officeDocument/2006/relationships/hyperlink" Target="https://doi.org/10.1017/9781108583664" TargetMode="External"/><Relationship Id="rId704" Type="http://schemas.openxmlformats.org/officeDocument/2006/relationships/hyperlink" Target="https://doi.org/10.1201/9781315182780" TargetMode="External"/><Relationship Id="rId706" Type="http://schemas.openxmlformats.org/officeDocument/2006/relationships/hyperlink" Target="https://doi.org/10.1201/9781315370200" TargetMode="External"/><Relationship Id="rId504" Type="http://schemas.openxmlformats.org/officeDocument/2006/relationships/hyperlink" Target="https://en.wikipedia.org/wiki/Definite_matrix" TargetMode="External"/><Relationship Id="rId524"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0"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19"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49"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37" Type="http://schemas.openxmlformats.org/officeDocument/2006/relationships/hyperlink" Target="https://ucla-biostat-216.github.io/2024fall/slides/02-vector/02-vector.html" TargetMode="External"/><Relationship Id="rId727" Type="http://schemas.openxmlformats.org/officeDocument/2006/relationships/hyperlink" Target="https://ucla-biostat-216.github.io/2024fall/slides/03-matrix/03-matrix.html" TargetMode="External"/><Relationship Id="rId735" Type="http://schemas.openxmlformats.org/officeDocument/2006/relationships/hyperlink" Target="https://ucla-biostat-216.github.io/2024fall/slides/04-vecsp/04-vecsp.html" TargetMode="External"/><Relationship Id="rId731" Type="http://schemas.openxmlformats.org/officeDocument/2006/relationships/hyperlink" Target="https://ucla-biostat-216.github.io/2024fall/slides/05-rank/05-rank.html" TargetMode="External"/><Relationship Id="rId729" Type="http://schemas.openxmlformats.org/officeDocument/2006/relationships/hyperlink" Target="https://ucla-biostat-216.github.io/2024fall/slides/06-orthproj/06-orthproj.html" TargetMode="External"/><Relationship Id="rId725" Type="http://schemas.openxmlformats.org/officeDocument/2006/relationships/hyperlink" Target="https://ucla-biostat-216.github.io/2024fall/slides/07-matinv/07-matinv.html" TargetMode="External"/><Relationship Id="rId723" Type="http://schemas.openxmlformats.org/officeDocument/2006/relationships/hyperlink" Target="https://ucla-biostat-216.github.io/2024fall/slides/08-ls/08-ls.html" TargetMode="External"/><Relationship Id="rId721" Type="http://schemas.openxmlformats.org/officeDocument/2006/relationships/hyperlink" Target="https://ucla-biostat-216.github.io/2024fall/slides/10-eig/10-eig.html" TargetMode="External"/><Relationship Id="rId733" Type="http://schemas.openxmlformats.org/officeDocument/2006/relationships/hyperlink" Target="https://ucla-biostat-216.github.io/2024fall/slides/11-pd/11-pd.html" TargetMode="External"/><Relationship Id="rId717"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08" Type="http://schemas.openxmlformats.org/officeDocument/2006/relationships/hyperlink" Target="https://www.deeplearningbook.org/" TargetMode="External"/><Relationship Id="rId712" Type="http://schemas.openxmlformats.org/officeDocument/2006/relationships/hyperlink" Target="https://www.mosaic-web.org" TargetMode="External"/><Relationship Id="rId700"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27"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2"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4" Type="http://schemas.openxmlformats.org/officeDocument/2006/relationships/hyperlink" Target="https://www2.imm.dtu.dk/pubdb/edoc/imm3274.pdf" TargetMode="External"/><Relationship Id="rId120" Type="http://schemas.openxmlformats.org/officeDocument/2006/relationships/hyperlink" Target="indicator-functions.qmd#def-kronecker-delta" TargetMode="External"/><Relationship Id="rId696" Type="http://schemas.openxmlformats.org/officeDocument/2006/relationships/hyperlink" Target="linear-algebra-diagonalization.qmd" TargetMode="External"/><Relationship Id="rId695" Type="http://schemas.openxmlformats.org/officeDocument/2006/relationships/hyperlink" Target="linear-algebra-projections.qmd" TargetMode="External"/><Relationship Id="rId13" Type="http://schemas.openxmlformats.org/officeDocument/2006/relationships/hyperlink" Target="number-systems.qmd#def-integers" TargetMode="External"/><Relationship Id="rId14" Type="http://schemas.openxmlformats.org/officeDocument/2006/relationships/hyperlink" Target="number-systems.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448"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1" Type="http://schemas.openxmlformats.org/officeDocument/2006/relationships/hyperlink" Target="algebra-complex.html#def-complex-conjugate" TargetMode="External"/><Relationship Id="rId682" Type="http://schemas.openxmlformats.org/officeDocument/2006/relationships/hyperlink" Target="algebra-complex.html#def-complex-modulus" TargetMode="External"/><Relationship Id="rId478" Type="http://schemas.openxmlformats.org/officeDocument/2006/relationships/hyperlink" Target="algebra-complex.html#def-complex-number" TargetMode="External"/><Relationship Id="rId681"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4"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156" Type="http://schemas.openxmlformats.org/officeDocument/2006/relationships/hyperlink" Target="functions.qmd#def-composition" TargetMode="External"/><Relationship Id="rId19" Type="http://schemas.openxmlformats.org/officeDocument/2006/relationships/hyperlink" Target="functions.qmd#def-function" TargetMode="External"/><Relationship Id="rId275" Type="http://schemas.openxmlformats.org/officeDocument/2006/relationships/hyperlink" Target="functions.qmd#def-image" TargetMode="External"/><Relationship Id="rId23" Type="http://schemas.openxmlformats.org/officeDocument/2006/relationships/hyperlink" Target="functions.qmd#def-sequence" TargetMode="External"/><Relationship Id="rId698" Type="http://schemas.openxmlformats.org/officeDocument/2006/relationships/hyperlink" Target="https://doi.org/10.1007/978-3-031-41026-0" TargetMode="External"/><Relationship Id="rId702" Type="http://schemas.openxmlformats.org/officeDocument/2006/relationships/hyperlink" Target="https://doi.org/10.1017/9781108583664" TargetMode="External"/><Relationship Id="rId704" Type="http://schemas.openxmlformats.org/officeDocument/2006/relationships/hyperlink" Target="https://doi.org/10.1201/9781315182780" TargetMode="External"/><Relationship Id="rId706" Type="http://schemas.openxmlformats.org/officeDocument/2006/relationships/hyperlink" Target="https://doi.org/10.1201/9781315370200" TargetMode="External"/><Relationship Id="rId504" Type="http://schemas.openxmlformats.org/officeDocument/2006/relationships/hyperlink" Target="https://en.wikipedia.org/wiki/Definite_matrix" TargetMode="External"/><Relationship Id="rId524"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0"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19"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49"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37" Type="http://schemas.openxmlformats.org/officeDocument/2006/relationships/hyperlink" Target="https://ucla-biostat-216.github.io/2024fall/slides/02-vector/02-vector.html" TargetMode="External"/><Relationship Id="rId727" Type="http://schemas.openxmlformats.org/officeDocument/2006/relationships/hyperlink" Target="https://ucla-biostat-216.github.io/2024fall/slides/03-matrix/03-matrix.html" TargetMode="External"/><Relationship Id="rId735" Type="http://schemas.openxmlformats.org/officeDocument/2006/relationships/hyperlink" Target="https://ucla-biostat-216.github.io/2024fall/slides/04-vecsp/04-vecsp.html" TargetMode="External"/><Relationship Id="rId731" Type="http://schemas.openxmlformats.org/officeDocument/2006/relationships/hyperlink" Target="https://ucla-biostat-216.github.io/2024fall/slides/05-rank/05-rank.html" TargetMode="External"/><Relationship Id="rId729" Type="http://schemas.openxmlformats.org/officeDocument/2006/relationships/hyperlink" Target="https://ucla-biostat-216.github.io/2024fall/slides/06-orthproj/06-orthproj.html" TargetMode="External"/><Relationship Id="rId725" Type="http://schemas.openxmlformats.org/officeDocument/2006/relationships/hyperlink" Target="https://ucla-biostat-216.github.io/2024fall/slides/07-matinv/07-matinv.html" TargetMode="External"/><Relationship Id="rId723" Type="http://schemas.openxmlformats.org/officeDocument/2006/relationships/hyperlink" Target="https://ucla-biostat-216.github.io/2024fall/slides/08-ls/08-ls.html" TargetMode="External"/><Relationship Id="rId721" Type="http://schemas.openxmlformats.org/officeDocument/2006/relationships/hyperlink" Target="https://ucla-biostat-216.github.io/2024fall/slides/10-eig/10-eig.html" TargetMode="External"/><Relationship Id="rId733" Type="http://schemas.openxmlformats.org/officeDocument/2006/relationships/hyperlink" Target="https://ucla-biostat-216.github.io/2024fall/slides/11-pd/11-pd.html" TargetMode="External"/><Relationship Id="rId717"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08" Type="http://schemas.openxmlformats.org/officeDocument/2006/relationships/hyperlink" Target="https://www.deeplearningbook.org/" TargetMode="External"/><Relationship Id="rId712" Type="http://schemas.openxmlformats.org/officeDocument/2006/relationships/hyperlink" Target="https://www.mosaic-web.org" TargetMode="External"/><Relationship Id="rId700"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27"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2"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4" Type="http://schemas.openxmlformats.org/officeDocument/2006/relationships/hyperlink" Target="https://www2.imm.dtu.dk/pubdb/edoc/imm3274.pdf" TargetMode="External"/><Relationship Id="rId120" Type="http://schemas.openxmlformats.org/officeDocument/2006/relationships/hyperlink" Target="indicator-functions.qmd#def-kronecker-delta" TargetMode="External"/><Relationship Id="rId696" Type="http://schemas.openxmlformats.org/officeDocument/2006/relationships/hyperlink" Target="linear-algebra-diagonalization.qmd" TargetMode="External"/><Relationship Id="rId695" Type="http://schemas.openxmlformats.org/officeDocument/2006/relationships/hyperlink" Target="linear-algebra-projections.qmd" TargetMode="External"/><Relationship Id="rId13" Type="http://schemas.openxmlformats.org/officeDocument/2006/relationships/hyperlink" Target="number-systems.qmd#def-integers" TargetMode="External"/><Relationship Id="rId14" Type="http://schemas.openxmlformats.org/officeDocument/2006/relationships/hyperlink" Target="number-systems.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448"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2026-10-16T13:00:50Z</dcterms:created>
  <dcterms:modified xsi:type="dcterms:W3CDTF">2026-10-16T13:00:50Z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05:08:05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