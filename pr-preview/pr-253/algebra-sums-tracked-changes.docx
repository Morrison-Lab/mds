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5 (The mean of the squares is at least the square of the mean)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Take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 is convex by</w:delText>
        </w:r>
      </w:del>
      <w:del w:id="10" w:author="PR Preview" w:date="2026-01-01T00:00:00Z">
        <w:r>
          <w:delText xml:space="preserve"> </w:delText>
        </w:r>
      </w:del>
      <w:hyperlink w:anchor="def-convex-function">
        <w:del w:id="1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" w:author="PR Preview" w:date="2026-01-01T00:00:00Z">
        <w:r>
          <w:delText xml:space="preserve">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for</w:delText>
        </w:r>
      </w:del>
      <w:del w:id="1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6" w:author="PR Preview" w:date="2026-01-01T00:00:00Z">
        <w:r>
          <w:delText xml:space="preserve">,</w:delText>
        </w:r>
      </w:del>
    </w:p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Example 5 (The average of the squares is at least the square of the average)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Take</w:t>
        </w:r>
      </w:ins>
      <w:ins w:id="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It is convex by</w:t>
        </w:r>
      </w:ins>
      <w:ins w:id="24" w:author="PR Preview" w:date="2026-01-01T00:00:00Z">
        <w:r>
          <w:t xml:space="preserve"> </w:t>
        </w:r>
      </w:ins>
      <w:hyperlink w:anchor="def-convex-function">
        <w:ins w:id="2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" w:author="PR Preview" w:date="2026-01-01T00:00:00Z">
        <w:r>
          <w:t xml:space="preserve">: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</w:t>
        </w:r>
      </w:ins>
      <w:ins w:id="2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1" w:author="PR Preview" w:date="2026-01-01T00:00:00Z">
        <w:r>
          <w:delText xml:space="preserve">The weighted average of the points is their mean,</w:delText>
        </w:r>
      </w:del>
      <w:del w:id="3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so the left side of</w:delText>
        </w:r>
      </w:del>
      <w:del w:id="36" w:author="PR Preview" w:date="2026-01-01T00:00:00Z">
        <w:r>
          <w:delText xml:space="preserve"> </w:delText>
        </w:r>
      </w:del>
      <w:hyperlink w:anchor="thm-jensen">
        <w:del w:id="3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</w:delText>
        </w:r>
      </w:del>
      <w:del w:id="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del w:id="41" w:author="PR Preview" w:date="2026-01-01T00:00:00Z">
        <w:r>
          <w:delText xml:space="preserve">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 right side is the mean of the squares,</w:delText>
        </w:r>
      </w:del>
      <w:del w:id="4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45" w:author="PR Preview" w:date="2026-01-01T00:00:00Z">
        <w:r>
          <w:delText xml:space="preserve">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 inequality holds:</w:delText>
        </w:r>
      </w:del>
      <w:del w:id="48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49" w:author="PR Preview" w:date="2026-01-01T00:00:00Z">
        <w:r>
          <w:delText xml:space="preserve">.</w:delText>
        </w:r>
      </w:del>
    </w:p>
    <w:p>
      <w:pPr>
        <w:pStyle w:val="BodyText"/>
      </w:pPr>
      <w:del w:id="50" w:author="PR Preview" w:date="2026-01-01T00:00:00Z">
        <w:r>
          <w:delText xml:space="preserve">The gap is</w:delText>
        </w:r>
      </w:del>
      <w:del w:id="5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del w:id="52" w:author="PR Preview" w:date="2026-01-01T00:00:00Z">
        <w:r>
          <w:delText xml:space="preserve">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That is the average squared distance of the points from their mean,</w:delText>
        </w:r>
      </w:del>
      <w:del w:id="5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which is the variance of the three points.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</w:delText>
        </w:r>
      </w:del>
      <w:del w:id="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2" w:author="PR Preview" w:date="2026-01-01T00:00:00Z">
        <w:r>
          <w:delText xml:space="preserve">, Jensen’s inequality says a variance is never negative.</w:delText>
        </w:r>
      </w:del>
    </w:p>
    <w:p>
      <w:pPr>
        <w:pStyle w:val="FirstParagraph"/>
      </w:pPr>
      <w:ins w:id="63" w:author="PR Preview" w:date="2026-01-01T00:00:00Z">
        <w:r>
          <w:t xml:space="preserve">The weighted average of the points is their ordinary average,</w:t>
        </w:r>
      </w:ins>
      <w:ins w:id="6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so the left side of</w:t>
        </w:r>
      </w:ins>
      <w:ins w:id="68" w:author="PR Preview" w:date="2026-01-01T00:00:00Z">
        <w:r>
          <w:t xml:space="preserve"> </w:t>
        </w:r>
      </w:ins>
      <w:hyperlink w:anchor="thm-jensen">
        <w:ins w:id="6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</w:t>
        </w:r>
      </w:ins>
      <w:ins w:id="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right side is the average of the squares,</w:t>
        </w:r>
      </w:ins>
      <w:ins w:id="7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77" w:author="PR Preview" w:date="2026-01-01T00:00:00Z">
        <w:r>
          <w:t xml:space="preserve">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inequality holds:</w:t>
        </w:r>
      </w:ins>
      <w:ins w:id="80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81" w:author="PR Preview" w:date="2026-01-01T00:00:00Z">
        <w:r>
          <w:t xml:space="preserve">.</w:t>
        </w:r>
      </w:ins>
    </w:p>
    <w:p>
      <w:pPr>
        <w:pStyle w:val="BodyText"/>
      </w:pPr>
      <w:ins w:id="82" w:author="PR Preview" w:date="2026-01-01T00:00:00Z">
        <w:r>
          <w:t xml:space="preserve">The gap is</w:t>
        </w:r>
      </w:ins>
      <w:ins w:id="8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That is the average squared distance of the points from their average,</w:t>
        </w:r>
      </w:ins>
      <w:ins w:id="8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which statistics calls the variance of the three points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(about their</w:t>
        </w:r>
      </w:ins>
      <w:ins w:id="93" w:author="PR Preview" w:date="2026-01-01T00:00:00Z">
        <w:r>
          <w:t xml:space="preserve"> </w:t>
        </w:r>
      </w:ins>
      <w:hyperlink r:id="rId27">
        <w:ins w:id="94" w:author="PR Preview" w:date="2026-01-01T00:00:00Z">
          <w:r>
            <w:rPr>
              <w:rStyle w:val="Hyperlink"/>
            </w:rPr>
            <w:t xml:space="preserve">mean</w:t>
          </w:r>
        </w:ins>
      </w:hyperlink>
      <w:ins w:id="95" w:author="PR Preview" w:date="2026-01-01T00:00:00Z">
        <w:r>
          <w:t xml:space="preserve">, defined later).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</w:t>
        </w:r>
      </w:ins>
      <w:ins w:id="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9" w:author="PR Preview" w:date="2026-01-01T00:00:00Z">
        <w:r>
          <w:t xml:space="preserve">, Jensen’s inequality says this average squared distance is never negative.</w:t>
        </w:r>
      </w:ins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5" w:name="sums-and-products-together"/>
    <w:p>
      <w:pPr>
        <w:pStyle w:val="Heading2"/>
      </w:pPr>
      <w:r>
        <w:t xml:space="preserve">6 Sums and products together</w:t>
      </w:r>
    </w:p>
    <w:bookmarkStart w:id="66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6"/>
    <w:bookmarkStart w:id="67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8"/>
    <w:bookmarkStart w:id="69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9"/>
    <w:bookmarkStart w:id="70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0"/>
    <w:bookmarkStart w:id="71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1"/>
    <w:bookmarkStart w:id="72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2"/>
    <w:bookmarkStart w:id="73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4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94" w:name="sec-summation"/>
    <w:p>
      <w:pPr>
        <w:pStyle w:val="Heading2"/>
      </w:pPr>
      <w:r>
        <w:t xml:space="preserve">7 Summation notation</w:t>
      </w:r>
    </w:p>
    <w:bookmarkStart w:id="76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6"/>
    <w:bookmarkStart w:id="77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7"/>
    <w:bookmarkStart w:id="78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8"/>
    <w:bookmarkStart w:id="7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Start w:id="80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1"/>
    <w:bookmarkStart w:id="8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2"/>
    <w:bookmarkStart w:id="83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4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5"/>
    <w:bookmarkStart w:id="8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6"/>
    <w:bookmarkStart w:id="89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7">
        <w:r>
          <w:rPr>
            <w:rStyle w:val="Hyperlink"/>
          </w:rPr>
          <w:t xml:space="preserve">finite</w:t>
        </w:r>
      </w:hyperlink>
      <w:r>
        <w:t xml:space="preserve"> </w:t>
      </w:r>
      <w:hyperlink r:id="rId8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90"/>
    <w:bookmarkStart w:id="93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3"/>
    <w:bookmarkEnd w:id="94"/>
    <w:bookmarkStart w:id="115" w:name="quotients"/>
    <w:p>
      <w:pPr>
        <w:pStyle w:val="Heading2"/>
      </w:pPr>
      <w:r>
        <w:t xml:space="preserve">8 Quotients</w:t>
      </w:r>
    </w:p>
    <w:bookmarkStart w:id="95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5"/>
    <w:bookmarkStart w:id="96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6"/>
    <w:bookmarkStart w:id="97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7"/>
    <w:bookmarkStart w:id="98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8"/>
    <w:bookmarkStart w:id="99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9"/>
    <w:bookmarkStart w:id="100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0"/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https://en.wikipedia.org/wiki/Rate_(mathematics)</w:t>
        </w:r>
      </w:hyperlink>
    </w:p>
    <w:bookmarkStart w:id="103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https://en.wikipedia.org/wiki/Ratio</w:t>
        </w:r>
      </w:hyperlink>
    </w:p>
    <w:bookmarkEnd w:id="103"/>
    <w:bookmarkStart w:id="104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4"/>
    <w:bookmarkStart w:id="107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7"/>
    <w:bookmarkStart w:id="108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8"/>
    <w:bookmarkStart w:id="110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0"/>
    <w:bookmarkStart w:id="111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4" w:name="refs"/>
    <w:bookmarkStart w:id="11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5" Type="http://schemas.openxmlformats.org/officeDocument/2006/relationships/hyperlink" Target="https://en.wikipedia.org/wiki/Population_proportion" TargetMode="External"/><Relationship Id="rId112" Type="http://schemas.openxmlformats.org/officeDocument/2006/relationships/hyperlink" Target="https://en.wikipedia.org/wiki/Population_proportion#Mathematical_definition" TargetMode="External"/><Relationship Id="rId106" Type="http://schemas.openxmlformats.org/officeDocument/2006/relationships/hyperlink" Target="https://en.wikipedia.org/wiki/Proportion_(mathematics)" TargetMode="External"/><Relationship Id="rId109" Type="http://schemas.openxmlformats.org/officeDocument/2006/relationships/hyperlink" Target="https://en.wikipedia.org/wiki/Proportionality_(mathematics)" TargetMode="External"/><Relationship Id="rId101" Type="http://schemas.openxmlformats.org/officeDocument/2006/relationships/hyperlink" Target="https://en.wikipedia.org/wiki/Rate_(mathematics)" TargetMode="External"/><Relationship Id="rId102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1" Type="http://schemas.openxmlformats.org/officeDocument/2006/relationships/hyperlink" Target="notation.qmd#def-range-of-variable" TargetMode="External"/><Relationship Id="rId92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7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8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5" Type="http://schemas.openxmlformats.org/officeDocument/2006/relationships/hyperlink" Target="https://en.wikipedia.org/wiki/Population_proportion" TargetMode="External"/><Relationship Id="rId112" Type="http://schemas.openxmlformats.org/officeDocument/2006/relationships/hyperlink" Target="https://en.wikipedia.org/wiki/Population_proportion#Mathematical_definition" TargetMode="External"/><Relationship Id="rId106" Type="http://schemas.openxmlformats.org/officeDocument/2006/relationships/hyperlink" Target="https://en.wikipedia.org/wiki/Proportion_(mathematics)" TargetMode="External"/><Relationship Id="rId109" Type="http://schemas.openxmlformats.org/officeDocument/2006/relationships/hyperlink" Target="https://en.wikipedia.org/wiki/Proportionality_(mathematics)" TargetMode="External"/><Relationship Id="rId101" Type="http://schemas.openxmlformats.org/officeDocument/2006/relationships/hyperlink" Target="https://en.wikipedia.org/wiki/Rate_(mathematics)" TargetMode="External"/><Relationship Id="rId102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1" Type="http://schemas.openxmlformats.org/officeDocument/2006/relationships/hyperlink" Target="notation.qmd#def-range-of-variable" TargetMode="External"/><Relationship Id="rId92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7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8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2026-10-13T07:36:19Z</dcterms:created>
  <dcterms:modified xsi:type="dcterms:W3CDTF">2026-10-13T07:36:19Z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