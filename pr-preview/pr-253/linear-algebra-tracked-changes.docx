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22:45:08 (PDT)</w:delText>
        </w:r>
      </w:del>
    </w:p>
    <w:p>
      <w:pPr>
        <w:pStyle w:val="Date"/>
      </w:pPr>
      <w:ins w:id="2" w:author="PR Preview" w:date="2026-01-01T00:00:00Z">
        <w:r>
          <w:t xml:space="preserve">Last modified: 2026-10-13 00:20:47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2026-10-13T08:05:58Z</dcterms:created>
  <dcterms:modified xsi:type="dcterms:W3CDTF">2026-10-13T08:05:58Z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00:20:47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