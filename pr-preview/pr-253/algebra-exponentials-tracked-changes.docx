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Polynomials, Exponentials and Logarithms</w:t>
      </w:r>
    </w:p>
    <w:p>
      <w:pPr>
        <w:pStyle w:val="Date"/>
      </w:pPr>
      <w:del w:id="1" w:author="PR Preview" w:date="2026-01-01T00:00:00Z">
        <w:r>
          <w:delText xml:space="preserve">Last modified: 2026-10-12 22:45:08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2026-10-13 00:20:47 (PDT)</w:t>
        </w:r>
      </w:ins>
    </w:p>
    <w:bookmarkStart w:id="27" w:name="sec-polynomials"/>
    <w:p>
      <w:pPr>
        <w:pStyle w:val="Heading2"/>
      </w:pPr>
      <w:r>
        <w:t xml:space="preserve">1 Polynomials</w:t>
      </w:r>
    </w:p>
    <w:bookmarkStart w:id="9" w:name="exr-polynomial-degree"/>
    <w:p>
      <w:pPr>
        <w:pStyle w:val="FirstParagraph"/>
      </w:pPr>
      <w:r>
        <w:rPr>
          <w:b/>
          <w:bCs/>
        </w:rPr>
        <w:t xml:space="preserve">Exercise 1 (Reading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Write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 the form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sSup>
          <m:e>
            <m:r>
              <m:t>x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listing every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What is the degree of</w:t>
      </w:r>
      <w:r>
        <w:t xml:space="preserve"> </w:t>
      </w:r>
      <m:oMath>
        <m:r>
          <m:t>f</m:t>
        </m:r>
      </m:oMath>
      <w:r>
        <w:t xml:space="preserve">, and what is its leading coefficient?</w:t>
      </w:r>
    </w:p>
    <w:bookmarkEnd w:id="9"/>
    <w:bookmarkStart w:id="10" w:name="sol-polynomial-degre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Powers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that do not appear have coefficient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The highest power with a nonzero coefficient is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,</w:t>
      </w:r>
      <w:r>
        <w:t xml:space="preserve"> </w:t>
      </w:r>
      <w:r>
        <w:t xml:space="preserve">so the degree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 the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10"/>
    <w:bookmarkStart w:id="12" w:name="def-constant-function"/>
    <w:p>
      <w:pPr>
        <w:pStyle w:val="FirstParagraph"/>
      </w:pPr>
      <w:r>
        <w:rPr>
          <w:b/>
          <w:bCs/>
        </w:rPr>
        <w:t xml:space="preserve">Definition 1 (Constant function)</w:t>
      </w:r>
      <w:r>
        <w:t xml:space="preserve"> </w:t>
      </w:r>
      <w:r>
        <w:t xml:space="preserve">A</w:t>
      </w:r>
      <w:r>
        <w:t xml:space="preserve"> </w:t>
      </w:r>
      <w:hyperlink r:id="rId11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constant</w:t>
      </w:r>
      <w:r>
        <w:t xml:space="preserve"> </w:t>
      </w:r>
      <w:r>
        <w:t xml:space="preserve">if there is some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12"/>
    <w:bookmarkStart w:id="13" w:name="exm-constant-function"/>
    <w:p>
      <w:pPr>
        <w:pStyle w:val="BodyText"/>
      </w:pPr>
      <w:r>
        <w:rPr>
          <w:b/>
          <w:bCs/>
        </w:rPr>
        <w:t xml:space="preserve">Example 1 (Constant and non-constant functions)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constant,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constant: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3"/>
    <w:bookmarkStart w:id="15" w:name="def-polynomial"/>
    <w:p>
      <w:pPr>
        <w:pStyle w:val="FirstParagraph"/>
      </w:pPr>
      <w:r>
        <w:rPr>
          <w:b/>
          <w:bCs/>
        </w:rPr>
        <w:t xml:space="preserve">Definition 2 (Polynomial)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polynomial</w:t>
      </w:r>
      <w:r>
        <w:t xml:space="preserve"> </w:t>
      </w:r>
      <w:r>
        <w:t xml:space="preserve">(in one variable</w:t>
      </w:r>
      <w:r>
        <w:t xml:space="preserve"> </w:t>
      </w:r>
      <m:oMath>
        <m:r>
          <m:t>x</m:t>
        </m:r>
      </m:oMath>
      <w:r>
        <w:t xml:space="preserve">) is a</w:t>
      </w:r>
      <w:r>
        <w:t xml:space="preserve"> </w:t>
      </w:r>
      <w:hyperlink r:id="rId11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that can be written as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t>x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0</m:t>
              </m:r>
            </m:sub>
          </m:sSub>
        </m:oMath>
      </m:oMathPara>
    </w:p>
    <w:p>
      <w:pPr>
        <w:pStyle w:val="FirstParagraph"/>
      </w:pPr>
      <w:r>
        <w:t xml:space="preserve">for some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coefficients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k</m:t>
            </m:r>
          </m:sup>
        </m:sSup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14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5"/>
    <w:bookmarkStart w:id="16" w:name="rem-polynomial-nonzero"/>
    <w:p>
      <w:pPr>
        <w:pStyle w:val="BodyText"/>
      </w:pPr>
      <w:r>
        <w:rPr>
          <w:i/>
          <w:iCs/>
        </w:rPr>
        <w:t xml:space="preserve">Remark 1</w:t>
      </w:r>
      <w:r>
        <w:t xml:space="preserve"> (Constant and zero polynomials). </w:t>
      </w: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is a polynomial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The requirement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means this definition covers nonzero polynomials only:</w:t>
      </w:r>
      <w:r>
        <w:t xml:space="preserve"> </w:t>
      </w:r>
      <w:r>
        <w:t xml:space="preserve">the zero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excluded here,</w:t>
      </w:r>
      <w:r>
        <w:t xml:space="preserve"> </w:t>
      </w:r>
      <w:r>
        <w:t xml:space="preserve">because it has no nonzero coefficient to serve as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16"/>
    <w:bookmarkStart w:id="17" w:name="def-polynomial-degree"/>
    <w:p>
      <w:pPr>
        <w:pStyle w:val="BodyText"/>
      </w:pPr>
      <w:r>
        <w:rPr>
          <w:b/>
          <w:bCs/>
        </w:rPr>
        <w:t xml:space="preserve">Definition 3 (Degree of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degree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17"/>
    <w:bookmarkStart w:id="18" w:name="exm-polynomial-degree"/>
    <w:p>
      <w:pPr>
        <w:pStyle w:val="BodyText"/>
      </w:pPr>
      <w:r>
        <w:rPr>
          <w:b/>
          <w:bCs/>
        </w:rPr>
        <w:t xml:space="preserve">Example 2 (Degrees of some polynomials)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:</w:t>
      </w:r>
      <w:r>
        <w:t xml:space="preserve"> </w:t>
      </w:r>
      <w:r>
        <w:t xml:space="preserve">the degree is the highest power with a nonzero coefficient,</w:t>
      </w:r>
      <w:r>
        <w:t xml:space="preserve"> </w:t>
      </w:r>
      <w:r>
        <w:t xml:space="preserve">not the power in the first term written.</w:t>
      </w:r>
    </w:p>
    <w:p>
      <w:pPr>
        <w:pStyle w:val="Compact"/>
        <w:numPr>
          <w:ilvl w:val="0"/>
          <w:numId w:val="1004"/>
        </w:numPr>
      </w:pP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</w:t>
        </w:r>
      </w:hyperlink>
      <w:r>
        <w:t xml:space="preserve"> </w:t>
      </w:r>
      <w:r>
        <w:t xml:space="preserve">polynomial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0</m:t>
        </m:r>
      </m:oMath>
      <w:r>
        <w:t xml:space="preserve">.</w:t>
      </w:r>
    </w:p>
    <w:bookmarkEnd w:id="18"/>
    <w:bookmarkStart w:id="19" w:name="def-polynomial-leading-coefficient"/>
    <w:p>
      <w:pPr>
        <w:pStyle w:val="FirstParagraph"/>
      </w:pPr>
      <w:r>
        <w:rPr>
          <w:b/>
          <w:bCs/>
        </w:rPr>
        <w:t xml:space="preserve">Definition 4 (Leading coefficient)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leading coefficient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19"/>
    <w:bookmarkStart w:id="20" w:name="exm-leading-coefficient"/>
    <w:p>
      <w:pPr>
        <w:pStyle w:val="BodyText"/>
      </w:pPr>
      <w:r>
        <w:rPr>
          <w:b/>
          <w:bCs/>
        </w:rPr>
        <w:t xml:space="preserve">Example 3 (Leading coefficients)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w:r>
        <w:t xml:space="preserve">so its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not the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written first.</w:t>
      </w:r>
    </w:p>
    <w:p>
      <w:pPr>
        <w:pStyle w:val="Compact"/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leading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20"/>
    <w:bookmarkStart w:id="21" w:name="def-quadratic-cubic"/>
    <w:p>
      <w:pPr>
        <w:pStyle w:val="FirstParagraph"/>
      </w:pPr>
      <w:r>
        <w:rPr>
          <w:b/>
          <w:bCs/>
        </w:rPr>
        <w:t xml:space="preserve">Definition 5 (Quadratic and cubic polynomials)</w:t>
      </w:r>
      <w:r>
        <w:t xml:space="preserve"> </w:t>
      </w:r>
      <w:r>
        <w:t xml:space="preserve">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2</m:t>
            </m:r>
          </m:sub>
        </m:sSub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quadratic</w:t>
      </w:r>
      <w:r>
        <w:t xml:space="preserve"> </w:t>
      </w:r>
      <w:r>
        <w:t xml:space="preserve">polynomial.</w:t>
      </w:r>
      <w:r>
        <w:t xml:space="preserve"> </w:t>
      </w:r>
      <w:r>
        <w:t xml:space="preserve">A polynomial of degree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cubic</w:t>
      </w:r>
      <w:r>
        <w:t xml:space="preserve"> </w:t>
      </w:r>
      <w:r>
        <w:t xml:space="preserve">polynomial.</w:t>
      </w:r>
    </w:p>
    <w:bookmarkEnd w:id="21"/>
    <w:bookmarkStart w:id="23" w:name="exm-quadratic-cubic"/>
    <w:p>
      <w:pPr>
        <w:pStyle w:val="BodyText"/>
      </w:pPr>
      <w:r>
        <w:rPr>
          <w:b/>
          <w:bCs/>
        </w:rPr>
        <w:t xml:space="preserve">Example 4 (Quadratic and cubic polynomials)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is quadratic,</w:t>
      </w:r>
      <w:r>
        <w:t xml:space="preserve"> </w:t>
      </w:r>
      <w:r>
        <w:t xml:space="preserve">by</w:t>
      </w:r>
      <w:r>
        <w:t xml:space="preserve"> </w:t>
      </w:r>
      <w:hyperlink r:id="rId22">
        <w:r>
          <w:rPr>
            <w:rStyle w:val="Hyperlink"/>
          </w:rPr>
          <w:t xml:space="preserve">Remark 5 in Convexity, Infimum and Sums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cubic.</w:t>
      </w:r>
    </w:p>
    <w:p>
      <w:pPr>
        <w:numPr>
          <w:ilvl w:val="0"/>
          <w:numId w:val="1006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neither: it has degree</w:t>
      </w:r>
      <w:r>
        <w:t xml:space="preserve"> </w:t>
      </w:r>
      <m:oMath>
        <m:r>
          <m:t>1</m:t>
        </m:r>
      </m:oMath>
      <w:r>
        <w:t xml:space="preserve">.</w:t>
      </w:r>
    </w:p>
    <w:bookmarkEnd w:id="23"/>
    <w:bookmarkStart w:id="25" w:name="def-parabola"/>
    <w:p>
      <w:pPr>
        <w:pStyle w:val="FirstParagraph"/>
      </w:pPr>
      <w:r>
        <w:rPr>
          <w:b/>
          <w:bCs/>
        </w:rPr>
        <w:t xml:space="preserve">Definition 6 (Parabola)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parabola</w:t>
      </w:r>
      <w:r>
        <w:t xml:space="preserve"> </w:t>
      </w:r>
      <w:r>
        <w:t xml:space="preserve">is the</w:t>
      </w:r>
      <w:r>
        <w:t xml:space="preserve"> </w:t>
      </w:r>
      <w:hyperlink r:id="rId24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 a quadratic polynomial (</w:t>
      </w:r>
      <w:hyperlink w:anchor="def-quadratic-cubic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25"/>
    <w:bookmarkStart w:id="26" w:name="exm-parabola"/>
    <w:p>
      <w:pPr>
        <w:pStyle w:val="BodyText"/>
      </w:pPr>
      <w:r>
        <w:rPr>
          <w:b/>
          <w:bCs/>
        </w:rPr>
        <w:t xml:space="preserve">Example 5 (The parabola</w:t>
      </w:r>
      <w:r>
        <w:rPr>
          <w:b/>
          <w:bCs/>
        </w:rP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The graph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 parabola.</w:t>
      </w:r>
      <w:r>
        <w:t xml:space="preserve"> </w:t>
      </w:r>
      <w:r>
        <w:t xml:space="preserve">It contains the points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its lowest point is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since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bookmarkEnd w:id="26"/>
    <w:bookmarkEnd w:id="27"/>
    <w:bookmarkStart w:id="35" w:name="sec-affine-linear-functions"/>
    <w:p>
      <w:pPr>
        <w:pStyle w:val="Heading2"/>
      </w:pPr>
      <w:r>
        <w:t xml:space="preserve">2 Affine and linear functions of one variable</w:t>
      </w:r>
    </w:p>
    <w:bookmarkStart w:id="28" w:name="def-affine-function"/>
    <w:p>
      <w:pPr>
        <w:pStyle w:val="FirstParagraph"/>
      </w:pPr>
      <w:r>
        <w:rPr>
          <w:b/>
          <w:bCs/>
        </w:rPr>
        <w:t xml:space="preserve">Definition 7 (Affine function of one variable)</w:t>
      </w:r>
      <w:r>
        <w:t xml:space="preserve"> </w:t>
      </w:r>
      <w:r>
        <w:t xml:space="preserve">A</w:t>
      </w:r>
      <w:r>
        <w:t xml:space="preserve"> </w:t>
      </w:r>
      <w:hyperlink r:id="rId11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affine</w:t>
      </w:r>
      <w:r>
        <w:t xml:space="preserve"> </w:t>
      </w:r>
      <w:r>
        <w:t xml:space="preserve">if there are numbers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p>
      <w:pPr>
        <w:pStyle w:val="FirstParagraph"/>
      </w:pPr>
      <w:r>
        <w:t xml:space="preserve">In this formula,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intercept</w:t>
      </w:r>
      <w:r>
        <w:t xml:space="preserve">.</w:t>
      </w:r>
    </w:p>
    <w:bookmarkEnd w:id="28"/>
    <w:bookmarkStart w:id="29" w:name="def-linear-function"/>
    <w:p>
      <w:pPr>
        <w:pStyle w:val="BodyText"/>
      </w:pPr>
      <w:r>
        <w:rPr>
          <w:b/>
          <w:bCs/>
        </w:rPr>
        <w:t xml:space="preserve">Definition 8 (Linear function of one variable)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linear</w:t>
      </w:r>
      <w:r>
        <w:t xml:space="preserve"> </w:t>
      </w:r>
      <w:r>
        <w:t xml:space="preserve">if it is affine (</w:t>
      </w:r>
      <w:hyperlink w:anchor="def-affine-function">
        <w:r>
          <w:rPr>
            <w:rStyle w:val="Hyperlink"/>
          </w:rPr>
          <w:t xml:space="preserve">Definition 7</w:t>
        </w:r>
      </w:hyperlink>
      <w:r>
        <w:t xml:space="preserve">) with intercept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that is, if there is 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29"/>
    <w:bookmarkStart w:id="30" w:name="thm-affine-function-props"/>
    <w:p>
      <w:pPr>
        <w:pStyle w:val="FirstParagraph"/>
      </w:pPr>
      <w:r>
        <w:rPr>
          <w:b/>
          <w:bCs/>
        </w:rPr>
        <w:t xml:space="preserve">Theorem 1 (Intercept and slope of an affine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be an affine function (</w:t>
      </w:r>
      <w:hyperlink w:anchor="def-affine-function">
        <w:r>
          <w:rPr>
            <w:rStyle w:val="Hyperlink"/>
          </w:rPr>
          <w:t xml:space="preserve">Definition 7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w:r>
        <w:t xml:space="preserve">The intercept is the value at zero: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The slope is the change in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per unit change in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m</m:t>
          </m:r>
        </m:oMath>
      </m:oMathPara>
    </w:p>
    <w:p>
      <w:pPr>
        <w:pStyle w:val="Compact"/>
        <w:numPr>
          <w:ilvl w:val="0"/>
          <w:numId w:val="1007"/>
        </w:numPr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determines its slope and intercept:</w:t>
      </w:r>
      <w:r>
        <w:t xml:space="preserve"> </w:t>
      </w:r>
      <w:r>
        <w:t xml:space="preserve">if also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</m:oMath>
      <w:r>
        <w:t xml:space="preserve">, then</w:t>
      </w:r>
      <w:r>
        <w:t xml:space="preserve"> </w:t>
      </w:r>
      <m:oMath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(any number times </m:t>
              </m:r>
              <m:r>
                <m:t>0</m:t>
              </m:r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w:r>
        <w:t xml:space="preserve">First the numerator: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sum subtracts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Convexity, Infimum and Sums</m:t>
              </m:r>
              <m:r>
                <m:rPr>
                  <m:nor/>
                  <m:sty m:val="p"/>
                </m:rPr>
                <m:t>, swapping </m:t>
              </m:r>
              <m:r>
                <m:t>b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Theorem 6 in Equalities, Inequalities and Minimizers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Theorem 9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 in Convexity, Infimum and Sums</m:t>
              </m:r>
              <m:r>
                <m:rPr>
                  <m:nor/>
                  <m:sty m:val="p"/>
                </m:rPr>
                <m:t>, read right to left)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a negative is subtracting)</m:t>
              </m:r>
            </m:e>
          </m:eqArr>
        </m:oMath>
      </m:oMathPara>
    </w:p>
    <w:p>
      <w:pPr>
        <w:pStyle w:val="FirstParagraph"/>
      </w:pPr>
      <w:r>
        <w:t xml:space="preserve">Then, writing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 which is not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numerator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nonzero number divided by itself is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w:r>
        <w:t xml:space="preserve">Part 1, applied to each formula,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Part 2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applied to each formula,</w:t>
      </w:r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m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m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Start w:id="31" w:name="exm-affine-function"/>
    <w:p>
      <w:pPr>
        <w:pStyle w:val="FirstParagraph"/>
      </w:pPr>
      <w:r>
        <w:rPr>
          <w:b/>
          <w:bCs/>
        </w:rPr>
        <w:t xml:space="preserve">Example 6 (An affine function, and a linear one)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3</m:t>
        </m:r>
      </m:oMath>
      <w:r>
        <w:t xml:space="preserve"> </w:t>
      </w:r>
      <w:r>
        <w:t xml:space="preserve">is affine with slope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intercept</w:t>
      </w:r>
      <w:r>
        <w:t xml:space="preserve"> </w:t>
      </w:r>
      <m:oMath>
        <m:r>
          <m:t>3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affine-function-prop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raises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Its intercept is not</w:t>
      </w:r>
      <w:r>
        <w:t xml:space="preserve"> </w:t>
      </w:r>
      <m:oMath>
        <m:r>
          <m:t>0</m:t>
        </m:r>
      </m:oMath>
      <w:r>
        <w:t xml:space="preserve">, so it is not linear.</w:t>
      </w:r>
    </w:p>
    <w:p>
      <w:pPr>
        <w:pStyle w:val="BodyText"/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x</m:t>
        </m:r>
      </m:oMath>
      <w:r>
        <w:t xml:space="preserve"> </w:t>
      </w:r>
      <w:r>
        <w:t xml:space="preserve">is affine with intercept</w:t>
      </w:r>
      <w:r>
        <w:t xml:space="preserve"> </w:t>
      </w:r>
      <m:oMath>
        <m:r>
          <m:t>0</m:t>
        </m:r>
      </m:oMath>
      <w:r>
        <w:t xml:space="preserve">, so it is linear: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lowers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31"/>
    <w:bookmarkStart w:id="34" w:name="rem-linear-function-terminology"/>
    <w:p>
      <w:pPr>
        <w:pStyle w:val="BodyText"/>
      </w:pPr>
      <w:r>
        <w:rPr>
          <w:i/>
          <w:iCs/>
        </w:rPr>
        <w:t xml:space="preserve">Remark 2</w:t>
      </w:r>
      <w:r>
        <w:t xml:space="preserve"> (Elementary algebra calls</w:t>
      </w:r>
      <w:r>
        <w:t xml:space="preserve"> </w:t>
      </w:r>
      <m:oMath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“linear”</w:t>
      </w:r>
      <w:r>
        <w:t xml:space="preserve">). </w:t>
      </w:r>
      <w:r>
        <w:t xml:space="preserve">Elementary algebra usually calls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linear function</w:t>
      </w:r>
      <w:r>
        <w:t xml:space="preserve">,</w:t>
      </w:r>
      <w:r>
        <w:t xml:space="preserve"> </w:t>
      </w:r>
      <w:r>
        <w:t xml:space="preserve">because its graph is a straight line.</w:t>
      </w:r>
      <w:r>
        <w:t xml:space="preserve"> </w:t>
      </w:r>
      <w:r>
        <w:t xml:space="preserve">This site calls that an affine function</w:t>
      </w:r>
      <w:r>
        <w:t xml:space="preserve"> </w:t>
      </w:r>
      <w:r>
        <w:t xml:space="preserve">and keeps</w:t>
      </w:r>
      <w:r>
        <w:t xml:space="preserve"> </w:t>
      </w:r>
      <w:r>
        <w:t xml:space="preserve">“linear”</w:t>
      </w:r>
      <w:r>
        <w:t xml:space="preserve"> </w:t>
      </w:r>
      <w:r>
        <w:t xml:space="preserve">for the case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that is the sense used in linear algebra,</w:t>
      </w:r>
      <w:r>
        <w:t xml:space="preserve"> </w:t>
      </w:r>
      <w:r>
        <w:t xml:space="preserve">where a</w:t>
      </w:r>
      <w:r>
        <w:t xml:space="preserve"> </w:t>
      </w:r>
      <w:hyperlink r:id="rId32">
        <w:r>
          <w:rPr>
            <w:rStyle w:val="Hyperlink"/>
          </w:rPr>
          <w:t xml:space="preserve">linear map</w:t>
        </w:r>
      </w:hyperlink>
      <w:r>
        <w:t xml:space="preserve"> </w:t>
      </w:r>
      <w:r>
        <w:t xml:space="preserve">must send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theorem</w:t>
        </w:r>
      </w:hyperlink>
      <w:r>
        <w:t xml:space="preserve">).</w:t>
      </w:r>
    </w:p>
    <w:bookmarkEnd w:id="34"/>
    <w:bookmarkEnd w:id="35"/>
    <w:bookmarkStart w:id="39" w:name="sec-sequence-limits"/>
    <w:p>
      <w:pPr>
        <w:pStyle w:val="Heading2"/>
      </w:pPr>
      <w:r>
        <w:t xml:space="preserve">3 Limits of sequences</w:t>
      </w:r>
    </w:p>
    <w:bookmarkStart w:id="37" w:name="def-sequence-limit"/>
    <w:p>
      <w:pPr>
        <w:pStyle w:val="FirstParagraph"/>
      </w:pPr>
      <w:r>
        <w:rPr>
          <w:b/>
          <w:bCs/>
        </w:rPr>
        <w:t xml:space="preserve">Definition 9 (Limit of a sequence)</w:t>
      </w:r>
      <w:r>
        <w:t xml:space="preserve"> </w:t>
      </w:r>
      <w:r>
        <w:t xml:space="preserve">A</w:t>
      </w:r>
      <w:r>
        <w:t xml:space="preserve"> </w:t>
      </w:r>
      <w:hyperlink r:id="rId36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rPr>
          <w:b/>
          <w:bCs/>
        </w:rPr>
        <w:t xml:space="preserve">converges</w:t>
      </w:r>
      <w:r>
        <w:t xml:space="preserve"> </w:t>
      </w:r>
      <w:r>
        <w:t xml:space="preserve">to a real number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L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n</m:t>
          </m:r>
          <m:r>
            <m:rPr>
              <m:sty m:val="p"/>
            </m:rPr>
            <m:t>≥</m:t>
          </m:r>
          <m:r>
            <m:t>N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 the sequence.</w:t>
      </w:r>
      <w:r>
        <w:t xml:space="preserve"> </w:t>
      </w:r>
      <w:r>
        <w:t xml:space="preserve">A sequence that converges to some real number is</w:t>
      </w:r>
      <w:r>
        <w:t xml:space="preserve"> </w:t>
      </w:r>
      <w:r>
        <w:rPr>
          <w:b/>
          <w:bCs/>
        </w:rPr>
        <w:t xml:space="preserve">convergent</w:t>
      </w:r>
      <w:r>
        <w:t xml:space="preserve">,</w:t>
      </w:r>
      <w:r>
        <w:t xml:space="preserve"> </w:t>
      </w:r>
      <w:r>
        <w:t xml:space="preserve">and a sequence that does not converge to any real number</w:t>
      </w:r>
      <w:r>
        <w:t xml:space="preserve"> </w:t>
      </w:r>
      <w:r>
        <w:rPr>
          <w:b/>
          <w:bCs/>
        </w:rPr>
        <w:t xml:space="preserve">diverges</w:t>
      </w:r>
      <w:r>
        <w:t xml:space="preserve">.</w:t>
      </w:r>
      <w:r>
        <w:t xml:space="preserve"> </w:t>
      </w:r>
      <w:r>
        <w:t xml:space="preserve">A sequence</w:t>
      </w:r>
      <w:r>
        <w:t xml:space="preserve"> </w:t>
      </w:r>
      <w:r>
        <w:rPr>
          <w:b/>
          <w:bCs/>
        </w:rPr>
        <w:t xml:space="preserve">diverges to</w:t>
      </w:r>
      <w:r>
        <w:rPr>
          <w:b/>
          <w:bCs/>
        </w:rPr>
        <w:t xml:space="preserve"> </w:t>
      </w:r>
      <m:oMath>
        <m:r>
          <m:rPr>
            <m:sty m:val="p"/>
          </m:rPr>
          <m:t>∞</m:t>
        </m:r>
      </m:oMath>
      <w:r>
        <w:t xml:space="preserve">, 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if for every real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.</w:t>
      </w:r>
    </w:p>
    <w:bookmarkEnd w:id="37"/>
    <w:bookmarkStart w:id="38" w:name="exm-sequence-limit"/>
    <w:p>
      <w:pPr>
        <w:pStyle w:val="BodyText"/>
      </w:pPr>
      <w:r>
        <w:rPr>
          <w:b/>
          <w:bCs/>
        </w:rPr>
        <w:t xml:space="preserve">Example 7 (A convergent sequence and a divergent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converges 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any natural number larger than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ε</m:t>
            </m:r>
          </m:den>
        </m:f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  <m:r>
              <m:rPr>
                <m:sty m:val="p"/>
              </m:rPr>
              <m:t>−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&lt;</m:t>
        </m:r>
        <m:r>
          <m:t>ε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 take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101</m:t>
        </m:r>
      </m:oMath>
      <w:r>
        <w:t xml:space="preserve">: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101</m:t>
        </m:r>
      </m:oMath>
      <w:r>
        <w:t xml:space="preserve"> </w:t>
      </w:r>
      <w:r>
        <w:t xml:space="preserve">has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101</m:t>
            </m:r>
          </m:den>
        </m:f>
        <m:r>
          <m:rPr>
            <m:sty m:val="p"/>
          </m:rPr>
          <m:t>&lt;</m:t>
        </m:r>
        <m:r>
          <m:t>0.01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L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works.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5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7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5</m:t>
            </m:r>
          </m:e>
        </m:d>
        <m:r>
          <m:t>​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It diverges to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M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natural number larger than</w:t>
      </w:r>
      <w:r>
        <w:t xml:space="preserve"> </w:t>
      </w:r>
      <m:oMath>
        <m:r>
          <m:t>M</m:t>
        </m:r>
      </m:oMath>
      <w:r>
        <w:t xml:space="preserve">.</w:t>
      </w:r>
    </w:p>
    <w:bookmarkEnd w:id="38"/>
    <w:bookmarkEnd w:id="39"/>
    <w:bookmarkStart w:id="91" w:name="exponentials-and-logarithms"/>
    <w:p>
      <w:pPr>
        <w:pStyle w:val="Heading2"/>
      </w:pPr>
      <w:r>
        <w:t xml:space="preserve">4 Exponentials and Logarithms</w:t>
      </w:r>
    </w:p>
    <w:bookmarkStart w:id="40" w:name="def-exponential-function"/>
    <w:p>
      <w:pPr>
        <w:pStyle w:val="FirstParagraph"/>
      </w:pPr>
      <w:r>
        <w:rPr>
          <w:b/>
          <w:bCs/>
        </w:rPr>
        <w:t xml:space="preserve">Definition 10 (Exponential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exponential function</w:t>
      </w:r>
      <w:r>
        <w:t xml:space="preserve"> </w:t>
      </w:r>
      <m:oMath>
        <m:r>
          <m:rPr>
            <m:sty m:val="p"/>
          </m:rPr>
          <m:t>exp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n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sequence-limit">
        <w:r>
          <w:rPr>
            <w:rStyle w:val="Hyperlink"/>
          </w:rPr>
          <w:t xml:space="preserve">limit</w:t>
        </w:r>
      </w:hyperlink>
      <w:r>
        <w:t xml:space="preserve"> </w:t>
      </w:r>
      <w:r>
        <w:t xml:space="preserve">of the</w:t>
      </w:r>
      <w:r>
        <w:t xml:space="preserve"> </w:t>
      </w:r>
      <w:hyperlink r:id="rId36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1</m:t>
                </m:r>
              </m:den>
            </m:f>
          </m:e>
        </m:d>
        <m:sSup>
          <m:e>
            <m:r>
              <m:t>​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2</m:t>
                </m:r>
              </m:den>
            </m:f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That limit exists for every real number</w:t>
      </w:r>
      <w:r>
        <w:t xml:space="preserve"> </w:t>
      </w:r>
      <m:oMath>
        <m:r>
          <m:t>x</m:t>
        </m:r>
      </m:oMath>
      <w:r>
        <w:t xml:space="preserve">, and it is positive.</w:t>
      </w:r>
    </w:p>
    <w:bookmarkEnd w:id="40"/>
    <w:bookmarkStart w:id="41" w:name="exm-exponential-function"/>
    <w:p>
      <w:pPr>
        <w:pStyle w:val="BodyText"/>
      </w:pPr>
      <w:r>
        <w:rPr>
          <w:b/>
          <w:bCs/>
        </w:rPr>
        <w:t xml:space="preserve">Example 8 (Approximating</w:t>
      </w:r>
      <w:r>
        <w:rPr>
          <w:b/>
          <w:bCs/>
        </w:rP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terms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</m:e>
        </m:d>
        <m:sSup>
          <m:e>
            <m:r>
              <m:t>​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are: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m:oMath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2.59374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2.70481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2.71692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They approach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every term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0</m:t>
            </m:r>
          </m:e>
        </m:d>
        <m:sSup>
          <m:e>
            <m:r>
              <m:t>​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41"/>
    <w:bookmarkStart w:id="42" w:name="def-euler-number"/>
    <w:p>
      <w:pPr>
        <w:pStyle w:val="BodyText"/>
      </w:pPr>
      <w:r>
        <w:rPr>
          <w:b/>
          <w:bCs/>
        </w:rPr>
        <w:t xml:space="preserve">Definition 11 (Euler’s number)</w:t>
      </w:r>
      <w:r>
        <w:t xml:space="preserve"> </w:t>
      </w:r>
      <w:r>
        <w:rPr>
          <w:b/>
          <w:bCs/>
        </w:rPr>
        <w:t xml:space="preserve">Euler’s number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2.71828</m:t>
          </m:r>
          <m:r>
            <m:rPr>
              <m:sty m:val="p"/>
            </m:rPr>
            <m:t>…</m:t>
          </m:r>
        </m:oMath>
      </m:oMathPara>
    </w:p>
    <w:bookmarkEnd w:id="42"/>
    <w:bookmarkStart w:id="45" w:name="exm-euler-number"/>
    <w:p>
      <w:pPr>
        <w:pStyle w:val="FirstParagraph"/>
      </w:pPr>
      <w:r>
        <w:rPr>
          <w:b/>
          <w:bCs/>
        </w:rPr>
        <w:t xml:space="preserve">Example 9 (Euler’s number is irrational)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 </w:t>
      </w:r>
      <w:r>
        <w:t xml:space="preserve">is an</w:t>
      </w:r>
      <w:r>
        <w:t xml:space="preserve"> </w:t>
      </w:r>
      <w:hyperlink r:id="rId43">
        <w:r>
          <w:rPr>
            <w:rStyle w:val="Hyperlink"/>
          </w:rPr>
          <w:t xml:space="preserve">irrational number</w:t>
        </w:r>
      </w:hyperlink>
      <w:r>
        <w:t xml:space="preserve">,</w:t>
      </w:r>
      <w:r>
        <w:t xml:space="preserve"> </w:t>
      </w:r>
      <w:r>
        <w:t xml:space="preserve">so no fraction equals it exactly.</w:t>
      </w:r>
      <w:r>
        <w:t xml:space="preserve"> </w:t>
      </w:r>
      <w:r>
        <w:t xml:space="preserve">The fraction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=</m:t>
        </m:r>
        <m:r>
          <m:t>2.714</m:t>
        </m:r>
        <m:r>
          <m:rPr>
            <m:sty m:val="p"/>
          </m:rPr>
          <m:t>…</m:t>
        </m:r>
      </m:oMath>
      <w:r>
        <w:t xml:space="preserve"> </w:t>
      </w:r>
      <w:r>
        <w:t xml:space="preserve">is close,</w:t>
      </w:r>
      <w:r>
        <w:t xml:space="preserve"> </w:t>
      </w:r>
      <w:r>
        <w:t xml:space="preserve">but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≠</m:t>
        </m:r>
        <m:r>
          <m:t>e</m:t>
        </m:r>
      </m:oMath>
      <w:r>
        <w:t xml:space="preserve"> </w:t>
      </w:r>
      <w:r>
        <w:t xml:space="preserve">(see</w:t>
      </w:r>
      <w:r>
        <w:t xml:space="preserve"> </w:t>
      </w:r>
      <w:hyperlink r:id="rId44">
        <w:r>
          <w:rPr>
            <w:rStyle w:val="Hyperlink"/>
          </w:rPr>
          <w:t xml:space="preserve">Wikipedia: e (mathematical constant)</w:t>
        </w:r>
      </w:hyperlink>
      <w:r>
        <w:t xml:space="preserve">).</w:t>
      </w:r>
    </w:p>
    <w:bookmarkEnd w:id="45"/>
    <w:bookmarkStart w:id="47" w:name="def-natural-log"/>
    <w:p>
      <w:pPr>
        <w:pStyle w:val="BodyText"/>
      </w:pPr>
      <w:r>
        <w:rPr>
          <w:b/>
          <w:bCs/>
        </w:rPr>
        <w:t xml:space="preserve">Definition 12 (Natural logarithm)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natural logarithm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real number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The exponential function takes each positive value at exactly one input,</w:t>
      </w:r>
      <w:r>
        <w:t xml:space="preserve"> </w:t>
      </w:r>
      <w:r>
        <w:t xml:space="preserve">so there is exactly one such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: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46">
        <w:r>
          <w:rPr>
            <w:rStyle w:val="Hyperlink"/>
          </w:rPr>
          <w:t xml:space="preserve">inverse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exp</m:t>
        </m:r>
      </m:oMath>
      <w:r>
        <w:t xml:space="preserve"> </w:t>
      </w:r>
      <w:r>
        <w:t xml:space="preserve">(</w:t>
      </w:r>
      <w:hyperlink w:anchor="def-exponential-function">
        <w:r>
          <w:rPr>
            <w:rStyle w:val="Hyperlink"/>
          </w:rPr>
          <w:t xml:space="preserve">Definition 10</w:t>
        </w:r>
      </w:hyperlink>
      <w:r>
        <w:t xml:space="preserve">).</w:t>
      </w:r>
    </w:p>
    <w:bookmarkEnd w:id="47"/>
    <w:bookmarkStart w:id="48" w:name="rem-log-notation"/>
    <w:p>
      <w:pPr>
        <w:pStyle w:val="BodyText"/>
      </w:pPr>
      <w:r>
        <w:rPr>
          <w:i/>
          <w:iCs/>
        </w:rPr>
        <w:t xml:space="preserve">Remark 3</w:t>
      </w:r>
      <w:r>
        <w:t xml:space="preserve"> (Other notations for the natural logarithm). </w:t>
      </w:r>
      <w:r>
        <w:t xml:space="preserve">In these notes,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always the natural logarithm,</w:t>
      </w:r>
      <w:r>
        <w:t xml:space="preserve"> </w:t>
      </w:r>
      <w:r>
        <w:t xml:space="preserve">the logarithm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rPr>
            <m:sty m:val="p"/>
          </m:rPr>
          <m:t>ln</m:t>
        </m:r>
        <m:r>
          <m:t>x</m:t>
        </m:r>
      </m:oMath>
      <w:r>
        <w:t xml:space="preserve"> </w:t>
      </w:r>
      <w:r>
        <w:t xml:space="preserve">for the natural logarithm</w:t>
      </w:r>
      <w:r>
        <w:t xml:space="preserve"> </w:t>
      </w:r>
      <w:r>
        <w:t xml:space="preserve">and reserve</w:t>
      </w:r>
      <w:r>
        <w:t xml:space="preserve"> </w:t>
      </w:r>
      <m:oMath>
        <m:r>
          <m:rPr>
            <m:sty m:val="p"/>
          </m:rPr>
          <m:t>log</m:t>
        </m:r>
        <m:r>
          <m:t>x</m:t>
        </m:r>
      </m:oMath>
      <w:r>
        <w:t xml:space="preserve"> </w:t>
      </w:r>
      <w:r>
        <w:t xml:space="preserve">for the logarithm with base 10.</w:t>
      </w:r>
    </w:p>
    <w:bookmarkEnd w:id="48"/>
    <w:bookmarkStart w:id="49" w:name="exm-natural-log"/>
    <w:p>
      <w:pPr>
        <w:pStyle w:val="BodyText"/>
      </w:pPr>
      <w:r>
        <w:rPr>
          <w:b/>
          <w:bCs/>
        </w:rPr>
        <w:t xml:space="preserve">Example 10 (Natural logarithms)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exponential-function">
        <w:r>
          <w:rPr>
            <w:rStyle w:val="Hyperlink"/>
          </w:rPr>
          <w:t xml:space="preserve">Example 8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e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11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not defined,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 real</w:t>
      </w:r>
      <w:r>
        <w:t xml:space="preserve"> </w:t>
      </w:r>
      <m:oMath>
        <m:r>
          <m:t>y</m:t>
        </m:r>
      </m:oMath>
      <w:r>
        <w:t xml:space="preserve">.</w:t>
      </w:r>
    </w:p>
    <w:bookmarkEnd w:id="49"/>
    <w:bookmarkStart w:id="51" w:name="def-real-power"/>
    <w:p>
      <w:pPr>
        <w:pStyle w:val="FirstParagraph"/>
      </w:pPr>
      <w:r>
        <w:rPr>
          <w:b/>
          <w:bCs/>
        </w:rPr>
        <w:t xml:space="preserve">Definition 13 (Power with a real exponent)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 real number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an integer, this agrees with</w:t>
      </w:r>
      <w:r>
        <w:t xml:space="preserve"> </w:t>
      </w:r>
      <w:hyperlink r:id="rId50">
        <w:r>
          <w:rPr>
            <w:rStyle w:val="Hyperlink"/>
          </w:rPr>
          <w:t xml:space="preserve">Definition 4 in Equalities, Inequalities and Minimizers</w:t>
        </w:r>
      </w:hyperlink>
      <w:r>
        <w:t xml:space="preserve">.</w:t>
      </w:r>
    </w:p>
    <w:bookmarkEnd w:id="51"/>
    <w:bookmarkStart w:id="53" w:name="exm-real-power"/>
    <w:p>
      <w:pPr>
        <w:pStyle w:val="BodyText"/>
      </w:pPr>
      <w:r>
        <w:rPr>
          <w:b/>
          <w:bCs/>
        </w:rPr>
        <w:t xml:space="preserve">Example 11 (Real powers, and</w:t>
      </w:r>
      <w:r>
        <w:rPr>
          <w:b/>
          <w:bCs/>
        </w:rP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10"/>
        </w:numPr>
      </w:pPr>
      <m:oMath>
        <m:sSup>
          <m:e>
            <m:r>
              <m:t>2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t>0.69315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2.07944</m:t>
            </m:r>
          </m:e>
        </m:d>
        <m:r>
          <m:t>​</m:t>
        </m:r>
        <m:r>
          <m:rPr>
            <m:sty m:val="p"/>
          </m:rPr>
          <m:t>≈</m:t>
        </m:r>
        <m:r>
          <m:t>8</m:t>
        </m:r>
      </m:oMath>
      <w:r>
        <w:t xml:space="preserve">,</w:t>
      </w:r>
      <w:r>
        <w:t xml:space="preserve"> </w:t>
      </w:r>
      <w:r>
        <w:t xml:space="preserve">which agrees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from</w:t>
      </w:r>
      <w:r>
        <w:t xml:space="preserve"> </w:t>
      </w:r>
      <w:hyperlink r:id="rId50">
        <w:r>
          <w:rPr>
            <w:rStyle w:val="Hyperlink"/>
          </w:rPr>
          <w:t xml:space="preserve">Definition 4 in Equalities, Inequalities and Minimizers</w:t>
        </w:r>
      </w:hyperlink>
      <w:r>
        <w:t xml:space="preserve">.</w:t>
      </w:r>
    </w:p>
    <w:p>
      <w:pPr>
        <w:numPr>
          <w:ilvl w:val="0"/>
          <w:numId w:val="1010"/>
        </w:numPr>
      </w:pPr>
      <m:oMath>
        <m:sSup>
          <m:e>
            <m:r>
              <m:t>2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0.34657</m:t>
            </m:r>
          </m:e>
        </m:d>
        <m:r>
          <m:t>​</m:t>
        </m:r>
        <m:r>
          <m:rPr>
            <m:sty m:val="p"/>
          </m:rPr>
          <m:t>≈</m:t>
        </m:r>
        <m:r>
          <m:t>1.41421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(</w:t>
      </w:r>
      <w:hyperlink r:id="rId52">
        <w:r>
          <w:rPr>
            <w:rStyle w:val="Hyperlink"/>
          </w:rPr>
          <w:t xml:space="preserve">Definition 5 in Equalities, Inequalities and Minimizers</w:t>
        </w:r>
      </w:hyperlink>
      <w:r>
        <w:t xml:space="preserve">).</w:t>
      </w:r>
    </w:p>
    <w:p>
      <w:pPr>
        <w:numPr>
          <w:ilvl w:val="0"/>
          <w:numId w:val="1010"/>
        </w:numPr>
      </w:pP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11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e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,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e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e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Example 10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are two names for the same number.</w:t>
      </w:r>
    </w:p>
    <w:bookmarkEnd w:id="53"/>
    <w:bookmarkStart w:id="55" w:name="def-power-nonpositive-base"/>
    <w:p>
      <w:pPr>
        <w:pStyle w:val="FirstParagraph"/>
      </w:pPr>
      <w:r>
        <w:rPr>
          <w:b/>
          <w:bCs/>
        </w:rPr>
        <w:t xml:space="preserve">Definition 14 (Real powers of zero and of negative numbers)</w:t>
      </w:r>
      <w:r>
        <w:t xml:space="preserve"> </w:t>
      </w:r>
      <w:hyperlink r:id="rId50">
        <w:r>
          <w:rPr>
            <w:rStyle w:val="Hyperlink"/>
          </w:rPr>
          <w:t xml:space="preserve">Definition 4 in Equalities, Inequalities and Minimizers</w:t>
        </w:r>
      </w:hyperlink>
      <w:r>
        <w:t xml:space="preserve"> </w:t>
      </w:r>
      <w:r>
        <w:t xml:space="preserve">and</w:t>
      </w:r>
      <w:r>
        <w:t xml:space="preserve"> </w:t>
      </w:r>
      <w:hyperlink w:anchor="def-real-power">
        <w:r>
          <w:rPr>
            <w:rStyle w:val="Hyperlink"/>
          </w:rPr>
          <w:t xml:space="preserve">Definition 13</w:t>
        </w:r>
      </w:hyperlink>
      <w:r>
        <w:t xml:space="preserve"> </w:t>
      </w:r>
      <w:r>
        <w:t xml:space="preserve">leave some powers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unassigned.</w:t>
      </w:r>
      <w:r>
        <w:t xml:space="preserve"> </w:t>
      </w:r>
      <w:r>
        <w:t xml:space="preserve">We complete them as follows.</w:t>
      </w:r>
    </w:p>
    <w:p>
      <w:pPr>
        <w:pStyle w:val="Compact"/>
        <w:numPr>
          <w:ilvl w:val="0"/>
          <w:numId w:val="1011"/>
        </w:numPr>
      </w:pPr>
      <w:r>
        <w:t xml:space="preserve">For a real number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0</m:t>
            </m:r>
          </m:e>
          <m:sup>
            <m:r>
              <m:t>c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.</w:t>
      </w:r>
      <w:r>
        <w:t xml:space="preserve"> </w:t>
      </w:r>
      <w:r>
        <w:t xml:space="preserve">For a natural number</w:t>
      </w:r>
      <w:r>
        <w:t xml:space="preserve"> </w:t>
      </w:r>
      <m:oMath>
        <m:r>
          <m:t>c</m:t>
        </m:r>
      </m:oMath>
      <w:r>
        <w:t xml:space="preserve">, this agrees with</w:t>
      </w:r>
      <w:r>
        <w:t xml:space="preserve"> </w:t>
      </w:r>
      <w:hyperlink r:id="rId50">
        <w:r>
          <w:rPr>
            <w:rStyle w:val="Hyperlink"/>
          </w:rPr>
          <w:t xml:space="preserve">Definition 4 in Equalities, Inequalities and Minimizers</w:t>
        </w:r>
      </w:hyperlink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 only 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</w:t>
      </w:r>
      <w:r>
        <w:t xml:space="preserve"> </w:t>
      </w:r>
      <w:hyperlink r:id="rId54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r:id="rId50">
        <w:r>
          <w:rPr>
            <w:rStyle w:val="Hyperlink"/>
          </w:rPr>
          <w:t xml:space="preserve">Definition 4 in Equalities, Inequalities and Minimizers</w:t>
        </w:r>
      </w:hyperlink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 a non-integer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bookmarkEnd w:id="55"/>
    <w:bookmarkStart w:id="56" w:name="exm-power-nonpositive-base"/>
    <w:p>
      <w:pPr>
        <w:pStyle w:val="FirstParagraph"/>
      </w:pPr>
      <w:r>
        <w:rPr>
          <w:b/>
          <w:bCs/>
        </w:rPr>
        <w:t xml:space="preserve">Example 12 (Powers of zero and of negative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m:oMath>
        <m:sSup>
          <m:e>
            <m:r>
              <m:t>0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 which agrees with</w:t>
      </w:r>
      <w:r>
        <w:t xml:space="preserve"> </w:t>
      </w: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r:id="rId52">
        <w:r>
          <w:rPr>
            <w:rStyle w:val="Hyperlink"/>
          </w:rPr>
          <w:t xml:space="preserve">Definition 5 in Equalities, Inequalities and Minimizers</w:t>
        </w:r>
      </w:hyperlink>
      <w:r>
        <w:t xml:space="preserve">).</w:t>
      </w:r>
    </w:p>
    <w:p>
      <w:pPr>
        <w:pStyle w:val="Compact"/>
        <w:numPr>
          <w:ilvl w:val="0"/>
          <w:numId w:val="1012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64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8</m:t>
            </m:r>
          </m:den>
        </m:f>
      </m:oMath>
      <w:r>
        <w:t xml:space="preserve"> </w:t>
      </w:r>
      <w:r>
        <w:t xml:space="preserve">are defined,</w:t>
      </w:r>
      <w:r>
        <w:t xml:space="preserve"> </w:t>
      </w:r>
      <w:r>
        <w:t xml:space="preserve">since the exponents are integers.</w:t>
      </w:r>
    </w:p>
    <w:p>
      <w:pPr>
        <w:pStyle w:val="Compact"/>
        <w:numPr>
          <w:ilvl w:val="0"/>
          <w:numId w:val="1012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is undefined, even 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8</m:t>
        </m:r>
      </m:oMath>
      <w:r>
        <w:t xml:space="preserve">.</w:t>
      </w:r>
      <w:r>
        <w:t xml:space="preserve"> </w:t>
      </w:r>
      <w:r>
        <w:t xml:space="preserve">R follows the same convention:</w:t>
      </w:r>
      <w:r>
        <w:t xml:space="preserve"> </w:t>
      </w:r>
      <w:r>
        <w:rPr>
          <w:rStyle w:val="VerbatimChar"/>
        </w:rPr>
        <w:t xml:space="preserve">(-8)^(1/3)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NaN</w:t>
      </w:r>
      <w:r>
        <w:t xml:space="preserve">.</w:t>
      </w:r>
    </w:p>
    <w:bookmarkEnd w:id="56"/>
    <w:bookmarkStart w:id="57" w:name="thm-exp-log-inverse"/>
    <w:p>
      <w:pPr>
        <w:pStyle w:val="FirstParagraph"/>
      </w:pPr>
      <w:r>
        <w:rPr>
          <w:b/>
          <w:bCs/>
        </w:rPr>
        <w:t xml:space="preserve">Theorem 2 (</w:t>
      </w:r>
      <m:oMath>
        <m:r>
          <m:rPr>
            <m:sty m:val="p"/>
          </m:rPr>
          <m:t>exp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are mutual inverses)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3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End w:id="57"/>
    <w:bookmarkStart w:id="58" w:name="thm-log-prod"/>
    <w:p>
      <w:pPr>
        <w:pStyle w:val="FirstParagraph"/>
      </w:pPr>
      <w:r>
        <w:rPr>
          <w:b/>
          <w:bCs/>
        </w:rPr>
        <w:t xml:space="preserve">Theorem 3 (Logarithm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58"/>
    <w:bookmarkStart w:id="59" w:name="cor-log-quot"/>
    <w:p>
      <w:pPr>
        <w:pStyle w:val="FirstParagraph"/>
      </w:pPr>
      <w:r>
        <w:rPr>
          <w:b/>
          <w:bCs/>
        </w:rPr>
        <w:t xml:space="preserve">Corollary 1 (Logarithm of a quotient)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is positive,</w:t>
      </w:r>
      <w:r>
        <w:t xml:space="preserve"> </w:t>
      </w:r>
      <w:r>
        <w:t xml:space="preserve">so</w:t>
      </w:r>
      <w:r>
        <w:t xml:space="preserve"> </w:t>
      </w:r>
      <w:hyperlink w:anchor="thm-log-pro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applies to the product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  <m:r>
          <m:rPr>
            <m:sty m:val="p"/>
          </m:rPr>
          <m:t>⋅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product)</m:t>
              </m:r>
            </m:e>
          </m:eqArr>
        </m:oMath>
      </m:oMathPara>
    </w:p>
    <w:p>
      <w:pPr>
        <w:pStyle w:val="FirstParagraph"/>
      </w:pPr>
      <w:r>
        <w:t xml:space="preserve">The second step applies</w:t>
      </w:r>
      <w:r>
        <w:t xml:space="preserve"> </w:t>
      </w:r>
      <w:hyperlink w:anchor="thm-log-prod">
        <w:r>
          <w:rPr>
            <w:rStyle w:val="Hyperlink"/>
          </w:rPr>
          <w:t xml:space="preserve">Theorem 3</w:t>
        </w:r>
      </w:hyperlink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from both sides gives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a</m:t>
                </m:r>
              </m:num>
              <m:den>
                <m:r>
                  <m:t>b</m:t>
                </m:r>
              </m:den>
            </m:f>
          </m:e>
        </m:d>
        <m:r>
          <m:t>​</m:t>
        </m:r>
      </m:oMath>
      <w:r>
        <w:t xml:space="preserve">.</w:t>
      </w:r>
    </w:p>
    <w:bookmarkStart w:id="60" w:name="thm-log-exp"/>
    <w:p>
      <w:pPr>
        <w:pStyle w:val="BodyText"/>
      </w:pPr>
      <w:r>
        <w:rPr>
          <w:b/>
          <w:bCs/>
        </w:rPr>
        <w:t xml:space="preserve">Theorem 4 (Logarithm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⋅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</m:oMath>
      </m:oMathPara>
    </w:p>
    <w:bookmarkEnd w:id="60"/>
    <w:bookmarkStart w:id="61" w:name="thm-exp-sum"/>
    <w:p>
      <w:pPr>
        <w:pStyle w:val="FirstParagraph"/>
      </w:pPr>
      <w:r>
        <w:rPr>
          <w:b/>
          <w:bCs/>
        </w:rPr>
        <w:t xml:space="preserve">Theorem 5 (Exponential of a sum)</w:t>
      </w:r>
      <w:r>
        <w:t xml:space="preserve"> </w:t>
      </w:r>
      <w:r>
        <w:t xml:space="preserve">The exponential of a sum is equal to the product of the exponentials of its</w:t>
      </w:r>
      <w:r>
        <w:t xml:space="preserve"> </w:t>
      </w:r>
      <w:hyperlink r:id="rId14">
        <w:r>
          <w:rPr>
            <w:rStyle w:val="Hyperlink"/>
          </w:rPr>
          <w:t xml:space="preserve">terms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61"/>
    <w:bookmarkStart w:id="62" w:name="exm-exp-sum"/>
    <w:p>
      <w:pPr>
        <w:pStyle w:val="FirstParagraph"/>
      </w:pPr>
      <w:r>
        <w:rPr>
          <w:b/>
          <w:bCs/>
        </w:rPr>
        <w:t xml:space="preserve">Example 13 (Exponential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+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</m:e>
        </m:d>
        <m:r>
          <m:t>​</m:t>
        </m:r>
        <m:r>
          <m:rPr>
            <m:sty m:val="p"/>
          </m:rPr>
          <m:t>≈</m:t>
        </m:r>
        <m:r>
          <m:t>148.41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⋅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7.3891</m:t>
        </m:r>
        <m:r>
          <m:rPr>
            <m:sty m:val="p"/>
          </m:rPr>
          <m:t>⋅</m:t>
        </m:r>
        <m:r>
          <m:t>20.0855</m:t>
        </m:r>
        <m:r>
          <m:rPr>
            <m:sty m:val="p"/>
          </m:rPr>
          <m:t>≈</m:t>
        </m:r>
        <m:r>
          <m:t>148.41</m:t>
        </m:r>
      </m:oMath>
      <w:r>
        <w:t xml:space="preserve">.</w:t>
      </w:r>
    </w:p>
    <w:bookmarkEnd w:id="62"/>
    <w:bookmarkStart w:id="63" w:name="cor-exp-sum"/>
    <w:p>
      <w:pPr>
        <w:pStyle w:val="BodyText"/>
      </w:pPr>
      <w:r>
        <w:rPr>
          <w:b/>
          <w:bCs/>
        </w:rPr>
        <w:t xml:space="preserve">Corollary 2 (Exponential of a difference)</w:t>
      </w:r>
      <w:r>
        <w:t xml:space="preserve"> </w:t>
      </w:r>
      <w:r>
        <w:t xml:space="preserve">The exponential of a difference</w:t>
      </w:r>
      <w:r>
        <w:t xml:space="preserve"> </w:t>
      </w:r>
      <w:r>
        <w:t xml:space="preserve">is the exponential of the first term</w:t>
      </w:r>
      <w:r>
        <w:t xml:space="preserve"> </w:t>
      </w:r>
      <w:r>
        <w:t xml:space="preserve">divided by the exponential of the second term: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</m:den>
          </m:f>
        </m:oMath>
      </m:oMathPara>
    </w:p>
    <w:bookmarkEnd w:id="63"/>
    <w:bookmarkStart w:id="64" w:name="exm-exp-difference"/>
    <w:p>
      <w:pPr>
        <w:pStyle w:val="FirstParagraph"/>
      </w:pPr>
      <w:r>
        <w:rPr>
          <w:b/>
          <w:bCs/>
        </w:rPr>
        <w:t xml:space="preserve">Example 14 (Exponential of a difference)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20.09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5</m:t>
                </m:r>
              </m:e>
            </m:d>
            <m:r>
              <m:t>​</m:t>
            </m:r>
          </m:num>
          <m:den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den>
        </m:f>
        <m:r>
          <m:rPr>
            <m:sty m:val="p"/>
          </m:rPr>
          <m:t>≈</m:t>
        </m:r>
        <m:f>
          <m:fPr>
            <m:type m:val="bar"/>
          </m:fPr>
          <m:num>
            <m:r>
              <m:t>148.4132</m:t>
            </m:r>
          </m:num>
          <m:den>
            <m:r>
              <m:t>7.3891</m:t>
            </m:r>
          </m:den>
        </m:f>
        <m:r>
          <m:rPr>
            <m:sty m:val="p"/>
          </m:rPr>
          <m:t>≈</m:t>
        </m:r>
        <m:r>
          <m:t>20.09</m:t>
        </m:r>
      </m:oMath>
      <w:r>
        <w:t xml:space="preserve">.</w:t>
      </w:r>
    </w:p>
    <w:bookmarkEnd w:id="64"/>
    <w:bookmarkStart w:id="65" w:name="thm-power-one"/>
    <w:p>
      <w:pPr>
        <w:pStyle w:val="BodyText"/>
      </w:pPr>
      <w:r>
        <w:rPr>
          <w:b/>
          <w:bCs/>
        </w:rPr>
        <w:t xml:space="preserve">Theorem 6 (Powers of 1 and first powers)</w:t>
      </w:r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1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1</m:t>
              </m:r>
            </m:sup>
          </m:sSup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.</m:t>
          </m:r>
        </m:oMath>
      </m:oMathPara>
    </w:p>
    <w:bookmarkEnd w:id="65"/>
    <w:bookmarkStart w:id="66" w:name="thm-power-sum"/>
    <w:p>
      <w:pPr>
        <w:pStyle w:val="FirstParagraph"/>
      </w:pPr>
      <w:r>
        <w:rPr>
          <w:b/>
          <w:bCs/>
        </w:rPr>
        <w:t xml:space="preserve">Theorem 7 (Power of a sum)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</m:oMath>
      </m:oMathPara>
    </w:p>
    <w:bookmarkEnd w:id="66"/>
    <w:bookmarkStart w:id="67" w:name="exm-power-sum"/>
    <w:p>
      <w:pPr>
        <w:pStyle w:val="FirstParagraph"/>
      </w:pPr>
      <w:r>
        <w:rPr>
          <w:b/>
          <w:bCs/>
        </w:rPr>
        <w:t xml:space="preserve">Example 15 (Power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7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⋅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7"/>
    <w:bookmarkStart w:id="70" w:name="thm-power-product"/>
    <w:p>
      <w:pPr>
        <w:pStyle w:val="FirstParagraph"/>
      </w:pPr>
      <w:r>
        <w:rPr>
          <w:b/>
          <w:bCs/>
        </w:rPr>
        <w:t xml:space="preserve">Theorem 8 (Power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b</m:t>
              </m:r>
            </m:e>
            <m:sup>
              <m:r>
                <m:t>c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positive integer,</w:t>
      </w:r>
      <w:r>
        <w:t xml:space="preserve"> </w:t>
      </w:r>
      <w:r>
        <w:t xml:space="preserve">the same identity holds 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because both sides are products of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which can be regrouped by</w:t>
      </w:r>
      <w:r>
        <w:t xml:space="preserve"> </w:t>
      </w:r>
      <w:hyperlink r:id="rId68">
        <w:r>
          <w:rPr>
            <w:rStyle w:val="Hyperlink"/>
          </w:rPr>
          <w:t xml:space="preserve">Theorem 8 in Convexity, Infimum and Sums</w:t>
        </w:r>
      </w:hyperlink>
      <w:r>
        <w:t xml:space="preserve"> </w:t>
      </w:r>
      <w:r>
        <w:t xml:space="preserve">and</w:t>
      </w:r>
      <w:r>
        <w:t xml:space="preserve"> </w:t>
      </w:r>
      <w:hyperlink r:id="rId69">
        <w:r>
          <w:rPr>
            <w:rStyle w:val="Hyperlink"/>
          </w:rPr>
          <w:t xml:space="preserve">Theorem 9 in Convexity, Infimum and Sums</w:t>
        </w:r>
      </w:hyperlink>
      <w:r>
        <w:t xml:space="preserve">.</w:t>
      </w:r>
    </w:p>
    <w:bookmarkEnd w:id="70"/>
    <w:bookmarkStart w:id="71" w:name="exm-power-product"/>
    <w:p>
      <w:pPr>
        <w:pStyle w:val="BodyText"/>
      </w:pPr>
      <w:r>
        <w:rPr>
          <w:b/>
          <w:bCs/>
        </w:rPr>
        <w:t xml:space="preserve">Example 16 (Power of a product)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6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1"/>
    <w:bookmarkStart w:id="72" w:name="thm-double-exp"/>
    <w:p>
      <w:pPr>
        <w:pStyle w:val="FirstParagraph"/>
      </w:pPr>
      <w:r>
        <w:rPr>
          <w:b/>
          <w:bCs/>
        </w:rPr>
        <w:t xml:space="preserve">Theorem 9 (Power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b</m:t>
                  </m:r>
                </m:sup>
              </m:sSup>
            </m:e>
          </m:eqArr>
        </m:oMath>
      </m:oMathPara>
    </w:p>
    <w:bookmarkEnd w:id="72"/>
    <w:bookmarkStart w:id="73" w:name="exm-double-exp-negative-base"/>
    <w:p>
      <w:pPr>
        <w:pStyle w:val="FirstParagraph"/>
      </w:pPr>
      <w:r>
        <w:rPr>
          <w:b/>
          <w:bCs/>
        </w:rPr>
        <w:t xml:space="preserve">Example 17 (A negative base)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≠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b</m:t>
                </m:r>
              </m:sup>
            </m:sSup>
          </m:e>
        </m:d>
        <m:sSup>
          <m:e>
            <m:r>
              <m:t>​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here,</w:t>
      </w:r>
      <w:r>
        <w:t xml:space="preserve"> </w:t>
      </w:r>
      <w:r>
        <w:t xml:space="preserve">which is why</w:t>
      </w:r>
      <w:r>
        <w:t xml:space="preserve"> </w:t>
      </w:r>
      <w:hyperlink w:anchor="thm-double-exp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third expression,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c</m:t>
                </m:r>
              </m:sup>
            </m:sSup>
          </m:e>
        </m:d>
        <m:sSup>
          <m:e>
            <m:r>
              <m:t>​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</m:sup>
            </m:sSup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is not even a real number.</w:t>
      </w:r>
    </w:p>
    <w:bookmarkEnd w:id="73"/>
    <w:bookmarkStart w:id="74" w:name="cor-exp-ab"/>
    <w:p>
      <w:pPr>
        <w:pStyle w:val="BodyText"/>
      </w:pPr>
      <w:r>
        <w:rPr>
          <w:b/>
          <w:bCs/>
        </w:rPr>
        <w:t xml:space="preserve">Corollary 3 (Natural exponential of a product)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a</m:t>
                  </m:r>
                </m:sup>
              </m:sSup>
            </m:e>
          </m:eqArr>
        </m:oMath>
      </m:oMathPara>
    </w:p>
    <w:bookmarkEnd w:id="74"/>
    <w:bookmarkStart w:id="80" w:name="rem-tarski-identities"/>
    <w:p>
      <w:pPr>
        <w:pStyle w:val="FirstParagraph"/>
      </w:pPr>
      <w:r>
        <w:rPr>
          <w:i/>
          <w:iCs/>
        </w:rPr>
        <w:t xml:space="preserve">Remark 4</w:t>
      </w:r>
      <w:r>
        <w:t xml:space="preserve"> (Tarski’s high school identities). </w:t>
      </w:r>
      <w:r>
        <w:t xml:space="preserve">Restricted to positive integers,</w:t>
      </w:r>
      <w:r>
        <w:t xml:space="preserve"> </w:t>
      </w:r>
      <w:r>
        <w:t xml:space="preserve">the following results are</w:t>
      </w:r>
      <w:r>
        <w:t xml:space="preserve"> </w:t>
      </w:r>
      <w:hyperlink r:id="rId75">
        <w:r>
          <w:rPr>
            <w:rStyle w:val="Hyperlink"/>
          </w:rPr>
          <w:t xml:space="preserve">Tarski’s eleven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“high school”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identities</w:t>
        </w:r>
      </w:hyperlink>
      <w:r>
        <w:t xml:space="preserve">:</w:t>
      </w:r>
    </w:p>
    <w:p>
      <w:pPr>
        <w:pStyle w:val="Compact"/>
        <w:numPr>
          <w:ilvl w:val="0"/>
          <w:numId w:val="1014"/>
        </w:numPr>
      </w:pPr>
      <w:r>
        <w:t xml:space="preserve">sums are symmetric and associative</w:t>
      </w:r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Theorem 5 in Convexity, Infimum and Sums</w:t>
        </w:r>
      </w:hyperlink>
      <w:r>
        <w:t xml:space="preserve">,</w:t>
      </w:r>
      <w:r>
        <w:t xml:space="preserve"> </w:t>
      </w:r>
      <w:hyperlink r:id="rId77">
        <w:r>
          <w:rPr>
            <w:rStyle w:val="Hyperlink"/>
          </w:rPr>
          <w:t xml:space="preserve">Theorem 6 in Convexity, Infimum and Sums</w:t>
        </w:r>
      </w:hyperlink>
      <w:r>
        <w:t xml:space="preserve">);</w:t>
      </w:r>
    </w:p>
    <w:p>
      <w:pPr>
        <w:pStyle w:val="Compact"/>
        <w:numPr>
          <w:ilvl w:val="0"/>
          <w:numId w:val="1014"/>
        </w:numPr>
      </w:pPr>
      <w:r>
        <w:t xml:space="preserve">multiplying by 1 changes nothing, products are symmetric and associative,</w:t>
      </w:r>
      <w:r>
        <w:t xml:space="preserve"> </w:t>
      </w:r>
      <w:r>
        <w:t xml:space="preserve">and multiplication is distributive</w:t>
      </w:r>
      <w:r>
        <w:t xml:space="preserve"> </w:t>
      </w:r>
      <w:r>
        <w:t xml:space="preserve">(</w:t>
      </w:r>
      <w:hyperlink r:id="rId78">
        <w:r>
          <w:rPr>
            <w:rStyle w:val="Hyperlink"/>
          </w:rPr>
          <w:t xml:space="preserve">Theorem 7 in Convexity, Infimum and Sums</w:t>
        </w:r>
      </w:hyperlink>
      <w:r>
        <w:t xml:space="preserve">,</w:t>
      </w:r>
      <w:r>
        <w:t xml:space="preserve"> </w:t>
      </w:r>
      <w:hyperlink r:id="rId68">
        <w:r>
          <w:rPr>
            <w:rStyle w:val="Hyperlink"/>
          </w:rPr>
          <w:t xml:space="preserve">Theorem 8 in Convexity, Infimum and Sums</w:t>
        </w:r>
      </w:hyperlink>
      <w:r>
        <w:t xml:space="preserve">,</w:t>
      </w:r>
      <w:r>
        <w:t xml:space="preserve"> </w:t>
      </w:r>
      <w:hyperlink r:id="rId69">
        <w:r>
          <w:rPr>
            <w:rStyle w:val="Hyperlink"/>
          </w:rPr>
          <w:t xml:space="preserve">Theorem 9 in Convexity, Infimum and Sums</w:t>
        </w:r>
      </w:hyperlink>
      <w:r>
        <w:t xml:space="preserve">,</w:t>
      </w:r>
      <w:r>
        <w:t xml:space="preserve"> </w:t>
      </w:r>
      <w:hyperlink r:id="rId79">
        <w:r>
          <w:rPr>
            <w:rStyle w:val="Hyperlink"/>
          </w:rPr>
          <w:t xml:space="preserve">Theorem 11 in Convexity, Infimum and Sums</w:t>
        </w:r>
      </w:hyperlink>
      <w:r>
        <w:t xml:space="preserve">);</w:t>
      </w:r>
    </w:p>
    <w:p>
      <w:pPr>
        <w:pStyle w:val="Compact"/>
        <w:numPr>
          <w:ilvl w:val="0"/>
          <w:numId w:val="1014"/>
        </w:numPr>
      </w:pPr>
      <m:oMath>
        <m:sSup>
          <m:e>
            <m:r>
              <m:t>1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p>
          <m:e>
            <m:r>
              <m:t>a</m:t>
            </m:r>
          </m:e>
          <m:sup>
            <m:r>
              <m:t>1</m:t>
            </m:r>
          </m:sup>
        </m:sSup>
        <m:r>
          <m:rPr>
            <m:sty m:val="p"/>
          </m:rPr>
          <m:t>=</m:t>
        </m:r>
        <m:r>
          <m:t>a</m:t>
        </m:r>
      </m:oMath>
      <w:r>
        <w:t xml:space="preserve">, and the power of a sum, of a product, and of a power</w:t>
      </w:r>
      <w:r>
        <w:t xml:space="preserve"> </w:t>
      </w:r>
      <w:r>
        <w:t xml:space="preserve">(</w:t>
      </w:r>
      <w:hyperlink w:anchor="thm-power-one">
        <w:r>
          <w:rPr>
            <w:rStyle w:val="Hyperlink"/>
          </w:rPr>
          <w:t xml:space="preserve">Theorem 6</w:t>
        </w:r>
      </w:hyperlink>
      <w:r>
        <w:t xml:space="preserve">,</w:t>
      </w:r>
      <w:r>
        <w:t xml:space="preserve"> </w:t>
      </w:r>
      <w:hyperlink w:anchor="thm-power-sum">
        <w:r>
          <w:rPr>
            <w:rStyle w:val="Hyperlink"/>
          </w:rPr>
          <w:t xml:space="preserve">Theorem 7</w:t>
        </w:r>
      </w:hyperlink>
      <w:r>
        <w:t xml:space="preserve">,</w:t>
      </w:r>
      <w:r>
        <w:t xml:space="preserve"> </w:t>
      </w:r>
      <w:hyperlink w:anchor="thm-power-product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hyperlink w:anchor="thm-double-exp">
        <w:r>
          <w:rPr>
            <w:rStyle w:val="Hyperlink"/>
          </w:rPr>
          <w:t xml:space="preserve">Theorem 9</w:t>
        </w:r>
      </w:hyperlink>
      <w:r>
        <w:t xml:space="preserve">).</w:t>
      </w:r>
    </w:p>
    <w:bookmarkEnd w:id="80"/>
    <w:bookmarkStart w:id="81" w:name="rem-tarski-incomplete"/>
    <w:p>
      <w:pPr>
        <w:pStyle w:val="FirstParagraph"/>
      </w:pPr>
      <w:r>
        <w:rPr>
          <w:i/>
          <w:iCs/>
        </w:rPr>
        <w:t xml:space="preserve">Remark 5</w:t>
      </w:r>
      <w:r>
        <w:t xml:space="preserve"> (Tarski’s identities are not complete). </w:t>
      </w:r>
      <w:r>
        <w:t xml:space="preserve">Tarski asked whether every identity in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, exponentiation and 1</w:t>
      </w:r>
      <w:r>
        <w:t xml:space="preserve"> </w:t>
      </w:r>
      <w:r>
        <w:t xml:space="preserve">that is true for all positive integers</w:t>
      </w:r>
      <w:r>
        <w:t xml:space="preserve"> </w:t>
      </w:r>
      <w:r>
        <w:t xml:space="preserve">can be derived from the eleven identities in</w:t>
      </w:r>
      <w:r>
        <w:t xml:space="preserve"> </w:t>
      </w:r>
      <w:hyperlink w:anchor="rem-tarski-identities">
        <w:r>
          <w:rPr>
            <w:rStyle w:val="Hyperlink"/>
          </w:rPr>
          <w:t xml:space="preserve">Remark 4</w:t>
        </w:r>
      </w:hyperlink>
      <w:r>
        <w:t xml:space="preserve">.</w:t>
      </w:r>
      <w:r>
        <w:t xml:space="preserve"> </w:t>
      </w:r>
      <w:r>
        <w:t xml:space="preserve">It cannot:</w:t>
      </w:r>
      <w:r>
        <w:t xml:space="preserve"> </w:t>
      </w:r>
      <w:r>
        <w:t xml:space="preserve">Wilkie found an identity that is true for all positive integers</w:t>
      </w:r>
      <w:r>
        <w:t xml:space="preserve"> </w:t>
      </w:r>
      <w:r>
        <w:t xml:space="preserve">but does not follow from them.</w:t>
      </w:r>
      <w:r>
        <w:t xml:space="preserve"> </w:t>
      </w:r>
      <w:r>
        <w:t xml:space="preserve">So this list is a useful core, not a complete rulebook.</w:t>
      </w:r>
    </w:p>
    <w:bookmarkEnd w:id="81"/>
    <w:bookmarkStart w:id="82" w:name="def-contour-line"/>
    <w:p>
      <w:pPr>
        <w:pStyle w:val="BodyText"/>
      </w:pPr>
      <w:r>
        <w:rPr>
          <w:b/>
          <w:bCs/>
        </w:rPr>
        <w:t xml:space="preserve">Definition 15 (Contour line)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two real variables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 number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contour line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height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set of points where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k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On a plot of the surface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it is the curve along which the surface has height</w:t>
      </w:r>
      <w:r>
        <w:t xml:space="preserve"> </w:t>
      </w:r>
      <m:oMath>
        <m:r>
          <m:t>k</m:t>
        </m:r>
      </m:oMath>
      <w:r>
        <w:t xml:space="preserve">.</w:t>
      </w:r>
    </w:p>
    <w:bookmarkEnd w:id="82"/>
    <w:bookmarkStart w:id="83" w:name="exm-contour-line"/>
    <w:p>
      <w:pPr>
        <w:pStyle w:val="BodyText"/>
      </w:pPr>
      <w:r>
        <w:rPr>
          <w:b/>
          <w:bCs/>
        </w:rPr>
        <w:t xml:space="preserve">Example 18 (Contour lines of a bowl)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c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=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circle of radius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around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empty,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bookmarkEnd w:id="83"/>
    <w:bookmarkStart w:id="84" w:name="exr-exp-vs-mult"/>
    <w:p>
      <w:pPr>
        <w:pStyle w:val="BodyText"/>
      </w:pPr>
      <w:r>
        <w:rPr>
          <w:b/>
          <w:bCs/>
        </w:rPr>
        <w:t xml:space="preserve">Exercise 2 (Exponentiation versus multiplication)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when does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?</w:t>
      </w:r>
    </w:p>
    <w:bookmarkEnd w:id="84"/>
    <w:bookmarkStart w:id="85" w:name="sol-exp-vs-mul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We only count a pair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defined,</w:t>
      </w:r>
      <w:r>
        <w:t xml:space="preserve"> </w:t>
      </w:r>
      <w:r>
        <w:t xml:space="preserve">so 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we only consider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14</w:t>
        </w:r>
      </w:hyperlink>
      <w:r>
        <w:t xml:space="preserve">).</w:t>
      </w:r>
      <w:r>
        <w:t xml:space="preserve"> </w:t>
      </w:r>
      <w:r>
        <w:t xml:space="preserve">With that convention,</w:t>
      </w:r>
      <w:r>
        <w:t xml:space="preserve"> </w:t>
      </w: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in each of the following cases:</w:t>
      </w:r>
    </w:p>
    <w:p>
      <w:pPr>
        <w:numPr>
          <w:ilvl w:val="0"/>
          <w:numId w:val="1015"/>
        </w:numPr>
      </w:pP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for every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numPr>
          <w:ilvl w:val="0"/>
          <w:numId w:val="1015"/>
        </w:numPr>
      </w:pP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since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fails, since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.)</w:t>
      </w:r>
    </w:p>
    <w:p>
      <w:pPr>
        <w:numPr>
          <w:ilvl w:val="0"/>
          <w:numId w:val="1015"/>
        </w:numPr>
      </w:pP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1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log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c</m:t>
                    </m:r>
                  </m:e>
                </m:d>
                <m:r>
                  <m:t>​</m:t>
                </m:r>
              </m:num>
              <m:den>
                <m:r>
                  <m:t>c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dividing both sides of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taking logarithms then gives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5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odd integer with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3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c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5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even integer with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cases 4 and 5 come from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as well: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even,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positive;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odd,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negative.</w:t>
      </w:r>
    </w:p>
    <w:p>
      <w:pPr>
        <w:pStyle w:val="BodyText"/>
      </w:pPr>
      <w:r>
        <w:t xml:space="preserve">See the red contours in</w:t>
      </w:r>
      <w:r>
        <w:t xml:space="preserve"> </w:t>
      </w:r>
      <w:hyperlink w:anchor="fig-double-exponential2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for a visualization of the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cases.</w:t>
      </w:r>
    </w:p>
    <w:bookmarkEnd w:id="85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6" w:name="fig-double-exponentia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Graph of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</m:oMath>
          </w:p>
          <w:bookmarkEnd w:id="86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7" w:name="fig-double-exponential2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</w:t>
            </w:r>
            <w:r>
              <w:t xml:space="preserve"> </w:t>
            </w:r>
            <w:r>
              <w:rPr>
                <w:b/>
                <w:bCs/>
              </w:rPr>
              <w:t xml:space="preserve">Graph of</w:t>
            </w:r>
            <w:r>
              <w:rPr>
                <w:b/>
                <w:bCs/>
              </w:rP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red</w:t>
            </w:r>
            <w:r>
              <w:t xml:space="preserve"> </w:t>
            </w:r>
            <w:hyperlink w:anchor="def-contour-line">
              <w:r>
                <w:rPr>
                  <w:rStyle w:val="Hyperlink"/>
                </w:rPr>
                <w:t xml:space="preserve">contour lines</w:t>
              </w:r>
            </w:hyperlink>
            <w:r>
              <w:t xml:space="preserve"> </w:t>
            </w:r>
            <w:r>
              <w:t xml:space="preserve">are at heights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;</w:t>
            </w:r>
            <w:r>
              <w:t xml:space="preserve"> </w:t>
            </w:r>
            <w:r>
              <w:t xml:space="preserve">the ones at height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show where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</w:p>
          <w:bookmarkEnd w:id="87"/>
        </w:tc>
      </w:tr>
    </w:tbl>
    <w:bookmarkStart w:id="88" w:name="exr-double-exponential"/>
    <w:p>
      <w:pPr>
        <w:pStyle w:val="BodyText"/>
      </w:pPr>
      <w:r>
        <w:rPr>
          <w:b/>
          <w:bCs/>
        </w:rPr>
        <w:t xml:space="preserve">Exercise 3 (Repeated exponentiation)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,</m:t>
        </m:r>
        <m:r>
          <m:t> 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when does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?</w:t>
      </w:r>
    </w:p>
    <w:bookmarkEnd w:id="88"/>
    <w:bookmarkStart w:id="90" w:name="sol-double-exponential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Short answer: rarely (that’s all you need to know for this course).</w:t>
      </w:r>
    </w:p>
    <w:p>
      <w:pPr>
        <w:pStyle w:val="BodyText"/>
      </w:pPr>
      <w:r>
        <w:t xml:space="preserve">Long answer:</w:t>
      </w:r>
    </w:p>
    <w:p>
      <w:pPr>
        <w:pStyle w:val="BodyText"/>
      </w:pPr>
      <w:r>
        <w:t xml:space="preserve">Split on whether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the logarithm we use for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undefined at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ouble-exp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</m:oMath>
      <w:r>
        <w:t xml:space="preserve">,</w:t>
      </w:r>
      <w:r>
        <w:t xml:space="preserve"> </w:t>
      </w:r>
      <w:r>
        <w:t xml:space="preserve">so the question becomes when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(for pairs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defined).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 both sides are positive,</w:t>
      </w:r>
      <w:r>
        <w:t xml:space="preserve"> </w:t>
      </w:r>
      <w:r>
        <w:t xml:space="preserve">and we can take logarithms (</w:t>
      </w:r>
      <w:hyperlink w:anchor="thm-log-exp">
        <w:r>
          <w:rPr>
            <w:rStyle w:val="Hyperlink"/>
          </w:rPr>
          <w:t xml:space="preserve">Theorem 4</w:t>
        </w:r>
      </w:hyperlink>
      <w:r>
        <w:t xml:space="preserve">):</w:t>
      </w:r>
    </w:p>
    <w:p>
      <w:pPr>
        <w:pStyle w:val="BodyText"/>
      </w:pPr>
      <w:bookmarkStart w:id="89" w:name="eq-double-exp-log-scale"/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c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logarithms of both sides)</m:t>
              </m:r>
            </m:e>
            <m:e>
              <m:r>
                <m:t>b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power)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89"/>
    </w:p>
    <w:p>
      <w:pPr>
        <w:pStyle w:val="FirstParagraph"/>
      </w:pPr>
      <w:r>
        <w:t xml:space="preserve">The last line of</w:t>
      </w:r>
      <w:r>
        <w:t xml:space="preserve"> </w:t>
      </w:r>
      <w:hyperlink w:anchor="eq-double-exp-log-scal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holds exactly when</w:t>
      </w:r>
    </w:p>
    <w:p>
      <w:pPr>
        <w:pStyle w:val="Compact"/>
        <w:numPr>
          <w:ilvl w:val="0"/>
          <w:numId w:val="1016"/>
        </w:numPr>
      </w:pP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(so that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), or</w:t>
      </w:r>
    </w:p>
    <w:p>
      <w:pPr>
        <w:pStyle w:val="Compact"/>
        <w:numPr>
          <w:ilvl w:val="0"/>
          <w:numId w:val="1016"/>
        </w:numPr>
      </w:pP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(see</w:t>
      </w:r>
      <w:r>
        <w:t xml:space="preserve"> </w:t>
      </w:r>
      <w:hyperlink w:anchor="exr-exp-vs-mult">
        <w:r>
          <w:rPr>
            <w:rStyle w:val="Hyperlink"/>
          </w:rPr>
          <w:t xml:space="preserve">Exercise 2</w:t>
        </w:r>
      </w:hyperlink>
      <w:r>
        <w:t xml:space="preserve">).</w:t>
      </w:r>
    </w:p>
    <w:p>
      <w:pPr>
        <w:pStyle w:val="FirstParagraph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Here we cannot take logarithms, so we work from the values of powers of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s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0</m:t>
            </m:r>
          </m:e>
          <m:sup>
            <m:r>
              <m:t>b</m:t>
            </m:r>
          </m:sup>
        </m:sSup>
      </m:oMath>
      <w:r>
        <w:t xml:space="preserve"> </w:t>
      </w:r>
      <w:r>
        <w:t xml:space="preserve">is undefined, 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p>
      <w:pPr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0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0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0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two sides agree exactly 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the two sides agree,</w:t>
      </w:r>
      <w:r>
        <w:t xml:space="preserve"> </w:t>
      </w:r>
      <w:r>
        <w:t xml:space="preserve">and for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they do not.</w:t>
      </w:r>
    </w:p>
    <w:p>
      <w:pPr>
        <w:pStyle w:val="FirstParagraph"/>
      </w:pPr>
      <w:r>
        <w:t xml:space="preserve">So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In particular, 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two sides differ: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90"/>
    <w:bookmarkEnd w:id="9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50" Type="http://schemas.openxmlformats.org/officeDocument/2006/relationships/hyperlink" Target="algebra-basics.html#def-power" TargetMode="External"/><Relationship Id="rId52" Type="http://schemas.openxmlformats.org/officeDocument/2006/relationships/hyperlink" Target="algebra-basics.html#def-square-root" TargetMode="External"/><Relationship Id="rId14" Type="http://schemas.openxmlformats.org/officeDocument/2006/relationships/hyperlink" Target="algebra-sums.html#def-term" TargetMode="External"/><Relationship Id="rId22" Type="http://schemas.openxmlformats.org/officeDocument/2006/relationships/hyperlink" Target="algebra-sums.html#rem-square-of-a-difference" TargetMode="External"/><Relationship Id="rId79" Type="http://schemas.openxmlformats.org/officeDocument/2006/relationships/hyperlink" Target="algebra-sums.html#thm-mult-distr" TargetMode="External"/><Relationship Id="rId78" Type="http://schemas.openxmlformats.org/officeDocument/2006/relationships/hyperlink" Target="algebra-sums.html#thm-mult-one" TargetMode="External"/><Relationship Id="rId69" Type="http://schemas.openxmlformats.org/officeDocument/2006/relationships/hyperlink" Target="algebra-sums.html#thm-prod-assoc" TargetMode="External"/><Relationship Id="rId68" Type="http://schemas.openxmlformats.org/officeDocument/2006/relationships/hyperlink" Target="algebra-sums.html#thm-prod-symmetric" TargetMode="External"/><Relationship Id="rId77" Type="http://schemas.openxmlformats.org/officeDocument/2006/relationships/hyperlink" Target="algebra-sums.html#thm-sum-assoc" TargetMode="External"/><Relationship Id="rId76" Type="http://schemas.openxmlformats.org/officeDocument/2006/relationships/hyperlink" Target="algebra-sums.html#thm-sum-symmetric" TargetMode="External"/><Relationship Id="rId44" Type="http://schemas.openxmlformats.org/officeDocument/2006/relationships/hyperlink" Target="https://en.wikipedia.org/wiki/E_(mathematical_constant)" TargetMode="External"/><Relationship Id="rId75" Type="http://schemas.openxmlformats.org/officeDocument/2006/relationships/hyperlink" Target="https://en.wikipedia.org/wiki/Tarski%27s_high_school_algebra_problem" TargetMode="External"/><Relationship Id="rId32" Type="http://schemas.openxmlformats.org/officeDocument/2006/relationships/hyperlink" Target="linear-algebra-matrices.html#def-linear-map" TargetMode="External"/><Relationship Id="rId33" Type="http://schemas.openxmlformats.org/officeDocument/2006/relationships/hyperlink" Target="linear-algebra-matrices.html#thm-linear-map-zero" TargetMode="External"/><Relationship Id="rId54" Type="http://schemas.openxmlformats.org/officeDocument/2006/relationships/hyperlink" Target="notation.qmd#def-integers" TargetMode="External"/><Relationship Id="rId43" Type="http://schemas.openxmlformats.org/officeDocument/2006/relationships/hyperlink" Target="notation.qmd#def-irrational-numbers" TargetMode="External"/><Relationship Id="rId11" Type="http://schemas.openxmlformats.org/officeDocument/2006/relationships/hyperlink" Target="sets-functions.qmd#def-function" TargetMode="External"/><Relationship Id="rId24" Type="http://schemas.openxmlformats.org/officeDocument/2006/relationships/hyperlink" Target="sets-functions.qmd#def-graph" TargetMode="External"/><Relationship Id="rId46" Type="http://schemas.openxmlformats.org/officeDocument/2006/relationships/hyperlink" Target="sets-functions.qmd#def-inverse-function" TargetMode="External"/><Relationship Id="rId36" Type="http://schemas.openxmlformats.org/officeDocument/2006/relationships/hyperlink" Target="sets-functions.qmd#def-sequence" TargetMode="External"/></Relationships>
</file>

<file path=word/_rels/footnotes.xml.rels><?xml version='1.0' encoding='UTF-8' standalone='yes'?>
<Relationships xmlns="http://schemas.openxmlformats.org/package/2006/relationships"><Relationship Id="rId50" Type="http://schemas.openxmlformats.org/officeDocument/2006/relationships/hyperlink" Target="algebra-basics.html#def-power" TargetMode="External"/><Relationship Id="rId52" Type="http://schemas.openxmlformats.org/officeDocument/2006/relationships/hyperlink" Target="algebra-basics.html#def-square-root" TargetMode="External"/><Relationship Id="rId14" Type="http://schemas.openxmlformats.org/officeDocument/2006/relationships/hyperlink" Target="algebra-sums.html#def-term" TargetMode="External"/><Relationship Id="rId22" Type="http://schemas.openxmlformats.org/officeDocument/2006/relationships/hyperlink" Target="algebra-sums.html#rem-square-of-a-difference" TargetMode="External"/><Relationship Id="rId79" Type="http://schemas.openxmlformats.org/officeDocument/2006/relationships/hyperlink" Target="algebra-sums.html#thm-mult-distr" TargetMode="External"/><Relationship Id="rId78" Type="http://schemas.openxmlformats.org/officeDocument/2006/relationships/hyperlink" Target="algebra-sums.html#thm-mult-one" TargetMode="External"/><Relationship Id="rId69" Type="http://schemas.openxmlformats.org/officeDocument/2006/relationships/hyperlink" Target="algebra-sums.html#thm-prod-assoc" TargetMode="External"/><Relationship Id="rId68" Type="http://schemas.openxmlformats.org/officeDocument/2006/relationships/hyperlink" Target="algebra-sums.html#thm-prod-symmetric" TargetMode="External"/><Relationship Id="rId77" Type="http://schemas.openxmlformats.org/officeDocument/2006/relationships/hyperlink" Target="algebra-sums.html#thm-sum-assoc" TargetMode="External"/><Relationship Id="rId76" Type="http://schemas.openxmlformats.org/officeDocument/2006/relationships/hyperlink" Target="algebra-sums.html#thm-sum-symmetric" TargetMode="External"/><Relationship Id="rId44" Type="http://schemas.openxmlformats.org/officeDocument/2006/relationships/hyperlink" Target="https://en.wikipedia.org/wiki/E_(mathematical_constant)" TargetMode="External"/><Relationship Id="rId75" Type="http://schemas.openxmlformats.org/officeDocument/2006/relationships/hyperlink" Target="https://en.wikipedia.org/wiki/Tarski%27s_high_school_algebra_problem" TargetMode="External"/><Relationship Id="rId32" Type="http://schemas.openxmlformats.org/officeDocument/2006/relationships/hyperlink" Target="linear-algebra-matrices.html#def-linear-map" TargetMode="External"/><Relationship Id="rId33" Type="http://schemas.openxmlformats.org/officeDocument/2006/relationships/hyperlink" Target="linear-algebra-matrices.html#thm-linear-map-zero" TargetMode="External"/><Relationship Id="rId54" Type="http://schemas.openxmlformats.org/officeDocument/2006/relationships/hyperlink" Target="notation.qmd#def-integers" TargetMode="External"/><Relationship Id="rId43" Type="http://schemas.openxmlformats.org/officeDocument/2006/relationships/hyperlink" Target="notation.qmd#def-irrational-numbers" TargetMode="External"/><Relationship Id="rId11" Type="http://schemas.openxmlformats.org/officeDocument/2006/relationships/hyperlink" Target="sets-functions.qmd#def-function" TargetMode="External"/><Relationship Id="rId24" Type="http://schemas.openxmlformats.org/officeDocument/2006/relationships/hyperlink" Target="sets-functions.qmd#def-graph" TargetMode="External"/><Relationship Id="rId46" Type="http://schemas.openxmlformats.org/officeDocument/2006/relationships/hyperlink" Target="sets-functions.qmd#def-inverse-function" TargetMode="External"/><Relationship Id="rId36" Type="http://schemas.openxmlformats.org/officeDocument/2006/relationships/hyperlink" Target="sets-functions.qmd#def-sequenc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Polynomials, Exponentials and Logarithms</dc:title>
  <dc:creator/>
  <cp:keywords/>
  <dcterms:created xsi:type="dcterms:W3CDTF">2026-10-13T07:34:47Z</dcterms:created>
  <dcterms:modified xsi:type="dcterms:W3CDTF">2026-10-13T07:34:47Z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00:20:47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