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Complex Numbers</w:t>
      </w:r>
    </w:p>
    <w:p>
      <w:pPr>
        <w:pStyle w:val="Date"/>
      </w:pPr>
      <w:del w:id="1" w:author="PR Preview" w:date="2026-01-01T00:00:00Z">
        <w:r>
          <w:delText xml:space="preserve">Last modified: 2026-10-19 12:33:15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13:30:33 (PDT)</w:t>
        </w:r>
      </w:ins>
    </w:p>
    <w:bookmarkStart w:id="42" w:name="sec-complex-numbers"/>
    <w:p>
      <w:pPr>
        <w:pStyle w:val="Heading2"/>
      </w:pPr>
      <w:r>
        <w:t xml:space="preserve">1 Complex numbers</w:t>
      </w:r>
    </w:p>
    <w:bookmarkStart w:id="12" w:name="def-imaginary-unit"/>
    <w:p>
      <w:pPr>
        <w:pStyle w:val="FirstParagraph"/>
      </w:pPr>
      <w:r>
        <w:rPr>
          <w:b/>
          <w:bCs/>
        </w:rPr>
        <w:t xml:space="preserve">Definition 1 (Imaginary unit)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imaginary unit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a number whose square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[1]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i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Apart from that one rule,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obeys the usual rules of arithmetic:</w:t>
      </w:r>
    </w:p>
    <w:p>
      <w:pPr>
        <w:pStyle w:val="Compact"/>
        <w:numPr>
          <w:ilvl w:val="0"/>
          <w:numId w:val="1001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r:id="rId9">
        <w:r>
          <w:rPr>
            <w:rStyle w:val="Hyperlink"/>
          </w:rPr>
          <w:t xml:space="preserve">commutative</w:t>
        </w:r>
      </w:hyperlink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r:id="rId10">
        <w:r>
          <w:rPr>
            <w:rStyle w:val="Hyperlink"/>
          </w:rPr>
          <w:t xml:space="preserve">associative</w:t>
        </w:r>
      </w:hyperlink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multiplication</w:t>
      </w:r>
      <w:r>
        <w:t xml:space="preserve"> </w:t>
      </w:r>
      <w:hyperlink r:id="rId11">
        <w:r>
          <w:rPr>
            <w:rStyle w:val="Hyperlink"/>
          </w:rPr>
          <w:t xml:space="preserve">distributes</w:t>
        </w:r>
      </w:hyperlink>
      <w:r>
        <w:t xml:space="preserve"> </w:t>
      </w:r>
      <w:r>
        <w:t xml:space="preserve">over addition.</w:t>
      </w:r>
    </w:p>
    <w:bookmarkEnd w:id="12"/>
    <w:p>
      <w:pPr>
        <w:pStyle w:val="FirstParagraph"/>
      </w:pPr>
      <w:r>
        <w:t xml:space="preserve">Axler [2], Definition 1.1, p. 2</w:t>
      </w:r>
      <w:r>
        <w:t xml:space="preserve"> </w:t>
      </w:r>
      <w:r>
        <w:t xml:space="preserve">makes this idea rigorous:</w:t>
      </w:r>
      <w:r>
        <w:t xml:space="preserve"> </w:t>
      </w:r>
      <w:r>
        <w:t xml:space="preserve">it defines a complex number as an ordered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defines addition and multiplication of such pairs,</w:t>
      </w:r>
      <w:r>
        <w:t xml:space="preserve"> </w:t>
      </w:r>
      <w:r>
        <w:t xml:space="preserve">writes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1</m:t>
        </m:r>
        <m:r>
          <m:t>i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leaves it to the reader to verify that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13" w:name="exm-imaginary-unit-powers"/>
    <w:p>
      <w:pPr>
        <w:pStyle w:val="BodyText"/>
      </w:pPr>
      <w:r>
        <w:rPr>
          <w:b/>
          <w:bCs/>
        </w:rPr>
        <w:t xml:space="preserve">Example 1 (Powers of the imaginary unit)</w:t>
      </w:r>
      <w:r>
        <w:t xml:space="preserve"> </w:t>
      </w:r>
      <w:r>
        <w:t xml:space="preserve">The powers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repeat in a cycle of four: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power into two squares)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cycle starts again: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5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 the powers run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13"/>
    <w:bookmarkStart w:id="14" w:name="exm-no-real-imaginary-unit"/>
    <w:p>
      <w:pPr>
        <w:pStyle w:val="BodyText"/>
      </w:pPr>
      <w:r>
        <w:rPr>
          <w:b/>
          <w:bCs/>
        </w:rPr>
        <w:t xml:space="preserve">Example 2 (No real number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imaginary unit is not a real number,</w:t>
      </w:r>
      <w:r>
        <w:t xml:space="preserve"> </w:t>
      </w:r>
      <w:r>
        <w:t xml:space="preserve">because the square of every real number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nonnegative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For instance,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;</w:t>
      </w:r>
      <w:r>
        <w:t xml:space="preserve"> </w:t>
      </w:r>
      <w:r>
        <w:t xml:space="preserve">neither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So the equation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has no real solution,</w:t>
      </w:r>
      <w:r>
        <w:t xml:space="preserve"> </w:t>
      </w:r>
      <w:r>
        <w:t xml:space="preserve">and</w:t>
      </w:r>
      <w:r>
        <w:t xml:space="preserve"> </w:t>
      </w:r>
      <w:hyperlink w:anchor="def-imaginary-uni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introduces a new number to solve it.</w:t>
      </w:r>
    </w:p>
    <w:bookmarkEnd w:id="14"/>
    <w:bookmarkStart w:id="15" w:name="thm-negative-imaginary-unit"/>
    <w:p>
      <w:pPr>
        <w:pStyle w:val="BodyText"/>
      </w:pPr>
      <w:r>
        <w:rPr>
          <w:b/>
          <w:bCs/>
        </w:rPr>
        <w:t xml:space="preserve">Theorem 1 (The number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also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i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1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because products commute and associate)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Start w:id="16" w:name="exm-negative-imaginary-unit"/>
    <w:p>
      <w:pPr>
        <w:pStyle w:val="FirstParagraph"/>
      </w:pPr>
      <w:r>
        <w:rPr>
          <w:b/>
          <w:bCs/>
        </w:rPr>
        <w:t xml:space="preserve">Example 3 (Squaring</w:t>
      </w:r>
      <w:r>
        <w:rPr>
          <w:b/>
          <w:bCs/>
        </w:rPr>
        <w:t xml:space="preserve"> </w:t>
      </w:r>
      <m:oMath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R)</w:t>
      </w:r>
      <w:r>
        <w:t xml:space="preserve"> </w:t>
      </w:r>
      <w:r>
        <w:t xml:space="preserve">R has the imaginary unit as</w:t>
      </w:r>
      <w:r>
        <w:t xml:space="preserve"> </w:t>
      </w:r>
      <w:r>
        <w:rPr>
          <w:rStyle w:val="VerbatimChar"/>
        </w:rPr>
        <w:t xml:space="preserve">1i</w:t>
      </w:r>
      <w:r>
        <w:t xml:space="preserve">.</w:t>
      </w:r>
      <w:r>
        <w:t xml:space="preserve"> </w:t>
      </w:r>
      <w:r>
        <w:t xml:space="preserve">The code below squares it and its negative.</w:t>
      </w:r>
    </w:p>
    <w:p>
      <w:pPr>
        <w:pStyle w:val="SourceCode"/>
      </w:pPr>
      <w:r>
        <w:rPr>
          <w:rStyle w:val="NormalTok"/>
        </w:rPr>
        <w:t xml:space="preserve">squares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 =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minus_i =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squares</w:t>
      </w:r>
      <w:r>
        <w:br/>
      </w:r>
      <w:r>
        <w:rPr>
          <w:rStyle w:val="CommentTok"/>
        </w:rPr>
        <w:t xml:space="preserve">#&gt;       i minus_i </w:t>
      </w:r>
      <w:r>
        <w:br/>
      </w:r>
      <w:r>
        <w:rPr>
          <w:rStyle w:val="CommentTok"/>
        </w:rPr>
        <w:t xml:space="preserve">#&gt; -1+0i -1+0i</w:t>
      </w:r>
    </w:p>
    <w:p>
      <w:pPr>
        <w:pStyle w:val="FirstParagraph"/>
      </w:pPr>
      <w:r>
        <w:t xml:space="preserve">Both squares have real part -1</w:t>
      </w:r>
      <w:r>
        <w:t xml:space="preserve"> </w:t>
      </w:r>
      <w:r>
        <w:t xml:space="preserve">and imaginary part 0,</w:t>
      </w:r>
      <w:r>
        <w:t xml:space="preserve"> </w:t>
      </w:r>
      <w:r>
        <w:t xml:space="preserve">as</w:t>
      </w:r>
      <w:r>
        <w:t xml:space="preserve"> </w:t>
      </w:r>
      <w:hyperlink w:anchor="def-imaginary-uni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egative-imaginary-uni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say.</w:t>
      </w:r>
    </w:p>
    <w:bookmarkEnd w:id="16"/>
    <w:bookmarkStart w:id="17" w:name="rem-imaginary-unit-choice"/>
    <w:p>
      <w:pPr>
        <w:pStyle w:val="BodyText"/>
      </w:pPr>
      <w:r>
        <w:rPr>
          <w:i/>
          <w:iCs/>
        </w:rPr>
        <w:t xml:space="preserve">Remark 1</w:t>
      </w:r>
      <w:r>
        <w:t xml:space="preserve"> (The rule does not tell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). </w:t>
      </w: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obeys the same rule as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thm-negative-imaginary-unit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the rule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does not single one of them out.</w:t>
      </w:r>
      <w:r>
        <w:t xml:space="preserve"> </w:t>
      </w:r>
      <w:r>
        <w:t xml:space="preserve">The symbol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names one of these two square roots of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 chosen once and for all.</w:t>
      </w:r>
    </w:p>
    <w:bookmarkEnd w:id="17"/>
    <w:bookmarkStart w:id="18" w:name="def-complex-number"/>
    <w:p>
      <w:pPr>
        <w:pStyle w:val="BodyText"/>
      </w:pPr>
      <w:r>
        <w:rPr>
          <w:b/>
          <w:bCs/>
        </w:rPr>
        <w:t xml:space="preserve">Definition 2 (Complex number)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number</w:t>
      </w:r>
      <w:r>
        <w:t xml:space="preserve"> </w:t>
      </w:r>
      <w:r>
        <w:t xml:space="preserve">[3]</w:t>
      </w:r>
      <w:r>
        <w:t xml:space="preserve"> </w:t>
      </w:r>
      <w:r>
        <w:t xml:space="preserve">is a number of the form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real numbers and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imaginary unit (</w:t>
      </w:r>
      <w:hyperlink w:anchor="def-imaginary-unit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The set of all complex numbers is</w:t>
      </w:r>
      <w:r>
        <w:t xml:space="preserve"> </w:t>
      </w:r>
      <m:oMath>
        <m:r>
          <m:rPr>
            <m:scr m:val="double-struck"/>
            <m:sty m:val="p"/>
          </m:rPr>
          <m:t>C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{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}</m:t>
        </m:r>
      </m:oMath>
      <w:r>
        <w:t xml:space="preserve">.</w:t>
      </w:r>
    </w:p>
    <w:bookmarkEnd w:id="18"/>
    <w:bookmarkStart w:id="19" w:name="def-real-part"/>
    <w:p>
      <w:pPr>
        <w:pStyle w:val="BodyText"/>
      </w:pPr>
      <w:r>
        <w:rPr>
          <w:b/>
          <w:bCs/>
        </w:rPr>
        <w:t xml:space="preserve">Definition 3 (Real part)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real part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a</m:t>
        </m:r>
      </m:oMath>
      <w:r>
        <w:t xml:space="preserve">.</w:t>
      </w:r>
    </w:p>
    <w:bookmarkEnd w:id="19"/>
    <w:bookmarkStart w:id="20" w:name="def-imaginary-part"/>
    <w:p>
      <w:pPr>
        <w:pStyle w:val="BodyText"/>
      </w:pPr>
      <w:r>
        <w:rPr>
          <w:b/>
          <w:bCs/>
        </w:rPr>
        <w:t xml:space="preserve">Definition 4 (Imaginary part)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imaginary part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b</m:t>
        </m:r>
      </m:oMath>
      <w:r>
        <w:t xml:space="preserve">.</w:t>
      </w:r>
    </w:p>
    <w:bookmarkEnd w:id="20"/>
    <w:bookmarkStart w:id="21" w:name="def-complex-equality"/>
    <w:p>
      <w:pPr>
        <w:pStyle w:val="BodyText"/>
      </w:pPr>
      <w:r>
        <w:rPr>
          <w:b/>
          <w:bCs/>
        </w:rPr>
        <w:t xml:space="preserve">Definition 5 (Equal complex numbers)</w:t>
      </w:r>
      <w:r>
        <w:t xml:space="preserve"> </w:t>
      </w:r>
      <w:r>
        <w:t xml:space="preserve">Two complex numbers (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) are</w:t>
      </w:r>
      <w:r>
        <w:t xml:space="preserve"> </w:t>
      </w:r>
      <w:r>
        <w:rPr>
          <w:b/>
          <w:bCs/>
        </w:rPr>
        <w:t xml:space="preserve">equal</w:t>
      </w:r>
      <w:r>
        <w:t xml:space="preserve"> </w:t>
      </w:r>
      <w:r>
        <w:t xml:space="preserve">exactly when their real parts (</w:t>
      </w:r>
      <w:hyperlink w:anchor="def-real-part">
        <w:r>
          <w:rPr>
            <w:rStyle w:val="Hyperlink"/>
          </w:rPr>
          <w:t xml:space="preserve">Definition 3</w:t>
        </w:r>
      </w:hyperlink>
      <w:r>
        <w:t xml:space="preserve">) are equal and their imaginary parts (</w:t>
      </w:r>
      <w:hyperlink w:anchor="def-imaginary-part">
        <w:r>
          <w:rPr>
            <w:rStyle w:val="Hyperlink"/>
          </w:rPr>
          <w:t xml:space="preserve">Definition 4</w:t>
        </w:r>
      </w:hyperlink>
      <w:r>
        <w:t xml:space="preserve">) are equal.</w:t>
      </w:r>
    </w:p>
    <w:bookmarkEnd w:id="21"/>
    <w:p>
      <w:pPr>
        <w:pStyle w:val="BodyText"/>
      </w:pPr>
      <w:r>
        <w:t xml:space="preserve">Axler [2], Definition 1.1, p. 2</w:t>
      </w:r>
      <w:r>
        <w:t xml:space="preserve"> </w:t>
      </w:r>
      <w:r>
        <w:t xml:space="preserve">defines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 </w:t>
      </w:r>
      <w:r>
        <w:t xml:space="preserve">as the set of ordered pairs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 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Axler [2], Definition 4.1, p. 120</w:t>
      </w:r>
      <w:r>
        <w:t xml:space="preserve"> </w:t>
      </w:r>
      <w:r>
        <w:t xml:space="preserve">defines the real and imaginary parts.</w:t>
      </w:r>
    </w:p>
    <w:bookmarkStart w:id="22" w:name="exm-complex-number"/>
    <w:p>
      <w:pPr>
        <w:pStyle w:val="BodyText"/>
      </w:pPr>
      <w:r>
        <w:rPr>
          <w:b/>
          <w:bCs/>
        </w:rPr>
        <w:t xml:space="preserve">Example 4 (Real and imaginary parts)</w:t>
      </w:r>
      <w:r>
        <w:t xml:space="preserve"> </w:t>
      </w:r>
      <w:r>
        <w:t xml:space="preserve">For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, the real part 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imaginary part 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</m:oMath>
      <w:r>
        <w:t xml:space="preserve">:</w:t>
      </w:r>
      <w:r>
        <w:t xml:space="preserve"> </w:t>
      </w:r>
      <w:r>
        <w:t xml:space="preserve">the imaginary part is the real number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, not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w:r>
        <w:t xml:space="preserve">The numbers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have the same real part,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different imaginary parts,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different complex numbers.</w:t>
      </w:r>
    </w:p>
    <w:p>
      <w:pPr>
        <w:pStyle w:val="BodyText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7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 real part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and imaginary part</w:t>
      </w:r>
      <w:r>
        <w:t xml:space="preserve"> </w:t>
      </w:r>
      <m:oMath>
        <m:r>
          <m:t>0</m:t>
        </m:r>
      </m:oMath>
      <w:r>
        <w:t xml:space="preserve">.</w:t>
      </w:r>
    </w:p>
    <w:bookmarkEnd w:id="22"/>
    <w:bookmarkStart w:id="23" w:name="thm-reals-in-complex"/>
    <w:p>
      <w:pPr>
        <w:pStyle w:val="BodyText"/>
      </w:pPr>
      <w:r>
        <w:rPr>
          <w:b/>
          <w:bCs/>
        </w:rPr>
        <w:t xml:space="preserve">Theorem 2 (Every real number is a complex number)</w:t>
      </w:r>
      <w:r>
        <w:t xml:space="preserve"> </w:t>
      </w:r>
      <w:r>
        <w:t xml:space="preserve">A complex number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 real number exactly when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 particular, every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Re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Im</m:t>
        </m:r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a subset of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.</w:t>
      </w:r>
    </w:p>
    <w:bookmarkEnd w:id="2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number.</w:t>
      </w:r>
      <w:r>
        <w:t xml:space="preserve"> </w:t>
      </w:r>
      <w:r>
        <w:t xml:space="preserve">Since</w:t>
      </w:r>
      <w:r>
        <w:t xml:space="preserve"> </w:t>
      </w:r>
      <m:oMath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 whose imaginary part 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real part of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, and by the equality rule in</w:t>
      </w:r>
      <w:r>
        <w:t xml:space="preserve"> </w:t>
      </w:r>
      <w:hyperlink w:anchor="def-complex-equality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no other pair of real and imaginary parts gives the same number.</w:t>
      </w:r>
    </w:p>
    <w:p>
      <w:pPr>
        <w:pStyle w:val="BodyText"/>
      </w:pPr>
      <w:r>
        <w:t xml:space="preserve">Conversely, if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by the same calculation, so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real.</w:t>
      </w:r>
    </w:p>
    <w:bookmarkStart w:id="24" w:name="exm-reals-in-complex"/>
    <w:p>
      <w:pPr>
        <w:pStyle w:val="BodyText"/>
      </w:pPr>
      <w:r>
        <w:rPr>
          <w:b/>
          <w:bCs/>
        </w:rPr>
        <w:t xml:space="preserve">Example 5 (Which complex numbers are real)</w:t>
      </w:r>
      <w:r>
        <w:t xml:space="preserve"> </w:t>
      </w:r>
      <w:r>
        <w:t xml:space="preserve">R stores complex numbers as a real part and an imaginary part.</w:t>
      </w:r>
      <w:r>
        <w:t xml:space="preserve"> </w:t>
      </w:r>
      <w:r>
        <w:t xml:space="preserve">The code below converts 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to a complex number</w:t>
      </w:r>
      <w:r>
        <w:t xml:space="preserve"> </w:t>
      </w:r>
      <w:r>
        <w:t xml:space="preserve">and reads the parts of three complex numbers.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as.complex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i)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re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is_real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z        re    im is_real</w:t>
      </w:r>
      <w:r>
        <w:br/>
      </w:r>
      <w:r>
        <w:rPr>
          <w:rStyle w:val="CommentTok"/>
        </w:rPr>
        <w:t xml:space="preserve">#&gt;   &lt;cpl&gt; &lt;dbl&gt; &lt;dbl&gt; &lt;lgl&gt;  </w:t>
      </w:r>
      <w:r>
        <w:br/>
      </w:r>
      <w:r>
        <w:rPr>
          <w:rStyle w:val="CommentTok"/>
        </w:rPr>
        <w:t xml:space="preserve">#&gt; 1 7+0i      7     0 TRUE   </w:t>
      </w:r>
      <w:r>
        <w:br/>
      </w:r>
      <w:r>
        <w:rPr>
          <w:rStyle w:val="CommentTok"/>
        </w:rPr>
        <w:t xml:space="preserve">#&gt; 2 2-5i      2    -5 FALSE  </w:t>
      </w:r>
      <w:r>
        <w:br/>
      </w:r>
      <w:r>
        <w:rPr>
          <w:rStyle w:val="CommentTok"/>
        </w:rPr>
        <w:t xml:space="preserve">#&gt; 3 3+0i      3     0 TRUE</w:t>
      </w:r>
    </w:p>
    <w:p>
      <w:pPr>
        <w:pStyle w:val="FirstParagraph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becomes the complex number 7+0i,</w:t>
      </w:r>
      <w:r>
        <w:t xml:space="preserve"> </w:t>
      </w:r>
      <w:r>
        <w:t xml:space="preserve">with imaginary part 0.</w:t>
      </w:r>
      <w:r>
        <w:t xml:space="preserve"> </w:t>
      </w:r>
      <w:r>
        <w:t xml:space="preserve">Of the 3 numbers,</w:t>
      </w:r>
      <w:r>
        <w:t xml:space="preserve"> </w:t>
      </w:r>
      <w:r>
        <w:t xml:space="preserve">2 have imaginary part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thm-reals-in-complex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these are the real ones.</w:t>
      </w:r>
      <w:r>
        <w:t xml:space="preserve"> </w:t>
      </w:r>
      <w:r>
        <w:t xml:space="preserve">The number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 </w:t>
      </w:r>
      <w:r>
        <w:t xml:space="preserve">is not real, because its imaginary part is -5.</w:t>
      </w:r>
    </w:p>
    <w:bookmarkEnd w:id="24"/>
    <w:bookmarkStart w:id="25" w:name="thm-complex-arithmetic"/>
    <w:p>
      <w:pPr>
        <w:pStyle w:val="BodyText"/>
      </w:pPr>
      <w:r>
        <w:rPr>
          <w:b/>
          <w:bCs/>
        </w:rPr>
        <w:t xml:space="preserve">Theorem 3 (Adding and multiplying complex numbers)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d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t>c</m:t>
          </m:r>
          <m:r>
            <m:rPr>
              <m:sty m:val="p"/>
            </m:rPr>
            <m:t>−</m:t>
          </m:r>
          <m:r>
            <m:t>b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a</m:t>
          </m:r>
          <m:r>
            <m:t>d</m:t>
          </m:r>
          <m:r>
            <m:rPr>
              <m:sty m:val="p"/>
            </m:rPr>
            <m:t>+</m:t>
          </m:r>
          <m:r>
            <m:t>b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Sum.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Product.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d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[2], Definition 1.1, p. 2</w:t>
      </w:r>
      <w:r>
        <w:t xml:space="preserve"> </w:t>
      </w:r>
      <w:r>
        <w:t xml:space="preserve">takes these two formulas as the definitions of addition and multiplication.</w:t>
      </w:r>
    </w:p>
    <w:bookmarkStart w:id="26" w:name="exm-complex-arithmetic"/>
    <w:p>
      <w:pPr>
        <w:pStyle w:val="BodyText"/>
      </w:pPr>
      <w:r>
        <w:rPr>
          <w:b/>
          <w:bCs/>
        </w:rPr>
        <w:t xml:space="preserve">Example 6 (Adding and multiplying two complex numbers)</w:t>
      </w:r>
      <w:r>
        <w:t xml:space="preserve"> </w:t>
      </w:r>
      <w:r>
        <w:t xml:space="preserve">Let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2</m:t>
        </m:r>
        <m:r>
          <m:t> 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i</m:t>
        </m:r>
      </m:oMath>
      <w:r>
        <w:t xml:space="preserve">.</w:t>
      </w:r>
      <w:r>
        <w:t xml:space="preserve"> </w:t>
      </w:r>
      <w:r>
        <w:t xml:space="preserve">Their sum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rPr>
                  <m:sty m:val="p"/>
                </m:rPr>
                <m:t>+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and their product, multiplying out directly,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product formula in</w:t>
      </w:r>
      <w:r>
        <w:t xml:space="preserve"> </w:t>
      </w:r>
      <w:hyperlink w:anchor="thm-complex-arithmetic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gives the same answer: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6"/>
    <w:bookmarkStart w:id="27" w:name="def-complex-conjugate"/>
    <w:p>
      <w:pPr>
        <w:pStyle w:val="FirstParagraph"/>
      </w:pPr>
      <w:r>
        <w:rPr>
          <w:b/>
          <w:bCs/>
        </w:rPr>
        <w:t xml:space="preserve">Definition 6 (Complex conjugate)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complex conjugate</w:t>
      </w:r>
      <w:r>
        <w:t xml:space="preserve"> </w:t>
      </w:r>
      <w:r>
        <w:t xml:space="preserve">[4]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bar>
            <m:barPr>
              <m:pos m:val="top"/>
            </m:barPr>
            <m:e>
              <m:r>
                <m:t>z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a</m:t>
          </m:r>
          <m:r>
            <m:rPr>
              <m:sty m:val="p"/>
            </m:rPr>
            <m:t>−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27"/>
    <w:p>
      <w:pPr>
        <w:pStyle w:val="FirstParagraph"/>
      </w:pPr>
      <w:r>
        <w:t xml:space="preserve">Axler [2], Definition 4.2, p. 120</w:t>
      </w:r>
      <w:r>
        <w:t xml:space="preserve"> </w:t>
      </w:r>
      <w:r>
        <w:t xml:space="preserve">gives the same definition, as</w:t>
      </w:r>
      <w:r>
        <w:t xml:space="preserve"> </w:t>
      </w:r>
      <m:oMath>
        <m:bar>
          <m:barPr>
            <m:pos m:val="top"/>
          </m:barPr>
          <m:e>
            <m:r>
              <m:t>z</m:t>
            </m:r>
          </m:e>
        </m:bar>
        <m:r>
          <m:rPr>
            <m:sty m:val="p"/>
          </m:rPr>
          <m:t>=</m:t>
        </m:r>
        <m:r>
          <m:rPr>
            <m:sty m:val="p"/>
          </m:rPr>
          <m:t>Re</m:t>
        </m:r>
        <m:r>
          <m:t>z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)</m:t>
        </m:r>
        <m:r>
          <m:t> </m:t>
        </m:r>
        <m:r>
          <m:t>i</m:t>
        </m:r>
      </m:oMath>
      <w:r>
        <w:t xml:space="preserve">.</w:t>
      </w:r>
    </w:p>
    <w:bookmarkStart w:id="28" w:name="exm-complex-conjugate"/>
    <w:p>
      <w:pPr>
        <w:pStyle w:val="BodyText"/>
      </w:pPr>
      <w:r>
        <w:rPr>
          <w:b/>
          <w:bCs/>
        </w:rPr>
        <w:t xml:space="preserve">Example 7 (Complex conjugates)</w:t>
      </w:r>
      <w:r>
        <w:t xml:space="preserve"> </w:t>
      </w:r>
      <w:r>
        <w:t xml:space="preserve"> </w:t>
      </w:r>
    </w:p>
    <w:p>
      <w:pPr>
        <w:numPr>
          <w:ilvl w:val="0"/>
          <w:numId w:val="1003"/>
        </w:numPr>
      </w:pPr>
      <m:oMath>
        <m:bar>
          <m:barPr>
            <m:pos m:val="top"/>
          </m:bar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ba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4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t>5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 real number is its own complex conjugate.</w:t>
      </w:r>
      <w:r>
        <w:t xml:space="preserve"> </w:t>
      </w:r>
      <w:r>
        <w:t xml:space="preserve">A complex number with a nonzero imaginary part, such 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t xml:space="preserve">, is not.</w:t>
      </w:r>
    </w:p>
    <w:bookmarkEnd w:id="28"/>
    <w:bookmarkStart w:id="29" w:name="def-complex-modulus"/>
    <w:p>
      <w:pPr>
        <w:pStyle w:val="FirstParagraph"/>
      </w:pPr>
      <w:r>
        <w:rPr>
          <w:b/>
          <w:bCs/>
        </w:rPr>
        <w:t xml:space="preserve">Definition 7 (Absolute value (modulus) of a complex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, or</w:t>
      </w:r>
      <w:r>
        <w:t xml:space="preserve"> </w:t>
      </w:r>
      <w:r>
        <w:rPr>
          <w:b/>
          <w:bCs/>
        </w:rPr>
        <w:t xml:space="preserve">modulus</w:t>
      </w:r>
      <w:r>
        <w:t xml:space="preserve"> </w:t>
      </w:r>
      <w:r>
        <w:t xml:space="preserve">[3]</w:t>
      </w:r>
      <w:r>
        <w:t xml:space="preserve">, 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e>
          </m:rad>
          <m:r>
            <m:rPr>
              <m:sty m:val="p"/>
            </m:rPr>
            <m:t>.</m:t>
          </m:r>
        </m:oMath>
      </m:oMathPara>
    </w:p>
    <w:bookmarkEnd w:id="29"/>
    <w:p>
      <w:pPr>
        <w:pStyle w:val="FirstParagraph"/>
      </w:pPr>
      <w:r>
        <w:t xml:space="preserve">Axler [2], Definition 4.2, p. 120</w:t>
      </w:r>
      <w:r>
        <w:t xml:space="preserve"> </w:t>
      </w:r>
      <w:r>
        <w:t xml:space="preserve">gives the same definition.</w:t>
      </w:r>
    </w:p>
    <w:bookmarkStart w:id="30" w:name="exm-complex-modulus"/>
    <w:p>
      <w:pPr>
        <w:pStyle w:val="BodyText"/>
      </w:pPr>
      <w:r>
        <w:rPr>
          <w:b/>
          <w:bCs/>
        </w:rPr>
        <w:t xml:space="preserve">Example 8 (Absolute values of complex numbers)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4"/>
        </w:numPr>
      </w:pP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the usual absolute value of</w:t>
      </w:r>
      <w:r>
        <w:t xml:space="preserve"> </w:t>
      </w:r>
      <m:oMath>
        <m:r>
          <m:t>a</m:t>
        </m:r>
      </m:oMath>
      <w:r>
        <w:t xml:space="preserve">;</w:t>
      </w:r>
      <w:r>
        <w:t xml:space="preserve"> </w:t>
      </w:r>
      <w:r>
        <w:t xml:space="preserve">for instance,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0"/>
    <w:bookmarkStart w:id="31" w:name="thm-conj-product"/>
    <w:p>
      <w:pPr>
        <w:pStyle w:val="FirstParagraph"/>
      </w:pPr>
      <w:r>
        <w:rPr>
          <w:b/>
          <w:bCs/>
        </w:rPr>
        <w:t xml:space="preserve">Theorem 4 (A complex number times its conjugate)</w:t>
      </w:r>
      <w:r>
        <w:t xml:space="preserve"> </w:t>
      </w:r>
      <w:r>
        <w:t xml:space="preserve">For every complex number</w:t>
      </w:r>
      <w:r>
        <w:t xml:space="preserve"> </w:t>
      </w:r>
      <m:oMath>
        <m:r>
          <m:t>z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t> </m:t>
          </m:r>
          <m:bar>
            <m:barPr>
              <m:pos m:val="top"/>
            </m:barPr>
            <m:e>
              <m:r>
                <m:t>z</m:t>
              </m:r>
            </m:e>
          </m:bar>
          <m:r>
            <m:rPr>
              <m:sty m:val="p"/>
            </m:rPr>
            <m:t>=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r>
          <m:t>z</m:t>
        </m:r>
        <m:r>
          <m:t> </m:t>
        </m:r>
        <m:bar>
          <m:barPr>
            <m:pos m:val="top"/>
          </m:barPr>
          <m:e>
            <m:r>
              <m:t>z</m:t>
            </m:r>
          </m:e>
        </m:bar>
      </m:oMath>
      <w:r>
        <w:t xml:space="preserve"> </w:t>
      </w:r>
      <w:r>
        <w:t xml:space="preserve">is a nonnegative real number.</w:t>
      </w:r>
    </w:p>
    <w:bookmarkEnd w:id="3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t xml:space="preserve">real.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 </m:t>
              </m:r>
              <m:bar>
                <m:barPr>
                  <m:pos m:val="top"/>
                </m:barPr>
                <m:e>
                  <m:r>
                    <m:t>z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[2], result 4.4, p. 121</w:t>
      </w:r>
      <w:r>
        <w:t xml:space="preserve"> </w:t>
      </w:r>
      <w:r>
        <w:t xml:space="preserve">lists this identity among the properties of complex numbers.</w:t>
      </w:r>
    </w:p>
    <w:bookmarkStart w:id="32" w:name="exm-conj-product"/>
    <w:p>
      <w:pPr>
        <w:pStyle w:val="BodyText"/>
      </w:pPr>
      <w:r>
        <w:rPr>
          <w:b/>
          <w:bCs/>
        </w:rPr>
        <w:t xml:space="preserve">Example 9 (Multiplying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by its conjugate)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5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complex-modulus">
        <w:r>
          <w:rPr>
            <w:rStyle w:val="Hyperlink"/>
          </w:rPr>
          <w:t xml:space="preserve">Example 8</w:t>
        </w:r>
      </w:hyperlink>
      <w:r>
        <w:t xml:space="preserve">, as</w:t>
      </w:r>
      <w:r>
        <w:t xml:space="preserve"> </w:t>
      </w:r>
      <w:hyperlink w:anchor="thm-conj-product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says.</w:t>
      </w:r>
    </w:p>
    <w:bookmarkEnd w:id="32"/>
    <w:bookmarkStart w:id="41" w:name="refs"/>
    <w:bookmarkStart w:id="34" w:name="ref-wikipedia_imaginary_unit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“Imaginary unit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3">
        <w:r>
          <w:rPr>
            <w:rStyle w:val="Hyperlink"/>
          </w:rPr>
          <w:t xml:space="preserve">https://en.wikipedia.org/wiki/Imaginary_unit</w:t>
        </w:r>
      </w:hyperlink>
    </w:p>
    <w:bookmarkEnd w:id="34"/>
    <w:bookmarkStart w:id="36" w:name="ref-axler2024linear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S. Axler,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, 4th ed. in Undergraduate texts in mathematics. Springer, 2024. doi:</w:t>
      </w:r>
      <w:r>
        <w:t xml:space="preserve"> </w:t>
      </w:r>
      <w:hyperlink r:id="rId35">
        <w:r>
          <w:rPr>
            <w:rStyle w:val="Hyperlink"/>
          </w:rPr>
          <w:t xml:space="preserve">10.1007/978-3-031-41026-0</w:t>
        </w:r>
      </w:hyperlink>
      <w:r>
        <w:t xml:space="preserve">.</w:t>
      </w:r>
    </w:p>
    <w:bookmarkEnd w:id="36"/>
    <w:bookmarkStart w:id="38" w:name="ref-wikipedia_complex_number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“Complex number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7">
        <w:r>
          <w:rPr>
            <w:rStyle w:val="Hyperlink"/>
          </w:rPr>
          <w:t xml:space="preserve">https://en.wikipedia.org/wiki/Complex_number</w:t>
        </w:r>
      </w:hyperlink>
    </w:p>
    <w:bookmarkEnd w:id="38"/>
    <w:bookmarkStart w:id="40" w:name="ref-wikipedia_complex_conjugat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“Complex conjugate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">
        <w:r>
          <w:rPr>
            <w:rStyle w:val="Hyperlink"/>
          </w:rPr>
          <w:t xml:space="preserve">https://en.wikipedia.org/wiki/Complex_conjugate</w:t>
        </w:r>
      </w:hyperlink>
    </w:p>
    <w:bookmarkEnd w:id="40"/>
    <w:bookmarkEnd w:id="41"/>
    <w:bookmarkEnd w:id="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" Type="http://schemas.openxmlformats.org/officeDocument/2006/relationships/hyperlink" Target="algebra-sums.html#def-associative" TargetMode="External"/><Relationship Id="rId9" Type="http://schemas.openxmlformats.org/officeDocument/2006/relationships/hyperlink" Target="algebra-sums.html#def-commutative" TargetMode="External"/><Relationship Id="rId11" Type="http://schemas.openxmlformats.org/officeDocument/2006/relationships/hyperlink" Target="algebra-sums.html#def-distributive" TargetMode="External"/><Relationship Id="rId35" Type="http://schemas.openxmlformats.org/officeDocument/2006/relationships/hyperlink" Target="https://doi.org/10.1007/978-3-031-41026-0" TargetMode="External"/><Relationship Id="rId39" Type="http://schemas.openxmlformats.org/officeDocument/2006/relationships/hyperlink" Target="https://en.wikipedia.org/wiki/Complex_conjugate" TargetMode="External"/><Relationship Id="rId37" Type="http://schemas.openxmlformats.org/officeDocument/2006/relationships/hyperlink" Target="https://en.wikipedia.org/wiki/Complex_number" TargetMode="External"/><Relationship Id="rId33" Type="http://schemas.openxmlformats.org/officeDocument/2006/relationships/hyperlink" Target="https://en.wikipedia.org/wiki/Imaginary_unit" TargetMode="External"/></Relationships>
</file>

<file path=word/_rels/footnotes.xml.rels><?xml version='1.0' encoding='UTF-8' standalone='yes'?>
<Relationships xmlns="http://schemas.openxmlformats.org/package/2006/relationships"><Relationship Id="rId10" Type="http://schemas.openxmlformats.org/officeDocument/2006/relationships/hyperlink" Target="algebra-sums.html#def-associative" TargetMode="External"/><Relationship Id="rId9" Type="http://schemas.openxmlformats.org/officeDocument/2006/relationships/hyperlink" Target="algebra-sums.html#def-commutative" TargetMode="External"/><Relationship Id="rId11" Type="http://schemas.openxmlformats.org/officeDocument/2006/relationships/hyperlink" Target="algebra-sums.html#def-distributive" TargetMode="External"/><Relationship Id="rId35" Type="http://schemas.openxmlformats.org/officeDocument/2006/relationships/hyperlink" Target="https://doi.org/10.1007/978-3-031-41026-0" TargetMode="External"/><Relationship Id="rId39" Type="http://schemas.openxmlformats.org/officeDocument/2006/relationships/hyperlink" Target="https://en.wikipedia.org/wiki/Complex_conjugate" TargetMode="External"/><Relationship Id="rId37" Type="http://schemas.openxmlformats.org/officeDocument/2006/relationships/hyperlink" Target="https://en.wikipedia.org/wiki/Complex_number" TargetMode="External"/><Relationship Id="rId33" Type="http://schemas.openxmlformats.org/officeDocument/2006/relationships/hyperlink" Target="https://en.wikipedia.org/wiki/Imaginary_un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Complex Numbers</dc:title>
  <dc:creator/>
  <cp:keywords/>
  <dcterms:created xsi:type="dcterms:W3CDTF">2026-10-19T20:44:38Z</dcterms:created>
  <dcterms:modified xsi:type="dcterms:W3CDTF">2026-10-19T20:44:38Z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13:30:33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