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33 (Commutative operation)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</w:delText>
        </w:r>
      </w:del>
      <w:hyperlink w:anchor="def-identity-element">
        <w:del w:id="12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commutative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[19]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if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: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order of the two inputs does not matter.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Some sources, including the titles of</w:delText>
        </w:r>
      </w:del>
      <w:del w:id="31" w:author="PR Preview" w:date="2026-01-01T00:00:00Z">
        <w:r>
          <w:delText xml:space="preserve"> </w:delText>
        </w:r>
      </w:del>
      <w:hyperlink w:anchor="thm-sum-symmetric">
        <w:del w:id="3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w:hyperlink w:anchor="thm-prod-symmetric">
        <w:del w:id="3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call a commutative operation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symmetric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33 (Commutative operation)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 operation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on a set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w:anchor="def-identity-element">
        <w:ins w:id="52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53" w:author="PR Preview" w:date="2026-01-01T00:00:00Z">
        <w:r>
          <w:t xml:space="preserve">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commutative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[19]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  <w:ins w:id="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all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66" w:author="PR Preview" w:date="2026-01-01T00:00:00Z">
        <w:r>
          <w:t xml:space="preserve">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order of the two inputs does not matter.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Some sources call a commutative operation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symmetric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as in the theorem titles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“Sums are symmetric”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“Products are symmetric”</w:t>
        </w:r>
      </w:ins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17 (Multiplication is distributive)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Theorem 17 (Multiplication is distributive)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86" w:author="PR Preview" w:date="2026-01-01T00:00:00Z">
        <w:r>
          <w:delText xml:space="preserve">The numbers</w:delText>
        </w:r>
      </w:del>
      <w:del w:id="87" w:author="PR Preview" w:date="2026-01-01T00:00:00Z">
        <w:r>
          <w:delText xml:space="preserve"> </w:delText>
        </w:r>
      </w:del>
      <m:oMath>
        <m:r>
          <m:t>m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n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are its lower and upper limits,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defined in the</w:delText>
        </w:r>
      </w:del>
      <w:del w:id="95" w:author="PR Preview" w:date="2026-01-01T00:00:00Z">
        <w:r>
          <w:delText xml:space="preserve"> </w:delText>
        </w:r>
      </w:del>
      <w:hyperlink w:anchor="def-lower-upper-limits">
        <w:del w:id="96" w:author="PR Preview" w:date="2026-01-01T00:00:00Z">
          <w:r>
            <w:rPr>
              <w:rStyle w:val="Hyperlink"/>
            </w:rPr>
            <w:delText xml:space="preserve">notation for limits of a sum</w:delText>
          </w:r>
        </w:del>
      </w:hyperlink>
      <w:del w:id="97" w:author="PR Preview" w:date="2026-01-01T00:00:00Z">
        <w:r>
          <w:delText xml:space="preserve">.</w:delText>
        </w:r>
      </w:del>
    </w:p>
    <w:p>
      <w:pPr>
        <w:pStyle w:val="FirstParagraph"/>
      </w:pPr>
      <w:ins w:id="98" w:author="PR Preview" w:date="2026-01-01T00:00:00Z">
        <w:r>
          <w:t xml:space="preserve">The numbers</w:t>
        </w:r>
      </w:ins>
      <w:ins w:id="99" w:author="PR Preview" w:date="2026-01-01T00:00:00Z">
        <w:r>
          <w:t xml:space="preserve"> </w:t>
        </w:r>
      </w:ins>
      <m:oMath>
        <m:r>
          <m:t>m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t>n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 its lower and upper limits: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first and last values of the index.</w:t>
        </w:r>
      </w:ins>
      <w:ins w:id="108" w:author="PR Preview" w:date="2026-01-01T00:00:00Z">
        <w:r>
          <w:t xml:space="preserve"> </w:t>
        </w:r>
      </w:ins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09" w:author="PR Preview" w:date="2026-01-01T00:00:00Z">
        <w:r>
          <w:delText xml:space="preserve">Here the limit is a real number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when the partial sums are real numbers that</w:delText>
        </w:r>
      </w:del>
      <w:del w:id="112" w:author="PR Preview" w:date="2026-01-01T00:00:00Z">
        <w:r>
          <w:delText xml:space="preserve"> </w:delText>
        </w:r>
      </w:del>
      <w:hyperlink w:anchor="def-convergent-sequence">
        <w:del w:id="113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to it,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it is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when the partial sums</w:delText>
        </w:r>
      </w:del>
      <w:del w:id="121" w:author="PR Preview" w:date="2026-01-01T00:00:00Z">
        <w:r>
          <w:delText xml:space="preserve"> </w:delText>
        </w:r>
      </w:del>
      <w:hyperlink w:anchor="def-diverges-to-infinity">
        <w:del w:id="122" w:author="PR Preview" w:date="2026-01-01T00:00:00Z">
          <w:r>
            <w:rPr>
              <w:rStyle w:val="Hyperlink"/>
            </w:rPr>
            <w:delText xml:space="preserve">diverge to</w:delText>
          </w:r>
        </w:del>
        <w:del w:id="12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or some partial sum is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27" w:author="PR Preview" w:date="2026-01-01T00:00:00Z">
        <w:r>
          <w:delText xml:space="preserve">;</w:delText>
        </w:r>
      </w:del>
      <w:del w:id="128" w:author="PR Preview" w:date="2026-01-01T00:00:00Z">
        <w:r>
          <w:delText xml:space="preserve"> </w:delText>
        </w:r>
      </w:del>
      <w:hyperlink w:anchor="lem-nonneg-series">
        <w:del w:id="1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0" w:author="PR Preview" w:date="2026-01-01T00:00:00Z">
        <w:r>
          <w:delText xml:space="preserve">, next, shows that one of these always happens.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Sums with other index ranges, such as</w:delText>
        </w:r>
      </w:del>
      <w:del w:id="13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are defined the same way.</w:delText>
        </w:r>
      </w:del>
    </w:p>
    <w:p>
      <w:pPr>
        <w:pStyle w:val="FirstParagraph"/>
      </w:pPr>
      <w:ins w:id="137" w:author="PR Preview" w:date="2026-01-01T00:00:00Z">
        <w:r>
          <w:t xml:space="preserve">Here the limit is a real number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when the partial sums are real numbers that</w:t>
        </w:r>
      </w:ins>
      <w:ins w:id="140" w:author="PR Preview" w:date="2026-01-01T00:00:00Z">
        <w:r>
          <w:t xml:space="preserve"> </w:t>
        </w:r>
      </w:ins>
      <w:hyperlink w:anchor="def-convergent-sequence">
        <w:ins w:id="141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to it,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it is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when the partial sums</w:t>
        </w:r>
      </w:ins>
      <w:ins w:id="149" w:author="PR Preview" w:date="2026-01-01T00:00:00Z">
        <w:r>
          <w:t xml:space="preserve"> </w:t>
        </w:r>
      </w:ins>
      <w:hyperlink w:anchor="def-diverges-to-infinity">
        <w:ins w:id="150" w:author="PR Preview" w:date="2026-01-01T00:00:00Z">
          <w:r>
            <w:rPr>
              <w:rStyle w:val="Hyperlink"/>
            </w:rPr>
            <w:t xml:space="preserve">diverge to</w:t>
          </w:r>
        </w:ins>
        <w:ins w:id="15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or some partial sum is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Sums with other index ranges, such as</w:t>
        </w:r>
      </w:ins>
      <w:ins w:id="15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are defined the same way.</w:t>
        </w:r>
      </w:ins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2026-10-19T20:51:30Z</dcterms:created>
  <dcterms:modified xsi:type="dcterms:W3CDTF">2026-10-19T20:51:30Z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