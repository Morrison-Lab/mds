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13 (Commutative operation)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 operation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on a set</w:delText>
        </w:r>
      </w:del>
      <w:del w:id="9" w:author="PR Preview" w:date="2026-01-01T00:00:00Z">
        <w:r>
          <w:delText xml:space="preserve"> </w:delText>
        </w:r>
      </w:del>
      <m:oMath>
        <m:r>
          <m:t>S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(</w:delText>
        </w:r>
      </w:del>
      <w:hyperlink w:anchor="def-identity-element">
        <w:del w:id="12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3" w:author="PR Preview" w:date="2026-01-01T00:00:00Z">
        <w:r>
          <w:delText xml:space="preserve">)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rPr>
            <w:b/>
            <w:bCs/>
          </w:rPr>
          <w:delText xml:space="preserve">commutative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[10]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if</w:delText>
        </w:r>
      </w:del>
      <w:del w:id="2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for all</w:delText>
        </w:r>
      </w:del>
      <w:del w:id="2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26" w:author="PR Preview" w:date="2026-01-01T00:00:00Z">
        <w:r>
          <w:delText xml:space="preserve">: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the order of the two inputs does not matter.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Some sources, including the titles of</w:delText>
        </w:r>
      </w:del>
      <w:del w:id="31" w:author="PR Preview" w:date="2026-01-01T00:00:00Z">
        <w:r>
          <w:delText xml:space="preserve"> </w:delText>
        </w:r>
      </w:del>
      <w:hyperlink w:anchor="thm-sum-symmetric">
        <w:del w:id="3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</w:delText>
        </w:r>
      </w:del>
      <w:del w:id="35" w:author="PR Preview" w:date="2026-01-01T00:00:00Z">
        <w:r>
          <w:delText xml:space="preserve"> </w:delText>
        </w:r>
      </w:del>
      <w:hyperlink w:anchor="thm-prod-symmetric">
        <w:del w:id="36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37" w:author="PR Preview" w:date="2026-01-01T00:00:00Z">
        <w:r>
          <w:delText xml:space="preserve">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call a commutative operation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rPr>
            <w:b/>
            <w:bCs/>
          </w:rPr>
          <w:delText xml:space="preserve">symmetric</w:delText>
        </w:r>
      </w:del>
      <w:del w:id="42" w:author="PR Preview" w:date="2026-01-01T00:00:00Z">
        <w:r>
          <w:delText xml:space="preserve">.</w:delText>
        </w:r>
      </w:del>
    </w:p>
    <w:p>
      <w:pPr>
        <w:pStyle w:val="FirstParagraph"/>
      </w:pPr>
      <w:ins w:id="43" w:author="PR Preview" w:date="2026-01-01T00:00:00Z">
        <w:r>
          <w:rPr>
            <w:b/>
            <w:bCs/>
          </w:rPr>
          <w:t xml:space="preserve">Definition 13 (Commutative operation)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 operation</w:t>
        </w:r>
      </w:ins>
      <w:ins w:id="46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on a set</w:t>
        </w:r>
      </w:ins>
      <w:ins w:id="49" w:author="PR Preview" w:date="2026-01-01T00:00:00Z">
        <w:r>
          <w:t xml:space="preserve"> </w:t>
        </w:r>
      </w:ins>
      <m:oMath>
        <m:r>
          <m:t>S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(</w:t>
        </w:r>
      </w:ins>
      <w:hyperlink w:anchor="def-identity-element">
        <w:ins w:id="52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53" w:author="PR Preview" w:date="2026-01-01T00:00:00Z">
        <w:r>
          <w:t xml:space="preserve">)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is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rPr>
            <w:b/>
            <w:bCs/>
          </w:rPr>
          <w:t xml:space="preserve">commutative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[10]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if</w:t>
        </w:r>
      </w:ins>
      <w:ins w:id="6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for all</w:t>
        </w:r>
      </w:ins>
      <w:ins w:id="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66" w:author="PR Preview" w:date="2026-01-01T00:00:00Z">
        <w:r>
          <w:t xml:space="preserve">: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the order of the two inputs does not matter.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Some sources call a commutative operation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b/>
            <w:bCs/>
          </w:rPr>
          <w:t xml:space="preserve">symmetric</w:t>
        </w:r>
      </w:ins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as in the theorem titles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“Sums are symmetric”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and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“Products are symmetric”</w:t>
        </w:r>
      </w:ins>
      <w:ins w:id="82" w:author="PR Preview" w:date="2026-01-01T00:00:00Z">
        <w:r>
          <w:t xml:space="preserve">.</w:t>
        </w:r>
      </w:ins>
      <w:ins w:id="83" w:author="PR Preview" w:date="2026-01-01T00:00:00Z">
        <w:r>
          <w:t xml:space="preserve"> </w:t>
        </w:r>
      </w:ins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ins w:id="84" w:author="PR Preview" w:date="2026-01-01T00:00:00Z">
        <w:r>
          <w:rPr>
            <w:b/>
            <w:bCs/>
          </w:rPr>
          <w:t xml:space="preserve">Theorem 11 (Multiplication is distributive)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85" w:author="PR Preview" w:date="2026-01-01T00:00:00Z">
        <w:r>
          <w:rPr>
            <w:b/>
            <w:bCs/>
          </w:rPr>
          <w:delText xml:space="preserve">Theorem 11 (Multiplication is distributive)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del w:id="86" w:author="PR Preview" w:date="2026-01-01T00:00:00Z">
        <w:r>
          <w:delText xml:space="preserve">The numbers</w:delText>
        </w:r>
      </w:del>
      <w:del w:id="87" w:author="PR Preview" w:date="2026-01-01T00:00:00Z">
        <w:r>
          <w:delText xml:space="preserve"> </w:delText>
        </w:r>
      </w:del>
      <m:oMath>
        <m:r>
          <m:t>m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and</w:delText>
        </w:r>
      </w:del>
      <w:del w:id="90" w:author="PR Preview" w:date="2026-01-01T00:00:00Z">
        <w:r>
          <w:delText xml:space="preserve"> </w:delText>
        </w:r>
      </w:del>
      <m:oMath>
        <m:r>
          <m:t>n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are its lower and upper limits,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defined in the</w:delText>
        </w:r>
      </w:del>
      <w:del w:id="95" w:author="PR Preview" w:date="2026-01-01T00:00:00Z">
        <w:r>
          <w:delText xml:space="preserve"> </w:delText>
        </w:r>
      </w:del>
      <w:hyperlink w:anchor="def-lower-upper-limits">
        <w:del w:id="96" w:author="PR Preview" w:date="2026-01-01T00:00:00Z">
          <w:r>
            <w:rPr>
              <w:rStyle w:val="Hyperlink"/>
            </w:rPr>
            <w:delText xml:space="preserve">notation for limits of a sum</w:delText>
          </w:r>
        </w:del>
      </w:hyperlink>
      <w:del w:id="97" w:author="PR Preview" w:date="2026-01-01T00:00:00Z">
        <w:r>
          <w:delText xml:space="preserve">.</w:delText>
        </w:r>
      </w:del>
    </w:p>
    <w:p>
      <w:pPr>
        <w:pStyle w:val="FirstParagraph"/>
      </w:pPr>
      <w:ins w:id="98" w:author="PR Preview" w:date="2026-01-01T00:00:00Z">
        <w:r>
          <w:t xml:space="preserve">The numbers</w:t>
        </w:r>
      </w:ins>
      <w:ins w:id="99" w:author="PR Preview" w:date="2026-01-01T00:00:00Z">
        <w:r>
          <w:t xml:space="preserve"> </w:t>
        </w:r>
      </w:ins>
      <m:oMath>
        <m:r>
          <m:t>m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and</w:t>
        </w:r>
      </w:ins>
      <w:ins w:id="102" w:author="PR Preview" w:date="2026-01-01T00:00:00Z">
        <w:r>
          <w:t xml:space="preserve"> </w:t>
        </w:r>
      </w:ins>
      <m:oMath>
        <m:r>
          <m:t>n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are its lower and upper limits: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the first and last values of the index.</w:t>
        </w:r>
      </w:ins>
      <w:ins w:id="108" w:author="PR Preview" w:date="2026-01-01T00:00:00Z">
        <w:r>
          <w:t xml:space="preserve"> </w:t>
        </w:r>
      </w:ins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2026-10-19T20:48:12Z</dcterms:created>
  <dcterms:modified xsi:type="dcterms:W3CDTF">2026-10-19T20:48:12Z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