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2026-10-12 21:21:07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21:06:02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del w:id="3" w:author="PR Preview" w:date="2026-01-01T00:00:00Z">
        <w:r>
          <w:rPr>
            <w:i/>
            <w:iCs/>
          </w:rPr>
          <w:delText xml:space="preserve">Remark 1</w:delText>
        </w:r>
      </w:del>
      <w:del w:id="4" w:author="PR Preview" w:date="2026-01-01T00:00:00Z">
        <w:r>
          <w:delText xml:space="preserve"> (</w:delText>
        </w:r>
      </w:del>
      <m:oMath>
        <m:r>
          <m:t>σ</m:t>
        </m:r>
      </m:oMath>
      <w:del w:id="5" w:author="PR Preview" w:date="2026-01-01T00:00:00Z">
        <w:r>
          <w:delText xml:space="preserve">-field). </w:delText>
        </w:r>
      </w:del>
      <w:del w:id="6" w:author="PR Preview" w:date="2026-01-01T00:00:00Z">
        <w:r>
          <w:delText xml:space="preserve">Other sources call a</w:delText>
        </w:r>
      </w:del>
      <w:del w:id="7" w:author="PR Preview" w:date="2026-01-01T00:00:00Z">
        <w:r>
          <w:delText xml:space="preserve"> </w:delText>
        </w:r>
      </w:del>
      <m:oMath>
        <m:r>
          <m:t>σ</m:t>
        </m:r>
      </m:oMath>
      <w:del w:id="8" w:author="PR Preview" w:date="2026-01-01T00:00:00Z">
        <w:r>
          <w:delText xml:space="preserve">-algebra a</w:delText>
        </w:r>
      </w:del>
      <w:del w:id="9" w:author="PR Preview" w:date="2026-01-01T00:00:00Z">
        <w:r>
          <w:delText xml:space="preserve"> </w:delText>
        </w:r>
      </w:del>
      <m:oMath>
        <m:r>
          <m:t>σ</m:t>
        </m:r>
      </m:oMath>
      <w:del w:id="10" w:author="PR Preview" w:date="2026-01-01T00:00:00Z">
        <w:r>
          <w:rPr>
            <w:b/>
            <w:bCs/>
          </w:rPr>
          <w:delText xml:space="preserve">-field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(see</w:delText>
        </w:r>
      </w:del>
      <w:del w:id="13" w:author="PR Preview" w:date="2026-01-01T00:00:00Z">
        <w:r>
          <w:delText xml:space="preserve"> </w:delText>
        </w:r>
      </w:del>
      <w:hyperlink r:id="rId16">
        <w:del w:id="14" w:author="PR Preview" w:date="2026-01-01T00:00:00Z">
          <w:r>
            <w:rPr>
              <w:rStyle w:val="Hyperlink"/>
            </w:rPr>
            <w:delText xml:space="preserve">Wikipedia:</w:delText>
          </w:r>
        </w:del>
        <w:del w:id="15" w:author="PR Preview" w:date="2026-01-01T00:00:00Z">
          <w:r>
            <w:rPr>
              <w:rStyle w:val="Hyperlink"/>
            </w:rPr>
            <w:delText xml:space="preserve"> </w:delText>
          </w:r>
        </w:del>
        <m:oMath>
          <m:r>
            <m:t>σ</m:t>
          </m:r>
        </m:oMath>
        <w:del w:id="16" w:author="PR Preview" w:date="2026-01-01T00:00:00Z">
          <w:r>
            <w:rPr>
              <w:rStyle w:val="Hyperlink"/>
            </w:rPr>
            <w:delText xml:space="preserve">-algebra</w:delText>
          </w:r>
        </w:del>
      </w:hyperlink>
      <w:del w:id="17" w:author="PR Preview" w:date="2026-01-01T00:00:00Z">
        <w:r>
          <w:delText xml:space="preserve">).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For example,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Billingsley (1995)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uses</w:delText>
        </w:r>
      </w:del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“</w:delText>
        </w:r>
      </w:del>
      <m:oMath>
        <m:r>
          <m:t>σ</m:t>
        </m:r>
      </m:oMath>
      <w:del w:id="26" w:author="PR Preview" w:date="2026-01-01T00:00:00Z">
        <w:r>
          <w:delText xml:space="preserve">-field”</w:delText>
        </w:r>
      </w:del>
      <w:del w:id="27" w:author="PR Preview" w:date="2026-01-01T00:00:00Z">
        <w:r>
          <w:delText xml:space="preserve">.</w:delText>
        </w:r>
      </w:del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The two names mean the same thing.</w:delText>
        </w:r>
      </w:del>
      <w:del w:id="30" w:author="PR Preview" w:date="2026-01-01T00:00:00Z">
        <w:r>
          <w:delText xml:space="preserve"> </w:delText>
        </w:r>
      </w:del>
      <w:del w:id="31" w:author="PR Preview" w:date="2026-01-01T00:00:00Z">
        <w:r>
          <w:delText xml:space="preserve">Casella and Berger call it a</w:delText>
        </w:r>
      </w:del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rPr>
            <w:b/>
            <w:bCs/>
          </w:rPr>
          <w:delText xml:space="preserve">Borel field</w:delText>
        </w:r>
      </w:del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delText xml:space="preserve">(Casella and Berger 2002, Def. 1.2.1)</w:delText>
        </w:r>
      </w:del>
      <w:del w:id="36" w:author="PR Preview" w:date="2026-01-01T00:00:00Z">
        <w:r>
          <w:delText xml:space="preserve">.</w:delText>
        </w:r>
      </w:del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delText xml:space="preserve">That is a different use of</w:delText>
        </w:r>
      </w:del>
      <w:del w:id="39" w:author="PR Preview" w:date="2026-01-01T00:00:00Z">
        <w:r>
          <w:delText xml:space="preserve"> </w:delText>
        </w:r>
      </w:del>
      <w:del w:id="40" w:author="PR Preview" w:date="2026-01-01T00:00:00Z">
        <w:r>
          <w:delText xml:space="preserve">“Borel”</w:delText>
        </w:r>
      </w:del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from the</w:delText>
        </w:r>
      </w:del>
      <w:del w:id="43" w:author="PR Preview" w:date="2026-01-01T00:00:00Z">
        <w:r>
          <w:delText xml:space="preserve"> </w:delText>
        </w:r>
      </w:del>
      <w:hyperlink w:anchor="def-borel-sigma-algebra">
        <w:del w:id="44" w:author="PR Preview" w:date="2026-01-01T00:00:00Z">
          <w:r>
            <w:rPr>
              <w:rStyle w:val="Hyperlink"/>
            </w:rPr>
            <w:delText xml:space="preserve">Borel</w:delText>
          </w:r>
        </w:del>
        <w:del w:id="45" w:author="PR Preview" w:date="2026-01-01T00:00:00Z">
          <w:r>
            <w:rPr>
              <w:rStyle w:val="Hyperlink"/>
            </w:rPr>
            <w:delText xml:space="preserve"> </w:delText>
          </w:r>
        </w:del>
        <m:oMath>
          <m:r>
            <m:t>σ</m:t>
          </m:r>
        </m:oMath>
        <w:del w:id="46" w:author="PR Preview" w:date="2026-01-01T00:00:00Z">
          <w:r>
            <w:rPr>
              <w:rStyle w:val="Hyperlink"/>
            </w:rPr>
            <w:delText xml:space="preserve">-algebra</w:delText>
          </w:r>
        </w:del>
      </w:hyperlink>
      <w:del w:id="47" w:author="PR Preview" w:date="2026-01-01T00:00:00Z">
        <w:r>
          <w:delText xml:space="preserve"> </w:delText>
        </w:r>
      </w:del>
      <w:del w:id="48" w:author="PR Preview" w:date="2026-01-01T00:00:00Z">
        <w:r>
          <w:delText xml:space="preserve">on</w:delText>
        </w:r>
      </w:del>
      <w:del w:id="49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R</m:t>
        </m:r>
      </m:oMath>
      <w:del w:id="50" w:author="PR Preview" w:date="2026-01-01T00:00:00Z">
        <w:r>
          <w:delText xml:space="preserve">,</w:delText>
        </w:r>
      </w:del>
      <w:del w:id="51" w:author="PR Preview" w:date="2026-01-01T00:00:00Z">
        <w:r>
          <w:delText xml:space="preserve"> </w:delText>
        </w:r>
      </w:del>
      <w:del w:id="52" w:author="PR Preview" w:date="2026-01-01T00:00:00Z">
        <w:r>
          <w:delText xml:space="preserve">which is one particular</w:delText>
        </w:r>
      </w:del>
      <w:del w:id="53" w:author="PR Preview" w:date="2026-01-01T00:00:00Z">
        <w:r>
          <w:delText xml:space="preserve"> </w:delText>
        </w:r>
      </w:del>
      <m:oMath>
        <m:r>
          <m:t>σ</m:t>
        </m:r>
      </m:oMath>
      <w:del w:id="54" w:author="PR Preview" w:date="2026-01-01T00:00:00Z">
        <w:r>
          <w:delText xml:space="preserve">-algebra.</w:delText>
        </w:r>
      </w:del>
    </w:p>
    <w:p>
      <w:pPr>
        <w:pStyle w:val="FirstParagraph"/>
      </w:pPr>
      <w:ins w:id="55" w:author="PR Preview" w:date="2026-01-01T00:00:00Z">
        <w:r>
          <w:rPr>
            <w:i/>
            <w:iCs/>
          </w:rPr>
          <w:t xml:space="preserve">Remark 1</w:t>
        </w:r>
      </w:ins>
      <w:ins w:id="56" w:author="PR Preview" w:date="2026-01-01T00:00:00Z">
        <w:r>
          <w:t xml:space="preserve"> (</w:t>
        </w:r>
      </w:ins>
      <m:oMath>
        <m:r>
          <m:t>σ</m:t>
        </m:r>
      </m:oMath>
      <w:ins w:id="57" w:author="PR Preview" w:date="2026-01-01T00:00:00Z">
        <w:r>
          <w:t xml:space="preserve">-field). </w:t>
        </w:r>
      </w:ins>
      <w:ins w:id="58" w:author="PR Preview" w:date="2026-01-01T00:00:00Z">
        <w:r>
          <w:t xml:space="preserve">Other sources call a</w:t>
        </w:r>
      </w:ins>
      <w:ins w:id="59" w:author="PR Preview" w:date="2026-01-01T00:00:00Z">
        <w:r>
          <w:t xml:space="preserve"> </w:t>
        </w:r>
      </w:ins>
      <m:oMath>
        <m:r>
          <m:t>σ</m:t>
        </m:r>
      </m:oMath>
      <w:ins w:id="60" w:author="PR Preview" w:date="2026-01-01T00:00:00Z">
        <w:r>
          <w:t xml:space="preserve">-algebra a</w:t>
        </w:r>
      </w:ins>
      <w:ins w:id="61" w:author="PR Preview" w:date="2026-01-01T00:00:00Z">
        <w:r>
          <w:t xml:space="preserve"> </w:t>
        </w:r>
      </w:ins>
      <m:oMath>
        <m:r>
          <m:t>σ</m:t>
        </m:r>
      </m:oMath>
      <w:ins w:id="62" w:author="PR Preview" w:date="2026-01-01T00:00:00Z">
        <w:r>
          <w:rPr>
            <w:b/>
            <w:bCs/>
          </w:rPr>
          <w:t xml:space="preserve">-field</w:t>
        </w:r>
      </w:ins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(see</w:t>
        </w:r>
      </w:ins>
      <w:ins w:id="65" w:author="PR Preview" w:date="2026-01-01T00:00:00Z">
        <w:r>
          <w:t xml:space="preserve"> </w:t>
        </w:r>
      </w:ins>
      <w:hyperlink r:id="rId16">
        <w:ins w:id="66" w:author="PR Preview" w:date="2026-01-01T00:00:00Z">
          <w:r>
            <w:rPr>
              <w:rStyle w:val="Hyperlink"/>
            </w:rPr>
            <w:t xml:space="preserve">Wikipedia:</w:t>
          </w:r>
        </w:ins>
        <w:ins w:id="67" w:author="PR Preview" w:date="2026-01-01T00:00:00Z">
          <w:r>
            <w:rPr>
              <w:rStyle w:val="Hyperlink"/>
            </w:rPr>
            <w:t xml:space="preserve"> </w:t>
          </w:r>
        </w:ins>
        <m:oMath>
          <m:r>
            <m:t>σ</m:t>
          </m:r>
        </m:oMath>
        <w:ins w:id="68" w:author="PR Preview" w:date="2026-01-01T00:00:00Z">
          <w:r>
            <w:rPr>
              <w:rStyle w:val="Hyperlink"/>
            </w:rPr>
            <w:t xml:space="preserve">-algebra</w:t>
          </w:r>
        </w:ins>
      </w:hyperlink>
      <w:ins w:id="69" w:author="PR Preview" w:date="2026-01-01T00:00:00Z">
        <w:r>
          <w:t xml:space="preserve">).</w:t>
        </w:r>
      </w:ins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For example,</w:t>
        </w:r>
      </w:ins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Billingsley (1995)</w:t>
        </w:r>
      </w:ins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uses</w:t>
        </w:r>
      </w:ins>
      <w:ins w:id="76" w:author="PR Preview" w:date="2026-01-01T00:00:00Z">
        <w:r>
          <w:t xml:space="preserve"> </w:t>
        </w:r>
      </w:ins>
      <w:ins w:id="77" w:author="PR Preview" w:date="2026-01-01T00:00:00Z">
        <w:r>
          <w:t xml:space="preserve">“</w:t>
        </w:r>
      </w:ins>
      <m:oMath>
        <m:r>
          <m:t>σ</m:t>
        </m:r>
      </m:oMath>
      <w:ins w:id="78" w:author="PR Preview" w:date="2026-01-01T00:00:00Z">
        <w:r>
          <w:t xml:space="preserve">-field”</w:t>
        </w:r>
      </w:ins>
      <w:ins w:id="79" w:author="PR Preview" w:date="2026-01-01T00:00:00Z">
        <w:r>
          <w:t xml:space="preserve">.</w:t>
        </w:r>
      </w:ins>
      <w:ins w:id="80" w:author="PR Preview" w:date="2026-01-01T00:00:00Z">
        <w:r>
          <w:t xml:space="preserve"> </w:t>
        </w:r>
      </w:ins>
      <w:ins w:id="81" w:author="PR Preview" w:date="2026-01-01T00:00:00Z">
        <w:r>
          <w:t xml:space="preserve">The two names mean the same thing.</w:t>
        </w:r>
      </w:ins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6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0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49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0"/>
    <w:bookmarkStart w:id="51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1"/>
    <w:bookmarkStart w:id="52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3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4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5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6"/>
    <w:bookmarkStart w:id="74" w:name="additivity"/>
    <w:p>
      <w:pPr>
        <w:pStyle w:val="Heading2"/>
      </w:pPr>
      <w:r>
        <w:t xml:space="preserve">4 Additivity</w:t>
      </w:r>
    </w:p>
    <w:bookmarkStart w:id="58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8"/>
    <w:bookmarkStart w:id="59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59"/>
    <w:bookmarkStart w:id="60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0"/>
    <w:bookmarkStart w:id="61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2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2"/>
    <w:bookmarkStart w:id="63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3"/>
    <w:bookmarkStart w:id="64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6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6"/>
    <w:bookmarkStart w:id="67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8"/>
    <w:bookmarkStart w:id="69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0"/>
    <w:bookmarkStart w:id="73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2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3"/>
    <w:bookmarkEnd w:id="74"/>
    <w:bookmarkStart w:id="97" w:name="measures"/>
    <w:p>
      <w:pPr>
        <w:pStyle w:val="Heading2"/>
      </w:pPr>
      <w:r>
        <w:t xml:space="preserve">5 Measures</w:t>
      </w:r>
    </w:p>
    <w:bookmarkStart w:id="75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5"/>
    <w:bookmarkStart w:id="76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6"/>
    <w:bookmarkStart w:id="77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8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8"/>
    <w:bookmarkStart w:id="80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79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1"/>
    <w:bookmarkStart w:id="82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2"/>
    <w:bookmarkStart w:id="83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3"/>
    <w:bookmarkStart w:id="84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4"/>
    <w:bookmarkStart w:id="85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5"/>
    <w:bookmarkStart w:id="87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6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7"/>
    <w:bookmarkStart w:id="88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8"/>
    <w:bookmarkStart w:id="90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.</w:t>
      </w:r>
    </w:p>
    <w:bookmarkEnd w:id="90"/>
    <w:bookmarkStart w:id="91" w:name="def-measure-zero"/>
    <w:p>
      <w:pPr>
        <w:pStyle w:val="BodyText"/>
      </w:pPr>
      <w:r>
        <w:rPr>
          <w:b/>
          <w:bCs/>
        </w:rPr>
        <w:t xml:space="preserve">Definition 16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1"/>
    <w:bookmarkStart w:id="92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2"/>
    <w:bookmarkStart w:id="93" w:name="def-almost-everywhere"/>
    <w:p>
      <w:pPr>
        <w:pStyle w:val="FirstParagraph"/>
      </w:pPr>
      <w:r>
        <w:rPr>
          <w:b/>
          <w:bCs/>
        </w:rPr>
        <w:t xml:space="preserve">Definition 17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3"/>
    <w:bookmarkStart w:id="94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4"/>
    <w:bookmarkStart w:id="95" w:name="def-sigma-finite"/>
    <w:p>
      <w:pPr>
        <w:pStyle w:val="BodyText"/>
      </w:pPr>
      <w:r>
        <w:rPr>
          <w:b/>
          <w:bCs/>
        </w:rPr>
        <w:t xml:space="preserve">Definition 18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5"/>
    <w:bookmarkStart w:id="96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6"/>
    <w:bookmarkEnd w:id="97"/>
    <w:bookmarkStart w:id="101" w:name="probability-measures"/>
    <w:p>
      <w:pPr>
        <w:pStyle w:val="Heading2"/>
      </w:pPr>
      <w:r>
        <w:t xml:space="preserve">6 Probability measures</w:t>
      </w:r>
    </w:p>
    <w:bookmarkStart w:id="98" w:name="def-probability-measure"/>
    <w:p>
      <w:pPr>
        <w:pStyle w:val="FirstParagraph"/>
      </w:pPr>
      <w:r>
        <w:rPr>
          <w:b/>
          <w:bCs/>
        </w:rPr>
        <w:t xml:space="preserve">Definition 19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98"/>
    <w:bookmarkStart w:id="99" w:name="exm-probability-measure"/>
    <w:p>
      <w:pPr>
        <w:pStyle w:val="BodyText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99"/>
    <w:bookmarkStart w:id="100" w:name="rem-mutually-exclusive"/>
    <w:p>
      <w:pPr>
        <w:pStyle w:val="FirstParagraph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0"/>
    <w:bookmarkEnd w:id="101"/>
    <w:bookmarkStart w:id="119" w:name="measurable-functions-and-integrals"/>
    <w:p>
      <w:pPr>
        <w:pStyle w:val="Heading2"/>
      </w:pPr>
      <w:r>
        <w:t xml:space="preserve">7 Measurable functions and integrals</w:t>
      </w:r>
    </w:p>
    <w:bookmarkStart w:id="102" w:name="def-measurable-function"/>
    <w:p>
      <w:pPr>
        <w:pStyle w:val="FirstParagraph"/>
      </w:pPr>
      <w:r>
        <w:rPr>
          <w:b/>
          <w:bCs/>
        </w:rPr>
        <w:t xml:space="preserve">Definition 20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2"/>
    <w:bookmarkStart w:id="104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(see</w:t>
      </w:r>
      <w:r>
        <w:t xml:space="preserve"> </w:t>
      </w:r>
      <w:hyperlink r:id="rId103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.</w:t>
      </w:r>
    </w:p>
    <w:bookmarkEnd w:id="104"/>
    <w:bookmarkStart w:id="105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5"/>
    <w:bookmarkStart w:id="108" w:name="def-integral-nonneg"/>
    <w:p>
      <w:pPr>
        <w:pStyle w:val="BodyText"/>
      </w:pPr>
      <w:r>
        <w:rPr>
          <w:b/>
          <w:bCs/>
        </w:rPr>
        <w:t xml:space="preserve">Definition 21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06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08"/>
    <w:bookmarkStart w:id="111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09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0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1"/>
    <w:bookmarkStart w:id="112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2"/>
    <w:bookmarkStart w:id="113" w:name="def-integral"/>
    <w:p>
      <w:pPr>
        <w:pStyle w:val="BodyText"/>
      </w:pPr>
      <w:r>
        <w:rPr>
          <w:b/>
          <w:bCs/>
        </w:rPr>
        <w:t xml:space="preserve">Definition 22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p>
      <w:pPr>
        <w:pStyle w:val="BodyText"/>
      </w:pPr>
      <w:r>
        <w:t xml:space="preserve">(Billingsley 1995, sec. 15)</w:t>
      </w:r>
    </w:p>
    <w:bookmarkEnd w:id="113"/>
    <w:bookmarkStart w:id="114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6" w:name="def-absolutely-integrable"/>
    <w:p>
      <w:pPr>
        <w:pStyle w:val="FirstParagraph"/>
      </w:pPr>
      <w:r>
        <w:rPr>
          <w:b/>
          <w:bCs/>
        </w:rPr>
        <w:t xml:space="preserve">Definition 23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15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16"/>
    <w:bookmarkStart w:id="117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22</w:t>
        </w:r>
      </w:hyperlink>
      <w:r>
        <w:t xml:space="preserve">) is a real number.</w:t>
      </w:r>
    </w:p>
    <w:bookmarkEnd w:id="117"/>
    <w:bookmarkStart w:id="118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18"/>
    <w:bookmarkEnd w:id="119"/>
    <w:bookmarkStart w:id="130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1" w:name="def-lp-space"/>
    <w:p>
      <w:pPr>
        <w:pStyle w:val="FirstParagraph"/>
      </w:pPr>
      <w:r>
        <w:rPr>
          <w:b/>
          <w:bCs/>
        </w:rPr>
        <w:t xml:space="preserve">Definition 24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0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functions.</w:t>
      </w:r>
    </w:p>
    <w:bookmarkEnd w:id="121"/>
    <w:bookmarkStart w:id="122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2"/>
    <w:bookmarkStart w:id="123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23"/>
    <w:bookmarkStart w:id="124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0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24"/>
    <w:bookmarkStart w:id="126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25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26"/>
    <w:bookmarkStart w:id="129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27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28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29"/>
    <w:bookmarkEnd w:id="130"/>
    <w:bookmarkStart w:id="136" w:name="product-measures"/>
    <w:p>
      <w:pPr>
        <w:pStyle w:val="Heading2"/>
      </w:pPr>
      <w:r>
        <w:t xml:space="preserve">9 Product measures</w:t>
      </w:r>
    </w:p>
    <w:bookmarkStart w:id="132" w:name="def-product-sigma-algebra"/>
    <w:p>
      <w:pPr>
        <w:pStyle w:val="FirstParagraph"/>
      </w:pPr>
      <w:r>
        <w:rPr>
          <w:b/>
          <w:bCs/>
        </w:rPr>
        <w:t xml:space="preserve">Definition 25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1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2"/>
    <w:bookmarkStart w:id="133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3"/>
    <w:bookmarkStart w:id="134" w:name="def-product-measure"/>
    <w:p>
      <w:pPr>
        <w:pStyle w:val="FirstParagraph"/>
      </w:pPr>
      <w:r>
        <w:rPr>
          <w:b/>
          <w:bCs/>
        </w:rPr>
        <w:t xml:space="preserve">Definition 26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34"/>
    <w:bookmarkStart w:id="135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35"/>
    <w:bookmarkEnd w:id="136"/>
    <w:bookmarkStart w:id="137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37"/>
    <w:bookmarkStart w:id="144" w:name="references"/>
    <w:p>
      <w:pPr>
        <w:pStyle w:val="Heading2"/>
      </w:pPr>
      <w:r>
        <w:t xml:space="preserve">References</w:t>
      </w:r>
    </w:p>
    <w:bookmarkStart w:id="143" w:name="refs"/>
    <w:bookmarkStart w:id="13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8"/>
    <w:bookmarkStart w:id="140" w:name="ref-folland1999real"/>
    <w:p>
      <w:pPr>
        <w:pStyle w:val="Bibliography"/>
      </w:pPr>
      <w:del w:id="82" w:author="PR Preview" w:date="2026-01-01T00:00:00Z">
        <w:r>
          <w:delText xml:space="preserve">Casella, George, and Roger Berger. 2002.</w:delText>
        </w:r>
      </w:del>
      <w:del w:id="83" w:author="PR Preview" w:date="2026-01-01T00:00:00Z">
        <w:r>
          <w:delText xml:space="preserve"> </w:delText>
        </w:r>
      </w:del>
      <w:del w:id="84" w:author="PR Preview" w:date="2026-01-01T00:00:00Z">
        <w:r>
          <w:rPr>
            <w:i/>
            <w:iCs/>
          </w:rPr>
          <w:delText xml:space="preserve">Statistical Inference</w:delText>
        </w:r>
      </w:del>
      <w:del w:id="85" w:author="PR Preview" w:date="2026-01-01T00:00:00Z">
        <w:r>
          <w:delText xml:space="preserve">. 2nd ed. Cengage Learning.</w:delText>
        </w:r>
      </w:del>
      <w:del w:id="86" w:author="PR Preview" w:date="2026-01-01T00:00:00Z">
        <w:r>
          <w:delText xml:space="preserve"> </w:delText>
        </w:r>
      </w:del>
      <w:hyperlink r:id="rId15">
        <w:del w:id="87" w:author="PR Preview" w:date="2026-01-01T00:00:00Z">
          <w:r>
            <w:rPr>
              <w:rStyle w:val="Hyperlink"/>
            </w:rPr>
            <w:delText xml:space="preserve">https://www.cengage.com/c/statistical-inference-2e-casella-berger/9780534243128/</w:delText>
          </w:r>
        </w:del>
      </w:hyperlink>
      <w:del w:id="88" w:author="PR Preview" w:date="2026-01-01T00:00:00Z">
        <w:r>
          <w:delText xml:space="preserve">.</w:delText>
        </w:r>
      </w:del>
    </w:p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39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0"/>
    <w:bookmarkStart w:id="142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42"/>
    <w:bookmarkEnd w:id="143"/>
    <w:bookmarkEnd w:id="1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5" Type="http://schemas.openxmlformats.org/officeDocument/2006/relationships/hyperlink" Target="algebra-basics.html#def-absolute-value" TargetMode="External"/><Relationship Id="rId49" Type="http://schemas.openxmlformats.org/officeDocument/2006/relationships/hyperlink" Target="algebra-exponentials.html#def-sequence-limit" TargetMode="External"/><Relationship Id="rId54" Type="http://schemas.openxmlformats.org/officeDocument/2006/relationships/hyperlink" Target="algebra-sums.html#def-bounded" TargetMode="External"/><Relationship Id="rId107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06" Type="http://schemas.openxmlformats.org/officeDocument/2006/relationships/hyperlink" Target="algebra-sums.html#def-supremum" TargetMode="External"/><Relationship Id="rId127" Type="http://schemas.openxmlformats.org/officeDocument/2006/relationships/hyperlink" Target="algebra-sums.html#thm-jensen" TargetMode="External"/><Relationship Id="rId89" Type="http://schemas.openxmlformats.org/officeDocument/2006/relationships/hyperlink" Target="calculus-double-integrals.html#thm-fubini-tonelli" TargetMode="External"/><Relationship Id="rId109" Type="http://schemas.openxmlformats.org/officeDocument/2006/relationships/hyperlink" Target="calculus-integration.html#def-riemann-integral" TargetMode="External"/><Relationship Id="rId141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0" Type="http://schemas.openxmlformats.org/officeDocument/2006/relationships/hyperlink" Target="https://en.wikipedia.org/wiki/Lebesgue_integral" TargetMode="External"/><Relationship Id="rId86" Type="http://schemas.openxmlformats.org/officeDocument/2006/relationships/hyperlink" Target="https://en.wikipedia.org/wiki/Lebesgue_measure" TargetMode="External"/><Relationship Id="rId103" Type="http://schemas.openxmlformats.org/officeDocument/2006/relationships/hyperlink" Target="https://en.wikipedia.org/wiki/Measurable_function" TargetMode="External"/><Relationship Id="rId55" Type="http://schemas.openxmlformats.org/officeDocument/2006/relationships/hyperlink" Target="https://en.wikipedia.org/wiki/Monotone_convergence_theorem" TargetMode="External"/><Relationship Id="rId72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39" Type="http://schemas.openxmlformats.org/officeDocument/2006/relationships/hyperlink" Target="https://www.wiley.com/en-us/Real+Analysis%3A+Modern+Techniques+and+Their+Applications%2C+2nd+Edition-p-9780471317166" TargetMode="External"/><Relationship Id="rId128" Type="http://schemas.openxmlformats.org/officeDocument/2006/relationships/hyperlink" Target="linear-algebra-inner-products.html#def-inner-product-space" TargetMode="External"/><Relationship Id="rId120" Type="http://schemas.openxmlformats.org/officeDocument/2006/relationships/hyperlink" Target="linear-algebra-inner-products.html#def-norm" TargetMode="External"/><Relationship Id="rId125" Type="http://schemas.openxmlformats.org/officeDocument/2006/relationships/hyperlink" Target="linear-algebra-inner-products.html#thm-cauchy-schwarz" TargetMode="External"/><Relationship Id="rId71" Type="http://schemas.openxmlformats.org/officeDocument/2006/relationships/hyperlink" Target="notation.qmd#def-converse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79" Type="http://schemas.openxmlformats.org/officeDocument/2006/relationships/hyperlink" Target="notation.qmd#def-nonnegative-integers" TargetMode="External"/><Relationship Id="rId65" Type="http://schemas.openxmlformats.org/officeDocument/2006/relationships/hyperlink" Target="notation.qmd#def-proof-by-contradiction" TargetMode="External"/><Relationship Id="rId53" Type="http://schemas.openxmlformats.org/officeDocument/2006/relationships/hyperlink" Target="notation.qmd#def-real-numbers" TargetMode="External"/><Relationship Id="rId10" Type="http://schemas.openxmlformats.org/officeDocument/2006/relationships/hyperlink" Target="sets-functions.qmd" TargetMode="External"/><Relationship Id="rId131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7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Relationship Id="rId15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15" Type="http://schemas.openxmlformats.org/officeDocument/2006/relationships/hyperlink" Target="algebra-basics.html#def-absolute-value" TargetMode="External"/><Relationship Id="rId49" Type="http://schemas.openxmlformats.org/officeDocument/2006/relationships/hyperlink" Target="algebra-exponentials.html#def-sequence-limit" TargetMode="External"/><Relationship Id="rId54" Type="http://schemas.openxmlformats.org/officeDocument/2006/relationships/hyperlink" Target="algebra-sums.html#def-bounded" TargetMode="External"/><Relationship Id="rId107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06" Type="http://schemas.openxmlformats.org/officeDocument/2006/relationships/hyperlink" Target="algebra-sums.html#def-supremum" TargetMode="External"/><Relationship Id="rId127" Type="http://schemas.openxmlformats.org/officeDocument/2006/relationships/hyperlink" Target="algebra-sums.html#thm-jensen" TargetMode="External"/><Relationship Id="rId89" Type="http://schemas.openxmlformats.org/officeDocument/2006/relationships/hyperlink" Target="calculus-double-integrals.html#thm-fubini-tonelli" TargetMode="External"/><Relationship Id="rId109" Type="http://schemas.openxmlformats.org/officeDocument/2006/relationships/hyperlink" Target="calculus-integration.html#def-riemann-integral" TargetMode="External"/><Relationship Id="rId141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0" Type="http://schemas.openxmlformats.org/officeDocument/2006/relationships/hyperlink" Target="https://en.wikipedia.org/wiki/Lebesgue_integral" TargetMode="External"/><Relationship Id="rId86" Type="http://schemas.openxmlformats.org/officeDocument/2006/relationships/hyperlink" Target="https://en.wikipedia.org/wiki/Lebesgue_measure" TargetMode="External"/><Relationship Id="rId103" Type="http://schemas.openxmlformats.org/officeDocument/2006/relationships/hyperlink" Target="https://en.wikipedia.org/wiki/Measurable_function" TargetMode="External"/><Relationship Id="rId55" Type="http://schemas.openxmlformats.org/officeDocument/2006/relationships/hyperlink" Target="https://en.wikipedia.org/wiki/Monotone_convergence_theorem" TargetMode="External"/><Relationship Id="rId72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39" Type="http://schemas.openxmlformats.org/officeDocument/2006/relationships/hyperlink" Target="https://www.wiley.com/en-us/Real+Analysis%3A+Modern+Techniques+and+Their+Applications%2C+2nd+Edition-p-9780471317166" TargetMode="External"/><Relationship Id="rId128" Type="http://schemas.openxmlformats.org/officeDocument/2006/relationships/hyperlink" Target="linear-algebra-inner-products.html#def-inner-product-space" TargetMode="External"/><Relationship Id="rId120" Type="http://schemas.openxmlformats.org/officeDocument/2006/relationships/hyperlink" Target="linear-algebra-inner-products.html#def-norm" TargetMode="External"/><Relationship Id="rId125" Type="http://schemas.openxmlformats.org/officeDocument/2006/relationships/hyperlink" Target="linear-algebra-inner-products.html#thm-cauchy-schwarz" TargetMode="External"/><Relationship Id="rId71" Type="http://schemas.openxmlformats.org/officeDocument/2006/relationships/hyperlink" Target="notation.qmd#def-converse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79" Type="http://schemas.openxmlformats.org/officeDocument/2006/relationships/hyperlink" Target="notation.qmd#def-nonnegative-integers" TargetMode="External"/><Relationship Id="rId65" Type="http://schemas.openxmlformats.org/officeDocument/2006/relationships/hyperlink" Target="notation.qmd#def-proof-by-contradiction" TargetMode="External"/><Relationship Id="rId53" Type="http://schemas.openxmlformats.org/officeDocument/2006/relationships/hyperlink" Target="notation.qmd#def-real-numbers" TargetMode="External"/><Relationship Id="rId10" Type="http://schemas.openxmlformats.org/officeDocument/2006/relationships/hyperlink" Target="sets-functions.qmd" TargetMode="External"/><Relationship Id="rId131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7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2026-10-13T04:52:05Z</dcterms:created>
  <dcterms:modified xsi:type="dcterms:W3CDTF">2026-10-13T04:52:05Z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21:06:02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