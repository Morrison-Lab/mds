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has dimension</w:delText>
        </w:r>
      </w:del>
      <w:del w:id="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</w:delText>
        </w:r>
      </w:del>
      <w:hyperlink r:id="rId58">
        <w:del w:id="8" w:author="PR Preview" w:date="2026-01-01T00:00:00Z">
          <w:r>
            <w:rPr>
              <w:rStyle w:val="Hyperlink"/>
            </w:rPr>
            <w:delText xml:space="preserve">Theorem 5 in Column Space, Null Space and Rank-Nullity</w:delText>
          </w:r>
        </w:del>
      </w:hyperlink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an orthonormal basis of it has</w:delText>
        </w:r>
      </w:del>
      <w:del w:id="12" w:author="PR Preview" w:date="2026-01-01T00:00:00Z">
        <w:r>
          <w:delText xml:space="preserve"> </w:delText>
        </w:r>
      </w:del>
      <m:oMath>
        <m:r>
          <m:t>p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vectors (</w:delText>
        </w:r>
      </w:del>
      <w:hyperlink r:id="rId59">
        <w:del w:id="15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6" w:author="PR Preview" w:date="2026-01-01T00:00:00Z">
        <w:r>
          <w:delText xml:space="preserve">),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also gives the orthogonal projection onto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(</w:delText>
        </w:r>
      </w:del>
      <w:hyperlink w:anchor="thm-projector-onb">
        <w:del w:id="2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6" w:author="PR Preview" w:date="2026-01-01T00:00:00Z">
        <w:r>
          <w:delText xml:space="preserve">, with</w:delText>
        </w:r>
      </w:del>
      <w:del w:id="27" w:author="PR Preview" w:date="2026-01-01T00:00:00Z">
        <w:r>
          <w:delText xml:space="preserve"> </w:delText>
        </w:r>
      </w:del>
      <m:oMath>
        <m:r>
          <m:t>n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place of</w:delText>
        </w:r>
      </w:del>
      <w:del w:id="30" w:author="PR Preview" w:date="2026-01-01T00:00:00Z">
        <w:r>
          <w:delText xml:space="preserve"> </w:delText>
        </w:r>
      </w:del>
      <m:oMath>
        <m:r>
          <m:t>p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p</m:t>
        </m:r>
      </m:oMath>
      <w:del w:id="34" w:author="PR Preview" w:date="2026-01-01T00:00:00Z">
        <w:r>
          <w:delText xml:space="preserve">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w:anchor="thm-projection-matrix-projects">
        <w:del w:id="3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9" w:author="PR Preview" w:date="2026-01-01T00:00:00Z">
        <w:r>
          <w:delText xml:space="preserve">, part 2,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has dimension</w:t>
        </w:r>
      </w:ins>
      <w:ins w:id="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</w:t>
        </w:r>
      </w:ins>
      <w:hyperlink r:id="rId58">
        <w:ins w:id="47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48" w:author="PR Preview" w:date="2026-01-01T00:00:00Z">
        <w:r>
          <w:t xml:space="preserve">),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so an orthonormal basis of it has</w:t>
        </w:r>
      </w:ins>
      <w:ins w:id="51" w:author="PR Preview" w:date="2026-01-01T00:00:00Z">
        <w:r>
          <w:t xml:space="preserve"> </w:t>
        </w:r>
      </w:ins>
      <m:oMath>
        <m:r>
          <m:t>p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vectors (</w:t>
        </w:r>
      </w:ins>
      <w:hyperlink r:id="rId59">
        <w:ins w:id="54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55" w:author="PR Preview" w:date="2026-01-01T00:00:00Z">
        <w:r>
          <w:t xml:space="preserve">),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also gives the orthogonal projection onto</w:t>
        </w:r>
      </w:ins>
      <w:ins w:id="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</w:t>
        </w:r>
      </w:ins>
      <w:hyperlink w:anchor="thm-projector-onb">
        <w:ins w:id="6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" w:author="PR Preview" w:date="2026-01-01T00:00:00Z">
        <w:r>
          <w:t xml:space="preserve">, with</w:t>
        </w:r>
      </w:ins>
      <w:ins w:id="66" w:author="PR Preview" w:date="2026-01-01T00:00:00Z">
        <w:r>
          <w:t xml:space="preserve"> </w:t>
        </w:r>
      </w:ins>
      <m:oMath>
        <m:r>
          <m:t>n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 place of</w:t>
        </w:r>
      </w:ins>
      <w:ins w:id="69" w:author="PR Preview" w:date="2026-01-01T00:00:00Z">
        <w:r>
          <w:t xml:space="preserve"> </w:t>
        </w:r>
      </w:ins>
      <m:oMath>
        <m:r>
          <m:t>p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</w:t>
        </w:r>
      </w:ins>
      <w:ins w:id="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p</m:t>
        </m:r>
      </m:oMath>
      <w:ins w:id="73" w:author="PR Preview" w:date="2026-01-01T00:00:00Z">
        <w:r>
          <w:t xml:space="preserve">).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By</w:t>
        </w:r>
      </w:ins>
      <w:ins w:id="76" w:author="PR Preview" w:date="2026-01-01T00:00:00Z">
        <w:r>
          <w:t xml:space="preserve"> </w:t>
        </w:r>
      </w:ins>
      <w:hyperlink w:anchor="thm-projection-matrix-projects">
        <w:ins w:id="7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8" w:author="PR Preview" w:date="2026-01-01T00:00:00Z">
        <w:r>
          <w:t xml:space="preserve">, part 2,</w:t>
        </w:r>
      </w:ins>
      <w:ins w:id="7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0" w:author="PR Preview" w:date="2026-01-01T00:00:00Z">
        <w:r>
          <w:t xml:space="preserve">.</w:t>
        </w:r>
      </w:ins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del w:id="81" w:author="PR Preview" w:date="2026-01-01T00:00:00Z">
        <w:r>
          <w:delText xml:space="preserve">If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and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a rank factorization (</w:delText>
        </w:r>
      </w:del>
      <w:hyperlink r:id="rId86">
        <w:del w:id="88" w:author="PR Preview" w:date="2026-01-01T00:00:00Z">
          <w:r>
            <w:rPr>
              <w:rStyle w:val="Hyperlink"/>
            </w:rPr>
            <w:delText xml:space="preserve">Definition 7 in Column Space, Null Space and Rank-Nullity</w:delText>
          </w:r>
        </w:del>
      </w:hyperlink>
      <w:del w:id="89" w:author="PR Preview" w:date="2026-01-01T00:00:00Z">
        <w:r>
          <w:delText xml:space="preserve">), then</w:delText>
        </w:r>
      </w:del>
    </w:p>
    <w:p>
      <w:pPr>
        <w:pStyle w:val="Compact"/>
        <w:numPr>
          <w:ilvl w:val="0"/>
          <w:numId w:val="1003"/>
        </w:numPr>
      </w:pPr>
      <w:ins w:id="90" w:author="PR Preview" w:date="2026-01-01T00:00:00Z">
        <w:r>
          <w:t xml:space="preserve">If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</w:t>
        </w:r>
      </w:ins>
      <w:ins w:id="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a rank factorization (</w:t>
        </w:r>
      </w:ins>
      <w:hyperlink r:id="rId86">
        <w:ins w:id="97" w:author="PR Preview" w:date="2026-01-01T00:00:00Z">
          <w:r>
            <w:rPr>
              <w:rStyle w:val="Hyperlink"/>
            </w:rPr>
            <w:t xml:space="preserve">Definition 8 in Column Space, Null Space and Rank-Nullity</w:t>
          </w:r>
        </w:ins>
      </w:hyperlink>
      <w:ins w:id="98" w:author="PR Preview" w:date="2026-01-01T00:00:00Z">
        <w:r>
          <w:t xml:space="preserve">), then</w:t>
        </w:r>
      </w:ins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The two inverses exist.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Now suppose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 rank factorization exists (</w:delText>
        </w:r>
      </w:del>
      <w:hyperlink r:id="rId64">
        <w:del w:id="106" w:author="PR Preview" w:date="2026-01-01T00:00:00Z">
          <w:r>
            <w:rPr>
              <w:rStyle w:val="Hyperlink"/>
            </w:rPr>
            <w:delText xml:space="preserve">Theorem 12 in Column Space, Null Space and Rank-Nullity</w:delText>
          </w:r>
        </w:del>
      </w:hyperlink>
      <w:del w:id="107" w:author="PR Preview" w:date="2026-01-01T00:00:00Z">
        <w:r>
          <w:delText xml:space="preserve">).</w:delText>
        </w:r>
      </w:del>
      <w:del w:id="10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is</w:delText>
        </w:r>
      </w:del>
      <w:del w:id="11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is</w:delText>
        </w:r>
      </w:del>
      <w:del w:id="11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118" w:author="PR Preview" w:date="2026-01-01T00:00:00Z">
        <w:r>
          <w:delText xml:space="preserve">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Both have rank</w:delText>
        </w:r>
      </w:del>
      <w:del w:id="121" w:author="PR Preview" w:date="2026-01-01T00:00:00Z">
        <w:r>
          <w:delText xml:space="preserve"> </w:delText>
        </w:r>
      </w:del>
      <m:oMath>
        <m:r>
          <m:t>r</m:t>
        </m:r>
      </m:oMath>
      <w:del w:id="122" w:author="PR Preview" w:date="2026-01-01T00:00:00Z">
        <w:r>
          <w:delText xml:space="preserve">:</w:delText>
        </w:r>
      </w:del>
    </w:p>
    <w:p>
      <w:pPr>
        <w:pStyle w:val="BodyText"/>
      </w:pPr>
      <w:ins w:id="123" w:author="PR Preview" w:date="2026-01-01T00:00:00Z">
        <w:r>
          <w:rPr>
            <w:b/>
            <w:bCs/>
          </w:rPr>
          <w:t xml:space="preserve">The two inverses exist.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Now suppose</w:t>
        </w:r>
      </w:ins>
      <w:ins w:id="12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27" w:author="PR Preview" w:date="2026-01-01T00:00:00Z">
        <w:r>
          <w:t xml:space="preserve">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 rank factorization exists (</w:t>
        </w:r>
      </w:ins>
      <w:hyperlink r:id="rId64">
        <w:ins w:id="130" w:author="PR Preview" w:date="2026-01-01T00:00:00Z">
          <w:r>
            <w:rPr>
              <w:rStyle w:val="Hyperlink"/>
            </w:rPr>
            <w:t xml:space="preserve">Theorem 13 in Column Space, Null Space and Rank-Nullity</w:t>
          </w:r>
        </w:ins>
      </w:hyperlink>
      <w:ins w:id="131" w:author="PR Preview" w:date="2026-01-01T00:00:00Z">
        <w:r>
          <w:t xml:space="preserve">).</w:t>
        </w:r>
      </w:ins>
      <w:ins w:id="13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</w:t>
        </w:r>
      </w:ins>
      <w:ins w:id="1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</w:t>
        </w:r>
      </w:ins>
      <w:ins w:id="14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Both have rank</w:t>
        </w:r>
      </w:ins>
      <w:ins w:id="145" w:author="PR Preview" w:date="2026-01-01T00:00:00Z">
        <w:r>
          <w:t xml:space="preserve"> </w:t>
        </w:r>
      </w:ins>
      <m:oMath>
        <m:r>
          <m:t>r</m:t>
        </m:r>
      </m:oMath>
      <w:ins w:id="1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del w:id="147" w:author="PR Preview" w:date="2026-01-01T00:00:00Z">
        <w:r>
          <w:rPr>
            <w:b/>
            <w:bCs/>
          </w:rPr>
          <w:delText xml:space="preserve">Example 17 (The Moore-Penrose inverse of a rank-one matrix)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For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in</w:delText>
        </w:r>
      </w:del>
      <w:del w:id="153" w:author="PR Preview" w:date="2026-01-01T00:00:00Z">
        <w:r>
          <w:delText xml:space="preserve"> </w:delText>
        </w:r>
      </w:del>
      <w:hyperlink r:id="rId89">
        <w:del w:id="154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155" w:author="PR Preview" w:date="2026-01-01T00:00:00Z">
        <w:r>
          <w:delText xml:space="preserve">, the rank factorization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(</w:delText>
        </w:r>
      </w:del>
      <w:hyperlink r:id="rId90">
        <w:del w:id="161" w:author="PR Preview" w:date="2026-01-01T00:00:00Z">
          <w:r>
            <w:rPr>
              <w:rStyle w:val="Hyperlink"/>
            </w:rPr>
            <w:delText xml:space="preserve">Example 19 in Column Space, Null Space and Rank-Nullity</w:delText>
          </w:r>
        </w:del>
      </w:hyperlink>
      <w:del w:id="162" w:author="PR Preview" w:date="2026-01-01T00:00:00Z">
        <w:r>
          <w:delText xml:space="preserve">) gives</w:delText>
        </w:r>
      </w:del>
    </w:p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For</w:t>
        </w:r>
      </w:ins>
      <w:ins w:id="1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in</w:t>
        </w:r>
      </w:ins>
      <w:ins w:id="169" w:author="PR Preview" w:date="2026-01-01T00:00:00Z">
        <w:r>
          <w:t xml:space="preserve"> </w:t>
        </w:r>
      </w:ins>
      <w:hyperlink r:id="rId89">
        <w:ins w:id="170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71" w:author="PR Preview" w:date="2026-01-01T00:00:00Z">
        <w:r>
          <w:t xml:space="preserve">, the rank factorization</w:t>
        </w:r>
      </w:ins>
      <w:ins w:id="17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(</w:t>
        </w:r>
      </w:ins>
      <w:hyperlink r:id="rId90">
        <w:ins w:id="177" w:author="PR Preview" w:date="2026-01-01T00:00:00Z">
          <w:r>
            <w:rPr>
              <w:rStyle w:val="Hyperlink"/>
            </w:rPr>
            <w:t xml:space="preserve">Example 21 in Column Space, Null Space and Rank-Nullity</w:t>
          </w:r>
        </w:ins>
      </w:hyperlink>
      <w:ins w:id="178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del w:id="179" w:author="PR Preview" w:date="2026-01-01T00:00:00Z">
        <w:r>
          <w:rPr>
            <w:i/>
            <w:iCs/>
          </w:rPr>
          <w:delText xml:space="preserve">Proof</w:delText>
        </w:r>
      </w:del>
      <w:del w:id="180" w:author="PR Preview" w:date="2026-01-01T00:00:00Z">
        <w:r>
          <w:delText xml:space="preserve">. </w:delText>
        </w:r>
      </w:del>
      <w:del w:id="181" w:author="PR Preview" w:date="2026-01-01T00:00:00Z">
        <w:r>
          <w:rPr>
            <w:b/>
            <w:bCs/>
          </w:rPr>
          <w:delText xml:space="preserve">Part 1.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By</w:delText>
        </w:r>
      </w:del>
      <w:del w:id="184" w:author="PR Preview" w:date="2026-01-01T00:00:00Z">
        <w:r>
          <w:delText xml:space="preserve"> </w:delText>
        </w:r>
      </w:del>
      <w:hyperlink w:anchor="thm-consistency">
        <w:del w:id="18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86" w:author="PR Preview" w:date="2026-01-01T00:00:00Z">
        <w:r>
          <w:delText xml:space="preserve">, the system is consistent for every</w:delText>
        </w:r>
      </w:del>
      <w:del w:id="1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exactly when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 a subspace of</w:delText>
        </w:r>
      </w:del>
      <w:del w:id="1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(</w:delText>
        </w:r>
      </w:del>
      <w:hyperlink r:id="rId49">
        <w:del w:id="198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99" w:author="PR Preview" w:date="2026-01-01T00:00:00Z">
        <w:r>
          <w:delText xml:space="preserve">) with dimension</w:delText>
        </w:r>
      </w:del>
      <w:del w:id="20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(</w:delText>
        </w:r>
      </w:del>
      <w:hyperlink r:id="rId58">
        <w:del w:id="203" w:author="PR Preview" w:date="2026-01-01T00:00:00Z">
          <w:r>
            <w:rPr>
              <w:rStyle w:val="Hyperlink"/>
            </w:rPr>
            <w:delText xml:space="preserve">Theorem 5 in Column Space, Null Space and Rank-Nullity</w:delText>
          </w:r>
        </w:del>
      </w:hyperlink>
      <w:del w:id="204" w:author="PR Preview" w:date="2026-01-01T00:00:00Z">
        <w:r>
          <w:delText xml:space="preserve">), and</w:delText>
        </w:r>
      </w:del>
      <w:del w:id="20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</w:delText>
        </w:r>
      </w:del>
      <w:hyperlink r:id="rId101">
        <w:del w:id="20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09" w:author="PR Preview" w:date="2026-01-01T00:00:00Z">
        <w:r>
          <w:delText xml:space="preserve">).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If the dimension is</w:delText>
        </w:r>
      </w:del>
      <w:del w:id="212" w:author="PR Preview" w:date="2026-01-01T00:00:00Z">
        <w:r>
          <w:delText xml:space="preserve"> </w:delText>
        </w:r>
      </w:del>
      <m:oMath>
        <m:r>
          <m:t>m</m:t>
        </m:r>
      </m:oMath>
      <w:del w:id="213" w:author="PR Preview" w:date="2026-01-01T00:00:00Z">
        <w:r>
          <w:delText xml:space="preserve">, then</w:delText>
        </w:r>
      </w:del>
      <w:del w:id="2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(</w:delText>
        </w:r>
      </w:del>
      <w:hyperlink r:id="rId102">
        <w:del w:id="21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18" w:author="PR Preview" w:date="2026-01-01T00:00:00Z">
        <w:r>
          <w:delText xml:space="preserve">);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if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22" w:author="PR Preview" w:date="2026-01-01T00:00:00Z">
        <w:r>
          <w:delText xml:space="preserve">, the dimension is</w:delText>
        </w:r>
      </w:del>
      <w:del w:id="223" w:author="PR Preview" w:date="2026-01-01T00:00:00Z">
        <w:r>
          <w:delText xml:space="preserve"> </w:delText>
        </w:r>
      </w:del>
      <m:oMath>
        <m:r>
          <m:t>m</m:t>
        </m:r>
      </m:oMath>
      <w:del w:id="224" w:author="PR Preview" w:date="2026-01-01T00:00:00Z">
        <w:r>
          <w:delText xml:space="preserve">.</w:delText>
        </w:r>
      </w:del>
    </w:p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Part 2.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By</w:delText>
        </w:r>
      </w:del>
      <w:del w:id="228" w:author="PR Preview" w:date="2026-01-01T00:00:00Z">
        <w:r>
          <w:delText xml:space="preserve"> </w:delText>
        </w:r>
      </w:del>
      <w:hyperlink w:anchor="thm-solution-set">
        <w:del w:id="22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30" w:author="PR Preview" w:date="2026-01-01T00:00:00Z">
        <w:r>
          <w:delText xml:space="preserve">, the solutions are a particular solution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plus the vectors of</w:delText>
        </w:r>
      </w:del>
      <w:del w:id="2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so there is exactly one solution exactly when</w:delText>
        </w:r>
      </w:del>
      <w:del w:id="2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that is, when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(a subspace of dimension</w:delText>
        </w:r>
      </w:del>
      <w:del w:id="244" w:author="PR Preview" w:date="2026-01-01T00:00:00Z">
        <w:r>
          <w:delText xml:space="preserve"> </w:delText>
        </w:r>
      </w:del>
      <m:oMath>
        <m:r>
          <m:t>0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has the empty list as a basis, whose span is</w:delText>
        </w:r>
      </w:del>
      <w:del w:id="2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by</w:delText>
        </w:r>
      </w:del>
      <w:del w:id="251" w:author="PR Preview" w:date="2026-01-01T00:00:00Z">
        <w:r>
          <w:delText xml:space="preserve"> </w:delText>
        </w:r>
      </w:del>
      <w:hyperlink r:id="rId59">
        <w:del w:id="252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</w:delText>
        </w:r>
      </w:del>
      <w:del w:id="255" w:author="PR Preview" w:date="2026-01-01T00:00:00Z">
        <w:r>
          <w:delText xml:space="preserve"> </w:delText>
        </w:r>
      </w:del>
      <w:hyperlink r:id="rId103">
        <w:del w:id="256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57" w:author="PR Preview" w:date="2026-01-01T00:00:00Z">
        <w:r>
          <w:delText xml:space="preserve">;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and</w:delText>
        </w:r>
      </w:del>
      <w:del w:id="2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has dimension</w:delText>
        </w:r>
      </w:del>
      <w:del w:id="263" w:author="PR Preview" w:date="2026-01-01T00:00:00Z">
        <w:r>
          <w:delText xml:space="preserve"> </w:delText>
        </w:r>
      </w:del>
      <m:oMath>
        <m:r>
          <m:t>0</m:t>
        </m:r>
      </m:oMath>
      <w:del w:id="264" w:author="PR Preview" w:date="2026-01-01T00:00:00Z">
        <w:r>
          <w:delText xml:space="preserve">, by</w:delText>
        </w:r>
      </w:del>
      <w:del w:id="265" w:author="PR Preview" w:date="2026-01-01T00:00:00Z">
        <w:r>
          <w:delText xml:space="preserve"> </w:delText>
        </w:r>
      </w:del>
      <w:hyperlink r:id="rId101">
        <w:del w:id="26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67" w:author="PR Preview" w:date="2026-01-01T00:00:00Z">
        <w:r>
          <w:delText xml:space="preserve">).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By</w:delText>
        </w:r>
      </w:del>
      <w:del w:id="270" w:author="PR Preview" w:date="2026-01-01T00:00:00Z">
        <w:r>
          <w:delText xml:space="preserve"> </w:delText>
        </w:r>
      </w:del>
      <w:hyperlink r:id="rId104">
        <w:del w:id="271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272" w:author="PR Preview" w:date="2026-01-01T00:00:00Z">
        <w:r>
          <w:delText xml:space="preserve">, that is when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74" w:author="PR Preview" w:date="2026-01-01T00:00:00Z">
        <w:r>
          <w:delText xml:space="preserve">.</w:delText>
        </w:r>
      </w:del>
    </w:p>
    <w:p>
      <w:pPr>
        <w:pStyle w:val="FirstParagraph"/>
      </w:pPr>
      <w:ins w:id="275" w:author="PR Preview" w:date="2026-01-01T00:00:00Z">
        <w:r>
          <w:rPr>
            <w:i/>
            <w:iCs/>
          </w:rPr>
          <w:t xml:space="preserve">Proof</w:t>
        </w:r>
      </w:ins>
      <w:ins w:id="276" w:author="PR Preview" w:date="2026-01-01T00:00:00Z">
        <w:r>
          <w:t xml:space="preserve">. </w:t>
        </w:r>
      </w:ins>
      <w:ins w:id="277" w:author="PR Preview" w:date="2026-01-01T00:00:00Z">
        <w:r>
          <w:rPr>
            <w:b/>
            <w:bCs/>
          </w:rPr>
          <w:t xml:space="preserve">Part 1.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By</w:t>
        </w:r>
      </w:ins>
      <w:ins w:id="280" w:author="PR Preview" w:date="2026-01-01T00:00:00Z">
        <w:r>
          <w:t xml:space="preserve"> </w:t>
        </w:r>
      </w:ins>
      <w:hyperlink w:anchor="thm-consistency">
        <w:ins w:id="28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82" w:author="PR Preview" w:date="2026-01-01T00:00:00Z">
        <w:r>
          <w:t xml:space="preserve">, the system is consistent for every</w:t>
        </w:r>
      </w:ins>
      <w:ins w:id="2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exactly when</w:t>
        </w:r>
      </w:ins>
      <w:ins w:id="2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7" w:author="PR Preview" w:date="2026-01-01T00:00:00Z">
        <w:r>
          <w:t xml:space="preserve">.</w:t>
        </w:r>
      </w:ins>
      <w:ins w:id="2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a subspace of</w:t>
        </w:r>
      </w:ins>
      <w:ins w:id="2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(</w:t>
        </w:r>
      </w:ins>
      <w:hyperlink r:id="rId49">
        <w:ins w:id="294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95" w:author="PR Preview" w:date="2026-01-01T00:00:00Z">
        <w:r>
          <w:t xml:space="preserve">) with dimension</w:t>
        </w:r>
      </w:ins>
      <w:ins w:id="29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(</w:t>
        </w:r>
      </w:ins>
      <w:hyperlink r:id="rId58">
        <w:ins w:id="299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300" w:author="PR Preview" w:date="2026-01-01T00:00:00Z">
        <w:r>
          <w:t xml:space="preserve">), and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r:id="rId101">
        <w:ins w:id="30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05" w:author="PR Preview" w:date="2026-01-01T00:00:00Z">
        <w:r>
          <w:t xml:space="preserve">).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If the dimension is</w:t>
        </w:r>
      </w:ins>
      <w:ins w:id="308" w:author="PR Preview" w:date="2026-01-01T00:00:00Z">
        <w:r>
          <w:t xml:space="preserve"> </w:t>
        </w:r>
      </w:ins>
      <m:oMath>
        <m:r>
          <m:t>m</m:t>
        </m:r>
      </m:oMath>
      <w:ins w:id="309" w:author="PR Preview" w:date="2026-01-01T00:00:00Z">
        <w:r>
          <w:t xml:space="preserve">, then</w:t>
        </w:r>
      </w:ins>
      <w:ins w:id="3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(</w:t>
        </w:r>
      </w:ins>
      <w:hyperlink r:id="rId102">
        <w:ins w:id="31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14" w:author="PR Preview" w:date="2026-01-01T00:00:00Z">
        <w:r>
          <w:t xml:space="preserve">);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if</w:t>
        </w:r>
      </w:ins>
      <w:ins w:id="3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18" w:author="PR Preview" w:date="2026-01-01T00:00:00Z">
        <w:r>
          <w:t xml:space="preserve">, the dimension is</w:t>
        </w:r>
      </w:ins>
      <w:ins w:id="319" w:author="PR Preview" w:date="2026-01-01T00:00:00Z">
        <w:r>
          <w:t xml:space="preserve"> </w:t>
        </w:r>
      </w:ins>
      <m:oMath>
        <m:r>
          <m:t>m</m:t>
        </m:r>
      </m:oMath>
      <w:ins w:id="320" w:author="PR Preview" w:date="2026-01-01T00:00:00Z">
        <w:r>
          <w:t xml:space="preserve">.</w:t>
        </w:r>
      </w:ins>
    </w:p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Part 2.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By</w:t>
        </w:r>
      </w:ins>
      <w:ins w:id="324" w:author="PR Preview" w:date="2026-01-01T00:00:00Z">
        <w:r>
          <w:t xml:space="preserve"> </w:t>
        </w:r>
      </w:ins>
      <w:hyperlink w:anchor="thm-solution-set">
        <w:ins w:id="32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26" w:author="PR Preview" w:date="2026-01-01T00:00:00Z">
        <w:r>
          <w:t xml:space="preserve">, the solutions are a particular solution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plus the vectors of</w:t>
        </w:r>
      </w:ins>
      <w:ins w:id="3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so there is exactly one solution exactly when</w:t>
        </w:r>
      </w:ins>
      <w:ins w:id="3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334" w:author="PR Preview" w:date="2026-01-01T00:00:00Z">
        <w:r>
          <w:t xml:space="preserve">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that is, when</w:t>
        </w:r>
      </w:ins>
      <w:ins w:id="337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(a subspace of dimension</w:t>
        </w:r>
      </w:ins>
      <w:ins w:id="340" w:author="PR Preview" w:date="2026-01-01T00:00:00Z">
        <w:r>
          <w:t xml:space="preserve"> </w:t>
        </w:r>
      </w:ins>
      <m:oMath>
        <m:r>
          <m:t>0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has the empty list as a basis, whose span is</w:t>
        </w:r>
      </w:ins>
      <w:ins w:id="34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by</w:t>
        </w:r>
      </w:ins>
      <w:ins w:id="347" w:author="PR Preview" w:date="2026-01-01T00:00:00Z">
        <w:r>
          <w:t xml:space="preserve"> </w:t>
        </w:r>
      </w:ins>
      <w:hyperlink r:id="rId59">
        <w:ins w:id="348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and</w:t>
        </w:r>
      </w:ins>
      <w:ins w:id="351" w:author="PR Preview" w:date="2026-01-01T00:00:00Z">
        <w:r>
          <w:t xml:space="preserve"> </w:t>
        </w:r>
      </w:ins>
      <w:hyperlink r:id="rId103">
        <w:ins w:id="352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353" w:author="PR Preview" w:date="2026-01-01T00:00:00Z">
        <w:r>
          <w:t xml:space="preserve">;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</w:t>
        </w:r>
      </w:ins>
      <w:ins w:id="35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has dimension</w:t>
        </w:r>
      </w:ins>
      <w:ins w:id="359" w:author="PR Preview" w:date="2026-01-01T00:00:00Z">
        <w:r>
          <w:t xml:space="preserve"> </w:t>
        </w:r>
      </w:ins>
      <m:oMath>
        <m:r>
          <m:t>0</m:t>
        </m:r>
      </m:oMath>
      <w:ins w:id="360" w:author="PR Preview" w:date="2026-01-01T00:00:00Z">
        <w:r>
          <w:t xml:space="preserve">, by</w:t>
        </w:r>
      </w:ins>
      <w:ins w:id="361" w:author="PR Preview" w:date="2026-01-01T00:00:00Z">
        <w:r>
          <w:t xml:space="preserve"> </w:t>
        </w:r>
      </w:ins>
      <w:hyperlink r:id="rId101">
        <w:ins w:id="36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63" w:author="PR Preview" w:date="2026-01-01T00:00:00Z">
        <w:r>
          <w:t xml:space="preserve">).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By</w:t>
        </w:r>
      </w:ins>
      <w:ins w:id="366" w:author="PR Preview" w:date="2026-01-01T00:00:00Z">
        <w:r>
          <w:t xml:space="preserve"> </w:t>
        </w:r>
      </w:ins>
      <w:hyperlink r:id="rId104">
        <w:ins w:id="367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368" w:author="PR Preview" w:date="2026-01-01T00:00:00Z">
        <w:r>
          <w:t xml:space="preserve">, that is when</w:t>
        </w:r>
      </w:ins>
      <w:ins w:id="36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70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del w:id="371" w:author="PR Preview" w:date="2026-01-01T00:00:00Z">
        <w:r>
          <w:delText xml:space="preserve">The</w:delText>
        </w:r>
      </w:del>
      <w:del w:id="37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matrix</w:delText>
        </w:r>
      </w:del>
      <w:del w:id="375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w:hyperlink r:id="rId105">
        <w:del w:id="379" w:author="PR Preview" w:date="2026-01-01T00:00:00Z">
          <w:r>
            <w:rPr>
              <w:rStyle w:val="Hyperlink"/>
            </w:rPr>
            <w:delText xml:space="preserve">Example 13 in Column Space, Null Space and Rank-Nullity</w:delText>
          </w:r>
        </w:del>
      </w:hyperlink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has rank</w:delText>
        </w:r>
      </w:del>
      <w:del w:id="38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m</m:t>
        </m:r>
      </m:oMath>
      <w:del w:id="383" w:author="PR Preview" w:date="2026-01-01T00:00:00Z">
        <w:r>
          <w:delText xml:space="preserve">, so every system with it is consistent,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but</w:delText>
        </w:r>
      </w:del>
      <w:del w:id="38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del w:id="387" w:author="PR Preview" w:date="2026-01-01T00:00:00Z">
        <w:r>
          <w:delText xml:space="preserve">, so the solutions are never unique.</w:delText>
        </w:r>
      </w:del>
    </w:p>
    <w:p>
      <w:pPr>
        <w:numPr>
          <w:ilvl w:val="0"/>
          <w:numId w:val="1009"/>
        </w:numPr>
      </w:pPr>
      <w:ins w:id="388" w:author="PR Preview" w:date="2026-01-01T00:00:00Z">
        <w:r>
          <w:t xml:space="preserve">The</w:t>
        </w:r>
      </w:ins>
      <w:ins w:id="38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matrix</w:t>
        </w:r>
      </w:ins>
      <w:ins w:id="39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of</w:t>
        </w:r>
      </w:ins>
      <w:ins w:id="395" w:author="PR Preview" w:date="2026-01-01T00:00:00Z">
        <w:r>
          <w:t xml:space="preserve"> </w:t>
        </w:r>
      </w:ins>
      <w:hyperlink r:id="rId105">
        <w:ins w:id="396" w:author="PR Preview" w:date="2026-01-01T00:00:00Z">
          <w:r>
            <w:rPr>
              <w:rStyle w:val="Hyperlink"/>
            </w:rPr>
            <w:t xml:space="preserve">Example 15 in Column Space, Null Space and Rank-Nullity</w:t>
          </w:r>
        </w:ins>
      </w:hyperlink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has rank</w:t>
        </w:r>
      </w:ins>
      <w:ins w:id="39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m</m:t>
        </m:r>
      </m:oMath>
      <w:ins w:id="400" w:author="PR Preview" w:date="2026-01-01T00:00:00Z">
        <w:r>
          <w:t xml:space="preserve">, so every system with it is consistent,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but</w:t>
        </w:r>
      </w:ins>
      <w:ins w:id="40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ins w:id="404" w:author="PR Preview" w:date="2026-01-01T00:00:00Z">
        <w:r>
          <w:t xml:space="preserve">, so the solutions are never unique.</w:t>
        </w:r>
      </w:ins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05" w:author="PR Preview" w:date="2026-01-01T00:00:00Z">
        <w:r>
          <w:delText xml:space="preserve">so its nullity is</w:delText>
        </w:r>
      </w:del>
      <w:del w:id="406" w:author="PR Preview" w:date="2026-01-01T00:00:00Z">
        <w:r>
          <w:delText xml:space="preserve"> </w:delText>
        </w:r>
      </w:del>
      <m:oMath>
        <m:r>
          <m:t>0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and its rank is</w:delText>
        </w:r>
      </w:del>
      <w:del w:id="409" w:author="PR Preview" w:date="2026-01-01T00:00:00Z">
        <w:r>
          <w:delText xml:space="preserve"> </w:delText>
        </w:r>
      </w:del>
      <m:oMath>
        <m:r>
          <m:t>p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(</w:delText>
        </w:r>
      </w:del>
      <w:hyperlink r:id="rId104">
        <w:del w:id="412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413" w:author="PR Preview" w:date="2026-01-01T00:00:00Z">
        <w:r>
          <w:delText xml:space="preserve">).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So every system with it is consistent (part 1, with</w:delText>
        </w:r>
      </w:del>
      <w:del w:id="4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m</m:t>
        </m:r>
      </m:oMath>
      <w:del w:id="417" w:author="PR Preview" w:date="2026-01-01T00:00:00Z">
        <w:r>
          <w:delText xml:space="preserve">)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 has exactly one solution (part 2, with</w:delText>
        </w:r>
      </w:del>
      <w:del w:id="4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n</m:t>
        </m:r>
      </m:oMath>
      <w:del w:id="421" w:author="PR Preview" w:date="2026-01-01T00:00:00Z">
        <w:r>
          <w:delText xml:space="preserve">),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namely</w:delText>
        </w:r>
      </w:del>
      <w:del w:id="42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425" w:author="PR Preview" w:date="2026-01-01T00:00:00Z">
        <w:r>
          <w:delText xml:space="preserve">, since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427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428" w:author="PR Preview" w:date="2026-01-01T00:00:00Z">
        <w:r>
          <w:t xml:space="preserve">so its nullity is</w:t>
        </w:r>
      </w:ins>
      <w:ins w:id="429" w:author="PR Preview" w:date="2026-01-01T00:00:00Z">
        <w:r>
          <w:t xml:space="preserve"> </w:t>
        </w:r>
      </w:ins>
      <m:oMath>
        <m:r>
          <m:t>0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and its rank is</w:t>
        </w:r>
      </w:ins>
      <w:ins w:id="432" w:author="PR Preview" w:date="2026-01-01T00:00:00Z">
        <w:r>
          <w:t xml:space="preserve"> </w:t>
        </w:r>
      </w:ins>
      <m:oMath>
        <m:r>
          <m:t>p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(</w:t>
        </w:r>
      </w:ins>
      <w:hyperlink r:id="rId104">
        <w:ins w:id="435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436" w:author="PR Preview" w:date="2026-01-01T00:00:00Z">
        <w:r>
          <w:t xml:space="preserve">).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So every system with it is consistent (part 1, with</w:t>
        </w:r>
      </w:ins>
      <w:ins w:id="4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440" w:author="PR Preview" w:date="2026-01-01T00:00:00Z">
        <w:r>
          <w:t xml:space="preserve">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 has exactly one solution (part 2, with</w:t>
        </w:r>
      </w:ins>
      <w:ins w:id="4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444" w:author="PR Preview" w:date="2026-01-01T00:00:00Z">
        <w:r>
          <w:t xml:space="preserve">),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namely</w:t>
        </w:r>
      </w:ins>
      <w:ins w:id="44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448" w:author="PR Preview" w:date="2026-01-01T00:00:00Z">
        <w:r>
          <w:t xml:space="preserve">, since</w:t>
        </w:r>
      </w:ins>
      <w:ins w:id="4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450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del w:id="451" w:author="PR Preview" w:date="2026-01-01T00:00:00Z">
        <w:r>
          <w:rPr>
            <w:i/>
            <w:iCs/>
          </w:rPr>
          <w:delText xml:space="preserve">Proof</w:delText>
        </w:r>
      </w:del>
      <w:del w:id="452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453" w:author="PR Preview" w:date="2026-01-01T00:00:00Z">
        <w:r>
          <w:rPr>
            <w:b/>
            <w:bCs/>
          </w:rPr>
          <w:delText xml:space="preserve"> </w:delText>
        </w:r>
      </w:del>
      <w:del w:id="454" w:author="PR Preview" w:date="2026-01-01T00:00:00Z">
        <w:r>
          <w:rPr>
            <w:b/>
            <w:bCs/>
          </w:rPr>
          <w:delText xml:space="preserve">is in</w:delText>
        </w:r>
      </w:del>
      <w:del w:id="45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del w:id="456" w:author="PR Preview" w:date="2026-01-01T00:00:00Z">
        <w:r>
          <w:rPr>
            <w:b/>
            <w:bCs/>
          </w:rPr>
          <w:delText xml:space="preserve">.</w:delText>
        </w:r>
      </w:del>
      <w:del w:id="4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since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(</w:delText>
        </w:r>
      </w:del>
      <w:hyperlink r:id="rId47">
        <w:del w:id="464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65" w:author="PR Preview" w:date="2026-01-01T00:00:00Z">
        <w:r>
          <w:delText xml:space="preserve">).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Both are subspaces of</w:delText>
        </w:r>
      </w:del>
      <w:del w:id="46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(</w:delText>
        </w:r>
      </w:del>
      <w:hyperlink r:id="rId49">
        <w:del w:id="471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472" w:author="PR Preview" w:date="2026-01-01T00:00:00Z">
        <w:r>
          <w:delText xml:space="preserve">) with the same dimension: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(</w:delText>
        </w:r>
      </w:del>
      <w:hyperlink r:id="rId108">
        <w:del w:id="476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hyperlink r:id="rId58">
        <w:del w:id="479" w:author="PR Preview" w:date="2026-01-01T00:00:00Z">
          <w:r>
            <w:rPr>
              <w:rStyle w:val="Hyperlink"/>
            </w:rPr>
            <w:delText xml:space="preserve">Theorem 5 in Column Space, Null Space and Rank-Nullity</w:delText>
          </w:r>
        </w:del>
      </w:hyperlink>
      <w:del w:id="480" w:author="PR Preview" w:date="2026-01-01T00:00:00Z">
        <w:r>
          <w:delText xml:space="preserve">).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So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(</w:delText>
        </w:r>
      </w:del>
      <w:hyperlink r:id="rId102">
        <w:del w:id="486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487" w:author="PR Preview" w:date="2026-01-01T00:00:00Z">
        <w:r>
          <w:delText xml:space="preserve">),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 since</w:delText>
        </w:r>
      </w:del>
      <w:del w:id="49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(</w:delText>
        </w:r>
      </w:del>
      <w:hyperlink r:id="rId48">
        <w:del w:id="493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494" w:author="PR Preview" w:date="2026-01-01T00:00:00Z">
        <w:r>
          <w:delText xml:space="preserve">),</w:delText>
        </w:r>
      </w:del>
      <w:del w:id="49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for some</w:delText>
        </w:r>
      </w:del>
      <w:del w:id="4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9" w:author="PR Preview" w:date="2026-01-01T00:00:00Z">
        <w:r>
          <w:delText xml:space="preserve">.</w:delText>
        </w:r>
      </w:del>
    </w:p>
    <w:p>
      <w:pPr>
        <w:pStyle w:val="BodyText"/>
      </w:pPr>
      <w:ins w:id="500" w:author="PR Preview" w:date="2026-01-01T00:00:00Z">
        <w:r>
          <w:rPr>
            <w:i/>
            <w:iCs/>
          </w:rPr>
          <w:t xml:space="preserve">Proof</w:t>
        </w:r>
      </w:ins>
      <w:ins w:id="501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502" w:author="PR Preview" w:date="2026-01-01T00:00:00Z">
        <w:r>
          <w:rPr>
            <w:b/>
            <w:bCs/>
          </w:rPr>
          <w:t xml:space="preserve"> </w:t>
        </w:r>
      </w:ins>
      <w:ins w:id="503" w:author="PR Preview" w:date="2026-01-01T00:00:00Z">
        <w:r>
          <w:rPr>
            <w:b/>
            <w:bCs/>
          </w:rPr>
          <w:t xml:space="preserve">is in</w:t>
        </w:r>
      </w:ins>
      <w:ins w:id="50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505" w:author="PR Preview" w:date="2026-01-01T00:00:00Z">
        <w:r>
          <w:rPr>
            <w:b/>
            <w:bCs/>
          </w:rPr>
          <w:t xml:space="preserve">.</w:t>
        </w:r>
      </w:ins>
      <w:ins w:id="5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since</w:t>
        </w:r>
      </w:ins>
      <w:ins w:id="5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</w:t>
        </w:r>
      </w:ins>
      <w:hyperlink r:id="rId47">
        <w:ins w:id="513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514" w:author="PR Preview" w:date="2026-01-01T00:00:00Z">
        <w:r>
          <w:t xml:space="preserve">).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Both are subspaces of</w:t>
        </w:r>
      </w:ins>
      <w:ins w:id="5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(</w:t>
        </w:r>
      </w:ins>
      <w:hyperlink r:id="rId49">
        <w:ins w:id="520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521" w:author="PR Preview" w:date="2026-01-01T00:00:00Z">
        <w:r>
          <w:t xml:space="preserve">) with the same dimension:</w:t>
        </w:r>
      </w:ins>
      <w:ins w:id="52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(</w:t>
        </w:r>
      </w:ins>
      <w:hyperlink r:id="rId108">
        <w:ins w:id="525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526" w:author="PR Preview" w:date="2026-01-01T00:00:00Z">
        <w:r>
          <w:t xml:space="preserve">,</w:t>
        </w:r>
      </w:ins>
      <w:ins w:id="527" w:author="PR Preview" w:date="2026-01-01T00:00:00Z">
        <w:r>
          <w:t xml:space="preserve"> </w:t>
        </w:r>
      </w:ins>
      <w:hyperlink r:id="rId58">
        <w:ins w:id="528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529" w:author="PR Preview" w:date="2026-01-01T00:00:00Z">
        <w:r>
          <w:t xml:space="preserve">).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So</w:t>
        </w:r>
      </w:ins>
      <w:ins w:id="5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(</w:t>
        </w:r>
      </w:ins>
      <w:hyperlink r:id="rId102">
        <w:ins w:id="53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536" w:author="PR Preview" w:date="2026-01-01T00:00:00Z">
        <w:r>
          <w:t xml:space="preserve">),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 since</w:t>
        </w:r>
      </w:ins>
      <w:ins w:id="53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(</w:t>
        </w:r>
      </w:ins>
      <w:hyperlink r:id="rId48">
        <w:ins w:id="542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543" w:author="PR Preview" w:date="2026-01-01T00:00:00Z">
        <w:r>
          <w:t xml:space="preserve">),</w:t>
        </w:r>
      </w:ins>
      <w:ins w:id="5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for some</w:t>
        </w:r>
      </w:ins>
      <w:ins w:id="5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4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Example 22 (A design matrix with a repeated column)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Let</w:delText>
        </w:r>
      </w:del>
      <w:del w:id="55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53" w:author="PR Preview" w:date="2026-01-01T00:00:00Z">
        <w:r>
          <w:delText xml:space="preserve">,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an intercept column entered twice, so</w:delText>
        </w:r>
      </w:del>
      <w:del w:id="55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and</w:delText>
        </w:r>
      </w:del>
      <w:del w:id="55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is not invertible: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its rank is</w:delText>
        </w:r>
      </w:del>
      <w:del w:id="56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(</w:delText>
        </w:r>
      </w:del>
      <w:hyperlink r:id="rId108">
        <w:del w:id="567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568" w:author="PR Preview" w:date="2026-01-01T00:00:00Z">
        <w:r>
          <w:delText xml:space="preserve">),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while an invertible</w:delText>
        </w:r>
      </w:del>
      <w:del w:id="57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matrix has rank</w:delText>
        </w:r>
      </w:del>
      <w:del w:id="574" w:author="PR Preview" w:date="2026-01-01T00:00:00Z">
        <w:r>
          <w:delText xml:space="preserve"> </w:delText>
        </w:r>
      </w:del>
      <m:oMath>
        <m:r>
          <m:t>2</m:t>
        </m:r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(</w:delText>
        </w:r>
      </w:del>
      <w:hyperlink w:anchor="exm-solution-unique">
        <w:del w:id="577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578" w:author="PR Preview" w:date="2026-01-01T00:00:00Z">
        <w:r>
          <w:delText xml:space="preserve">).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The matrix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is a generalized inverse of it:</w:delText>
        </w:r>
      </w:del>
    </w:p>
    <w:p>
      <w:pPr>
        <w:pStyle w:val="BodyText"/>
      </w:pPr>
      <w:ins w:id="584" w:author="PR Preview" w:date="2026-01-01T00:00:00Z">
        <w:r>
          <w:rPr>
            <w:b/>
            <w:bCs/>
          </w:rPr>
          <w:t xml:space="preserve">Example 22 (A design matrix with a repeated column)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Let</w:t>
        </w:r>
      </w:ins>
      <w:ins w:id="58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an intercept column entered twice, so</w:t>
        </w:r>
      </w:ins>
      <w:ins w:id="59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and</w:t>
        </w:r>
      </w:ins>
      <w:ins w:id="5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not invertible: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its rank is</w:t>
        </w:r>
      </w:ins>
      <w:ins w:id="59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(</w:t>
        </w:r>
      </w:ins>
      <w:hyperlink r:id="rId108">
        <w:ins w:id="602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603" w:author="PR Preview" w:date="2026-01-01T00:00:00Z">
        <w:r>
          <w:t xml:space="preserve">),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while an invertible</w:t>
        </w:r>
      </w:ins>
      <w:ins w:id="60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matrix has rank</w:t>
        </w:r>
      </w:ins>
      <w:ins w:id="609" w:author="PR Preview" w:date="2026-01-01T00:00:00Z">
        <w:r>
          <w:t xml:space="preserve"> </w:t>
        </w:r>
      </w:ins>
      <m:oMath>
        <m:r>
          <m:t>2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(</w:t>
        </w:r>
      </w:ins>
      <w:hyperlink w:anchor="exm-solution-unique">
        <w:ins w:id="612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613" w:author="PR Preview" w:date="2026-01-01T00:00:00Z">
        <w:r>
          <w:t xml:space="preserve">).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 matrix</w:t>
        </w:r>
      </w:ins>
      <w:ins w:id="61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a generalized inverse of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2026-10-13T04:40:13Z</dcterms:created>
  <dcterms:modified xsi:type="dcterms:W3CDTF">2026-10-13T04:40:13Z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