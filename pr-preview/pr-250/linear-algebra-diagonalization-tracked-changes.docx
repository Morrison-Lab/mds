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so</w:delText>
        </w:r>
      </w:del>
      <w:del w:id="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5" w:author="PR Preview" w:date="2026-01-01T00:00:00Z">
        <w:r>
          <w:delText xml:space="preserve">, the nullity is</w:delText>
        </w:r>
      </w:del>
      <w:del w:id="6" w:author="PR Preview" w:date="2026-01-01T00:00:00Z">
        <w:r>
          <w:delText xml:space="preserve"> </w:delText>
        </w:r>
      </w:del>
      <m:oMath>
        <m:r>
          <m:t>0</m:t>
        </m:r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</w:delText>
        </w:r>
      </w:del>
      <w:hyperlink r:id="rId18">
        <w:del w:id="13" w:author="PR Preview" w:date="2026-01-01T00:00:00Z">
          <w:r>
            <w:rPr>
              <w:rStyle w:val="Hyperlink"/>
            </w:rPr>
            <w:delText xml:space="preserve">Theorem 6 in Column Space, Null Space and Rank-Nullity</w:delText>
          </w:r>
        </w:del>
      </w:hyperlink>
      <w:del w:id="14" w:author="PR Preview" w:date="2026-01-01T00:00:00Z">
        <w:r>
          <w:delText xml:space="preserve">).</w:delText>
        </w:r>
      </w:del>
    </w:p>
    <w:p>
      <w:pPr>
        <w:pStyle w:val="FirstParagraph"/>
      </w:pPr>
      <w:ins w:id="15" w:author="PR Preview" w:date="2026-01-01T00:00:00Z">
        <w:r>
          <w:t xml:space="preserve">so</w:t>
        </w:r>
      </w:ins>
      <w:ins w:id="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17" w:author="PR Preview" w:date="2026-01-01T00:00:00Z">
        <w:r>
          <w:t xml:space="preserve">, the nullity is</w:t>
        </w:r>
      </w:ins>
      <w:ins w:id="18" w:author="PR Preview" w:date="2026-01-01T00:00:00Z">
        <w:r>
          <w:t xml:space="preserve"> </w:t>
        </w:r>
      </w:ins>
      <m:oMath>
        <m:r>
          <m:t>0</m:t>
        </m:r>
      </m:oMath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</w:t>
        </w:r>
      </w:ins>
      <w:ins w:id="2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</w:t>
        </w:r>
      </w:ins>
      <w:hyperlink r:id="rId18">
        <w:ins w:id="25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26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7" w:author="PR Preview" w:date="2026-01-01T00:00:00Z">
        <w:r>
          <w:delText xml:space="preserve">so every column of</w:delText>
        </w:r>
      </w:del>
      <w:del w:id="2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in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(1),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and</w:delText>
        </w:r>
      </w:del>
      <w:del w:id="3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37" w:author="PR Preview" w:date="2026-01-01T00:00:00Z">
        <w:r>
          <w:delText xml:space="preserve">.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So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satisfies</w:delText>
        </w:r>
      </w:del>
      <w:del w:id="43" w:author="PR Preview" w:date="2026-01-01T00:00:00Z">
        <w:r>
          <w:delText xml:space="preserve"> </w:delText>
        </w:r>
      </w:del>
      <w:hyperlink r:id="rId15">
        <w:del w:id="44" w:author="PR Preview" w:date="2026-01-01T00:00:00Z">
          <w:r>
            <w:rPr>
              <w:rStyle w:val="Hyperlink"/>
            </w:rPr>
            <w:delText xml:space="preserve">Definition 6 in Special Matrices and Decompositions</w:delText>
          </w:r>
        </w:del>
      </w:hyperlink>
      <w:del w:id="45" w:author="PR Preview" w:date="2026-01-01T00:00:00Z">
        <w:r>
          <w:delText xml:space="preserve">.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The two conditions in the statement are equivalent by</w:delText>
        </w:r>
      </w:del>
      <w:del w:id="48" w:author="PR Preview" w:date="2026-01-01T00:00:00Z">
        <w:r>
          <w:delText xml:space="preserve"> </w:delText>
        </w:r>
      </w:del>
      <w:hyperlink r:id="rId18">
        <w:del w:id="49" w:author="PR Preview" w:date="2026-01-01T00:00:00Z">
          <w:r>
            <w:rPr>
              <w:rStyle w:val="Hyperlink"/>
            </w:rPr>
            <w:delText xml:space="preserve">Theorem 6 in Column Space, Null Space and Rank-Nullity</w:delText>
          </w:r>
        </w:del>
      </w:hyperlink>
      <w:del w:id="50" w:author="PR Preview" w:date="2026-01-01T00:00:00Z">
        <w:r>
          <w:delText xml:space="preserve">: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the nullity is</w:delText>
        </w:r>
      </w:del>
      <w:del w:id="53" w:author="PR Preview" w:date="2026-01-01T00:00:00Z">
        <w:r>
          <w:delText xml:space="preserve"> </w:delText>
        </w:r>
      </w:del>
      <m:oMath>
        <m:r>
          <m:t>0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exactly when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because a subspace of dimension</w:delText>
        </w:r>
      </w:del>
      <w:del w:id="60" w:author="PR Preview" w:date="2026-01-01T00:00:00Z">
        <w:r>
          <w:delText xml:space="preserve"> </w:delText>
        </w:r>
      </w:del>
      <m:oMath>
        <m:r>
          <m:t>0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has the empty list as a basis, whose span is</w:delText>
        </w:r>
      </w:del>
      <w:del w:id="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(</w:delText>
        </w:r>
      </w:del>
      <w:hyperlink r:id="rId21">
        <w:del w:id="66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67" w:author="PR Preview" w:date="2026-01-01T00:00:00Z">
        <w:r>
          <w:delText xml:space="preserve">,</w:delText>
        </w:r>
      </w:del>
      <w:del w:id="68" w:author="PR Preview" w:date="2026-01-01T00:00:00Z">
        <w:r>
          <w:delText xml:space="preserve"> </w:delText>
        </w:r>
      </w:del>
      <w:hyperlink r:id="rId22">
        <w:del w:id="69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70" w:author="PR Preview" w:date="2026-01-01T00:00:00Z">
        <w:r>
          <w:delText xml:space="preserve">), and</w:delText>
        </w:r>
      </w:del>
      <w:del w:id="7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has dimension</w:delText>
        </w:r>
      </w:del>
      <w:del w:id="74" w:author="PR Preview" w:date="2026-01-01T00:00:00Z">
        <w:r>
          <w:delText xml:space="preserve"> </w:delText>
        </w:r>
      </w:del>
      <m:oMath>
        <m:r>
          <m:t>0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(</w:delText>
        </w:r>
      </w:del>
      <w:hyperlink r:id="rId23">
        <w:del w:id="77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78" w:author="PR Preview" w:date="2026-01-01T00:00:00Z">
        <w:r>
          <w:delText xml:space="preserve">).</w:delText>
        </w:r>
      </w:del>
    </w:p>
    <w:p>
      <w:pPr>
        <w:pStyle w:val="FirstParagraph"/>
      </w:pPr>
      <w:ins w:id="79" w:author="PR Preview" w:date="2026-01-01T00:00:00Z">
        <w:r>
          <w:t xml:space="preserve">so every column of</w:t>
        </w:r>
      </w:ins>
      <w:ins w:id="8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in</w:t>
        </w:r>
      </w:ins>
      <w:ins w:id="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(1),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and</w:t>
        </w:r>
      </w:ins>
      <w:ins w:id="8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89" w:author="PR Preview" w:date="2026-01-01T00:00:00Z">
        <w:r>
          <w:t xml:space="preserve">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So</w:t>
        </w:r>
      </w:ins>
      <w:ins w:id="9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satisfies</w:t>
        </w:r>
      </w:ins>
      <w:ins w:id="95" w:author="PR Preview" w:date="2026-01-01T00:00:00Z">
        <w:r>
          <w:t xml:space="preserve"> </w:t>
        </w:r>
      </w:ins>
      <w:hyperlink r:id="rId15">
        <w:ins w:id="96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97" w:author="PR Preview" w:date="2026-01-01T00:00:00Z">
        <w:r>
          <w:t xml:space="preserve">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The two conditions in the statement are equivalent by</w:t>
        </w:r>
      </w:ins>
      <w:ins w:id="100" w:author="PR Preview" w:date="2026-01-01T00:00:00Z">
        <w:r>
          <w:t xml:space="preserve"> </w:t>
        </w:r>
      </w:ins>
      <w:hyperlink r:id="rId18">
        <w:ins w:id="101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102" w:author="PR Preview" w:date="2026-01-01T00:00:00Z">
        <w:r>
          <w:t xml:space="preserve">: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 nullity is</w:t>
        </w:r>
      </w:ins>
      <w:ins w:id="105" w:author="PR Preview" w:date="2026-01-01T00:00:00Z">
        <w:r>
          <w:t xml:space="preserve"> </w:t>
        </w:r>
      </w:ins>
      <m:oMath>
        <m:r>
          <m:t>0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exactly when</w:t>
        </w:r>
      </w:ins>
      <w:ins w:id="1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109" w:author="PR Preview" w:date="2026-01-01T00:00:00Z">
        <w:r>
          <w:t xml:space="preserve">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because a subspace of dimension</w:t>
        </w:r>
      </w:ins>
      <w:ins w:id="112" w:author="PR Preview" w:date="2026-01-01T00:00:00Z">
        <w:r>
          <w:t xml:space="preserve"> </w:t>
        </w:r>
      </w:ins>
      <m:oMath>
        <m:r>
          <m:t>0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has the empty list as a basis, whose span is</w:t>
        </w:r>
      </w:ins>
      <w:ins w:id="11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</w:t>
        </w:r>
      </w:ins>
      <w:hyperlink r:id="rId21">
        <w:ins w:id="118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hyperlink r:id="rId22">
        <w:ins w:id="121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22" w:author="PR Preview" w:date="2026-01-01T00:00:00Z">
        <w:r>
          <w:t xml:space="preserve">), and</w:t>
        </w:r>
      </w:ins>
      <w:ins w:id="12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has dimension</w:t>
        </w:r>
      </w:ins>
      <w:ins w:id="126" w:author="PR Preview" w:date="2026-01-01T00:00:00Z">
        <w:r>
          <w:t xml:space="preserve"> </w:t>
        </w:r>
      </w:ins>
      <m:oMath>
        <m:r>
          <m:t>0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(</w:t>
        </w:r>
      </w:ins>
      <w:hyperlink r:id="rId23">
        <w:ins w:id="129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30" w:author="PR Preview" w:date="2026-01-01T00:00:00Z">
        <w:r>
          <w:t xml:space="preserve">).</w:t>
        </w:r>
      </w:ins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2026-10-13T04:34:12Z</dcterms:created>
  <dcterms:modified xsi:type="dcterms:W3CDTF">2026-10-13T04:34:12Z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