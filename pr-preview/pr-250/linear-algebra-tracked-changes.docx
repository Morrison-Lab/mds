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2026-10-12 21:21:07 (PDT)</w:delText>
        </w:r>
      </w:del>
    </w:p>
    <w:p>
      <w:pPr>
        <w:pStyle w:val="Date"/>
      </w:pPr>
      <w:ins w:id="2" w:author="PR Preview" w:date="2026-01-01T00:00:00Z">
        <w:r>
          <w:t xml:space="preserve">Last modified: 2026-10-12 21:06:02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2026-10-13T04:49:33Z</dcterms:created>
  <dcterms:modified xsi:type="dcterms:W3CDTF">2026-10-13T04:49:33Z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21:06:02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