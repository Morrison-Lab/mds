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Direct Sums and Orthogonal Complements</w:t>
      </w:r>
    </w:p>
    <w:p>
      <w:pPr>
        <w:pStyle w:val="Date"/>
      </w:pPr>
      <w:del w:id="1" w:author="PR Preview" w:date="2026-01-01T00:00:00Z">
        <w:r>
          <w:delText xml:space="preserve">Last modified: 2026-10-12 21:21:07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2026-10-12 21:06:02 (PDT)</w:t>
        </w:r>
      </w:ins>
    </w:p>
    <w:bookmarkStart w:id="46" w:name="sec-direct-sums"/>
    <w:p>
      <w:pPr>
        <w:pStyle w:val="Heading2"/>
      </w:pPr>
      <w:r>
        <w:t xml:space="preserve">1 Sums and direct sums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section,</w:t>
            </w:r>
            <w:r>
              <w:t xml:space="preserve"> </w:t>
            </w:r>
            <w:hyperlink w:anchor="sec-orthogonal-complements">
              <w:r>
                <w:rPr>
                  <w:rStyle w:val="Hyperlink"/>
                </w:rPr>
                <w:t xml:space="preserve">Section 2</w:t>
              </w:r>
            </w:hyperlink>
            <w:r>
              <w:t xml:space="preserve"> </w:t>
            </w:r>
            <w:r>
              <w:t xml:space="preserve">and</w:t>
            </w:r>
            <w:r>
              <w:t xml:space="preserve"> </w:t>
            </w:r>
            <w:hyperlink w:anchor="sec-fundamental-theorem">
              <w:r>
                <w:rPr>
                  <w:rStyle w:val="Hyperlink"/>
                </w:rPr>
                <w:t xml:space="preserve">Section 3</w:t>
              </w:r>
            </w:hyperlink>
            <w:r>
              <w:t xml:space="preserve"> </w:t>
            </w:r>
            <w:r>
              <w:t xml:space="preserve">are adapted from</w:t>
            </w:r>
            <w:r>
              <w:t xml:space="preserve"> </w:t>
            </w:r>
            <w:r>
              <w:t xml:space="preserve">Zhou (2024)</w:t>
            </w:r>
            <w:r>
              <w:t xml:space="preserve">,</w:t>
            </w:r>
            <w:r>
              <w:t xml:space="preserve"> </w:t>
            </w:r>
            <w:r>
              <w:t xml:space="preserve">used under the MIT License</w:t>
            </w:r>
            <w:r>
              <w:t xml:space="preserve"> </w:t>
            </w:r>
            <w:r>
              <w:t xml:space="preserve">(see the license text in</w:t>
            </w:r>
            <w:r>
              <w:t xml:space="preserve"> </w:t>
            </w:r>
            <w:hyperlink r:id="rId12">
              <w:r>
                <w:rPr>
                  <w:rStyle w:val="Hyperlink"/>
                </w:rPr>
                <w:t xml:space="preserve">Section 2 in Subspaces and Rank</w:t>
              </w:r>
            </w:hyperlink>
            <w:r>
              <w:t xml:space="preserve">).</w:t>
            </w:r>
            <w:r>
              <w:t xml:space="preserve"> </w:t>
            </w:r>
            <w:r>
              <w:t xml:space="preserve">The source proves that a subspace and its orthogonal complement together make up</w:t>
            </w:r>
            <w:r>
              <w:t xml:space="preserve"> </w:t>
            </w:r>
            <m:oMath>
              <m:sSup>
                <m:e>
                  <m:r>
                    <m:rPr>
                      <m:scr m:val="double-struck"/>
                      <m:sty m:val="p"/>
                    </m:rPr>
                    <m:t>R</m:t>
                  </m:r>
                </m:e>
                <m:sup>
                  <m:r>
                    <m:t>p</m:t>
                  </m:r>
                </m:sup>
              </m:sSup>
            </m:oMath>
            <w:r>
              <w:t xml:space="preserve"> </w:t>
            </w:r>
            <w:r>
              <w:t xml:space="preserve">by extending an orthonormal basis;</w:t>
            </w:r>
            <w:r>
              <w:t xml:space="preserve"> </w:t>
            </w:r>
            <w:r>
              <w:t xml:space="preserve">the proof here uses the rank-nullity theorem (</w:t>
            </w:r>
            <w:hyperlink r:id="rId13">
              <w:r>
                <w:rPr>
                  <w:rStyle w:val="Hyperlink"/>
                </w:rPr>
                <w:t xml:space="preserve">Theorem 7 in Column Space, Null Space and Rank-Nullity</w:t>
              </w:r>
            </w:hyperlink>
            <w:r>
              <w:t xml:space="preserve">) instead.</w:t>
            </w:r>
          </w:p>
          <w:p/>
        </w:tc>
      </w:tr>
    </w:tbl>
    <w:bookmarkStart w:id="15" w:name="def-subspace-sum"/>
    <w:p>
      <w:pPr>
        <w:pStyle w:val="BodyText"/>
      </w:pPr>
      <w:r>
        <w:rPr>
          <w:b/>
          <w:bCs/>
        </w:rPr>
        <w:t xml:space="preserve">Definition 1 (Sum of subspaces)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sum</w:t>
      </w:r>
      <w:r>
        <w:t xml:space="preserve"> </w:t>
      </w:r>
      <w:r>
        <w:t xml:space="preserve">of two subspaces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(</w:t>
      </w:r>
      <w:hyperlink r:id="rId14">
        <w:r>
          <w:rPr>
            <w:rStyle w:val="Hyperlink"/>
          </w:rPr>
          <w:t xml:space="preserve">Definition 4 in Subspaces and Rank</w:t>
        </w:r>
      </w:hyperlink>
      <w:r>
        <w:t xml:space="preserve">)</w:t>
      </w:r>
      <w:r>
        <w:t xml:space="preserve"> </w:t>
      </w:r>
      <w:r>
        <w:t xml:space="preserve">is the set of all sums of a vector from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 a vector from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scr m:val="script"/>
                  <m:sty m:val="p"/>
                </m:rPr>
                <m:t>S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+</m:t>
          </m:r>
          <m:sSub>
            <m:e>
              <m:r>
                <m:rPr>
                  <m:scr m:val="script"/>
                  <m:sty m:val="p"/>
                </m:rPr>
                <m:t>S</m:t>
              </m:r>
            </m:e>
            <m:sub>
              <m:r>
                <m:t>2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: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∈</m:t>
              </m:r>
              <m:sSub>
                <m:e>
                  <m:r>
                    <m:rPr>
                      <m:scr m:val="script"/>
                      <m:sty m:val="p"/>
                    </m:rPr>
                    <m:t>S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r>
                <m:t> 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∈</m:t>
              </m:r>
              <m:sSub>
                <m:e>
                  <m:r>
                    <m:rPr>
                      <m:scr m:val="script"/>
                      <m:sty m:val="p"/>
                    </m:rPr>
                    <m:t>S</m:t>
                  </m:r>
                </m:e>
                <m:sub>
                  <m:r>
                    <m:t>2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15"/>
    <w:bookmarkStart w:id="16" w:name="exm-subspace-sum"/>
    <w:p>
      <w:pPr>
        <w:pStyle w:val="FirstParagraph"/>
      </w:pPr>
      <w:r>
        <w:rPr>
          <w:b/>
          <w:bCs/>
        </w:rPr>
        <w:t xml:space="preserve">Example 1 (Two lines sum to a plane)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two lines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.</w:t>
      </w:r>
      <w:r>
        <w:t xml:space="preserve"> </w:t>
      </w:r>
      <w:r>
        <w:t xml:space="preserve">A vector 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has the form</w:t>
      </w:r>
      <w:r>
        <w:t xml:space="preserve"> </w:t>
      </w:r>
      <m:oMath>
        <m:r>
          <m:t>a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b</m:t>
        </m:r>
        <m:r>
          <m:t> 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can be any numbers,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a</m:t>
            </m:r>
            <m:r>
              <m:rPr>
                <m:sty m:val="p"/>
              </m:rPr>
              <m:t>,</m:t>
            </m:r>
            <m:r>
              <m:t>b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a</m:t>
            </m:r>
            <m:r>
              <m:rPr>
                <m:sty m:val="p"/>
              </m:rPr>
              <m:t>,</m:t>
            </m:r>
            <m:r>
              <m:t>b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the plane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6"/>
    <w:bookmarkStart w:id="17" w:name="exm-sum-not-union"/>
    <w:p>
      <w:pPr>
        <w:pStyle w:val="BodyText"/>
      </w:pPr>
      <w:r>
        <w:rPr>
          <w:b/>
          <w:bCs/>
        </w:rPr>
        <w:t xml:space="preserve">Example 2 (The sum is not the union)</w:t>
      </w:r>
      <w:r>
        <w:t xml:space="preserve"> </w:t>
      </w:r>
      <w:r>
        <w:t xml:space="preserve">For the two lines in</w:t>
      </w:r>
      <w:r>
        <w:t xml:space="preserve"> </w:t>
      </w:r>
      <w:hyperlink w:anchor="exm-subspace-sum">
        <w:r>
          <w:rPr>
            <w:rStyle w:val="Hyperlink"/>
          </w:rPr>
          <w:t xml:space="preserve">Example 1</w:t>
        </w:r>
      </w:hyperlink>
      <w:r>
        <w:t xml:space="preserve">,</w:t>
      </w:r>
      <w:r>
        <w:t xml:space="preserve"> </w:t>
      </w:r>
      <w:r>
        <w:t xml:space="preserve">the union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∪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contains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but not their sum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:</w:t>
      </w:r>
      <w:r>
        <w:t xml:space="preserve"> </w:t>
      </w:r>
      <w:r>
        <w:t xml:space="preserve">every multiple of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has second entry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and every multiple of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has first entry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So the union is not closed under addition and is not a subspace,</w:t>
      </w:r>
      <w:r>
        <w:t xml:space="preserve"> </w:t>
      </w:r>
      <w:r>
        <w:t xml:space="preserve">while the sum, the whole plane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0</m:t>
        </m:r>
      </m:oMath>
      <w:r>
        <w:t xml:space="preserve">, is.</w:t>
      </w:r>
    </w:p>
    <w:bookmarkEnd w:id="17"/>
    <w:bookmarkStart w:id="18" w:name="thm-sum-intersection-subspace"/>
    <w:p>
      <w:pPr>
        <w:pStyle w:val="BodyText"/>
      </w:pPr>
      <w:r>
        <w:rPr>
          <w:b/>
          <w:bCs/>
        </w:rPr>
        <w:t xml:space="preserve">Theorem 1 (Sums and intersections of subspaces are subspaces)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 subspaces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(</w:t>
      </w:r>
      <w:hyperlink r:id="rId14">
        <w:r>
          <w:rPr>
            <w:rStyle w:val="Hyperlink"/>
          </w:rPr>
          <w:t xml:space="preserve">Definition 4 in Subspaces and Rank</w:t>
        </w:r>
      </w:hyperlink>
      <w:r>
        <w:t xml:space="preserve">),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(</w:t>
      </w:r>
      <w:hyperlink w:anchor="def-subspace-sum">
        <w:r>
          <w:rPr>
            <w:rStyle w:val="Hyperlink"/>
          </w:rPr>
          <w:t xml:space="preserve">Definition 1</w:t>
        </w:r>
      </w:hyperlink>
      <w:r>
        <w:t xml:space="preserve">)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∩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 subspaces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</w:t>
      </w:r>
    </w:p>
    <w:bookmarkEnd w:id="18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Both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contain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(</w:t>
      </w:r>
      <w:hyperlink r:id="rId19">
        <w:r>
          <w:rPr>
            <w:rStyle w:val="Hyperlink"/>
          </w:rPr>
          <w:t xml:space="preserve">Theorem 1 in Subspaces and Rank</w:t>
        </w:r>
      </w:hyperlink>
      <w:r>
        <w:t xml:space="preserve">).</w:t>
      </w:r>
    </w:p>
    <w:p>
      <w:pPr>
        <w:pStyle w:val="BodyText"/>
      </w:pPr>
      <w:r>
        <w:rPr>
          <w:b/>
          <w:bCs/>
        </w:rPr>
        <w:t xml:space="preserve">The sum.</w:t>
      </w:r>
      <w:r>
        <w:t xml:space="preserve"> </w:t>
      </w:r>
      <w:r>
        <w:t xml:space="preserve">It is not empty: it contains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  <m:r>
          <m:rPr>
            <m:sty m:val="p"/>
          </m:rPr>
          <m:t>+</m:t>
        </m:r>
        <m:acc>
          <m:accPr>
            <m:chr m:val="̃"/>
          </m:accPr>
          <m:e>
            <m:r>
              <m:t>0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.</w:t>
      </w:r>
      <w:r>
        <w:t xml:space="preserve"> </w:t>
      </w:r>
      <w:r>
        <w:t xml:space="preserve">Take two of its vectors,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b>
            <m:r>
              <m:t>2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w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acc>
              <m:accPr>
                <m:chr m:val="̃"/>
              </m:accPr>
              <m:e>
                <m:r>
                  <m:t>w</m:t>
                </m:r>
              </m:e>
            </m:acc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w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∈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w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∈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and a number</w:t>
      </w:r>
      <w:r>
        <w:t xml:space="preserve"> </w:t>
      </w:r>
      <m:oMath>
        <m:r>
          <m:t>c</m:t>
        </m:r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(regroup; vector addition is entrywise)</m:t>
              </m:r>
            </m:e>
          </m:eqAr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acc>
              <m:accPr>
                <m:chr m:val="̃"/>
              </m:accPr>
              <m:e>
                <m:r>
                  <m:t>w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∈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+</m:t>
        </m:r>
        <m:sSub>
          <m:e>
            <m:acc>
              <m:accPr>
                <m:chr m:val="̃"/>
              </m:accPr>
              <m:e>
                <m:r>
                  <m:t>w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∈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because each subspace is closed under addition.</w:t>
      </w:r>
      <w:r>
        <w:t xml:space="preserve"> </w:t>
      </w:r>
      <w:r>
        <w:t xml:space="preserve">Likewise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c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t>c</m:t>
              </m:r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</m:t>
              </m:r>
              <m:r>
                <m:t>c</m:t>
              </m:r>
              <m:r>
                <m:rPr>
                  <m:nor/>
                  <m:sty m:val="p"/>
                </m:rPr>
                <m:t> entrywise)</m:t>
              </m:r>
            </m:e>
          </m:eqAr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t>c</m:t>
        </m:r>
        <m:r>
          <m:t> </m:t>
        </m:r>
        <m:sSub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∈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t> </m:t>
        </m:r>
        <m:sSub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∈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because each subspace is closed under scalar multiplication.</w:t>
      </w:r>
      <w:r>
        <w:t xml:space="preserve"> </w:t>
      </w:r>
      <w:r>
        <w:t xml:space="preserve">So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+</m:t>
        </m:r>
        <m:acc>
          <m:accPr>
            <m:chr m:val="̃"/>
          </m:accPr>
          <m:e>
            <m:r>
              <m:t>w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t> </m:t>
        </m:r>
        <m:acc>
          <m:accPr>
            <m:chr m:val="̃"/>
          </m:accPr>
          <m:e>
            <m:r>
              <m:t>u</m:t>
            </m:r>
          </m:e>
        </m:acc>
      </m:oMath>
      <w:r>
        <w:t xml:space="preserve"> </w:t>
      </w:r>
      <w:r>
        <w:t xml:space="preserve">are in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The intersection.</w:t>
      </w:r>
      <w:r>
        <w:t xml:space="preserve"> </w:t>
      </w:r>
      <w:r>
        <w:t xml:space="preserve">It is not empty: it contains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</m:oMath>
      <w:r>
        <w:t xml:space="preserve"> </w:t>
      </w:r>
      <w:r>
        <w:t xml:space="preserve">are in both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+</m:t>
        </m:r>
        <m:acc>
          <m:accPr>
            <m:chr m:val="̃"/>
          </m:accPr>
          <m:e>
            <m:r>
              <m:t>w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t> </m:t>
        </m:r>
        <m:acc>
          <m:accPr>
            <m:chr m:val="̃"/>
          </m:accPr>
          <m:e>
            <m:r>
              <m:t>u</m:t>
            </m:r>
          </m:e>
        </m:acc>
      </m:oMath>
      <w:r>
        <w:t xml:space="preserve"> </w:t>
      </w:r>
      <w:r>
        <w:t xml:space="preserve">are in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because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is a subspace,</w:t>
      </w:r>
      <w:r>
        <w:t xml:space="preserve"> </w:t>
      </w:r>
      <w:r>
        <w:t xml:space="preserve">and in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for the same reason,</w:t>
      </w:r>
      <w:r>
        <w:t xml:space="preserve"> </w:t>
      </w:r>
      <w:r>
        <w:t xml:space="preserve">so they are in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∩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.</w:t>
      </w:r>
    </w:p>
    <w:bookmarkStart w:id="20" w:name="exm-sum-intersection-subspace"/>
    <w:p>
      <w:pPr>
        <w:pStyle w:val="BodyText"/>
      </w:pPr>
      <w:r>
        <w:rPr>
          <w:b/>
          <w:bCs/>
        </w:rPr>
        <w:t xml:space="preserve">Example 3 (Two planes in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a</m:t>
            </m:r>
            <m:r>
              <m:rPr>
                <m:sty m:val="p"/>
              </m:rPr>
              <m:t>,</m:t>
            </m:r>
            <m:r>
              <m:t>b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a</m:t>
            </m:r>
            <m:r>
              <m:rPr>
                <m:sty m:val="p"/>
              </m:rPr>
              <m:t>,</m:t>
            </m:r>
            <m:r>
              <m:t>b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the plane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,</m:t>
            </m:r>
            <m:r>
              <m:t>b</m:t>
            </m:r>
            <m:r>
              <m:rPr>
                <m:sty m:val="p"/>
              </m:rPr>
              <m:t>,</m:t>
            </m:r>
            <m:r>
              <m:t>c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b</m:t>
            </m:r>
            <m:r>
              <m:rPr>
                <m:sty m:val="p"/>
              </m:rPr>
              <m:t>,</m:t>
            </m:r>
            <m:r>
              <m:t>c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the plane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Intersection:</w:t>
      </w:r>
      <w:r>
        <w:t xml:space="preserve"> </w:t>
      </w:r>
      <w:r>
        <w:t xml:space="preserve">a vector in both has third entry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 first entry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∩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,</m:t>
            </m:r>
            <m:r>
              <m:t>b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b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m:oMath>
        <m:r>
          <m:t>y</m:t>
        </m:r>
      </m:oMath>
      <w:r>
        <w:t xml:space="preserve">-axis, which is a line through the origin.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Sum: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sSup>
          <m:e>
            <m:r>
              <m:t>b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,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+</m:t>
        </m:r>
        <m:sSup>
          <m:e>
            <m:r>
              <m:t>b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,</m:t>
        </m:r>
        <m:r>
          <m:t>c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any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,</m:t>
        </m:r>
        <m:r>
          <m:t>z</m:t>
        </m:r>
        <m:r>
          <m:rPr>
            <m:sty m:val="p"/>
          </m:rPr>
          <m:t>)</m:t>
        </m:r>
      </m:oMath>
      <w:r>
        <w:t xml:space="preserve"> </w:t>
      </w:r>
      <w:r>
        <w:t xml:space="preserve">arises this way,</w:t>
      </w:r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x</m:t>
        </m:r>
      </m:oMath>
      <w:r>
        <w:t xml:space="preserve">,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y</m:t>
        </m:r>
      </m:oMath>
      <w:r>
        <w:t xml:space="preserve">,</w:t>
      </w:r>
      <w:r>
        <w:t xml:space="preserve"> </w:t>
      </w:r>
      <m:oMath>
        <m:sSup>
          <m:e>
            <m:r>
              <m:t>b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z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.</w:t>
      </w:r>
    </w:p>
    <w:bookmarkEnd w:id="20"/>
    <w:bookmarkStart w:id="21" w:name="thm-dim-sum"/>
    <w:p>
      <w:pPr>
        <w:pStyle w:val="FirstParagraph"/>
      </w:pPr>
      <w:r>
        <w:rPr>
          <w:b/>
          <w:bCs/>
        </w:rPr>
        <w:t xml:space="preserve">Theorem 2 (The dimension of a sum of subspaces)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 subspaces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dim</m:t>
          </m:r>
          <m:r>
            <m:rPr>
              <m:sty m:val="p"/>
            </m:rPr>
            <m:t>(</m:t>
          </m:r>
          <m:sSub>
            <m:e>
              <m:r>
                <m:rPr>
                  <m:scr m:val="script"/>
                  <m:sty m:val="p"/>
                </m:rPr>
                <m:t>S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+</m:t>
          </m:r>
          <m:sSub>
            <m:e>
              <m:r>
                <m:rPr>
                  <m:scr m:val="script"/>
                  <m:sty m:val="p"/>
                </m:rPr>
                <m:t>S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dim</m:t>
          </m:r>
          <m:r>
            <m:rPr>
              <m:sty m:val="p"/>
            </m:rPr>
            <m:t>(</m:t>
          </m:r>
          <m:sSub>
            <m:e>
              <m:r>
                <m:rPr>
                  <m:scr m:val="script"/>
                  <m:sty m:val="p"/>
                </m:rPr>
                <m:t>S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dim</m:t>
          </m:r>
          <m:r>
            <m:rPr>
              <m:sty m:val="p"/>
            </m:rPr>
            <m:t>(</m:t>
          </m:r>
          <m:sSub>
            <m:e>
              <m:r>
                <m:rPr>
                  <m:scr m:val="script"/>
                  <m:sty m:val="p"/>
                </m:rPr>
                <m:t>S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−</m:t>
          </m:r>
          <m:r>
            <m:rPr>
              <m:sty m:val="p"/>
            </m:rPr>
            <m:t>dim</m:t>
          </m:r>
          <m:r>
            <m:rPr>
              <m:sty m:val="p"/>
            </m:rPr>
            <m:t>(</m:t>
          </m:r>
          <m:sSub>
            <m:e>
              <m:r>
                <m:rPr>
                  <m:scr m:val="script"/>
                  <m:sty m:val="p"/>
                </m:rPr>
                <m:t>S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∩</m:t>
          </m:r>
          <m:sSub>
            <m:e>
              <m:r>
                <m:rPr>
                  <m:scr m:val="script"/>
                  <m:sty m:val="p"/>
                </m:rPr>
                <m:t>S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2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All three sets in the formula are subspaces</w:t>
      </w:r>
      <w:r>
        <w:t xml:space="preserve"> </w:t>
      </w:r>
      <w:r>
        <w:t xml:space="preserve">(</w:t>
      </w:r>
      <w:hyperlink w:anchor="thm-sum-intersection-subspace">
        <w:r>
          <w:rPr>
            <w:rStyle w:val="Hyperlink"/>
          </w:rPr>
          <w:t xml:space="preserve">Theorem 1</w:t>
        </w:r>
      </w:hyperlink>
      <w:r>
        <w:t xml:space="preserve">),</w:t>
      </w:r>
      <w:r>
        <w:t xml:space="preserve"> </w:t>
      </w:r>
      <w:r>
        <w:t xml:space="preserve">so each has a dimension (</w:t>
      </w:r>
      <w:hyperlink r:id="rId22">
        <w:r>
          <w:rPr>
            <w:rStyle w:val="Hyperlink"/>
          </w:rPr>
          <w:t xml:space="preserve">Definition 8 in Subspaces and Rank</w:t>
        </w:r>
      </w:hyperlink>
      <w:r>
        <w:t xml:space="preserve">).</w:t>
      </w:r>
      <w:r>
        <w:t xml:space="preserve"> </w:t>
      </w:r>
      <w:r>
        <w:t xml:space="preserve">Let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rPr>
            <m:sty m:val="p"/>
          </m:rPr>
          <m:t>dim</m:t>
        </m:r>
        <m:r>
          <m:rPr>
            <m:sty m:val="p"/>
          </m:rPr>
          <m:t>(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∩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sSub>
          <m:e>
            <m:r>
              <m:t>d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dim</m:t>
        </m:r>
        <m:r>
          <m:rPr>
            <m:sty m:val="p"/>
          </m:rPr>
          <m:t>(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d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dim</m:t>
        </m:r>
        <m:r>
          <m:rPr>
            <m:sty m:val="p"/>
          </m:rPr>
          <m:t>(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Build a list.</w:t>
      </w:r>
      <w:r>
        <w:t xml:space="preserve"> </w:t>
      </w:r>
      <w:r>
        <w:t xml:space="preserve">Choose a basis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z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z</m:t>
                </m:r>
              </m:e>
            </m:acc>
          </m:e>
          <m:sub>
            <m:r>
              <m:t>k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∩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(</w:t>
      </w:r>
      <w:hyperlink r:id="rId23">
        <w:r>
          <w:rPr>
            <w:rStyle w:val="Hyperlink"/>
          </w:rPr>
          <w:t xml:space="preserve">Theorem 9 in Subspaces and Rank</w:t>
        </w:r>
      </w:hyperlink>
      <w:r>
        <w:t xml:space="preserve">).</w:t>
      </w:r>
      <w:r>
        <w:t xml:space="preserve"> </w:t>
      </w:r>
      <w:r>
        <w:t xml:space="preserve">These vectors are linearly independent and lie in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hyperlink r:id="rId23">
        <w:r>
          <w:rPr>
            <w:rStyle w:val="Hyperlink"/>
          </w:rPr>
          <w:t xml:space="preserve">Theorem 9 in Subspaces and Rank</w:t>
        </w:r>
      </w:hyperlink>
      <w:r>
        <w:t xml:space="preserve"> </w:t>
      </w:r>
      <w:r>
        <w:t xml:space="preserve">extends them to a basis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z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z</m:t>
                </m:r>
              </m:e>
            </m:acc>
          </m:e>
          <m:sub>
            <m:r>
              <m:t>k</m:t>
            </m:r>
          </m:sub>
        </m:sSub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sSub>
              <m:e>
                <m:r>
                  <m:t>d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−</m:t>
            </m:r>
            <m:r>
              <m:t>k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which has</w:t>
      </w:r>
      <w:r>
        <w:t xml:space="preserve"> </w:t>
      </w:r>
      <m:oMath>
        <m:sSub>
          <m:e>
            <m:r>
              <m:t>d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vectors (</w:t>
      </w:r>
      <w:hyperlink r:id="rId24">
        <w:r>
          <w:rPr>
            <w:rStyle w:val="Hyperlink"/>
          </w:rPr>
          <w:t xml:space="preserve">Theorem 7 in Subspaces and Rank</w:t>
        </w:r>
      </w:hyperlink>
      <w:r>
        <w:t xml:space="preserve">).</w:t>
      </w:r>
      <w:r>
        <w:t xml:space="preserve"> </w:t>
      </w:r>
      <w:r>
        <w:t xml:space="preserve">In the same way, extend them to a basis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z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z</m:t>
                </m:r>
              </m:e>
            </m:acc>
          </m:e>
          <m:sub>
            <m:r>
              <m:t>k</m:t>
            </m:r>
          </m:sub>
        </m:sSub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  <m:sub>
            <m:sSub>
              <m:e>
                <m:r>
                  <m:t>d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−</m:t>
            </m:r>
            <m:r>
              <m:t>k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.</w:t>
      </w:r>
      <w:r>
        <w:t xml:space="preserve"> </w:t>
      </w:r>
      <w:r>
        <w:t xml:space="preserve">We show that the</w:t>
      </w:r>
      <w:r>
        <w:t xml:space="preserve"> </w:t>
      </w:r>
      <m:oMath>
        <m:acc>
          <m:accPr>
            <m:chr m:val="̃"/>
          </m:accPr>
          <m:e>
            <m:r>
              <m:t>z</m:t>
            </m:r>
          </m:e>
        </m:acc>
      </m:oMath>
      <w:r>
        <w:t xml:space="preserve">’s,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’s and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’s together,</w:t>
      </w:r>
      <w:r>
        <w:t xml:space="preserve"> </w:t>
      </w:r>
      <m:oMath>
        <m:r>
          <m:t>k</m:t>
        </m:r>
        <m:r>
          <m:rPr>
            <m:sty m:val="p"/>
          </m:rPr>
          <m:t>+</m:t>
        </m:r>
        <m:r>
          <m:rPr>
            <m:sty m:val="p"/>
          </m:rPr>
          <m:t>(</m:t>
        </m:r>
        <m:sSub>
          <m:e>
            <m:r>
              <m:t>d</m:t>
            </m:r>
          </m:e>
          <m:sub>
            <m:r>
              <m:t>1</m:t>
            </m:r>
          </m:sub>
        </m:sSub>
        <m:r>
          <m:rPr>
            <m:sty m:val="p"/>
          </m:rPr>
          <m:t>−</m:t>
        </m:r>
        <m:r>
          <m:t>k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sSub>
          <m:e>
            <m:r>
              <m:t>d</m:t>
            </m:r>
          </m:e>
          <m:sub>
            <m:r>
              <m:t>2</m:t>
            </m:r>
          </m:sub>
        </m:sSub>
        <m:r>
          <m:rPr>
            <m:sty m:val="p"/>
          </m:rPr>
          <m:t>−</m:t>
        </m:r>
        <m:r>
          <m:t>k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d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d</m:t>
            </m:r>
          </m:e>
          <m:sub>
            <m:r>
              <m:t>2</m:t>
            </m:r>
          </m:sub>
        </m:sSub>
        <m:r>
          <m:rPr>
            <m:sty m:val="p"/>
          </m:rPr>
          <m:t>−</m:t>
        </m:r>
        <m:r>
          <m:t>k</m:t>
        </m:r>
      </m:oMath>
      <w:r>
        <w:t xml:space="preserve"> </w:t>
      </w:r>
      <w:r>
        <w:t xml:space="preserve">vectors,</w:t>
      </w:r>
      <w:r>
        <w:t xml:space="preserve"> </w:t>
      </w:r>
      <w:r>
        <w:t xml:space="preserve">are a basis 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(</w:t>
      </w:r>
      <w:hyperlink r:id="rId25">
        <w:r>
          <w:rPr>
            <w:rStyle w:val="Hyperlink"/>
          </w:rPr>
          <w:t xml:space="preserve">Definition 6 in Subspaces and Rank</w:t>
        </w:r>
      </w:hyperlink>
      <w:r>
        <w:t xml:space="preserve">).</w:t>
      </w:r>
    </w:p>
    <w:p>
      <w:pPr>
        <w:pStyle w:val="BodyText"/>
      </w:pPr>
      <w:r>
        <w:rPr>
          <w:b/>
          <w:bCs/>
        </w:rPr>
        <w:t xml:space="preserve">They span</w:t>
      </w:r>
      <w:r>
        <w:rPr>
          <w:b/>
          <w:bCs/>
        </w:rP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rPr>
          <w:b/>
          <w:bCs/>
        </w:rPr>
        <w:t xml:space="preserve">.</w:t>
      </w:r>
      <w:r>
        <w:t xml:space="preserve"> </w:t>
      </w:r>
      <w:r>
        <w:t xml:space="preserve">Any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∈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2</m:t>
            </m:r>
          </m:sub>
        </m:sSub>
      </m:oMath>
      <w:r>
        <w:t xml:space="preserve"> </w:t>
      </w:r>
      <w:r>
        <w:t xml:space="preserve">with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∈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∈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.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1</m:t>
            </m:r>
          </m:sub>
        </m:sSub>
      </m:oMath>
      <w:r>
        <w:t xml:space="preserve"> </w:t>
      </w:r>
      <w:r>
        <w:t xml:space="preserve">is a linear combination of the</w:t>
      </w:r>
      <w:r>
        <w:t xml:space="preserve"> </w:t>
      </w:r>
      <m:oMath>
        <m:acc>
          <m:accPr>
            <m:chr m:val="̃"/>
          </m:accPr>
          <m:e>
            <m:r>
              <m:t>z</m:t>
            </m:r>
          </m:e>
        </m:acc>
      </m:oMath>
      <w:r>
        <w:t xml:space="preserve">’s and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’s,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2</m:t>
            </m:r>
          </m:sub>
        </m:sSub>
      </m:oMath>
      <w:r>
        <w:t xml:space="preserve"> </w:t>
      </w:r>
      <w:r>
        <w:t xml:space="preserve">is a linear combination of the</w:t>
      </w:r>
      <w:r>
        <w:t xml:space="preserve"> </w:t>
      </w:r>
      <m:oMath>
        <m:acc>
          <m:accPr>
            <m:chr m:val="̃"/>
          </m:accPr>
          <m:e>
            <m:r>
              <m:t>z</m:t>
            </m:r>
          </m:e>
        </m:acc>
      </m:oMath>
      <w:r>
        <w:t xml:space="preserve">’s and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’s,</w:t>
      </w:r>
      <w:r>
        <w:t xml:space="preserve"> </w:t>
      </w:r>
      <w:r>
        <w:t xml:space="preserve">so their sum is a linear combination of all three groups.</w:t>
      </w:r>
      <w:r>
        <w:t xml:space="preserve"> </w:t>
      </w:r>
      <w:r>
        <w:t xml:space="preserve">Conversely, each vector in the list is in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(for example,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+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is a subspace,</w:t>
      </w:r>
      <w:r>
        <w:t xml:space="preserve"> </w:t>
      </w:r>
      <w:r>
        <w:t xml:space="preserve">so it contains every linear combination of them.</w:t>
      </w:r>
    </w:p>
    <w:p>
      <w:pPr>
        <w:pStyle w:val="BodyText"/>
      </w:pPr>
      <w:r>
        <w:rPr>
          <w:b/>
          <w:bCs/>
        </w:rPr>
        <w:t xml:space="preserve">They are linearly independent.</w:t>
      </w:r>
      <w:r>
        <w:t xml:space="preserve"> </w:t>
      </w:r>
      <w:r>
        <w:t xml:space="preserve">Suppose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k</m:t>
              </m:r>
            </m:sup>
            <m:e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</m:e>
          </m:nary>
          <m:sSub>
            <m:e>
              <m:acc>
                <m:accPr>
                  <m:chr m:val="̃"/>
                </m:accPr>
                <m:e>
                  <m:r>
                    <m:t>z</m:t>
                  </m:r>
                </m:e>
              </m:acc>
            </m:e>
            <m:sub>
              <m:r>
                <m:t>i</m:t>
              </m:r>
            </m:sub>
          </m:sSub>
          <m:r>
            <m:rPr>
              <m:sty m:val="p"/>
            </m:rPr>
            <m:t>+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j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sSub>
                <m:e>
                  <m:r>
                    <m:t>d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k</m:t>
              </m:r>
            </m:sup>
            <m:e>
              <m:sSub>
                <m:e>
                  <m:r>
                    <m:t>b</m:t>
                  </m:r>
                </m:e>
                <m:sub>
                  <m:r>
                    <m:t>j</m:t>
                  </m:r>
                </m:sub>
              </m:sSub>
            </m:e>
          </m:nary>
          <m:sSub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  <m:sub>
              <m:r>
                <m:t>j</m:t>
              </m:r>
            </m:sub>
          </m:sSub>
          <m:r>
            <m:rPr>
              <m:sty m:val="p"/>
            </m:rPr>
            <m:t>+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l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sSub>
                <m:e>
                  <m:r>
                    <m:t>d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k</m:t>
              </m:r>
            </m:sup>
            <m:e>
              <m:sSub>
                <m:e>
                  <m:r>
                    <m:t>c</m:t>
                  </m:r>
                </m:e>
                <m:sub>
                  <m:r>
                    <m:t>l</m:t>
                  </m:r>
                </m:sub>
              </m:sSub>
            </m:e>
          </m:nary>
          <m:sSub>
            <m:e>
              <m:acc>
                <m:accPr>
                  <m:chr m:val="̃"/>
                </m:accPr>
                <m:e>
                  <m:r>
                    <m:t>y</m:t>
                  </m:r>
                </m:e>
              </m:acc>
            </m:e>
            <m:sub>
              <m:r>
                <m:t>l</m:t>
              </m:r>
            </m:sub>
          </m:sSub>
          <m:r>
            <m:rPr>
              <m:sty m:val="p"/>
            </m:rPr>
            <m:t>=</m:t>
          </m:r>
          <m:acc>
            <m:accPr>
              <m:chr m:val="̃"/>
            </m:accPr>
            <m:e>
              <m:r>
                <m:t>0</m:t>
              </m:r>
            </m:e>
          </m:acc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nary>
          <m:naryPr>
            <m:chr m:val="∑"/>
            <m:limLoc m:val="undOvr"/>
            <m:subHide m:val="off"/>
            <m:supHide m:val="on"/>
          </m:naryPr>
          <m:sub>
            <m:r>
              <m:t>l</m:t>
            </m:r>
          </m:sub>
          <m:sup>
            <m:r>
              <m:t>​</m:t>
            </m:r>
          </m:sup>
          <m:e>
            <m:sSub>
              <m:e>
                <m:r>
                  <m:t>c</m:t>
                </m:r>
              </m:e>
              <m:sub>
                <m:r>
                  <m:t>l</m:t>
                </m:r>
              </m:sub>
            </m:sSub>
          </m:e>
        </m:nary>
        <m:sSub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  <m:sub>
            <m:r>
              <m:t>l</m:t>
            </m:r>
          </m:sub>
        </m:sSub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∈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because it is a linear combination of vectors 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.</w:t>
      </w:r>
      <w:r>
        <w:t xml:space="preserve"> </w:t>
      </w:r>
      <w:r>
        <w:t xml:space="preserve">Subtracting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i</m:t>
            </m:r>
          </m:sub>
          <m:sup>
            <m:r>
              <m:t>​</m:t>
            </m:r>
          </m:sup>
          <m:e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e>
        </m:nary>
        <m:sSub>
          <m:e>
            <m:acc>
              <m:accPr>
                <m:chr m:val="̃"/>
              </m:accPr>
              <m:e>
                <m:r>
                  <m:t>z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+</m:t>
        </m:r>
        <m:nary>
          <m:naryPr>
            <m:chr m:val="∑"/>
            <m:limLoc m:val="undOvr"/>
            <m:subHide m:val="off"/>
            <m:supHide m:val="on"/>
          </m:naryPr>
          <m:sub>
            <m:r>
              <m:t>j</m:t>
            </m:r>
          </m:sub>
          <m:sup>
            <m:r>
              <m:t>​</m:t>
            </m:r>
          </m:sup>
          <m:e>
            <m:sSub>
              <m:e>
                <m:r>
                  <m:t>b</m:t>
                </m:r>
              </m:e>
              <m:sub>
                <m:r>
                  <m:t>j</m:t>
                </m:r>
              </m:sub>
            </m:sSub>
          </m:e>
        </m:nary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j</m:t>
            </m:r>
          </m:sub>
        </m:sSub>
      </m:oMath>
      <w:r>
        <w:t xml:space="preserve"> </w:t>
      </w:r>
      <w:r>
        <w:t xml:space="preserve">from both sides of the supposed equation gives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̃"/>
            </m:accPr>
            <m:e>
              <m:r>
                <m:t>w</m:t>
              </m:r>
            </m:e>
          </m:acc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k</m:t>
              </m:r>
            </m:sup>
            <m:e>
              <m:r>
                <m:rPr>
                  <m:sty m:val="p"/>
                </m:rPr>
                <m:t>(</m:t>
              </m:r>
            </m:e>
          </m:nary>
          <m:r>
            <m:rPr>
              <m:sty m:val="p"/>
            </m:rPr>
            <m:t>−</m:t>
          </m:r>
          <m:sSub>
            <m:e>
              <m:r>
                <m:t>a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  <m:r>
            <m:t> </m:t>
          </m:r>
          <m:sSub>
            <m:e>
              <m:acc>
                <m:accPr>
                  <m:chr m:val="̃"/>
                </m:accPr>
                <m:e>
                  <m:r>
                    <m:t>z</m:t>
                  </m:r>
                </m:e>
              </m:acc>
            </m:e>
            <m:sub>
              <m:r>
                <m:t>i</m:t>
              </m:r>
            </m:sub>
          </m:sSub>
          <m:r>
            <m:rPr>
              <m:sty m:val="p"/>
            </m:rPr>
            <m:t>+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j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sSub>
                <m:e>
                  <m:r>
                    <m:t>d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k</m:t>
              </m:r>
            </m:sup>
            <m:e>
              <m:r>
                <m:rPr>
                  <m:sty m:val="p"/>
                </m:rPr>
                <m:t>(</m:t>
              </m:r>
            </m:e>
          </m:nary>
          <m:r>
            <m:rPr>
              <m:sty m:val="p"/>
            </m:rPr>
            <m:t>−</m:t>
          </m:r>
          <m:sSub>
            <m:e>
              <m:r>
                <m:t>b</m:t>
              </m:r>
            </m:e>
            <m:sub>
              <m:r>
                <m:t>j</m:t>
              </m:r>
            </m:sub>
          </m:sSub>
          <m:r>
            <m:rPr>
              <m:sty m:val="p"/>
            </m:rPr>
            <m:t>)</m:t>
          </m:r>
          <m:r>
            <m:t> </m:t>
          </m:r>
          <m:sSub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  <m:sub>
              <m:r>
                <m:t>j</m:t>
              </m:r>
            </m:sub>
          </m:sSub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a linear combination of vectors 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∈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too.</w:t>
      </w:r>
      <w:r>
        <w:t xml:space="preserve"> </w:t>
      </w:r>
      <w:r>
        <w:t xml:space="preserve">So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∈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∩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n"/>
          </m:naryPr>
          <m:sub>
            <m:r>
              <m:t>i</m:t>
            </m:r>
          </m:sub>
          <m:sup>
            <m:r>
              <m:t>​</m:t>
            </m:r>
          </m:sup>
          <m:e>
            <m:sSub>
              <m:e>
                <m:r>
                  <m:t>e</m:t>
                </m:r>
              </m:e>
              <m:sub>
                <m:r>
                  <m:t>i</m:t>
                </m:r>
              </m:sub>
            </m:sSub>
          </m:e>
        </m:nary>
        <m:sSub>
          <m:e>
            <m:acc>
              <m:accPr>
                <m:chr m:val="̃"/>
              </m:accPr>
              <m:e>
                <m:r>
                  <m:t>z</m:t>
                </m:r>
              </m:e>
            </m:acc>
          </m:e>
          <m:sub>
            <m:r>
              <m:t>i</m:t>
            </m:r>
          </m:sub>
        </m:sSub>
      </m:oMath>
      <w:r>
        <w:t xml:space="preserve"> </w:t>
      </w:r>
      <w:r>
        <w:t xml:space="preserve">for some numbers</w:t>
      </w:r>
      <w:r>
        <w:t xml:space="preserve"> </w:t>
      </w:r>
      <m:oMath>
        <m:sSub>
          <m:e>
            <m:r>
              <m:t>e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since the</w:t>
      </w:r>
      <w:r>
        <w:t xml:space="preserve"> </w:t>
      </w:r>
      <m:oMath>
        <m:acc>
          <m:accPr>
            <m:chr m:val="̃"/>
          </m:accPr>
          <m:e>
            <m:r>
              <m:t>z</m:t>
            </m:r>
          </m:e>
        </m:acc>
      </m:oMath>
      <w:r>
        <w:t xml:space="preserve">’s span the intersection.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−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vector minus itself)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e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acc>
                    <m:accPr>
                      <m:chr m:val="̃"/>
                    </m:accPr>
                    <m:e>
                      <m:r>
                        <m:t>z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l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sSub>
                    <m:e>
                      <m:r>
                        <m:t>d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k</m:t>
                  </m:r>
                </m:sup>
                <m:e>
                  <m:sSub>
                    <m:e>
                      <m:r>
                        <m:t>c</m:t>
                      </m:r>
                    </m:e>
                    <m:sub>
                      <m:r>
                        <m:t>l</m:t>
                      </m:r>
                    </m:sub>
                  </m:sSub>
                </m:e>
              </m:nary>
              <m:sSub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  <m:sub>
                  <m:r>
                    <m:t>l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two expressions for 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e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acc>
                    <m:accPr>
                      <m:chr m:val="̃"/>
                    </m:accPr>
                    <m:e>
                      <m:r>
                        <m:t>z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l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sSub>
                    <m:e>
                      <m:r>
                        <m:t>d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k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rPr>
                  <m:sty m:val="p"/>
                </m:rPr>
                <m:t>−</m:t>
              </m:r>
              <m:sSub>
                <m:e>
                  <m:r>
                    <m:t>c</m:t>
                  </m:r>
                </m:e>
                <m:sub>
                  <m:r>
                    <m:t>l</m:t>
                  </m:r>
                </m:sub>
              </m:sSub>
              <m:r>
                <m:rPr>
                  <m:sty m:val="p"/>
                </m:rPr>
                <m:t>)</m:t>
              </m:r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  <m:sub>
                  <m:r>
                    <m:t>l</m:t>
                  </m:r>
                </m:sub>
              </m:sSub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each subtraction as adding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 times)</m:t>
              </m:r>
            </m:e>
          </m:eqArr>
        </m:oMath>
      </m:oMathPara>
    </w:p>
    <w:p>
      <w:pPr>
        <w:pStyle w:val="FirstParagraph"/>
      </w:pPr>
      <w:r>
        <w:t xml:space="preserve">and because the</w:t>
      </w:r>
      <w:r>
        <w:t xml:space="preserve"> </w:t>
      </w:r>
      <m:oMath>
        <m:acc>
          <m:accPr>
            <m:chr m:val="̃"/>
          </m:accPr>
          <m:e>
            <m:r>
              <m:t>z</m:t>
            </m:r>
          </m:e>
        </m:acc>
      </m:oMath>
      <w:r>
        <w:t xml:space="preserve">’s and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’s are a basis 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every</w:t>
      </w:r>
      <w:r>
        <w:t xml:space="preserve"> </w:t>
      </w:r>
      <m:oMath>
        <m:sSub>
          <m:e>
            <m:r>
              <m:t>c</m:t>
            </m:r>
          </m:e>
          <m:sub>
            <m:r>
              <m:t>l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The supposed equation then reads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i</m:t>
            </m:r>
          </m:sub>
          <m:sup>
            <m:r>
              <m:t>​</m:t>
            </m:r>
          </m:sup>
          <m:e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e>
        </m:nary>
        <m:sSub>
          <m:e>
            <m:acc>
              <m:accPr>
                <m:chr m:val="̃"/>
              </m:accPr>
              <m:e>
                <m:r>
                  <m:t>z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+</m:t>
        </m:r>
        <m:nary>
          <m:naryPr>
            <m:chr m:val="∑"/>
            <m:limLoc m:val="undOvr"/>
            <m:subHide m:val="off"/>
            <m:supHide m:val="on"/>
          </m:naryPr>
          <m:sub>
            <m:r>
              <m:t>j</m:t>
            </m:r>
          </m:sub>
          <m:sup>
            <m:r>
              <m:t>​</m:t>
            </m:r>
          </m:sup>
          <m:e>
            <m:sSub>
              <m:e>
                <m:r>
                  <m:t>b</m:t>
                </m:r>
              </m:e>
              <m:sub>
                <m:r>
                  <m:t>j</m:t>
                </m:r>
              </m:sub>
            </m:sSub>
          </m:e>
        </m:nary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j</m:t>
            </m:r>
          </m:sub>
        </m:sSub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</w:t>
      </w:r>
      <w:r>
        <w:t xml:space="preserve"> </w:t>
      </w:r>
      <w:r>
        <w:t xml:space="preserve">and because the</w:t>
      </w:r>
      <w:r>
        <w:t xml:space="preserve"> </w:t>
      </w:r>
      <m:oMath>
        <m:acc>
          <m:accPr>
            <m:chr m:val="̃"/>
          </m:accPr>
          <m:e>
            <m:r>
              <m:t>z</m:t>
            </m:r>
          </m:e>
        </m:acc>
      </m:oMath>
      <w:r>
        <w:t xml:space="preserve">’s and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’s are a basis 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every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b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r>
          <m:t>0</m:t>
        </m:r>
      </m:oMath>
      <w:r>
        <w:t xml:space="preserve">.</w:t>
      </w:r>
    </w:p>
    <w:p>
      <w:pPr>
        <w:pStyle w:val="BodyText"/>
      </w:pPr>
      <w:r>
        <w:t xml:space="preserve">So</w:t>
      </w:r>
      <w:r>
        <w:t xml:space="preserve"> </w:t>
      </w:r>
      <m:oMath>
        <m:r>
          <m:rPr>
            <m:sty m:val="p"/>
          </m:rPr>
          <m:t>dim</m:t>
        </m:r>
        <m:r>
          <m:rPr>
            <m:sty m:val="p"/>
          </m:rPr>
          <m:t>(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d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d</m:t>
            </m:r>
          </m:e>
          <m:sub>
            <m:r>
              <m:t>2</m:t>
            </m:r>
          </m:sub>
        </m:sSub>
        <m:r>
          <m:rPr>
            <m:sty m:val="p"/>
          </m:rPr>
          <m:t>−</m:t>
        </m:r>
        <m:r>
          <m:t>k</m:t>
        </m:r>
      </m:oMath>
      <w:r>
        <w:t xml:space="preserve">.</w:t>
      </w:r>
      <w:r>
        <w:t xml:space="preserve"> </w:t>
      </w:r>
      <w:r>
        <w:t xml:space="preserve">When some of the groups are empty</w:t>
      </w:r>
      <w:r>
        <w:t xml:space="preserve"> </w:t>
      </w:r>
      <w:r>
        <w:t xml:space="preserve">(for example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0</m:t>
        </m:r>
      </m:oMath>
      <w:r>
        <w:t xml:space="preserve">, or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∩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),</w:t>
      </w:r>
      <w:r>
        <w:t xml:space="preserve"> </w:t>
      </w:r>
      <w:r>
        <w:t xml:space="preserve">the sums over them are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and the argument goes through unchanged.</w:t>
      </w:r>
    </w:p>
    <w:bookmarkStart w:id="27" w:name="exm-dim-sum"/>
    <w:p>
      <w:pPr>
        <w:pStyle w:val="BodyText"/>
      </w:pPr>
      <w:r>
        <w:rPr>
          <w:b/>
          <w:bCs/>
        </w:rPr>
        <w:t xml:space="preserve">Example 4 (Two planes in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rPr>
          <w:b/>
          <w:bCs/>
        </w:rPr>
        <w:t xml:space="preserve">, by dimension)</w:t>
      </w:r>
      <w:r>
        <w:t xml:space="preserve"> </w:t>
      </w:r>
      <w:r>
        <w:t xml:space="preserve">For the planes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in</w:t>
      </w:r>
      <w:r>
        <w:t xml:space="preserve"> </w:t>
      </w:r>
      <w:hyperlink w:anchor="exm-sum-intersection-subspace">
        <w:r>
          <w:rPr>
            <w:rStyle w:val="Hyperlink"/>
          </w:rPr>
          <w:t xml:space="preserve">Example 3</w:t>
        </w:r>
      </w:hyperlink>
      <w:r>
        <w:t xml:space="preserve">,</w:t>
      </w:r>
      <w:r>
        <w:t xml:space="preserve"> </w:t>
      </w:r>
      <w:r>
        <w:t xml:space="preserve">each has dimension</w:t>
      </w:r>
      <w:r>
        <w:t xml:space="preserve"> </w:t>
      </w:r>
      <m:oMath>
        <m:r>
          <m:t>2</m:t>
        </m:r>
      </m:oMath>
      <w:r>
        <w:t xml:space="preserve">:</w:t>
      </w:r>
      <w:r>
        <w:t xml:space="preserve"> </w:t>
      </w:r>
      <w:r>
        <w:t xml:space="preserve">the plane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has basis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26">
        <w:r>
          <w:rPr>
            <w:rStyle w:val="Hyperlink"/>
          </w:rPr>
          <w:t xml:space="preserve">Example 16 in Subspaces and Rank</w:t>
        </w:r>
      </w:hyperlink>
      <w:r>
        <w:t xml:space="preserve">),</w:t>
      </w:r>
      <w:r>
        <w:t xml:space="preserve"> </w:t>
      </w:r>
      <w:r>
        <w:t xml:space="preserve">and the plane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has basis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by the same argument.</w:t>
      </w:r>
      <w:r>
        <w:t xml:space="preserve"> </w:t>
      </w:r>
      <w:r>
        <w:t xml:space="preserve">Their intersection, the</w:t>
      </w:r>
      <w:r>
        <w:t xml:space="preserve"> </w:t>
      </w:r>
      <m:oMath>
        <m:r>
          <m:t>y</m:t>
        </m:r>
      </m:oMath>
      <w:r>
        <w:t xml:space="preserve">-axis</w:t>
      </w:r>
      <w:r>
        <w:t xml:space="preserve"> </w:t>
      </w:r>
      <m:oMath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has dimension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because the single nonzero vector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is linearly independent</w:t>
      </w:r>
      <w:r>
        <w:t xml:space="preserve"> </w:t>
      </w:r>
      <w:r>
        <w:t xml:space="preserve">(</w:t>
      </w:r>
      <m:oMath>
        <m:r>
          <m:t>c</m:t>
        </m:r>
        <m:r>
          <m:t> 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is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only if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0</m:t>
        </m:r>
      </m:oMath>
      <w:r>
        <w:t xml:space="preserve">)</w:t>
      </w:r>
      <w:r>
        <w:t xml:space="preserve"> </w:t>
      </w:r>
      <w:r>
        <w:t xml:space="preserve">and so is a basis of it.</w:t>
      </w:r>
      <w:r>
        <w:t xml:space="preserve"> </w:t>
      </w:r>
      <w:hyperlink w:anchor="thm-dim-sum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dim</m:t>
              </m:r>
              <m:r>
                <m:rPr>
                  <m:sty m:val="p"/>
                </m:rPr>
                <m:t>(</m:t>
              </m:r>
              <m:sSub>
                <m:e>
                  <m:r>
                    <m:rPr>
                      <m:scr m:val="script"/>
                      <m:sty m:val="p"/>
                    </m:rPr>
                    <m:t>S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rPr>
                      <m:scr m:val="script"/>
                      <m:sty m:val="p"/>
                    </m:rPr>
                    <m:t>S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which agrees with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(</w:t>
      </w:r>
      <w:hyperlink w:anchor="exm-sum-intersection-subspace">
        <w:r>
          <w:rPr>
            <w:rStyle w:val="Hyperlink"/>
          </w:rPr>
          <w:t xml:space="preserve">Example 3</w:t>
        </w:r>
      </w:hyperlink>
      <w:r>
        <w:t xml:space="preserve">)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dim</m:t>
        </m:r>
        <m:r>
          <m:rPr>
            <m:sty m:val="p"/>
          </m:rPr>
          <m:t>(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(</w:t>
      </w:r>
      <w:hyperlink r:id="rId26">
        <w:r>
          <w:rPr>
            <w:rStyle w:val="Hyperlink"/>
          </w:rPr>
          <w:t xml:space="preserve">Example 16 in Subspaces and Rank</w:t>
        </w:r>
      </w:hyperlink>
      <w:r>
        <w:t xml:space="preserve">).</w:t>
      </w:r>
    </w:p>
    <w:bookmarkEnd w:id="27"/>
    <w:bookmarkStart w:id="28" w:name="cor-dim-subadditive"/>
    <w:p>
      <w:pPr>
        <w:pStyle w:val="BodyText"/>
      </w:pPr>
      <w:r>
        <w:rPr>
          <w:b/>
          <w:bCs/>
        </w:rPr>
        <w:t xml:space="preserve">Corollary 1 (The dimension of a sum is at most the sum of the dimensions)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 subspaces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dim</m:t>
          </m:r>
          <m:r>
            <m:rPr>
              <m:sty m:val="p"/>
            </m:rPr>
            <m:t>(</m:t>
          </m:r>
          <m:sSub>
            <m:e>
              <m:r>
                <m:rPr>
                  <m:scr m:val="script"/>
                  <m:sty m:val="p"/>
                </m:rPr>
                <m:t>S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+</m:t>
          </m:r>
          <m:sSub>
            <m:e>
              <m:r>
                <m:rPr>
                  <m:scr m:val="script"/>
                  <m:sty m:val="p"/>
                </m:rPr>
                <m:t>S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≤</m:t>
          </m:r>
          <m:r>
            <m:rPr>
              <m:sty m:val="p"/>
            </m:rPr>
            <m:t>dim</m:t>
          </m:r>
          <m:r>
            <m:rPr>
              <m:sty m:val="p"/>
            </m:rPr>
            <m:t>(</m:t>
          </m:r>
          <m:sSub>
            <m:e>
              <m:r>
                <m:rPr>
                  <m:scr m:val="script"/>
                  <m:sty m:val="p"/>
                </m:rPr>
                <m:t>S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dim</m:t>
          </m:r>
          <m:r>
            <m:rPr>
              <m:sty m:val="p"/>
            </m:rPr>
            <m:t>(</m:t>
          </m:r>
          <m:sSub>
            <m:e>
              <m:r>
                <m:rPr>
                  <m:scr m:val="script"/>
                  <m:sty m:val="p"/>
                </m:rPr>
                <m:t>S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with equality exactly when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∩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</m:d>
        <m:r>
          <m:t>​</m:t>
        </m:r>
      </m:oMath>
      <w:r>
        <w:t xml:space="preserve">.</w:t>
      </w:r>
    </w:p>
    <w:bookmarkEnd w:id="28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thm-dim-sum">
        <w:r>
          <w:rPr>
            <w:rStyle w:val="Hyperlink"/>
          </w:rPr>
          <w:t xml:space="preserve">Theorem 2</w:t>
        </w:r>
      </w:hyperlink>
      <w:r>
        <w:t xml:space="preserve">, the two sides differ by</w:t>
      </w:r>
      <w:r>
        <w:t xml:space="preserve"> </w:t>
      </w:r>
      <m:oMath>
        <m:r>
          <m:rPr>
            <m:sty m:val="p"/>
          </m:rPr>
          <m:t>dim</m:t>
        </m:r>
        <m:r>
          <m:rPr>
            <m:sty m:val="p"/>
          </m:rPr>
          <m:t>(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∩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≥</m:t>
        </m:r>
        <m:r>
          <m:t>0</m:t>
        </m:r>
      </m:oMath>
      <w:r>
        <w:t xml:space="preserve">.</w:t>
      </w:r>
      <w:r>
        <w:t xml:space="preserve"> </w:t>
      </w:r>
      <w:r>
        <w:t xml:space="preserve">That dimension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exactly when a basis of the intersection is the empty list,</w:t>
      </w:r>
      <w:r>
        <w:t xml:space="preserve"> </w:t>
      </w:r>
      <w:r>
        <w:t xml:space="preserve">that is, when the intersection is the span of the empty list,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(</w:t>
      </w:r>
      <w:hyperlink r:id="rId29">
        <w:r>
          <w:rPr>
            <w:rStyle w:val="Hyperlink"/>
          </w:rPr>
          <w:t xml:space="preserve">Definition 5 in Subspaces and Rank</w:t>
        </w:r>
      </w:hyperlink>
      <w:r>
        <w:t xml:space="preserve">,</w:t>
      </w:r>
      <w:r>
        <w:t xml:space="preserve"> </w:t>
      </w:r>
      <w:hyperlink r:id="rId26">
        <w:r>
          <w:rPr>
            <w:rStyle w:val="Hyperlink"/>
          </w:rPr>
          <w:t xml:space="preserve">Example 16 in Subspaces and Rank</w:t>
        </w:r>
      </w:hyperlink>
      <w:r>
        <w:t xml:space="preserve">).</w:t>
      </w:r>
    </w:p>
    <w:bookmarkStart w:id="31" w:name="exm-dim-subadditive"/>
    <w:p>
      <w:pPr>
        <w:pStyle w:val="BodyText"/>
      </w:pPr>
      <w:r>
        <w:rPr>
          <w:b/>
          <w:bCs/>
        </w:rPr>
        <w:t xml:space="preserve">Example 5 (Equality and strict inequality)</w:t>
      </w:r>
      <w:r>
        <w:t xml:space="preserve"> </w:t>
      </w:r>
      <w:r>
        <w:t xml:space="preserve"> </w:t>
      </w:r>
    </w:p>
    <w:p>
      <w:pPr>
        <w:numPr>
          <w:ilvl w:val="0"/>
          <w:numId w:val="1002"/>
        </w:numPr>
      </w:pPr>
      <w:r>
        <w:t xml:space="preserve">For the lines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in</w:t>
      </w:r>
      <w:r>
        <w:t xml:space="preserve"> </w:t>
      </w:r>
      <w:hyperlink w:anchor="exm-subspace-sum">
        <w:r>
          <w:rPr>
            <w:rStyle w:val="Hyperlink"/>
          </w:rPr>
          <w:t xml:space="preserve">Example 1</w:t>
        </w:r>
      </w:hyperlink>
      <w:r>
        <w:t xml:space="preserve">,</w:t>
      </w:r>
      <w:r>
        <w:t xml:space="preserve"> </w:t>
      </w:r>
      <w:r>
        <w:t xml:space="preserve">a common vector satisfies</w:t>
      </w:r>
      <w:r>
        <w:t xml:space="preserve"> </w:t>
      </w:r>
      <m:oMath>
        <m:r>
          <m:t>a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b</m:t>
        </m:r>
        <m:r>
          <m:t> 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b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b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The intersection is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indeed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dim</m:t>
              </m:r>
              <m:r>
                <m:rPr>
                  <m:sty m:val="p"/>
                </m:rPr>
                <m:t>(</m:t>
              </m:r>
              <m:sSub>
                <m:e>
                  <m:r>
                    <m:rPr>
                      <m:scr m:val="script"/>
                      <m:sty m:val="p"/>
                    </m:rPr>
                    <m:t>S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rPr>
                      <m:scr m:val="script"/>
                      <m:sty m:val="p"/>
                    </m:rPr>
                    <m:t>S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: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the sum is the plane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(</w:t>
      </w:r>
      <w:hyperlink w:anchor="exm-subspace-sum">
        <w:r>
          <w:rPr>
            <w:rStyle w:val="Hyperlink"/>
          </w:rPr>
          <w:t xml:space="preserve">Example 1</w:t>
        </w:r>
      </w:hyperlink>
      <w:r>
        <w:t xml:space="preserve">),</w:t>
      </w:r>
      <w:r>
        <w:t xml:space="preserve"> </w:t>
      </w:r>
      <w:r>
        <w:t xml:space="preserve">which has dimension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(</w:t>
      </w:r>
      <w:hyperlink r:id="rId26">
        <w:r>
          <w:rPr>
            <w:rStyle w:val="Hyperlink"/>
          </w:rPr>
          <w:t xml:space="preserve">Example 16 in Subspaces and Rank</w:t>
        </w:r>
      </w:hyperlink>
      <w:r>
        <w:t xml:space="preserve">),</w:t>
      </w:r>
      <w:r>
        <w:t xml:space="preserve"> </w:t>
      </w:r>
      <w:r>
        <w:t xml:space="preserve">and each line has dimension</w:t>
      </w:r>
      <w:r>
        <w:t xml:space="preserve"> </w:t>
      </w:r>
      <m:oMath>
        <m:r>
          <m:t>1</m:t>
        </m:r>
      </m:oMath>
      <w:r>
        <w:t xml:space="preserve">, with its spanning vector as a basis.</w:t>
      </w:r>
    </w:p>
    <w:p>
      <w:pPr>
        <w:numPr>
          <w:ilvl w:val="0"/>
          <w:numId w:val="1002"/>
        </w:numPr>
      </w:pPr>
      <w:r>
        <w:t xml:space="preserve">For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scr m:val="script"/>
                      <m:sty m:val="p"/>
                    </m:rPr>
                    <m:t>S</m:t>
                  </m:r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cr m:val="script"/>
                      <m:sty m:val="p"/>
                    </m:rPr>
                    <m:t>S</m:t>
                  </m:r>
                </m:e>
                <m:sub>
                  <m:r>
                    <m:t>2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span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the sum is the same line,</w:t>
      </w:r>
      <w:r>
        <w:t xml:space="preserve"> </w:t>
      </w:r>
      <w:r>
        <w:t xml:space="preserve">because</w:t>
      </w:r>
      <w:r>
        <w:t xml:space="preserve"> </w:t>
      </w:r>
      <m:oMath>
        <m:r>
          <m:t>a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b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+</m:t>
        </m:r>
        <m:r>
          <m:t>b</m:t>
        </m:r>
        <m:r>
          <m:rPr>
            <m:sty m:val="p"/>
          </m:rPr>
          <m:t>)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dim</m:t>
        </m:r>
        <m:r>
          <m:rPr>
            <m:sty m:val="p"/>
          </m:rPr>
          <m:t>(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&lt;</m:t>
        </m:r>
        <m:r>
          <m:t>1</m:t>
        </m:r>
        <m:r>
          <m:rPr>
            <m:sty m:val="p"/>
          </m:rPr>
          <m:t>+</m:t>
        </m:r>
        <m:r>
          <m:t>1</m:t>
        </m:r>
      </m:oMath>
      <w:r>
        <w:t xml:space="preserve">,</w:t>
      </w:r>
      <w:r>
        <w:t xml:space="preserve"> </w:t>
      </w:r>
      <w:r>
        <w:t xml:space="preserve">a</w:t>
      </w:r>
      <w:r>
        <w:t xml:space="preserve"> </w:t>
      </w:r>
      <w:hyperlink r:id="rId30">
        <w:r>
          <w:rPr>
            <w:rStyle w:val="Hyperlink"/>
          </w:rPr>
          <w:t xml:space="preserve">strict inequality</w:t>
        </w:r>
      </w:hyperlink>
      <w:r>
        <w:t xml:space="preserve">.</w:t>
      </w:r>
    </w:p>
    <w:bookmarkEnd w:id="31"/>
    <w:bookmarkStart w:id="32" w:name="thm-rank-subadditive"/>
    <w:p>
      <w:pPr>
        <w:pStyle w:val="FirstParagraph"/>
      </w:pPr>
      <w:r>
        <w:rPr>
          <w:b/>
          <w:bCs/>
        </w:rPr>
        <w:t xml:space="preserve">Theorem 3 (Rank is subadditive)</w:t>
      </w:r>
      <w:r>
        <w:t xml:space="preserve"> </w:t>
      </w:r>
      <w:r>
        <w:t xml:space="preserve">For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matrices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rank</m:t>
          </m:r>
          <m:r>
            <m:rPr>
              <m:sty m:val="p"/>
            </m:rPr>
            <m:t>(</m:t>
          </m:r>
          <m:r>
            <m:rPr>
              <m:sty m:val="bi"/>
            </m:rPr>
            <m:t>A</m:t>
          </m:r>
          <m:r>
            <m:rPr>
              <m:sty m:val="p"/>
            </m:rPr>
            <m:t>+</m:t>
          </m:r>
          <m:r>
            <m:rPr>
              <m:sty m:val="bi"/>
            </m:rP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≤</m:t>
          </m:r>
          <m:r>
            <m:rPr>
              <m:sty m:val="p"/>
            </m:rPr>
            <m:t>rank</m:t>
          </m:r>
          <m:r>
            <m:rPr>
              <m:sty m:val="p"/>
            </m:rPr>
            <m:t>(</m:t>
          </m:r>
          <m:r>
            <m:rPr>
              <m:sty m:val="bi"/>
            </m:rP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rank</m:t>
          </m:r>
          <m:r>
            <m:rPr>
              <m:sty m:val="p"/>
            </m:rPr>
            <m:t>(</m:t>
          </m:r>
          <m:r>
            <m:rPr>
              <m:sty m:val="bi"/>
            </m:rP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3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+</m:t>
        </m:r>
        <m:r>
          <m:rPr>
            <m:sty m:val="bi"/>
          </m:rPr>
          <m:t>B</m:t>
        </m:r>
        <m:r>
          <m:rPr>
            <m:sty m:val="p"/>
          </m:rPr>
          <m:t>)</m:t>
        </m:r>
        <m:r>
          <m:rPr>
            <m:sty m:val="p"/>
          </m:rPr>
          <m:t>⊆</m:t>
        </m:r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B</m:t>
        </m:r>
        <m:r>
          <m:rPr>
            <m:sty m:val="p"/>
          </m:rPr>
          <m:t>)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Any vector of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+</m:t>
        </m:r>
        <m:r>
          <m:rPr>
            <m:sty m:val="bi"/>
          </m:rP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+</m:t>
        </m:r>
        <m:r>
          <m:rPr>
            <m:sty m:val="bi"/>
          </m:rPr>
          <m:t>B</m:t>
        </m:r>
        <m:r>
          <m:rPr>
            <m:sty m:val="p"/>
          </m:rPr>
          <m:t>)</m:t>
        </m:r>
        <m:r>
          <m:t> 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for some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</m:oMath>
      <w:r>
        <w:t xml:space="preserve"> </w:t>
      </w:r>
      <w:r>
        <w:t xml:space="preserve">(</w:t>
      </w:r>
      <w:hyperlink r:id="rId33">
        <w:r>
          <w:rPr>
            <w:rStyle w:val="Hyperlink"/>
          </w:rPr>
          <w:t xml:space="preserve">Definition 1 in Column Space, Null Space and Rank-Nullity</w:t>
        </w:r>
      </w:hyperlink>
      <w:r>
        <w:t xml:space="preserve">), and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+</m:t>
        </m:r>
        <m:r>
          <m:rPr>
            <m:sty m:val="bi"/>
          </m:rPr>
          <m:t>B</m:t>
        </m:r>
        <m:r>
          <m:rPr>
            <m:sty m:val="p"/>
          </m:rPr>
          <m:t>)</m:t>
        </m:r>
        <m:r>
          <m:t> 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r>
          <m:rPr>
            <m:sty m:val="bi"/>
          </m:rPr>
          <m:t>B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(</w:t>
      </w:r>
      <w:hyperlink r:id="rId34">
        <w:r>
          <w:rPr>
            <w:rStyle w:val="Hyperlink"/>
          </w:rPr>
          <w:t xml:space="preserve">Theorem 6 in Matrices</w:t>
        </w:r>
      </w:hyperlink>
      <w:r>
        <w:t xml:space="preserve">, with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as an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matrix),</w:t>
      </w:r>
      <w:r>
        <w:t xml:space="preserve"> </w:t>
      </w:r>
      <w:r>
        <w:t xml:space="preserve">a vector of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plus a vector of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B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Compare dimensions.</w:t>
      </w:r>
      <w:r>
        <w:t xml:space="preserve"> </w:t>
      </w:r>
      <w:r>
        <w:t xml:space="preserve">All the sets involved are subspaces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 </w:t>
      </w:r>
      <w:r>
        <w:t xml:space="preserve">(</w:t>
      </w:r>
      <w:hyperlink r:id="rId35">
        <w:r>
          <w:rPr>
            <w:rStyle w:val="Hyperlink"/>
          </w:rPr>
          <w:t xml:space="preserve">Theorem 1 in Column Space, Null Space and Rank-Nullity</w:t>
        </w:r>
      </w:hyperlink>
      <w:r>
        <w:t xml:space="preserve">,</w:t>
      </w:r>
      <w:r>
        <w:t xml:space="preserve"> </w:t>
      </w:r>
      <w:hyperlink w:anchor="thm-sum-intersection-subspace">
        <w:r>
          <w:rPr>
            <w:rStyle w:val="Hyperlink"/>
          </w:rPr>
          <w:t xml:space="preserve">Theorem 1</w:t>
        </w:r>
      </w:hyperlink>
      <w:r>
        <w:t xml:space="preserve">),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rank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+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dim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cr m:val="script"/>
                      <m:sty m:val="p"/>
                    </m:rPr>
                    <m:t>C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bi"/>
                    </m:rPr>
                    <m:t>B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6 in Column Space, Null Space and Rank-Nullity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rPr>
                  <m:sty m:val="p"/>
                </m:rPr>
                <m:t>dim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cr m:val="script"/>
                      <m:sty m:val="p"/>
                    </m:rPr>
                    <m:t>C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cr m:val="script"/>
                      <m:sty m:val="p"/>
                    </m:rPr>
                    <m:t>C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B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containment, and part 2 of </m:t>
              </m:r>
              <m:r>
                <m:rPr>
                  <m:nor/>
                  <m:sty m:val="p"/>
                </m:rPr>
                <m:t>Theorem 10 in Subspaces and Rank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rPr>
                  <m:sty m:val="p"/>
                </m:rPr>
                <m:t>dim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cr m:val="script"/>
                      <m:sty m:val="p"/>
                    </m:rPr>
                    <m:t>C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dim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cr m:val="script"/>
                      <m:sty m:val="p"/>
                    </m:rPr>
                    <m:t>C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B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Corollary 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rank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rank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6 in Column Space, Null Space and Rank-Nullity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38" w:name="exm-rank-subadditive"/>
    <w:p>
      <w:pPr>
        <w:pStyle w:val="FirstParagraph"/>
      </w:pPr>
      <w:r>
        <w:rPr>
          <w:b/>
          <w:bCs/>
        </w:rPr>
        <w:t xml:space="preserve">Example 6 (Subadditivity with equality and without)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.</w:t>
      </w:r>
      <w:r>
        <w:t xml:space="preserve"> </w:t>
      </w:r>
      <w:r>
        <w:t xml:space="preserve">Each has one nonzero column and one zero column.</w:t>
      </w:r>
      <w:r>
        <w:t xml:space="preserve"> </w:t>
      </w:r>
      <w:r>
        <w:t xml:space="preserve">The nonzero column on its own is linearly independent</w:t>
      </w:r>
      <w:r>
        <w:t xml:space="preserve"> </w:t>
      </w:r>
      <w:r>
        <w:t xml:space="preserve">(</w:t>
      </w:r>
      <m:oMath>
        <m:r>
          <m:t>c</m:t>
        </m:r>
        <m:r>
          <m:t> </m:t>
        </m:r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2</m:t>
            </m:r>
          </m:sub>
        </m:sSub>
      </m:oMath>
      <w:r>
        <w:t xml:space="preserve"> </w:t>
      </w:r>
      <w:r>
        <w:t xml:space="preserve">with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≠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2</m:t>
            </m:r>
          </m:sub>
        </m:sSub>
      </m:oMath>
      <w:r>
        <w:t xml:space="preserve"> </w:t>
      </w:r>
      <w:r>
        <w:t xml:space="preserve">forces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0</m:t>
        </m:r>
      </m:oMath>
      <w:r>
        <w:t xml:space="preserve">),</w:t>
      </w:r>
      <w:r>
        <w:t xml:space="preserve"> </w:t>
      </w:r>
      <w:r>
        <w:t xml:space="preserve">and the two columns together are not,</w:t>
      </w:r>
      <w:r>
        <w:t xml:space="preserve"> </w:t>
      </w:r>
      <w:r>
        <w:t xml:space="preserve">since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times the zero column is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2</m:t>
            </m:r>
          </m:sub>
        </m:sSub>
      </m:oMath>
      <w:r>
        <w:t xml:space="preserve">;</w:t>
      </w:r>
      <w:r>
        <w:t xml:space="preserve"> </w:t>
      </w:r>
      <w:r>
        <w:t xml:space="preserve">so each matrix has rank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(</w:t>
      </w:r>
      <w:hyperlink r:id="rId36">
        <w:r>
          <w:rPr>
            <w:rStyle w:val="Hyperlink"/>
          </w:rPr>
          <w:t xml:space="preserve">Definition 2 in Subspaces and Rank</w:t>
        </w:r>
      </w:hyperlink>
      <w:r>
        <w:t xml:space="preserve">).</w:t>
      </w:r>
      <w:r>
        <w:t xml:space="preserve"> </w:t>
      </w:r>
      <w:r>
        <w:t xml:space="preserve">By the same argument,</w:t>
      </w:r>
      <w:r>
        <w:t xml:space="preserve"> </w:t>
      </w:r>
      <m:oMath>
        <m:r>
          <m:rPr>
            <m:sty m:val="p"/>
          </m:rPr>
          <m:t>−</m:t>
        </m:r>
        <m:r>
          <m:rPr>
            <m:sty m:val="bi"/>
          </m:rPr>
          <m:t>A</m:t>
        </m:r>
      </m:oMath>
      <w:r>
        <w:t xml:space="preserve"> </w:t>
      </w:r>
      <w:r>
        <w:t xml:space="preserve">has rank</w:t>
      </w:r>
      <w:r>
        <w:t xml:space="preserve"> </w:t>
      </w:r>
      <m:oMath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03"/>
        </w:numPr>
      </w:pPr>
      <m:oMath>
        <m:r>
          <m:rPr>
            <m:sty m:val="bi"/>
          </m:rPr>
          <m:t>A</m:t>
        </m:r>
        <m:r>
          <m:rPr>
            <m:sty m:val="p"/>
          </m:rPr>
          <m:t>+</m:t>
        </m:r>
        <m:r>
          <m:rPr>
            <m:sty m:val="bi"/>
          </m:rPr>
          <m:t>B</m:t>
        </m:r>
      </m:oMath>
      <w:del w:id="3" w:author="PR Preview" w:date="2026-01-01T00:00:00Z">
        <w:r>
          <w:delText xml:space="preserve"> </w:delText>
        </w:r>
      </w:del>
      <w:del w:id="4" w:author="PR Preview" w:date="2026-01-01T00:00:00Z">
        <w:r>
          <w:delText xml:space="preserve">is the</w:delText>
        </w:r>
      </w:del>
      <w:del w:id="5" w:author="PR Preview" w:date="2026-01-01T00:00:00Z">
        <w:r>
          <w:delText xml:space="preserve"> </w:delText>
        </w:r>
      </w:del>
      <m:oMath>
        <m:r>
          <m:t>2</m:t>
        </m:r>
        <m:r>
          <m:rPr>
            <m:sty m:val="p"/>
          </m:rPr>
          <m:t>×</m:t>
        </m:r>
        <m:r>
          <m:t>2</m:t>
        </m:r>
      </m:oMath>
      <w:del w:id="6" w:author="PR Preview" w:date="2026-01-01T00:00:00Z">
        <w:r>
          <w:delText xml:space="preserve"> </w:delText>
        </w:r>
      </w:del>
      <w:del w:id="7" w:author="PR Preview" w:date="2026-01-01T00:00:00Z">
        <w:r>
          <w:delText xml:space="preserve">identity matrix, which has rank</w:delText>
        </w:r>
      </w:del>
      <w:del w:id="8" w:author="PR Preview" w:date="2026-01-01T00:00:00Z">
        <w:r>
          <w:delText xml:space="preserve"> </w:delText>
        </w:r>
      </w:del>
      <m:oMath>
        <m:r>
          <m:t>2</m:t>
        </m:r>
      </m:oMath>
      <w:del w:id="9" w:author="PR Preview" w:date="2026-01-01T00:00:00Z">
        <w:r>
          <w:delText xml:space="preserve"> </w:delText>
        </w:r>
      </w:del>
      <w:del w:id="10" w:author="PR Preview" w:date="2026-01-01T00:00:00Z">
        <w:r>
          <w:delText xml:space="preserve">(</w:delText>
        </w:r>
      </w:del>
      <w:hyperlink r:id="rId37">
        <w:del w:id="11" w:author="PR Preview" w:date="2026-01-01T00:00:00Z">
          <w:r>
            <w:rPr>
              <w:rStyle w:val="Hyperlink"/>
            </w:rPr>
            <w:delText xml:space="preserve">Example 10 in Column Space, Null Space and Rank-Nullity</w:delText>
          </w:r>
        </w:del>
      </w:hyperlink>
      <w:del w:id="12" w:author="PR Preview" w:date="2026-01-01T00:00:00Z">
        <w:r>
          <w:delText xml:space="preserve">),</w:delText>
        </w:r>
      </w:del>
      <w:del w:id="13" w:author="PR Preview" w:date="2026-01-01T00:00:00Z">
        <w:r>
          <w:delText xml:space="preserve"> </w:delText>
        </w:r>
      </w:del>
      <w:del w:id="14" w:author="PR Preview" w:date="2026-01-01T00:00:00Z">
        <w:r>
          <w:delText xml:space="preserve">so the bound</w:delText>
        </w:r>
      </w:del>
      <w:del w:id="15" w:author="PR Preview" w:date="2026-01-01T00:00:00Z">
        <w:r>
          <w:delText xml:space="preserve"> </w:delText>
        </w:r>
      </w:del>
      <m:oMath>
        <m:r>
          <m:t>2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+</m:t>
        </m:r>
        <m:r>
          <m:t>1</m:t>
        </m:r>
      </m:oMath>
      <w:del w:id="16" w:author="PR Preview" w:date="2026-01-01T00:00:00Z">
        <w:r>
          <w:delText xml:space="preserve"> </w:delText>
        </w:r>
      </w:del>
      <w:del w:id="17" w:author="PR Preview" w:date="2026-01-01T00:00:00Z">
        <w:r>
          <w:delText xml:space="preserve">holds with equality.</w:delText>
        </w:r>
      </w:del>
    </w:p>
    <w:p>
      <w:pPr>
        <w:pStyle w:val="Compact"/>
        <w:numPr>
          <w:ilvl w:val="0"/>
          <w:numId w:val="1003"/>
        </w:numPr>
      </w:pPr>
      <m:oMath>
        <m:r>
          <m:rPr>
            <m:sty m:val="bi"/>
          </m:rPr>
          <m:t>A</m:t>
        </m:r>
        <m:r>
          <m:rPr>
            <m:sty m:val="p"/>
          </m:rPr>
          <m:t>+</m:t>
        </m:r>
        <m:r>
          <m:rPr>
            <m:sty m:val="bi"/>
          </m:rPr>
          <m:t>B</m:t>
        </m:r>
      </m:oMath>
      <w:ins w:id="18" w:author="PR Preview" w:date="2026-01-01T00:00:00Z">
        <w:r>
          <w:t xml:space="preserve"> </w:t>
        </w:r>
      </w:ins>
      <w:ins w:id="19" w:author="PR Preview" w:date="2026-01-01T00:00:00Z">
        <w:r>
          <w:t xml:space="preserve">is the</w:t>
        </w:r>
      </w:ins>
      <w:ins w:id="20" w:author="PR Preview" w:date="2026-01-01T00:00:00Z">
        <w:r>
          <w:t xml:space="preserve"> </w:t>
        </w:r>
      </w:ins>
      <m:oMath>
        <m:r>
          <m:t>2</m:t>
        </m:r>
        <m:r>
          <m:rPr>
            <m:sty m:val="p"/>
          </m:rPr>
          <m:t>×</m:t>
        </m:r>
        <m:r>
          <m:t>2</m:t>
        </m:r>
      </m:oMath>
      <w:ins w:id="21" w:author="PR Preview" w:date="2026-01-01T00:00:00Z">
        <w:r>
          <w:t xml:space="preserve"> </w:t>
        </w:r>
      </w:ins>
      <w:ins w:id="22" w:author="PR Preview" w:date="2026-01-01T00:00:00Z">
        <w:r>
          <w:t xml:space="preserve">identity matrix, which has rank</w:t>
        </w:r>
      </w:ins>
      <w:ins w:id="23" w:author="PR Preview" w:date="2026-01-01T00:00:00Z">
        <w:r>
          <w:t xml:space="preserve"> </w:t>
        </w:r>
      </w:ins>
      <m:oMath>
        <m:r>
          <m:t>2</m:t>
        </m:r>
      </m:oMath>
      <w:ins w:id="24" w:author="PR Preview" w:date="2026-01-01T00:00:00Z">
        <w:r>
          <w:t xml:space="preserve"> </w:t>
        </w:r>
      </w:ins>
      <w:ins w:id="25" w:author="PR Preview" w:date="2026-01-01T00:00:00Z">
        <w:r>
          <w:t xml:space="preserve">(</w:t>
        </w:r>
      </w:ins>
      <w:hyperlink r:id="rId37">
        <w:ins w:id="26" w:author="PR Preview" w:date="2026-01-01T00:00:00Z">
          <w:r>
            <w:rPr>
              <w:rStyle w:val="Hyperlink"/>
            </w:rPr>
            <w:t xml:space="preserve">Example 12 in Column Space, Null Space and Rank-Nullity</w:t>
          </w:r>
        </w:ins>
      </w:hyperlink>
      <w:ins w:id="27" w:author="PR Preview" w:date="2026-01-01T00:00:00Z">
        <w:r>
          <w:t xml:space="preserve">),</w:t>
        </w:r>
      </w:ins>
      <w:ins w:id="28" w:author="PR Preview" w:date="2026-01-01T00:00:00Z">
        <w:r>
          <w:t xml:space="preserve"> </w:t>
        </w:r>
      </w:ins>
      <w:ins w:id="29" w:author="PR Preview" w:date="2026-01-01T00:00:00Z">
        <w:r>
          <w:t xml:space="preserve">so the bound</w:t>
        </w:r>
      </w:ins>
      <w:ins w:id="30" w:author="PR Preview" w:date="2026-01-01T00:00:00Z">
        <w:r>
          <w:t xml:space="preserve"> </w:t>
        </w:r>
      </w:ins>
      <m:oMath>
        <m:r>
          <m:t>2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+</m:t>
        </m:r>
        <m:r>
          <m:t>1</m:t>
        </m:r>
      </m:oMath>
      <w:ins w:id="31" w:author="PR Preview" w:date="2026-01-01T00:00:00Z">
        <w:r>
          <w:t xml:space="preserve"> </w:t>
        </w:r>
      </w:ins>
      <w:ins w:id="32" w:author="PR Preview" w:date="2026-01-01T00:00:00Z">
        <w:r>
          <w:t xml:space="preserve">holds with equality.</w:t>
        </w:r>
      </w:ins>
    </w:p>
    <w:p>
      <w:pPr>
        <w:pStyle w:val="Compact"/>
        <w:numPr>
          <w:ilvl w:val="0"/>
          <w:numId w:val="1003"/>
        </w:numPr>
      </w:pPr>
      <m:oMath>
        <m:r>
          <m:rPr>
            <m:sty m:val="bi"/>
          </m:rPr>
          <m:t>A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is the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zero matrix,</w:t>
      </w:r>
      <w:r>
        <w:t xml:space="preserve"> </w:t>
      </w:r>
      <w:r>
        <w:t xml:space="preserve">which has rank</w:t>
      </w:r>
      <w:r>
        <w:t xml:space="preserve"> </w:t>
      </w:r>
      <m:oMath>
        <m:r>
          <m:t>0</m:t>
        </m:r>
      </m:oMath>
      <w:r>
        <w:t xml:space="preserve">:</w:t>
      </w:r>
      <w:r>
        <w:t xml:space="preserve"> </w:t>
      </w:r>
      <w:r>
        <w:t xml:space="preserve">any nonempty list of its columns contains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1</m:t>
        </m:r>
        <m:r>
          <m:rPr>
            <m:sty m:val="p"/>
          </m:rPr>
          <m:t>⋅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2</m:t>
            </m:r>
          </m:sub>
        </m:sSub>
      </m:oMath>
      <w:r>
        <w:t xml:space="preserve">.</w:t>
      </w:r>
      <w:r>
        <w:t xml:space="preserve"> </w:t>
      </w:r>
      <w:r>
        <w:t xml:space="preserve">So the bound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is strict.</w:t>
      </w:r>
    </w:p>
    <w:bookmarkEnd w:id="38"/>
    <w:bookmarkStart w:id="39" w:name="def-direct-sum"/>
    <w:p>
      <w:pPr>
        <w:pStyle w:val="FirstParagraph"/>
      </w:pPr>
      <w:r>
        <w:rPr>
          <w:b/>
          <w:bCs/>
        </w:rPr>
        <w:t xml:space="preserve">Definition 2 (Direct sum)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cr m:val="script"/>
            <m:sty m:val="p"/>
          </m:rPr>
          <m:t>V</m:t>
        </m:r>
      </m:oMath>
      <w:r>
        <w:t xml:space="preserve"> </w:t>
      </w:r>
      <w:r>
        <w:t xml:space="preserve">be subspaces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w:r>
        <w:rPr>
          <w:b/>
          <w:bCs/>
        </w:rPr>
        <w:t xml:space="preserve">complementary</w:t>
      </w:r>
      <w:r>
        <w:t xml:space="preserve"> </w:t>
      </w:r>
      <w:r>
        <w:t xml:space="preserve">in</w:t>
      </w:r>
      <w:r>
        <w:t xml:space="preserve"> </w:t>
      </w:r>
      <m:oMath>
        <m:r>
          <m:rPr>
            <m:scr m:val="script"/>
            <m:sty m:val="p"/>
          </m:rPr>
          <m:t>V</m:t>
        </m:r>
      </m:oMath>
      <w:r>
        <w:t xml:space="preserve"> </w:t>
      </w:r>
      <w:r>
        <w:t xml:space="preserve">if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script"/>
              <m:sty m:val="p"/>
            </m:rPr>
            <m:t>V</m:t>
          </m:r>
          <m:r>
            <m:rPr>
              <m:sty m:val="p"/>
            </m:rPr>
            <m:t>=</m:t>
          </m:r>
          <m:sSub>
            <m:e>
              <m:r>
                <m:rPr>
                  <m:scr m:val="script"/>
                  <m:sty m:val="p"/>
                </m:rPr>
                <m:t>S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+</m:t>
          </m:r>
          <m:sSub>
            <m:e>
              <m:r>
                <m:rPr>
                  <m:scr m:val="script"/>
                  <m:sty m:val="p"/>
                </m:rPr>
                <m:t>S</m:t>
              </m:r>
            </m:e>
            <m:sub>
              <m:r>
                <m:t>2</m:t>
              </m:r>
            </m:sub>
          </m:sSub>
          <m:r>
            <m:t> </m:t>
          </m:r>
          <m:r>
            <m:rPr>
              <m:nor/>
              <m:sty m:val="p"/>
            </m:rPr>
            <m:t>and</m:t>
          </m:r>
          <m:r>
            <m:t> </m:t>
          </m:r>
          <m:sSub>
            <m:e>
              <m:r>
                <m:rPr>
                  <m:scr m:val="script"/>
                  <m:sty m:val="p"/>
                </m:rPr>
                <m:t>S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∩</m:t>
          </m:r>
          <m:sSub>
            <m:e>
              <m:r>
                <m:rPr>
                  <m:scr m:val="script"/>
                  <m:sty m:val="p"/>
                </m:rPr>
                <m:t>S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=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acc>
                <m:accPr>
                  <m:chr m:val="̃"/>
                </m:accPr>
                <m:e>
                  <m:r>
                    <m:t>0</m:t>
                  </m:r>
                </m:e>
              </m:acc>
            </m:e>
          </m:d>
          <m:r>
            <m:t>​</m:t>
          </m:r>
        </m:oMath>
      </m:oMathPara>
    </w:p>
    <w:p>
      <w:pPr>
        <w:pStyle w:val="FirstParagraph"/>
      </w:pPr>
      <w:r>
        <w:t xml:space="preserve">(</w:t>
      </w:r>
      <w:hyperlink w:anchor="def-subspace-sum">
        <w:r>
          <w:rPr>
            <w:rStyle w:val="Hyperlink"/>
          </w:rPr>
          <w:t xml:space="preserve">Definition 1</w:t>
        </w:r>
      </w:hyperlink>
      <w:r>
        <w:t xml:space="preserve">).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cr m:val="script"/>
            <m:sty m:val="p"/>
          </m:rPr>
          <m:t>V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direct sum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rPr>
            <m:scr m:val="script"/>
            <m:sty m:val="p"/>
          </m:rPr>
          <m:t>V</m:t>
        </m:r>
        <m:r>
          <m:rPr>
            <m:sty m:val="p"/>
          </m:rPr>
          <m:t>=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⊕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.</w:t>
      </w:r>
    </w:p>
    <w:bookmarkEnd w:id="39"/>
    <w:bookmarkStart w:id="40" w:name="exm-direct-sum"/>
    <w:p>
      <w:pPr>
        <w:pStyle w:val="BodyText"/>
      </w:pPr>
      <w:r>
        <w:rPr>
          <w:b/>
          <w:bCs/>
        </w:rPr>
        <w:t xml:space="preserve">Example 7 (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is a plane plus a line)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a</m:t>
            </m:r>
            <m:r>
              <m:rPr>
                <m:sty m:val="p"/>
              </m:rPr>
              <m:t>,</m:t>
            </m:r>
            <m:r>
              <m:t>b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a</m:t>
            </m:r>
            <m:r>
              <m:rPr>
                <m:sty m:val="p"/>
              </m:rPr>
              <m:t>,</m:t>
            </m:r>
            <m:r>
              <m:t>b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</m:e>
        </m:d>
        <m:r>
          <m:t>​</m:t>
        </m:r>
      </m:oMath>
      <w:r>
        <w:t xml:space="preserve">, the plane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c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c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</m:e>
        </m:d>
        <m:r>
          <m:t>​</m:t>
        </m:r>
      </m:oMath>
      <w:r>
        <w:t xml:space="preserve">, the</w:t>
      </w:r>
      <w:r>
        <w:t xml:space="preserve"> </w:t>
      </w:r>
      <m:oMath>
        <m:r>
          <m:t>z</m:t>
        </m:r>
      </m:oMath>
      <w:r>
        <w:t xml:space="preserve">-axis.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Sum:</w:t>
      </w:r>
      <w:r>
        <w:t xml:space="preserve"> </w:t>
      </w:r>
      <w:r>
        <w:t xml:space="preserve">any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,</m:t>
        </m:r>
        <m:r>
          <m:t>z</m:t>
        </m:r>
        <m:r>
          <m:rPr>
            <m:sty m:val="p"/>
          </m:rPr>
          <m:t>)</m:t>
        </m:r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z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Intersection:</w:t>
      </w:r>
      <w:r>
        <w:t xml:space="preserve"> </w:t>
      </w:r>
      <w:r>
        <w:t xml:space="preserve">a vector in both has third entry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 first and second entries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∩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</m:d>
        <m:r>
          <m:t>​</m:t>
        </m:r>
      </m:oMath>
      <w:r>
        <w:t xml:space="preserve">.</w:t>
      </w:r>
    </w:p>
    <w:p>
      <w:pPr>
        <w:pStyle w:val="FirstParagraph"/>
      </w:pPr>
      <w:r>
        <w:t xml:space="preserve">So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  <m:r>
          <m:rPr>
            <m:sty m:val="p"/>
          </m:rPr>
          <m:t>=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⊕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.</w:t>
      </w:r>
    </w:p>
    <w:bookmarkEnd w:id="40"/>
    <w:bookmarkStart w:id="41" w:name="exm-not-direct-sum"/>
    <w:p>
      <w:pPr>
        <w:pStyle w:val="BodyText"/>
      </w:pPr>
      <w:r>
        <w:rPr>
          <w:b/>
          <w:bCs/>
        </w:rPr>
        <w:t xml:space="preserve">Example 8 (Two planes that sum to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but not directly)</w:t>
      </w:r>
      <w:r>
        <w:t xml:space="preserve"> </w:t>
      </w:r>
      <w:r>
        <w:t xml:space="preserve">The planes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sum to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(</w:t>
      </w:r>
      <w:hyperlink w:anchor="exm-sum-intersection-subspace">
        <w:r>
          <w:rPr>
            <w:rStyle w:val="Hyperlink"/>
          </w:rPr>
          <w:t xml:space="preserve">Example 3</w:t>
        </w:r>
      </w:hyperlink>
      <w:r>
        <w:t xml:space="preserve">),</w:t>
      </w:r>
      <w:r>
        <w:t xml:space="preserve"> </w:t>
      </w:r>
      <w:r>
        <w:t xml:space="preserve">but they share the</w:t>
      </w:r>
      <w:r>
        <w:t xml:space="preserve"> </w:t>
      </w:r>
      <m:oMath>
        <m:r>
          <m:t>y</m:t>
        </m:r>
      </m:oMath>
      <w:r>
        <w:t xml:space="preserve">-axis,</w:t>
      </w:r>
      <w:r>
        <w:t xml:space="preserve"> </w:t>
      </w:r>
      <w:r>
        <w:t xml:space="preserve">so they are not complementary,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is not their direct sum.</w:t>
      </w:r>
      <w:r>
        <w:t xml:space="preserve"> </w:t>
      </w:r>
      <w:r>
        <w:t xml:space="preserve">The shared line shows up as more than one way to split a vector: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with the first term in the plane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 the second in the plane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both times.</w:t>
      </w:r>
    </w:p>
    <w:bookmarkEnd w:id="41"/>
    <w:bookmarkStart w:id="42" w:name="thm-direct-sum-equiv"/>
    <w:p>
      <w:pPr>
        <w:pStyle w:val="BodyText"/>
      </w:pPr>
      <w:r>
        <w:rPr>
          <w:b/>
          <w:bCs/>
        </w:rPr>
        <w:t xml:space="preserve">Theorem 4 (Three ways to recognize a direct sum)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be subspaces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rPr>
            <m:scr m:val="script"/>
            <m:sty m:val="p"/>
          </m:rPr>
          <m:t>V</m:t>
        </m:r>
        <m:r>
          <m:rPr>
            <m:sty m:val="p"/>
          </m:rPr>
          <m:t>=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.</w:t>
      </w:r>
      <w:r>
        <w:t xml:space="preserve"> </w:t>
      </w:r>
      <w:r>
        <w:t xml:space="preserve">The following statements are equivalent:</w:t>
      </w:r>
    </w:p>
    <w:p>
      <w:pPr>
        <w:pStyle w:val="Compact"/>
        <w:numPr>
          <w:ilvl w:val="0"/>
          <w:numId w:val="1005"/>
        </w:numPr>
      </w:pPr>
      <m:oMath>
        <m:r>
          <m:rPr>
            <m:scr m:val="script"/>
            <m:sty m:val="p"/>
          </m:rPr>
          <m:t>V</m:t>
        </m:r>
        <m:r>
          <m:rPr>
            <m:sty m:val="p"/>
          </m:rPr>
          <m:t>=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⊕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(</w:t>
      </w:r>
      <w:hyperlink w:anchor="def-direct-sum">
        <w:r>
          <w:rPr>
            <w:rStyle w:val="Hyperlink"/>
          </w:rPr>
          <w:t xml:space="preserve">Definition 2</w:t>
        </w:r>
      </w:hyperlink>
      <w:r>
        <w:t xml:space="preserve">).</w:t>
      </w:r>
    </w:p>
    <w:p>
      <w:pPr>
        <w:pStyle w:val="Compact"/>
        <w:numPr>
          <w:ilvl w:val="0"/>
          <w:numId w:val="1005"/>
        </w:numPr>
      </w:pPr>
      <m:oMath>
        <m:r>
          <m:rPr>
            <m:sty m:val="p"/>
          </m:rPr>
          <m:t>dim</m:t>
        </m:r>
        <m:r>
          <m:rPr>
            <m:sty m:val="p"/>
          </m:rPr>
          <m:t>(</m:t>
        </m:r>
        <m:r>
          <m:rPr>
            <m:scr m:val="script"/>
            <m:sty m:val="p"/>
          </m:rPr>
          <m:t>V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dim</m:t>
        </m:r>
        <m:r>
          <m:rPr>
            <m:sty m:val="p"/>
          </m:rPr>
          <m:t>(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dim</m:t>
        </m:r>
        <m:r>
          <m:rPr>
            <m:sty m:val="p"/>
          </m:rPr>
          <m:t>(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05"/>
        </w:numPr>
      </w:pPr>
      <w:r>
        <w:t xml:space="preserve">Every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V</m:t>
        </m:r>
      </m:oMath>
      <w:r>
        <w:t xml:space="preserve"> </w:t>
      </w:r>
      <w:r>
        <w:t xml:space="preserve">can be written as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2</m:t>
            </m:r>
          </m:sub>
        </m:sSub>
      </m:oMath>
      <w:r>
        <w:t xml:space="preserve"> </w:t>
      </w:r>
      <w:r>
        <w:t xml:space="preserve">with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∈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∈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in only one way.</w:t>
      </w:r>
    </w:p>
    <w:bookmarkEnd w:id="4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Since</w:t>
      </w:r>
      <w:r>
        <w:t xml:space="preserve"> </w:t>
      </w:r>
      <m:oMath>
        <m:r>
          <m:rPr>
            <m:scr m:val="script"/>
            <m:sty m:val="p"/>
          </m:rPr>
          <m:t>V</m:t>
        </m:r>
        <m:r>
          <m:rPr>
            <m:sty m:val="p"/>
          </m:rPr>
          <m:t>=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is given,</w:t>
      </w:r>
      <w:r>
        <w:t xml:space="preserve"> </w:t>
      </w:r>
      <w:r>
        <w:t xml:space="preserve">statement 1 says exactly that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∩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1 and 2 are equivalent.</w:t>
      </w:r>
      <w:r>
        <w:t xml:space="preserve"> </w:t>
      </w:r>
      <w:r>
        <w:t xml:space="preserve">By</w:t>
      </w:r>
      <w:r>
        <w:t xml:space="preserve"> </w:t>
      </w:r>
      <w:hyperlink w:anchor="cor-dim-subadditive">
        <w:r>
          <w:rPr>
            <w:rStyle w:val="Hyperlink"/>
          </w:rPr>
          <w:t xml:space="preserve">Corollary 1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dim</m:t>
        </m:r>
        <m:r>
          <m:rPr>
            <m:sty m:val="p"/>
          </m:rPr>
          <m:t>(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dim</m:t>
        </m:r>
        <m:r>
          <m:rPr>
            <m:sty m:val="p"/>
          </m:rPr>
          <m:t>(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dim</m:t>
        </m:r>
        <m:r>
          <m:rPr>
            <m:sty m:val="p"/>
          </m:rPr>
          <m:t>(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exactly when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∩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1 implies 3.</w:t>
      </w:r>
      <w:r>
        <w:t xml:space="preserve"> </w:t>
      </w:r>
      <w:r>
        <w:t xml:space="preserve">Every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V</m:t>
        </m:r>
      </m:oMath>
      <w:r>
        <w:t xml:space="preserve"> </w:t>
      </w:r>
      <w:r>
        <w:t xml:space="preserve">has at least one such expression,</w:t>
      </w:r>
      <w:r>
        <w:t xml:space="preserve"> </w:t>
      </w:r>
      <w:r>
        <w:t xml:space="preserve">because</w:t>
      </w:r>
      <w:r>
        <w:t xml:space="preserve"> </w:t>
      </w:r>
      <m:oMath>
        <m:r>
          <m:rPr>
            <m:scr m:val="script"/>
            <m:sty m:val="p"/>
          </m:rPr>
          <m:t>V</m:t>
        </m:r>
        <m:r>
          <m:rPr>
            <m:sty m:val="p"/>
          </m:rPr>
          <m:t>=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.</w:t>
      </w:r>
      <w:r>
        <w:t xml:space="preserve"> </w:t>
      </w:r>
      <w:r>
        <w:t xml:space="preserve">Suppose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with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∈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∈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and subtract 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left side is in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 the right side is in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because each subspace is closed under addition and scalar multiplication</w:t>
      </w:r>
      <w:r>
        <w:t xml:space="preserve"> </w:t>
      </w:r>
      <w:r>
        <w:t xml:space="preserve">(the difference is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t> </m:t>
        </m:r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1</m:t>
            </m:r>
          </m:sub>
        </m:sSub>
      </m:oMath>
      <w:r>
        <w:t xml:space="preserve">).</w:t>
      </w:r>
      <w:r>
        <w:t xml:space="preserve"> </w:t>
      </w:r>
      <w:r>
        <w:t xml:space="preserve">So both sides are in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∩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which gives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2</m:t>
            </m:r>
          </m:sub>
        </m:sSub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3 implies 1.</w:t>
      </w:r>
      <w:r>
        <w:t xml:space="preserve"> </w:t>
      </w:r>
      <w:r>
        <w:t xml:space="preserve">Take any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∩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 with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  <m:r>
          <m:rPr>
            <m:sty m:val="p"/>
          </m:rPr>
          <m:t>∈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  <m:r>
          <m:rPr>
            <m:sty m:val="p"/>
          </m:rPr>
          <m:t>+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, with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  <m:r>
          <m:rPr>
            <m:sty m:val="p"/>
          </m:rPr>
          <m:t>∈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(</w:t>
      </w:r>
      <w:hyperlink r:id="rId19">
        <w:r>
          <w:rPr>
            <w:rStyle w:val="Hyperlink"/>
          </w:rPr>
          <w:t xml:space="preserve">Theorem 1 in Subspaces and Rank</w:t>
        </w:r>
      </w:hyperlink>
      <w:r>
        <w:t xml:space="preserve">).</w:t>
      </w:r>
      <w:r>
        <w:t xml:space="preserve"> </w:t>
      </w:r>
      <w:r>
        <w:t xml:space="preserve">By statement 3 these two expressions are the same,</w:t>
      </w:r>
      <w:r>
        <w:t xml:space="preserve"> </w:t>
      </w:r>
      <w:r>
        <w:t xml:space="preserve">so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∩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</m:d>
        <m:r>
          <m:t>​</m:t>
        </m:r>
      </m:oMath>
      <w:r>
        <w:t xml:space="preserve">.</w:t>
      </w:r>
    </w:p>
    <w:bookmarkStart w:id="43" w:name="exm-direct-sum-equiv"/>
    <w:p>
      <w:pPr>
        <w:pStyle w:val="BodyText"/>
      </w:pPr>
      <w:r>
        <w:rPr>
          <w:b/>
          <w:bCs/>
        </w:rPr>
        <w:t xml:space="preserve">Example 9 (Checking the three statements)</w:t>
      </w:r>
      <w:r>
        <w:t xml:space="preserve"> </w:t>
      </w:r>
      <w:r>
        <w:t xml:space="preserve">For the plane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 the</w:t>
      </w:r>
      <w:r>
        <w:t xml:space="preserve"> </w:t>
      </w:r>
      <m:oMath>
        <m:r>
          <m:t>z</m:t>
        </m:r>
      </m:oMath>
      <w:r>
        <w:t xml:space="preserve">-axis in</w:t>
      </w:r>
      <w:r>
        <w:t xml:space="preserve"> </w:t>
      </w:r>
      <w:hyperlink w:anchor="exm-direct-sum">
        <w:r>
          <w:rPr>
            <w:rStyle w:val="Hyperlink"/>
          </w:rPr>
          <w:t xml:space="preserve">Example 7</w:t>
        </w:r>
      </w:hyperlink>
      <w:r>
        <w:t xml:space="preserve">:</w:t>
      </w:r>
    </w:p>
    <w:p>
      <w:pPr>
        <w:numPr>
          <w:ilvl w:val="0"/>
          <w:numId w:val="1006"/>
        </w:numPr>
      </w:pPr>
      <w:r>
        <w:t xml:space="preserve">the dimensions add up: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2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dim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cr m:val="double-struck"/>
                      <m:sty m:val="p"/>
                    </m:rPr>
                    <m:t>R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since the plane has dimension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(</w:t>
      </w:r>
      <w:hyperlink r:id="rId26">
        <w:r>
          <w:rPr>
            <w:rStyle w:val="Hyperlink"/>
          </w:rPr>
          <w:t xml:space="preserve">Example 16 in Subspaces and Rank</w:t>
        </w:r>
      </w:hyperlink>
      <w:r>
        <w:t xml:space="preserve">),</w:t>
      </w:r>
      <w:r>
        <w:t xml:space="preserve"> </w:t>
      </w:r>
      <w:r>
        <w:t xml:space="preserve">the</w:t>
      </w:r>
      <w:r>
        <w:t xml:space="preserve"> </w:t>
      </w:r>
      <m:oMath>
        <m:r>
          <m:t>z</m:t>
        </m:r>
      </m:oMath>
      <w:r>
        <w:t xml:space="preserve">-axis has the single nonzero vector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as a basis,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dim</m:t>
        </m:r>
        <m:r>
          <m:rPr>
            <m:sty m:val="p"/>
          </m:rPr>
          <m:t>(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(</w:t>
      </w:r>
      <w:hyperlink r:id="rId26">
        <w:r>
          <w:rPr>
            <w:rStyle w:val="Hyperlink"/>
          </w:rPr>
          <w:t xml:space="preserve">Example 16 in Subspaces and Rank</w:t>
        </w:r>
      </w:hyperlink>
      <w:r>
        <w:t xml:space="preserve">);</w:t>
      </w:r>
    </w:p>
    <w:p>
      <w:pPr>
        <w:numPr>
          <w:ilvl w:val="0"/>
          <w:numId w:val="1006"/>
        </w:numPr>
      </w:pPr>
      <w:r>
        <w:t xml:space="preserve">the split is unique: if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,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b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c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b</m:t>
              </m:r>
              <m:r>
                <m:rPr>
                  <m:sty m:val="p"/>
                </m:rPr>
                <m:t>,</m:t>
              </m:r>
              <m:r>
                <m:t>c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then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x</m:t>
        </m:r>
      </m:oMath>
      <w:r>
        <w:t xml:space="preserve">,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y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z</m:t>
        </m:r>
      </m:oMath>
      <w:r>
        <w:t xml:space="preserve">.</w:t>
      </w:r>
    </w:p>
    <w:p>
      <w:pPr>
        <w:pStyle w:val="FirstParagraph"/>
      </w:pPr>
      <w:r>
        <w:t xml:space="preserve">For the planes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in</w:t>
      </w:r>
      <w:r>
        <w:t xml:space="preserve"> </w:t>
      </w:r>
      <w:hyperlink w:anchor="exm-not-direct-sum">
        <w:r>
          <w:rPr>
            <w:rStyle w:val="Hyperlink"/>
          </w:rPr>
          <w:t xml:space="preserve">Example 8</w:t>
        </w:r>
      </w:hyperlink>
      <w:r>
        <w:t xml:space="preserve">,</w:t>
      </w:r>
      <w:r>
        <w:t xml:space="preserve"> </w:t>
      </w:r>
      <w:r>
        <w:t xml:space="preserve">both statements fail: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2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≠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dim</m:t>
              </m:r>
              <m:r>
                <m:rPr>
                  <m:sty m:val="p"/>
                </m:rPr>
                <m:t>(</m:t>
              </m:r>
              <m:sSub>
                <m:e>
                  <m:r>
                    <m:rPr>
                      <m:scr m:val="script"/>
                      <m:sty m:val="p"/>
                    </m:rPr>
                    <m:t>S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rPr>
                      <m:scr m:val="script"/>
                      <m:sty m:val="p"/>
                    </m:rPr>
                    <m:t>S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(</w:t>
      </w:r>
      <w:hyperlink w:anchor="exm-dim-sum">
        <w:r>
          <w:rPr>
            <w:rStyle w:val="Hyperlink"/>
          </w:rPr>
          <w:t xml:space="preserve">Example 4</w:t>
        </w:r>
      </w:hyperlink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splits in two ways.</w:t>
      </w:r>
    </w:p>
    <w:bookmarkEnd w:id="43"/>
    <w:bookmarkStart w:id="44" w:name="def-projection"/>
    <w:p>
      <w:pPr>
        <w:pStyle w:val="BodyText"/>
      </w:pPr>
      <w:r>
        <w:rPr>
          <w:b/>
          <w:bCs/>
        </w:rPr>
        <w:t xml:space="preserve">Definition 3 (Projection onto a subspace along a complement)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 </w:t>
      </w:r>
      <w:r>
        <w:t xml:space="preserve">be subspaces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with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=</m:t>
        </m:r>
        <m:r>
          <m:rPr>
            <m:scr m:val="script"/>
            <m:sty m:val="p"/>
          </m:rPr>
          <m:t>S</m:t>
        </m:r>
        <m:r>
          <m:rPr>
            <m:sty m:val="p"/>
          </m:rPr>
          <m:t>⊕</m:t>
        </m:r>
        <m:r>
          <m:rPr>
            <m:scr m:val="script"/>
            <m:sty m:val="p"/>
          </m:rPr>
          <m:t>T</m:t>
        </m:r>
      </m:oMath>
      <w:r>
        <w:t xml:space="preserve"> </w:t>
      </w:r>
      <w:r>
        <w:t xml:space="preserve">(</w:t>
      </w:r>
      <w:hyperlink w:anchor="def-direct-sum">
        <w:r>
          <w:rPr>
            <w:rStyle w:val="Hyperlink"/>
          </w:rPr>
          <w:t xml:space="preserve">Definition 2</w:t>
        </w:r>
      </w:hyperlink>
      <w:r>
        <w:t xml:space="preserve">),</w:t>
      </w:r>
      <w:r>
        <w:t xml:space="preserve"> </w:t>
      </w:r>
      <w:r>
        <w:t xml:space="preserve">and let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direct-sum-equiv">
        <w:r>
          <w:rPr>
            <w:rStyle w:val="Hyperlink"/>
          </w:rPr>
          <w:t xml:space="preserve">Theorem 4</w:t>
        </w:r>
      </w:hyperlink>
      <w:r>
        <w:t xml:space="preserve">,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+</m:t>
        </m:r>
        <m:acc>
          <m:accPr>
            <m:chr m:val="̃"/>
          </m:accPr>
          <m:e>
            <m:r>
              <m:t>v</m:t>
            </m:r>
          </m:e>
        </m:acc>
      </m:oMath>
      <w:r>
        <w:t xml:space="preserve"> </w:t>
      </w:r>
      <w:r>
        <w:t xml:space="preserve">for exactly one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T</m:t>
        </m:r>
      </m:oMath>
      <w:r>
        <w:t xml:space="preserve">.</w:t>
      </w:r>
      <w:r>
        <w:t xml:space="preserve"> </w:t>
      </w:r>
      <w:r>
        <w:t xml:space="preserve">The vector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projection</w:t>
      </w:r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onto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along</w:t>
      </w:r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 </w:t>
      </w:r>
      <w:r>
        <w:t xml:space="preserve">(Banerjee and Roy 2014, Definition 6.3, p. 163)</w:t>
      </w:r>
      <w:r>
        <w:t xml:space="preserve">.</w:t>
      </w:r>
    </w:p>
    <w:bookmarkEnd w:id="44"/>
    <w:bookmarkStart w:id="45" w:name="exm-projection"/>
    <w:p>
      <w:pPr>
        <w:pStyle w:val="BodyText"/>
      </w:pPr>
      <w:r>
        <w:rPr>
          <w:b/>
          <w:bCs/>
        </w:rPr>
        <w:t xml:space="preserve">Example 10 (The projection depends on the complement)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cr m:val="script"/>
            <m:sty m:val="p"/>
          </m:rPr>
          <m:t>S</m:t>
        </m:r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 the horizontal axis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Along</w:t>
      </w:r>
      <w:r>
        <w:rPr>
          <w:b/>
          <w:bCs/>
        </w:rPr>
        <w:t xml:space="preserve"> </w:t>
      </w:r>
      <m:oMath>
        <m:sSub>
          <m:e>
            <m:r>
              <m:rPr>
                <m:scr m:val="script"/>
                <m:sty m:val="p"/>
              </m:rPr>
              <m:t>T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rPr>
          <w:b/>
          <w:bCs/>
        </w:rPr>
        <w:t xml:space="preserve">: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5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(</m:t>
        </m:r>
        <m:r>
          <m:t>5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∈</m:t>
        </m:r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∈</m:t>
        </m:r>
        <m:sSub>
          <m:e>
            <m:r>
              <m:rPr>
                <m:scr m:val="script"/>
                <m:sty m:val="p"/>
              </m:rPr>
              <m:t>T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so the projection of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onto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along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T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(</m:t>
        </m:r>
        <m:r>
          <m:t>5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Along</w:t>
      </w:r>
      <w:r>
        <w:rPr>
          <w:b/>
          <w:bCs/>
        </w:rPr>
        <w:t xml:space="preserve"> </w:t>
      </w:r>
      <m:oMath>
        <m:sSub>
          <m:e>
            <m:r>
              <m:rPr>
                <m:scr m:val="script"/>
                <m:sty m:val="p"/>
              </m:rPr>
              <m:t>T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rPr>
          <w:b/>
          <w:bCs/>
        </w:rPr>
        <w:t xml:space="preserve">: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∈</m:t>
        </m:r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∈</m:t>
        </m:r>
        <m:sSub>
          <m:e>
            <m:r>
              <m:rPr>
                <m:scr m:val="script"/>
                <m:sty m:val="p"/>
              </m:rPr>
              <m:t>T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so the projection of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onto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along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T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FirstParagraph"/>
      </w:pPr>
      <w:r>
        <w:t xml:space="preserve">Each 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T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T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is a line that meets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only at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cr m:val="double-struck"/>
                      <m:sty m:val="p"/>
                    </m:rPr>
                    <m:t>R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script"/>
                  <m:sty m:val="p"/>
                </m:rPr>
                <m:t>S</m:t>
              </m:r>
              <m:r>
                <m:rPr>
                  <m:sty m:val="p"/>
                </m:rPr>
                <m:t>⊕</m:t>
              </m:r>
              <m:sSub>
                <m:e>
                  <m:r>
                    <m:rPr>
                      <m:scr m:val="script"/>
                      <m:sty m:val="p"/>
                    </m:rPr>
                    <m:t>T</m:t>
                  </m:r>
                </m:e>
                <m:sub>
                  <m:r>
                    <m:t>1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script"/>
                  <m:sty m:val="p"/>
                </m:rPr>
                <m:t>S</m:t>
              </m:r>
              <m:r>
                <m:rPr>
                  <m:sty m:val="p"/>
                </m:rPr>
                <m:t>⊕</m:t>
              </m:r>
              <m:sSub>
                <m:e>
                  <m:r>
                    <m:rPr>
                      <m:scr m:val="script"/>
                      <m:sty m:val="p"/>
                    </m:rPr>
                    <m:t>T</m:t>
                  </m:r>
                </m:e>
                <m:sub>
                  <m:r>
                    <m:t>2</m:t>
                  </m:r>
                </m:sub>
              </m:sSub>
            </m:e>
          </m:eqArr>
        </m:oMath>
      </m:oMathPara>
    </w:p>
    <w:p>
      <w:pPr>
        <w:pStyle w:val="FirstParagraph"/>
      </w:pPr>
      <w:r>
        <w:t xml:space="preserve">(</w:t>
      </w:r>
      <w:hyperlink w:anchor="def-direct-sum">
        <w:r>
          <w:rPr>
            <w:rStyle w:val="Hyperlink"/>
          </w:rPr>
          <w:t xml:space="preserve">Definition 2</w:t>
        </w:r>
      </w:hyperlink>
      <w:r>
        <w:t xml:space="preserve">,</w:t>
      </w:r>
      <w:r>
        <w:t xml:space="preserve"> </w:t>
      </w:r>
      <w:hyperlink w:anchor="thm-direct-sum-equiv">
        <w:r>
          <w:rPr>
            <w:rStyle w:val="Hyperlink"/>
          </w:rPr>
          <w:t xml:space="preserve">Theorem 4</w:t>
        </w:r>
      </w:hyperlink>
      <w:r>
        <w:t xml:space="preserve">).</w:t>
      </w:r>
      <w:r>
        <w:t xml:space="preserve"> </w:t>
      </w:r>
      <w:r>
        <w:t xml:space="preserve">The same vector has a different projection onto the same subspace</w:t>
      </w:r>
      <w:r>
        <w:t xml:space="preserve"> </w:t>
      </w:r>
      <w:r>
        <w:t xml:space="preserve">when the complement changes.</w:t>
      </w:r>
    </w:p>
    <w:bookmarkEnd w:id="45"/>
    <w:bookmarkEnd w:id="46"/>
    <w:bookmarkStart w:id="70" w:name="sec-orthogonal-complements"/>
    <w:p>
      <w:pPr>
        <w:pStyle w:val="Heading2"/>
      </w:pPr>
      <w:r>
        <w:t xml:space="preserve">2 Orthogonal complements</w:t>
      </w:r>
    </w:p>
    <w:bookmarkStart w:id="47" w:name="thm-dot-linear"/>
    <w:p>
      <w:pPr>
        <w:pStyle w:val="FirstParagraph"/>
      </w:pPr>
      <w:r>
        <w:rPr>
          <w:b/>
          <w:bCs/>
        </w:rPr>
        <w:t xml:space="preserve">Theorem 5 (The dot product is linear in each slot)</w:t>
      </w:r>
      <w:r>
        <w:t xml:space="preserve"> </w:t>
      </w:r>
      <w:r>
        <w:t xml:space="preserve">For vectors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and numbers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⋅</m:t>
          </m:r>
          <m:r>
            <m:rPr>
              <m:sty m:val="p"/>
            </m:rPr>
            <m:t>(</m:t>
          </m:r>
          <m:r>
            <m:t>a</m:t>
          </m:r>
          <m:r>
            <m:t> </m:t>
          </m:r>
          <m:acc>
            <m:accPr>
              <m:chr m:val="̃"/>
            </m:accPr>
            <m:e>
              <m:r>
                <m:t>u</m:t>
              </m:r>
            </m:e>
          </m:acc>
          <m:r>
            <m:rPr>
              <m:sty m:val="p"/>
            </m:rPr>
            <m:t>+</m:t>
          </m:r>
          <m:r>
            <m:t>b</m:t>
          </m:r>
          <m:r>
            <m:t> </m:t>
          </m:r>
          <m:acc>
            <m:accPr>
              <m:chr m:val="̃"/>
            </m:accPr>
            <m:e>
              <m:r>
                <m:t>w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a</m:t>
          </m:r>
          <m:r>
            <m:t> 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⋅</m:t>
          </m:r>
          <m:acc>
            <m:accPr>
              <m:chr m:val="̃"/>
            </m:accPr>
            <m:e>
              <m:r>
                <m:t>u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t>b</m:t>
          </m:r>
          <m:r>
            <m:t> 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⋅</m:t>
          </m:r>
          <m:acc>
            <m:accPr>
              <m:chr m:val="̃"/>
            </m:accPr>
            <m:e>
              <m:r>
                <m:t>w</m:t>
              </m:r>
            </m:e>
          </m:acc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a</m:t>
          </m:r>
          <m:r>
            <m:t> </m:t>
          </m:r>
          <m:acc>
            <m:accPr>
              <m:chr m:val="̃"/>
            </m:accPr>
            <m:e>
              <m:r>
                <m:t>u</m:t>
              </m:r>
            </m:e>
          </m:acc>
          <m:r>
            <m:rPr>
              <m:sty m:val="p"/>
            </m:rPr>
            <m:t>+</m:t>
          </m:r>
          <m:r>
            <m:t>b</m:t>
          </m:r>
          <m:r>
            <m:t> </m:t>
          </m:r>
          <m:acc>
            <m:accPr>
              <m:chr m:val="̃"/>
            </m:accPr>
            <m:e>
              <m:r>
                <m:t>w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⋅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=</m:t>
          </m:r>
          <m:r>
            <m:t>a</m:t>
          </m:r>
          <m:r>
            <m:t> 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u</m:t>
              </m:r>
            </m:e>
          </m:acc>
          <m:r>
            <m:rPr>
              <m:sty m:val="p"/>
            </m:rPr>
            <m:t>⋅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t>b</m:t>
          </m:r>
          <m:r>
            <m:t> 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w</m:t>
              </m:r>
            </m:e>
          </m:acc>
          <m:r>
            <m:rPr>
              <m:sty m:val="p"/>
            </m:rPr>
            <m:t>⋅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4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Second slot.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+</m:t>
              </m:r>
              <m:r>
                <m:t>b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 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+</m:t>
              </m:r>
              <m:r>
                <m:t>b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 in Vectors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 </m:t>
              </m:r>
              <m:r>
                <m:rPr>
                  <m:sty m:val="p"/>
                </m:rPr>
                <m:t>(</m:t>
              </m:r>
              <m:r>
                <m:t>a</m:t>
              </m:r>
              <m:sSub>
                <m:e>
                  <m:r>
                    <m:t>u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b</m:t>
              </m:r>
              <m:sSub>
                <m:e>
                  <m:r>
                    <m:t>w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6 in Matrices</m:t>
              </m:r>
              <m:r>
                <m:rPr>
                  <m:nor/>
                  <m:sty m:val="p"/>
                </m:rPr>
                <m:t>, </m:t>
              </m:r>
              <m:r>
                <m:rPr>
                  <m:nor/>
                  <m:sty m:val="p"/>
                </m:rPr>
                <m:t>Definition 6 in Vectors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t>a</m:t>
                  </m:r>
                  <m:sSub>
                    <m:e>
                      <m:r>
                        <m:t>u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t>b</m:t>
                  </m:r>
                  <m:sSub>
                    <m:e>
                      <m:r>
                        <m:t>w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each 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a</m:t>
                  </m:r>
                  <m:r>
                    <m:t> 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sSub>
                    <m:e>
                      <m:r>
                        <m:t>u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  <m:r>
                    <m:t> 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sSub>
                    <m:e>
                      <m:r>
                        <m:t>w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(commute the factors in each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r>
                    <m:t>a</m:t>
                  </m:r>
                </m:e>
              </m:nary>
              <m:r>
                <m:t> 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sSub>
                <m:e>
                  <m:r>
                    <m:t>u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r>
                    <m:t>b</m:t>
                  </m:r>
                </m:e>
              </m:nary>
              <m:r>
                <m:t> 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sSub>
                <m:e>
                  <m:r>
                    <m:t>w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finite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u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b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w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</m:t>
              </m:r>
              <m:r>
                <m:t>a</m:t>
              </m:r>
              <m:r>
                <m:rPr>
                  <m:nor/>
                  <m:sty m:val="p"/>
                </m:rPr>
                <m:t> and </m:t>
              </m:r>
              <m:r>
                <m:t>b</m:t>
              </m:r>
              <m:r>
                <m:rPr>
                  <m:nor/>
                  <m:sty m:val="p"/>
                </m:rPr>
                <m:t> out of the sums)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t> 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 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 in Vectors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First slot.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a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+</m:t>
              </m:r>
              <m:r>
                <m:t>b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+</m:t>
              </m:r>
              <m:r>
                <m:t>b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 in Vectors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t> 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 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(second slot)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t> 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 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 in Vectors</m:t>
              </m:r>
              <m:r>
                <m:rPr>
                  <m:nor/>
                  <m:sty m:val="p"/>
                </m:rPr>
                <m:t>, twice)</m:t>
              </m:r>
            </m:e>
          </m:eqArr>
        </m:oMath>
      </m:oMathPara>
    </w:p>
    <w:p>
      <w:pPr>
        <w:pStyle w:val="FirstParagraph"/>
      </w:pPr>
      <w:r>
        <w:t xml:space="preserve">Two special cases are used often.</w:t>
      </w:r>
      <w:r>
        <w:t xml:space="preserve"> </w:t>
      </w:r>
      <w:r>
        <w:t xml:space="preserve">With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b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r>
          <m:t>1</m:t>
        </m:r>
        <m:r>
          <m:t> </m:t>
        </m:r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u</m:t>
            </m:r>
          </m:e>
        </m:acc>
      </m:oMath>
      <w:r>
        <w:t xml:space="preserve">,</w:t>
      </w:r>
      <w:r>
        <w:t xml:space="preserve"> </w:t>
      </w:r>
      <w:r>
        <w:t xml:space="preserve">the theorem gives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⋅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+</m:t>
        </m:r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+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w</m:t>
            </m:r>
          </m:e>
        </m:acc>
      </m:oMath>
      <w:r>
        <w:t xml:space="preserve">.</w:t>
      </w:r>
      <w:r>
        <w:t xml:space="preserve"> </w:t>
      </w:r>
      <w:r>
        <w:t xml:space="preserve">With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u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0</m:t>
        </m:r>
      </m:oMath>
      <w:r>
        <w:t xml:space="preserve">, and</w:t>
      </w:r>
      <w:r>
        <w:t xml:space="preserve"> </w:t>
      </w:r>
      <m:oMath>
        <m:r>
          <m:t>0</m:t>
        </m:r>
        <m:r>
          <m:t> </m:t>
        </m:r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</w:t>
      </w:r>
      <w:r>
        <w:t xml:space="preserve"> </w:t>
      </w:r>
      <w:r>
        <w:t xml:space="preserve">it gives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⋅</m:t>
        </m:r>
        <m:r>
          <m:rPr>
            <m:sty m:val="p"/>
          </m:rPr>
          <m:t>(</m:t>
        </m:r>
        <m:r>
          <m:t>a</m:t>
        </m:r>
        <m:r>
          <m:t> </m:t>
        </m:r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a</m:t>
        </m:r>
        <m:r>
          <m:t> 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likewise in the first slot.</w:t>
      </w:r>
    </w:p>
    <w:bookmarkStart w:id="48" w:name="exm-dot-linear"/>
    <w:p>
      <w:pPr>
        <w:pStyle w:val="BodyText"/>
      </w:pPr>
      <w:r>
        <w:rPr>
          <w:b/>
          <w:bCs/>
        </w:rPr>
        <w:t xml:space="preserve">Example 11 (Splitting a dot product)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.</w:t>
      </w:r>
      <w:r>
        <w:t xml:space="preserve"> </w:t>
      </w:r>
      <w:r>
        <w:t xml:space="preserve">Directly,</w:t>
      </w:r>
      <w:r>
        <w:t xml:space="preserve"> </w:t>
      </w:r>
      <m:oMath>
        <m:r>
          <m:t>a</m:t>
        </m:r>
        <m:r>
          <m:t> </m:t>
        </m:r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+</m:t>
        </m:r>
        <m:r>
          <m:t>b</m:t>
        </m:r>
        <m:r>
          <m:t> </m:t>
        </m:r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6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6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rPr>
                  <m:sty m:val="p"/>
                </m:rPr>
                <m:t>−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By</w:t>
      </w:r>
      <w:r>
        <w:t xml:space="preserve"> </w:t>
      </w:r>
      <w:hyperlink w:anchor="thm-dot-linear">
        <w:r>
          <w:rPr>
            <w:rStyle w:val="Hyperlink"/>
          </w:rPr>
          <w:t xml:space="preserve">Theorem 5</w:t>
        </w:r>
      </w:hyperlink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a</m:t>
              </m:r>
              <m:r>
                <m:t> 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 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the same number.</w:t>
      </w:r>
    </w:p>
    <w:bookmarkEnd w:id="48"/>
    <w:bookmarkStart w:id="50" w:name="def-orthogonal-complement"/>
    <w:p>
      <w:pPr>
        <w:pStyle w:val="BodyText"/>
      </w:pPr>
      <w:r>
        <w:rPr>
          <w:b/>
          <w:bCs/>
        </w:rPr>
        <w:t xml:space="preserve">Definition 4 (Orthogonal complement)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orthogonal complement</w:t>
      </w:r>
      <w:r>
        <w:t xml:space="preserve"> </w:t>
      </w:r>
      <w:r>
        <w:t xml:space="preserve">of a set</w:t>
      </w:r>
      <w:r>
        <w:t xml:space="preserve"> </w:t>
      </w:r>
      <m:oMath>
        <m:r>
          <m:rPr>
            <m:scr m:val="script"/>
            <m:sty m:val="p"/>
          </m:rPr>
          <m:t>X</m:t>
        </m:r>
      </m:oMath>
      <w:r>
        <w:t xml:space="preserve"> </w:t>
      </w:r>
      <w:r>
        <w:t xml:space="preserve">of vectors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is the set of vectors orthogonal (</w:t>
      </w:r>
      <w:hyperlink r:id="rId49">
        <w:r>
          <w:rPr>
            <w:rStyle w:val="Hyperlink"/>
          </w:rPr>
          <w:t xml:space="preserve">Definition 13 in Vectors</w:t>
        </w:r>
      </w:hyperlink>
      <w:r>
        <w:t xml:space="preserve">)</w:t>
      </w:r>
      <w:r>
        <w:t xml:space="preserve"> </w:t>
      </w:r>
      <w:r>
        <w:t xml:space="preserve">to every vector of</w:t>
      </w:r>
      <w:r>
        <w:t xml:space="preserve"> </w:t>
      </w:r>
      <m:oMath>
        <m:r>
          <m:rPr>
            <m:scr m:val="script"/>
            <m:sty m:val="p"/>
          </m:rP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rPr>
                  <m:scr m:val="script"/>
                  <m:sty m:val="p"/>
                </m:rPr>
                <m:t>X</m:t>
              </m:r>
            </m:e>
            <m:sup>
              <m:r>
                <m:rPr>
                  <m:sty m:val="p"/>
                </m:rPr>
                <m:t>⟂</m:t>
              </m:r>
            </m:sup>
          </m:s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∈</m:t>
              </m:r>
              <m:sSup>
                <m:e>
                  <m:r>
                    <m:rPr>
                      <m:scr m:val="double-struck"/>
                      <m:sty m:val="p"/>
                    </m:rPr>
                    <m:t>R</m:t>
                  </m:r>
                </m:e>
                <m:sup>
                  <m:r>
                    <m:t>p</m:t>
                  </m:r>
                </m:sup>
              </m:sSup>
              <m:r>
                <m:rPr>
                  <m:sty m:val="p"/>
                </m:rPr>
                <m:t>: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 for all 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∈</m:t>
              </m:r>
              <m:r>
                <m:rPr>
                  <m:scr m:val="script"/>
                  <m:sty m:val="p"/>
                </m:rPr>
                <m:t>X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m:oMath>
        <m:sSup>
          <m:e>
            <m:r>
              <m:rPr>
                <m:scr m:val="script"/>
                <m:sty m:val="p"/>
              </m:rPr>
              <m:t>X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 </w:t>
      </w:r>
      <w:r>
        <w:t xml:space="preserve">is read</w:t>
      </w:r>
      <w:r>
        <w:t xml:space="preserve"> </w:t>
      </w:r>
      <w:r>
        <w:t xml:space="preserve">“</w:t>
      </w:r>
      <m:oMath>
        <m:r>
          <m:rPr>
            <m:scr m:val="script"/>
            <m:sty m:val="p"/>
          </m:rPr>
          <m:t>X</m:t>
        </m:r>
      </m:oMath>
      <w:r>
        <w:t xml:space="preserve"> </w:t>
      </w:r>
      <w:r>
        <w:t xml:space="preserve">perp”</w:t>
      </w:r>
      <w:r>
        <w:t xml:space="preserve">.</w:t>
      </w:r>
      <w:r>
        <w:t xml:space="preserve"> </w:t>
      </w:r>
      <m:oMath>
        <m:r>
          <m:rPr>
            <m:scr m:val="script"/>
            <m:sty m:val="p"/>
          </m:rPr>
          <m:t>X</m:t>
        </m:r>
      </m:oMath>
      <w:r>
        <w:t xml:space="preserve"> </w:t>
      </w:r>
      <w:r>
        <w:t xml:space="preserve">need not be a subspace.</w:t>
      </w:r>
    </w:p>
    <w:bookmarkEnd w:id="50"/>
    <w:bookmarkStart w:id="51" w:name="exm-orthogonal-complement"/>
    <w:p>
      <w:pPr>
        <w:pStyle w:val="BodyText"/>
      </w:pPr>
      <w:r>
        <w:rPr>
          <w:b/>
          <w:bCs/>
        </w:rPr>
        <w:t xml:space="preserve">Example 12 (Orthogonal complements in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 </w:t>
      </w:r>
    </w:p>
    <w:p>
      <w:pPr>
        <w:numPr>
          <w:ilvl w:val="0"/>
          <w:numId w:val="1008"/>
        </w:numPr>
      </w:pPr>
      <w:r>
        <w:rPr>
          <w:b/>
          <w:bCs/>
        </w:rPr>
        <w:t xml:space="preserve">A plane.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cr m:val="script"/>
            <m:sty m:val="p"/>
          </m:rPr>
          <m:t>X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a</m:t>
            </m:r>
            <m:r>
              <m:rPr>
                <m:sty m:val="p"/>
              </m:rPr>
              <m:t>,</m:t>
            </m:r>
            <m:r>
              <m:t>b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a</m:t>
            </m:r>
            <m:r>
              <m:rPr>
                <m:sty m:val="p"/>
              </m:rPr>
              <m:t>,</m:t>
            </m:r>
            <m:r>
              <m:t>b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</m:e>
        </m:d>
        <m:r>
          <m:t>​</m:t>
        </m:r>
      </m:oMath>
      <w:r>
        <w:t xml:space="preserve">, the plane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A vector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</m:oMath>
      <w:r>
        <w:t xml:space="preserve"> </w:t>
      </w:r>
      <w:r>
        <w:t xml:space="preserve">is in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X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 </w:t>
      </w:r>
      <w:r>
        <w:t xml:space="preserve">when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b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sSub>
                <m:e>
                  <m:r>
                    <m:t>u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t>b</m:t>
              </m:r>
              <m:sSub>
                <m:e>
                  <m:r>
                    <m:t>u</m:t>
                  </m:r>
                </m:e>
                <m:sub>
                  <m:r>
                    <m:t>2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for all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.</w:t>
      </w:r>
      <w:r>
        <w:t xml:space="preserve"> </w:t>
      </w:r>
      <w:r>
        <w:t xml:space="preserve">Taking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forces</w:t>
      </w:r>
      <w:r>
        <w:t xml:space="preserve"> </w:t>
      </w:r>
      <m:oMath>
        <m:sSub>
          <m:e>
            <m:r>
              <m:t>u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and taking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forces</w:t>
      </w:r>
      <w:r>
        <w:t xml:space="preserve"> </w:t>
      </w:r>
      <m:oMath>
        <m:sSub>
          <m:e>
            <m:r>
              <m:t>u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;</w:t>
      </w:r>
      <w:r>
        <w:t xml:space="preserve"> </w:t>
      </w:r>
      <w:r>
        <w:t xml:space="preserve">conversely, if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u</m:t>
                  </m:r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u</m:t>
                  </m:r>
                </m:e>
                <m:sub>
                  <m:r>
                    <m:t>2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then</w:t>
      </w:r>
      <w:r>
        <w:t xml:space="preserve"> </w:t>
      </w:r>
      <m:oMath>
        <m:r>
          <m:t>a</m:t>
        </m:r>
        <m:sSub>
          <m:e>
            <m:r>
              <m:t>u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b</m:t>
        </m:r>
        <m:sSub>
          <m:e>
            <m:r>
              <m:t>u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X</m:t>
            </m:r>
          </m:e>
          <m:sup>
            <m:r>
              <m:rPr>
                <m:sty m:val="p"/>
              </m:rPr>
              <m:t>⟂</m:t>
            </m:r>
          </m:sup>
        </m:sSup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c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c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</m:e>
        </m:d>
        <m:r>
          <m:t>​</m:t>
        </m:r>
      </m:oMath>
      <w:r>
        <w:t xml:space="preserve">, the</w:t>
      </w:r>
      <w:r>
        <w:t xml:space="preserve"> </w:t>
      </w:r>
      <m:oMath>
        <m:r>
          <m:t>z</m:t>
        </m:r>
      </m:oMath>
      <w:r>
        <w:t xml:space="preserve">-axis.</w:t>
      </w:r>
    </w:p>
    <w:p>
      <w:pPr>
        <w:numPr>
          <w:ilvl w:val="0"/>
          <w:numId w:val="1008"/>
        </w:numPr>
      </w:pPr>
      <w:r>
        <w:rPr>
          <w:b/>
          <w:bCs/>
        </w:rPr>
        <w:t xml:space="preserve">Two vectors.</w:t>
      </w:r>
      <w:r>
        <w:t xml:space="preserve"> </w:t>
      </w:r>
      <w:r>
        <w:t xml:space="preserve">The two-element set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is not a subspace,</w:t>
      </w:r>
      <w:r>
        <w:t xml:space="preserve"> </w:t>
      </w:r>
      <w:r>
        <w:t xml:space="preserve">and its orthogonal complement is the</w:t>
      </w:r>
      <w:r>
        <w:t xml:space="preserve"> </w:t>
      </w:r>
      <m:oMath>
        <m:r>
          <m:t>z</m:t>
        </m:r>
      </m:oMath>
      <w:r>
        <w:t xml:space="preserve">-axis too:</w:t>
      </w:r>
      <w:r>
        <w:t xml:space="preserve"> </w:t>
      </w:r>
      <w:r>
        <w:t xml:space="preserve">the two conditions</w:t>
      </w:r>
      <w:r>
        <w:t xml:space="preserve"> </w:t>
      </w:r>
      <m:oMath>
        <m:sSub>
          <m:e>
            <m:r>
              <m:t>u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u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are the same as for the plane.</w:t>
      </w:r>
    </w:p>
    <w:p>
      <w:pPr>
        <w:numPr>
          <w:ilvl w:val="0"/>
          <w:numId w:val="1008"/>
        </w:numPr>
      </w:pPr>
      <w:r>
        <w:rPr>
          <w:b/>
          <w:bCs/>
        </w:rPr>
        <w:t xml:space="preserve">The extremes.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</m:d>
        <m:sSup>
          <m:e>
            <m:r>
              <m:t>​</m:t>
            </m:r>
          </m:e>
          <m:sup>
            <m:r>
              <m:rPr>
                <m:sty m:val="p"/>
              </m:rPr>
              <m:t>⟂</m:t>
            </m:r>
          </m:sup>
        </m:sSup>
        <m:r>
          <m:rPr>
            <m:sty m:val="p"/>
          </m:rPr>
          <m:t>=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, because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</m:oMath>
      <w:r>
        <w:t xml:space="preserve">.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⟂</m:t>
            </m:r>
          </m:sup>
        </m:sSup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because a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</m:oMath>
      <w:r>
        <w:t xml:space="preserve"> </w:t>
      </w:r>
      <w:r>
        <w:t xml:space="preserve">in it is orthogonal to itself,</w:t>
      </w:r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sSubSup>
                <m:e>
                  <m:r>
                    <m:t>u</m:t>
                  </m:r>
                </m:e>
                <m:sub>
                  <m:r>
                    <m:t>1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+</m:t>
              </m:r>
              <m:sSubSup>
                <m:e>
                  <m:r>
                    <m:t>u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+</m:t>
              </m:r>
              <m:sSubSup>
                <m:e>
                  <m:r>
                    <m:t>u</m:t>
                  </m:r>
                </m:e>
                <m:sub>
                  <m:r>
                    <m:t>3</m:t>
                  </m:r>
                </m:sub>
                <m:sup>
                  <m:r>
                    <m:t>2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forces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.</w:t>
      </w:r>
    </w:p>
    <w:bookmarkEnd w:id="51"/>
    <w:bookmarkStart w:id="52" w:name="thm-orthogonal-complement-subspace"/>
    <w:p>
      <w:pPr>
        <w:pStyle w:val="FirstParagraph"/>
      </w:pPr>
      <w:r>
        <w:rPr>
          <w:b/>
          <w:bCs/>
        </w:rPr>
        <w:t xml:space="preserve">Theorem 6 (An orthogonal complement is a subspace)</w:t>
      </w:r>
      <w:r>
        <w:t xml:space="preserve"> </w:t>
      </w:r>
      <w:r>
        <w:t xml:space="preserve">For any set</w:t>
      </w:r>
      <w:r>
        <w:t xml:space="preserve"> </w:t>
      </w:r>
      <m:oMath>
        <m:r>
          <m:rPr>
            <m:scr m:val="script"/>
            <m:sty m:val="p"/>
          </m:rPr>
          <m:t>X</m:t>
        </m:r>
      </m:oMath>
      <w:r>
        <w:t xml:space="preserve"> </w:t>
      </w:r>
      <w:r>
        <w:t xml:space="preserve">of vectors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X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 </w:t>
      </w:r>
      <w:r>
        <w:t xml:space="preserve">(</w:t>
      </w:r>
      <w:hyperlink w:anchor="def-orthogonal-complement">
        <w:r>
          <w:rPr>
            <w:rStyle w:val="Hyperlink"/>
          </w:rPr>
          <w:t xml:space="preserve">Definition 4</w:t>
        </w:r>
      </w:hyperlink>
      <w:r>
        <w:t xml:space="preserve">)</w:t>
      </w:r>
      <w:r>
        <w:t xml:space="preserve"> </w:t>
      </w:r>
      <w:r>
        <w:t xml:space="preserve">is a subspace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(</w:t>
      </w:r>
      <w:hyperlink r:id="rId14">
        <w:r>
          <w:rPr>
            <w:rStyle w:val="Hyperlink"/>
          </w:rPr>
          <w:t xml:space="preserve">Definition 4 in Subspaces and Rank</w:t>
        </w:r>
      </w:hyperlink>
      <w:r>
        <w:t xml:space="preserve">).</w:t>
      </w:r>
    </w:p>
    <w:bookmarkEnd w:id="52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m:oMath>
        <m:sSup>
          <m:e>
            <m:r>
              <m:rPr>
                <m:scr m:val="script"/>
                <m:sty m:val="p"/>
              </m:rPr>
              <m:t>X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 </w:t>
      </w:r>
      <w:r>
        <w:t xml:space="preserve">is not empty: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i</m:t>
                  </m:r>
                </m:sub>
                <m:sup>
                  <m:r>
                    <m:t>​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⋅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</m:eqArr>
        </m:oMath>
      </m:oMathPara>
    </w:p>
    <w:p>
      <w:pPr>
        <w:pStyle w:val="FirstParagraph"/>
      </w:pPr>
      <w:r>
        <w:t xml:space="preserve">for every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script"/>
                <m:sty m:val="p"/>
              </m:rPr>
              <m:t>X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script"/>
                <m:sty m:val="p"/>
              </m:rPr>
              <m:t>X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, let</w:t>
      </w:r>
      <w:r>
        <w:t xml:space="preserve"> </w:t>
      </w:r>
      <m:oMath>
        <m:r>
          <m:t>c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X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Addition.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</m:t>
              </m:r>
              <m:r>
                <m:rPr>
                  <m:nor/>
                  <m:sty m:val="p"/>
                </m:rPr>
                <m:t>, special case </m:t>
              </m:r>
              <m:r>
                <m:t>a</m:t>
              </m:r>
              <m:r>
                <m:rPr>
                  <m:nor/>
                  <m:sty m:val="p"/>
                </m:rPr>
                <m:t> and </m:t>
              </m:r>
              <m:r>
                <m:t>b</m:t>
              </m:r>
              <m:r>
                <m:rPr>
                  <m:nor/>
                  <m:sty m:val="p"/>
                </m:rPr>
                <m:t> both equal to 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,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∈</m:t>
              </m:r>
              <m:sSup>
                <m:e>
                  <m:r>
                    <m:rPr>
                      <m:scr m:val="script"/>
                      <m:sty m:val="p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⟂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Scalar multiplication.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  <m:r>
                <m:t> 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</m:t>
              </m:r>
              <m:r>
                <m:rPr>
                  <m:nor/>
                  <m:sty m:val="p"/>
                </m:rPr>
                <m:t>, special case </m:t>
              </m:r>
              <m:r>
                <m:t>b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∈</m:t>
              </m:r>
              <m:sSup>
                <m:e>
                  <m:r>
                    <m:rPr>
                      <m:scr m:val="script"/>
                      <m:sty m:val="p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⟂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p>
      <w:pPr>
        <w:pStyle w:val="FirstParagraph"/>
      </w:pPr>
      <w:r>
        <w:t xml:space="preserve">These two equations hold for every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X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+</m:t>
        </m:r>
        <m:acc>
          <m:accPr>
            <m:chr m:val="̃"/>
          </m:accPr>
          <m:e>
            <m:r>
              <m:t>w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t> </m:t>
        </m:r>
        <m:acc>
          <m:accPr>
            <m:chr m:val="̃"/>
          </m:accPr>
          <m:e>
            <m:r>
              <m:t>u</m:t>
            </m:r>
          </m:e>
        </m:acc>
      </m:oMath>
      <w:r>
        <w:t xml:space="preserve"> </w:t>
      </w:r>
      <w:r>
        <w:t xml:space="preserve">are in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X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.</w:t>
      </w:r>
    </w:p>
    <w:bookmarkStart w:id="55" w:name="exm-orthogonal-complement-subspace"/>
    <w:p>
      <w:pPr>
        <w:pStyle w:val="BodyText"/>
      </w:pPr>
      <w:r>
        <w:rPr>
          <w:b/>
          <w:bCs/>
        </w:rPr>
        <w:t xml:space="preserve">Example 13 (The complement of a single vector is a line)</w:t>
      </w:r>
      <w:r>
        <w:t xml:space="preserve"> </w:t>
      </w:r>
      <w:r>
        <w:t xml:space="preserve">The one-element set</w:t>
      </w:r>
      <w:r>
        <w:t xml:space="preserve"> </w:t>
      </w:r>
      <m:oMath>
        <m:r>
          <m:rPr>
            <m:scr m:val="script"/>
            <m:sty m:val="p"/>
          </m:rPr>
          <m:t>X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not a subspace:</w:t>
      </w:r>
      <w:r>
        <w:t xml:space="preserve"> </w:t>
      </w:r>
      <m:oMath>
        <m:r>
          <m:t>2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)</m:t>
        </m:r>
      </m:oMath>
      <w:r>
        <w:t xml:space="preserve"> </w:t>
      </w:r>
      <w:r>
        <w:t xml:space="preserve">is not in it.</w:t>
      </w:r>
      <w:r>
        <w:t xml:space="preserve"> </w:t>
      </w:r>
      <w:r>
        <w:t xml:space="preserve">Its orthogonal complement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cr m:val="script"/>
                      <m:sty m:val="p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⟂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  <m:r>
                    <m:rPr>
                      <m:sty m:val="p"/>
                    </m:rPr>
                    <m:t>∈</m:t>
                  </m:r>
                  <m:sSup>
                    <m:e>
                      <m:r>
                        <m:rPr>
                          <m:scr m:val="double-struck"/>
                          <m:sty m:val="p"/>
                        </m:rPr>
                        <m:t>R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:</m:t>
                  </m:r>
                  <m:sSub>
                    <m:e>
                      <m:r>
                        <m:t>u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sSub>
                    <m:e>
                      <m:r>
                        <m:t>u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c</m:t>
                  </m:r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:</m:t>
                  </m:r>
                  <m:r>
                    <m:t>c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double-struck"/>
                      <m:sty m:val="p"/>
                    </m:rPr>
                    <m:t>R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since</w:t>
      </w:r>
      <w:r>
        <w:t xml:space="preserve"> </w:t>
      </w:r>
      <m:oMath>
        <m:sSub>
          <m:e>
            <m:r>
              <m:t>u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2</m:t>
        </m:r>
        <m:sSub>
          <m:e>
            <m:r>
              <m:t>u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means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2</m:t>
              </m:r>
              <m:sSub>
                <m:e>
                  <m:r>
                    <m:t>u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u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u</m:t>
                  </m:r>
                </m:e>
                <m:sub>
                  <m:r>
                    <m:t>2</m:t>
                  </m:r>
                </m:sub>
              </m:sSub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That set is</w:t>
      </w:r>
      <w:r>
        <w:t xml:space="preserve"> </w:t>
      </w:r>
      <m:oMath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2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 subspace by</w:t>
      </w:r>
      <w:r>
        <w:t xml:space="preserve"> </w:t>
      </w:r>
      <w:hyperlink r:id="rId53">
        <w:r>
          <w:rPr>
            <w:rStyle w:val="Hyperlink"/>
          </w:rPr>
          <w:t xml:space="preserve">Theorem 2 in Subspaces and Rank</w:t>
        </w:r>
      </w:hyperlink>
      <w:r>
        <w:t xml:space="preserve">,</w:t>
      </w:r>
      <w:r>
        <w:t xml:space="preserve"> </w:t>
      </w:r>
      <w:r>
        <w:t xml:space="preserve">as</w:t>
      </w:r>
      <w:r>
        <w:t xml:space="preserve"> </w:t>
      </w:r>
      <w:hyperlink w:anchor="thm-orthogonal-complement-subspace">
        <w:r>
          <w:rPr>
            <w:rStyle w:val="Hyperlink"/>
          </w:rPr>
          <w:t xml:space="preserve">Theorem 6</w:t>
        </w:r>
      </w:hyperlink>
      <w:r>
        <w:t xml:space="preserve"> </w:t>
      </w:r>
      <w:r>
        <w:t xml:space="preserve">says it must be.</w:t>
      </w:r>
      <w:r>
        <w:t xml:space="preserve"> </w:t>
      </w:r>
      <w:r>
        <w:t xml:space="preserve">It contains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 the vector</w:t>
      </w:r>
      <w:r>
        <w:t xml:space="preserve"> </w:t>
      </w:r>
      <w:hyperlink r:id="rId54">
        <w:r>
          <w:rPr>
            <w:rStyle w:val="Hyperlink"/>
          </w:rPr>
          <w:t xml:space="preserve">Remark 7 in Vectors</w:t>
        </w:r>
      </w:hyperlink>
      <w:r>
        <w:t xml:space="preserve"> </w:t>
      </w:r>
      <w:r>
        <w:t xml:space="preserve">found perpendicular to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.</w:t>
      </w:r>
    </w:p>
    <w:bookmarkEnd w:id="55"/>
    <w:bookmarkStart w:id="56" w:name="thm-complement-null-space"/>
    <w:p>
      <w:pPr>
        <w:pStyle w:val="BodyText"/>
      </w:pPr>
      <w:r>
        <w:rPr>
          <w:b/>
          <w:bCs/>
        </w:rPr>
        <w:t xml:space="preserve">Theorem 7 (The orthogonal complement of a column space is a null space)</w:t>
      </w:r>
      <w:r>
        <w:t xml:space="preserve"> </w:t>
      </w:r>
      <w:r>
        <w:t xml:space="preserve">For any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script"/>
              <m:sty m:val="p"/>
            </m:rPr>
            <m:t>C</m:t>
          </m:r>
          <m:r>
            <m:rPr>
              <m:sty m:val="p"/>
            </m:rPr>
            <m:t>(</m:t>
          </m:r>
          <m:r>
            <m:rPr>
              <m:sty m:val="bi"/>
            </m:rPr>
            <m:t>A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rPr>
                  <m:sty m:val="p"/>
                </m:rPr>
                <m:t>⟂</m:t>
              </m:r>
            </m:sup>
          </m:sSup>
          <m:r>
            <m:rPr>
              <m:sty m:val="p"/>
            </m:rPr>
            <m:t>=</m:t>
          </m:r>
          <m:r>
            <m:rPr>
              <m:scr m:val="script"/>
              <m:sty m:val="p"/>
            </m:rPr>
            <m:t>N</m:t>
          </m:r>
          <m:r>
            <m:rPr>
              <m:sty m:val="p"/>
            </m:rPr>
            <m:t>(</m:t>
          </m:r>
          <m:sSup>
            <m:e>
              <m:r>
                <m:rPr>
                  <m:sty m:val="bi"/>
                </m:rPr>
                <m:t>A</m:t>
              </m:r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5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n</m:t>
            </m:r>
          </m:sub>
        </m:sSub>
      </m:oMath>
      <w:r>
        <w:t xml:space="preserve"> </w:t>
      </w:r>
      <w:r>
        <w:t xml:space="preserve">be the columns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j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1</m:t>
            </m:r>
            <m:r>
              <m:t>j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m</m:t>
            </m:r>
            <m:r>
              <m:t>j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, entry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of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m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j</m:t>
                  </m:r>
                  <m:r>
                    <m:t>i</m:t>
                  </m:r>
                </m:sub>
              </m:sSub>
              <m:r>
                <m:t> 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11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m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e>
              </m:nary>
              <m:r>
                <m:t> 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3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 in Vectors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57">
        <w:r>
          <w:rPr>
            <w:rStyle w:val="Hyperlink"/>
          </w:rPr>
          <w:t xml:space="preserve">Definition 2 in Column Space, Null Space and Rank-Nullity</w:t>
        </w:r>
      </w:hyperlink>
      <w:r>
        <w:t xml:space="preserve">)</w:t>
      </w:r>
      <w:r>
        <w:t xml:space="preserve"> </w:t>
      </w:r>
      <w:r>
        <w:t xml:space="preserve">exactly when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j</m:t>
            </m:r>
          </m:sub>
        </m:sSub>
        <m:r>
          <m:rPr>
            <m:sty m:val="p"/>
          </m:rPr>
          <m:t>⋅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every column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j</m:t>
            </m:r>
          </m:sub>
        </m:sSub>
      </m:oMath>
      <w:r>
        <w:t xml:space="preserve">.</w:t>
      </w:r>
    </w:p>
    <w:p>
      <w:pPr>
        <w:pStyle w:val="BodyText"/>
      </w:pP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⟂</m:t>
            </m:r>
          </m:sup>
        </m:sSup>
        <m:r>
          <m:rPr>
            <m:sty m:val="p"/>
          </m:rPr>
          <m:t>⊆</m:t>
        </m:r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Each column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j</m:t>
            </m:r>
          </m:sub>
        </m:sSub>
      </m:oMath>
      <w:r>
        <w:t xml:space="preserve"> </w:t>
      </w:r>
      <w:r>
        <w:t xml:space="preserve">is in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35">
        <w:r>
          <w:rPr>
            <w:rStyle w:val="Hyperlink"/>
          </w:rPr>
          <w:t xml:space="preserve">Theorem 1 in Column Space, Null Space and Rank-Nullity</w:t>
        </w:r>
      </w:hyperlink>
      <w:r>
        <w:t xml:space="preserve">),</w:t>
      </w:r>
      <w:r>
        <w:t xml:space="preserve"> </w:t>
      </w:r>
      <w:r>
        <w:t xml:space="preserve">so a vector orthogonal to all of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is orthogonal to every column.</w:t>
      </w:r>
    </w:p>
    <w:p>
      <w:pPr>
        <w:pStyle w:val="BodyText"/>
      </w:pP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⊆</m:t>
        </m:r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rPr>
          <w:b/>
          <w:bCs/>
        </w:rPr>
        <w:t xml:space="preserve">.</w:t>
      </w:r>
      <w:r>
        <w:t xml:space="preserve"> </w:t>
      </w:r>
      <w:r>
        <w:t xml:space="preserve">Suppose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j</m:t>
            </m:r>
          </m:sub>
        </m:sSub>
        <m:r>
          <m:rPr>
            <m:sty m:val="p"/>
          </m:rPr>
          <m:t>⋅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j</m:t>
        </m:r>
      </m:oMath>
      <w:r>
        <w:t xml:space="preserve">,</w:t>
      </w:r>
      <w:r>
        <w:t xml:space="preserve"> </w:t>
      </w:r>
      <w:r>
        <w:t xml:space="preserve">and take any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rPr>
            <m:sty m:val="bi"/>
          </m:rPr>
          <m:t>A</m:t>
        </m:r>
        <m:acc>
          <m:accPr>
            <m:chr m:val="̃"/>
          </m:accPr>
          <m:e>
            <m:r>
              <m:t>z</m:t>
            </m:r>
          </m:e>
        </m:acc>
      </m:oMath>
      <w:r>
        <w:t xml:space="preserve"> </w:t>
      </w:r>
      <w:r>
        <w:t xml:space="preserve">for some</w:t>
      </w:r>
      <w:r>
        <w:t xml:space="preserve"> </w:t>
      </w:r>
      <m:oMath>
        <m:acc>
          <m:accPr>
            <m:chr m:val="̃"/>
          </m:accPr>
          <m:e>
            <m:r>
              <m:t>z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</m:oMath>
      <w:r>
        <w:t xml:space="preserve"> </w:t>
      </w:r>
      <w:r>
        <w:t xml:space="preserve">(</w:t>
      </w:r>
      <w:hyperlink r:id="rId33">
        <w:r>
          <w:rPr>
            <w:rStyle w:val="Hyperlink"/>
          </w:rPr>
          <w:t xml:space="preserve">Definition 1 in Column Space, Null Space and Rank-Nullity</w:t>
        </w:r>
      </w:hyperlink>
      <w:r>
        <w:t xml:space="preserve">).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m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</m:sub>
              </m:sSub>
              <m:r>
                <m:t> 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 in Vectors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m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i</m:t>
                          </m:r>
                          <m:r>
                            <m:t>j</m:t>
                          </m:r>
                        </m:sub>
                      </m:sSub>
                    </m:e>
                  </m:nary>
                  <m:sSub>
                    <m:e>
                      <m:r>
                        <m:t>z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d>
              <m:r>
                <m:t>​</m:t>
              </m:r>
              <m:r>
                <m:t> 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11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m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i</m:t>
                          </m:r>
                          <m:r>
                            <m:t>j</m:t>
                          </m:r>
                        </m:sub>
                      </m:sSub>
                    </m:e>
                  </m:nary>
                </m:e>
              </m:nary>
              <m:r>
                <m:t> </m:t>
              </m:r>
              <m:sSub>
                <m:e>
                  <m:r>
                    <m:t>z</m:t>
                  </m:r>
                </m:e>
                <m:sub>
                  <m:r>
                    <m:t>j</m:t>
                  </m:r>
                </m:sub>
              </m:sSub>
              <m:r>
                <m:t> 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each 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over the inner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m</m:t>
                      </m:r>
                    </m:sup>
                    <m:e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i</m:t>
                          </m:r>
                          <m:r>
                            <m:t>j</m:t>
                          </m:r>
                        </m:sub>
                      </m:sSub>
                    </m:e>
                  </m:nary>
                </m:e>
              </m:nary>
              <m:r>
                <m:t> </m:t>
              </m:r>
              <m:sSub>
                <m:e>
                  <m:r>
                    <m:t>z</m:t>
                  </m:r>
                </m:e>
                <m:sub>
                  <m:r>
                    <m:t>j</m:t>
                  </m:r>
                </m:sub>
              </m:sSub>
              <m:r>
                <m:t> 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(swap the order of the finite sums)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z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nary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m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e>
              </m:nary>
              <m:r>
                <m:t> 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(commute, then factor </m:t>
              </m:r>
              <m:sSub>
                <m:e>
                  <m:r>
                    <m:t>z</m:t>
                  </m:r>
                </m:e>
                <m:sub>
                  <m:r>
                    <m:t>j</m:t>
                  </m:r>
                </m:sub>
              </m:sSub>
              <m:r>
                <m:rPr>
                  <m:nor/>
                  <m:sty m:val="p"/>
                </m:rPr>
                <m:t> out of the inner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z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nary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 in Vectors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z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nary>
              <m:r>
                <m:rPr>
                  <m:sty m:val="p"/>
                </m:rPr>
                <m:t>⋅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(each 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orthogonal to every vector of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.</w:t>
      </w:r>
    </w:p>
    <w:bookmarkStart w:id="60" w:name="exm-complement-null-space"/>
    <w:p>
      <w:pPr>
        <w:pStyle w:val="BodyText"/>
      </w:pPr>
      <w:r>
        <w:rPr>
          <w:b/>
          <w:bCs/>
        </w:rPr>
        <w:t xml:space="preserve">Example 14 (The complement of the column space in</w:t>
      </w:r>
      <w:r>
        <w:rPr>
          <w:b/>
          <w:bCs/>
        </w:rPr>
        <w:t xml:space="preserve"> </w:t>
      </w:r>
      <w:hyperlink r:id="rId58">
        <w:r>
          <w:rPr>
            <w:rStyle w:val="Hyperlink"/>
            <w:b/>
            <w:bCs/>
          </w:rPr>
          <w:t xml:space="preserve">Example 1 in Column Space, Null Space and Rank-Nullity</w:t>
        </w:r>
      </w:hyperlink>
      <w:r>
        <w:rPr>
          <w:b/>
          <w:bCs/>
        </w:rPr>
        <w:t xml:space="preserve">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in</w:t>
      </w:r>
      <w:r>
        <w:t xml:space="preserve"> </w:t>
      </w:r>
      <w:hyperlink r:id="rId58">
        <w:r>
          <w:rPr>
            <w:rStyle w:val="Hyperlink"/>
          </w:rPr>
          <w:t xml:space="preserve">Example 1 in Column Space, Null Space and Rank-Nullity</w:t>
        </w:r>
      </w:hyperlink>
      <w:r>
        <w:t xml:space="preserve">,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(1).</w:t>
      </w:r>
      <w:r>
        <w:t xml:space="preserve"> </w:t>
      </w:r>
      <w:hyperlink r:id="rId59">
        <w:r>
          <w:rPr>
            <w:rStyle w:val="Hyperlink"/>
          </w:rPr>
          <w:t xml:space="preserve">Example 3 in Column Space, Null Space and Rank-Nullity</w:t>
        </w:r>
      </w:hyperlink>
      <w:r>
        <w:t xml:space="preserve"> </w:t>
      </w:r>
      <w:r>
        <w:t xml:space="preserve">found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3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so by</w:t>
      </w:r>
      <w:r>
        <w:t xml:space="preserve"> </w:t>
      </w:r>
      <w:hyperlink w:anchor="thm-complement-null-space">
        <w:r>
          <w:rPr>
            <w:rStyle w:val="Hyperlink"/>
          </w:rPr>
          <w:t xml:space="preserve">Theorem 7</w:t>
        </w:r>
      </w:hyperlink>
      <w:r>
        <w:t xml:space="preserve"> </w:t>
      </w:r>
      <w:r>
        <w:t xml:space="preserve">this line is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.</w:t>
      </w:r>
      <w:r>
        <w:t xml:space="preserve"> </w:t>
      </w:r>
      <w:r>
        <w:t xml:space="preserve">Directly, for any</w:t>
      </w:r>
      <w:r>
        <w:t xml:space="preserve"> </w:t>
      </w:r>
      <m:oMath>
        <m:r>
          <m:t>c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c</m:t>
                  </m:r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3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  <m:r>
                <m:t> 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3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</m:t>
              </m:r>
              <m:r>
                <m:rPr>
                  <m:nor/>
                  <m:sty m:val="p"/>
                </m:rPr>
                <m:t>, special case </m:t>
              </m:r>
              <m:r>
                <m:t>b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, first slot)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 in Vectors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bookmarkEnd w:id="60"/>
    <w:bookmarkStart w:id="61" w:name="thm-orthogonal-direct-sum"/>
    <w:p>
      <w:pPr>
        <w:pStyle w:val="FirstParagraph"/>
      </w:pPr>
      <w:r>
        <w:rPr>
          <w:b/>
          <w:bCs/>
        </w:rPr>
        <w:t xml:space="preserve">Theorem 8 (A subspace and its orthogonal complement make up the whole space)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be a subspace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 Then</w:t>
      </w:r>
    </w:p>
    <w:p>
      <w:pPr>
        <w:pStyle w:val="Compact"/>
        <w:numPr>
          <w:ilvl w:val="0"/>
          <w:numId w:val="1009"/>
        </w:numPr>
      </w:pPr>
      <m:oMath>
        <m:r>
          <m:rPr>
            <m:scr m:val="script"/>
            <m:sty m:val="p"/>
          </m:rPr>
          <m:t>S</m:t>
        </m:r>
        <m:r>
          <m:rPr>
            <m:sty m:val="p"/>
          </m:rPr>
          <m:t>∩</m:t>
        </m:r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</m:d>
        <m:r>
          <m:t>​</m:t>
        </m:r>
      </m:oMath>
      <w:r>
        <w:t xml:space="preserve">;</w:t>
      </w:r>
    </w:p>
    <w:p>
      <w:pPr>
        <w:pStyle w:val="Compact"/>
        <w:numPr>
          <w:ilvl w:val="0"/>
          <w:numId w:val="1009"/>
        </w:numPr>
      </w:pPr>
      <m:oMath>
        <m:r>
          <m:rPr>
            <m:sty m:val="p"/>
          </m:rPr>
          <m:t>dim</m:t>
        </m:r>
        <m:r>
          <m:rPr>
            <m:sty m:val="p"/>
          </m:rPr>
          <m:t>(</m:t>
        </m:r>
        <m:r>
          <m:rPr>
            <m:scr m:val="script"/>
            <m:sty m:val="p"/>
          </m:rPr>
          <m:t>S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dim</m:t>
        </m:r>
        <m:r>
          <m:rPr>
            <m:sty m:val="p"/>
          </m:rPr>
          <m:t>(</m:t>
        </m:r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r>
          <m:t>p</m:t>
        </m:r>
      </m:oMath>
      <w:r>
        <w:t xml:space="preserve">;</w:t>
      </w:r>
    </w:p>
    <w:p>
      <w:pPr>
        <w:pStyle w:val="Compact"/>
        <w:numPr>
          <w:ilvl w:val="0"/>
          <w:numId w:val="1009"/>
        </w:numPr>
      </w:pP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=</m:t>
        </m:r>
        <m:r>
          <m:rPr>
            <m:scr m:val="script"/>
            <m:sty m:val="p"/>
          </m:rPr>
          <m:t>S</m:t>
        </m:r>
        <m:r>
          <m:rPr>
            <m:sty m:val="p"/>
          </m:rPr>
          <m:t>⊕</m:t>
        </m:r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 </w:t>
      </w:r>
      <w:r>
        <w:t xml:space="preserve">(</w:t>
      </w:r>
      <w:hyperlink w:anchor="def-direct-sum">
        <w:r>
          <w:rPr>
            <w:rStyle w:val="Hyperlink"/>
          </w:rPr>
          <w:t xml:space="preserve">Definition 2</w:t>
        </w:r>
      </w:hyperlink>
      <w:r>
        <w:t xml:space="preserve">).</w:t>
      </w:r>
    </w:p>
    <w:p>
      <w:pPr>
        <w:pStyle w:val="FirstParagraph"/>
      </w:pPr>
      <w:r>
        <w:t xml:space="preserve">So every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can be written as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+</m:t>
        </m:r>
        <m:acc>
          <m:accPr>
            <m:chr m:val="̃"/>
          </m:accPr>
          <m:e>
            <m:r>
              <m:t>v</m:t>
            </m:r>
          </m:e>
        </m:acc>
      </m:oMath>
      <w:r>
        <w:t xml:space="preserve"> </w:t>
      </w:r>
      <w:r>
        <w:t xml:space="preserve">with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 </w:t>
      </w:r>
      <w:r>
        <w:t xml:space="preserve">in only one way (</w:t>
      </w:r>
      <w:hyperlink w:anchor="thm-direct-sum-equiv">
        <w:r>
          <w:rPr>
            <w:rStyle w:val="Hyperlink"/>
          </w:rPr>
          <w:t xml:space="preserve">Theorem 4</w:t>
        </w:r>
      </w:hyperlink>
      <w:r>
        <w:t xml:space="preserve">).</w:t>
      </w:r>
    </w:p>
    <w:bookmarkEnd w:id="61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m:oMath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 </w:t>
      </w:r>
      <w:r>
        <w:t xml:space="preserve">is a subspace (</w:t>
      </w:r>
      <w:hyperlink w:anchor="thm-orthogonal-complement-subspace">
        <w:r>
          <w:rPr>
            <w:rStyle w:val="Hyperlink"/>
          </w:rPr>
          <w:t xml:space="preserve">Theorem 6</w:t>
        </w:r>
      </w:hyperlink>
      <w:r>
        <w:t xml:space="preserve">),</w:t>
      </w:r>
      <w:r>
        <w:t xml:space="preserve"> </w:t>
      </w:r>
      <w:r>
        <w:t xml:space="preserve">so it has a dimension (</w:t>
      </w:r>
      <w:hyperlink r:id="rId22">
        <w:r>
          <w:rPr>
            <w:rStyle w:val="Hyperlink"/>
          </w:rPr>
          <w:t xml:space="preserve">Definition 8 in Subspaces and Rank</w:t>
        </w:r>
      </w:hyperlink>
      <w:r>
        <w:t xml:space="preserve">).</w:t>
      </w:r>
    </w:p>
    <w:p>
      <w:pPr>
        <w:pStyle w:val="BodyText"/>
      </w:pPr>
      <w:r>
        <w:rPr>
          <w:b/>
          <w:bCs/>
        </w:rPr>
        <w:t xml:space="preserve">Part 1.</w:t>
      </w:r>
      <w:r>
        <w:t xml:space="preserve"> </w:t>
      </w:r>
      <w:r>
        <w:t xml:space="preserve">Both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 </w:t>
      </w:r>
      <w:r>
        <w:t xml:space="preserve">contain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(</w:t>
      </w:r>
      <w:hyperlink r:id="rId19">
        <w:r>
          <w:rPr>
            <w:rStyle w:val="Hyperlink"/>
          </w:rPr>
          <w:t xml:space="preserve">Theorem 1 in Subspaces and Rank</w:t>
        </w:r>
      </w:hyperlink>
      <w:r>
        <w:t xml:space="preserve">).</w:t>
      </w:r>
      <w:r>
        <w:t xml:space="preserve"> </w:t>
      </w:r>
      <w:r>
        <w:t xml:space="preserve">If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in both,</w:t>
      </w:r>
      <w:r>
        <w:t xml:space="preserve"> </w:t>
      </w:r>
      <w:r>
        <w:t xml:space="preserve">then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orthogonal to every vector of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itself included,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sSubSup>
                <m:e>
                  <m:r>
                    <m:t>x</m:t>
                  </m:r>
                </m:e>
                <m:sub>
                  <m:r>
                    <m:t>1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+</m:t>
              </m:r>
              <m:sSubSup>
                <m:e>
                  <m:r>
                    <m:t>x</m:t>
                  </m:r>
                </m:e>
                <m:sub>
                  <m:r>
                    <m:t>p</m:t>
                  </m:r>
                </m:sub>
                <m:sup>
                  <m:r>
                    <m:t>2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which forces every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Part 2.</w:t>
      </w:r>
      <w:r>
        <w:t xml:space="preserve"> </w:t>
      </w:r>
      <w:r>
        <w:t xml:space="preserve">Let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rPr>
            <m:sty m:val="p"/>
          </m:rPr>
          <m:t>dim</m:t>
        </m:r>
        <m:r>
          <m:rPr>
            <m:sty m:val="p"/>
          </m:rPr>
          <m:t>(</m:t>
        </m:r>
        <m:r>
          <m:rPr>
            <m:scr m:val="script"/>
            <m:sty m:val="p"/>
          </m:rPr>
          <m:t>S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t>0</m:t>
        </m:r>
      </m:oMath>
      <w:r>
        <w:t xml:space="preserve">, then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has a basis (</w:t>
      </w:r>
      <w:hyperlink r:id="rId23">
        <w:r>
          <w:rPr>
            <w:rStyle w:val="Hyperlink"/>
          </w:rPr>
          <w:t xml:space="preserve">Theorem 9 in Subspaces and Rank</w:t>
        </w:r>
      </w:hyperlink>
      <w:r>
        <w:t xml:space="preserve">)</w:t>
      </w:r>
      <w:r>
        <w:t xml:space="preserve"> </w:t>
      </w:r>
      <w:r>
        <w:t xml:space="preserve">with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vectors (</w:t>
      </w:r>
      <w:hyperlink r:id="rId22">
        <w:r>
          <w:rPr>
            <w:rStyle w:val="Hyperlink"/>
          </w:rPr>
          <w:t xml:space="preserve">Definition 8 in Subspaces and Rank</w:t>
        </w:r>
      </w:hyperlink>
      <w:r>
        <w:t xml:space="preserve">), the empty list,</w:t>
      </w:r>
      <w:r>
        <w:t xml:space="preserve"> </w:t>
      </w:r>
      <w:r>
        <w:t xml:space="preserve">whose span is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(</w:t>
      </w:r>
      <w:hyperlink r:id="rId29">
        <w:r>
          <w:rPr>
            <w:rStyle w:val="Hyperlink"/>
          </w:rPr>
          <w:t xml:space="preserve">Definition 5 in Subspaces and Rank</w:t>
        </w:r>
      </w:hyperlink>
      <w:r>
        <w:t xml:space="preserve">);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cr m:val="script"/>
            <m:sty m:val="p"/>
          </m:rPr>
          <m:t>S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</m:d>
        <m:r>
          <m:t>​</m:t>
        </m:r>
      </m:oMath>
      <w:r>
        <w:t xml:space="preserve">,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  <m:r>
          <m:rPr>
            <m:sty m:val="p"/>
          </m:rPr>
          <m:t>=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(every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</m:oMath>
      <w:r>
        <w:t xml:space="preserve"> </w:t>
      </w:r>
      <w:r>
        <w:t xml:space="preserve">satisfies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=</m:t>
        </m:r>
        <m:r>
          <m:t>0</m:t>
        </m:r>
      </m:oMath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m:oMath>
        <m:r>
          <m:t>0</m:t>
        </m:r>
        <m:r>
          <m:rPr>
            <m:sty m:val="p"/>
          </m:rPr>
          <m:t>+</m:t>
        </m:r>
        <m:r>
          <m:t>p</m:t>
        </m:r>
        <m:r>
          <m:rPr>
            <m:sty m:val="p"/>
          </m:rPr>
          <m:t>=</m:t>
        </m:r>
        <m:r>
          <m:t>p</m:t>
        </m:r>
      </m:oMath>
      <w:r>
        <w:t xml:space="preserve"> </w:t>
      </w:r>
      <w:r>
        <w:t xml:space="preserve">(</w:t>
      </w:r>
      <w:hyperlink r:id="rId26">
        <w:r>
          <w:rPr>
            <w:rStyle w:val="Hyperlink"/>
          </w:rPr>
          <w:t xml:space="preserve">Example 16 in Subspaces and Rank</w:t>
        </w:r>
      </w:hyperlink>
      <w:r>
        <w:t xml:space="preserve">).</w:t>
      </w:r>
      <w:r>
        <w:t xml:space="preserve"> </w:t>
      </w:r>
      <w:r>
        <w:t xml:space="preserve">If</w:t>
      </w:r>
      <w:r>
        <w:t xml:space="preserve"> </w:t>
      </w:r>
      <m:oMath>
        <m:r>
          <m:t>d</m:t>
        </m:r>
        <m:r>
          <m:rPr>
            <m:sty m:val="p"/>
          </m:rPr>
          <m:t>≥</m:t>
        </m:r>
        <m:r>
          <m:t>1</m:t>
        </m:r>
      </m:oMath>
      <w:r>
        <w:t xml:space="preserve">, choose a basis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d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(</w:t>
      </w:r>
      <w:hyperlink r:id="rId23">
        <w:r>
          <w:rPr>
            <w:rStyle w:val="Hyperlink"/>
          </w:rPr>
          <w:t xml:space="preserve">Theorem 9 in Subspaces and Rank</w:t>
        </w:r>
      </w:hyperlink>
      <w:r>
        <w:t xml:space="preserve">),</w:t>
      </w:r>
      <w:r>
        <w:t xml:space="preserve"> </w:t>
      </w:r>
      <w:r>
        <w:t xml:space="preserve">and 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 the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d</m:t>
        </m:r>
      </m:oMath>
      <w:r>
        <w:t xml:space="preserve"> </w:t>
      </w:r>
      <w:r>
        <w:t xml:space="preserve">matrix with these columns.</w:t>
      </w:r>
      <w:r>
        <w:t xml:space="preserve"> </w:t>
      </w:r>
      <w:r>
        <w:t xml:space="preserve">The basis spans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cr m:val="script"/>
            <m:sty m:val="p"/>
          </m:rPr>
          <m:t>S</m:t>
        </m:r>
        <m:r>
          <m:rPr>
            <m:sty m:val="p"/>
          </m:rPr>
          <m:t>=</m:t>
        </m:r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35">
        <w:r>
          <w:rPr>
            <w:rStyle w:val="Hyperlink"/>
          </w:rPr>
          <w:t xml:space="preserve">Theorem 1 in Column Space, Null Space and Rank-Nullity</w:t>
        </w:r>
      </w:hyperlink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  <m:r>
          <m:rPr>
            <m:sty m:val="p"/>
          </m:rPr>
          <m:t>=</m:t>
        </m:r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thm-complement-null-space">
        <w:r>
          <w:rPr>
            <w:rStyle w:val="Hyperlink"/>
          </w:rPr>
          <w:t xml:space="preserve">Theorem 7</w:t>
        </w:r>
      </w:hyperlink>
      <w:r>
        <w:t xml:space="preserve">).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</w:t>
      </w:r>
      <w:r>
        <w:t xml:space="preserve"> </w:t>
      </w:r>
      <m:oMath>
        <m:r>
          <m:t>d</m:t>
        </m:r>
        <m:r>
          <m:rPr>
            <m:sty m:val="p"/>
          </m:rPr>
          <m:t>×</m:t>
        </m:r>
        <m:r>
          <m:t>p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dim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cr m:val="script"/>
                      <m:sty m:val="p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⟂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dim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cr m:val="script"/>
                      <m:sty m:val="p"/>
                    </m:rPr>
                    <m:t>N</m:t>
                  </m:r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nullity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5 in Column Space, Null Space and Rank-Nullity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p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rank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Column Space, Null Space and Rank-Nullity</m:t>
              </m:r>
              <m:r>
                <m:rPr>
                  <m:nor/>
                  <m:sty m:val="p"/>
                </m:rPr>
                <m:t>, for the </m:t>
              </m:r>
              <m:r>
                <m:t>p</m:t>
              </m:r>
              <m:r>
                <m:rPr>
                  <m:nor/>
                  <m:sty m:val="p"/>
                </m:rPr>
                <m:t> columns of 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p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rank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9 in Column Space, Null Space and Rank-Nullity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p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dim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cr m:val="script"/>
                      <m:sty m:val="p"/>
                    </m:rPr>
                    <m:t>C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6 in Column Space, Null Space and Rank-Nullity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p</m:t>
              </m:r>
              <m:r>
                <m:rPr>
                  <m:sty m:val="p"/>
                </m:rPr>
                <m:t>−</m:t>
              </m:r>
              <m:r>
                <m:t>d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cr m:val="script"/>
                  <m:sty m:val="p"/>
                </m:rPr>
                <m:t>C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rPr>
                  <m:scr m:val="script"/>
                  <m:sty m:val="p"/>
                </m:rPr>
                <m:t>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Part 3.</w:t>
      </w:r>
      <w:r>
        <w:t xml:space="preserve"> </w:t>
      </w:r>
      <m:oMath>
        <m:r>
          <m:rPr>
            <m:scr m:val="script"/>
            <m:sty m:val="p"/>
          </m:rPr>
          <m:t>S</m:t>
        </m:r>
        <m:r>
          <m:rPr>
            <m:sty m:val="p"/>
          </m:rPr>
          <m:t>+</m:t>
        </m:r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 </w:t>
      </w:r>
      <w:r>
        <w:t xml:space="preserve">is a subspace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(</w:t>
      </w:r>
      <w:hyperlink w:anchor="thm-sum-intersection-subspace">
        <w:r>
          <w:rPr>
            <w:rStyle w:val="Hyperlink"/>
          </w:rPr>
          <w:t xml:space="preserve">Theorem 1</w:t>
        </w:r>
      </w:hyperlink>
      <w:r>
        <w:t xml:space="preserve">),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dim</m:t>
              </m:r>
              <m:r>
                <m:rPr>
                  <m:sty m:val="p"/>
                </m:rPr>
                <m:t>(</m:t>
              </m:r>
              <m:r>
                <m:rPr>
                  <m:scr m:val="script"/>
                  <m:sty m:val="p"/>
                </m:rPr>
                <m:t>S</m:t>
              </m:r>
              <m:r>
                <m:rPr>
                  <m:sty m:val="p"/>
                </m:rPr>
                <m:t>+</m:t>
              </m:r>
              <m:sSup>
                <m:e>
                  <m:r>
                    <m:rPr>
                      <m:scr m:val="script"/>
                      <m:sty m:val="p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⟂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dim</m:t>
              </m:r>
              <m:r>
                <m:rPr>
                  <m:sty m:val="p"/>
                </m:rPr>
                <m:t>(</m:t>
              </m:r>
              <m:r>
                <m:rPr>
                  <m:scr m:val="script"/>
                  <m:sty m:val="p"/>
                </m:rPr>
                <m:t>S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dim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cr m:val="script"/>
                      <m:sty m:val="p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⟂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dim</m:t>
              </m:r>
              <m:r>
                <m:rPr>
                  <m:sty m:val="p"/>
                </m:rPr>
                <m:t>(</m:t>
              </m:r>
              <m:r>
                <m:rPr>
                  <m:scr m:val="script"/>
                  <m:sty m:val="p"/>
                </m:rPr>
                <m:t>S</m:t>
              </m:r>
              <m:r>
                <m:rPr>
                  <m:sty m:val="p"/>
                </m:rPr>
                <m:t>∩</m:t>
              </m:r>
              <m:sSup>
                <m:e>
                  <m:r>
                    <m:rPr>
                      <m:scr m:val="script"/>
                      <m:sty m:val="p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⟂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2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p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dim</m:t>
              </m:r>
              <m:r>
                <m:rPr>
                  <m:sty m:val="p"/>
                </m:rPr>
                <m:t>(</m:t>
              </m:r>
              <m:r>
                <m:rPr>
                  <m:scr m:val="script"/>
                  <m:sty m:val="p"/>
                </m:rPr>
                <m:t>S</m:t>
              </m:r>
              <m:r>
                <m:rPr>
                  <m:sty m:val="p"/>
                </m:rPr>
                <m:t>∩</m:t>
              </m:r>
              <m:sSup>
                <m:e>
                  <m:r>
                    <m:rPr>
                      <m:scr m:val="script"/>
                      <m:sty m:val="p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⟂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(part 2)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p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(part 1, and </m:t>
              </m:r>
              <m:r>
                <m:rPr>
                  <m:sty m:val="p"/>
                </m:rPr>
                <m:t>dim</m:t>
              </m:r>
              <m:r>
                <m:rPr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 by </m:t>
              </m:r>
              <m:r>
                <m:rPr>
                  <m:nor/>
                  <m:sty m:val="p"/>
                </m:rPr>
                <m:t>Example 16 in Subspaces and Rank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p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p>
      <w:pPr>
        <w:pStyle w:val="FirstParagraph"/>
      </w:pPr>
      <w:r>
        <w:t xml:space="preserve">Since</w:t>
      </w:r>
      <w:r>
        <w:t xml:space="preserve"> </w:t>
      </w:r>
      <m:oMath>
        <m:r>
          <m:rPr>
            <m:scr m:val="script"/>
            <m:sty m:val="p"/>
          </m:rPr>
          <m:t>S</m:t>
        </m:r>
        <m:r>
          <m:rPr>
            <m:sty m:val="p"/>
          </m:rPr>
          <m:t>+</m:t>
        </m:r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  <m:r>
          <m:rPr>
            <m:sty m:val="p"/>
          </m:rPr>
          <m:t>⊆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is a subspace (</w:t>
      </w:r>
      <w:hyperlink r:id="rId62">
        <w:r>
          <w:rPr>
            <w:rStyle w:val="Hyperlink"/>
          </w:rPr>
          <w:t xml:space="preserve">Example 3 in Subspaces and Rank</w:t>
        </w:r>
      </w:hyperlink>
      <w:r>
        <w:t xml:space="preserve">)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dim</m:t>
        </m:r>
        <m:r>
          <m:rPr>
            <m:sty m:val="p"/>
          </m:rPr>
          <m:t>(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r>
          <m:t>p</m:t>
        </m:r>
      </m:oMath>
      <w:r>
        <w:t xml:space="preserve"> </w:t>
      </w:r>
      <w:r>
        <w:t xml:space="preserve">(</w:t>
      </w:r>
      <w:hyperlink r:id="rId26">
        <w:r>
          <w:rPr>
            <w:rStyle w:val="Hyperlink"/>
          </w:rPr>
          <w:t xml:space="preserve">Example 16 in Subspaces and Rank</w:t>
        </w:r>
      </w:hyperlink>
      <w:r>
        <w:t xml:space="preserve">),</w:t>
      </w:r>
      <w:r>
        <w:t xml:space="preserve"> </w:t>
      </w:r>
      <w:hyperlink r:id="rId63">
        <w:r>
          <w:rPr>
            <w:rStyle w:val="Hyperlink"/>
          </w:rPr>
          <w:t xml:space="preserve">Theorem 11 in Subspaces and Rank</w:t>
        </w:r>
      </w:hyperlink>
      <w:r>
        <w:t xml:space="preserve"> </w:t>
      </w:r>
      <w:r>
        <w:t xml:space="preserve">gives</w:t>
      </w:r>
      <w:r>
        <w:t xml:space="preserve"> </w:t>
      </w:r>
      <m:oMath>
        <m:r>
          <m:rPr>
            <m:scr m:val="script"/>
            <m:sty m:val="p"/>
          </m:rPr>
          <m:t>S</m:t>
        </m:r>
        <m:r>
          <m:rPr>
            <m:sty m:val="p"/>
          </m:rPr>
          <m:t>+</m:t>
        </m:r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  <m:r>
          <m:rPr>
            <m:sty m:val="p"/>
          </m:rPr>
          <m:t>=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</w:t>
      </w:r>
      <w:r>
        <w:t xml:space="preserve"> </w:t>
      </w:r>
      <w:r>
        <w:t xml:space="preserve">Together with part 1,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=</m:t>
        </m:r>
        <m:r>
          <m:rPr>
            <m:scr m:val="script"/>
            <m:sty m:val="p"/>
          </m:rPr>
          <m:t>S</m:t>
        </m:r>
        <m:r>
          <m:rPr>
            <m:sty m:val="p"/>
          </m:rPr>
          <m:t>⊕</m:t>
        </m:r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.</w:t>
      </w:r>
      <w:r>
        <w:t xml:space="preserve"> </w:t>
      </w:r>
      <w:r>
        <w:t xml:space="preserve">The uniqueness of the split then follows from</w:t>
      </w:r>
      <w:r>
        <w:t xml:space="preserve"> </w:t>
      </w:r>
      <w:hyperlink w:anchor="thm-direct-sum-equiv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(statement 1 implies statement 3).</w:t>
      </w:r>
    </w:p>
    <w:bookmarkStart w:id="64" w:name="exm-orthogonal-direct-sum"/>
    <w:p>
      <w:pPr>
        <w:pStyle w:val="BodyText"/>
      </w:pPr>
      <w:r>
        <w:rPr>
          <w:b/>
          <w:bCs/>
        </w:rPr>
        <w:t xml:space="preserve">Example 15 (Splitting a vector of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along a line and its complement)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cr m:val="script"/>
            <m:sty m:val="p"/>
          </m:rPr>
          <m:t>S</m:t>
        </m:r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.</w:t>
      </w:r>
      <w:r>
        <w:t xml:space="preserve"> </w:t>
      </w:r>
      <w:r>
        <w:t xml:space="preserve">A single nonzero vector is linearly independent</w:t>
      </w:r>
      <w:r>
        <w:t xml:space="preserve"> </w:t>
      </w:r>
      <w:r>
        <w:t xml:space="preserve">(</w:t>
      </w:r>
      <m:oMath>
        <m:r>
          <m:t>c</m:t>
        </m:r>
        <m:r>
          <m:t> </m:t>
        </m:r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with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forces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0</m:t>
        </m:r>
      </m:oMath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is a basis of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dim</m:t>
        </m:r>
        <m:r>
          <m:rPr>
            <m:sty m:val="p"/>
          </m:rPr>
          <m:t>(</m:t>
        </m:r>
        <m:r>
          <m:rPr>
            <m:scr m:val="script"/>
            <m:sty m:val="p"/>
          </m:rPr>
          <m:t>S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A vector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</m:oMath>
      <w:r>
        <w:t xml:space="preserve"> </w:t>
      </w:r>
      <w:r>
        <w:t xml:space="preserve">is in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 </w:t>
      </w:r>
      <w:r>
        <w:t xml:space="preserve">exactly when</w:t>
      </w:r>
      <w:r>
        <w:t xml:space="preserve"> </w:t>
      </w:r>
      <m:oMath>
        <m:sSub>
          <m:e>
            <m:r>
              <m:t>u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u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:</w:t>
      </w:r>
      <w:r>
        <w:t xml:space="preserve"> </w:t>
      </w:r>
      <w:r>
        <w:t xml:space="preserve">that condition says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⋅</m:t>
        </m:r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and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c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r>
                    <m:t>u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u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</m:eqArr>
        </m:oMath>
      </m:oMathPara>
    </w:p>
    <w:p>
      <w:pPr>
        <w:pStyle w:val="FirstParagraph"/>
      </w:pPr>
      <w:r>
        <w:t xml:space="preserve">for every</w:t>
      </w:r>
      <w:r>
        <w:t xml:space="preserve"> </w:t>
      </w:r>
      <m:oMath>
        <m:r>
          <m:t>c</m:t>
        </m:r>
      </m:oMath>
      <w:r>
        <w:t xml:space="preserve">.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cr m:val="script"/>
                      <m:sty m:val="p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⟂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a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−</m:t>
                  </m:r>
                  <m:r>
                    <m:t>a</m:t>
                  </m:r>
                  <m:r>
                    <m:rPr>
                      <m:sty m:val="p"/>
                    </m:rPr>
                    <m:t>,</m:t>
                  </m:r>
                  <m:r>
                    <m:t>c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:</m:t>
                  </m:r>
                  <m:r>
                    <m:t>a</m:t>
                  </m:r>
                  <m:r>
                    <m:rPr>
                      <m:sty m:val="p"/>
                    </m:rPr>
                    <m:t>,</m:t>
                  </m:r>
                  <m:r>
                    <m:t>c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double-struck"/>
                      <m:sty m:val="p"/>
                    </m:rPr>
                    <m:t>R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span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Those two vectors are linearly independent,</w:t>
      </w:r>
      <w:r>
        <w:t xml:space="preserve"> </w:t>
      </w:r>
      <w:r>
        <w:t xml:space="preserve">because</w:t>
      </w:r>
      <w:r>
        <w:t xml:space="preserve"> </w:t>
      </w:r>
      <m:oMath>
        <m:r>
          <m:t>a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c</m:t>
        </m:r>
        <m:r>
          <m:t> 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a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is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only if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p"/>
          </m:rPr>
          <m:t>dim</m:t>
        </m:r>
        <m:r>
          <m:rPr>
            <m:sty m:val="p"/>
          </m:rPr>
          <m:t>(</m:t>
        </m:r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</m:oMath>
      <w:r>
        <w:t xml:space="preserve">, and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=</m:t>
        </m:r>
        <m:r>
          <m:t>3</m:t>
        </m:r>
      </m:oMath>
      <w:r>
        <w:t xml:space="preserve">, as part 2 says.</w:t>
      </w:r>
    </w:p>
    <w:p>
      <w:pPr>
        <w:pStyle w:val="BodyText"/>
      </w:pPr>
      <w:r>
        <w:t xml:space="preserve">To split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look for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=</m:t>
        </m:r>
        <m:r>
          <m:t>t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in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:</w:t>
      </w:r>
      <w:r>
        <w:t xml:space="preserve"> </w:t>
      </w:r>
      <w:r>
        <w:t xml:space="preserve">that membership needs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 so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+</m:t>
        </m:r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64"/>
    <w:bookmarkStart w:id="65" w:name="thm-double-complement"/>
    <w:p>
      <w:pPr>
        <w:pStyle w:val="FirstParagraph"/>
      </w:pPr>
      <w:r>
        <w:rPr>
          <w:b/>
          <w:bCs/>
        </w:rPr>
        <w:t xml:space="preserve">Theorem 9 (The orthogonal complement of the orthogonal complement)</w:t>
      </w:r>
      <w:r>
        <w:t xml:space="preserve"> </w:t>
      </w:r>
      <w:r>
        <w:t xml:space="preserve">For any subspace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sSup>
            <m:e>
              <m:r>
                <m:rPr>
                  <m:scr m:val="script"/>
                  <m:sty m:val="p"/>
                </m:rPr>
                <m:t>S</m:t>
              </m:r>
            </m:e>
            <m:sup>
              <m:r>
                <m:rPr>
                  <m:sty m:val="p"/>
                </m:rPr>
                <m:t>⟂</m:t>
              </m:r>
            </m:sup>
          </m:sSup>
          <m:sSup>
            <m:e>
              <m:r>
                <m:rPr>
                  <m:sty m:val="p"/>
                </m:rPr>
                <m:t>)</m:t>
              </m:r>
            </m:e>
            <m:sup>
              <m:r>
                <m:rPr>
                  <m:sty m:val="p"/>
                </m:rPr>
                <m:t>⟂</m:t>
              </m:r>
            </m:sup>
          </m:sSup>
          <m:r>
            <m:rPr>
              <m:sty m:val="p"/>
            </m:rPr>
            <m:t>=</m:t>
          </m:r>
          <m:r>
            <m:rPr>
              <m:scr m:val="script"/>
              <m:sty m:val="p"/>
            </m:rPr>
            <m:t>S</m:t>
          </m:r>
          <m:r>
            <m:rPr>
              <m:sty m:val="p"/>
            </m:rPr>
            <m:t>.</m:t>
          </m:r>
        </m:oMath>
      </m:oMathPara>
    </w:p>
    <w:bookmarkEnd w:id="6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m:oMath>
        <m:r>
          <m:rPr>
            <m:scr m:val="script"/>
            <m:sty m:val="p"/>
          </m:rPr>
          <m:t>S</m:t>
        </m:r>
        <m:r>
          <m:rPr>
            <m:sty m:val="p"/>
          </m:rPr>
          <m:t>⊆</m:t>
        </m:r>
        <m:r>
          <m:rPr>
            <m:sty m:val="p"/>
          </m:rPr>
          <m:t>(</m:t>
        </m:r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rPr>
          <w:b/>
          <w:bCs/>
        </w:rPr>
        <w:t xml:space="preserve">.</w:t>
      </w:r>
      <w:r>
        <w:t xml:space="preserve"> </w:t>
      </w:r>
      <w:r>
        <w:t xml:space="preserve">Take</w:t>
      </w:r>
      <w:r>
        <w:t xml:space="preserve"> </w:t>
      </w:r>
      <m:oMath>
        <m:acc>
          <m:accPr>
            <m:chr m:val="̃"/>
          </m:accPr>
          <m:e>
            <m:r>
              <m:t>s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and any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def-orthogonal-complement">
        <w:r>
          <w:rPr>
            <w:rStyle w:val="Hyperlink"/>
          </w:rPr>
          <w:t xml:space="preserve">Definition 4</w:t>
        </w:r>
      </w:hyperlink>
      <w:r>
        <w:t xml:space="preserve">,</w:t>
      </w:r>
      <w:r>
        <w:t xml:space="preserve"> </w:t>
      </w:r>
      <m:oMath>
        <m:acc>
          <m:accPr>
            <m:chr m:val="̃"/>
          </m:accPr>
          <m:e>
            <m:r>
              <m:t>s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s</m:t>
            </m:r>
          </m:e>
        </m:acc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too (</w:t>
      </w:r>
      <w:hyperlink r:id="rId66">
        <w:r>
          <w:rPr>
            <w:rStyle w:val="Hyperlink"/>
          </w:rPr>
          <w:t xml:space="preserve">Theorem 1 in Vectors</w:t>
        </w:r>
      </w:hyperlink>
      <w:r>
        <w:t xml:space="preserve">).</w:t>
      </w:r>
      <w:r>
        <w:t xml:space="preserve"> </w:t>
      </w:r>
      <w:r>
        <w:t xml:space="preserve">So</w:t>
      </w:r>
      <w:r>
        <w:t xml:space="preserve"> </w:t>
      </w:r>
      <m:oMath>
        <m:acc>
          <m:accPr>
            <m:chr m:val="̃"/>
          </m:accPr>
          <m:e>
            <m:r>
              <m:t>s</m:t>
            </m:r>
          </m:e>
        </m:acc>
      </m:oMath>
      <w:r>
        <w:t xml:space="preserve"> </w:t>
      </w:r>
      <w:r>
        <w:t xml:space="preserve">is orthogonal to every vector of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,</w:t>
      </w:r>
      <w:r>
        <w:t xml:space="preserve"> </w:t>
      </w:r>
      <w:r>
        <w:t xml:space="preserve">that is,</w:t>
      </w:r>
      <w:r>
        <w:t xml:space="preserve"> </w:t>
      </w:r>
      <m:oMath>
        <m:acc>
          <m:accPr>
            <m:chr m:val="̃"/>
          </m:accPr>
          <m:e>
            <m:r>
              <m:t>s</m:t>
            </m:r>
          </m:e>
        </m:acc>
        <m:r>
          <m:rPr>
            <m:sty m:val="p"/>
          </m:rPr>
          <m:t>∈</m:t>
        </m:r>
        <m:r>
          <m:rPr>
            <m:sty m:val="p"/>
          </m:rPr>
          <m:t>(</m:t>
        </m:r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Equal dimensions.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 </w:t>
      </w:r>
      <w:r>
        <w:t xml:space="preserve">is a subspace (</w:t>
      </w:r>
      <w:hyperlink w:anchor="thm-orthogonal-complement-subspace">
        <w:r>
          <w:rPr>
            <w:rStyle w:val="Hyperlink"/>
          </w:rPr>
          <w:t xml:space="preserve">Theorem 6</w:t>
        </w:r>
      </w:hyperlink>
      <w:r>
        <w:t xml:space="preserve">),</w:t>
      </w:r>
      <w:r>
        <w:t xml:space="preserve"> </w:t>
      </w:r>
      <w:r>
        <w:t xml:space="preserve">so part 2 of</w:t>
      </w:r>
      <w:r>
        <w:t xml:space="preserve"> </w:t>
      </w:r>
      <w:hyperlink w:anchor="thm-orthogonal-direct-sum">
        <w:r>
          <w:rPr>
            <w:rStyle w:val="Hyperlink"/>
          </w:rPr>
          <w:t xml:space="preserve">Theorem 8</w:t>
        </w:r>
      </w:hyperlink>
      <w:r>
        <w:t xml:space="preserve"> </w:t>
      </w:r>
      <w:r>
        <w:t xml:space="preserve">applies to it as well as to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dim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cr m:val="script"/>
                          <m:sty m:val="p"/>
                        </m:rPr>
                        <m:t>S</m:t>
                      </m:r>
                    </m:e>
                    <m:sup>
                      <m:r>
                        <m:rPr>
                          <m:sty m:val="p"/>
                        </m:rPr>
                        <m:t>⟂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⟂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p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dim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cr m:val="script"/>
                      <m:sty m:val="p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⟂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8</m:t>
              </m:r>
              <m:r>
                <m:rPr>
                  <m:nor/>
                  <m:sty m:val="p"/>
                </m:rPr>
                <m:t>, applied to </m:t>
              </m:r>
              <m:sSup>
                <m:e>
                  <m:r>
                    <m:rPr>
                      <m:scr m:val="script"/>
                      <m:sty m:val="p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⟂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p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p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dim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cr m:val="script"/>
                      <m:sty m:val="p"/>
                    </m:rPr>
                    <m:t>S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8</m:t>
              </m:r>
              <m:r>
                <m:rPr>
                  <m:nor/>
                  <m:sty m:val="p"/>
                </m:rPr>
                <m:t>, applied to </m:t>
              </m:r>
              <m:r>
                <m:rPr>
                  <m:scr m:val="script"/>
                  <m:sty m:val="p"/>
                </m:rPr>
                <m:t>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dim</m:t>
              </m:r>
              <m:r>
                <m:rPr>
                  <m:sty m:val="p"/>
                </m:rPr>
                <m:t>(</m:t>
              </m:r>
              <m:r>
                <m:rPr>
                  <m:scr m:val="script"/>
                  <m:sty m:val="p"/>
                </m:rPr>
                <m:t>S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p>
      <w:pPr>
        <w:pStyle w:val="FirstParagraph"/>
      </w:pPr>
      <m:oMath>
        <m:r>
          <m:rPr>
            <m:sty m:val="p"/>
          </m:rPr>
          <m:t>(</m:t>
        </m:r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 </w:t>
      </w:r>
      <w:r>
        <w:t xml:space="preserve">is a subspace (</w:t>
      </w:r>
      <w:hyperlink w:anchor="thm-orthogonal-complement-subspace">
        <w:r>
          <w:rPr>
            <w:rStyle w:val="Hyperlink"/>
          </w:rPr>
          <w:t xml:space="preserve">Theorem 6</w:t>
        </w:r>
      </w:hyperlink>
      <w:r>
        <w:t xml:space="preserve">)</w:t>
      </w:r>
      <w:r>
        <w:t xml:space="preserve"> </w:t>
      </w:r>
      <w:r>
        <w:t xml:space="preserve">that contains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and has the same dimension,</w:t>
      </w:r>
      <w:r>
        <w:t xml:space="preserve"> </w:t>
      </w:r>
      <w:r>
        <w:t xml:space="preserve">so it equals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(</w:t>
      </w:r>
      <w:hyperlink r:id="rId63">
        <w:r>
          <w:rPr>
            <w:rStyle w:val="Hyperlink"/>
          </w:rPr>
          <w:t xml:space="preserve">Theorem 11 in Subspaces and Rank</w:t>
        </w:r>
      </w:hyperlink>
      <w:r>
        <w:t xml:space="preserve">).</w:t>
      </w:r>
    </w:p>
    <w:bookmarkStart w:id="68" w:name="exm-double-complement"/>
    <w:p>
      <w:pPr>
        <w:pStyle w:val="BodyText"/>
      </w:pPr>
      <w:r>
        <w:rPr>
          <w:b/>
          <w:bCs/>
        </w:rPr>
        <w:t xml:space="preserve">Example 16 (Back to the line)</w:t>
      </w:r>
      <w:r>
        <w:t xml:space="preserve"> </w:t>
      </w:r>
      <w:r>
        <w:t xml:space="preserve">In</w:t>
      </w:r>
      <w:r>
        <w:t xml:space="preserve"> </w:t>
      </w:r>
      <w:hyperlink w:anchor="exm-orthogonal-direct-sum">
        <w:r>
          <w:rPr>
            <w:rStyle w:val="Hyperlink"/>
          </w:rPr>
          <w:t xml:space="preserve">Example 15</w:t>
        </w:r>
      </w:hyperlink>
      <w:r>
        <w:t xml:space="preserve">,</w:t>
      </w:r>
      <w:r>
        <w:t xml:space="preserve"> </w:t>
      </w:r>
      <m:oMath>
        <m:r>
          <m:rPr>
            <m:scr m:val="script"/>
            <m:sty m:val="p"/>
          </m:rPr>
          <m:t>S</m:t>
        </m:r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Put those two spanning vectors in the columns of the</w:t>
      </w:r>
      <w:r>
        <w:t xml:space="preserve"> </w:t>
      </w:r>
      <m:oMath>
        <m:r>
          <m:t>3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  <m:r>
          <m:rPr>
            <m:sty m:val="p"/>
          </m:rPr>
          <m:t>=</m:t>
        </m:r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35">
        <w:r>
          <w:rPr>
            <w:rStyle w:val="Hyperlink"/>
          </w:rPr>
          <w:t xml:space="preserve">Theorem 1 in Column Space, Null Space and Rank-Nullity</w:t>
        </w:r>
      </w:hyperlink>
      <w:r>
        <w:t xml:space="preserve">)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⟂</m:t>
            </m:r>
          </m:sup>
        </m:sSup>
        <m:r>
          <m:rPr>
            <m:sty m:val="p"/>
          </m:rPr>
          <m:t>=</m:t>
        </m:r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B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thm-complement-null-space">
        <w:r>
          <w:rPr>
            <w:rStyle w:val="Hyperlink"/>
          </w:rPr>
          <w:t xml:space="preserve">Theorem 7</w:t>
        </w:r>
      </w:hyperlink>
      <w:r>
        <w:t xml:space="preserve">).</w:t>
      </w:r>
      <w:r>
        <w:t xml:space="preserve"> </w:t>
      </w:r>
      <w:r>
        <w:t xml:space="preserve">Since</w:t>
      </w:r>
      <w:r>
        <w:t xml:space="preserve"> </w:t>
      </w:r>
      <m:oMath>
        <m:sSup>
          <m:e>
            <m:r>
              <m:rPr>
                <m:sty m:val="bi"/>
              </m:rPr>
              <m:t>B</m:t>
            </m:r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w</m:t>
            </m:r>
          </m:e>
          <m:sub>
            <m:r>
              <m:t>1</m:t>
            </m:r>
          </m:sub>
        </m:sSub>
        <m:r>
          <m:rPr>
            <m:sty m:val="p"/>
          </m:rPr>
          <m:t>−</m:t>
        </m:r>
        <m:sSub>
          <m:e>
            <m:r>
              <m:t>w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t> </m:t>
        </m:r>
        <m:sSub>
          <m:e>
            <m:r>
              <m:t>w</m:t>
            </m:r>
          </m:e>
          <m:sub>
            <m:r>
              <m:t>3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67">
        <w:r>
          <w:rPr>
            <w:rStyle w:val="Hyperlink"/>
          </w:rPr>
          <w:t xml:space="preserve">Definition 11 in Matrices</w:t>
        </w:r>
      </w:hyperlink>
      <w:r>
        <w:t xml:space="preserve">),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∈</m:t>
        </m:r>
        <m:r>
          <m:rPr>
            <m:sty m:val="p"/>
          </m:rPr>
          <m:t>(</m:t>
        </m:r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 </w:t>
      </w:r>
      <w:r>
        <w:t xml:space="preserve">exactly when</w:t>
      </w:r>
      <w:r>
        <w:t xml:space="preserve"> </w:t>
      </w:r>
      <m:oMath>
        <m:sSub>
          <m:e>
            <m:r>
              <m:t>w</m:t>
            </m:r>
          </m:e>
          <m:sub>
            <m:r>
              <m:t>1</m:t>
            </m:r>
          </m:sub>
        </m:sSub>
        <m:r>
          <m:rPr>
            <m:sty m:val="p"/>
          </m:rPr>
          <m:t>−</m:t>
        </m:r>
        <m:sSub>
          <m:e>
            <m:r>
              <m:t>w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w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cr m:val="script"/>
                      <m:sty m:val="p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⟂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⟂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a</m:t>
                  </m:r>
                  <m:r>
                    <m:rPr>
                      <m:sty m:val="p"/>
                    </m:rPr>
                    <m:t>,</m:t>
                  </m:r>
                  <m:r>
                    <m:t>a</m:t>
                  </m:r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:</m:t>
                  </m:r>
                  <m:r>
                    <m:t>a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double-struck"/>
                      <m:sty m:val="p"/>
                    </m:rPr>
                    <m:t>R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script"/>
                  <m:sty m:val="p"/>
                </m:rPr>
                <m:t>S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68"/>
    <w:bookmarkStart w:id="69" w:name="exm-double-complement-fails"/>
    <w:p>
      <w:pPr>
        <w:pStyle w:val="FirstParagraph"/>
      </w:pPr>
      <w:r>
        <w:rPr>
          <w:b/>
          <w:bCs/>
        </w:rPr>
        <w:t xml:space="preserve">Example 17 (A set that is not a subspace does not come back)</w:t>
      </w:r>
      <w:r>
        <w:t xml:space="preserve"> </w:t>
      </w:r>
      <w:r>
        <w:t xml:space="preserve">The one-element set</w:t>
      </w:r>
      <w:r>
        <w:t xml:space="preserve"> </w:t>
      </w:r>
      <m:oMath>
        <m:r>
          <m:rPr>
            <m:scr m:val="script"/>
            <m:sty m:val="p"/>
          </m:rPr>
          <m:t>X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is not a subspace.</w:t>
      </w:r>
      <w:r>
        <w:t xml:space="preserve"> </w:t>
      </w:r>
      <w:r>
        <w:t xml:space="preserve">Its orthogonal complement is the same as that of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in</w:t>
      </w:r>
      <w:r>
        <w:t xml:space="preserve"> </w:t>
      </w:r>
      <w:hyperlink w:anchor="exm-double-complement">
        <w:r>
          <w:rPr>
            <w:rStyle w:val="Hyperlink"/>
          </w:rPr>
          <w:t xml:space="preserve">Example 16</w:t>
        </w:r>
      </w:hyperlink>
      <w:r>
        <w:t xml:space="preserve">,</w:t>
      </w:r>
      <w:r>
        <w:t xml:space="preserve"> </w:t>
      </w:r>
      <w:r>
        <w:t xml:space="preserve">since both are defined by the single condition</w:t>
      </w:r>
      <w:r>
        <w:t xml:space="preserve"> </w:t>
      </w:r>
      <m:oMath>
        <m:sSub>
          <m:e>
            <m:r>
              <m:t>u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u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rPr>
                <m:scr m:val="script"/>
                <m:sty m:val="p"/>
              </m:rPr>
              <m:t>X</m:t>
            </m:r>
          </m:e>
          <m:sup>
            <m:r>
              <m:rPr>
                <m:sty m:val="p"/>
              </m:rPr>
              <m:t>⟂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⟂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which contains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∉</m:t>
        </m:r>
        <m:r>
          <m:rPr>
            <m:scr m:val="script"/>
            <m:sty m:val="p"/>
          </m:rPr>
          <m:t>X</m:t>
        </m:r>
      </m:oMath>
      <w:r>
        <w:t xml:space="preserve">.</w:t>
      </w:r>
      <w:r>
        <w:t xml:space="preserve"> </w:t>
      </w:r>
      <w:hyperlink w:anchor="thm-double-complement">
        <w:r>
          <w:rPr>
            <w:rStyle w:val="Hyperlink"/>
          </w:rPr>
          <w:t xml:space="preserve">Theorem 9</w:t>
        </w:r>
      </w:hyperlink>
      <w:r>
        <w:t xml:space="preserve"> </w:t>
      </w:r>
      <w:r>
        <w:t xml:space="preserve">needs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to be a subspace.</w:t>
      </w:r>
    </w:p>
    <w:bookmarkEnd w:id="69"/>
    <w:bookmarkEnd w:id="70"/>
    <w:bookmarkStart w:id="83" w:name="sec-fundamental-theorem"/>
    <w:p>
      <w:pPr>
        <w:pStyle w:val="Heading2"/>
      </w:pPr>
      <w:r>
        <w:t xml:space="preserve">3 The fundamental theorem of linear algebra</w:t>
      </w:r>
    </w:p>
    <w:bookmarkStart w:id="71" w:name="thm-fundamental-subspaces"/>
    <w:p>
      <w:pPr>
        <w:pStyle w:val="FirstParagraph"/>
      </w:pPr>
      <w:r>
        <w:rPr>
          <w:b/>
          <w:bCs/>
        </w:rPr>
        <w:t xml:space="preserve">Theorem 10 (Fundamental theorem of linear algebra)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 with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r</m:t>
        </m:r>
      </m:oMath>
      <w:r>
        <w:t xml:space="preserve">. Then</w:t>
      </w:r>
    </w:p>
    <w:p>
      <w:pPr>
        <w:numPr>
          <w:ilvl w:val="0"/>
          <w:numId w:val="1010"/>
        </w:numPr>
      </w:pP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⟂</m:t>
            </m:r>
          </m:sup>
        </m:sSup>
        <m:r>
          <m:rPr>
            <m:sty m:val="p"/>
          </m:rPr>
          <m:t>=</m:t>
        </m:r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  <m:r>
          <m:rPr>
            <m:sty m:val="p"/>
          </m:rPr>
          <m:t>=</m:t>
        </m:r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⊕</m:t>
        </m:r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</m:oMath>
      <w:r>
        <w:t xml:space="preserve">;</w:t>
      </w:r>
    </w:p>
    <w:p>
      <w:pPr>
        <w:numPr>
          <w:ilvl w:val="0"/>
          <w:numId w:val="1010"/>
        </w:numPr>
      </w:pP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;</w:t>
      </w:r>
    </w:p>
    <w:p>
      <w:pPr>
        <w:numPr>
          <w:ilvl w:val="0"/>
          <w:numId w:val="1010"/>
        </w:numPr>
      </w:pP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⟂</m:t>
            </m:r>
          </m:sup>
        </m:sSup>
        <m:r>
          <m:rPr>
            <m:sty m:val="p"/>
          </m:rPr>
          <m:t>=</m:t>
        </m:r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  <m:r>
          <m:rPr>
            <m:sty m:val="p"/>
          </m:rPr>
          <m:t>=</m:t>
        </m:r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⊕</m:t>
        </m:r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;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dim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cr m:val="script"/>
                      <m:sty m:val="p"/>
                    </m:rPr>
                    <m:t>C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dim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cr m:val="script"/>
                      <m:sty m:val="p"/>
                    </m:rPr>
                    <m:t>C</m:t>
                  </m:r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r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m:oMath>
        <m:r>
          <m:rPr>
            <m:sty m:val="p"/>
          </m:rPr>
          <m:t>dim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cr m:val="script"/>
                <m:sty m:val="p"/>
              </m:rPr>
              <m:t>N</m:t>
            </m:r>
            <m:r>
              <m:rPr>
                <m:sty m:val="p"/>
              </m:rPr>
              <m:t>(</m:t>
            </m:r>
            <m:r>
              <m:rPr>
                <m:sty m:val="bi"/>
              </m:rPr>
              <m:t>A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>
          <m:t>n</m:t>
        </m:r>
        <m:r>
          <m:rPr>
            <m:sty m:val="p"/>
          </m:rPr>
          <m:t>−</m:t>
        </m:r>
        <m:r>
          <m:t>r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dim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cr m:val="script"/>
                <m:sty m:val="p"/>
              </m:rPr>
              <m:t>N</m:t>
            </m:r>
            <m:r>
              <m:rPr>
                <m:sty m:val="p"/>
              </m:rPr>
              <m:t>(</m:t>
            </m:r>
            <m:sSup>
              <m:e>
                <m:r>
                  <m:rPr>
                    <m:sty m:val="bi"/>
                  </m:rPr>
                  <m:t>A</m:t>
                </m:r>
              </m:e>
              <m:sup>
                <m:r>
                  <m:rPr>
                    <m:sty m:val="p"/>
                  </m:rPr>
                  <m:t>⊤</m:t>
                </m:r>
              </m:sup>
            </m:sSup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>
          <m:t>m</m:t>
        </m:r>
        <m:r>
          <m:rPr>
            <m:sty m:val="p"/>
          </m:rPr>
          <m:t>−</m:t>
        </m:r>
        <m:r>
          <m:t>r</m:t>
        </m:r>
      </m:oMath>
      <w:r>
        <w:t xml:space="preserve">.</w:t>
      </w:r>
    </w:p>
    <w:bookmarkEnd w:id="7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Part 1.</w:t>
      </w:r>
      <w:r>
        <w:t xml:space="preserve"> </w:t>
      </w:r>
      <w:r>
        <w:t xml:space="preserve">The first equation is</w:t>
      </w:r>
      <w:r>
        <w:t xml:space="preserve"> </w:t>
      </w:r>
      <w:hyperlink w:anchor="thm-complement-null-space">
        <w:r>
          <w:rPr>
            <w:rStyle w:val="Hyperlink"/>
          </w:rPr>
          <w:t xml:space="preserve">Theorem 7</w:t>
        </w:r>
      </w:hyperlink>
      <w:r>
        <w:t xml:space="preserve">.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is a subspace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 </w:t>
      </w:r>
      <w:r>
        <w:t xml:space="preserve">(</w:t>
      </w:r>
      <w:hyperlink r:id="rId35">
        <w:r>
          <w:rPr>
            <w:rStyle w:val="Hyperlink"/>
          </w:rPr>
          <w:t xml:space="preserve">Theorem 1 in Column Space, Null Space and Rank-Nullity</w:t>
        </w:r>
      </w:hyperlink>
      <w:r>
        <w:t xml:space="preserve">),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cr m:val="double-struck"/>
                      <m:sty m:val="p"/>
                    </m:rPr>
                    <m:t>R</m:t>
                  </m:r>
                </m:e>
                <m:sup>
                  <m:r>
                    <m:t>m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script"/>
                  <m:sty m:val="p"/>
                </m:rPr>
                <m:t>C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⊕</m:t>
              </m:r>
              <m:r>
                <m:rPr>
                  <m:scr m:val="script"/>
                  <m:sty m:val="p"/>
                </m:rPr>
                <m:t>C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⟂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8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script"/>
                  <m:sty m:val="p"/>
                </m:rPr>
                <m:t>C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⊕</m:t>
              </m:r>
              <m:r>
                <m:rPr>
                  <m:scr m:val="script"/>
                  <m:sty m:val="p"/>
                </m:rPr>
                <m:t>N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(first equation)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Part 2.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script"/>
                  <m:sty m:val="p"/>
                </m:rPr>
                <m:t>C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cr m:val="script"/>
                      <m:sty m:val="p"/>
                    </m:rPr>
                    <m:t>C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⟂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⟂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9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script"/>
                  <m:sty m:val="p"/>
                </m:rPr>
                <m:t>N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⟂</m:t>
                  </m:r>
                </m:sup>
              </m:sSup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(part 1)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Part 3.</w:t>
      </w:r>
      <w:r>
        <w:t xml:space="preserve"> </w:t>
      </w:r>
      <w:r>
        <w:t xml:space="preserve">Apply parts 2 and 1 to the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m</m:t>
        </m:r>
      </m:oMath>
      <w:r>
        <w:t xml:space="preserve"> </w:t>
      </w:r>
      <w:r>
        <w:t xml:space="preserve">matrix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w:r>
        <w:t xml:space="preserve">using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sSup>
              <m:e>
                <m:r>
                  <m:rPr>
                    <m:sty m:val="bi"/>
                  </m:rPr>
                  <m:t>A</m:t>
                </m:r>
              </m:e>
              <m:sup>
                <m:r>
                  <m:rPr>
                    <m:sty m:val="p"/>
                  </m:rPr>
                  <m:t>⊤</m:t>
                </m:r>
              </m:sup>
            </m:sSup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A</m:t>
        </m:r>
      </m:oMath>
      <w:r>
        <w:t xml:space="preserve">:</w:t>
      </w:r>
      <w:r>
        <w:t xml:space="preserve"> </w:t>
      </w:r>
      <w:r>
        <w:t xml:space="preserve">part 2 gives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,</w:t>
      </w:r>
      <w:r>
        <w:t xml:space="preserve"> </w:t>
      </w:r>
      <w:r>
        <w:t xml:space="preserve">and part 1 gives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  <m:r>
          <m:rPr>
            <m:sty m:val="p"/>
          </m:rPr>
          <m:t>=</m:t>
        </m:r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⊕</m:t>
        </m:r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del w:id="33" w:author="PR Preview" w:date="2026-01-01T00:00:00Z">
        <w:r>
          <w:rPr>
            <w:b/>
            <w:bCs/>
          </w:rPr>
          <w:delText xml:space="preserve">Part 4.</w:delText>
        </w:r>
      </w:del>
      <w:del w:id="34" w:author="PR Preview" w:date="2026-01-01T00:00:00Z">
        <w:r>
          <w:delText xml:space="preserve"> </w:delText>
        </w:r>
      </w:del>
      <m:oMath>
        <m:r>
          <m:rPr>
            <m:sty m:val="p"/>
          </m:rPr>
          <m:t>dim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cr m:val="script"/>
                <m:sty m:val="p"/>
              </m:rPr>
              <m:t>C</m:t>
            </m:r>
            <m:r>
              <m:rPr>
                <m:sty m:val="p"/>
              </m:rPr>
              <m:t>(</m:t>
            </m:r>
            <m:r>
              <m:rPr>
                <m:sty m:val="bi"/>
              </m:rPr>
              <m:t>A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>
          <m:t>r</m:t>
        </m:r>
      </m:oMath>
      <w:del w:id="35" w:author="PR Preview" w:date="2026-01-01T00:00:00Z">
        <w:r>
          <w:delText xml:space="preserve"> </w:delText>
        </w:r>
      </w:del>
      <w:del w:id="36" w:author="PR Preview" w:date="2026-01-01T00:00:00Z">
        <w:r>
          <w:delText xml:space="preserve">by</w:delText>
        </w:r>
      </w:del>
      <w:del w:id="37" w:author="PR Preview" w:date="2026-01-01T00:00:00Z">
        <w:r>
          <w:delText xml:space="preserve"> </w:delText>
        </w:r>
      </w:del>
      <w:hyperlink r:id="rId72">
        <w:del w:id="38" w:author="PR Preview" w:date="2026-01-01T00:00:00Z">
          <w:r>
            <w:rPr>
              <w:rStyle w:val="Hyperlink"/>
            </w:rPr>
            <w:delText xml:space="preserve">Theorem 5 in Column Space, Null Space and Rank-Nullity</w:delText>
          </w:r>
        </w:del>
      </w:hyperlink>
      <w:del w:id="39" w:author="PR Preview" w:date="2026-01-01T00:00:00Z">
        <w:r>
          <w:delText xml:space="preserve">.</w:delText>
        </w:r>
      </w:del>
      <w:del w:id="40" w:author="PR Preview" w:date="2026-01-01T00:00:00Z">
        <w:r>
          <w:delText xml:space="preserve"> </w:delText>
        </w:r>
      </w:del>
      <m:oMath>
        <m:r>
          <m:rPr>
            <m:sty m:val="p"/>
          </m:rPr>
          <m:t>dim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cr m:val="script"/>
                <m:sty m:val="p"/>
              </m:rPr>
              <m:t>C</m:t>
            </m:r>
            <m:r>
              <m:rPr>
                <m:sty m:val="p"/>
              </m:rPr>
              <m:t>(</m:t>
            </m:r>
            <m:sSup>
              <m:e>
                <m:r>
                  <m:rPr>
                    <m:sty m:val="bi"/>
                  </m:rPr>
                  <m:t>A</m:t>
                </m:r>
              </m:e>
              <m:sup>
                <m:r>
                  <m:rPr>
                    <m:sty m:val="p"/>
                  </m:rPr>
                  <m:t>⊤</m:t>
                </m:r>
              </m:sup>
            </m:sSup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rank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</m:oMath>
      <w:del w:id="41" w:author="PR Preview" w:date="2026-01-01T00:00:00Z">
        <w:r>
          <w:delText xml:space="preserve"> </w:delText>
        </w:r>
      </w:del>
      <w:del w:id="42" w:author="PR Preview" w:date="2026-01-01T00:00:00Z">
        <w:r>
          <w:delText xml:space="preserve">by</w:delText>
        </w:r>
      </w:del>
      <w:del w:id="43" w:author="PR Preview" w:date="2026-01-01T00:00:00Z">
        <w:r>
          <w:delText xml:space="preserve"> </w:delText>
        </w:r>
      </w:del>
      <w:hyperlink r:id="rId72">
        <w:del w:id="44" w:author="PR Preview" w:date="2026-01-01T00:00:00Z">
          <w:r>
            <w:rPr>
              <w:rStyle w:val="Hyperlink"/>
            </w:rPr>
            <w:delText xml:space="preserve">Theorem 5 in Column Space, Null Space and Rank-Nullity</w:delText>
          </w:r>
        </w:del>
      </w:hyperlink>
      <w:del w:id="45" w:author="PR Preview" w:date="2026-01-01T00:00:00Z">
        <w:r>
          <w:delText xml:space="preserve">,</w:delText>
        </w:r>
      </w:del>
      <w:del w:id="46" w:author="PR Preview" w:date="2026-01-01T00:00:00Z">
        <w:r>
          <w:delText xml:space="preserve"> </w:delText>
        </w:r>
      </w:del>
      <w:del w:id="47" w:author="PR Preview" w:date="2026-01-01T00:00:00Z">
        <w:r>
          <w:delText xml:space="preserve">and that is</w:delText>
        </w:r>
      </w:del>
      <w:del w:id="48" w:author="PR Preview" w:date="2026-01-01T00:00:00Z">
        <w:r>
          <w:delText xml:space="preserve"> </w:delText>
        </w:r>
      </w:del>
      <m:oMath>
        <m:r>
          <m:t>r</m:t>
        </m:r>
      </m:oMath>
      <w:del w:id="49" w:author="PR Preview" w:date="2026-01-01T00:00:00Z">
        <w:r>
          <w:delText xml:space="preserve"> </w:delText>
        </w:r>
      </w:del>
      <w:del w:id="50" w:author="PR Preview" w:date="2026-01-01T00:00:00Z">
        <w:r>
          <w:delText xml:space="preserve">by</w:delText>
        </w:r>
      </w:del>
      <w:del w:id="51" w:author="PR Preview" w:date="2026-01-01T00:00:00Z">
        <w:r>
          <w:delText xml:space="preserve"> </w:delText>
        </w:r>
      </w:del>
      <w:hyperlink r:id="rId73">
        <w:del w:id="52" w:author="PR Preview" w:date="2026-01-01T00:00:00Z">
          <w:r>
            <w:rPr>
              <w:rStyle w:val="Hyperlink"/>
            </w:rPr>
            <w:delText xml:space="preserve">Theorem 8 in Column Space, Null Space and Rank-Nullity</w:delText>
          </w:r>
        </w:del>
      </w:hyperlink>
      <w:del w:id="53" w:author="PR Preview" w:date="2026-01-01T00:00:00Z">
        <w:r>
          <w:delText xml:space="preserve">.</w:delText>
        </w:r>
      </w:del>
      <w:del w:id="54" w:author="PR Preview" w:date="2026-01-01T00:00:00Z">
        <w:r>
          <w:delText xml:space="preserve"> </w:delText>
        </w:r>
      </w:del>
      <m:oMath>
        <m:r>
          <m:rPr>
            <m:sty m:val="bi"/>
          </m:rPr>
          <m:t>A</m:t>
        </m:r>
      </m:oMath>
      <w:del w:id="55" w:author="PR Preview" w:date="2026-01-01T00:00:00Z">
        <w:r>
          <w:delText xml:space="preserve"> </w:delText>
        </w:r>
      </w:del>
      <w:del w:id="56" w:author="PR Preview" w:date="2026-01-01T00:00:00Z">
        <w:r>
          <w:delText xml:space="preserve">has</w:delText>
        </w:r>
      </w:del>
      <w:del w:id="57" w:author="PR Preview" w:date="2026-01-01T00:00:00Z">
        <w:r>
          <w:delText xml:space="preserve"> </w:delText>
        </w:r>
      </w:del>
      <m:oMath>
        <m:r>
          <m:t>n</m:t>
        </m:r>
      </m:oMath>
      <w:del w:id="58" w:author="PR Preview" w:date="2026-01-01T00:00:00Z">
        <w:r>
          <w:delText xml:space="preserve"> </w:delText>
        </w:r>
      </w:del>
      <w:del w:id="59" w:author="PR Preview" w:date="2026-01-01T00:00:00Z">
        <w:r>
          <w:delText xml:space="preserve">columns,</w:delText>
        </w:r>
      </w:del>
      <w:del w:id="60" w:author="PR Preview" w:date="2026-01-01T00:00:00Z">
        <w:r>
          <w:delText xml:space="preserve"> </w:delText>
        </w:r>
      </w:del>
      <w:del w:id="61" w:author="PR Preview" w:date="2026-01-01T00:00:00Z">
        <w:r>
          <w:delText xml:space="preserve">so</w:delText>
        </w:r>
      </w:del>
      <w:del w:id="62" w:author="PR Preview" w:date="2026-01-01T00:00:00Z">
        <w:r>
          <w:delText xml:space="preserve"> </w:delText>
        </w:r>
      </w:del>
      <m:oMath>
        <m:r>
          <m:rPr>
            <m:sty m:val="p"/>
          </m:rPr>
          <m:t>dim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cr m:val="script"/>
                <m:sty m:val="p"/>
              </m:rPr>
              <m:t>N</m:t>
            </m:r>
            <m:r>
              <m:rPr>
                <m:sty m:val="p"/>
              </m:rPr>
              <m:t>(</m:t>
            </m:r>
            <m:r>
              <m:rPr>
                <m:sty m:val="bi"/>
              </m:rPr>
              <m:t>A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>
          <m:t>n</m:t>
        </m:r>
        <m:r>
          <m:rPr>
            <m:sty m:val="p"/>
          </m:rPr>
          <m:t>−</m:t>
        </m:r>
        <m:r>
          <m:t>r</m:t>
        </m:r>
      </m:oMath>
      <w:del w:id="63" w:author="PR Preview" w:date="2026-01-01T00:00:00Z">
        <w:r>
          <w:delText xml:space="preserve"> </w:delText>
        </w:r>
      </w:del>
      <w:del w:id="64" w:author="PR Preview" w:date="2026-01-01T00:00:00Z">
        <w:r>
          <w:delText xml:space="preserve">(</w:delText>
        </w:r>
      </w:del>
      <w:hyperlink r:id="rId74">
        <w:del w:id="65" w:author="PR Preview" w:date="2026-01-01T00:00:00Z">
          <w:r>
            <w:rPr>
              <w:rStyle w:val="Hyperlink"/>
            </w:rPr>
            <w:delText xml:space="preserve">Definition 4 in Column Space, Null Space and Rank-Nullity</w:delText>
          </w:r>
        </w:del>
      </w:hyperlink>
      <w:del w:id="66" w:author="PR Preview" w:date="2026-01-01T00:00:00Z">
        <w:r>
          <w:delText xml:space="preserve">,</w:delText>
        </w:r>
      </w:del>
      <w:del w:id="67" w:author="PR Preview" w:date="2026-01-01T00:00:00Z">
        <w:r>
          <w:delText xml:space="preserve"> </w:delText>
        </w:r>
      </w:del>
      <w:hyperlink r:id="rId13">
        <w:del w:id="68" w:author="PR Preview" w:date="2026-01-01T00:00:00Z">
          <w:r>
            <w:rPr>
              <w:rStyle w:val="Hyperlink"/>
            </w:rPr>
            <w:delText xml:space="preserve">Theorem 6 in Column Space, Null Space and Rank-Nullity</w:delText>
          </w:r>
        </w:del>
      </w:hyperlink>
      <w:del w:id="69" w:author="PR Preview" w:date="2026-01-01T00:00:00Z">
        <w:r>
          <w:delText xml:space="preserve">).</w:delText>
        </w:r>
      </w:del>
      <w:del w:id="70" w:author="PR Preview" w:date="2026-01-01T00:00:00Z">
        <w:r>
          <w:delText xml:space="preserve"> </w:delText>
        </w:r>
      </w:del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</m:oMath>
      <w:del w:id="71" w:author="PR Preview" w:date="2026-01-01T00:00:00Z">
        <w:r>
          <w:delText xml:space="preserve"> </w:delText>
        </w:r>
      </w:del>
      <w:del w:id="72" w:author="PR Preview" w:date="2026-01-01T00:00:00Z">
        <w:r>
          <w:delText xml:space="preserve">has</w:delText>
        </w:r>
      </w:del>
      <w:del w:id="73" w:author="PR Preview" w:date="2026-01-01T00:00:00Z">
        <w:r>
          <w:delText xml:space="preserve"> </w:delText>
        </w:r>
      </w:del>
      <m:oMath>
        <m:r>
          <m:t>m</m:t>
        </m:r>
      </m:oMath>
      <w:del w:id="74" w:author="PR Preview" w:date="2026-01-01T00:00:00Z">
        <w:r>
          <w:delText xml:space="preserve"> </w:delText>
        </w:r>
      </w:del>
      <w:del w:id="75" w:author="PR Preview" w:date="2026-01-01T00:00:00Z">
        <w:r>
          <w:delText xml:space="preserve">columns and rank</w:delText>
        </w:r>
      </w:del>
      <w:del w:id="76" w:author="PR Preview" w:date="2026-01-01T00:00:00Z">
        <w:r>
          <w:delText xml:space="preserve"> </w:delText>
        </w:r>
      </w:del>
      <m:oMath>
        <m:r>
          <m:t>r</m:t>
        </m:r>
      </m:oMath>
      <w:del w:id="77" w:author="PR Preview" w:date="2026-01-01T00:00:00Z">
        <w:r>
          <w:delText xml:space="preserve">,</w:delText>
        </w:r>
      </w:del>
      <w:del w:id="78" w:author="PR Preview" w:date="2026-01-01T00:00:00Z">
        <w:r>
          <w:delText xml:space="preserve"> </w:delText>
        </w:r>
      </w:del>
      <w:del w:id="79" w:author="PR Preview" w:date="2026-01-01T00:00:00Z">
        <w:r>
          <w:delText xml:space="preserve">so</w:delText>
        </w:r>
      </w:del>
      <w:del w:id="80" w:author="PR Preview" w:date="2026-01-01T00:00:00Z">
        <w:r>
          <w:delText xml:space="preserve"> </w:delText>
        </w:r>
      </w:del>
      <m:oMath>
        <m:r>
          <m:rPr>
            <m:sty m:val="p"/>
          </m:rPr>
          <m:t>dim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cr m:val="script"/>
                <m:sty m:val="p"/>
              </m:rPr>
              <m:t>N</m:t>
            </m:r>
            <m:r>
              <m:rPr>
                <m:sty m:val="p"/>
              </m:rPr>
              <m:t>(</m:t>
            </m:r>
            <m:sSup>
              <m:e>
                <m:r>
                  <m:rPr>
                    <m:sty m:val="bi"/>
                  </m:rPr>
                  <m:t>A</m:t>
                </m:r>
              </m:e>
              <m:sup>
                <m:r>
                  <m:rPr>
                    <m:sty m:val="p"/>
                  </m:rPr>
                  <m:t>⊤</m:t>
                </m:r>
              </m:sup>
            </m:sSup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>
          <m:t>m</m:t>
        </m:r>
        <m:r>
          <m:rPr>
            <m:sty m:val="p"/>
          </m:rPr>
          <m:t>−</m:t>
        </m:r>
        <m:r>
          <m:t>r</m:t>
        </m:r>
      </m:oMath>
      <w:del w:id="81" w:author="PR Preview" w:date="2026-01-01T00:00:00Z">
        <w:r>
          <w:delText xml:space="preserve"> </w:delText>
        </w:r>
      </w:del>
      <w:del w:id="82" w:author="PR Preview" w:date="2026-01-01T00:00:00Z">
        <w:r>
          <w:delText xml:space="preserve">in the same way.</w:delText>
        </w:r>
      </w:del>
    </w:p>
    <w:p>
      <w:pPr>
        <w:pStyle w:val="BodyText"/>
      </w:pPr>
      <w:del w:id="83" w:author="PR Preview" w:date="2026-01-01T00:00:00Z">
        <w:r>
          <w:rPr>
            <w:b/>
            <w:bCs/>
          </w:rPr>
          <w:delText xml:space="preserve">Example 18 (The four subspaces of the matrix in</w:delText>
        </w:r>
      </w:del>
      <w:del w:id="84" w:author="PR Preview" w:date="2026-01-01T00:00:00Z">
        <w:r>
          <w:rPr>
            <w:b/>
            <w:bCs/>
          </w:rPr>
          <w:delText xml:space="preserve"> </w:delText>
        </w:r>
      </w:del>
      <w:hyperlink r:id="rId58">
        <w:del w:id="85" w:author="PR Preview" w:date="2026-01-01T00:00:00Z">
          <w:r>
            <w:rPr>
              <w:rStyle w:val="Hyperlink"/>
              <w:b/>
              <w:bCs/>
            </w:rPr>
            <w:delText xml:space="preserve">Example 1 in Column Space, Null Space and Rank-Nullity</w:delText>
          </w:r>
        </w:del>
      </w:hyperlink>
      <w:del w:id="86" w:author="PR Preview" w:date="2026-01-01T00:00:00Z">
        <w:r>
          <w:rPr>
            <w:b/>
            <w:bCs/>
          </w:rPr>
          <w:delText xml:space="preserve">)</w:delText>
        </w:r>
      </w:del>
      <w:del w:id="87" w:author="PR Preview" w:date="2026-01-01T00:00:00Z">
        <w:r>
          <w:delText xml:space="preserve"> </w:delText>
        </w:r>
      </w:del>
      <w:del w:id="88" w:author="PR Preview" w:date="2026-01-01T00:00:00Z">
        <w:r>
          <w:delText xml:space="preserve">For</w:delText>
        </w:r>
      </w:del>
      <w:del w:id="89" w:author="PR Preview" w:date="2026-01-01T00:00:00Z">
        <w:r>
          <w:delText xml:space="preserve"> </w:delText>
        </w:r>
      </w:del>
      <m:oMath>
        <m:r>
          <m:rPr>
            <m:sty m:val="bi"/>
          </m:rPr>
          <m:t>A</m:t>
        </m:r>
      </m:oMath>
      <w:del w:id="90" w:author="PR Preview" w:date="2026-01-01T00:00:00Z">
        <w:r>
          <w:delText xml:space="preserve"> </w:delText>
        </w:r>
      </w:del>
      <w:del w:id="91" w:author="PR Preview" w:date="2026-01-01T00:00:00Z">
        <w:r>
          <w:delText xml:space="preserve">in</w:delText>
        </w:r>
      </w:del>
      <w:del w:id="92" w:author="PR Preview" w:date="2026-01-01T00:00:00Z">
        <w:r>
          <w:delText xml:space="preserve"> </w:delText>
        </w:r>
      </w:del>
      <w:hyperlink r:id="rId58">
        <w:del w:id="93" w:author="PR Preview" w:date="2026-01-01T00:00:00Z">
          <w:r>
            <w:rPr>
              <w:rStyle w:val="Hyperlink"/>
            </w:rPr>
            <w:delText xml:space="preserve">Example 1 in Column Space, Null Space and Rank-Nullity</w:delText>
          </w:r>
        </w:del>
      </w:hyperlink>
      <w:del w:id="94" w:author="PR Preview" w:date="2026-01-01T00:00:00Z">
        <w:r>
          <w:delText xml:space="preserve">,</w:delText>
        </w:r>
      </w:del>
      <w:del w:id="95" w:author="PR Preview" w:date="2026-01-01T00:00:00Z">
        <w:r>
          <w:delText xml:space="preserve"> </w:delText>
        </w:r>
      </w:del>
      <m:oMath>
        <m:r>
          <m:t>m</m:t>
        </m:r>
        <m:r>
          <m:rPr>
            <m:sty m:val="p"/>
          </m:rPr>
          <m:t>=</m:t>
        </m:r>
        <m:r>
          <m:t>2</m:t>
        </m:r>
      </m:oMath>
      <w:del w:id="96" w:author="PR Preview" w:date="2026-01-01T00:00:00Z">
        <w:r>
          <w:delText xml:space="preserve">,</w:delText>
        </w:r>
      </w:del>
      <w:del w:id="97" w:author="PR Preview" w:date="2026-01-01T00:00:00Z">
        <w:r>
          <w:delText xml:space="preserve"> </w:delText>
        </w:r>
      </w:del>
      <m:oMath>
        <m:r>
          <m:t>n</m:t>
        </m:r>
        <m:r>
          <m:rPr>
            <m:sty m:val="p"/>
          </m:rPr>
          <m:t>=</m:t>
        </m:r>
        <m:r>
          <m:t>3</m:t>
        </m:r>
      </m:oMath>
      <w:del w:id="98" w:author="PR Preview" w:date="2026-01-01T00:00:00Z">
        <w:r>
          <w:delText xml:space="preserve"> </w:delText>
        </w:r>
      </w:del>
      <w:del w:id="99" w:author="PR Preview" w:date="2026-01-01T00:00:00Z">
        <w:r>
          <w:delText xml:space="preserve">and</w:delText>
        </w:r>
      </w:del>
      <w:del w:id="100" w:author="PR Preview" w:date="2026-01-01T00:00:00Z">
        <w:r>
          <w:delText xml:space="preserve"> </w:delText>
        </w:r>
      </w:del>
      <m:oMath>
        <m:r>
          <m:t>r</m:t>
        </m:r>
        <m:r>
          <m:rPr>
            <m:sty m:val="p"/>
          </m:rPr>
          <m:t>=</m:t>
        </m:r>
        <m:r>
          <m:t>1</m:t>
        </m:r>
      </m:oMath>
      <w:del w:id="101" w:author="PR Preview" w:date="2026-01-01T00:00:00Z">
        <w:r>
          <w:delText xml:space="preserve"> </w:delText>
        </w:r>
      </w:del>
      <w:del w:id="102" w:author="PR Preview" w:date="2026-01-01T00:00:00Z">
        <w:r>
          <w:delText xml:space="preserve">(</w:delText>
        </w:r>
      </w:del>
      <w:hyperlink r:id="rId75">
        <w:del w:id="103" w:author="PR Preview" w:date="2026-01-01T00:00:00Z">
          <w:r>
            <w:rPr>
              <w:rStyle w:val="Hyperlink"/>
            </w:rPr>
            <w:delText xml:space="preserve">Example 8 in Column Space, Null Space and Rank-Nullity</w:delText>
          </w:r>
        </w:del>
      </w:hyperlink>
      <w:del w:id="104" w:author="PR Preview" w:date="2026-01-01T00:00:00Z">
        <w:r>
          <w:delText xml:space="preserve">).</w:delText>
        </w:r>
      </w:del>
    </w:p>
    <w:p>
      <w:pPr>
        <w:pStyle w:val="BodyText"/>
      </w:pPr>
      <w:ins w:id="105" w:author="PR Preview" w:date="2026-01-01T00:00:00Z">
        <w:r>
          <w:rPr>
            <w:b/>
            <w:bCs/>
          </w:rPr>
          <w:t xml:space="preserve">Part 4.</w:t>
        </w:r>
      </w:ins>
      <w:ins w:id="106" w:author="PR Preview" w:date="2026-01-01T00:00:00Z">
        <w:r>
          <w:t xml:space="preserve"> </w:t>
        </w:r>
      </w:ins>
      <m:oMath>
        <m:r>
          <m:rPr>
            <m:sty m:val="p"/>
          </m:rPr>
          <m:t>dim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cr m:val="script"/>
                <m:sty m:val="p"/>
              </m:rPr>
              <m:t>C</m:t>
            </m:r>
            <m:r>
              <m:rPr>
                <m:sty m:val="p"/>
              </m:rPr>
              <m:t>(</m:t>
            </m:r>
            <m:r>
              <m:rPr>
                <m:sty m:val="bi"/>
              </m:rPr>
              <m:t>A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>
          <m:t>r</m:t>
        </m:r>
      </m:oMath>
      <w:ins w:id="107" w:author="PR Preview" w:date="2026-01-01T00:00:00Z">
        <w:r>
          <w:t xml:space="preserve"> </w:t>
        </w:r>
      </w:ins>
      <w:ins w:id="108" w:author="PR Preview" w:date="2026-01-01T00:00:00Z">
        <w:r>
          <w:t xml:space="preserve">by</w:t>
        </w:r>
      </w:ins>
      <w:ins w:id="109" w:author="PR Preview" w:date="2026-01-01T00:00:00Z">
        <w:r>
          <w:t xml:space="preserve"> </w:t>
        </w:r>
      </w:ins>
      <w:hyperlink r:id="rId72">
        <w:ins w:id="110" w:author="PR Preview" w:date="2026-01-01T00:00:00Z">
          <w:r>
            <w:rPr>
              <w:rStyle w:val="Hyperlink"/>
            </w:rPr>
            <w:t xml:space="preserve">Theorem 6 in Column Space, Null Space and Rank-Nullity</w:t>
          </w:r>
        </w:ins>
      </w:hyperlink>
      <w:ins w:id="111" w:author="PR Preview" w:date="2026-01-01T00:00:00Z">
        <w:r>
          <w:t xml:space="preserve">.</w:t>
        </w:r>
      </w:ins>
      <w:ins w:id="112" w:author="PR Preview" w:date="2026-01-01T00:00:00Z">
        <w:r>
          <w:t xml:space="preserve"> </w:t>
        </w:r>
      </w:ins>
      <m:oMath>
        <m:r>
          <m:rPr>
            <m:sty m:val="p"/>
          </m:rPr>
          <m:t>dim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cr m:val="script"/>
                <m:sty m:val="p"/>
              </m:rPr>
              <m:t>C</m:t>
            </m:r>
            <m:r>
              <m:rPr>
                <m:sty m:val="p"/>
              </m:rPr>
              <m:t>(</m:t>
            </m:r>
            <m:sSup>
              <m:e>
                <m:r>
                  <m:rPr>
                    <m:sty m:val="bi"/>
                  </m:rPr>
                  <m:t>A</m:t>
                </m:r>
              </m:e>
              <m:sup>
                <m:r>
                  <m:rPr>
                    <m:sty m:val="p"/>
                  </m:rPr>
                  <m:t>⊤</m:t>
                </m:r>
              </m:sup>
            </m:sSup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rank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</m:oMath>
      <w:ins w:id="113" w:author="PR Preview" w:date="2026-01-01T00:00:00Z">
        <w:r>
          <w:t xml:space="preserve"> </w:t>
        </w:r>
      </w:ins>
      <w:ins w:id="114" w:author="PR Preview" w:date="2026-01-01T00:00:00Z">
        <w:r>
          <w:t xml:space="preserve">by</w:t>
        </w:r>
      </w:ins>
      <w:ins w:id="115" w:author="PR Preview" w:date="2026-01-01T00:00:00Z">
        <w:r>
          <w:t xml:space="preserve"> </w:t>
        </w:r>
      </w:ins>
      <w:hyperlink r:id="rId72">
        <w:ins w:id="116" w:author="PR Preview" w:date="2026-01-01T00:00:00Z">
          <w:r>
            <w:rPr>
              <w:rStyle w:val="Hyperlink"/>
            </w:rPr>
            <w:t xml:space="preserve">Theorem 6 in Column Space, Null Space and Rank-Nullity</w:t>
          </w:r>
        </w:ins>
      </w:hyperlink>
      <w:ins w:id="117" w:author="PR Preview" w:date="2026-01-01T00:00:00Z">
        <w:r>
          <w:t xml:space="preserve">,</w:t>
        </w:r>
      </w:ins>
      <w:ins w:id="118" w:author="PR Preview" w:date="2026-01-01T00:00:00Z">
        <w:r>
          <w:t xml:space="preserve"> </w:t>
        </w:r>
      </w:ins>
      <w:ins w:id="119" w:author="PR Preview" w:date="2026-01-01T00:00:00Z">
        <w:r>
          <w:t xml:space="preserve">and that is</w:t>
        </w:r>
      </w:ins>
      <w:ins w:id="120" w:author="PR Preview" w:date="2026-01-01T00:00:00Z">
        <w:r>
          <w:t xml:space="preserve"> </w:t>
        </w:r>
      </w:ins>
      <m:oMath>
        <m:r>
          <m:t>r</m:t>
        </m:r>
      </m:oMath>
      <w:ins w:id="121" w:author="PR Preview" w:date="2026-01-01T00:00:00Z">
        <w:r>
          <w:t xml:space="preserve"> </w:t>
        </w:r>
      </w:ins>
      <w:ins w:id="122" w:author="PR Preview" w:date="2026-01-01T00:00:00Z">
        <w:r>
          <w:t xml:space="preserve">by</w:t>
        </w:r>
      </w:ins>
      <w:ins w:id="123" w:author="PR Preview" w:date="2026-01-01T00:00:00Z">
        <w:r>
          <w:t xml:space="preserve"> </w:t>
        </w:r>
      </w:ins>
      <w:hyperlink r:id="rId73">
        <w:ins w:id="124" w:author="PR Preview" w:date="2026-01-01T00:00:00Z">
          <w:r>
            <w:rPr>
              <w:rStyle w:val="Hyperlink"/>
            </w:rPr>
            <w:t xml:space="preserve">Theorem 9 in Column Space, Null Space and Rank-Nullity</w:t>
          </w:r>
        </w:ins>
      </w:hyperlink>
      <w:ins w:id="125" w:author="PR Preview" w:date="2026-01-01T00:00:00Z">
        <w:r>
          <w:t xml:space="preserve">.</w:t>
        </w:r>
      </w:ins>
      <w:ins w:id="126" w:author="PR Preview" w:date="2026-01-01T00:00:00Z">
        <w:r>
          <w:t xml:space="preserve"> </w:t>
        </w:r>
      </w:ins>
      <m:oMath>
        <m:r>
          <m:rPr>
            <m:sty m:val="bi"/>
          </m:rPr>
          <m:t>A</m:t>
        </m:r>
      </m:oMath>
      <w:ins w:id="127" w:author="PR Preview" w:date="2026-01-01T00:00:00Z">
        <w:r>
          <w:t xml:space="preserve"> </w:t>
        </w:r>
      </w:ins>
      <w:ins w:id="128" w:author="PR Preview" w:date="2026-01-01T00:00:00Z">
        <w:r>
          <w:t xml:space="preserve">has</w:t>
        </w:r>
      </w:ins>
      <w:ins w:id="129" w:author="PR Preview" w:date="2026-01-01T00:00:00Z">
        <w:r>
          <w:t xml:space="preserve"> </w:t>
        </w:r>
      </w:ins>
      <m:oMath>
        <m:r>
          <m:t>n</m:t>
        </m:r>
      </m:oMath>
      <w:ins w:id="130" w:author="PR Preview" w:date="2026-01-01T00:00:00Z">
        <w:r>
          <w:t xml:space="preserve"> </w:t>
        </w:r>
      </w:ins>
      <w:ins w:id="131" w:author="PR Preview" w:date="2026-01-01T00:00:00Z">
        <w:r>
          <w:t xml:space="preserve">columns,</w:t>
        </w:r>
      </w:ins>
      <w:ins w:id="132" w:author="PR Preview" w:date="2026-01-01T00:00:00Z">
        <w:r>
          <w:t xml:space="preserve"> </w:t>
        </w:r>
      </w:ins>
      <w:ins w:id="133" w:author="PR Preview" w:date="2026-01-01T00:00:00Z">
        <w:r>
          <w:t xml:space="preserve">so</w:t>
        </w:r>
      </w:ins>
      <w:ins w:id="134" w:author="PR Preview" w:date="2026-01-01T00:00:00Z">
        <w:r>
          <w:t xml:space="preserve"> </w:t>
        </w:r>
      </w:ins>
      <m:oMath>
        <m:r>
          <m:rPr>
            <m:sty m:val="p"/>
          </m:rPr>
          <m:t>dim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cr m:val="script"/>
                <m:sty m:val="p"/>
              </m:rPr>
              <m:t>N</m:t>
            </m:r>
            <m:r>
              <m:rPr>
                <m:sty m:val="p"/>
              </m:rPr>
              <m:t>(</m:t>
            </m:r>
            <m:r>
              <m:rPr>
                <m:sty m:val="bi"/>
              </m:rPr>
              <m:t>A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>
          <m:t>n</m:t>
        </m:r>
        <m:r>
          <m:rPr>
            <m:sty m:val="p"/>
          </m:rPr>
          <m:t>−</m:t>
        </m:r>
        <m:r>
          <m:t>r</m:t>
        </m:r>
      </m:oMath>
      <w:ins w:id="135" w:author="PR Preview" w:date="2026-01-01T00:00:00Z">
        <w:r>
          <w:t xml:space="preserve"> </w:t>
        </w:r>
      </w:ins>
      <w:ins w:id="136" w:author="PR Preview" w:date="2026-01-01T00:00:00Z">
        <w:r>
          <w:t xml:space="preserve">(</w:t>
        </w:r>
      </w:ins>
      <w:hyperlink r:id="rId74">
        <w:ins w:id="137" w:author="PR Preview" w:date="2026-01-01T00:00:00Z">
          <w:r>
            <w:rPr>
              <w:rStyle w:val="Hyperlink"/>
            </w:rPr>
            <w:t xml:space="preserve">Definition 5 in Column Space, Null Space and Rank-Nullity</w:t>
          </w:r>
        </w:ins>
      </w:hyperlink>
      <w:ins w:id="138" w:author="PR Preview" w:date="2026-01-01T00:00:00Z">
        <w:r>
          <w:t xml:space="preserve">,</w:t>
        </w:r>
      </w:ins>
      <w:ins w:id="139" w:author="PR Preview" w:date="2026-01-01T00:00:00Z">
        <w:r>
          <w:t xml:space="preserve"> </w:t>
        </w:r>
      </w:ins>
      <w:hyperlink r:id="rId13">
        <w:ins w:id="140" w:author="PR Preview" w:date="2026-01-01T00:00:00Z">
          <w:r>
            <w:rPr>
              <w:rStyle w:val="Hyperlink"/>
            </w:rPr>
            <w:t xml:space="preserve">Theorem 7 in Column Space, Null Space and Rank-Nullity</w:t>
          </w:r>
        </w:ins>
      </w:hyperlink>
      <w:ins w:id="141" w:author="PR Preview" w:date="2026-01-01T00:00:00Z">
        <w:r>
          <w:t xml:space="preserve">).</w:t>
        </w:r>
      </w:ins>
      <w:ins w:id="142" w:author="PR Preview" w:date="2026-01-01T00:00:00Z">
        <w:r>
          <w:t xml:space="preserve"> </w:t>
        </w:r>
      </w:ins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</m:oMath>
      <w:ins w:id="143" w:author="PR Preview" w:date="2026-01-01T00:00:00Z">
        <w:r>
          <w:t xml:space="preserve"> </w:t>
        </w:r>
      </w:ins>
      <w:ins w:id="144" w:author="PR Preview" w:date="2026-01-01T00:00:00Z">
        <w:r>
          <w:t xml:space="preserve">has</w:t>
        </w:r>
      </w:ins>
      <w:ins w:id="145" w:author="PR Preview" w:date="2026-01-01T00:00:00Z">
        <w:r>
          <w:t xml:space="preserve"> </w:t>
        </w:r>
      </w:ins>
      <m:oMath>
        <m:r>
          <m:t>m</m:t>
        </m:r>
      </m:oMath>
      <w:ins w:id="146" w:author="PR Preview" w:date="2026-01-01T00:00:00Z">
        <w:r>
          <w:t xml:space="preserve"> </w:t>
        </w:r>
      </w:ins>
      <w:ins w:id="147" w:author="PR Preview" w:date="2026-01-01T00:00:00Z">
        <w:r>
          <w:t xml:space="preserve">columns and rank</w:t>
        </w:r>
      </w:ins>
      <w:ins w:id="148" w:author="PR Preview" w:date="2026-01-01T00:00:00Z">
        <w:r>
          <w:t xml:space="preserve"> </w:t>
        </w:r>
      </w:ins>
      <m:oMath>
        <m:r>
          <m:t>r</m:t>
        </m:r>
      </m:oMath>
      <w:ins w:id="149" w:author="PR Preview" w:date="2026-01-01T00:00:00Z">
        <w:r>
          <w:t xml:space="preserve">,</w:t>
        </w:r>
      </w:ins>
      <w:ins w:id="150" w:author="PR Preview" w:date="2026-01-01T00:00:00Z">
        <w:r>
          <w:t xml:space="preserve"> </w:t>
        </w:r>
      </w:ins>
      <w:ins w:id="151" w:author="PR Preview" w:date="2026-01-01T00:00:00Z">
        <w:r>
          <w:t xml:space="preserve">so</w:t>
        </w:r>
      </w:ins>
      <w:ins w:id="152" w:author="PR Preview" w:date="2026-01-01T00:00:00Z">
        <w:r>
          <w:t xml:space="preserve"> </w:t>
        </w:r>
      </w:ins>
      <m:oMath>
        <m:r>
          <m:rPr>
            <m:sty m:val="p"/>
          </m:rPr>
          <m:t>dim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cr m:val="script"/>
                <m:sty m:val="p"/>
              </m:rPr>
              <m:t>N</m:t>
            </m:r>
            <m:r>
              <m:rPr>
                <m:sty m:val="p"/>
              </m:rPr>
              <m:t>(</m:t>
            </m:r>
            <m:sSup>
              <m:e>
                <m:r>
                  <m:rPr>
                    <m:sty m:val="bi"/>
                  </m:rPr>
                  <m:t>A</m:t>
                </m:r>
              </m:e>
              <m:sup>
                <m:r>
                  <m:rPr>
                    <m:sty m:val="p"/>
                  </m:rPr>
                  <m:t>⊤</m:t>
                </m:r>
              </m:sup>
            </m:sSup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>
          <m:t>m</m:t>
        </m:r>
        <m:r>
          <m:rPr>
            <m:sty m:val="p"/>
          </m:rPr>
          <m:t>−</m:t>
        </m:r>
        <m:r>
          <m:t>r</m:t>
        </m:r>
      </m:oMath>
      <w:ins w:id="153" w:author="PR Preview" w:date="2026-01-01T00:00:00Z">
        <w:r>
          <w:t xml:space="preserve"> </w:t>
        </w:r>
      </w:ins>
      <w:ins w:id="154" w:author="PR Preview" w:date="2026-01-01T00:00:00Z">
        <w:r>
          <w:t xml:space="preserve">in the same way.</w:t>
        </w:r>
      </w:ins>
    </w:p>
    <w:bookmarkStart w:id="77" w:name="exm-fundamental-subspaces"/>
    <w:p>
      <w:pPr>
        <w:pStyle w:val="BodyText"/>
      </w:pPr>
      <w:ins w:id="155" w:author="PR Preview" w:date="2026-01-01T00:00:00Z">
        <w:r>
          <w:rPr>
            <w:b/>
            <w:bCs/>
          </w:rPr>
          <w:t xml:space="preserve">Example 18 (The four subspaces of the matrix in</w:t>
        </w:r>
      </w:ins>
      <w:ins w:id="156" w:author="PR Preview" w:date="2026-01-01T00:00:00Z">
        <w:r>
          <w:rPr>
            <w:b/>
            <w:bCs/>
          </w:rPr>
          <w:t xml:space="preserve"> </w:t>
        </w:r>
      </w:ins>
      <w:hyperlink r:id="rId58">
        <w:ins w:id="157" w:author="PR Preview" w:date="2026-01-01T00:00:00Z">
          <w:r>
            <w:rPr>
              <w:rStyle w:val="Hyperlink"/>
              <w:b/>
              <w:bCs/>
            </w:rPr>
            <w:t xml:space="preserve">Example 1 in Column Space, Null Space and Rank-Nullity</w:t>
          </w:r>
        </w:ins>
      </w:hyperlink>
      <w:ins w:id="158" w:author="PR Preview" w:date="2026-01-01T00:00:00Z">
        <w:r>
          <w:rPr>
            <w:b/>
            <w:bCs/>
          </w:rPr>
          <w:t xml:space="preserve">)</w:t>
        </w:r>
      </w:ins>
      <w:ins w:id="159" w:author="PR Preview" w:date="2026-01-01T00:00:00Z">
        <w:r>
          <w:t xml:space="preserve"> </w:t>
        </w:r>
      </w:ins>
      <w:ins w:id="160" w:author="PR Preview" w:date="2026-01-01T00:00:00Z">
        <w:r>
          <w:t xml:space="preserve">For</w:t>
        </w:r>
      </w:ins>
      <w:ins w:id="161" w:author="PR Preview" w:date="2026-01-01T00:00:00Z">
        <w:r>
          <w:t xml:space="preserve"> </w:t>
        </w:r>
      </w:ins>
      <m:oMath>
        <m:r>
          <m:rPr>
            <m:sty m:val="bi"/>
          </m:rPr>
          <m:t>A</m:t>
        </m:r>
      </m:oMath>
      <w:ins w:id="162" w:author="PR Preview" w:date="2026-01-01T00:00:00Z">
        <w:r>
          <w:t xml:space="preserve"> </w:t>
        </w:r>
      </w:ins>
      <w:ins w:id="163" w:author="PR Preview" w:date="2026-01-01T00:00:00Z">
        <w:r>
          <w:t xml:space="preserve">in</w:t>
        </w:r>
      </w:ins>
      <w:ins w:id="164" w:author="PR Preview" w:date="2026-01-01T00:00:00Z">
        <w:r>
          <w:t xml:space="preserve"> </w:t>
        </w:r>
      </w:ins>
      <w:hyperlink r:id="rId58">
        <w:ins w:id="165" w:author="PR Preview" w:date="2026-01-01T00:00:00Z">
          <w:r>
            <w:rPr>
              <w:rStyle w:val="Hyperlink"/>
            </w:rPr>
            <w:t xml:space="preserve">Example 1 in Column Space, Null Space and Rank-Nullity</w:t>
          </w:r>
        </w:ins>
      </w:hyperlink>
      <w:ins w:id="166" w:author="PR Preview" w:date="2026-01-01T00:00:00Z">
        <w:r>
          <w:t xml:space="preserve">,</w:t>
        </w:r>
      </w:ins>
      <w:ins w:id="167" w:author="PR Preview" w:date="2026-01-01T00:00:00Z">
        <w:r>
          <w:t xml:space="preserve"> </w:t>
        </w:r>
      </w:ins>
      <m:oMath>
        <m:r>
          <m:t>m</m:t>
        </m:r>
        <m:r>
          <m:rPr>
            <m:sty m:val="p"/>
          </m:rPr>
          <m:t>=</m:t>
        </m:r>
        <m:r>
          <m:t>2</m:t>
        </m:r>
      </m:oMath>
      <w:ins w:id="168" w:author="PR Preview" w:date="2026-01-01T00:00:00Z">
        <w:r>
          <w:t xml:space="preserve">,</w:t>
        </w:r>
      </w:ins>
      <w:ins w:id="169" w:author="PR Preview" w:date="2026-01-01T00:00:00Z">
        <w:r>
          <w:t xml:space="preserve"> </w:t>
        </w:r>
      </w:ins>
      <m:oMath>
        <m:r>
          <m:t>n</m:t>
        </m:r>
        <m:r>
          <m:rPr>
            <m:sty m:val="p"/>
          </m:rPr>
          <m:t>=</m:t>
        </m:r>
        <m:r>
          <m:t>3</m:t>
        </m:r>
      </m:oMath>
      <w:ins w:id="170" w:author="PR Preview" w:date="2026-01-01T00:00:00Z">
        <w:r>
          <w:t xml:space="preserve"> </w:t>
        </w:r>
      </w:ins>
      <w:ins w:id="171" w:author="PR Preview" w:date="2026-01-01T00:00:00Z">
        <w:r>
          <w:t xml:space="preserve">and</w:t>
        </w:r>
      </w:ins>
      <w:ins w:id="172" w:author="PR Preview" w:date="2026-01-01T00:00:00Z">
        <w:r>
          <w:t xml:space="preserve"> </w:t>
        </w:r>
      </w:ins>
      <m:oMath>
        <m:r>
          <m:t>r</m:t>
        </m:r>
        <m:r>
          <m:rPr>
            <m:sty m:val="p"/>
          </m:rPr>
          <m:t>=</m:t>
        </m:r>
        <m:r>
          <m:t>1</m:t>
        </m:r>
      </m:oMath>
      <w:ins w:id="173" w:author="PR Preview" w:date="2026-01-01T00:00:00Z">
        <w:r>
          <w:t xml:space="preserve"> </w:t>
        </w:r>
      </w:ins>
      <w:ins w:id="174" w:author="PR Preview" w:date="2026-01-01T00:00:00Z">
        <w:r>
          <w:t xml:space="preserve">(</w:t>
        </w:r>
      </w:ins>
      <w:hyperlink r:id="rId75">
        <w:ins w:id="175" w:author="PR Preview" w:date="2026-01-01T00:00:00Z">
          <w:r>
            <w:rPr>
              <w:rStyle w:val="Hyperlink"/>
            </w:rPr>
            <w:t xml:space="preserve">Example 10 in Column Space, Null Space and Rank-Nullity</w:t>
          </w:r>
        </w:ins>
      </w:hyperlink>
      <w:ins w:id="176" w:author="PR Preview" w:date="2026-01-01T00:00:00Z">
        <w:r>
          <w:t xml:space="preserve">).</w:t>
        </w:r>
      </w:ins>
    </w:p>
    <w:p>
      <w:pPr>
        <w:numPr>
          <w:ilvl w:val="0"/>
          <w:numId w:val="1011"/>
        </w:numPr>
      </w:pPr>
      <w:r>
        <w:rPr>
          <w:b/>
          <w:bCs/>
        </w:rPr>
        <w:t xml:space="preserve">In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rPr>
          <w:b/>
          <w:bCs/>
        </w:rPr>
        <w:t xml:space="preserve">:</w:t>
      </w:r>
      <w:r>
        <w:t xml:space="preserve"> </w:t>
      </w:r>
      <w:r>
        <w:t xml:space="preserve">the row space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2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2</m:t>
            </m:r>
            <m:r>
              <m:rPr>
                <m:sty m:val="p"/>
              </m:rPr>
              <m:t>)</m:t>
            </m:r>
          </m:e>
        </m:d>
        <m:r>
          <m:t>​</m:t>
        </m:r>
      </m:oMath>
    </w:p>
    <w:p>
      <w:pPr>
        <w:pStyle w:val="Compact"/>
        <w:numPr>
          <w:ilvl w:val="1"/>
          <w:numId w:val="1012"/>
        </w:numPr>
      </w:pPr>
      <w:del w:id="177" w:author="PR Preview" w:date="2026-01-01T00:00:00Z">
        <w:r>
          <w:delText xml:space="preserve">has dimension</w:delText>
        </w:r>
      </w:del>
      <w:del w:id="178" w:author="PR Preview" w:date="2026-01-01T00:00:00Z">
        <w:r>
          <w:delText xml:space="preserve"> </w:delText>
        </w:r>
      </w:del>
      <m:oMath>
        <m:r>
          <m:t>1</m:t>
        </m:r>
        <m:r>
          <m:rPr>
            <m:sty m:val="p"/>
          </m:rPr>
          <m:t>=</m:t>
        </m:r>
        <m:r>
          <m:t>r</m:t>
        </m:r>
      </m:oMath>
      <w:del w:id="179" w:author="PR Preview" w:date="2026-01-01T00:00:00Z">
        <w:r>
          <w:delText xml:space="preserve">,</w:delText>
        </w:r>
      </w:del>
      <w:del w:id="180" w:author="PR Preview" w:date="2026-01-01T00:00:00Z">
        <w:r>
          <w:delText xml:space="preserve"> </w:delText>
        </w:r>
      </w:del>
      <w:del w:id="181" w:author="PR Preview" w:date="2026-01-01T00:00:00Z">
        <w:r>
          <w:delText xml:space="preserve">and</w:delText>
        </w:r>
      </w:del>
      <w:del w:id="182" w:author="PR Preview" w:date="2026-01-01T00:00:00Z">
        <w:r>
          <w:delText xml:space="preserve"> </w:delText>
        </w:r>
      </w:del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del w:id="183" w:author="PR Preview" w:date="2026-01-01T00:00:00Z">
        <w:r>
          <w:delText xml:space="preserve"> </w:delText>
        </w:r>
      </w:del>
      <w:del w:id="184" w:author="PR Preview" w:date="2026-01-01T00:00:00Z">
        <w:r>
          <w:delText xml:space="preserve">has dimension</w:delText>
        </w:r>
      </w:del>
      <w:del w:id="185" w:author="PR Preview" w:date="2026-01-01T00:00:00Z">
        <w:r>
          <w:delText xml:space="preserve"> </w:delText>
        </w:r>
      </w:del>
      <m:oMath>
        <m:r>
          <m:t>2</m:t>
        </m:r>
        <m:r>
          <m:rPr>
            <m:sty m:val="p"/>
          </m:rPr>
          <m:t>=</m:t>
        </m:r>
        <m:r>
          <m:t>n</m:t>
        </m:r>
        <m:r>
          <m:rPr>
            <m:sty m:val="p"/>
          </m:rPr>
          <m:t>−</m:t>
        </m:r>
        <m:r>
          <m:t>r</m:t>
        </m:r>
      </m:oMath>
      <w:del w:id="186" w:author="PR Preview" w:date="2026-01-01T00:00:00Z">
        <w:r>
          <w:delText xml:space="preserve"> </w:delText>
        </w:r>
      </w:del>
      <w:del w:id="187" w:author="PR Preview" w:date="2026-01-01T00:00:00Z">
        <w:r>
          <w:delText xml:space="preserve">(</w:delText>
        </w:r>
      </w:del>
      <w:hyperlink r:id="rId76">
        <w:del w:id="188" w:author="PR Preview" w:date="2026-01-01T00:00:00Z">
          <w:r>
            <w:rPr>
              <w:rStyle w:val="Hyperlink"/>
            </w:rPr>
            <w:delText xml:space="preserve">Example 9 in Column Space, Null Space and Rank-Nullity</w:delText>
          </w:r>
        </w:del>
      </w:hyperlink>
      <w:del w:id="189" w:author="PR Preview" w:date="2026-01-01T00:00:00Z">
        <w:r>
          <w:delText xml:space="preserve">).</w:delText>
        </w:r>
      </w:del>
      <w:del w:id="190" w:author="PR Preview" w:date="2026-01-01T00:00:00Z">
        <w:r>
          <w:delText xml:space="preserve"> </w:delText>
        </w:r>
      </w:del>
      <w:del w:id="191" w:author="PR Preview" w:date="2026-01-01T00:00:00Z">
        <w:r>
          <w:delText xml:space="preserve">The spanning vectors are orthogonal:</w:delText>
        </w:r>
      </w:del>
    </w:p>
    <w:p>
      <w:pPr>
        <w:pStyle w:val="Compact"/>
        <w:numPr>
          <w:ilvl w:val="1"/>
          <w:numId w:val="1012"/>
        </w:numPr>
      </w:pPr>
      <w:ins w:id="192" w:author="PR Preview" w:date="2026-01-01T00:00:00Z">
        <w:r>
          <w:t xml:space="preserve">has dimension</w:t>
        </w:r>
      </w:ins>
      <w:ins w:id="193" w:author="PR Preview" w:date="2026-01-01T00:00:00Z">
        <w:r>
          <w:t xml:space="preserve"> </w:t>
        </w:r>
      </w:ins>
      <m:oMath>
        <m:r>
          <m:t>1</m:t>
        </m:r>
        <m:r>
          <m:rPr>
            <m:sty m:val="p"/>
          </m:rPr>
          <m:t>=</m:t>
        </m:r>
        <m:r>
          <m:t>r</m:t>
        </m:r>
      </m:oMath>
      <w:ins w:id="194" w:author="PR Preview" w:date="2026-01-01T00:00:00Z">
        <w:r>
          <w:t xml:space="preserve">,</w:t>
        </w:r>
      </w:ins>
      <w:ins w:id="195" w:author="PR Preview" w:date="2026-01-01T00:00:00Z">
        <w:r>
          <w:t xml:space="preserve"> </w:t>
        </w:r>
      </w:ins>
      <w:ins w:id="196" w:author="PR Preview" w:date="2026-01-01T00:00:00Z">
        <w:r>
          <w:t xml:space="preserve">and</w:t>
        </w:r>
      </w:ins>
      <w:ins w:id="197" w:author="PR Preview" w:date="2026-01-01T00:00:00Z">
        <w:r>
          <w:t xml:space="preserve"> </w:t>
        </w:r>
      </w:ins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ins w:id="198" w:author="PR Preview" w:date="2026-01-01T00:00:00Z">
        <w:r>
          <w:t xml:space="preserve"> </w:t>
        </w:r>
      </w:ins>
      <w:ins w:id="199" w:author="PR Preview" w:date="2026-01-01T00:00:00Z">
        <w:r>
          <w:t xml:space="preserve">has dimension</w:t>
        </w:r>
      </w:ins>
      <w:ins w:id="200" w:author="PR Preview" w:date="2026-01-01T00:00:00Z">
        <w:r>
          <w:t xml:space="preserve"> </w:t>
        </w:r>
      </w:ins>
      <m:oMath>
        <m:r>
          <m:t>2</m:t>
        </m:r>
        <m:r>
          <m:rPr>
            <m:sty m:val="p"/>
          </m:rPr>
          <m:t>=</m:t>
        </m:r>
        <m:r>
          <m:t>n</m:t>
        </m:r>
        <m:r>
          <m:rPr>
            <m:sty m:val="p"/>
          </m:rPr>
          <m:t>−</m:t>
        </m:r>
        <m:r>
          <m:t>r</m:t>
        </m:r>
      </m:oMath>
      <w:ins w:id="201" w:author="PR Preview" w:date="2026-01-01T00:00:00Z">
        <w:r>
          <w:t xml:space="preserve"> </w:t>
        </w:r>
      </w:ins>
      <w:ins w:id="202" w:author="PR Preview" w:date="2026-01-01T00:00:00Z">
        <w:r>
          <w:t xml:space="preserve">(</w:t>
        </w:r>
      </w:ins>
      <w:hyperlink r:id="rId76">
        <w:ins w:id="203" w:author="PR Preview" w:date="2026-01-01T00:00:00Z">
          <w:r>
            <w:rPr>
              <w:rStyle w:val="Hyperlink"/>
            </w:rPr>
            <w:t xml:space="preserve">Example 11 in Column Space, Null Space and Rank-Nullity</w:t>
          </w:r>
        </w:ins>
      </w:hyperlink>
      <w:ins w:id="204" w:author="PR Preview" w:date="2026-01-01T00:00:00Z">
        <w:r>
          <w:t xml:space="preserve">).</w:t>
        </w:r>
      </w:ins>
      <w:ins w:id="205" w:author="PR Preview" w:date="2026-01-01T00:00:00Z">
        <w:r>
          <w:t xml:space="preserve"> </w:t>
        </w:r>
      </w:ins>
      <w:ins w:id="206" w:author="PR Preview" w:date="2026-01-01T00:00:00Z">
        <w:r>
          <w:t xml:space="preserve">The spanning vectors are orthogonal:</w:t>
        </w:r>
      </w:ins>
    </w:p>
    <w:p>
      <w:pPr>
        <w:pStyle w:val="FirstParagraph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11"/>
        </w:numPr>
      </w:pPr>
      <w:r>
        <w:rPr>
          <w:b/>
          <w:bCs/>
        </w:rPr>
        <w:t xml:space="preserve">In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: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has dimension</w:t>
      </w:r>
      <w:r>
        <w:t xml:space="preserve"> </w:t>
      </w:r>
      <m:oMath>
        <m:r>
          <m:t>1</m:t>
        </m:r>
        <m:r>
          <m:rPr>
            <m:sty m:val="p"/>
          </m:rPr>
          <m:t>=</m:t>
        </m:r>
        <m:r>
          <m:t>r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3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has dimension</w:t>
      </w:r>
      <w:r>
        <w:t xml:space="preserve"> </w:t>
      </w:r>
      <m:oMath>
        <m:r>
          <m:t>1</m:t>
        </m:r>
        <m:r>
          <m:rPr>
            <m:sty m:val="p"/>
          </m:rPr>
          <m:t>=</m:t>
        </m:r>
        <m:r>
          <m:t>m</m:t>
        </m:r>
        <m:r>
          <m:rPr>
            <m:sty m:val="p"/>
          </m:rPr>
          <m:t>−</m:t>
        </m:r>
        <m:r>
          <m:t>r</m:t>
        </m:r>
      </m:oMath>
      <w:r>
        <w:t xml:space="preserve"> </w:t>
      </w:r>
      <w:r>
        <w:t xml:space="preserve">(</w:t>
      </w:r>
      <w:hyperlink w:anchor="exm-complement-null-space">
        <w:r>
          <w:rPr>
            <w:rStyle w:val="Hyperlink"/>
          </w:rPr>
          <w:t xml:space="preserve">Example 14</w:t>
        </w:r>
      </w:hyperlink>
      <w:r>
        <w:t xml:space="preserve">).</w:t>
      </w:r>
    </w:p>
    <w:p>
      <w:pPr>
        <w:pStyle w:val="FirstParagraph"/>
      </w:pPr>
      <w:r>
        <w:t xml:space="preserve">By part 3,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splits uniquely</w:t>
      </w:r>
      <w:r>
        <w:t xml:space="preserve"> </w:t>
      </w:r>
      <w:r>
        <w:t xml:space="preserve">into a row-space part</w:t>
      </w:r>
      <w:r>
        <w:t xml:space="preserve"> </w:t>
      </w:r>
      <m:oMath>
        <m:r>
          <m:t>t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 a null-space part.</w:t>
      </w:r>
      <w:r>
        <w:t xml:space="preserve"> </w:t>
      </w:r>
      <w:r>
        <w:t xml:space="preserve">The null-space part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−</m:t>
        </m:r>
        <m:r>
          <m:t>t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lies in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(part 3),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 </w:t>
      </w:r>
      <w:r>
        <w:t xml:space="preserve">(</w:t>
      </w:r>
      <w:hyperlink w:anchor="thm-complement-null-space">
        <w:r>
          <w:rPr>
            <w:rStyle w:val="Hyperlink"/>
          </w:rPr>
          <w:t xml:space="preserve">Theorem 7</w:t>
        </w:r>
      </w:hyperlink>
      <w:r>
        <w:t xml:space="preserve"> </w:t>
      </w:r>
      <w:r>
        <w:t xml:space="preserve">applied to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 with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sSup>
              <m:e>
                <m:r>
                  <m:rPr>
                    <m:sty m:val="bi"/>
                  </m:rPr>
                  <m:t>A</m:t>
                </m:r>
              </m:e>
              <m:sup>
                <m:r>
                  <m:rPr>
                    <m:sty m:val="p"/>
                  </m:rPr>
                  <m:t>⊤</m:t>
                </m:r>
              </m:sup>
            </m:sSup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A</m:t>
        </m:r>
      </m:oMath>
      <w:r>
        <w:t xml:space="preserve">),</w:t>
      </w:r>
      <w:r>
        <w:t xml:space="preserve"> </w:t>
      </w:r>
      <w:r>
        <w:t xml:space="preserve">so it must be orthogonal to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t</m:t>
                  </m:r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(orthogonality)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the difference as a linear combination)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9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 in Vectors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9</m:t>
              </m:r>
              <m:r>
                <m:t>t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9</m:t>
            </m:r>
          </m:den>
        </m:f>
      </m:oMath>
      <w:r>
        <w:t xml:space="preserve">.</w:t>
      </w:r>
      <w:r>
        <w:t xml:space="preserve"> </w:t>
      </w:r>
      <w:r>
        <w:t xml:space="preserve">The row-space part is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9</m:t>
                </m:r>
              </m:den>
            </m:f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f>
              <m:fPr>
                <m:type m:val="bar"/>
              </m:fPr>
              <m:num>
                <m:r>
                  <m:t>2</m:t>
                </m:r>
              </m:num>
              <m:den>
                <m:r>
                  <m:t>9</m:t>
                </m:r>
              </m:den>
            </m:f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f>
              <m:fPr>
                <m:type m:val="bar"/>
              </m:fPr>
              <m:num>
                <m:r>
                  <m:t>2</m:t>
                </m:r>
              </m:num>
              <m:den>
                <m:r>
                  <m:t>9</m:t>
                </m:r>
              </m:den>
            </m:f>
          </m:e>
        </m:d>
        <m:r>
          <m:t>​</m:t>
        </m:r>
      </m:oMath>
      <w:r>
        <w:t xml:space="preserve"> </w:t>
      </w:r>
      <w:r>
        <w:t xml:space="preserve">and the null-space part is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f>
              <m:fPr>
                <m:type m:val="bar"/>
              </m:fPr>
              <m:num>
                <m:r>
                  <m:t>8</m:t>
                </m:r>
              </m:num>
              <m:den>
                <m:r>
                  <m:t>9</m:t>
                </m:r>
              </m:den>
            </m:f>
            <m:r>
              <m:rPr>
                <m:sty m:val="p"/>
              </m:rPr>
              <m:t>,</m:t>
            </m:r>
            <m:f>
              <m:fPr>
                <m:type m:val="bar"/>
              </m:fPr>
              <m:num>
                <m:r>
                  <m:t>2</m:t>
                </m:r>
              </m:num>
              <m:den>
                <m:r>
                  <m:t>9</m:t>
                </m:r>
              </m:den>
            </m:f>
            <m:r>
              <m:rPr>
                <m:sty m:val="p"/>
              </m:rPr>
              <m:t>,</m:t>
            </m:r>
            <m:f>
              <m:fPr>
                <m:type m:val="bar"/>
              </m:fPr>
              <m:num>
                <m:r>
                  <m:t>2</m:t>
                </m:r>
              </m:num>
              <m:den>
                <m:r>
                  <m:t>9</m:t>
                </m:r>
              </m:den>
            </m:f>
          </m:e>
        </m:d>
        <m:r>
          <m:t>​</m:t>
        </m:r>
      </m:oMath>
      <w:r>
        <w:t xml:space="preserve">;</w:t>
      </w:r>
      <w:r>
        <w:t xml:space="preserve"> </w:t>
      </w:r>
      <w:r>
        <w:t xml:space="preserve">as a check, row 1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gives</w:t>
      </w:r>
      <w:r>
        <w:t xml:space="preserve"> </w:t>
      </w:r>
      <m:oMath>
        <m:f>
          <m:fPr>
            <m:type m:val="bar"/>
          </m:fPr>
          <m:num>
            <m:r>
              <m:t>8</m:t>
            </m:r>
          </m:num>
          <m:den>
            <m:r>
              <m:t>9</m:t>
            </m:r>
          </m:den>
        </m:f>
        <m:r>
          <m:rPr>
            <m:sty m:val="p"/>
          </m:rPr>
          <m:t>−</m:t>
        </m:r>
        <m:r>
          <m:t>2</m:t>
        </m:r>
        <m:r>
          <m:rPr>
            <m:sty m:val="p"/>
          </m:rPr>
          <m:t>⋅</m:t>
        </m:r>
        <m:f>
          <m:fPr>
            <m:type m:val="bar"/>
          </m:fPr>
          <m:num>
            <m:r>
              <m:t>2</m:t>
            </m:r>
          </m:num>
          <m:den>
            <m:r>
              <m:t>9</m:t>
            </m:r>
          </m:den>
        </m:f>
        <m:r>
          <m:rPr>
            <m:sty m:val="p"/>
          </m:rPr>
          <m:t>−</m:t>
        </m:r>
        <m:r>
          <m:t>2</m:t>
        </m:r>
        <m:r>
          <m:rPr>
            <m:sty m:val="p"/>
          </m:rPr>
          <m:t>⋅</m:t>
        </m:r>
        <m:f>
          <m:fPr>
            <m:type m:val="bar"/>
          </m:fPr>
          <m:num>
            <m:r>
              <m:t>2</m:t>
            </m:r>
          </m:num>
          <m:den>
            <m:r>
              <m:t>9</m:t>
            </m:r>
          </m:den>
        </m:f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and row 2 is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times row 1,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sends the null-space part to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2</m:t>
            </m:r>
          </m:sub>
        </m:sSub>
      </m:oMath>
      <w:r>
        <w:t xml:space="preserve">.</w:t>
      </w:r>
    </w:p>
    <w:bookmarkEnd w:id="77"/>
    <w:bookmarkStart w:id="82" w:name="refs"/>
    <w:bookmarkStart w:id="79" w:name="ref-banerjee2014linear"/>
    <w:p>
      <w:pPr>
        <w:pStyle w:val="Bibliography"/>
      </w:pPr>
      <w:r>
        <w:t xml:space="preserve">Banerjee, Sudipto, and Anindya Roy. 2014.</w:t>
      </w:r>
      <w:r>
        <w:t xml:space="preserve"> </w:t>
      </w:r>
      <w:r>
        <w:rPr>
          <w:i/>
          <w:iCs/>
        </w:rPr>
        <w:t xml:space="preserve">Linear Algebra and Matrix Analysis for Statistics</w:t>
      </w:r>
      <w:r>
        <w:t xml:space="preserve">. Vol. 181. Crc Press Boca Raton.</w:t>
      </w:r>
      <w:r>
        <w:t xml:space="preserve"> </w:t>
      </w:r>
      <w:hyperlink r:id="rId78">
        <w:r>
          <w:rPr>
            <w:rStyle w:val="Hyperlink"/>
          </w:rPr>
          <w:t xml:space="preserve">https://www.routledge.com/Linear-Algebra-and-Matrix-Analysis-for-Statistics/Banerjee-Roy/p/book/9781420095388</w:t>
        </w:r>
      </w:hyperlink>
      <w:r>
        <w:t xml:space="preserve">.</w:t>
      </w:r>
    </w:p>
    <w:bookmarkEnd w:id="79"/>
    <w:bookmarkStart w:id="81" w:name="ref-zhou2024orthproj"/>
    <w:p>
      <w:pPr>
        <w:pStyle w:val="Bibliography"/>
      </w:pPr>
      <w:r>
        <w:t xml:space="preserve">Zhou, Hua. 2024.</w:t>
      </w:r>
      <w:r>
        <w:t xml:space="preserve"> </w:t>
      </w:r>
      <w:r>
        <w:rPr>
          <w:i/>
          <w:iCs/>
        </w:rPr>
        <w:t xml:space="preserve">Orthogonal Projections</w:t>
      </w:r>
      <w:r>
        <w:t xml:space="preserve">. Lecture notes for Biostat 216, Mathematical Methods for Biostatistics, University of California, Los Angeles.</w:t>
      </w:r>
      <w:r>
        <w:t xml:space="preserve"> </w:t>
      </w:r>
      <w:hyperlink r:id="rId80">
        <w:r>
          <w:rPr>
            <w:rStyle w:val="Hyperlink"/>
          </w:rPr>
          <w:t xml:space="preserve">https://ucla-biostat-216.github.io/2024fall/slides/06-orthproj/06-orthproj.html</w:t>
        </w:r>
      </w:hyperlink>
      <w:r>
        <w:t xml:space="preserve">.</w:t>
      </w:r>
    </w:p>
    <w:bookmarkEnd w:id="81"/>
    <w:bookmarkEnd w:id="82"/>
    <w:bookmarkEnd w:id="8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331">
    <w:nsid w:val="00A99331"/>
    <w:multiLevelType w:val="multilevel"/>
    <w:lvl w:ilvl="0">
      <w:start w:val="1"/>
      <w:numFmt w:val="decimal"/>
      <w:lvlText w:val="(%1)"/>
      <w:lvlJc w:val="left"/>
      <w:pPr>
        <w:ind w:left="720" w:hanging="360"/>
      </w:pPr>
    </w:lvl>
    <w:lvl w:ilvl="1">
      <w:start w:val="1"/>
      <w:numFmt w:val="decimal"/>
      <w:lvlText w:val="(%2)"/>
      <w:lvlJc w:val="left"/>
      <w:pPr>
        <w:ind w:left="1440" w:hanging="360"/>
      </w:pPr>
    </w:lvl>
    <w:lvl w:ilvl="2">
      <w:start w:val="1"/>
      <w:numFmt w:val="decimal"/>
      <w:lvlText w:val="(%3)"/>
      <w:lvlJc w:val="left"/>
      <w:pPr>
        <w:ind w:left="2160" w:hanging="360"/>
      </w:pPr>
    </w:lvl>
    <w:lvl w:ilvl="3">
      <w:start w:val="1"/>
      <w:numFmt w:val="decimal"/>
      <w:lvlText w:val="(%4)"/>
      <w:lvlJc w:val="left"/>
      <w:pPr>
        <w:ind w:left="2880" w:hanging="360"/>
      </w:pPr>
    </w:lvl>
    <w:lvl w:ilvl="4">
      <w:start w:val="1"/>
      <w:numFmt w:val="decimal"/>
      <w:lvlText w:val="(%5)"/>
      <w:lvlJc w:val="left"/>
      <w:pPr>
        <w:ind w:left="3600" w:hanging="360"/>
      </w:pPr>
    </w:lvl>
    <w:lvl w:ilvl="5">
      <w:start w:val="1"/>
      <w:numFmt w:val="decimal"/>
      <w:lvlText w:val="(%6)"/>
      <w:lvlJc w:val="left"/>
      <w:pPr>
        <w:ind w:left="4320" w:hanging="360"/>
      </w:pPr>
    </w:lvl>
    <w:lvl w:ilvl="6">
      <w:start w:val="1"/>
      <w:numFmt w:val="decimal"/>
      <w:lvlText w:val="(%7)"/>
      <w:lvlJc w:val="left"/>
      <w:pPr>
        <w:ind w:left="5040" w:hanging="360"/>
      </w:pPr>
    </w:lvl>
    <w:lvl w:ilvl="7">
      <w:start w:val="1"/>
      <w:numFmt w:val="decimal"/>
      <w:lvlText w:val="(%8)"/>
      <w:lvlJc w:val="left"/>
      <w:pPr>
        <w:ind w:left="5760" w:hanging="360"/>
      </w:pPr>
    </w:lvl>
    <w:lvl w:ilvl="8">
      <w:start w:val="1"/>
      <w:numFmt w:val="decimal"/>
      <w:lvlText w:val="(%9)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1">
    <w:abstractNumId w:val="991"/>
  </w:num>
  <w:num w:numId="1012">
    <w:abstractNumId w:val="993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9" Type="http://schemas.openxmlformats.org/officeDocument/2006/relationships/image" Target="media/rId9.png"/><Relationship Id="rId30" Type="http://schemas.openxmlformats.org/officeDocument/2006/relationships/hyperlink" Target="algebra-basics.html#def-strict-inequality" TargetMode="External"/><Relationship Id="rId80" Type="http://schemas.openxmlformats.org/officeDocument/2006/relationships/hyperlink" Target="https://ucla-biostat-216.github.io/2024fall/slides/06-orthproj/06-orthproj.html" TargetMode="External"/><Relationship Id="rId78" Type="http://schemas.openxmlformats.org/officeDocument/2006/relationships/hyperlink" Target="https://www.routledge.com/Linear-Algebra-and-Matrix-Analysis-for-Statistics/Banerjee-Roy/p/book/9781420095388" TargetMode="External"/><Relationship Id="rId67" Type="http://schemas.openxmlformats.org/officeDocument/2006/relationships/hyperlink" Target="linear-algebra-matrices.html#def-matvec-mult" TargetMode="External"/><Relationship Id="rId34" Type="http://schemas.openxmlformats.org/officeDocument/2006/relationships/hyperlink" Target="linear-algebra-matrices.html#thm-matmul-distrib" TargetMode="External"/><Relationship Id="rId33" Type="http://schemas.openxmlformats.org/officeDocument/2006/relationships/hyperlink" Target="linear-algebra-rank-nullity.html#def-column-space" TargetMode="External"/><Relationship Id="rId57" Type="http://schemas.openxmlformats.org/officeDocument/2006/relationships/hyperlink" Target="linear-algebra-rank-nullity.html#def-null-space" TargetMode="External"/><Relationship Id="rId74" Type="http://schemas.openxmlformats.org/officeDocument/2006/relationships/hyperlink" Target="linear-algebra-rank-nullity.html#def-nullity" TargetMode="External"/><Relationship Id="rId58" Type="http://schemas.openxmlformats.org/officeDocument/2006/relationships/hyperlink" Target="linear-algebra-rank-nullity.html#exm-column-space" TargetMode="External"/><Relationship Id="rId59" Type="http://schemas.openxmlformats.org/officeDocument/2006/relationships/hyperlink" Target="linear-algebra-rank-nullity.html#exm-null-space" TargetMode="External"/><Relationship Id="rId76" Type="http://schemas.openxmlformats.org/officeDocument/2006/relationships/hyperlink" Target="linear-algebra-rank-nullity.html#exm-nullity" TargetMode="External"/><Relationship Id="rId75" Type="http://schemas.openxmlformats.org/officeDocument/2006/relationships/hyperlink" Target="linear-algebra-rank-nullity.html#exm-rank-dim" TargetMode="External"/><Relationship Id="rId37" Type="http://schemas.openxmlformats.org/officeDocument/2006/relationships/hyperlink" Target="linear-algebra-rank-nullity.html#exm-rank-nullity" TargetMode="External"/><Relationship Id="rId35" Type="http://schemas.openxmlformats.org/officeDocument/2006/relationships/hyperlink" Target="linear-algebra-rank-nullity.html#thm-column-space-span" TargetMode="External"/><Relationship Id="rId72" Type="http://schemas.openxmlformats.org/officeDocument/2006/relationships/hyperlink" Target="linear-algebra-rank-nullity.html#thm-rank-dim" TargetMode="External"/><Relationship Id="rId13" Type="http://schemas.openxmlformats.org/officeDocument/2006/relationships/hyperlink" Target="linear-algebra-rank-nullity.html#thm-rank-nullity" TargetMode="External"/><Relationship Id="rId73" Type="http://schemas.openxmlformats.org/officeDocument/2006/relationships/hyperlink" Target="linear-algebra-rank-nullity.html#thm-rank-transpose" TargetMode="External"/><Relationship Id="rId25" Type="http://schemas.openxmlformats.org/officeDocument/2006/relationships/hyperlink" Target="linear-algebra-subspaces.html#def-basis" TargetMode="External"/><Relationship Id="rId22" Type="http://schemas.openxmlformats.org/officeDocument/2006/relationships/hyperlink" Target="linear-algebra-subspaces.html#def-dimension" TargetMode="External"/><Relationship Id="rId36" Type="http://schemas.openxmlformats.org/officeDocument/2006/relationships/hyperlink" Target="linear-algebra-subspaces.html#def-rank" TargetMode="External"/><Relationship Id="rId29" Type="http://schemas.openxmlformats.org/officeDocument/2006/relationships/hyperlink" Target="linear-algebra-subspaces.html#def-span" TargetMode="External"/><Relationship Id="rId14" Type="http://schemas.openxmlformats.org/officeDocument/2006/relationships/hyperlink" Target="linear-algebra-subspaces.html#def-subspace" TargetMode="External"/><Relationship Id="rId26" Type="http://schemas.openxmlformats.org/officeDocument/2006/relationships/hyperlink" Target="linear-algebra-subspaces.html#exm-dimension" TargetMode="External"/><Relationship Id="rId62" Type="http://schemas.openxmlformats.org/officeDocument/2006/relationships/hyperlink" Target="linear-algebra-subspaces.html#exm-subspace" TargetMode="External"/><Relationship Id="rId12" Type="http://schemas.openxmlformats.org/officeDocument/2006/relationships/hyperlink" Target="linear-algebra-subspaces.html#sec-subspaces" TargetMode="External"/><Relationship Id="rId24" Type="http://schemas.openxmlformats.org/officeDocument/2006/relationships/hyperlink" Target="linear-algebra-subspaces.html#thm-basis-size" TargetMode="External"/><Relationship Id="rId23" Type="http://schemas.openxmlformats.org/officeDocument/2006/relationships/hyperlink" Target="linear-algebra-subspaces.html#thm-extend-basis" TargetMode="External"/><Relationship Id="rId53" Type="http://schemas.openxmlformats.org/officeDocument/2006/relationships/hyperlink" Target="linear-algebra-subspaces.html#thm-span-subspace" TargetMode="External"/><Relationship Id="rId63" Type="http://schemas.openxmlformats.org/officeDocument/2006/relationships/hyperlink" Target="linear-algebra-subspaces.html#thm-subspace-equal-dim" TargetMode="External"/><Relationship Id="rId19" Type="http://schemas.openxmlformats.org/officeDocument/2006/relationships/hyperlink" Target="linear-algebra-subspaces.html#thm-subspace-zero" TargetMode="External"/><Relationship Id="rId49" Type="http://schemas.openxmlformats.org/officeDocument/2006/relationships/hyperlink" Target="linear-algebra-vectors.html#def-orthogonal-vectors" TargetMode="External"/><Relationship Id="rId54" Type="http://schemas.openxmlformats.org/officeDocument/2006/relationships/hyperlink" Target="linear-algebra-vectors.html#rem-orthogonal-perpendicular" TargetMode="External"/><Relationship Id="rId66" Type="http://schemas.openxmlformats.org/officeDocument/2006/relationships/hyperlink" Target="linear-algebra-vectors.html#thm-lincom-symmetric" TargetMode="External"/></Relationships>
</file>

<file path=word/_rels/footnotes.xml.rels><?xml version='1.0' encoding='UTF-8' standalone='yes'?>
<Relationships xmlns="http://schemas.openxmlformats.org/package/2006/relationships"><Relationship Id="rId30" Type="http://schemas.openxmlformats.org/officeDocument/2006/relationships/hyperlink" Target="algebra-basics.html#def-strict-inequality" TargetMode="External"/><Relationship Id="rId80" Type="http://schemas.openxmlformats.org/officeDocument/2006/relationships/hyperlink" Target="https://ucla-biostat-216.github.io/2024fall/slides/06-orthproj/06-orthproj.html" TargetMode="External"/><Relationship Id="rId78" Type="http://schemas.openxmlformats.org/officeDocument/2006/relationships/hyperlink" Target="https://www.routledge.com/Linear-Algebra-and-Matrix-Analysis-for-Statistics/Banerjee-Roy/p/book/9781420095388" TargetMode="External"/><Relationship Id="rId67" Type="http://schemas.openxmlformats.org/officeDocument/2006/relationships/hyperlink" Target="linear-algebra-matrices.html#def-matvec-mult" TargetMode="External"/><Relationship Id="rId34" Type="http://schemas.openxmlformats.org/officeDocument/2006/relationships/hyperlink" Target="linear-algebra-matrices.html#thm-matmul-distrib" TargetMode="External"/><Relationship Id="rId33" Type="http://schemas.openxmlformats.org/officeDocument/2006/relationships/hyperlink" Target="linear-algebra-rank-nullity.html#def-column-space" TargetMode="External"/><Relationship Id="rId57" Type="http://schemas.openxmlformats.org/officeDocument/2006/relationships/hyperlink" Target="linear-algebra-rank-nullity.html#def-null-space" TargetMode="External"/><Relationship Id="rId74" Type="http://schemas.openxmlformats.org/officeDocument/2006/relationships/hyperlink" Target="linear-algebra-rank-nullity.html#def-nullity" TargetMode="External"/><Relationship Id="rId58" Type="http://schemas.openxmlformats.org/officeDocument/2006/relationships/hyperlink" Target="linear-algebra-rank-nullity.html#exm-column-space" TargetMode="External"/><Relationship Id="rId59" Type="http://schemas.openxmlformats.org/officeDocument/2006/relationships/hyperlink" Target="linear-algebra-rank-nullity.html#exm-null-space" TargetMode="External"/><Relationship Id="rId76" Type="http://schemas.openxmlformats.org/officeDocument/2006/relationships/hyperlink" Target="linear-algebra-rank-nullity.html#exm-nullity" TargetMode="External"/><Relationship Id="rId75" Type="http://schemas.openxmlformats.org/officeDocument/2006/relationships/hyperlink" Target="linear-algebra-rank-nullity.html#exm-rank-dim" TargetMode="External"/><Relationship Id="rId37" Type="http://schemas.openxmlformats.org/officeDocument/2006/relationships/hyperlink" Target="linear-algebra-rank-nullity.html#exm-rank-nullity" TargetMode="External"/><Relationship Id="rId35" Type="http://schemas.openxmlformats.org/officeDocument/2006/relationships/hyperlink" Target="linear-algebra-rank-nullity.html#thm-column-space-span" TargetMode="External"/><Relationship Id="rId72" Type="http://schemas.openxmlformats.org/officeDocument/2006/relationships/hyperlink" Target="linear-algebra-rank-nullity.html#thm-rank-dim" TargetMode="External"/><Relationship Id="rId13" Type="http://schemas.openxmlformats.org/officeDocument/2006/relationships/hyperlink" Target="linear-algebra-rank-nullity.html#thm-rank-nullity" TargetMode="External"/><Relationship Id="rId73" Type="http://schemas.openxmlformats.org/officeDocument/2006/relationships/hyperlink" Target="linear-algebra-rank-nullity.html#thm-rank-transpose" TargetMode="External"/><Relationship Id="rId25" Type="http://schemas.openxmlformats.org/officeDocument/2006/relationships/hyperlink" Target="linear-algebra-subspaces.html#def-basis" TargetMode="External"/><Relationship Id="rId22" Type="http://schemas.openxmlformats.org/officeDocument/2006/relationships/hyperlink" Target="linear-algebra-subspaces.html#def-dimension" TargetMode="External"/><Relationship Id="rId36" Type="http://schemas.openxmlformats.org/officeDocument/2006/relationships/hyperlink" Target="linear-algebra-subspaces.html#def-rank" TargetMode="External"/><Relationship Id="rId29" Type="http://schemas.openxmlformats.org/officeDocument/2006/relationships/hyperlink" Target="linear-algebra-subspaces.html#def-span" TargetMode="External"/><Relationship Id="rId14" Type="http://schemas.openxmlformats.org/officeDocument/2006/relationships/hyperlink" Target="linear-algebra-subspaces.html#def-subspace" TargetMode="External"/><Relationship Id="rId26" Type="http://schemas.openxmlformats.org/officeDocument/2006/relationships/hyperlink" Target="linear-algebra-subspaces.html#exm-dimension" TargetMode="External"/><Relationship Id="rId62" Type="http://schemas.openxmlformats.org/officeDocument/2006/relationships/hyperlink" Target="linear-algebra-subspaces.html#exm-subspace" TargetMode="External"/><Relationship Id="rId12" Type="http://schemas.openxmlformats.org/officeDocument/2006/relationships/hyperlink" Target="linear-algebra-subspaces.html#sec-subspaces" TargetMode="External"/><Relationship Id="rId24" Type="http://schemas.openxmlformats.org/officeDocument/2006/relationships/hyperlink" Target="linear-algebra-subspaces.html#thm-basis-size" TargetMode="External"/><Relationship Id="rId23" Type="http://schemas.openxmlformats.org/officeDocument/2006/relationships/hyperlink" Target="linear-algebra-subspaces.html#thm-extend-basis" TargetMode="External"/><Relationship Id="rId53" Type="http://schemas.openxmlformats.org/officeDocument/2006/relationships/hyperlink" Target="linear-algebra-subspaces.html#thm-span-subspace" TargetMode="External"/><Relationship Id="rId63" Type="http://schemas.openxmlformats.org/officeDocument/2006/relationships/hyperlink" Target="linear-algebra-subspaces.html#thm-subspace-equal-dim" TargetMode="External"/><Relationship Id="rId19" Type="http://schemas.openxmlformats.org/officeDocument/2006/relationships/hyperlink" Target="linear-algebra-subspaces.html#thm-subspace-zero" TargetMode="External"/><Relationship Id="rId49" Type="http://schemas.openxmlformats.org/officeDocument/2006/relationships/hyperlink" Target="linear-algebra-vectors.html#def-orthogonal-vectors" TargetMode="External"/><Relationship Id="rId54" Type="http://schemas.openxmlformats.org/officeDocument/2006/relationships/hyperlink" Target="linear-algebra-vectors.html#rem-orthogonal-perpendicular" TargetMode="External"/><Relationship Id="rId66" Type="http://schemas.openxmlformats.org/officeDocument/2006/relationships/hyperlink" Target="linear-algebra-vectors.html#thm-lincom-symmetric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Direct Sums and Orthogonal Complements</dc:title>
  <dc:creator/>
  <cp:keywords/>
  <dcterms:created xsi:type="dcterms:W3CDTF">2026-10-13T04:35:46Z</dcterms:created>
  <dcterms:modified xsi:type="dcterms:W3CDTF">2026-10-13T04:35:46Z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2026-10-12 21:06:02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page-xrefs">
    <vt:lpwstr/>
  </property>
  <property fmtid="{D5CDD505-2E9C-101B-9397-08002B2CF9AE}" pid="17" name="page-xrefs-math">
    <vt:lpwstr/>
  </property>
  <property fmtid="{D5CDD505-2E9C-101B-9397-08002B2CF9AE}" pid="18" name="toc-title">
    <vt:lpwstr>Table of contents</vt:lpwstr>
  </property>
</Properties>
</file>