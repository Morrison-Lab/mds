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2" w:name="sec-indicator-functions"/>
    <w:p>
      <w:pPr>
        <w:pStyle w:val="Heading2"/>
      </w:pPr>
      <w:del w:id="3" w:author="PR Preview" w:date="2026-01-01T00:00:00Z">
        <w:r>
          <w:delText xml:space="preserve">5 Proofs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9 (Proposition (statement))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proposition</w:delText>
        </w:r>
      </w:del>
      <w:del w:id="9" w:author="PR Preview" w:date="2026-01-01T00:00:00Z">
        <w:r>
          <w:delText xml:space="preserve">, 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statement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sentence that is either true or false.</w:delText>
        </w:r>
      </w:del>
    </w:p>
    <w:p>
      <w:pPr>
        <w:pStyle w:val="BodyText"/>
      </w:pPr>
      <w:del w:id="15" w:author="PR Preview" w:date="2026-01-01T00:00:00Z">
        <w:r>
          <w:rPr>
            <w:b/>
            <w:bCs/>
          </w:rPr>
          <w:delText xml:space="preserve">Example 8 (Propositions, and a sentence that is not one)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9"/>
        </w:numPr>
      </w:pPr>
      <w:del w:id="18" w:author="PR Preview" w:date="2026-01-01T00:00:00Z">
        <w:r>
          <w:delText xml:space="preserve">“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19" w:author="PR Preview" w:date="2026-01-01T00:00:00Z">
        <w:r>
          <w:delText xml:space="preserve">”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 proposition, and it is true.</w:delText>
        </w:r>
      </w:del>
    </w:p>
    <w:p>
      <w:pPr>
        <w:pStyle w:val="Compact"/>
        <w:numPr>
          <w:ilvl w:val="0"/>
          <w:numId w:val="1009"/>
        </w:numPr>
      </w:pPr>
      <w:del w:id="22" w:author="PR Preview" w:date="2026-01-01T00:00:00Z">
        <w:r>
          <w:delText xml:space="preserve">“</w:delText>
        </w:r>
      </w:del>
      <m:oMath>
        <m:r>
          <m:t>7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</w:delText>
        </w:r>
      </w:del>
      <w:del w:id="25" w:author="PR Preview" w:date="2026-01-01T00:00:00Z">
        <w:r>
          <w:delText xml:space="preserve"> </w:delText>
        </w:r>
      </w:del>
      <w:hyperlink w:anchor="def-even-odd">
        <w:del w:id="26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27" w:author="PR Preview" w:date="2026-01-01T00:00:00Z">
        <w:r>
          <w:delText xml:space="preserve">”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a proposition, and it is false.</w:delText>
        </w:r>
      </w:del>
    </w:p>
    <w:p>
      <w:pPr>
        <w:pStyle w:val="Compact"/>
        <w:numPr>
          <w:ilvl w:val="0"/>
          <w:numId w:val="1009"/>
        </w:numPr>
      </w:pPr>
      <w:del w:id="30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&gt;</m:t>
        </m:r>
        <m:r>
          <m:t>2</m:t>
        </m:r>
      </m:oMath>
      <w:del w:id="31" w:author="PR Preview" w:date="2026-01-01T00:00:00Z">
        <w:r>
          <w:delText xml:space="preserve">”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not a proposition on its own: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it is true when</w:delText>
        </w:r>
      </w:del>
      <w:del w:id="3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false when</w:delText>
        </w:r>
      </w:del>
      <w:del w:id="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 it has no truth value until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given a value.</w:delText>
        </w:r>
      </w:del>
    </w:p>
    <w:p>
      <w:pPr>
        <w:pStyle w:val="FirstParagraph"/>
      </w:pPr>
      <w:del w:id="46" w:author="PR Preview" w:date="2026-01-01T00:00:00Z">
        <w:r>
          <w:rPr>
            <w:b/>
            <w:bCs/>
          </w:rPr>
          <w:delText xml:space="preserve">Definition 10 (Predicate)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predicate</w:delText>
        </w:r>
      </w:del>
      <w:del w:id="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a sentence about a variable</w:delText>
        </w:r>
      </w:del>
      <w:del w:id="54" w:author="PR Preview" w:date="2026-01-01T00:00:00Z">
        <w:r>
          <w:delText xml:space="preserve"> </w:delText>
        </w:r>
      </w:del>
      <m:oMath>
        <m:r>
          <m:t>x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that becomes a proposition (</w:delText>
        </w:r>
      </w:del>
      <w:hyperlink w:anchor="def-proposition">
        <w:del w:id="5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8" w:author="PR Preview" w:date="2026-01-01T00:00:00Z">
        <w:r>
          <w:delText xml:space="preserve">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whenever a value is substituted for</w:delText>
        </w:r>
      </w:del>
      <w:del w:id="61" w:author="PR Preview" w:date="2026-01-01T00:00:00Z">
        <w:r>
          <w:delText xml:space="preserve"> </w:delText>
        </w:r>
      </w:del>
      <m:oMath>
        <m:r>
          <m:t>x</m:t>
        </m:r>
      </m:oMath>
      <w:del w:id="62" w:author="PR Preview" w:date="2026-01-01T00:00:00Z">
        <w:r>
          <w:delText xml:space="preserve">.</w:delText>
        </w:r>
      </w:del>
    </w:p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Example 9 (A predicate)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Let</w:delText>
        </w:r>
      </w:del>
      <w:del w:id="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be the predicate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&gt;</m:t>
        </m:r>
        <m:r>
          <m:t>2</m:t>
        </m:r>
      </m:oMath>
      <w:del w:id="71" w:author="PR Preview" w:date="2026-01-01T00:00:00Z">
        <w:r>
          <w:delText xml:space="preserve">”</w:delText>
        </w:r>
      </w:del>
      <w:del w:id="72" w:author="PR Preview" w:date="2026-01-01T00:00:00Z">
        <w:r>
          <w:delText xml:space="preserve">, for real numbers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the proposition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“</w:delText>
        </w:r>
      </w:del>
      <m:oMath>
        <m:r>
          <m:t>3</m:t>
        </m:r>
        <m:r>
          <m:rPr>
            <m:sty m:val="p"/>
          </m:rPr>
          <m:t>&gt;</m:t>
        </m:r>
        <m:r>
          <m:t>2</m:t>
        </m:r>
      </m:oMath>
      <w:del w:id="79" w:author="PR Preview" w:date="2026-01-01T00:00:00Z">
        <w:r>
          <w:delText xml:space="preserve">”</w:delText>
        </w:r>
      </w:del>
      <w:del w:id="80" w:author="PR Preview" w:date="2026-01-01T00:00:00Z">
        <w:r>
          <w:delText xml:space="preserve">, which is true.</w:delText>
        </w:r>
      </w:del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the proposition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“</w:delText>
        </w:r>
      </w:del>
      <m:oMath>
        <m:r>
          <m:t>1</m:t>
        </m:r>
        <m:r>
          <m:rPr>
            <m:sty m:val="p"/>
          </m:rPr>
          <m:t>&gt;</m:t>
        </m:r>
        <m:r>
          <m:t>2</m:t>
        </m:r>
      </m:oMath>
      <w:del w:id="85" w:author="PR Preview" w:date="2026-01-01T00:00:00Z">
        <w:r>
          <w:delText xml:space="preserve">”</w:delText>
        </w:r>
      </w:del>
      <w:del w:id="86" w:author="PR Preview" w:date="2026-01-01T00:00:00Z">
        <w:r>
          <w:delText xml:space="preserve">, which is false.</w:delText>
        </w:r>
      </w:del>
    </w:p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11 (Logical connective)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logical connective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builds a new proposition (</w:delText>
        </w:r>
      </w:del>
      <w:hyperlink w:anchor="def-proposition">
        <w:del w:id="9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95" w:author="PR Preview" w:date="2026-01-01T00:00:00Z">
        <w:r>
          <w:delText xml:space="preserve">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from one or two propositions</w:delText>
        </w:r>
      </w:del>
      <w:del w:id="98" w:author="PR Preview" w:date="2026-01-01T00:00:00Z">
        <w:r>
          <w:delText xml:space="preserve"> </w:delText>
        </w:r>
      </w:del>
      <m:oMath>
        <m:r>
          <m:t>P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</w:delText>
        </w:r>
      </w:del>
      <w:del w:id="101" w:author="PR Preview" w:date="2026-01-01T00:00:00Z">
        <w:r>
          <w:delText xml:space="preserve"> </w:delText>
        </w:r>
      </w:del>
      <m:oMath>
        <m:r>
          <m:t>Q</m:t>
        </m:r>
      </m:oMath>
      <w:del w:id="102" w:author="PR Preview" w:date="2026-01-01T00:00:00Z">
        <w:r>
          <w:delText xml:space="preserve">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with a truth value that depends only on the truth values of</w:delText>
        </w:r>
      </w:del>
      <w:del w:id="105" w:author="PR Preview" w:date="2026-01-01T00:00:00Z">
        <w:r>
          <w:delText xml:space="preserve"> </w:delText>
        </w:r>
      </w:del>
      <m:oMath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</w:delText>
        </w:r>
      </w:del>
      <w:del w:id="108" w:author="PR Preview" w:date="2026-01-01T00:00:00Z">
        <w:r>
          <w:delText xml:space="preserve"> </w:delText>
        </w:r>
      </w:del>
      <m:oMath>
        <m:r>
          <m:t>Q</m:t>
        </m:r>
      </m:oMath>
      <w:del w:id="109" w:author="PR Preview" w:date="2026-01-01T00:00:00Z">
        <w:r>
          <w:delText xml:space="preserve">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These notes use five:</w:delText>
        </w:r>
      </w:del>
    </w:p>
    <w:p>
      <w:pPr>
        <w:pStyle w:val="Compact"/>
        <w:numPr>
          <w:ilvl w:val="0"/>
          <w:numId w:val="1011"/>
        </w:numPr>
      </w:pPr>
      <w:del w:id="112" w:author="PR Preview" w:date="2026-01-01T00:00:00Z">
        <w:r>
          <w:rPr>
            <w:b/>
            <w:bCs/>
          </w:rPr>
          <w:delText xml:space="preserve">not</w:delText>
        </w:r>
      </w:del>
      <w:del w:id="113" w:author="PR Preview" w:date="2026-01-01T00:00:00Z">
        <w:r>
          <w:delText xml:space="preserve">: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(</w:delText>
        </w:r>
      </w:del>
      <w:del w:id="117" w:author="PR Preview" w:date="2026-01-01T00:00:00Z">
        <w:r>
          <w:delText xml:space="preserve">“not</w:delText>
        </w:r>
      </w:del>
      <w:del w:id="118" w:author="PR Preview" w:date="2026-01-01T00:00:00Z">
        <w:r>
          <w:delText xml:space="preserve"> </w:delText>
        </w:r>
      </w:del>
      <m:oMath>
        <m:r>
          <m:t>P</m:t>
        </m:r>
      </m:oMath>
      <w:del w:id="119" w:author="PR Preview" w:date="2026-01-01T00:00:00Z">
        <w:r>
          <w:delText xml:space="preserve">”</w:delText>
        </w:r>
      </w:del>
      <w:del w:id="120" w:author="PR Preview" w:date="2026-01-01T00:00:00Z">
        <w:r>
          <w:delText xml:space="preserve">) is true when</w:delText>
        </w:r>
      </w:del>
      <w:del w:id="121" w:author="PR Preview" w:date="2026-01-01T00:00:00Z">
        <w:r>
          <w:delText xml:space="preserve"> </w:delText>
        </w:r>
      </w:del>
      <m:oMath>
        <m:r>
          <m:t>P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 false,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false when</w:delText>
        </w:r>
      </w:del>
      <w:del w:id="126" w:author="PR Preview" w:date="2026-01-01T00:00:00Z">
        <w:r>
          <w:delText xml:space="preserve"> </w:delText>
        </w:r>
      </w:del>
      <m:oMath>
        <m:r>
          <m:t>P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is true.</w:delText>
        </w:r>
      </w:del>
    </w:p>
    <w:p>
      <w:pPr>
        <w:pStyle w:val="Compact"/>
        <w:numPr>
          <w:ilvl w:val="0"/>
          <w:numId w:val="1011"/>
        </w:numPr>
      </w:pPr>
      <w:del w:id="129" w:author="PR Preview" w:date="2026-01-01T00:00:00Z">
        <w:r>
          <w:rPr>
            <w:b/>
            <w:bCs/>
          </w:rPr>
          <w:delText xml:space="preserve">and</w:delText>
        </w:r>
      </w:del>
      <w:del w:id="130" w:author="PR Preview" w:date="2026-01-01T00:00:00Z">
        <w:r>
          <w:delText xml:space="preserve">:</w:delText>
        </w:r>
      </w:del>
      <w:del w:id="1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∧</m:t>
        </m:r>
        <m:r>
          <m:t>Q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(</w:delText>
        </w:r>
      </w:del>
      <w:del w:id="134" w:author="PR Preview" w:date="2026-01-01T00:00:00Z">
        <w:r>
          <w:delText xml:space="preserve">“</w:delText>
        </w:r>
      </w:del>
      <m:oMath>
        <m:r>
          <m:t>P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and</w:delText>
        </w:r>
      </w:del>
      <w:del w:id="137" w:author="PR Preview" w:date="2026-01-01T00:00:00Z">
        <w:r>
          <w:delText xml:space="preserve"> </w:delText>
        </w:r>
      </w:del>
      <m:oMath>
        <m:r>
          <m:t>Q</m:t>
        </m:r>
      </m:oMath>
      <w:del w:id="138" w:author="PR Preview" w:date="2026-01-01T00:00:00Z">
        <w:r>
          <w:delText xml:space="preserve">”</w:delText>
        </w:r>
      </w:del>
      <w:del w:id="139" w:author="PR Preview" w:date="2026-01-01T00:00:00Z">
        <w:r>
          <w:delText xml:space="preserve">) is true when</w:delText>
        </w:r>
      </w:del>
      <w:del w:id="140" w:author="PR Preview" w:date="2026-01-01T00:00:00Z">
        <w:r>
          <w:delText xml:space="preserve"> </w:delText>
        </w:r>
      </w:del>
      <m:oMath>
        <m:r>
          <m:t>P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</w:delText>
        </w:r>
      </w:del>
      <w:del w:id="143" w:author="PR Preview" w:date="2026-01-01T00:00:00Z">
        <w:r>
          <w:delText xml:space="preserve"> </w:delText>
        </w:r>
      </w:del>
      <m:oMath>
        <m:r>
          <m:t>Q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are both true,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and false otherwise.</w:delText>
        </w:r>
      </w:del>
    </w:p>
    <w:p>
      <w:pPr>
        <w:pStyle w:val="Compact"/>
        <w:numPr>
          <w:ilvl w:val="0"/>
          <w:numId w:val="1011"/>
        </w:numPr>
      </w:pPr>
      <w:del w:id="148" w:author="PR Preview" w:date="2026-01-01T00:00:00Z">
        <w:r>
          <w:rPr>
            <w:b/>
            <w:bCs/>
          </w:rPr>
          <w:delText xml:space="preserve">or</w:delText>
        </w:r>
      </w:del>
      <w:del w:id="149" w:author="PR Preview" w:date="2026-01-01T00:00:00Z">
        <w:r>
          <w:delText xml:space="preserve">:</w:delText>
        </w:r>
      </w:del>
      <w:del w:id="1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∨</m:t>
        </m:r>
        <m:r>
          <m:t>Q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del w:id="153" w:author="PR Preview" w:date="2026-01-01T00:00:00Z">
        <w:r>
          <w:delText xml:space="preserve">“</w:delText>
        </w:r>
      </w:del>
      <m:oMath>
        <m:r>
          <m:t>P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or</w:delText>
        </w:r>
      </w:del>
      <w:del w:id="156" w:author="PR Preview" w:date="2026-01-01T00:00:00Z">
        <w:r>
          <w:delText xml:space="preserve"> </w:delText>
        </w:r>
      </w:del>
      <m:oMath>
        <m:r>
          <m:t>Q</m:t>
        </m:r>
      </m:oMath>
      <w:del w:id="157" w:author="PR Preview" w:date="2026-01-01T00:00:00Z">
        <w:r>
          <w:delText xml:space="preserve">”</w:delText>
        </w:r>
      </w:del>
      <w:del w:id="158" w:author="PR Preview" w:date="2026-01-01T00:00:00Z">
        <w:r>
          <w:delText xml:space="preserve">) is true when at least one of</w:delText>
        </w:r>
      </w:del>
      <w:del w:id="159" w:author="PR Preview" w:date="2026-01-01T00:00:00Z">
        <w:r>
          <w:delText xml:space="preserve"> </w:delText>
        </w:r>
      </w:del>
      <m:oMath>
        <m:r>
          <m:t>P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m:oMath>
        <m:r>
          <m:t>Q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true,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and false when both are false.</w:delText>
        </w:r>
      </w:del>
    </w:p>
    <w:p>
      <w:pPr>
        <w:pStyle w:val="Compact"/>
        <w:numPr>
          <w:ilvl w:val="0"/>
          <w:numId w:val="1011"/>
        </w:numPr>
      </w:pPr>
      <w:del w:id="167" w:author="PR Preview" w:date="2026-01-01T00:00:00Z">
        <w:r>
          <w:rPr>
            <w:b/>
            <w:bCs/>
          </w:rPr>
          <w:delText xml:space="preserve">implies</w:delText>
        </w:r>
      </w:del>
      <w:del w:id="168" w:author="PR Preview" w:date="2026-01-01T00:00:00Z">
        <w:r>
          <w:delText xml:space="preserve">:</w:delText>
        </w:r>
      </w:del>
      <w:del w:id="1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(</w:delText>
        </w:r>
      </w:del>
      <w:del w:id="172" w:author="PR Preview" w:date="2026-01-01T00:00:00Z">
        <w:r>
          <w:delText xml:space="preserve">“if</w:delText>
        </w:r>
      </w:del>
      <w:del w:id="173" w:author="PR Preview" w:date="2026-01-01T00:00:00Z">
        <w:r>
          <w:delText xml:space="preserve"> </w:delText>
        </w:r>
      </w:del>
      <m:oMath>
        <m:r>
          <m:t>P</m:t>
        </m:r>
      </m:oMath>
      <w:del w:id="174" w:author="PR Preview" w:date="2026-01-01T00:00:00Z">
        <w:r>
          <w:delText xml:space="preserve">, then</w:delText>
        </w:r>
      </w:del>
      <w:del w:id="175" w:author="PR Preview" w:date="2026-01-01T00:00:00Z">
        <w:r>
          <w:delText xml:space="preserve"> </w:delText>
        </w:r>
      </w:del>
      <m:oMath>
        <m:r>
          <m:t>Q</m:t>
        </m:r>
      </m:oMath>
      <w:del w:id="176" w:author="PR Preview" w:date="2026-01-01T00:00:00Z">
        <w:r>
          <w:delText xml:space="preserve">”</w:delText>
        </w:r>
      </w:del>
      <w:del w:id="177" w:author="PR Preview" w:date="2026-01-01T00:00:00Z">
        <w:r>
          <w:delText xml:space="preserve">, or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“</w:delText>
        </w:r>
      </w:del>
      <m:oMath>
        <m:r>
          <m:t>P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implies</w:delText>
        </w:r>
      </w:del>
      <w:del w:id="182" w:author="PR Preview" w:date="2026-01-01T00:00:00Z">
        <w:r>
          <w:delText xml:space="preserve"> </w:delText>
        </w:r>
      </w:del>
      <m:oMath>
        <m:r>
          <m:t>Q</m:t>
        </m:r>
      </m:oMath>
      <w:del w:id="183" w:author="PR Preview" w:date="2026-01-01T00:00:00Z">
        <w:r>
          <w:delText xml:space="preserve">”</w:delText>
        </w:r>
      </w:del>
      <w:del w:id="184" w:author="PR Preview" w:date="2026-01-01T00:00:00Z">
        <w:r>
          <w:delText xml:space="preserve">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is false when</w:delText>
        </w:r>
      </w:del>
      <w:del w:id="187" w:author="PR Preview" w:date="2026-01-01T00:00:00Z">
        <w:r>
          <w:delText xml:space="preserve"> </w:delText>
        </w:r>
      </w:del>
      <m:oMath>
        <m:r>
          <m:t>P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is true and</w:delText>
        </w:r>
      </w:del>
      <w:del w:id="190" w:author="PR Preview" w:date="2026-01-01T00:00:00Z">
        <w:r>
          <w:delText xml:space="preserve"> </w:delText>
        </w:r>
      </w:del>
      <m:oMath>
        <m:r>
          <m:t>Q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is false,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 true otherwise.</w:delText>
        </w:r>
      </w:del>
    </w:p>
    <w:p>
      <w:pPr>
        <w:pStyle w:val="Compact"/>
        <w:numPr>
          <w:ilvl w:val="0"/>
          <w:numId w:val="1011"/>
        </w:numPr>
      </w:pPr>
      <w:del w:id="195" w:author="PR Preview" w:date="2026-01-01T00:00:00Z">
        <w:r>
          <w:rPr>
            <w:b/>
            <w:bCs/>
          </w:rPr>
          <w:delText xml:space="preserve">if and only if</w:delText>
        </w:r>
      </w:del>
      <w:del w:id="196" w:author="PR Preview" w:date="2026-01-01T00:00:00Z">
        <w:r>
          <w:delText xml:space="preserve">:</w:delText>
        </w:r>
      </w:del>
      <w:del w:id="1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⇔</m:t>
        </m:r>
        <m:r>
          <m:t>Q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</w:delText>
        </w:r>
      </w:del>
      <w:del w:id="200" w:author="PR Preview" w:date="2026-01-01T00:00:00Z">
        <w:r>
          <w:delText xml:space="preserve">“</w:delText>
        </w:r>
      </w:del>
      <m:oMath>
        <m:r>
          <m:t>P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if and only if</w:delText>
        </w:r>
      </w:del>
      <w:del w:id="203" w:author="PR Preview" w:date="2026-01-01T00:00:00Z">
        <w:r>
          <w:delText xml:space="preserve"> </w:delText>
        </w:r>
      </w:del>
      <m:oMath>
        <m:r>
          <m:t>Q</m:t>
        </m:r>
      </m:oMath>
      <w:del w:id="204" w:author="PR Preview" w:date="2026-01-01T00:00:00Z">
        <w:r>
          <w:delText xml:space="preserve">”</w:delText>
        </w:r>
      </w:del>
      <w:del w:id="205" w:author="PR Preview" w:date="2026-01-01T00:00:00Z">
        <w:r>
          <w:delText xml:space="preserve">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true when</w:delText>
        </w:r>
      </w:del>
      <w:del w:id="208" w:author="PR Preview" w:date="2026-01-01T00:00:00Z">
        <w:r>
          <w:delText xml:space="preserve"> </w:delText>
        </w:r>
      </w:del>
      <m:oMath>
        <m:r>
          <m:t>P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</w:delText>
        </w:r>
      </w:del>
      <w:del w:id="211" w:author="PR Preview" w:date="2026-01-01T00:00:00Z">
        <w:r>
          <w:delText xml:space="preserve"> </w:delText>
        </w:r>
      </w:del>
      <m:oMath>
        <m:r>
          <m:t>Q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have the same truth value,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false otherwise.</w:delText>
        </w:r>
      </w:del>
    </w:p>
    <w:p>
      <w:pPr>
        <w:pStyle w:val="FirstParagraph"/>
      </w:pPr>
      <w:del w:id="216" w:author="PR Preview" w:date="2026-01-01T00:00:00Z">
        <w:r>
          <w:rPr>
            <w:b/>
            <w:bCs/>
          </w:rPr>
          <w:delText xml:space="preserve">Example 10 (Truth values of connectives)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Let</w:delText>
        </w:r>
      </w:del>
      <w:del w:id="219" w:author="PR Preview" w:date="2026-01-01T00:00:00Z">
        <w:r>
          <w:delText xml:space="preserve"> </w:delText>
        </w:r>
      </w:del>
      <m:oMath>
        <m:r>
          <m:t>P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be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“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224" w:author="PR Preview" w:date="2026-01-01T00:00:00Z">
        <w:r>
          <w:delText xml:space="preserve">”</w:delText>
        </w:r>
      </w:del>
      <w:del w:id="225" w:author="PR Preview" w:date="2026-01-01T00:00:00Z">
        <w:r>
          <w:delText xml:space="preserve">, which is true,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 let</w:delText>
        </w:r>
      </w:del>
      <w:del w:id="228" w:author="PR Preview" w:date="2026-01-01T00:00:00Z">
        <w:r>
          <w:delText xml:space="preserve"> </w:delText>
        </w:r>
      </w:del>
      <m:oMath>
        <m:r>
          <m:t>Q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be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“</w:delText>
        </w:r>
      </w:del>
      <m:oMath>
        <m:r>
          <m:t>7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is</w:delText>
        </w:r>
      </w:del>
      <w:del w:id="235" w:author="PR Preview" w:date="2026-01-01T00:00:00Z">
        <w:r>
          <w:delText xml:space="preserve"> </w:delText>
        </w:r>
      </w:del>
      <w:hyperlink w:anchor="def-even-odd">
        <w:del w:id="236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237" w:author="PR Preview" w:date="2026-01-01T00:00:00Z">
        <w:r>
          <w:delText xml:space="preserve">”</w:delText>
        </w:r>
      </w:del>
      <w:del w:id="238" w:author="PR Preview" w:date="2026-01-01T00:00:00Z">
        <w:r>
          <w:delText xml:space="preserve">, which is false.</w:delText>
        </w:r>
      </w:del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“</w:delText>
        </w:r>
      </w:del>
      <m:oMath>
        <m:r>
          <m:t>7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is not even”</w:delText>
        </w:r>
      </w:del>
      <w:del w:id="244" w:author="PR Preview" w:date="2026-01-01T00:00:00Z">
        <w:r>
          <w:delText xml:space="preserve">, is true, because</w:delText>
        </w:r>
      </w:del>
      <w:del w:id="245" w:author="PR Preview" w:date="2026-01-01T00:00:00Z">
        <w:r>
          <w:delText xml:space="preserve"> </w:delText>
        </w:r>
      </w:del>
      <m:oMath>
        <m:r>
          <m:t>Q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false, because</w:delText>
        </w:r>
      </w:del>
      <w:del w:id="250" w:author="PR Preview" w:date="2026-01-01T00:00:00Z">
        <w:r>
          <w:delText xml:space="preserve"> </w:delText>
        </w:r>
      </w:del>
      <m:oMath>
        <m:r>
          <m:t>Q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is true, because</w:delText>
        </w:r>
      </w:del>
      <w:del w:id="255" w:author="PR Preview" w:date="2026-01-01T00:00:00Z">
        <w:r>
          <w:delText xml:space="preserve"> </w:delText>
        </w:r>
      </w:del>
      <m:oMath>
        <m:r>
          <m:t>P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true.</w:delText>
        </w:r>
      </w:del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false, because</w:delText>
        </w:r>
      </w:del>
      <w:del w:id="260" w:author="PR Preview" w:date="2026-01-01T00:00:00Z">
        <w:r>
          <w:delText xml:space="preserve"> </w:delText>
        </w:r>
      </w:del>
      <m:oMath>
        <m:r>
          <m:t>P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is true and</w:delText>
        </w:r>
      </w:del>
      <w:del w:id="263" w:author="PR Preview" w:date="2026-01-01T00:00:00Z">
        <w:r>
          <w:delText xml:space="preserve"> </w:delText>
        </w:r>
      </w:del>
      <m:oMath>
        <m:r>
          <m:t>Q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true, because</w:delText>
        </w:r>
      </w:del>
      <w:del w:id="268" w:author="PR Preview" w:date="2026-01-01T00:00:00Z">
        <w:r>
          <w:delText xml:space="preserve"> </w:delText>
        </w:r>
      </w:del>
      <m:oMath>
        <m:r>
          <m:t>Q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false, because</w:delText>
        </w:r>
      </w:del>
      <w:del w:id="273" w:author="PR Preview" w:date="2026-01-01T00:00:00Z">
        <w:r>
          <w:delText xml:space="preserve"> </w:delText>
        </w:r>
      </w:del>
      <m:oMath>
        <m:r>
          <m:t>P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</w:delText>
        </w:r>
      </w:del>
      <w:del w:id="276" w:author="PR Preview" w:date="2026-01-01T00:00:00Z">
        <w:r>
          <w:delText xml:space="preserve"> </w:delText>
        </w:r>
      </w:del>
      <m:oMath>
        <m:r>
          <m:t>Q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have different truth values.</w:delText>
        </w:r>
      </w:del>
    </w:p>
    <w:p>
      <w:pPr>
        <w:pStyle w:val="FirstParagraph"/>
      </w:pPr>
      <w:del w:id="279" w:author="PR Preview" w:date="2026-01-01T00:00:00Z">
        <w:r>
          <w:rPr>
            <w:b/>
            <w:bCs/>
          </w:rPr>
          <w:delText xml:space="preserve">Definition 12 (Quantifier)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rPr>
            <w:b/>
            <w:bCs/>
          </w:rPr>
          <w:delText xml:space="preserve">quantifier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turns a predicate</w:delText>
        </w:r>
      </w:del>
      <w:del w:id="28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(</w:delText>
        </w:r>
      </w:del>
      <w:hyperlink w:anchor="def-predicate">
        <w:del w:id="28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90" w:author="PR Preview" w:date="2026-01-01T00:00:00Z">
        <w:r>
          <w:delText xml:space="preserve">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about the elements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of a set</w:delText>
        </w:r>
      </w:del>
      <w:del w:id="296" w:author="PR Preview" w:date="2026-01-01T00:00:00Z">
        <w:r>
          <w:delText xml:space="preserve"> </w:delText>
        </w:r>
      </w:del>
      <m:oMath>
        <m:r>
          <m:t>S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into a proposition (</w:delText>
        </w:r>
      </w:del>
      <w:hyperlink w:anchor="def-proposition">
        <w:del w:id="29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0" w:author="PR Preview" w:date="2026-01-01T00:00:00Z">
        <w:r>
          <w:delText xml:space="preserve">):</w:delText>
        </w:r>
      </w:del>
    </w:p>
    <w:p>
      <w:pPr>
        <w:pStyle w:val="Compact"/>
        <w:numPr>
          <w:ilvl w:val="0"/>
          <w:numId w:val="1013"/>
        </w:numPr>
      </w:pPr>
      <w:del w:id="301" w:author="PR Preview" w:date="2026-01-01T00:00:00Z">
        <w:r>
          <w:delText xml:space="preserve">the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universal quantifier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“for all”</w:delText>
        </w:r>
      </w:del>
      <w:del w:id="306" w:author="PR Preview" w:date="2026-01-01T00:00:00Z">
        <w:r>
          <w:delText xml:space="preserve">: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(</w:delText>
        </w:r>
      </w:del>
      <w:del w:id="310" w:author="PR Preview" w:date="2026-01-01T00:00:00Z">
        <w:r>
          <w:delText xml:space="preserve">“for every</w:delText>
        </w:r>
      </w:del>
      <w:del w:id="311" w:author="PR Preview" w:date="2026-01-01T00:00:00Z">
        <w:r>
          <w:delText xml:space="preserve"> </w:delText>
        </w:r>
      </w:del>
      <m:oMath>
        <m:r>
          <m:t>x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in</w:delText>
        </w:r>
      </w:del>
      <w:del w:id="314" w:author="PR Preview" w:date="2026-01-01T00:00:00Z">
        <w:r>
          <w:delText xml:space="preserve"> </w:delText>
        </w:r>
      </w:del>
      <m:oMath>
        <m:r>
          <m:t>S</m:t>
        </m:r>
      </m:oMath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7" w:author="PR Preview" w:date="2026-01-01T00:00:00Z">
        <w:r>
          <w:delText xml:space="preserve">”</w:delText>
        </w:r>
      </w:del>
      <w:del w:id="318" w:author="PR Preview" w:date="2026-01-01T00:00:00Z">
        <w:r>
          <w:delText xml:space="preserve">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true when</w:delText>
        </w:r>
      </w:del>
      <w:del w:id="3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is true for every element</w:delText>
        </w:r>
      </w:del>
      <w:del w:id="324" w:author="PR Preview" w:date="2026-01-01T00:00:00Z">
        <w:r>
          <w:delText xml:space="preserve"> </w:delText>
        </w:r>
      </w:del>
      <m:oMath>
        <m:r>
          <m:t>x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of</w:delText>
        </w:r>
      </w:del>
      <w:del w:id="327" w:author="PR Preview" w:date="2026-01-01T00:00:00Z">
        <w:r>
          <w:delText xml:space="preserve"> </w:delText>
        </w:r>
      </w:del>
      <m:oMath>
        <m:r>
          <m:t>S</m:t>
        </m:r>
      </m:oMath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 false otherwise;</w:delText>
        </w:r>
      </w:del>
    </w:p>
    <w:p>
      <w:pPr>
        <w:pStyle w:val="Compact"/>
        <w:numPr>
          <w:ilvl w:val="0"/>
          <w:numId w:val="1013"/>
        </w:numPr>
      </w:pPr>
      <w:del w:id="331" w:author="PR Preview" w:date="2026-01-01T00:00:00Z">
        <w:r>
          <w:delText xml:space="preserve">the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b/>
            <w:bCs/>
          </w:rPr>
          <w:delText xml:space="preserve">existential quantifier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“there exists”</w:delText>
        </w:r>
      </w:del>
      <w:del w:id="336" w:author="PR Preview" w:date="2026-01-01T00:00:00Z">
        <w:r>
          <w:delText xml:space="preserve">: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(</w:delText>
        </w:r>
      </w:del>
      <w:del w:id="340" w:author="PR Preview" w:date="2026-01-01T00:00:00Z">
        <w:r>
          <w:delText xml:space="preserve">“there is an</w:delText>
        </w:r>
      </w:del>
      <w:del w:id="341" w:author="PR Preview" w:date="2026-01-01T00:00:00Z">
        <w:r>
          <w:delText xml:space="preserve"> </w:delText>
        </w:r>
      </w:del>
      <m:oMath>
        <m:r>
          <m:t>x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in</w:delText>
        </w:r>
      </w:del>
      <w:del w:id="344" w:author="PR Preview" w:date="2026-01-01T00:00:00Z">
        <w:r>
          <w:delText xml:space="preserve"> </w:delText>
        </w:r>
      </w:del>
      <m:oMath>
        <m:r>
          <m:t>S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such that</w:delText>
        </w:r>
      </w:del>
      <w:del w:id="3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”</w:delText>
        </w:r>
      </w:del>
      <w:del w:id="349" w:author="PR Preview" w:date="2026-01-01T00:00:00Z">
        <w:r>
          <w:delText xml:space="preserve">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is true when</w:delText>
        </w:r>
      </w:del>
      <w:del w:id="3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is true for at least one element</w:delText>
        </w:r>
      </w:del>
      <w:del w:id="355" w:author="PR Preview" w:date="2026-01-01T00:00:00Z">
        <w:r>
          <w:delText xml:space="preserve"> </w:delText>
        </w:r>
      </w:del>
      <m:oMath>
        <m:r>
          <m:t>x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of</w:delText>
        </w:r>
      </w:del>
      <w:del w:id="358" w:author="PR Preview" w:date="2026-01-01T00:00:00Z">
        <w:r>
          <w:delText xml:space="preserve"> </w:delText>
        </w:r>
      </w:del>
      <m:oMath>
        <m:r>
          <m:t>S</m:t>
        </m:r>
      </m:oMath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and false otherwise.</w:delText>
        </w:r>
      </w:del>
    </w:p>
    <w:p>
      <w:pPr>
        <w:pStyle w:val="FirstParagraph"/>
      </w:pPr>
      <w:del w:id="362" w:author="PR Preview" w:date="2026-01-01T00:00:00Z">
        <w:r>
          <w:rPr>
            <w:b/>
            <w:bCs/>
          </w:rPr>
          <w:delText xml:space="preserve">Example 11 (Quantified propositions)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Let</w:delText>
        </w:r>
      </w:del>
      <w:del w:id="3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be the predicate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&gt;</m:t>
        </m:r>
        <m:r>
          <m:t>2</m:t>
        </m:r>
      </m:oMath>
      <w:del w:id="370" w:author="PR Preview" w:date="2026-01-01T00:00:00Z">
        <w:r>
          <w:delText xml:space="preserve">”</w:delText>
        </w:r>
      </w:del>
      <w:del w:id="371" w:author="PR Preview" w:date="2026-01-01T00:00:00Z">
        <w:r>
          <w:delText xml:space="preserve">, for</w:delText>
        </w:r>
      </w:del>
      <w:del w:id="372" w:author="PR Preview" w:date="2026-01-01T00:00:00Z">
        <w:r>
          <w:delText xml:space="preserve"> </w:delText>
        </w:r>
      </w:del>
      <w:hyperlink w:anchor="def-integers">
        <w:del w:id="373" w:author="PR Preview" w:date="2026-01-01T00:00:00Z">
          <w:r>
            <w:rPr>
              <w:rStyle w:val="Hyperlink"/>
            </w:rPr>
            <w:delText xml:space="preserve">integers</w:delText>
          </w:r>
        </w:del>
      </w:hyperlink>
      <w:del w:id="374" w:author="PR Preview" w:date="2026-01-01T00:00:00Z">
        <w:r>
          <w:delText xml:space="preserve"> </w:delText>
        </w:r>
      </w:del>
      <m:oMath>
        <m:r>
          <m:t>x</m:t>
        </m:r>
      </m:oMath>
      <w:del w:id="3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376" w:author="PR Preview" w:date="2026-01-01T00:00:00Z">
        <w:r>
          <w:delText xml:space="preserve">“</w:delText>
        </w:r>
      </w:del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7" w:author="PR Preview" w:date="2026-01-01T00:00:00Z">
        <w:r>
          <w:delText xml:space="preserve">”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is true, because</w:delText>
        </w:r>
      </w:del>
      <w:del w:id="3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is true.</w:delText>
        </w:r>
      </w:del>
    </w:p>
    <w:p>
      <w:pPr>
        <w:pStyle w:val="Compact"/>
        <w:numPr>
          <w:ilvl w:val="0"/>
          <w:numId w:val="1014"/>
        </w:numPr>
      </w:pPr>
      <w:del w:id="383" w:author="PR Preview" w:date="2026-01-01T00:00:00Z">
        <w:r>
          <w:delText xml:space="preserve">“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84" w:author="PR Preview" w:date="2026-01-01T00:00:00Z">
        <w:r>
          <w:delText xml:space="preserve">”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is false, because</w:delText>
        </w:r>
      </w:del>
      <w:del w:id="3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false.</w:delText>
        </w:r>
      </w:del>
    </w:p>
    <w:p>
      <w:pPr>
        <w:pStyle w:val="Compact"/>
        <w:numPr>
          <w:ilvl w:val="0"/>
          <w:numId w:val="1014"/>
        </w:numPr>
      </w:pPr>
      <w:del w:id="390" w:author="PR Preview" w:date="2026-01-01T00:00:00Z">
        <w:r>
          <w:delText xml:space="preserve">“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”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is true,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because</w:delText>
        </w:r>
      </w:del>
      <w:del w:id="39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&gt;</m:t>
        </m:r>
        <m:r>
          <m:t>2</m:t>
        </m:r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&gt;</m:t>
        </m:r>
        <m:r>
          <m:t>2</m:t>
        </m:r>
      </m:oMath>
      <w:del w:id="399" w:author="PR Preview" w:date="2026-01-01T00:00:00Z">
        <w:r>
          <w:delText xml:space="preserve">, and</w:delText>
        </w:r>
      </w:del>
      <w:del w:id="400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&gt;</m:t>
        </m:r>
        <m:r>
          <m:t>2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are all true.</w:delText>
        </w:r>
      </w:del>
    </w:p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13 (Inequality)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inequality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is a proposition (</w:delText>
        </w:r>
      </w:del>
      <w:hyperlink w:anchor="def-proposition">
        <w:del w:id="41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11" w:author="PR Preview" w:date="2026-01-01T00:00:00Z">
        <w:r>
          <w:delText xml:space="preserve">)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or a predicate (</w:delText>
        </w:r>
      </w:del>
      <w:hyperlink w:anchor="def-predicate">
        <w:del w:id="41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15" w:author="PR Preview" w:date="2026-01-01T00:00:00Z">
        <w:r>
          <w:delText xml:space="preserve">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that compares two expressions</w:delText>
        </w:r>
      </w:del>
      <w:del w:id="418" w:author="PR Preview" w:date="2026-01-01T00:00:00Z">
        <w:r>
          <w:delText xml:space="preserve"> </w:delText>
        </w:r>
      </w:del>
      <m:oMath>
        <m:r>
          <m:t>a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and</w:delText>
        </w:r>
      </w:del>
      <w:del w:id="421" w:author="PR Preview" w:date="2026-01-01T00:00:00Z">
        <w:r>
          <w:delText xml:space="preserve"> </w:delText>
        </w:r>
      </w:del>
      <m:oMath>
        <m:r>
          <m:t>b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whose values are</w:delText>
        </w:r>
      </w:del>
      <w:del w:id="424" w:author="PR Preview" w:date="2026-01-01T00:00:00Z">
        <w:r>
          <w:delText xml:space="preserve"> </w:delText>
        </w:r>
      </w:del>
      <w:hyperlink w:anchor="def-real-numbers">
        <w:del w:id="425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426" w:author="PR Preview" w:date="2026-01-01T00:00:00Z">
        <w:r>
          <w:delText xml:space="preserve">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in one of the forms:</w:delText>
        </w:r>
      </w:del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(</w:delText>
        </w:r>
      </w:del>
      <w:del w:id="431" w:author="PR Preview" w:date="2026-01-01T00:00:00Z">
        <w:r>
          <w:delText xml:space="preserve">“</w:delText>
        </w:r>
      </w:del>
      <m:oMath>
        <m:r>
          <m:t>a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is less than</w:delText>
        </w:r>
      </w:del>
      <w:del w:id="434" w:author="PR Preview" w:date="2026-01-01T00:00:00Z">
        <w:r>
          <w:delText xml:space="preserve"> </w:delText>
        </w:r>
      </w:del>
      <m:oMath>
        <m:r>
          <m:t>b</m:t>
        </m:r>
      </m:oMath>
      <w:del w:id="435" w:author="PR Preview" w:date="2026-01-01T00:00:00Z">
        <w:r>
          <w:delText xml:space="preserve">”</w:delText>
        </w:r>
      </w:del>
      <w:del w:id="436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del w:id="439" w:author="PR Preview" w:date="2026-01-01T00:00:00Z">
        <w:r>
          <w:delText xml:space="preserve">“</w:delText>
        </w:r>
      </w:del>
      <m:oMath>
        <m:r>
          <m:t>a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is less than or equal to</w:delText>
        </w:r>
      </w:del>
      <w:del w:id="442" w:author="PR Preview" w:date="2026-01-01T00:00:00Z">
        <w:r>
          <w:delText xml:space="preserve"> </w:delText>
        </w:r>
      </w:del>
      <m:oMath>
        <m:r>
          <m:t>b</m:t>
        </m:r>
      </m:oMath>
      <w:del w:id="443" w:author="PR Preview" w:date="2026-01-01T00:00:00Z">
        <w:r>
          <w:delText xml:space="preserve">”</w:delText>
        </w:r>
      </w:del>
      <w:del w:id="444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(</w:delText>
        </w:r>
      </w:del>
      <w:del w:id="447" w:author="PR Preview" w:date="2026-01-01T00:00:00Z">
        <w:r>
          <w:delText xml:space="preserve">“</w:delText>
        </w:r>
      </w:del>
      <m:oMath>
        <m:r>
          <m:t>a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is greater than</w:delText>
        </w:r>
      </w:del>
      <w:del w:id="450" w:author="PR Preview" w:date="2026-01-01T00:00:00Z">
        <w:r>
          <w:delText xml:space="preserve"> </w:delText>
        </w:r>
      </w:del>
      <m:oMath>
        <m:r>
          <m:t>b</m:t>
        </m:r>
      </m:oMath>
      <w:del w:id="451" w:author="PR Preview" w:date="2026-01-01T00:00:00Z">
        <w:r>
          <w:delText xml:space="preserve">”</w:delText>
        </w:r>
      </w:del>
      <w:del w:id="45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(</w:delText>
        </w:r>
      </w:del>
      <w:del w:id="455" w:author="PR Preview" w:date="2026-01-01T00:00:00Z">
        <w:r>
          <w:delText xml:space="preserve">“</w:delText>
        </w:r>
      </w:del>
      <m:oMath>
        <m:r>
          <m:t>a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is greater than or equal to</w:delText>
        </w:r>
      </w:del>
      <w:del w:id="458" w:author="PR Preview" w:date="2026-01-01T00:00:00Z">
        <w:r>
          <w:delText xml:space="preserve"> </w:delText>
        </w:r>
      </w:del>
      <m:oMath>
        <m:r>
          <m:t>b</m:t>
        </m:r>
      </m:oMath>
      <w:del w:id="459" w:author="PR Preview" w:date="2026-01-01T00:00:00Z">
        <w:r>
          <w:delText xml:space="preserve">”</w:delText>
        </w:r>
      </w:del>
      <w:del w:id="460" w:author="PR Preview" w:date="2026-01-01T00:00:00Z">
        <w:r>
          <w:delText xml:space="preserve">).</w:delText>
        </w:r>
      </w:del>
    </w:p>
    <w:p>
      <w:pPr>
        <w:pStyle w:val="FirstParagraph"/>
      </w:pPr>
      <w:del w:id="461" w:author="PR Preview" w:date="2026-01-01T00:00:00Z">
        <w:r>
          <w:rPr>
            <w:b/>
            <w:bCs/>
          </w:rPr>
          <w:delText xml:space="preserve">Example 12 (Inequalities)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6"/>
        </w:numPr>
      </w:pPr>
      <w:del w:id="464" w:author="PR Preview" w:date="2026-01-01T00:00:00Z">
        <w:r>
          <w:delText xml:space="preserve">“</w:delText>
        </w:r>
      </w:del>
      <m:oMath>
        <m:r>
          <m:t>3</m:t>
        </m:r>
        <m:r>
          <m:rPr>
            <m:sty m:val="p"/>
          </m:rPr>
          <m:t>&lt;</m:t>
        </m:r>
        <m:r>
          <m:t>5</m:t>
        </m:r>
      </m:oMath>
      <w:del w:id="465" w:author="PR Preview" w:date="2026-01-01T00:00:00Z">
        <w:r>
          <w:delText xml:space="preserve">”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 an inequality, and it is true.</w:delText>
        </w:r>
      </w:del>
    </w:p>
    <w:p>
      <w:pPr>
        <w:pStyle w:val="Compact"/>
        <w:numPr>
          <w:ilvl w:val="0"/>
          <w:numId w:val="1016"/>
        </w:numPr>
      </w:pPr>
      <w:del w:id="468" w:author="PR Preview" w:date="2026-01-01T00:00:00Z">
        <w:r>
          <w:delText xml:space="preserve">“</w:delText>
        </w:r>
      </w:del>
      <m:oMath>
        <m:r>
          <m:t>5</m:t>
        </m:r>
        <m:r>
          <m:rPr>
            <m:sty m:val="p"/>
          </m:rPr>
          <m:t>≤</m:t>
        </m:r>
        <m:r>
          <m:t>3</m:t>
        </m:r>
      </m:oMath>
      <w:del w:id="469" w:author="PR Preview" w:date="2026-01-01T00:00:00Z">
        <w:r>
          <w:delText xml:space="preserve">”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an inequality, and it is false.</w:delText>
        </w:r>
      </w:del>
    </w:p>
    <w:p>
      <w:pPr>
        <w:pStyle w:val="Compact"/>
        <w:numPr>
          <w:ilvl w:val="0"/>
          <w:numId w:val="1016"/>
        </w:numPr>
      </w:pPr>
      <w:del w:id="472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≥</m:t>
        </m:r>
        <m:r>
          <m:t>2</m:t>
        </m:r>
      </m:oMath>
      <w:del w:id="473" w:author="PR Preview" w:date="2026-01-01T00:00:00Z">
        <w:r>
          <w:delText xml:space="preserve">”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is an inequality and a predicate: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it is true when</w:delText>
        </w:r>
      </w:del>
      <w:del w:id="47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and false when</w:delText>
        </w:r>
      </w:del>
      <w:del w:id="48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8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6"/>
        </w:numPr>
      </w:pPr>
      <w:del w:id="483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484" w:author="PR Preview" w:date="2026-01-01T00:00:00Z">
        <w:r>
          <w:delText xml:space="preserve">”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is not an inequality: it is an equality.</w:delText>
        </w:r>
      </w:del>
    </w:p>
    <w:p>
      <w:pPr>
        <w:pStyle w:val="FirstParagraph"/>
      </w:pPr>
      <w:del w:id="487" w:author="PR Preview" w:date="2026-01-01T00:00:00Z">
        <w:r>
          <w:rPr>
            <w:b/>
            <w:bCs/>
          </w:rPr>
          <w:delText xml:space="preserve">Definition 14 (Logical entailment (logical consequence, deductive consequence))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Propositions or predicates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(</w:delText>
        </w:r>
      </w:del>
      <w:hyperlink w:anchor="def-proposition">
        <w:del w:id="49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94" w:author="PR Preview" w:date="2026-01-01T00:00:00Z">
        <w:r>
          <w:delText xml:space="preserve">,</w:delText>
        </w:r>
      </w:del>
      <w:del w:id="495" w:author="PR Preview" w:date="2026-01-01T00:00:00Z">
        <w:r>
          <w:delText xml:space="preserve"> </w:delText>
        </w:r>
      </w:del>
      <w:hyperlink w:anchor="def-predicate">
        <w:del w:id="49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97" w:author="PR Preview" w:date="2026-01-01T00:00:00Z">
        <w:r>
          <w:delText xml:space="preserve">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b/>
            <w:bCs/>
          </w:rPr>
          <w:delText xml:space="preserve">logically entail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 proposition or predicate</w:delText>
        </w:r>
      </w:del>
      <w:del w:id="502" w:author="PR Preview" w:date="2026-01-01T00:00:00Z">
        <w:r>
          <w:delText xml:space="preserve"> </w:delText>
        </w:r>
      </w:del>
      <m:oMath>
        <m:r>
          <m:t>Q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when every choice of values for their variables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that makes all of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true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also makes</w:delText>
        </w:r>
      </w:del>
      <w:del w:id="512" w:author="PR Preview" w:date="2026-01-01T00:00:00Z">
        <w:r>
          <w:delText xml:space="preserve"> </w:delText>
        </w:r>
      </w:del>
      <m:oMath>
        <m:r>
          <m:t>Q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true.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Then</w:delText>
        </w:r>
      </w:del>
      <w:del w:id="517" w:author="PR Preview" w:date="2026-01-01T00:00:00Z">
        <w:r>
          <w:delText xml:space="preserve"> </w:delText>
        </w:r>
      </w:del>
      <m:oMath>
        <m:r>
          <m:t>Q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a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rPr>
            <w:b/>
            <w:bCs/>
          </w:rPr>
          <w:delText xml:space="preserve">logical consequence</w:delText>
        </w:r>
      </w:del>
      <w:del w:id="522" w:author="PR Preview" w:date="2026-01-01T00:00:00Z">
        <w:r>
          <w:delText xml:space="preserve">, or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rPr>
            <w:b/>
            <w:bCs/>
          </w:rPr>
          <w:delText xml:space="preserve">deductive consequence</w:delText>
        </w:r>
      </w:del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of</w:delText>
        </w:r>
      </w:del>
      <w:del w:id="52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529" w:author="PR Preview" w:date="2026-01-01T00:00:00Z">
        <w:r>
          <w:delText xml:space="preserve">.</w:delText>
        </w:r>
      </w:del>
    </w:p>
    <w:p>
      <w:pPr>
        <w:pStyle w:val="BodyText"/>
      </w:pPr>
      <w:del w:id="530" w:author="PR Preview" w:date="2026-01-01T00:00:00Z">
        <w:r>
          <w:rPr>
            <w:b/>
            <w:bCs/>
          </w:rPr>
          <w:delText xml:space="preserve">Example 13 (Entailment, and its failure)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Let</w:delText>
        </w:r>
      </w:del>
      <w:del w:id="533" w:author="PR Preview" w:date="2026-01-01T00:00:00Z">
        <w:r>
          <w:delText xml:space="preserve"> </w:delText>
        </w:r>
      </w:del>
      <m:oMath>
        <m:r>
          <m:t>x</m:t>
        </m:r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be an</w:delText>
        </w:r>
      </w:del>
      <w:del w:id="536" w:author="PR Preview" w:date="2026-01-01T00:00:00Z">
        <w:r>
          <w:delText xml:space="preserve"> </w:delText>
        </w:r>
      </w:del>
      <w:hyperlink w:anchor="def-integers">
        <w:del w:id="537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53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539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540" w:author="PR Preview" w:date="2026-01-01T00:00:00Z">
        <w:r>
          <w:delText xml:space="preserve">”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entails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“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545" w:author="PR Preview" w:date="2026-01-01T00:00:00Z">
        <w:r>
          <w:delText xml:space="preserve">”</w:delText>
        </w:r>
      </w:del>
      <w:del w:id="546" w:author="PR Preview" w:date="2026-01-01T00:00:00Z">
        <w:r>
          <w:delText xml:space="preserve">: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only value that makes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551" w:author="PR Preview" w:date="2026-01-01T00:00:00Z">
        <w:r>
          <w:delText xml:space="preserve">”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true is</w:delText>
        </w:r>
      </w:del>
      <w:del w:id="5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555" w:author="PR Preview" w:date="2026-01-01T00:00:00Z">
        <w:r>
          <w:delText xml:space="preserve">,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and</w:delText>
        </w:r>
      </w:del>
      <w:del w:id="558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55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560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&gt;</m:t>
        </m:r>
        <m:r>
          <m:t>3</m:t>
        </m:r>
      </m:oMath>
      <w:del w:id="561" w:author="PR Preview" w:date="2026-01-01T00:00:00Z">
        <w:r>
          <w:delText xml:space="preserve">”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and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&lt;</m:t>
        </m:r>
        <m:r>
          <m:t>5</m:t>
        </m:r>
      </m:oMath>
      <w:del w:id="566" w:author="PR Preview" w:date="2026-01-01T00:00:00Z">
        <w:r>
          <w:delText xml:space="preserve">”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together entail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4</m:t>
        </m:r>
      </m:oMath>
      <w:del w:id="571" w:author="PR Preview" w:date="2026-01-01T00:00:00Z">
        <w:r>
          <w:delText xml:space="preserve">”</w:delText>
        </w:r>
      </w:del>
      <w:del w:id="572" w:author="PR Preview" w:date="2026-01-01T00:00:00Z">
        <w:r>
          <w:delText xml:space="preserve">:</w:delText>
        </w:r>
      </w:del>
      <w:del w:id="573" w:author="PR Preview" w:date="2026-01-01T00:00:00Z">
        <w:r>
          <w:delText xml:space="preserve"> </w:delText>
        </w:r>
      </w:del>
      <m:oMath>
        <m:r>
          <m:t>4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is the only integer greater than</w:delText>
        </w:r>
      </w:del>
      <w:del w:id="576" w:author="PR Preview" w:date="2026-01-01T00:00:00Z">
        <w:r>
          <w:delText xml:space="preserve"> </w:delText>
        </w:r>
      </w:del>
      <m:oMath>
        <m:r>
          <m:t>3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and less than</w:delText>
        </w:r>
      </w:del>
      <w:del w:id="579" w:author="PR Preview" w:date="2026-01-01T00:00:00Z">
        <w:r>
          <w:delText xml:space="preserve"> </w:delText>
        </w:r>
      </w:del>
      <m:oMath>
        <m:r>
          <m:t>5</m:t>
        </m:r>
      </m:oMath>
      <w:del w:id="58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581" w:author="PR Preview" w:date="2026-01-01T00:00:00Z">
        <w:r>
          <w:delText xml:space="preserve">“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582" w:author="PR Preview" w:date="2026-01-01T00:00:00Z">
        <w:r>
          <w:delText xml:space="preserve">”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does not entail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587" w:author="PR Preview" w:date="2026-01-01T00:00:00Z">
        <w:r>
          <w:delText xml:space="preserve">”</w:delText>
        </w:r>
      </w:del>
      <w:del w:id="588" w:author="PR Preview" w:date="2026-01-01T00:00:00Z">
        <w:r>
          <w:delText xml:space="preserve">: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the value</w:delText>
        </w:r>
      </w:del>
      <w:del w:id="5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makes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“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596" w:author="PR Preview" w:date="2026-01-01T00:00:00Z">
        <w:r>
          <w:delText xml:space="preserve">”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true,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since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602" w:author="PR Preview" w:date="2026-01-01T00:00:00Z">
        <w:r>
          <w:delText xml:space="preserve">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but makes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607" w:author="PR Preview" w:date="2026-01-01T00:00:00Z">
        <w:r>
          <w:delText xml:space="preserve">”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false.</w:delText>
        </w:r>
      </w:del>
    </w:p>
    <w:p>
      <w:pPr>
        <w:pStyle w:val="FirstParagraph"/>
      </w:pPr>
      <w:del w:id="610" w:author="PR Preview" w:date="2026-01-01T00:00:00Z">
        <w:r>
          <w:delText xml:space="preserve">We can use any of:</w:delText>
        </w:r>
      </w:del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w:del w:id="613" w:author="PR Preview" w:date="2026-01-01T00:00:00Z">
        <w:r>
          <w:rPr>
            <w:rStyle w:val="VerbatimChar"/>
          </w:rPr>
          <w:delText xml:space="preserve">\therefore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in LaTeX),</w:delText>
        </w:r>
      </w:del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(</w:delText>
        </w:r>
      </w:del>
      <w:del w:id="618" w:author="PR Preview" w:date="2026-01-01T00:00:00Z">
        <w:r>
          <w:rPr>
            <w:rStyle w:val="VerbatimChar"/>
          </w:rPr>
          <w:delText xml:space="preserve">\Rightarrow</w:delText>
        </w:r>
      </w:del>
      <w:del w:id="619" w:author="PR Preview" w:date="2026-01-01T00:00:00Z">
        <w:r>
          <w:delText xml:space="preserve">),</w:delText>
        </w:r>
      </w:del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(</w:delText>
        </w:r>
      </w:del>
      <w:del w:id="622" w:author="PR Preview" w:date="2026-01-01T00:00:00Z">
        <w:r>
          <w:rPr>
            <w:rStyle w:val="VerbatimChar"/>
          </w:rPr>
          <w:delText xml:space="preserve">\models</w:delText>
        </w:r>
      </w:del>
      <w:del w:id="623" w:author="PR Preview" w:date="2026-01-01T00:00:00Z">
        <w:r>
          <w:delText xml:space="preserve">)</w:delText>
        </w:r>
      </w:del>
    </w:p>
    <w:p>
      <w:pPr>
        <w:pStyle w:val="FirstParagraph"/>
      </w:pPr>
      <w:del w:id="624" w:author="PR Preview" w:date="2026-01-01T00:00:00Z">
        <w:r>
          <w:delText xml:space="preserve">to denote logical entailment (</w:delText>
        </w:r>
      </w:del>
      <w:hyperlink w:anchor="def-logical-entailment">
        <w:del w:id="62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26" w:author="PR Preview" w:date="2026-01-01T00:00:00Z">
        <w:r>
          <w:delText xml:space="preserve">).</w:delText>
        </w:r>
      </w:del>
      <w:del w:id="627" w:author="PR Preview" w:date="2026-01-01T00:00:00Z">
        <w:r>
          <w:delText xml:space="preserve"> </w:delText>
        </w:r>
      </w:del>
      <m:oMath>
        <m:r>
          <m:rPr>
            <m:sty m:val="p"/>
          </m:rPr>
          <m:t>⇒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also writes the connective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“implies”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(</w:delText>
        </w:r>
      </w:del>
      <w:hyperlink w:anchor="def-logical-connective">
        <w:del w:id="63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35" w:author="PR Preview" w:date="2026-01-01T00:00:00Z">
        <w:r>
          <w:delText xml:space="preserve">);</w:delText>
        </w:r>
      </w:del>
      <w:del w:id="636" w:author="PR Preview" w:date="2026-01-01T00:00:00Z">
        <w:r>
          <w:delText xml:space="preserve"> </w:delText>
        </w:r>
      </w:del>
      <m:oMath>
        <m:r>
          <m:t>P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entails</w:delText>
        </w:r>
      </w:del>
      <w:del w:id="639" w:author="PR Preview" w:date="2026-01-01T00:00:00Z">
        <w:r>
          <w:delText xml:space="preserve"> </w:delText>
        </w:r>
      </w:del>
      <m:oMath>
        <m:r>
          <m:t>Q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exactly when</w:delText>
        </w:r>
      </w:del>
      <w:del w:id="6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is true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for every choice of values for the variables in</w:delText>
        </w:r>
      </w:del>
      <w:del w:id="647" w:author="PR Preview" w:date="2026-01-01T00:00:00Z">
        <w:r>
          <w:delText xml:space="preserve"> </w:delText>
        </w:r>
      </w:del>
      <m:oMath>
        <m:r>
          <m:t>P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and</w:delText>
        </w:r>
      </w:del>
      <w:del w:id="650" w:author="PR Preview" w:date="2026-01-01T00:00:00Z">
        <w:r>
          <w:delText xml:space="preserve"> </w:delText>
        </w:r>
      </w:del>
      <m:oMath>
        <m:r>
          <m:t>Q</m:t>
        </m:r>
      </m:oMath>
      <w:del w:id="651" w:author="PR Preview" w:date="2026-01-01T00:00:00Z">
        <w:r>
          <w:delText xml:space="preserve">.</w:delText>
        </w:r>
      </w:del>
    </w:p>
    <w:p>
      <w:pPr>
        <w:pStyle w:val="BodyText"/>
      </w:pPr>
      <w:del w:id="652" w:author="PR Preview" w:date="2026-01-01T00:00:00Z">
        <w:r>
          <w:delText xml:space="preserve">Let’s save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→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del w:id="656" w:author="PR Preview" w:date="2026-01-01T00:00:00Z">
        <w:r>
          <w:rPr>
            <w:rStyle w:val="VerbatimChar"/>
          </w:rPr>
          <w:delText xml:space="preserve">\rightarrow</w:delText>
        </w:r>
      </w:del>
      <w:del w:id="657" w:author="PR Preview" w:date="2026-01-01T00:00:00Z">
        <w:r>
          <w:delText xml:space="preserve">) for</w:delText>
        </w:r>
      </w:del>
      <w:del w:id="658" w:author="PR Preview" w:date="2026-01-01T00:00:00Z">
        <w:r>
          <w:delText xml:space="preserve"> </w:delText>
        </w:r>
      </w:del>
      <w:hyperlink r:id="rId98">
        <w:del w:id="659" w:author="PR Preview" w:date="2026-01-01T00:00:00Z">
          <w:r>
            <w:rPr>
              <w:rStyle w:val="Hyperlink"/>
            </w:rPr>
            <w:delText xml:space="preserve">convergence</w:delText>
          </w:r>
        </w:del>
      </w:hyperlink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results.</w:delText>
        </w:r>
      </w:del>
    </w:p>
    <w:p>
      <w:pPr>
        <w:pStyle w:val="BodyText"/>
      </w:pPr>
      <w:del w:id="662" w:author="PR Preview" w:date="2026-01-01T00:00:00Z">
        <w:r>
          <w:rPr>
            <w:b/>
            <w:bCs/>
          </w:rPr>
          <w:delText xml:space="preserve">Definition 15 (Proof)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rPr>
            <w:b/>
            <w:bCs/>
          </w:rPr>
          <w:delText xml:space="preserve">proof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of a proposition (</w:delText>
        </w:r>
      </w:del>
      <w:hyperlink w:anchor="def-proposition">
        <w:del w:id="66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70" w:author="PR Preview" w:date="2026-01-01T00:00:00Z">
        <w:r>
          <w:delText xml:space="preserve">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 a finite list of statements that ends with that proposition,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in which each statement is</w:delText>
        </w:r>
      </w:del>
    </w:p>
    <w:p>
      <w:pPr>
        <w:pStyle w:val="Compact"/>
        <w:numPr>
          <w:ilvl w:val="0"/>
          <w:numId w:val="1019"/>
        </w:numPr>
      </w:pPr>
      <w:del w:id="675" w:author="PR Preview" w:date="2026-01-01T00:00:00Z">
        <w:r>
          <w:delText xml:space="preserve">an assumption,</w:delText>
        </w:r>
      </w:del>
    </w:p>
    <w:p>
      <w:pPr>
        <w:pStyle w:val="Compact"/>
        <w:numPr>
          <w:ilvl w:val="0"/>
          <w:numId w:val="1019"/>
        </w:numPr>
      </w:pPr>
      <w:del w:id="676" w:author="PR Preview" w:date="2026-01-01T00:00:00Z">
        <w:r>
          <w:delText xml:space="preserve">a definition,</w:delText>
        </w:r>
      </w:del>
    </w:p>
    <w:p>
      <w:pPr>
        <w:pStyle w:val="Compact"/>
        <w:numPr>
          <w:ilvl w:val="0"/>
          <w:numId w:val="1019"/>
        </w:numPr>
      </w:pPr>
      <w:del w:id="677" w:author="PR Preview" w:date="2026-01-01T00:00:00Z">
        <w:r>
          <w:delText xml:space="preserve">a previously proved result, or</w:delText>
        </w:r>
      </w:del>
    </w:p>
    <w:p>
      <w:pPr>
        <w:pStyle w:val="Compact"/>
        <w:numPr>
          <w:ilvl w:val="0"/>
          <w:numId w:val="1019"/>
        </w:numPr>
      </w:pPr>
      <w:del w:id="678" w:author="PR Preview" w:date="2026-01-01T00:00:00Z">
        <w:r>
          <w:delText xml:space="preserve">a consequence of earlier statements in the list,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by one rule of logic or algebra.</w:delText>
        </w:r>
      </w:del>
    </w:p>
    <w:p>
      <w:pPr>
        <w:pStyle w:val="FirstParagraph"/>
      </w:pPr>
      <w:del w:id="681" w:author="PR Preview" w:date="2026-01-01T00:00:00Z">
        <w:r>
          <w:rPr>
            <w:b/>
            <w:bCs/>
          </w:rPr>
          <w:delText xml:space="preserve">Example 14 (The sum of two even integers is even)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Let</w:delText>
        </w:r>
      </w:del>
      <w:del w:id="684" w:author="PR Preview" w:date="2026-01-01T00:00:00Z">
        <w:r>
          <w:delText xml:space="preserve"> </w:delText>
        </w:r>
      </w:del>
      <m:oMath>
        <m:r>
          <m:t>a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and</w:delText>
        </w:r>
      </w:del>
      <w:del w:id="687" w:author="PR Preview" w:date="2026-01-01T00:00:00Z">
        <w:r>
          <w:delText xml:space="preserve"> </w:delText>
        </w:r>
      </w:del>
      <m:oMath>
        <m:r>
          <m:t>b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be even integers (</w:delText>
        </w:r>
      </w:del>
      <w:hyperlink w:anchor="def-even-odd">
        <w:del w:id="69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91" w:author="PR Preview" w:date="2026-01-01T00:00:00Z">
        <w:r>
          <w:delText xml:space="preserve">).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Then</w:delText>
        </w:r>
      </w:del>
      <w:del w:id="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</w:delText>
        </w:r>
      </w:del>
      <w:del w:id="69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for some integers</w:delText>
        </w:r>
      </w:del>
      <w:del w:id="700" w:author="PR Preview" w:date="2026-01-01T00:00:00Z">
        <w:r>
          <w:delText xml:space="preserve"> </w:delText>
        </w:r>
      </w:del>
      <m:oMath>
        <m:r>
          <m:t>j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</w:delText>
        </w:r>
      </w:del>
      <w:del w:id="703" w:author="PR Preview" w:date="2026-01-01T00:00:00Z">
        <w:r>
          <w:delText xml:space="preserve"> </w:delText>
        </w:r>
      </w:del>
      <m:oMath>
        <m:r>
          <m:t>k</m:t>
        </m:r>
      </m:oMath>
      <w:del w:id="704" w:author="PR Preview" w:date="2026-01-01T00:00:00Z">
        <w:r>
          <w:delText xml:space="preserve">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del w:id="705" w:author="PR Preview" w:date="2026-01-01T00:00:00Z">
        <w:r>
          <w:delText xml:space="preserve">The second line uses the</w:delText>
        </w:r>
      </w:del>
      <w:del w:id="706" w:author="PR Preview" w:date="2026-01-01T00:00:00Z">
        <w:r>
          <w:delText xml:space="preserve"> </w:delText>
        </w:r>
      </w:del>
      <w:hyperlink r:id="rId16">
        <w:del w:id="707" w:author="PR Preview" w:date="2026-01-01T00:00:00Z">
          <w:r>
            <w:rPr>
              <w:rStyle w:val="Hyperlink"/>
            </w:rPr>
            <w:delText xml:space="preserve">distributive law</w:delText>
          </w:r>
        </w:del>
      </w:hyperlink>
      <w:del w:id="708" w:author="PR Preview" w:date="2026-01-01T00:00:00Z">
        <w:r>
          <w:delText xml:space="preserve">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Since</w:delText>
        </w:r>
      </w:del>
      <w:del w:id="71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+</m:t>
        </m:r>
        <m:r>
          <m:t>k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is an integer,</w:delText>
        </w:r>
      </w:del>
      <w:del w:id="71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even (</w:delText>
        </w:r>
      </w:del>
      <w:hyperlink w:anchor="def-even-odd">
        <w:del w:id="71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18" w:author="PR Preview" w:date="2026-01-01T00:00:00Z">
        <w:r>
          <w:delText xml:space="preserve">).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21" w:author="PR Preview" w:date="2026-01-01T00:00:00Z">
        <w:r>
          <w:rPr>
            <w:b/>
            <w:bCs/>
          </w:rPr>
          <w:delText xml:space="preserve">Definition 16 (Derivation)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A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rPr>
            <w:b/>
            <w:bCs/>
          </w:rPr>
          <w:delText xml:space="preserve">derivation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a proof (</w:delText>
        </w:r>
      </w:del>
      <w:hyperlink w:anchor="def-proof">
        <w:del w:id="72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29" w:author="PR Preview" w:date="2026-01-01T00:00:00Z">
        <w:r>
          <w:delText xml:space="preserve">), or a part of one,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written as a chain of expressions, one per line,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in which each line is joined to the line before it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by</w:delText>
        </w:r>
      </w:del>
      <w:del w:id="736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or by an inequality sign (</w:delText>
        </w:r>
      </w:del>
      <w:hyperlink w:anchor="def-inequality">
        <w:del w:id="73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40" w:author="PR Preview" w:date="2026-01-01T00:00:00Z">
        <w:r>
          <w:delText xml:space="preserve">),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and carries an annotation that names the reason that step holds: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an assumption, a definition, a previously proved result, or a rule of algebra.</w:delText>
        </w:r>
      </w:del>
    </w:p>
    <w:p>
      <w:pPr>
        <w:pStyle w:val="BodyText"/>
      </w:pPr>
      <w:del w:id="745" w:author="PR Preview" w:date="2026-01-01T00:00:00Z">
        <w:r>
          <w:rPr>
            <w:b/>
            <w:bCs/>
          </w:rPr>
          <w:delText xml:space="preserve">Example 15 (A derivation with equalities and inequalities)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For every real number</w:delText>
        </w:r>
      </w:del>
      <w:del w:id="748" w:author="PR Preview" w:date="2026-01-01T00:00:00Z">
        <w:r>
          <w:delText xml:space="preserve"> </w:delText>
        </w:r>
      </w:del>
      <m:oMath>
        <m:r>
          <m:t>x</m:t>
        </m:r>
      </m:oMath>
      <w:del w:id="74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50" w:author="PR Preview" w:date="2026-01-01T00:00:00Z">
        <w:r>
          <w:delText xml:space="preserve">The first step uses the</w:delText>
        </w:r>
      </w:del>
      <w:del w:id="751" w:author="PR Preview" w:date="2026-01-01T00:00:00Z">
        <w:r>
          <w:delText xml:space="preserve"> </w:delText>
        </w:r>
      </w:del>
      <w:hyperlink r:id="rId20">
        <w:del w:id="752" w:author="PR Preview" w:date="2026-01-01T00:00:00Z">
          <w:r>
            <w:rPr>
              <w:rStyle w:val="Hyperlink"/>
            </w:rPr>
            <w:delText xml:space="preserve">square of a sum</w:delText>
          </w:r>
        </w:del>
      </w:hyperlink>
      <w:del w:id="753" w:author="PR Preview" w:date="2026-01-01T00:00:00Z">
        <w:r>
          <w:delText xml:space="preserve">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steps are</w:delText>
        </w:r>
      </w:del>
      <w:del w:id="756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757" w:author="PR Preview" w:date="2026-01-01T00:00:00Z">
        <w:r>
          <w:delText xml:space="preserve">,</w:delText>
        </w:r>
      </w:del>
      <w:del w:id="758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759" w:author="PR Preview" w:date="2026-01-01T00:00:00Z">
        <w:r>
          <w:delText xml:space="preserve">, and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so the derivation shows</w:delText>
        </w:r>
      </w:del>
      <w:del w:id="7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del w:id="765" w:author="PR Preview" w:date="2026-01-01T00:00:00Z">
        <w:r>
          <w:delText xml:space="preserve">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For example, with</w:delText>
        </w:r>
      </w:del>
      <w:del w:id="7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769" w:author="PR Preview" w:date="2026-01-01T00:00:00Z">
        <w:r>
          <w:delText xml:space="preserve">:</w:delText>
        </w:r>
      </w:del>
      <w:del w:id="7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771" w:author="PR Preview" w:date="2026-01-01T00:00:00Z">
        <w:r>
          <w:delText xml:space="preserve">, and</w:delText>
        </w:r>
      </w:del>
      <w:del w:id="772" w:author="PR Preview" w:date="2026-01-01T00:00:00Z">
        <w:r>
          <w:delText xml:space="preserve"> </w:delText>
        </w:r>
      </w:del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del w:id="773" w:author="PR Preview" w:date="2026-01-01T00:00:00Z">
        <w:r>
          <w:delText xml:space="preserve">.</w:delText>
        </w:r>
      </w:del>
    </w:p>
    <w:p>
      <w:pPr>
        <w:pStyle w:val="BodyText"/>
      </w:pPr>
      <w:del w:id="774" w:author="PR Preview" w:date="2026-01-01T00:00:00Z">
        <w:r>
          <w:rPr>
            <w:b/>
            <w:bCs/>
          </w:rPr>
          <w:delText xml:space="preserve">Theorem 1 (What a derivation shows)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Consider a derivation (</w:delText>
        </w:r>
      </w:del>
      <w:hyperlink w:anchor="def-derivation">
        <w:del w:id="777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78" w:author="PR Preview" w:date="2026-01-01T00:00:00Z">
        <w:r>
          <w:delText xml:space="preserve">) with expressions</w:delText>
        </w:r>
      </w:del>
      <w:del w:id="77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where each line</w:delText>
        </w:r>
      </w:del>
      <w:del w:id="78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</m:sub>
        </m:sSub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joined to the line</w:delText>
        </w:r>
      </w:del>
      <w:del w:id="786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before it by</w:delText>
        </w:r>
      </w:del>
      <w:del w:id="789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or</w:delText>
        </w:r>
      </w:del>
      <w:del w:id="794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79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0"/>
        </w:numPr>
      </w:pPr>
      <w:del w:id="796" w:author="PR Preview" w:date="2026-01-01T00:00:00Z">
        <w:r>
          <w:delText xml:space="preserve">If every step is</w:delText>
        </w:r>
      </w:del>
      <w:del w:id="797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798" w:author="PR Preview" w:date="2026-01-01T00:00:00Z">
        <w:r>
          <w:delText xml:space="preserve">, then</w:delText>
        </w:r>
      </w:del>
      <w:del w:id="79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del w:id="8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0"/>
        </w:numPr>
      </w:pPr>
      <w:del w:id="801" w:author="PR Preview" w:date="2026-01-01T00:00:00Z">
        <w:r>
          <w:delText xml:space="preserve">If every step is</w:delText>
        </w:r>
      </w:del>
      <w:del w:id="802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or</w:delText>
        </w:r>
      </w:del>
      <w:del w:id="805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06" w:author="PR Preview" w:date="2026-01-01T00:00:00Z">
        <w:r>
          <w:delText xml:space="preserve">, then</w:delText>
        </w:r>
      </w:del>
      <w:del w:id="807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del w:id="80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0"/>
        </w:numPr>
      </w:pPr>
      <w:del w:id="809" w:author="PR Preview" w:date="2026-01-01T00:00:00Z">
        <w:r>
          <w:delText xml:space="preserve">If every step is</w:delText>
        </w:r>
      </w:del>
      <w:del w:id="810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811" w:author="PR Preview" w:date="2026-01-01T00:00:00Z">
        <w:r>
          <w:delText xml:space="preserve">,</w:delText>
        </w:r>
      </w:del>
      <w:del w:id="812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13" w:author="PR Preview" w:date="2026-01-01T00:00:00Z">
        <w:r>
          <w:delText xml:space="preserve">, or</w:delText>
        </w:r>
      </w:del>
      <w:del w:id="814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815" w:author="PR Preview" w:date="2026-01-01T00:00:00Z">
        <w:r>
          <w:delText xml:space="preserve">, and at least one step is</w:delText>
        </w:r>
      </w:del>
      <w:del w:id="816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817" w:author="PR Preview" w:date="2026-01-01T00:00:00Z">
        <w:r>
          <w:delText xml:space="preserve">, then</w:delText>
        </w:r>
      </w:del>
      <w:del w:id="818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del w:id="819" w:author="PR Preview" w:date="2026-01-01T00:00:00Z">
        <w:r>
          <w:delText xml:space="preserve">.</w:delText>
        </w:r>
      </w:del>
    </w:p>
    <w:p>
      <w:pPr>
        <w:pStyle w:val="FirstParagraph"/>
      </w:pPr>
      <w:del w:id="820" w:author="PR Preview" w:date="2026-01-01T00:00:00Z">
        <w:r>
          <w:delText xml:space="preserve">The same holds with</w:delText>
        </w:r>
      </w:del>
      <w:del w:id="821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in place of</w:delText>
        </w:r>
      </w:del>
      <w:del w:id="827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and</w:delText>
        </w:r>
      </w:del>
      <w:del w:id="830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831" w:author="PR Preview" w:date="2026-01-01T00:00:00Z">
        <w:r>
          <w:delText xml:space="preserve">.</w:delText>
        </w:r>
      </w:del>
    </w:p>
    <w:p>
      <w:pPr>
        <w:pStyle w:val="BodyText"/>
      </w:pPr>
      <w:del w:id="832" w:author="PR Preview" w:date="2026-01-01T00:00:00Z">
        <w:r>
          <w:rPr>
            <w:i/>
            <w:iCs/>
          </w:rPr>
          <w:delText xml:space="preserve">Proof</w:delText>
        </w:r>
      </w:del>
      <w:del w:id="833" w:author="PR Preview" w:date="2026-01-01T00:00:00Z">
        <w:r>
          <w:delText xml:space="preserve">. </w:delText>
        </w:r>
      </w:del>
      <w:del w:id="834" w:author="PR Preview" w:date="2026-01-01T00:00:00Z">
        <w:r>
          <w:delText xml:space="preserve">First, a fact about two steps in a row.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For numbers</w:delText>
        </w:r>
      </w:del>
      <w:del w:id="837" w:author="PR Preview" w:date="2026-01-01T00:00:00Z">
        <w:r>
          <w:delText xml:space="preserve"> </w:delText>
        </w:r>
      </w:del>
      <m:oMath>
        <m:r>
          <m:t>a</m:t>
        </m:r>
      </m:oMath>
      <w:del w:id="838" w:author="PR Preview" w:date="2026-01-01T00:00:00Z">
        <w:r>
          <w:delText xml:space="preserve">,</w:delText>
        </w:r>
      </w:del>
      <w:del w:id="839" w:author="PR Preview" w:date="2026-01-01T00:00:00Z">
        <w:r>
          <w:delText xml:space="preserve"> </w:delText>
        </w:r>
      </w:del>
      <m:oMath>
        <m:r>
          <m:t>b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and</w:delText>
        </w:r>
      </w:del>
      <w:del w:id="842" w:author="PR Preview" w:date="2026-01-01T00:00:00Z">
        <w:r>
          <w:delText xml:space="preserve"> </w:delText>
        </w:r>
      </w:del>
      <m:oMath>
        <m:r>
          <m:t>c</m:t>
        </m:r>
      </m:oMath>
      <w:del w:id="843" w:author="PR Preview" w:date="2026-01-01T00:00:00Z">
        <w:r>
          <w:delText xml:space="preserve">, if</w:delText>
        </w:r>
      </w:del>
      <w:del w:id="844" w:author="PR Preview" w:date="2026-01-01T00:00:00Z">
        <w:r>
          <w:delText xml:space="preserve"> </w:delText>
        </w:r>
      </w:del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and</w:delText>
        </w:r>
      </w:del>
      <w:del w:id="847" w:author="PR Preview" w:date="2026-01-01T00:00:00Z">
        <w:r>
          <w:delText xml:space="preserve"> </w:delText>
        </w:r>
      </w:del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where</w:delText>
        </w:r>
      </w:del>
      <w:del w:id="851" w:author="PR Preview" w:date="2026-01-01T00:00:00Z">
        <w:r>
          <w:delText xml:space="preserve"> </w:delText>
        </w:r>
      </w:del>
      <m:oMath>
        <m:r>
          <m:t>R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</w:delText>
        </w:r>
      </w:del>
      <w:del w:id="854" w:author="PR Preview" w:date="2026-01-01T00:00:00Z">
        <w:r>
          <w:delText xml:space="preserve"> </w:delText>
        </w:r>
      </w:del>
      <m:oMath>
        <m:r>
          <m:t>S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are each one of</w:delText>
        </w:r>
      </w:del>
      <w:del w:id="857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858" w:author="PR Preview" w:date="2026-01-01T00:00:00Z">
        <w:r>
          <w:delText xml:space="preserve">,</w:delText>
        </w:r>
      </w:del>
      <w:del w:id="859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</w:delText>
        </w:r>
      </w:del>
      <w:del w:id="862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863" w:author="PR Preview" w:date="2026-01-01T00:00:00Z">
        <w:r>
          <w:delText xml:space="preserve">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then</w:delText>
        </w:r>
      </w:del>
      <w:del w:id="866" w:author="PR Preview" w:date="2026-01-01T00:00:00Z">
        <w:r>
          <w:delText xml:space="preserve"> </w:delText>
        </w:r>
      </w:del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del w:id="867" w:author="PR Preview" w:date="2026-01-01T00:00:00Z">
        <w:r>
          <w:delText xml:space="preserve">, where</w:delText>
        </w:r>
      </w:del>
      <w:del w:id="868" w:author="PR Preview" w:date="2026-01-01T00:00:00Z">
        <w:r>
          <w:delText xml:space="preserve"> </w:delText>
        </w:r>
      </w:del>
      <m:oMath>
        <m:r>
          <m:t>T</m:t>
        </m:r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is</w:delText>
        </w:r>
      </w:del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if</w:delText>
        </w:r>
      </w:del>
      <w:del w:id="873" w:author="PR Preview" w:date="2026-01-01T00:00:00Z">
        <w:r>
          <w:delText xml:space="preserve"> </w:delText>
        </w:r>
      </w:del>
      <m:oMath>
        <m:r>
          <m:t>R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or</w:delText>
        </w:r>
      </w:del>
      <w:del w:id="876" w:author="PR Preview" w:date="2026-01-01T00:00:00Z">
        <w:r>
          <w:delText xml:space="preserve"> </w:delText>
        </w:r>
      </w:del>
      <m:oMath>
        <m:r>
          <m:t>S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is</w:delText>
        </w:r>
      </w:del>
      <w:del w:id="879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88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1"/>
        </w:numPr>
      </w:pPr>
      <w:del w:id="881" w:author="PR Preview" w:date="2026-01-01T00:00:00Z">
        <w:r>
          <w:delText xml:space="preserve">otherwise</w:delText>
        </w:r>
      </w:del>
      <w:del w:id="882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if</w:delText>
        </w:r>
      </w:del>
      <w:del w:id="885" w:author="PR Preview" w:date="2026-01-01T00:00:00Z">
        <w:r>
          <w:delText xml:space="preserve"> </w:delText>
        </w:r>
      </w:del>
      <m:oMath>
        <m:r>
          <m:t>R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or</w:delText>
        </w:r>
      </w:del>
      <w:del w:id="888" w:author="PR Preview" w:date="2026-01-01T00:00:00Z">
        <w:r>
          <w:delText xml:space="preserve"> </w:delText>
        </w:r>
      </w:del>
      <m:oMath>
        <m:r>
          <m:t>S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</w:delText>
        </w:r>
      </w:del>
      <w:del w:id="891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89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1"/>
        </w:numPr>
      </w:pPr>
      <w:del w:id="893" w:author="PR Preview" w:date="2026-01-01T00:00:00Z">
        <w:r>
          <w:delText xml:space="preserve">otherwise</w:delText>
        </w:r>
      </w:del>
      <w:del w:id="894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895" w:author="PR Preview" w:date="2026-01-01T00:00:00Z">
        <w:r>
          <w:delText xml:space="preserve">.</w:delText>
        </w:r>
      </w:del>
    </w:p>
    <w:p>
      <w:pPr>
        <w:pStyle w:val="FirstParagraph"/>
      </w:pPr>
      <w:del w:id="896" w:author="PR Preview" w:date="2026-01-01T00:00:00Z">
        <w:r>
          <w:delText xml:space="preserve">This holds in each case:</w:delText>
        </w:r>
      </w:del>
    </w:p>
    <w:p>
      <w:pPr>
        <w:pStyle w:val="Compact"/>
        <w:numPr>
          <w:ilvl w:val="0"/>
          <w:numId w:val="1022"/>
        </w:numPr>
      </w:pPr>
      <w:del w:id="897" w:author="PR Preview" w:date="2026-01-01T00:00:00Z">
        <w:r>
          <w:delText xml:space="preserve">If</w:delText>
        </w:r>
      </w:del>
      <w:del w:id="898" w:author="PR Preview" w:date="2026-01-01T00:00:00Z">
        <w:r>
          <w:delText xml:space="preserve"> </w:delText>
        </w:r>
      </w:del>
      <m:oMath>
        <m:r>
          <m:t>R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and</w:delText>
        </w:r>
      </w:del>
      <w:del w:id="901" w:author="PR Preview" w:date="2026-01-01T00:00:00Z">
        <w:r>
          <w:delText xml:space="preserve"> </w:delText>
        </w:r>
      </w:del>
      <m:oMath>
        <m:r>
          <m:t>S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are both</w:delText>
        </w:r>
      </w:del>
      <w:del w:id="904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905" w:author="PR Preview" w:date="2026-01-01T00:00:00Z">
        <w:r>
          <w:delText xml:space="preserve">, then</w:delText>
        </w:r>
      </w:del>
      <w:del w:id="9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(</w:delText>
        </w:r>
      </w:del>
      <w:hyperlink r:id="rId22">
        <w:del w:id="909" w:author="PR Preview" w:date="2026-01-01T00:00:00Z">
          <w:r>
            <w:rPr>
              <w:rStyle w:val="Hyperlink"/>
            </w:rPr>
            <w:delText xml:space="preserve">equalities are transitive</w:delText>
          </w:r>
        </w:del>
      </w:hyperlink>
      <w:del w:id="9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22"/>
        </w:numPr>
      </w:pPr>
      <w:del w:id="911" w:author="PR Preview" w:date="2026-01-01T00:00:00Z">
        <w:r>
          <w:delText xml:space="preserve">If exactly one of</w:delText>
        </w:r>
      </w:del>
      <w:del w:id="912" w:author="PR Preview" w:date="2026-01-01T00:00:00Z">
        <w:r>
          <w:delText xml:space="preserve"> </w:delText>
        </w:r>
      </w:del>
      <m:oMath>
        <m:r>
          <m:t>R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and</w:delText>
        </w:r>
      </w:del>
      <w:del w:id="915" w:author="PR Preview" w:date="2026-01-01T00:00:00Z">
        <w:r>
          <w:delText xml:space="preserve"> </w:delText>
        </w:r>
      </w:del>
      <m:oMath>
        <m:r>
          <m:t>S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919" w:author="PR Preview" w:date="2026-01-01T00:00:00Z">
        <w:r>
          <w:delText xml:space="preserve">, replace</w:delText>
        </w:r>
      </w:del>
      <w:del w:id="920" w:author="PR Preview" w:date="2026-01-01T00:00:00Z">
        <w:r>
          <w:delText xml:space="preserve"> </w:delText>
        </w:r>
      </w:del>
      <m:oMath>
        <m:r>
          <m:t>b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by the equal expression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in the other relation (</w:delText>
        </w:r>
      </w:del>
      <w:hyperlink r:id="rId24">
        <w:del w:id="925" w:author="PR Preview" w:date="2026-01-01T00:00:00Z">
          <w:r>
            <w:rPr>
              <w:rStyle w:val="Hyperlink"/>
            </w:rPr>
            <w:delText xml:space="preserve">substitution</w:delText>
          </w:r>
        </w:del>
      </w:hyperlink>
      <w:del w:id="926" w:author="PR Preview" w:date="2026-01-01T00:00:00Z">
        <w:r>
          <w:delText xml:space="preserve">).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This gives the other relation between</w:delText>
        </w:r>
      </w:del>
      <w:del w:id="929" w:author="PR Preview" w:date="2026-01-01T00:00:00Z">
        <w:r>
          <w:delText xml:space="preserve"> </w:delText>
        </w:r>
      </w:del>
      <m:oMath>
        <m:r>
          <m:t>a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and</w:delText>
        </w:r>
      </w:del>
      <w:del w:id="932" w:author="PR Preview" w:date="2026-01-01T00:00:00Z">
        <w:r>
          <w:delText xml:space="preserve"> </w:delText>
        </w:r>
      </w:del>
      <m:oMath>
        <m:r>
          <m:t>c</m:t>
        </m:r>
      </m:oMath>
      <w:del w:id="93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934" w:author="PR Preview" w:date="2026-01-01T00:00:00Z">
        <w:r>
          <w:delText xml:space="preserve">If neither is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936" w:author="PR Preview" w:date="2026-01-01T00:00:00Z">
        <w:r>
          <w:delText xml:space="preserve">, then each of</w:delText>
        </w:r>
      </w:del>
      <w:del w:id="937" w:author="PR Preview" w:date="2026-01-01T00:00:00Z">
        <w:r>
          <w:delText xml:space="preserve"> </w:delText>
        </w:r>
      </w:del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or</w:delText>
        </w:r>
      </w:del>
      <w:del w:id="946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47" w:author="PR Preview" w:date="2026-01-01T00:00:00Z">
        <w:r>
          <w:delText xml:space="preserve">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and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means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or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(</w:delText>
        </w:r>
      </w:del>
      <w:hyperlink r:id="rId25">
        <w:del w:id="959" w:author="PR Preview" w:date="2026-01-01T00:00:00Z">
          <w:r>
            <w:rPr>
              <w:rStyle w:val="Hyperlink"/>
            </w:rPr>
            <w:delText xml:space="preserve">strict and non-strict inequalities</w:delText>
          </w:r>
        </w:del>
      </w:hyperlink>
      <w:del w:id="960" w:author="PR Preview" w:date="2026-01-01T00:00:00Z">
        <w:r>
          <w:delText xml:space="preserve">).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 case with an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is covered by the previous bullet, and the remaining case is</w:delText>
        </w:r>
      </w:del>
      <w:del w:id="9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and</w:delText>
        </w:r>
      </w:del>
      <w:del w:id="9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c</m:t>
        </m:r>
      </m:oMath>
      <w:del w:id="970" w:author="PR Preview" w:date="2026-01-01T00:00:00Z">
        <w:r>
          <w:delText xml:space="preserve">,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which gives</w:delText>
        </w:r>
      </w:del>
      <w:del w:id="9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c</m:t>
        </m:r>
      </m:oMath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because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is transitive on the real numbers.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So two steps that are each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or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give</w:delText>
        </w:r>
      </w:del>
      <w:del w:id="987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if either is</w:delText>
        </w:r>
      </w:del>
      <w:del w:id="990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991" w:author="PR Preview" w:date="2026-01-01T00:00:00Z">
        <w:r>
          <w:delText xml:space="preserve">, and otherwise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993" w:author="PR Preview" w:date="2026-01-01T00:00:00Z">
        <w:r>
          <w:delText xml:space="preserve">.</w:delText>
        </w:r>
      </w:del>
    </w:p>
    <w:p>
      <w:pPr>
        <w:pStyle w:val="FirstParagraph"/>
      </w:pPr>
      <w:del w:id="994" w:author="PR Preview" w:date="2026-01-01T00:00:00Z">
        <w:r>
          <w:delText xml:space="preserve">Now let</w:delText>
        </w:r>
      </w:del>
      <w:del w:id="995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j</m:t>
            </m:r>
          </m:sub>
        </m:sSub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be the relation named by the same rule applied to the first</w:delText>
        </w:r>
      </w:del>
      <w:del w:id="998" w:author="PR Preview" w:date="2026-01-01T00:00:00Z">
        <w:r>
          <w:delText xml:space="preserve"> </w:delText>
        </w:r>
      </w:del>
      <m:oMath>
        <m:r>
          <m:t>j</m:t>
        </m:r>
      </m:oMath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steps of the chain,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with</w:delText>
        </w:r>
      </w:del>
      <w:del w:id="1003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0</m:t>
            </m:r>
          </m:sub>
        </m:sSub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being</w:delText>
        </w:r>
      </w:del>
      <w:del w:id="1006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07" w:author="PR Preview" w:date="2026-01-01T00:00:00Z">
        <w:r>
          <w:delText xml:space="preserve">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We show</w:delText>
        </w:r>
      </w:del>
      <w:del w:id="1010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by induction on</w:delText>
        </w:r>
      </w:del>
      <w:del w:id="1013" w:author="PR Preview" w:date="2026-01-01T00:00:00Z">
        <w:r>
          <w:delText xml:space="preserve"> </w:delText>
        </w:r>
      </w:del>
      <m:oMath>
        <m:r>
          <m:t>j</m:t>
        </m:r>
      </m:oMath>
      <w:del w:id="1014" w:author="PR Preview" w:date="2026-01-01T00:00:00Z">
        <w:r>
          <w:delText xml:space="preserve">.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For</w:delText>
        </w:r>
      </w:del>
      <w:del w:id="101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0</m:t>
        </m:r>
      </m:oMath>
      <w:del w:id="1018" w:author="PR Preview" w:date="2026-01-01T00:00:00Z">
        <w:r>
          <w:delText xml:space="preserve">,</w:delText>
        </w:r>
      </w:del>
      <w:del w:id="101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del w:id="1020" w:author="PR Preview" w:date="2026-01-01T00:00:00Z">
        <w:r>
          <w:delText xml:space="preserve">.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If</w:delText>
        </w:r>
      </w:del>
      <w:del w:id="102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del w:id="1024" w:author="PR Preview" w:date="2026-01-01T00:00:00Z">
        <w:r>
          <w:delText xml:space="preserve">, then the step from</w:delText>
        </w:r>
      </w:del>
      <w:del w:id="1025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</m:sub>
        </m:sSub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to</w:delText>
        </w:r>
      </w:del>
      <w:del w:id="1028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 the fact above give</w:delText>
        </w:r>
      </w:del>
      <w:del w:id="1031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1032" w:author="PR Preview" w:date="2026-01-01T00:00:00Z">
        <w:r>
          <w:delText xml:space="preserve">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At</w:delText>
        </w:r>
      </w:del>
      <w:del w:id="103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n</m:t>
        </m:r>
      </m:oMath>
      <w:del w:id="1036" w:author="PR Preview" w:date="2026-01-01T00:00:00Z">
        <w:r>
          <w:delText xml:space="preserve">,</w:delText>
        </w:r>
      </w:del>
      <w:del w:id="1037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n</m:t>
            </m:r>
          </m:sub>
        </m:sSub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is</w:delText>
        </w:r>
      </w:del>
      <w:del w:id="1040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when every step is</w:delText>
        </w:r>
      </w:del>
      <w:del w:id="104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44" w:author="PR Preview" w:date="2026-01-01T00:00:00Z">
        <w:r>
          <w:delText xml:space="preserve">, which is part 1.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It is</w:delText>
        </w:r>
      </w:del>
      <w:del w:id="1047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or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when every step is</w:delText>
        </w:r>
      </w:del>
      <w:del w:id="105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or</w:delText>
        </w:r>
      </w:del>
      <w:del w:id="1056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057" w:author="PR Preview" w:date="2026-01-01T00:00:00Z">
        <w:r>
          <w:delText xml:space="preserve">, and</w:delText>
        </w:r>
      </w:del>
      <w:del w:id="1058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implies</w:delText>
        </w:r>
      </w:del>
      <w:del w:id="1061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062" w:author="PR Preview" w:date="2026-01-01T00:00:00Z">
        <w:r>
          <w:delText xml:space="preserve">, which is part 2.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It is</w:delText>
        </w:r>
      </w:del>
      <w:del w:id="106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when some step is</w:delText>
        </w:r>
      </w:del>
      <w:del w:id="1068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069" w:author="PR Preview" w:date="2026-01-01T00:00:00Z">
        <w:r>
          <w:delText xml:space="preserve">, which is part 3.</w:delText>
        </w:r>
      </w:del>
    </w:p>
    <w:p>
      <w:pPr>
        <w:pStyle w:val="BodyText"/>
      </w:pPr>
      <w:del w:id="1070" w:author="PR Preview" w:date="2026-01-01T00:00:00Z">
        <w:r>
          <w:delText xml:space="preserve">The argument for</w:delText>
        </w:r>
      </w:del>
      <w:del w:id="1071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and</w:delText>
        </w:r>
      </w:del>
      <w:del w:id="1074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is the same with the inequalities reversed.</w:delText>
        </w:r>
      </w:del>
    </w:p>
    <w:p>
      <w:pPr>
        <w:pStyle w:val="BodyText"/>
      </w:pPr>
      <w:del w:id="1077" w:author="PR Preview" w:date="2026-01-01T00:00:00Z">
        <w:r>
          <w:rPr>
            <w:b/>
            <w:bCs/>
          </w:rPr>
          <w:delText xml:space="preserve">Example 16 (Checking a derivation line by line)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derivation in</w:delText>
        </w:r>
      </w:del>
      <w:del w:id="1080" w:author="PR Preview" w:date="2026-01-01T00:00:00Z">
        <w:r>
          <w:delText xml:space="preserve"> </w:delText>
        </w:r>
      </w:del>
      <w:hyperlink w:anchor="exm-derivation">
        <w:del w:id="1081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has the steps</w:delText>
        </w:r>
      </w:del>
      <w:del w:id="1084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and</w:delText>
        </w:r>
      </w:del>
      <w:del w:id="1089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1090" w:author="PR Preview" w:date="2026-01-01T00:00:00Z">
        <w:r>
          <w:delText xml:space="preserve">,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so by</w:delText>
        </w:r>
      </w:del>
      <w:del w:id="1093" w:author="PR Preview" w:date="2026-01-01T00:00:00Z">
        <w:r>
          <w:delText xml:space="preserve"> </w:delText>
        </w:r>
      </w:del>
      <w:hyperlink w:anchor="thm-derivation-chain">
        <w:del w:id="109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it shows</w:delText>
        </w:r>
      </w:del>
      <w:del w:id="10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del w:id="1098" w:author="PR Preview" w:date="2026-01-01T00:00:00Z">
        <w:r>
          <w:delText xml:space="preserve">.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The code evaluates the four lines of that derivation at several values of</w:delText>
        </w:r>
      </w:del>
      <w:del w:id="1101" w:author="PR Preview" w:date="2026-01-01T00:00:00Z">
        <w:r>
          <w:delText xml:space="preserve"> </w:delText>
        </w:r>
      </w:del>
      <m:oMath>
        <m:r>
          <m:t>x</m:t>
        </m:r>
      </m:oMath>
      <w:del w:id="1102" w:author="PR Preview" w:date="2026-01-01T00:00:00Z">
        <w:r>
          <w:delText xml:space="preserve">,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checks each step and the comparison of the first line with the last.</w:delText>
        </w:r>
      </w:del>
    </w:p>
    <w:p>
      <w:pPr>
        <w:pStyle w:val="SourceCode"/>
      </w:pPr>
      <w:del w:id="1105" w:author="PR Preview" w:date="2026-01-01T00:00:00Z">
        <w:r>
          <w:rPr>
            <w:rStyle w:val="NormalTok"/>
          </w:rPr>
          <w:delText xml:space="preserve">x </w:delText>
        </w:r>
      </w:del>
      <w:del w:id="1106" w:author="PR Preview" w:date="2026-01-01T00:00:00Z">
        <w:r>
          <w:rPr>
            <w:rStyle w:val="OtherTok"/>
          </w:rPr>
          <w:delText xml:space="preserve">&lt;-</w:delText>
        </w:r>
      </w:del>
      <w:del w:id="1107" w:author="PR Preview" w:date="2026-01-01T00:00:00Z">
        <w:r>
          <w:rPr>
            <w:rStyle w:val="NormalTok"/>
          </w:rPr>
          <w:delText xml:space="preserve"> </w:delText>
        </w:r>
      </w:del>
      <w:del w:id="1108" w:author="PR Preview" w:date="2026-01-01T00:00:00Z">
        <w:r>
          <w:rPr>
            <w:rStyle w:val="FunctionTok"/>
          </w:rPr>
          <w:delText xml:space="preserve">c</w:delText>
        </w:r>
      </w:del>
      <w:del w:id="1109" w:author="PR Preview" w:date="2026-01-01T00:00:00Z">
        <w:r>
          <w:rPr>
            <w:rStyle w:val="NormalTok"/>
          </w:rPr>
          <w:delText xml:space="preserve">(</w:delText>
        </w:r>
      </w:del>
      <w:del w:id="1110" w:author="PR Preview" w:date="2026-01-01T00:00:00Z">
        <w:r>
          <w:rPr>
            <w:rStyle w:val="SpecialCharTok"/>
          </w:rPr>
          <w:delText xml:space="preserve">-</w:delText>
        </w:r>
      </w:del>
      <w:del w:id="1111" w:author="PR Preview" w:date="2026-01-01T00:00:00Z">
        <w:r>
          <w:rPr>
            <w:rStyle w:val="DecValTok"/>
          </w:rPr>
          <w:delText xml:space="preserve">3</w:delText>
        </w:r>
      </w:del>
      <w:del w:id="1112" w:author="PR Preview" w:date="2026-01-01T00:00:00Z">
        <w:r>
          <w:rPr>
            <w:rStyle w:val="NormalTok"/>
          </w:rPr>
          <w:delText xml:space="preserve">, </w:delText>
        </w:r>
      </w:del>
      <w:del w:id="1113" w:author="PR Preview" w:date="2026-01-01T00:00:00Z">
        <w:r>
          <w:rPr>
            <w:rStyle w:val="SpecialCharTok"/>
          </w:rPr>
          <w:delText xml:space="preserve">-</w:delText>
        </w:r>
      </w:del>
      <w:del w:id="1114" w:author="PR Preview" w:date="2026-01-01T00:00:00Z">
        <w:r>
          <w:rPr>
            <w:rStyle w:val="DecValTok"/>
          </w:rPr>
          <w:delText xml:space="preserve">1</w:delText>
        </w:r>
      </w:del>
      <w:del w:id="1115" w:author="PR Preview" w:date="2026-01-01T00:00:00Z">
        <w:r>
          <w:rPr>
            <w:rStyle w:val="NormalTok"/>
          </w:rPr>
          <w:delText xml:space="preserve">, </w:delText>
        </w:r>
      </w:del>
      <w:del w:id="1116" w:author="PR Preview" w:date="2026-01-01T00:00:00Z">
        <w:r>
          <w:rPr>
            <w:rStyle w:val="DecValTok"/>
          </w:rPr>
          <w:delText xml:space="preserve">0</w:delText>
        </w:r>
      </w:del>
      <w:del w:id="1117" w:author="PR Preview" w:date="2026-01-01T00:00:00Z">
        <w:r>
          <w:rPr>
            <w:rStyle w:val="NormalTok"/>
          </w:rPr>
          <w:delText xml:space="preserve">, </w:delText>
        </w:r>
      </w:del>
      <w:del w:id="1118" w:author="PR Preview" w:date="2026-01-01T00:00:00Z">
        <w:r>
          <w:rPr>
            <w:rStyle w:val="DecValTok"/>
          </w:rPr>
          <w:delText xml:space="preserve">2</w:delText>
        </w:r>
      </w:del>
      <w:del w:id="1119" w:author="PR Preview" w:date="2026-01-01T00:00:00Z">
        <w:r>
          <w:rPr>
            <w:rStyle w:val="NormalTok"/>
          </w:rPr>
          <w:delText xml:space="preserve">, </w:delText>
        </w:r>
      </w:del>
      <w:del w:id="1120" w:author="PR Preview" w:date="2026-01-01T00:00:00Z">
        <w:r>
          <w:rPr>
            <w:rStyle w:val="DecValTok"/>
          </w:rPr>
          <w:delText xml:space="preserve">3</w:delText>
        </w:r>
      </w:del>
      <w:del w:id="1121" w:author="PR Preview" w:date="2026-01-01T00:00:00Z">
        <w:r>
          <w:rPr>
            <w:rStyle w:val="NormalTok"/>
          </w:rPr>
          <w:delText xml:space="preserve">)</w:delText>
        </w:r>
      </w:del>
      <w:del w:id="1122" w:author="PR Preview" w:date="2026-01-01T00:00:00Z">
        <w:r>
          <w:br/>
        </w:r>
      </w:del>
      <w:del w:id="1123" w:author="PR Preview" w:date="2026-01-01T00:00:00Z">
        <w:r>
          <w:rPr>
            <w:rStyle w:val="NormalTok"/>
          </w:rPr>
          <w:delText xml:space="preserve">lines </w:delText>
        </w:r>
      </w:del>
      <w:del w:id="1124" w:author="PR Preview" w:date="2026-01-01T00:00:00Z">
        <w:r>
          <w:rPr>
            <w:rStyle w:val="OtherTok"/>
          </w:rPr>
          <w:delText xml:space="preserve">&lt;-</w:delText>
        </w:r>
      </w:del>
      <w:del w:id="1125" w:author="PR Preview" w:date="2026-01-01T00:00:00Z">
        <w:r>
          <w:rPr>
            <w:rStyle w:val="NormalTok"/>
          </w:rPr>
          <w:delText xml:space="preserve"> </w:delText>
        </w:r>
      </w:del>
      <w:del w:id="1126" w:author="PR Preview" w:date="2026-01-01T00:00:00Z">
        <w:r>
          <w:rPr>
            <w:rStyle w:val="FunctionTok"/>
          </w:rPr>
          <w:delText xml:space="preserve">data.frame</w:delText>
        </w:r>
      </w:del>
      <w:del w:id="1127" w:author="PR Preview" w:date="2026-01-01T00:00:00Z">
        <w:r>
          <w:rPr>
            <w:rStyle w:val="NormalTok"/>
          </w:rPr>
          <w:delText xml:space="preserve">(</w:delText>
        </w:r>
      </w:del>
      <w:del w:id="1128" w:author="PR Preview" w:date="2026-01-01T00:00:00Z">
        <w:r>
          <w:br/>
        </w:r>
      </w:del>
      <w:del w:id="1129" w:author="PR Preview" w:date="2026-01-01T00:00:00Z">
        <w:r>
          <w:rPr>
            <w:rStyle w:val="NormalTok"/>
          </w:rPr>
          <w:delText xml:space="preserve">  </w:delText>
        </w:r>
      </w:del>
      <w:del w:id="1130" w:author="PR Preview" w:date="2026-01-01T00:00:00Z">
        <w:r>
          <w:rPr>
            <w:rStyle w:val="AttributeTok"/>
          </w:rPr>
          <w:delText xml:space="preserve">x =</w:delText>
        </w:r>
      </w:del>
      <w:del w:id="1131" w:author="PR Preview" w:date="2026-01-01T00:00:00Z">
        <w:r>
          <w:rPr>
            <w:rStyle w:val="NormalTok"/>
          </w:rPr>
          <w:delText xml:space="preserve"> x,</w:delText>
        </w:r>
      </w:del>
      <w:del w:id="1132" w:author="PR Preview" w:date="2026-01-01T00:00:00Z">
        <w:r>
          <w:br/>
        </w:r>
      </w:del>
      <w:del w:id="1133" w:author="PR Preview" w:date="2026-01-01T00:00:00Z">
        <w:r>
          <w:rPr>
            <w:rStyle w:val="NormalTok"/>
          </w:rPr>
          <w:delText xml:space="preserve">  </w:delText>
        </w:r>
      </w:del>
      <w:del w:id="1134" w:author="PR Preview" w:date="2026-01-01T00:00:00Z">
        <w:r>
          <w:rPr>
            <w:rStyle w:val="AttributeTok"/>
          </w:rPr>
          <w:delText xml:space="preserve">line_0 =</w:delText>
        </w:r>
      </w:del>
      <w:del w:id="1135" w:author="PR Preview" w:date="2026-01-01T00:00:00Z">
        <w:r>
          <w:rPr>
            <w:rStyle w:val="NormalTok"/>
          </w:rPr>
          <w:delText xml:space="preserve"> (x </w:delText>
        </w:r>
      </w:del>
      <w:del w:id="1136" w:author="PR Preview" w:date="2026-01-01T00:00:00Z">
        <w:r>
          <w:rPr>
            <w:rStyle w:val="SpecialCharTok"/>
          </w:rPr>
          <w:delText xml:space="preserve">+</w:delText>
        </w:r>
      </w:del>
      <w:del w:id="1137" w:author="PR Preview" w:date="2026-01-01T00:00:00Z">
        <w:r>
          <w:rPr>
            <w:rStyle w:val="NormalTok"/>
          </w:rPr>
          <w:delText xml:space="preserve"> </w:delText>
        </w:r>
      </w:del>
      <w:del w:id="1138" w:author="PR Preview" w:date="2026-01-01T00:00:00Z">
        <w:r>
          <w:rPr>
            <w:rStyle w:val="DecValTok"/>
          </w:rPr>
          <w:delText xml:space="preserve">1</w:delText>
        </w:r>
      </w:del>
      <w:del w:id="1139" w:author="PR Preview" w:date="2026-01-01T00:00:00Z">
        <w:r>
          <w:rPr>
            <w:rStyle w:val="NormalTok"/>
          </w:rPr>
          <w:delText xml:space="preserve">)</w:delText>
        </w:r>
      </w:del>
      <w:del w:id="1140" w:author="PR Preview" w:date="2026-01-01T00:00:00Z">
        <w:r>
          <w:rPr>
            <w:rStyle w:val="SpecialCharTok"/>
          </w:rPr>
          <w:delText xml:space="preserve">^</w:delText>
        </w:r>
      </w:del>
      <w:del w:id="1141" w:author="PR Preview" w:date="2026-01-01T00:00:00Z">
        <w:r>
          <w:rPr>
            <w:rStyle w:val="DecValTok"/>
          </w:rPr>
          <w:delText xml:space="preserve">2</w:delText>
        </w:r>
      </w:del>
      <w:del w:id="1142" w:author="PR Preview" w:date="2026-01-01T00:00:00Z">
        <w:r>
          <w:rPr>
            <w:rStyle w:val="NormalTok"/>
          </w:rPr>
          <w:delText xml:space="preserve">,</w:delText>
        </w:r>
      </w:del>
      <w:del w:id="1143" w:author="PR Preview" w:date="2026-01-01T00:00:00Z">
        <w:r>
          <w:br/>
        </w:r>
      </w:del>
      <w:del w:id="1144" w:author="PR Preview" w:date="2026-01-01T00:00:00Z">
        <w:r>
          <w:rPr>
            <w:rStyle w:val="NormalTok"/>
          </w:rPr>
          <w:delText xml:space="preserve">  </w:delText>
        </w:r>
      </w:del>
      <w:del w:id="1145" w:author="PR Preview" w:date="2026-01-01T00:00:00Z">
        <w:r>
          <w:rPr>
            <w:rStyle w:val="AttributeTok"/>
          </w:rPr>
          <w:delText xml:space="preserve">line_1 =</w:delText>
        </w:r>
      </w:del>
      <w:del w:id="1146" w:author="PR Preview" w:date="2026-01-01T00:00:00Z">
        <w:r>
          <w:rPr>
            <w:rStyle w:val="NormalTok"/>
          </w:rPr>
          <w:delText xml:space="preserve"> x</w:delText>
        </w:r>
      </w:del>
      <w:del w:id="1147" w:author="PR Preview" w:date="2026-01-01T00:00:00Z">
        <w:r>
          <w:rPr>
            <w:rStyle w:val="SpecialCharTok"/>
          </w:rPr>
          <w:delText xml:space="preserve">^</w:delText>
        </w:r>
      </w:del>
      <w:del w:id="1148" w:author="PR Preview" w:date="2026-01-01T00:00:00Z">
        <w:r>
          <w:rPr>
            <w:rStyle w:val="DecValTok"/>
          </w:rPr>
          <w:delText xml:space="preserve">2</w:delText>
        </w:r>
      </w:del>
      <w:del w:id="1149" w:author="PR Preview" w:date="2026-01-01T00:00:00Z">
        <w:r>
          <w:rPr>
            <w:rStyle w:val="NormalTok"/>
          </w:rPr>
          <w:delText xml:space="preserve"> </w:delText>
        </w:r>
      </w:del>
      <w:del w:id="1150" w:author="PR Preview" w:date="2026-01-01T00:00:00Z">
        <w:r>
          <w:rPr>
            <w:rStyle w:val="SpecialCharTok"/>
          </w:rPr>
          <w:delText xml:space="preserve">+</w:delText>
        </w:r>
      </w:del>
      <w:del w:id="1151" w:author="PR Preview" w:date="2026-01-01T00:00:00Z">
        <w:r>
          <w:rPr>
            <w:rStyle w:val="NormalTok"/>
          </w:rPr>
          <w:delText xml:space="preserve"> </w:delText>
        </w:r>
      </w:del>
      <w:del w:id="1152" w:author="PR Preview" w:date="2026-01-01T00:00:00Z">
        <w:r>
          <w:rPr>
            <w:rStyle w:val="DecValTok"/>
          </w:rPr>
          <w:delText xml:space="preserve">2</w:delText>
        </w:r>
      </w:del>
      <w:del w:id="1153" w:author="PR Preview" w:date="2026-01-01T00:00:00Z">
        <w:r>
          <w:rPr>
            <w:rStyle w:val="NormalTok"/>
          </w:rPr>
          <w:delText xml:space="preserve"> </w:delText>
        </w:r>
      </w:del>
      <w:del w:id="1154" w:author="PR Preview" w:date="2026-01-01T00:00:00Z">
        <w:r>
          <w:rPr>
            <w:rStyle w:val="SpecialCharTok"/>
          </w:rPr>
          <w:delText xml:space="preserve">*</w:delText>
        </w:r>
      </w:del>
      <w:del w:id="1155" w:author="PR Preview" w:date="2026-01-01T00:00:00Z">
        <w:r>
          <w:rPr>
            <w:rStyle w:val="NormalTok"/>
          </w:rPr>
          <w:delText xml:space="preserve"> x </w:delText>
        </w:r>
      </w:del>
      <w:del w:id="1156" w:author="PR Preview" w:date="2026-01-01T00:00:00Z">
        <w:r>
          <w:rPr>
            <w:rStyle w:val="SpecialCharTok"/>
          </w:rPr>
          <w:delText xml:space="preserve">+</w:delText>
        </w:r>
      </w:del>
      <w:del w:id="1157" w:author="PR Preview" w:date="2026-01-01T00:00:00Z">
        <w:r>
          <w:rPr>
            <w:rStyle w:val="NormalTok"/>
          </w:rPr>
          <w:delText xml:space="preserve"> </w:delText>
        </w:r>
      </w:del>
      <w:del w:id="1158" w:author="PR Preview" w:date="2026-01-01T00:00:00Z">
        <w:r>
          <w:rPr>
            <w:rStyle w:val="DecValTok"/>
          </w:rPr>
          <w:delText xml:space="preserve">1</w:delText>
        </w:r>
      </w:del>
      <w:del w:id="1159" w:author="PR Preview" w:date="2026-01-01T00:00:00Z">
        <w:r>
          <w:rPr>
            <w:rStyle w:val="NormalTok"/>
          </w:rPr>
          <w:delText xml:space="preserve">,</w:delText>
        </w:r>
      </w:del>
      <w:del w:id="1160" w:author="PR Preview" w:date="2026-01-01T00:00:00Z">
        <w:r>
          <w:br/>
        </w:r>
      </w:del>
      <w:del w:id="1161" w:author="PR Preview" w:date="2026-01-01T00:00:00Z">
        <w:r>
          <w:rPr>
            <w:rStyle w:val="NormalTok"/>
          </w:rPr>
          <w:delText xml:space="preserve">  </w:delText>
        </w:r>
      </w:del>
      <w:del w:id="1162" w:author="PR Preview" w:date="2026-01-01T00:00:00Z">
        <w:r>
          <w:rPr>
            <w:rStyle w:val="AttributeTok"/>
          </w:rPr>
          <w:delText xml:space="preserve">line_2 =</w:delText>
        </w:r>
      </w:del>
      <w:del w:id="1163" w:author="PR Preview" w:date="2026-01-01T00:00:00Z">
        <w:r>
          <w:rPr>
            <w:rStyle w:val="NormalTok"/>
          </w:rPr>
          <w:delText xml:space="preserve"> </w:delText>
        </w:r>
      </w:del>
      <w:del w:id="1164" w:author="PR Preview" w:date="2026-01-01T00:00:00Z">
        <w:r>
          <w:rPr>
            <w:rStyle w:val="DecValTok"/>
          </w:rPr>
          <w:delText xml:space="preserve">2</w:delText>
        </w:r>
      </w:del>
      <w:del w:id="1165" w:author="PR Preview" w:date="2026-01-01T00:00:00Z">
        <w:r>
          <w:rPr>
            <w:rStyle w:val="NormalTok"/>
          </w:rPr>
          <w:delText xml:space="preserve"> </w:delText>
        </w:r>
      </w:del>
      <w:del w:id="1166" w:author="PR Preview" w:date="2026-01-01T00:00:00Z">
        <w:r>
          <w:rPr>
            <w:rStyle w:val="SpecialCharTok"/>
          </w:rPr>
          <w:delText xml:space="preserve">*</w:delText>
        </w:r>
      </w:del>
      <w:del w:id="1167" w:author="PR Preview" w:date="2026-01-01T00:00:00Z">
        <w:r>
          <w:rPr>
            <w:rStyle w:val="NormalTok"/>
          </w:rPr>
          <w:delText xml:space="preserve"> x </w:delText>
        </w:r>
      </w:del>
      <w:del w:id="1168" w:author="PR Preview" w:date="2026-01-01T00:00:00Z">
        <w:r>
          <w:rPr>
            <w:rStyle w:val="SpecialCharTok"/>
          </w:rPr>
          <w:delText xml:space="preserve">+</w:delText>
        </w:r>
      </w:del>
      <w:del w:id="1169" w:author="PR Preview" w:date="2026-01-01T00:00:00Z">
        <w:r>
          <w:rPr>
            <w:rStyle w:val="NormalTok"/>
          </w:rPr>
          <w:delText xml:space="preserve"> </w:delText>
        </w:r>
      </w:del>
      <w:del w:id="1170" w:author="PR Preview" w:date="2026-01-01T00:00:00Z">
        <w:r>
          <w:rPr>
            <w:rStyle w:val="DecValTok"/>
          </w:rPr>
          <w:delText xml:space="preserve">1</w:delText>
        </w:r>
      </w:del>
      <w:del w:id="1171" w:author="PR Preview" w:date="2026-01-01T00:00:00Z">
        <w:r>
          <w:rPr>
            <w:rStyle w:val="NormalTok"/>
          </w:rPr>
          <w:delText xml:space="preserve">,</w:delText>
        </w:r>
      </w:del>
      <w:del w:id="1172" w:author="PR Preview" w:date="2026-01-01T00:00:00Z">
        <w:r>
          <w:br/>
        </w:r>
      </w:del>
      <w:del w:id="1173" w:author="PR Preview" w:date="2026-01-01T00:00:00Z">
        <w:r>
          <w:rPr>
            <w:rStyle w:val="NormalTok"/>
          </w:rPr>
          <w:delText xml:space="preserve">  </w:delText>
        </w:r>
      </w:del>
      <w:del w:id="1174" w:author="PR Preview" w:date="2026-01-01T00:00:00Z">
        <w:r>
          <w:rPr>
            <w:rStyle w:val="AttributeTok"/>
          </w:rPr>
          <w:delText xml:space="preserve">line_3 =</w:delText>
        </w:r>
      </w:del>
      <w:del w:id="1175" w:author="PR Preview" w:date="2026-01-01T00:00:00Z">
        <w:r>
          <w:rPr>
            <w:rStyle w:val="NormalTok"/>
          </w:rPr>
          <w:delText xml:space="preserve"> </w:delText>
        </w:r>
      </w:del>
      <w:del w:id="1176" w:author="PR Preview" w:date="2026-01-01T00:00:00Z">
        <w:r>
          <w:rPr>
            <w:rStyle w:val="DecValTok"/>
          </w:rPr>
          <w:delText xml:space="preserve">2</w:delText>
        </w:r>
      </w:del>
      <w:del w:id="1177" w:author="PR Preview" w:date="2026-01-01T00:00:00Z">
        <w:r>
          <w:rPr>
            <w:rStyle w:val="NormalTok"/>
          </w:rPr>
          <w:delText xml:space="preserve"> </w:delText>
        </w:r>
      </w:del>
      <w:del w:id="1178" w:author="PR Preview" w:date="2026-01-01T00:00:00Z">
        <w:r>
          <w:rPr>
            <w:rStyle w:val="SpecialCharTok"/>
          </w:rPr>
          <w:delText xml:space="preserve">*</w:delText>
        </w:r>
      </w:del>
      <w:del w:id="1179" w:author="PR Preview" w:date="2026-01-01T00:00:00Z">
        <w:r>
          <w:rPr>
            <w:rStyle w:val="NormalTok"/>
          </w:rPr>
          <w:delText xml:space="preserve"> x</w:delText>
        </w:r>
      </w:del>
      <w:del w:id="1180" w:author="PR Preview" w:date="2026-01-01T00:00:00Z">
        <w:r>
          <w:br/>
        </w:r>
      </w:del>
      <w:del w:id="1181" w:author="PR Preview" w:date="2026-01-01T00:00:00Z">
        <w:r>
          <w:rPr>
            <w:rStyle w:val="NormalTok"/>
          </w:rPr>
          <w:delText xml:space="preserve">)</w:delText>
        </w:r>
      </w:del>
      <w:del w:id="1182" w:author="PR Preview" w:date="2026-01-01T00:00:00Z">
        <w:r>
          <w:br/>
        </w:r>
      </w:del>
      <w:del w:id="1183" w:author="PR Preview" w:date="2026-01-01T00:00:00Z">
        <w:r>
          <w:rPr>
            <w:rStyle w:val="NormalTok"/>
          </w:rPr>
          <w:delText xml:space="preserve">steps </w:delText>
        </w:r>
      </w:del>
      <w:del w:id="1184" w:author="PR Preview" w:date="2026-01-01T00:00:00Z">
        <w:r>
          <w:rPr>
            <w:rStyle w:val="OtherTok"/>
          </w:rPr>
          <w:delText xml:space="preserve">&lt;-</w:delText>
        </w:r>
      </w:del>
      <w:del w:id="1185" w:author="PR Preview" w:date="2026-01-01T00:00:00Z">
        <w:r>
          <w:rPr>
            <w:rStyle w:val="NormalTok"/>
          </w:rPr>
          <w:delText xml:space="preserve"> </w:delText>
        </w:r>
      </w:del>
      <w:del w:id="1186" w:author="PR Preview" w:date="2026-01-01T00:00:00Z">
        <w:r>
          <w:rPr>
            <w:rStyle w:val="FunctionTok"/>
          </w:rPr>
          <w:delText xml:space="preserve">with</w:delText>
        </w:r>
      </w:del>
      <w:del w:id="1187" w:author="PR Preview" w:date="2026-01-01T00:00:00Z">
        <w:r>
          <w:rPr>
            <w:rStyle w:val="NormalTok"/>
          </w:rPr>
          <w:delText xml:space="preserve">(</w:delText>
        </w:r>
      </w:del>
      <w:del w:id="1188" w:author="PR Preview" w:date="2026-01-01T00:00:00Z">
        <w:r>
          <w:br/>
        </w:r>
      </w:del>
      <w:del w:id="1189" w:author="PR Preview" w:date="2026-01-01T00:00:00Z">
        <w:r>
          <w:rPr>
            <w:rStyle w:val="NormalTok"/>
          </w:rPr>
          <w:delText xml:space="preserve">  lines,</w:delText>
        </w:r>
      </w:del>
      <w:del w:id="1190" w:author="PR Preview" w:date="2026-01-01T00:00:00Z">
        <w:r>
          <w:br/>
        </w:r>
      </w:del>
      <w:del w:id="1191" w:author="PR Preview" w:date="2026-01-01T00:00:00Z">
        <w:r>
          <w:rPr>
            <w:rStyle w:val="NormalTok"/>
          </w:rPr>
          <w:delText xml:space="preserve">  </w:delText>
        </w:r>
      </w:del>
      <w:del w:id="1192" w:author="PR Preview" w:date="2026-01-01T00:00:00Z">
        <w:r>
          <w:rPr>
            <w:rStyle w:val="FunctionTok"/>
          </w:rPr>
          <w:delText xml:space="preserve">data.frame</w:delText>
        </w:r>
      </w:del>
      <w:del w:id="1193" w:author="PR Preview" w:date="2026-01-01T00:00:00Z">
        <w:r>
          <w:rPr>
            <w:rStyle w:val="NormalTok"/>
          </w:rPr>
          <w:delText xml:space="preserve">(</w:delText>
        </w:r>
      </w:del>
      <w:del w:id="1194" w:author="PR Preview" w:date="2026-01-01T00:00:00Z">
        <w:r>
          <w:br/>
        </w:r>
      </w:del>
      <w:del w:id="1195" w:author="PR Preview" w:date="2026-01-01T00:00:00Z">
        <w:r>
          <w:rPr>
            <w:rStyle w:val="NormalTok"/>
          </w:rPr>
          <w:delText xml:space="preserve">    </w:delText>
        </w:r>
      </w:del>
      <w:del w:id="1196" w:author="PR Preview" w:date="2026-01-01T00:00:00Z">
        <w:r>
          <w:rPr>
            <w:rStyle w:val="AttributeTok"/>
          </w:rPr>
          <w:delText xml:space="preserve">x =</w:delText>
        </w:r>
      </w:del>
      <w:del w:id="1197" w:author="PR Preview" w:date="2026-01-01T00:00:00Z">
        <w:r>
          <w:rPr>
            <w:rStyle w:val="NormalTok"/>
          </w:rPr>
          <w:delText xml:space="preserve"> x,</w:delText>
        </w:r>
      </w:del>
      <w:del w:id="1198" w:author="PR Preview" w:date="2026-01-01T00:00:00Z">
        <w:r>
          <w:br/>
        </w:r>
      </w:del>
      <w:del w:id="1199" w:author="PR Preview" w:date="2026-01-01T00:00:00Z">
        <w:r>
          <w:rPr>
            <w:rStyle w:val="NormalTok"/>
          </w:rPr>
          <w:delText xml:space="preserve">    </w:delText>
        </w:r>
      </w:del>
      <w:del w:id="1200" w:author="PR Preview" w:date="2026-01-01T00:00:00Z">
        <w:r>
          <w:rPr>
            <w:rStyle w:val="AttributeTok"/>
          </w:rPr>
          <w:delText xml:space="preserve">step_1_equal =</w:delText>
        </w:r>
      </w:del>
      <w:del w:id="1201" w:author="PR Preview" w:date="2026-01-01T00:00:00Z">
        <w:r>
          <w:rPr>
            <w:rStyle w:val="NormalTok"/>
          </w:rPr>
          <w:delText xml:space="preserve"> line_0 </w:delText>
        </w:r>
      </w:del>
      <w:del w:id="1202" w:author="PR Preview" w:date="2026-01-01T00:00:00Z">
        <w:r>
          <w:rPr>
            <w:rStyle w:val="SpecialCharTok"/>
          </w:rPr>
          <w:delText xml:space="preserve">==</w:delText>
        </w:r>
      </w:del>
      <w:del w:id="1203" w:author="PR Preview" w:date="2026-01-01T00:00:00Z">
        <w:r>
          <w:rPr>
            <w:rStyle w:val="NormalTok"/>
          </w:rPr>
          <w:delText xml:space="preserve"> line_1,</w:delText>
        </w:r>
      </w:del>
      <w:del w:id="1204" w:author="PR Preview" w:date="2026-01-01T00:00:00Z">
        <w:r>
          <w:br/>
        </w:r>
      </w:del>
      <w:del w:id="1205" w:author="PR Preview" w:date="2026-01-01T00:00:00Z">
        <w:r>
          <w:rPr>
            <w:rStyle w:val="NormalTok"/>
          </w:rPr>
          <w:delText xml:space="preserve">    </w:delText>
        </w:r>
      </w:del>
      <w:del w:id="1206" w:author="PR Preview" w:date="2026-01-01T00:00:00Z">
        <w:r>
          <w:rPr>
            <w:rStyle w:val="AttributeTok"/>
          </w:rPr>
          <w:delText xml:space="preserve">step_2_geq =</w:delText>
        </w:r>
      </w:del>
      <w:del w:id="1207" w:author="PR Preview" w:date="2026-01-01T00:00:00Z">
        <w:r>
          <w:rPr>
            <w:rStyle w:val="NormalTok"/>
          </w:rPr>
          <w:delText xml:space="preserve"> line_1 </w:delText>
        </w:r>
      </w:del>
      <w:del w:id="1208" w:author="PR Preview" w:date="2026-01-01T00:00:00Z">
        <w:r>
          <w:rPr>
            <w:rStyle w:val="SpecialCharTok"/>
          </w:rPr>
          <w:delText xml:space="preserve">&gt;=</w:delText>
        </w:r>
      </w:del>
      <w:del w:id="1209" w:author="PR Preview" w:date="2026-01-01T00:00:00Z">
        <w:r>
          <w:rPr>
            <w:rStyle w:val="NormalTok"/>
          </w:rPr>
          <w:delText xml:space="preserve"> line_2,</w:delText>
        </w:r>
      </w:del>
      <w:del w:id="1210" w:author="PR Preview" w:date="2026-01-01T00:00:00Z">
        <w:r>
          <w:br/>
        </w:r>
      </w:del>
      <w:del w:id="1211" w:author="PR Preview" w:date="2026-01-01T00:00:00Z">
        <w:r>
          <w:rPr>
            <w:rStyle w:val="NormalTok"/>
          </w:rPr>
          <w:delText xml:space="preserve">    </w:delText>
        </w:r>
      </w:del>
      <w:del w:id="1212" w:author="PR Preview" w:date="2026-01-01T00:00:00Z">
        <w:r>
          <w:rPr>
            <w:rStyle w:val="AttributeTok"/>
          </w:rPr>
          <w:delText xml:space="preserve">step_3_greater =</w:delText>
        </w:r>
      </w:del>
      <w:del w:id="1213" w:author="PR Preview" w:date="2026-01-01T00:00:00Z">
        <w:r>
          <w:rPr>
            <w:rStyle w:val="NormalTok"/>
          </w:rPr>
          <w:delText xml:space="preserve"> line_2 </w:delText>
        </w:r>
      </w:del>
      <w:del w:id="1214" w:author="PR Preview" w:date="2026-01-01T00:00:00Z">
        <w:r>
          <w:rPr>
            <w:rStyle w:val="SpecialCharTok"/>
          </w:rPr>
          <w:delText xml:space="preserve">&gt;</w:delText>
        </w:r>
      </w:del>
      <w:del w:id="1215" w:author="PR Preview" w:date="2026-01-01T00:00:00Z">
        <w:r>
          <w:rPr>
            <w:rStyle w:val="NormalTok"/>
          </w:rPr>
          <w:delText xml:space="preserve"> line_3,</w:delText>
        </w:r>
      </w:del>
      <w:del w:id="1216" w:author="PR Preview" w:date="2026-01-01T00:00:00Z">
        <w:r>
          <w:br/>
        </w:r>
      </w:del>
      <w:del w:id="1217" w:author="PR Preview" w:date="2026-01-01T00:00:00Z">
        <w:r>
          <w:rPr>
            <w:rStyle w:val="NormalTok"/>
          </w:rPr>
          <w:delText xml:space="preserve">    </w:delText>
        </w:r>
      </w:del>
      <w:del w:id="1218" w:author="PR Preview" w:date="2026-01-01T00:00:00Z">
        <w:r>
          <w:rPr>
            <w:rStyle w:val="AttributeTok"/>
          </w:rPr>
          <w:delText xml:space="preserve">first_greater_than_last =</w:delText>
        </w:r>
      </w:del>
      <w:del w:id="1219" w:author="PR Preview" w:date="2026-01-01T00:00:00Z">
        <w:r>
          <w:rPr>
            <w:rStyle w:val="NormalTok"/>
          </w:rPr>
          <w:delText xml:space="preserve"> line_0 </w:delText>
        </w:r>
      </w:del>
      <w:del w:id="1220" w:author="PR Preview" w:date="2026-01-01T00:00:00Z">
        <w:r>
          <w:rPr>
            <w:rStyle w:val="SpecialCharTok"/>
          </w:rPr>
          <w:delText xml:space="preserve">&gt;</w:delText>
        </w:r>
      </w:del>
      <w:del w:id="1221" w:author="PR Preview" w:date="2026-01-01T00:00:00Z">
        <w:r>
          <w:rPr>
            <w:rStyle w:val="NormalTok"/>
          </w:rPr>
          <w:delText xml:space="preserve"> line_3</w:delText>
        </w:r>
      </w:del>
      <w:del w:id="1222" w:author="PR Preview" w:date="2026-01-01T00:00:00Z">
        <w:r>
          <w:br/>
        </w:r>
      </w:del>
      <w:del w:id="1223" w:author="PR Preview" w:date="2026-01-01T00:00:00Z">
        <w:r>
          <w:rPr>
            <w:rStyle w:val="NormalTok"/>
          </w:rPr>
          <w:delText xml:space="preserve">  )</w:delText>
        </w:r>
      </w:del>
      <w:del w:id="1224" w:author="PR Preview" w:date="2026-01-01T00:00:00Z">
        <w:r>
          <w:br/>
        </w:r>
      </w:del>
      <w:del w:id="1225" w:author="PR Preview" w:date="2026-01-01T00:00:00Z">
        <w:r>
          <w:rPr>
            <w:rStyle w:val="NormalTok"/>
          </w:rPr>
          <w:delText xml:space="preserve">)</w:delText>
        </w:r>
      </w:del>
      <w:del w:id="1226" w:author="PR Preview" w:date="2026-01-01T00:00:00Z">
        <w:r>
          <w:br/>
        </w:r>
      </w:del>
      <w:del w:id="1227" w:author="PR Preview" w:date="2026-01-01T00:00:00Z">
        <w:r>
          <w:rPr>
            <w:rStyle w:val="NormalTok"/>
          </w:rPr>
          <w:delText xml:space="preserve">lines</w:delText>
        </w:r>
      </w:del>
      <w:del w:id="1228" w:author="PR Preview" w:date="2026-01-01T00:00:00Z">
        <w:r>
          <w:br/>
        </w:r>
      </w:del>
      <w:del w:id="1229" w:author="PR Preview" w:date="2026-01-01T00:00:00Z">
        <w:r>
          <w:rPr>
            <w:rStyle w:val="CommentTok"/>
          </w:rPr>
          <w:delText xml:space="preserve">#&gt; # A tibble: 5 × 5</w:delText>
        </w:r>
      </w:del>
      <w:del w:id="1230" w:author="PR Preview" w:date="2026-01-01T00:00:00Z">
        <w:r>
          <w:br/>
        </w:r>
      </w:del>
      <w:del w:id="1231" w:author="PR Preview" w:date="2026-01-01T00:00:00Z">
        <w:r>
          <w:rPr>
            <w:rStyle w:val="CommentTok"/>
          </w:rPr>
          <w:delText xml:space="preserve">#&gt;       x line_0 line_1 line_2 line_3</w:delText>
        </w:r>
      </w:del>
      <w:del w:id="1232" w:author="PR Preview" w:date="2026-01-01T00:00:00Z">
        <w:r>
          <w:br/>
        </w:r>
      </w:del>
      <w:del w:id="1233" w:author="PR Preview" w:date="2026-01-01T00:00:00Z">
        <w:r>
          <w:rPr>
            <w:rStyle w:val="CommentTok"/>
          </w:rPr>
          <w:delText xml:space="preserve">#&gt;   &lt;dbl&gt;  &lt;dbl&gt;  &lt;dbl&gt;  &lt;dbl&gt;  &lt;dbl&gt;</w:delText>
        </w:r>
      </w:del>
      <w:del w:id="1234" w:author="PR Preview" w:date="2026-01-01T00:00:00Z">
        <w:r>
          <w:br/>
        </w:r>
      </w:del>
      <w:del w:id="1235" w:author="PR Preview" w:date="2026-01-01T00:00:00Z">
        <w:r>
          <w:rPr>
            <w:rStyle w:val="CommentTok"/>
          </w:rPr>
          <w:delText xml:space="preserve">#&gt; 1    -3      4      4     -5     -6</w:delText>
        </w:r>
      </w:del>
      <w:del w:id="1236" w:author="PR Preview" w:date="2026-01-01T00:00:00Z">
        <w:r>
          <w:br/>
        </w:r>
      </w:del>
      <w:del w:id="1237" w:author="PR Preview" w:date="2026-01-01T00:00:00Z">
        <w:r>
          <w:rPr>
            <w:rStyle w:val="CommentTok"/>
          </w:rPr>
          <w:delText xml:space="preserve">#&gt; 2    -1      0      0     -1     -2</w:delText>
        </w:r>
      </w:del>
      <w:del w:id="1238" w:author="PR Preview" w:date="2026-01-01T00:00:00Z">
        <w:r>
          <w:br/>
        </w:r>
      </w:del>
      <w:del w:id="1239" w:author="PR Preview" w:date="2026-01-01T00:00:00Z">
        <w:r>
          <w:rPr>
            <w:rStyle w:val="CommentTok"/>
          </w:rPr>
          <w:delText xml:space="preserve">#&gt; 3     0      1      1      1      0</w:delText>
        </w:r>
      </w:del>
      <w:del w:id="1240" w:author="PR Preview" w:date="2026-01-01T00:00:00Z">
        <w:r>
          <w:br/>
        </w:r>
      </w:del>
      <w:del w:id="1241" w:author="PR Preview" w:date="2026-01-01T00:00:00Z">
        <w:r>
          <w:rPr>
            <w:rStyle w:val="CommentTok"/>
          </w:rPr>
          <w:delText xml:space="preserve">#&gt; 4     2      9      9      5      4</w:delText>
        </w:r>
      </w:del>
      <w:del w:id="1242" w:author="PR Preview" w:date="2026-01-01T00:00:00Z">
        <w:r>
          <w:br/>
        </w:r>
      </w:del>
      <w:del w:id="1243" w:author="PR Preview" w:date="2026-01-01T00:00:00Z">
        <w:r>
          <w:rPr>
            <w:rStyle w:val="CommentTok"/>
          </w:rPr>
          <w:delText xml:space="preserve">#&gt; 5     3     16     16      7      6</w:delText>
        </w:r>
      </w:del>
      <w:del w:id="1244" w:author="PR Preview" w:date="2026-01-01T00:00:00Z">
        <w:r>
          <w:br/>
        </w:r>
      </w:del>
      <w:del w:id="1245" w:author="PR Preview" w:date="2026-01-01T00:00:00Z">
        <w:r>
          <w:rPr>
            <w:rStyle w:val="NormalTok"/>
          </w:rPr>
          <w:delText xml:space="preserve">steps</w:delText>
        </w:r>
      </w:del>
      <w:del w:id="1246" w:author="PR Preview" w:date="2026-01-01T00:00:00Z">
        <w:r>
          <w:br/>
        </w:r>
      </w:del>
      <w:del w:id="1247" w:author="PR Preview" w:date="2026-01-01T00:00:00Z">
        <w:r>
          <w:rPr>
            <w:rStyle w:val="CommentTok"/>
          </w:rPr>
          <w:delText xml:space="preserve">#&gt; # A tibble: 5 × 5</w:delText>
        </w:r>
      </w:del>
      <w:del w:id="1248" w:author="PR Preview" w:date="2026-01-01T00:00:00Z">
        <w:r>
          <w:br/>
        </w:r>
      </w:del>
      <w:del w:id="1249" w:author="PR Preview" w:date="2026-01-01T00:00:00Z">
        <w:r>
          <w:rPr>
            <w:rStyle w:val="CommentTok"/>
          </w:rPr>
          <w:delText xml:space="preserve">#&gt;       x step_1_equal step_2_geq step_3_greater first_greater_than_last</w:delText>
        </w:r>
      </w:del>
      <w:del w:id="1250" w:author="PR Preview" w:date="2026-01-01T00:00:00Z">
        <w:r>
          <w:br/>
        </w:r>
      </w:del>
      <w:del w:id="1251" w:author="PR Preview" w:date="2026-01-01T00:00:00Z">
        <w:r>
          <w:rPr>
            <w:rStyle w:val="CommentTok"/>
          </w:rPr>
          <w:delText xml:space="preserve">#&gt;   &lt;dbl&gt; &lt;lgl&gt;        &lt;lgl&gt;      &lt;lgl&gt;          &lt;lgl&gt;                  </w:delText>
        </w:r>
      </w:del>
      <w:del w:id="1252" w:author="PR Preview" w:date="2026-01-01T00:00:00Z">
        <w:r>
          <w:br/>
        </w:r>
      </w:del>
      <w:del w:id="1253" w:author="PR Preview" w:date="2026-01-01T00:00:00Z">
        <w:r>
          <w:rPr>
            <w:rStyle w:val="CommentTok"/>
          </w:rPr>
          <w:delText xml:space="preserve">#&gt; 1    -3 TRUE         TRUE       TRUE           TRUE                   </w:delText>
        </w:r>
      </w:del>
      <w:del w:id="1254" w:author="PR Preview" w:date="2026-01-01T00:00:00Z">
        <w:r>
          <w:br/>
        </w:r>
      </w:del>
      <w:del w:id="1255" w:author="PR Preview" w:date="2026-01-01T00:00:00Z">
        <w:r>
          <w:rPr>
            <w:rStyle w:val="CommentTok"/>
          </w:rPr>
          <w:delText xml:space="preserve">#&gt; 2    -1 TRUE         TRUE       TRUE           TRUE                   </w:delText>
        </w:r>
      </w:del>
      <w:del w:id="1256" w:author="PR Preview" w:date="2026-01-01T00:00:00Z">
        <w:r>
          <w:br/>
        </w:r>
      </w:del>
      <w:del w:id="1257" w:author="PR Preview" w:date="2026-01-01T00:00:00Z">
        <w:r>
          <w:rPr>
            <w:rStyle w:val="CommentTok"/>
          </w:rPr>
          <w:delText xml:space="preserve">#&gt; 3     0 TRUE         TRUE       TRUE           TRUE                   </w:delText>
        </w:r>
      </w:del>
      <w:del w:id="1258" w:author="PR Preview" w:date="2026-01-01T00:00:00Z">
        <w:r>
          <w:br/>
        </w:r>
      </w:del>
      <w:del w:id="1259" w:author="PR Preview" w:date="2026-01-01T00:00:00Z">
        <w:r>
          <w:rPr>
            <w:rStyle w:val="CommentTok"/>
          </w:rPr>
          <w:delText xml:space="preserve">#&gt; 4     2 TRUE         TRUE       TRUE           TRUE                   </w:delText>
        </w:r>
      </w:del>
      <w:del w:id="1260" w:author="PR Preview" w:date="2026-01-01T00:00:00Z">
        <w:r>
          <w:br/>
        </w:r>
      </w:del>
      <w:del w:id="1261" w:author="PR Preview" w:date="2026-01-01T00:00:00Z">
        <w:r>
          <w:rPr>
            <w:rStyle w:val="CommentTok"/>
          </w:rPr>
          <w:delText xml:space="preserve">#&gt; 5     3 TRUE         TRUE       TRUE           TRUE</w:delText>
        </w:r>
      </w:del>
    </w:p>
    <w:p>
      <w:pPr>
        <w:pStyle w:val="FirstParagraph"/>
      </w:pPr>
      <w:del w:id="1262" w:author="PR Preview" w:date="2026-01-01T00:00:00Z">
        <w:r>
          <w:delText xml:space="preserve">At all 5 values of</w:delText>
        </w:r>
      </w:del>
      <w:del w:id="1263" w:author="PR Preview" w:date="2026-01-01T00:00:00Z">
        <w:r>
          <w:delText xml:space="preserve"> </w:delText>
        </w:r>
      </w:del>
      <m:oMath>
        <m:r>
          <m:t>x</m:t>
        </m:r>
      </m:oMath>
      <w:del w:id="1264" w:author="PR Preview" w:date="2026-01-01T00:00:00Z">
        <w:r>
          <w:delText xml:space="preserve">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the three steps hold in 5, 5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and 5 cases,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 the first line exceeds the last in 5 cases,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as</w:delText>
        </w:r>
      </w:del>
      <w:del w:id="1273" w:author="PR Preview" w:date="2026-01-01T00:00:00Z">
        <w:r>
          <w:delText xml:space="preserve"> </w:delText>
        </w:r>
      </w:del>
      <w:hyperlink w:anchor="thm-derivation-chain">
        <w:del w:id="127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says.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At</w:delText>
        </w:r>
      </w:del>
      <w:del w:id="12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280" w:author="PR Preview" w:date="2026-01-01T00:00:00Z">
        <w:r>
          <w:delText xml:space="preserve">, for example, the first line is 1 and the last is 0.</w:delText>
        </w:r>
      </w:del>
    </w:p>
    <w:p>
      <w:pPr>
        <w:pStyle w:val="BodyText"/>
      </w:pPr>
      <w:del w:id="1281" w:author="PR Preview" w:date="2026-01-01T00:00:00Z">
        <w:r>
          <w:rPr>
            <w:b/>
            <w:bCs/>
          </w:rPr>
          <w:delText xml:space="preserve">Definition 17 (Result, theorem, lemma, and corollary)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rPr>
            <w:b/>
            <w:bCs/>
          </w:rPr>
          <w:delText xml:space="preserve">result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is a proposition (</w:delText>
        </w:r>
      </w:del>
      <w:hyperlink w:anchor="def-proposition">
        <w:del w:id="128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289" w:author="PR Preview" w:date="2026-01-01T00:00:00Z">
        <w:r>
          <w:delText xml:space="preserve">)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that has a proof (</w:delText>
        </w:r>
      </w:del>
      <w:hyperlink w:anchor="def-proof">
        <w:del w:id="129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93" w:author="PR Preview" w:date="2026-01-01T00:00:00Z">
        <w:r>
          <w:delText xml:space="preserve">).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These notes label each result by its role:</w:delText>
        </w:r>
      </w:del>
    </w:p>
    <w:p>
      <w:pPr>
        <w:pStyle w:val="Compact"/>
        <w:numPr>
          <w:ilvl w:val="0"/>
          <w:numId w:val="1023"/>
        </w:numPr>
      </w:pPr>
      <w:del w:id="1296" w:author="PR Preview" w:date="2026-01-01T00:00:00Z">
        <w:r>
          <w:delText xml:space="preserve">a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rPr>
            <w:b/>
            <w:bCs/>
          </w:rPr>
          <w:delText xml:space="preserve">theorem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is a result of interest in its own right;</w:delText>
        </w:r>
      </w:del>
    </w:p>
    <w:p>
      <w:pPr>
        <w:pStyle w:val="Compact"/>
        <w:numPr>
          <w:ilvl w:val="0"/>
          <w:numId w:val="1023"/>
        </w:numPr>
      </w:pPr>
      <w:del w:id="1301" w:author="PR Preview" w:date="2026-01-01T00:00:00Z">
        <w:r>
          <w:delText xml:space="preserve">a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rPr>
            <w:b/>
            <w:bCs/>
          </w:rPr>
          <w:delText xml:space="preserve">lemma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is a result proved mainly as a step in the proof of another result;</w:delText>
        </w:r>
      </w:del>
    </w:p>
    <w:p>
      <w:pPr>
        <w:pStyle w:val="Compact"/>
        <w:numPr>
          <w:ilvl w:val="0"/>
          <w:numId w:val="1023"/>
        </w:numPr>
      </w:pPr>
      <w:del w:id="1306" w:author="PR Preview" w:date="2026-01-01T00:00:00Z">
        <w:r>
          <w:delText xml:space="preserve">a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rPr>
            <w:b/>
            <w:bCs/>
          </w:rPr>
          <w:delText xml:space="preserve">corollary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is a result that follows from a theorem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with little extra work.</w:delText>
        </w:r>
      </w:del>
    </w:p>
    <w:p>
      <w:pPr>
        <w:pStyle w:val="FirstParagraph"/>
      </w:pPr>
      <w:del w:id="1313" w:author="PR Preview" w:date="2026-01-01T00:00:00Z">
        <w:r>
          <w:rPr>
            <w:i/>
            <w:iCs/>
          </w:rPr>
          <w:delText xml:space="preserve">Remark 2</w:delText>
        </w:r>
      </w:del>
      <w:del w:id="1314" w:author="PR Preview" w:date="2026-01-01T00:00:00Z">
        <w:r>
          <w:delText xml:space="preserve"> (</w:delText>
        </w:r>
      </w:del>
      <w:del w:id="1315" w:author="PR Preview" w:date="2026-01-01T00:00:00Z">
        <w:r>
          <w:delText xml:space="preserve">“Proposition”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as a kind of result). </w:delText>
        </w:r>
      </w:del>
      <w:del w:id="1318" w:author="PR Preview" w:date="2026-01-01T00:00:00Z">
        <w:r>
          <w:delText xml:space="preserve">Some sources also call a result of moderate importance a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“proposition”</w:delText>
        </w:r>
      </w:del>
      <w:del w:id="1321" w:author="PR Preview" w:date="2026-01-01T00:00:00Z">
        <w:r>
          <w:delText xml:space="preserve">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In these notes,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“proposition”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always means a sentence that is true or false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(</w:delText>
        </w:r>
      </w:del>
      <w:hyperlink w:anchor="def-proposition">
        <w:del w:id="133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31" w:author="PR Preview" w:date="2026-01-01T00:00:00Z">
        <w:r>
          <w:delText xml:space="preserve">), whether or not it has been proved.</w:delText>
        </w:r>
      </w:del>
    </w:p>
    <w:p>
      <w:pPr>
        <w:pStyle w:val="BodyText"/>
      </w:pPr>
      <w:del w:id="1332" w:author="PR Preview" w:date="2026-01-01T00:00:00Z">
        <w:r>
          <w:rPr>
            <w:b/>
            <w:bCs/>
          </w:rPr>
          <w:delText xml:space="preserve">Example 17 (A corollary of a result)</w:delText>
        </w:r>
      </w:del>
      <w:del w:id="1333" w:author="PR Preview" w:date="2026-01-01T00:00:00Z">
        <w:r>
          <w:delText xml:space="preserve"> </w:delText>
        </w:r>
      </w:del>
      <w:hyperlink w:anchor="exm-proof">
        <w:del w:id="1334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proves the result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“the sum of two even integers is even”</w:delText>
        </w:r>
      </w:del>
      <w:del w:id="1339" w:author="PR Preview" w:date="2026-01-01T00:00:00Z">
        <w:r>
          <w:delText xml:space="preserve">.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 corollary follows with little extra work: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the sum of three even integers</w:delText>
        </w:r>
      </w:del>
      <w:del w:id="1344" w:author="PR Preview" w:date="2026-01-01T00:00:00Z">
        <w:r>
          <w:delText xml:space="preserve"> </w:delText>
        </w:r>
      </w:del>
      <m:oMath>
        <m:r>
          <m:t>a</m:t>
        </m:r>
      </m:oMath>
      <w:del w:id="1345" w:author="PR Preview" w:date="2026-01-01T00:00:00Z">
        <w:r>
          <w:delText xml:space="preserve">,</w:delText>
        </w:r>
      </w:del>
      <w:del w:id="1346" w:author="PR Preview" w:date="2026-01-01T00:00:00Z">
        <w:r>
          <w:delText xml:space="preserve"> </w:delText>
        </w:r>
      </w:del>
      <m:oMath>
        <m:r>
          <m:t>b</m:t>
        </m:r>
      </m:oMath>
      <w:del w:id="1347" w:author="PR Preview" w:date="2026-01-01T00:00:00Z">
        <w:r>
          <w:delText xml:space="preserve">, and</w:delText>
        </w:r>
      </w:del>
      <w:del w:id="1348" w:author="PR Preview" w:date="2026-01-01T00:00:00Z">
        <w:r>
          <w:delText xml:space="preserve"> </w:delText>
        </w:r>
      </w:del>
      <m:oMath>
        <m:r>
          <m:t>c</m:t>
        </m:r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is even,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because</w:delText>
        </w:r>
      </w:del>
      <w:del w:id="13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1354" w:author="PR Preview" w:date="2026-01-01T00:00:00Z">
        <w:r>
          <w:delText xml:space="preserve">,</w:delText>
        </w:r>
      </w:del>
      <w:del w:id="13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is even by that result,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and applying the result again to the even integers</w:delText>
        </w:r>
      </w:del>
      <w:del w:id="13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and</w:delText>
        </w:r>
      </w:del>
      <w:del w:id="1363" w:author="PR Preview" w:date="2026-01-01T00:00:00Z">
        <w:r>
          <w:delText xml:space="preserve"> </w:delText>
        </w:r>
      </w:del>
      <m:oMath>
        <m:r>
          <m:t>c</m:t>
        </m:r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shows that</w:delText>
        </w:r>
      </w:del>
      <w:del w:id="13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is even.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371" w:author="PR Preview" w:date="2026-01-01T00:00:00Z">
        <w:r>
          <w:delText xml:space="preserve">which is even.</w:delText>
        </w:r>
      </w:del>
    </w:p>
    <w:p>
      <w:pPr>
        <w:pStyle w:val="BodyText"/>
      </w:pPr>
      <w:del w:id="1372" w:author="PR Preview" w:date="2026-01-01T00:00:00Z">
        <w:r>
          <w:rPr>
            <w:b/>
            <w:bCs/>
          </w:rPr>
          <w:delText xml:space="preserve">Definition 18 (Counterexample)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A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rPr>
            <w:b/>
            <w:bCs/>
          </w:rPr>
          <w:delText xml:space="preserve">counterexample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to a proposition of the form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“for every</w:delText>
        </w:r>
      </w:del>
      <w:del w:id="1381" w:author="PR Preview" w:date="2026-01-01T00:00:00Z">
        <w:r>
          <w:delText xml:space="preserve"> </w:delText>
        </w:r>
      </w:del>
      <m:oMath>
        <m:r>
          <m:t>x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in</w:delText>
        </w:r>
      </w:del>
      <w:del w:id="1384" w:author="PR Preview" w:date="2026-01-01T00:00:00Z">
        <w:r>
          <w:delText xml:space="preserve"> </w:delText>
        </w:r>
      </w:del>
      <m:oMath>
        <m:r>
          <m:t>A</m:t>
        </m:r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87" w:author="PR Preview" w:date="2026-01-01T00:00:00Z">
        <w:r>
          <w:delText xml:space="preserve">”</w:delText>
        </w:r>
      </w:del>
      <w:del w:id="1388" w:author="PR Preview" w:date="2026-01-01T00:00:00Z">
        <w:r>
          <w:delText xml:space="preserve">,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where</w:delText>
        </w:r>
      </w:del>
      <w:del w:id="13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is a predicate (</w:delText>
        </w:r>
      </w:del>
      <w:hyperlink w:anchor="def-predicate">
        <w:del w:id="139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395" w:author="PR Preview" w:date="2026-01-01T00:00:00Z">
        <w:r>
          <w:delText xml:space="preserve">),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is an element</w:delText>
        </w:r>
      </w:del>
      <w:del w:id="1398" w:author="PR Preview" w:date="2026-01-01T00:00:00Z">
        <w:r>
          <w:delText xml:space="preserve"> </w:delText>
        </w:r>
      </w:del>
      <m:oMath>
        <m:r>
          <m:t>x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of</w:delText>
        </w:r>
      </w:del>
      <w:del w:id="1401" w:author="PR Preview" w:date="2026-01-01T00:00:00Z">
        <w:r>
          <w:delText xml:space="preserve"> </w:delText>
        </w:r>
      </w:del>
      <m:oMath>
        <m:r>
          <m:t>A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for which</w:delText>
        </w:r>
      </w:del>
      <w:del w:id="14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is false.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 single counterexample shows that the proposition is false.</w:delText>
        </w:r>
      </w:del>
    </w:p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Example 18 (A counterexample)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The proposition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“for every integer</w:delText>
        </w:r>
      </w:del>
      <w:del w:id="1414" w:author="PR Preview" w:date="2026-01-01T00:00:00Z">
        <w:r>
          <w:delText xml:space="preserve"> </w:delText>
        </w:r>
      </w:del>
      <m:oMath>
        <m:r>
          <m:t>n</m:t>
        </m:r>
      </m:oMath>
      <w:del w:id="1415" w:author="PR Preview" w:date="2026-01-01T00:00:00Z">
        <w:r>
          <w:delText xml:space="preserve">,</w:delText>
        </w:r>
      </w:del>
      <w:del w:id="141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del w:id="1417" w:author="PR Preview" w:date="2026-01-01T00:00:00Z">
        <w:r>
          <w:delText xml:space="preserve">”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is false.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The integer</w:delText>
        </w:r>
      </w:del>
      <w:del w:id="14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0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is a counterexample:</w:delText>
        </w:r>
      </w:del>
      <w:del w:id="142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426" w:author="PR Preview" w:date="2026-01-01T00:00:00Z">
        <w:r>
          <w:delText xml:space="preserve">, and</w:delText>
        </w:r>
      </w:del>
      <w:del w:id="142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&gt;</m:t>
        </m:r>
        <m:r>
          <m:t>0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is false.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proposition is true for some integers, such as</w:delText>
        </w:r>
      </w:del>
      <w:del w:id="143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433" w:author="PR Preview" w:date="2026-01-01T00:00:00Z">
        <w:r>
          <w:delText xml:space="preserve">,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since</w:delText>
        </w:r>
      </w:del>
      <w:del w:id="143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del w:id="1437" w:author="PR Preview" w:date="2026-01-01T00:00:00Z">
        <w:r>
          <w:delText xml:space="preserve">,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but one counterexample is enough to make it false.</w:delText>
        </w:r>
      </w:del>
    </w:p>
    <w:p>
      <w:pPr>
        <w:pStyle w:val="BodyText"/>
      </w:pPr>
      <w:del w:id="1440" w:author="PR Preview" w:date="2026-01-01T00:00:00Z">
        <w:r>
          <w:rPr>
            <w:b/>
            <w:bCs/>
          </w:rPr>
          <w:delText xml:space="preserve">Definition 19 (Converse)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rPr>
            <w:b/>
            <w:bCs/>
          </w:rPr>
          <w:delText xml:space="preserve">converse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 the proposition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“if</w:delText>
        </w:r>
      </w:del>
      <w:del w:id="1449" w:author="PR Preview" w:date="2026-01-01T00:00:00Z">
        <w:r>
          <w:delText xml:space="preserve"> </w:delText>
        </w:r>
      </w:del>
      <m:oMath>
        <m:r>
          <m:t>P</m:t>
        </m:r>
      </m:oMath>
      <w:del w:id="1450" w:author="PR Preview" w:date="2026-01-01T00:00:00Z">
        <w:r>
          <w:delText xml:space="preserve">, then</w:delText>
        </w:r>
      </w:del>
      <w:del w:id="1451" w:author="PR Preview" w:date="2026-01-01T00:00:00Z">
        <w:r>
          <w:delText xml:space="preserve"> </w:delText>
        </w:r>
      </w:del>
      <m:oMath>
        <m:r>
          <m:t>Q</m:t>
        </m:r>
      </m:oMath>
      <w:del w:id="1452" w:author="PR Preview" w:date="2026-01-01T00:00:00Z">
        <w:r>
          <w:delText xml:space="preserve">”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is the proposition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“if</w:delText>
        </w:r>
      </w:del>
      <w:del w:id="1457" w:author="PR Preview" w:date="2026-01-01T00:00:00Z">
        <w:r>
          <w:delText xml:space="preserve"> </w:delText>
        </w:r>
      </w:del>
      <m:oMath>
        <m:r>
          <m:t>Q</m:t>
        </m:r>
      </m:oMath>
      <w:del w:id="1458" w:author="PR Preview" w:date="2026-01-01T00:00:00Z">
        <w:r>
          <w:delText xml:space="preserve">, then</w:delText>
        </w:r>
      </w:del>
      <w:del w:id="1459" w:author="PR Preview" w:date="2026-01-01T00:00:00Z">
        <w:r>
          <w:delText xml:space="preserve"> </w:delText>
        </w:r>
      </w:del>
      <m:oMath>
        <m:r>
          <m:t>P</m:t>
        </m:r>
      </m:oMath>
      <w:del w:id="1460" w:author="PR Preview" w:date="2026-01-01T00:00:00Z">
        <w:r>
          <w:delText xml:space="preserve">”</w:delText>
        </w:r>
      </w:del>
      <w:del w:id="1461" w:author="PR Preview" w:date="2026-01-01T00:00:00Z">
        <w:r>
          <w:delText xml:space="preserve">.</w:delText>
        </w:r>
      </w:del>
    </w:p>
    <w:p>
      <w:pPr>
        <w:pStyle w:val="BodyText"/>
      </w:pPr>
      <w:del w:id="1462" w:author="PR Preview" w:date="2026-01-01T00:00:00Z">
        <w:r>
          <w:rPr>
            <w:b/>
            <w:bCs/>
          </w:rPr>
          <w:delText xml:space="preserve">Example 19 (A true proposition with a false converse)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For an integer</w:delText>
        </w:r>
      </w:del>
      <w:del w:id="1465" w:author="PR Preview" w:date="2026-01-01T00:00:00Z">
        <w:r>
          <w:delText xml:space="preserve"> </w:delText>
        </w:r>
      </w:del>
      <m:oMath>
        <m:r>
          <m:t>n</m:t>
        </m:r>
      </m:oMath>
      <w:del w:id="1466" w:author="PR Preview" w:date="2026-01-01T00:00:00Z">
        <w:r>
          <w:delText xml:space="preserve">, call</w:delText>
        </w:r>
      </w:del>
      <w:del w:id="1467" w:author="PR Preview" w:date="2026-01-01T00:00:00Z">
        <w:r>
          <w:delText xml:space="preserve"> </w:delText>
        </w:r>
      </w:del>
      <m:oMath>
        <m:r>
          <m:t>n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 multiple of</w:delText>
        </w:r>
      </w:del>
      <w:del w:id="1470" w:author="PR Preview" w:date="2026-01-01T00:00:00Z">
        <w:r>
          <w:delText xml:space="preserve"> </w:delText>
        </w:r>
      </w:del>
      <m:oMath>
        <m:r>
          <m:t>4</m:t>
        </m:r>
      </m:oMath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if</w:delText>
        </w:r>
      </w:del>
      <w:del w:id="14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for some integer</w:delText>
        </w:r>
      </w:del>
      <w:del w:id="1476" w:author="PR Preview" w:date="2026-01-01T00:00:00Z">
        <w:r>
          <w:delText xml:space="preserve"> </w:delText>
        </w:r>
      </w:del>
      <m:oMath>
        <m:r>
          <m:t>k</m:t>
        </m:r>
      </m:oMath>
      <w:del w:id="1477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w:del w:id="1478" w:author="PR Preview" w:date="2026-01-01T00:00:00Z">
        <w:r>
          <w:delText xml:space="preserve">“If</w:delText>
        </w:r>
      </w:del>
      <w:del w:id="1479" w:author="PR Preview" w:date="2026-01-01T00:00:00Z">
        <w:r>
          <w:delText xml:space="preserve"> </w:delText>
        </w:r>
      </w:del>
      <m:oMath>
        <m:r>
          <m:t>n</m:t>
        </m:r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is a multiple of</w:delText>
        </w:r>
      </w:del>
      <w:del w:id="1482" w:author="PR Preview" w:date="2026-01-01T00:00:00Z">
        <w:r>
          <w:delText xml:space="preserve"> </w:delText>
        </w:r>
      </w:del>
      <m:oMath>
        <m:r>
          <m:t>4</m:t>
        </m:r>
      </m:oMath>
      <w:del w:id="1483" w:author="PR Preview" w:date="2026-01-01T00:00:00Z">
        <w:r>
          <w:delText xml:space="preserve">, then</w:delText>
        </w:r>
      </w:del>
      <w:del w:id="1484" w:author="PR Preview" w:date="2026-01-01T00:00:00Z">
        <w:r>
          <w:delText xml:space="preserve"> </w:delText>
        </w:r>
      </w:del>
      <m:oMath>
        <m:r>
          <m:t>n</m:t>
        </m:r>
      </m:oMath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is even”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is true: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489" w:author="PR Preview" w:date="2026-01-01T00:00:00Z">
        <w:r>
          <w:delText xml:space="preserve">and</w:delText>
        </w:r>
      </w:del>
      <w:del w:id="1490" w:author="PR Preview" w:date="2026-01-01T00:00:00Z">
        <w:r>
          <w:delText xml:space="preserve"> </w:delText>
        </w:r>
      </w:del>
      <m:oMath>
        <m:r>
          <m:t>2</m:t>
        </m:r>
        <m:r>
          <m:t>k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is an integer.</w:delText>
        </w:r>
      </w:del>
    </w:p>
    <w:p>
      <w:pPr>
        <w:numPr>
          <w:ilvl w:val="0"/>
          <w:numId w:val="1024"/>
        </w:numPr>
      </w:pPr>
      <w:del w:id="1493" w:author="PR Preview" w:date="2026-01-01T00:00:00Z">
        <w:r>
          <w:delText xml:space="preserve">Its converse,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“if</w:delText>
        </w:r>
      </w:del>
      <w:del w:id="1496" w:author="PR Preview" w:date="2026-01-01T00:00:00Z">
        <w:r>
          <w:delText xml:space="preserve"> </w:delText>
        </w:r>
      </w:del>
      <m:oMath>
        <m:r>
          <m:t>n</m:t>
        </m:r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is even, then</w:delText>
        </w:r>
      </w:del>
      <w:del w:id="1499" w:author="PR Preview" w:date="2026-01-01T00:00:00Z">
        <w:r>
          <w:delText xml:space="preserve"> </w:delText>
        </w:r>
      </w:del>
      <m:oMath>
        <m:r>
          <m:t>n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 a multiple of</w:delText>
        </w:r>
      </w:del>
      <w:del w:id="1502" w:author="PR Preview" w:date="2026-01-01T00:00:00Z">
        <w:r>
          <w:delText xml:space="preserve"> </w:delText>
        </w:r>
      </w:del>
      <m:oMath>
        <m:r>
          <m:t>4</m:t>
        </m:r>
      </m:oMath>
      <w:del w:id="1503" w:author="PR Preview" w:date="2026-01-01T00:00:00Z">
        <w:r>
          <w:delText xml:space="preserve">”</w:delText>
        </w:r>
      </w:del>
      <w:del w:id="1504" w:author="PR Preview" w:date="2026-01-01T00:00:00Z">
        <w:r>
          <w:delText xml:space="preserve">, is false.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The integer</w:delText>
        </w:r>
      </w:del>
      <w:del w:id="150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is a counterexample (</w:delText>
        </w:r>
      </w:del>
      <w:hyperlink w:anchor="def-counterexample">
        <w:del w:id="151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511" w:author="PR Preview" w:date="2026-01-01T00:00:00Z">
        <w:r>
          <w:delText xml:space="preserve">):</w:delText>
        </w:r>
      </w:del>
      <w:del w:id="1512" w:author="PR Preview" w:date="2026-01-01T00:00:00Z">
        <w:r>
          <w:delText xml:space="preserve"> </w:delText>
        </w:r>
      </w:del>
      <m:oMath>
        <m:r>
          <m:t>2</m:t>
        </m:r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is even, but</w:delText>
        </w:r>
      </w:del>
      <w:del w:id="15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only for</w:delText>
        </w:r>
      </w:del>
      <w:del w:id="15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519" w:author="PR Preview" w:date="2026-01-01T00:00:00Z">
        <w:r>
          <w:delText xml:space="preserve">, which is not an integer.</w:delText>
        </w:r>
      </w:del>
    </w:p>
    <w:p>
      <w:pPr>
        <w:pStyle w:val="FirstParagraph"/>
      </w:pPr>
      <w:del w:id="1520" w:author="PR Preview" w:date="2026-01-01T00:00:00Z">
        <w:r>
          <w:delText xml:space="preserve">So a proposition can be true while its converse is false.</w:delText>
        </w:r>
      </w:del>
    </w:p>
    <w:p>
      <w:pPr>
        <w:pStyle w:val="BodyText"/>
      </w:pPr>
      <w:del w:id="1521" w:author="PR Preview" w:date="2026-01-01T00:00:00Z">
        <w:r>
          <w:rPr>
            <w:b/>
            <w:bCs/>
          </w:rPr>
          <w:delText xml:space="preserve">Definition 20 (Necessary and sufficient conditions)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When the proposition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“if</w:delText>
        </w:r>
      </w:del>
      <w:del w:id="1526" w:author="PR Preview" w:date="2026-01-01T00:00:00Z">
        <w:r>
          <w:delText xml:space="preserve"> </w:delText>
        </w:r>
      </w:del>
      <m:oMath>
        <m:r>
          <m:t>P</m:t>
        </m:r>
      </m:oMath>
      <w:del w:id="1527" w:author="PR Preview" w:date="2026-01-01T00:00:00Z">
        <w:r>
          <w:delText xml:space="preserve">, then</w:delText>
        </w:r>
      </w:del>
      <w:del w:id="1528" w:author="PR Preview" w:date="2026-01-01T00:00:00Z">
        <w:r>
          <w:delText xml:space="preserve"> </w:delText>
        </w:r>
      </w:del>
      <m:oMath>
        <m:r>
          <m:t>Q</m:t>
        </m:r>
      </m:oMath>
      <w:del w:id="1529" w:author="PR Preview" w:date="2026-01-01T00:00:00Z">
        <w:r>
          <w:delText xml:space="preserve">”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true,</w:delText>
        </w:r>
      </w:del>
      <w:del w:id="1532" w:author="PR Preview" w:date="2026-01-01T00:00:00Z">
        <w:r>
          <w:delText xml:space="preserve"> </w:delText>
        </w:r>
      </w:del>
      <m:oMath>
        <m:r>
          <m:t>P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is a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rPr>
            <w:b/>
            <w:bCs/>
          </w:rPr>
          <w:delText xml:space="preserve">sufficient condition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for</w:delText>
        </w:r>
      </w:del>
      <w:del w:id="1539" w:author="PR Preview" w:date="2026-01-01T00:00:00Z">
        <w:r>
          <w:delText xml:space="preserve"> </w:delText>
        </w:r>
      </w:del>
      <m:oMath>
        <m:r>
          <m:t>Q</m:t>
        </m:r>
      </m:oMath>
      <w:del w:id="1540" w:author="PR Preview" w:date="2026-01-01T00:00:00Z">
        <w:r>
          <w:delText xml:space="preserve">,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and</w:delText>
        </w:r>
      </w:del>
      <w:del w:id="1543" w:author="PR Preview" w:date="2026-01-01T00:00:00Z">
        <w:r>
          <w:delText xml:space="preserve"> </w:delText>
        </w:r>
      </w:del>
      <m:oMath>
        <m:r>
          <m:t>Q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is a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rPr>
            <w:b/>
            <w:bCs/>
          </w:rPr>
          <w:delText xml:space="preserve">necessary condition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for</w:delText>
        </w:r>
      </w:del>
      <w:del w:id="1550" w:author="PR Preview" w:date="2026-01-01T00:00:00Z">
        <w:r>
          <w:delText xml:space="preserve"> </w:delText>
        </w:r>
      </w:del>
      <m:oMath>
        <m:r>
          <m:t>P</m:t>
        </m:r>
      </m:oMath>
      <w:del w:id="1551" w:author="PR Preview" w:date="2026-01-01T00:00:00Z">
        <w:r>
          <w:delText xml:space="preserve">.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When both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“if</w:delText>
        </w:r>
      </w:del>
      <w:del w:id="1556" w:author="PR Preview" w:date="2026-01-01T00:00:00Z">
        <w:r>
          <w:delText xml:space="preserve"> </w:delText>
        </w:r>
      </w:del>
      <m:oMath>
        <m:r>
          <m:t>P</m:t>
        </m:r>
      </m:oMath>
      <w:del w:id="1557" w:author="PR Preview" w:date="2026-01-01T00:00:00Z">
        <w:r>
          <w:delText xml:space="preserve">, then</w:delText>
        </w:r>
      </w:del>
      <w:del w:id="1558" w:author="PR Preview" w:date="2026-01-01T00:00:00Z">
        <w:r>
          <w:delText xml:space="preserve"> </w:delText>
        </w:r>
      </w:del>
      <m:oMath>
        <m:r>
          <m:t>Q</m:t>
        </m:r>
      </m:oMath>
      <w:del w:id="1559" w:author="PR Preview" w:date="2026-01-01T00:00:00Z">
        <w:r>
          <w:delText xml:space="preserve">”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and its converse (</w:delText>
        </w:r>
      </w:del>
      <w:hyperlink w:anchor="def-converse">
        <w:del w:id="156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563" w:author="PR Preview" w:date="2026-01-01T00:00:00Z">
        <w:r>
          <w:delText xml:space="preserve">) are true,</w:delText>
        </w:r>
      </w:del>
      <w:del w:id="1564" w:author="PR Preview" w:date="2026-01-01T00:00:00Z">
        <w:r>
          <w:delText xml:space="preserve"> </w:delText>
        </w:r>
      </w:del>
      <m:oMath>
        <m:r>
          <m:t>P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is a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rPr>
            <w:b/>
            <w:bCs/>
          </w:rPr>
          <w:delText xml:space="preserve">necessary and sufficient condition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for</w:delText>
        </w:r>
      </w:del>
      <w:del w:id="1571" w:author="PR Preview" w:date="2026-01-01T00:00:00Z">
        <w:r>
          <w:delText xml:space="preserve"> </w:delText>
        </w:r>
      </w:del>
      <m:oMath>
        <m:r>
          <m:t>Q</m:t>
        </m:r>
      </m:oMath>
      <w:del w:id="1572" w:author="PR Preview" w:date="2026-01-01T00:00:00Z">
        <w:r>
          <w:delText xml:space="preserve">,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written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“</w:delText>
        </w:r>
      </w:del>
      <m:oMath>
        <m:r>
          <m:t>P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if and only if</w:delText>
        </w:r>
      </w:del>
      <w:del w:id="1579" w:author="PR Preview" w:date="2026-01-01T00:00:00Z">
        <w:r>
          <w:delText xml:space="preserve"> </w:delText>
        </w:r>
      </w:del>
      <m:oMath>
        <m:r>
          <m:t>Q</m:t>
        </m:r>
      </m:oMath>
      <w:del w:id="1580" w:author="PR Preview" w:date="2026-01-01T00:00:00Z">
        <w:r>
          <w:delText xml:space="preserve">”</w:delText>
        </w:r>
      </w:del>
      <w:del w:id="1581" w:author="PR Preview" w:date="2026-01-01T00:00:00Z">
        <w:r>
          <w:delText xml:space="preserve">.</w:delText>
        </w:r>
      </w:del>
    </w:p>
    <w:p>
      <w:pPr>
        <w:pStyle w:val="BodyText"/>
      </w:pPr>
      <w:del w:id="1582" w:author="PR Preview" w:date="2026-01-01T00:00:00Z">
        <w:r>
          <w:rPr>
            <w:b/>
            <w:bCs/>
          </w:rPr>
          <w:delText xml:space="preserve">Example 20 (Necessary but not sufficient)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In</w:delText>
        </w:r>
      </w:del>
      <w:del w:id="1585" w:author="PR Preview" w:date="2026-01-01T00:00:00Z">
        <w:r>
          <w:delText xml:space="preserve"> </w:delText>
        </w:r>
      </w:del>
      <w:hyperlink w:anchor="exm-converse">
        <w:del w:id="1586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587" w:author="PR Preview" w:date="2026-01-01T00:00:00Z">
        <w:r>
          <w:delText xml:space="preserve">,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“if</w:delText>
        </w:r>
      </w:del>
      <w:del w:id="1590" w:author="PR Preview" w:date="2026-01-01T00:00:00Z">
        <w:r>
          <w:delText xml:space="preserve"> </w:delText>
        </w:r>
      </w:del>
      <m:oMath>
        <m:r>
          <m:t>n</m:t>
        </m:r>
      </m:oMath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is a multiple of</w:delText>
        </w:r>
      </w:del>
      <w:del w:id="1593" w:author="PR Preview" w:date="2026-01-01T00:00:00Z">
        <w:r>
          <w:delText xml:space="preserve"> </w:delText>
        </w:r>
      </w:del>
      <m:oMath>
        <m:r>
          <m:t>4</m:t>
        </m:r>
      </m:oMath>
      <w:del w:id="1594" w:author="PR Preview" w:date="2026-01-01T00:00:00Z">
        <w:r>
          <w:delText xml:space="preserve">, then</w:delText>
        </w:r>
      </w:del>
      <w:del w:id="1595" w:author="PR Preview" w:date="2026-01-01T00:00:00Z">
        <w:r>
          <w:delText xml:space="preserve"> </w:delText>
        </w:r>
      </w:del>
      <m:oMath>
        <m:r>
          <m:t>n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is even”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is true, so:</w:delText>
        </w:r>
      </w:del>
    </w:p>
    <w:p>
      <w:pPr>
        <w:pStyle w:val="Compact"/>
        <w:numPr>
          <w:ilvl w:val="0"/>
          <w:numId w:val="1025"/>
        </w:numPr>
      </w:pPr>
      <w:del w:id="1600" w:author="PR Preview" w:date="2026-01-01T00:00:00Z">
        <w:r>
          <w:delText xml:space="preserve">being a multiple of</w:delText>
        </w:r>
      </w:del>
      <w:del w:id="1601" w:author="PR Preview" w:date="2026-01-01T00:00:00Z">
        <w:r>
          <w:delText xml:space="preserve"> </w:delText>
        </w:r>
      </w:del>
      <m:oMath>
        <m:r>
          <m:t>4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is a sufficient condition for</w:delText>
        </w:r>
      </w:del>
      <w:del w:id="1604" w:author="PR Preview" w:date="2026-01-01T00:00:00Z">
        <w:r>
          <w:delText xml:space="preserve"> </w:delText>
        </w:r>
      </w:del>
      <m:oMath>
        <m:r>
          <m:t>n</m:t>
        </m:r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to be even;</w:delText>
        </w:r>
      </w:del>
    </w:p>
    <w:p>
      <w:pPr>
        <w:pStyle w:val="Compact"/>
        <w:numPr>
          <w:ilvl w:val="0"/>
          <w:numId w:val="1025"/>
        </w:numPr>
      </w:pPr>
      <w:del w:id="1607" w:author="PR Preview" w:date="2026-01-01T00:00:00Z">
        <w:r>
          <w:delText xml:space="preserve">being even is a necessary condition for</w:delText>
        </w:r>
      </w:del>
      <w:del w:id="1608" w:author="PR Preview" w:date="2026-01-01T00:00:00Z">
        <w:r>
          <w:delText xml:space="preserve"> </w:delText>
        </w:r>
      </w:del>
      <m:oMath>
        <m:r>
          <m:t>n</m:t>
        </m:r>
      </m:oMath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to be a multiple of</w:delText>
        </w:r>
      </w:del>
      <w:del w:id="1611" w:author="PR Preview" w:date="2026-01-01T00:00:00Z">
        <w:r>
          <w:delText xml:space="preserve"> </w:delText>
        </w:r>
      </w:del>
      <m:oMath>
        <m:r>
          <m:t>4</m:t>
        </m:r>
      </m:oMath>
      <w:del w:id="1612" w:author="PR Preview" w:date="2026-01-01T00:00:00Z">
        <w:r>
          <w:delText xml:space="preserve">.</w:delText>
        </w:r>
      </w:del>
    </w:p>
    <w:p>
      <w:pPr>
        <w:pStyle w:val="FirstParagraph"/>
      </w:pPr>
      <w:del w:id="1613" w:author="PR Preview" w:date="2026-01-01T00:00:00Z">
        <w:r>
          <w:delText xml:space="preserve">Being even is not a sufficient condition for being a multiple of</w:delText>
        </w:r>
      </w:del>
      <w:del w:id="1614" w:author="PR Preview" w:date="2026-01-01T00:00:00Z">
        <w:r>
          <w:delText xml:space="preserve"> </w:delText>
        </w:r>
      </w:del>
      <m:oMath>
        <m:r>
          <m:t>4</m:t>
        </m:r>
      </m:oMath>
      <w:del w:id="1615" w:author="PR Preview" w:date="2026-01-01T00:00:00Z">
        <w:r>
          <w:delText xml:space="preserve">:</w:delText>
        </w:r>
      </w:del>
      <w:del w:id="161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is even, but not a multiple of</w:delText>
        </w:r>
      </w:del>
      <w:del w:id="1619" w:author="PR Preview" w:date="2026-01-01T00:00:00Z">
        <w:r>
          <w:delText xml:space="preserve"> </w:delText>
        </w:r>
      </w:del>
      <m:oMath>
        <m:r>
          <m:t>4</m:t>
        </m:r>
      </m:oMath>
      <w:del w:id="1620" w:author="PR Preview" w:date="2026-01-01T00:00:00Z">
        <w:r>
          <w:delText xml:space="preserve">.</w:delText>
        </w:r>
      </w:del>
    </w:p>
    <w:p>
      <w:pPr>
        <w:pStyle w:val="BodyText"/>
      </w:pPr>
      <w:del w:id="1621" w:author="PR Preview" w:date="2026-01-01T00:00:00Z">
        <w:r>
          <w:rPr>
            <w:b/>
            <w:bCs/>
          </w:rPr>
          <w:delText xml:space="preserve">Definition 21 (Proof by contradiction)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A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rPr>
            <w:b/>
            <w:bCs/>
          </w:rPr>
          <w:delText xml:space="preserve">proof by contradiction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of a proposition</w:delText>
        </w:r>
      </w:del>
      <w:del w:id="1628" w:author="PR Preview" w:date="2026-01-01T00:00:00Z">
        <w:r>
          <w:delText xml:space="preserve"> </w:delText>
        </w:r>
      </w:del>
      <m:oMath>
        <m:r>
          <m:t>P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assumes that</w:delText>
        </w:r>
      </w:del>
      <w:del w:id="1631" w:author="PR Preview" w:date="2026-01-01T00:00:00Z">
        <w:r>
          <w:delText xml:space="preserve"> </w:delText>
        </w:r>
      </w:del>
      <m:oMath>
        <m:r>
          <m:t>P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is false,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and derives from that assumption a proposition that is known to be false.</w:delText>
        </w:r>
      </w:del>
    </w:p>
    <w:p>
      <w:pPr>
        <w:pStyle w:val="BodyText"/>
      </w:pPr>
      <w:del w:id="1636" w:author="PR Preview" w:date="2026-01-01T00:00:00Z">
        <w:r>
          <w:rPr>
            <w:b/>
            <w:bCs/>
          </w:rPr>
          <w:delText xml:space="preserve">Example 21 (No integer is both even and odd)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Suppose, for contradiction, that some integer</w:delText>
        </w:r>
      </w:del>
      <w:del w:id="1639" w:author="PR Preview" w:date="2026-01-01T00:00:00Z">
        <w:r>
          <w:delText xml:space="preserve"> </w:delText>
        </w:r>
      </w:del>
      <m:oMath>
        <m:r>
          <m:t>n</m:t>
        </m:r>
      </m:oMath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is both even and odd (</w:delText>
        </w:r>
      </w:del>
      <w:hyperlink w:anchor="def-even-odd">
        <w:del w:id="164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643" w:author="PR Preview" w:date="2026-01-01T00:00:00Z">
        <w:r>
          <w:delText xml:space="preserve">).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Then</w:delText>
        </w:r>
      </w:del>
      <w:del w:id="16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and</w:delText>
        </w:r>
      </w:del>
      <w:del w:id="164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for some integers</w:delText>
        </w:r>
      </w:del>
      <w:del w:id="1652" w:author="PR Preview" w:date="2026-01-01T00:00:00Z">
        <w:r>
          <w:delText xml:space="preserve"> </w:delText>
        </w:r>
      </w:del>
      <m:oMath>
        <m:r>
          <m:t>j</m:t>
        </m:r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</w:delText>
        </w:r>
      </w:del>
      <w:del w:id="1655" w:author="PR Preview" w:date="2026-01-01T00:00:00Z">
        <w:r>
          <w:delText xml:space="preserve"> </w:delText>
        </w:r>
      </w:del>
      <m:oMath>
        <m:r>
          <m:t>k</m:t>
        </m:r>
      </m:oMath>
      <w:del w:id="1656" w:author="PR Preview" w:date="2026-01-01T00:00:00Z">
        <w:r>
          <w:delText xml:space="preserve">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57" w:author="PR Preview" w:date="2026-01-01T00:00:00Z">
        <w:r>
          <w:delText xml:space="preserve">The third line uses the</w:delText>
        </w:r>
      </w:del>
      <w:del w:id="1658" w:author="PR Preview" w:date="2026-01-01T00:00:00Z">
        <w:r>
          <w:delText xml:space="preserve"> </w:delText>
        </w:r>
      </w:del>
      <w:hyperlink r:id="rId16">
        <w:del w:id="1659" w:author="PR Preview" w:date="2026-01-01T00:00:00Z">
          <w:r>
            <w:rPr>
              <w:rStyle w:val="Hyperlink"/>
            </w:rPr>
            <w:delText xml:space="preserve">distributive law</w:delText>
          </w:r>
        </w:del>
      </w:hyperlink>
      <w:del w:id="1660" w:author="PR Preview" w:date="2026-01-01T00:00:00Z">
        <w:r>
          <w:delText xml:space="preserve">.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But</w:delText>
        </w:r>
      </w:del>
      <w:del w:id="166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−</m:t>
        </m:r>
        <m:r>
          <m:t>k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is an integer, and</w:delText>
        </w:r>
      </w:del>
      <w:del w:id="16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is not,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so the last line is false.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So no integer is both even and odd.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For example,</w:delText>
        </w:r>
      </w:del>
      <w:del w:id="1675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is even,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and</w:delText>
        </w:r>
      </w:del>
      <w:del w:id="1680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would need</w:delText>
        </w:r>
      </w:del>
      <w:del w:id="168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2.5</m:t>
        </m:r>
      </m:oMath>
      <w:del w:id="1684" w:author="PR Preview" w:date="2026-01-01T00:00:00Z">
        <w:r>
          <w:delText xml:space="preserve">, which is not an integer.</w:delText>
        </w:r>
      </w:del>
    </w:p>
    <w:p>
      <w:pPr>
        <w:pStyle w:val="BodyText"/>
      </w:pPr>
      <w:del w:id="1685" w:author="PR Preview" w:date="2026-01-01T00:00:00Z">
        <w:r>
          <w:rPr>
            <w:b/>
            <w:bCs/>
          </w:rPr>
          <w:delText xml:space="preserve">Theorem 2 (A proof by contradiction proves its proposition)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Let</w:delText>
        </w:r>
      </w:del>
      <w:del w:id="1688" w:author="PR Preview" w:date="2026-01-01T00:00:00Z">
        <w:r>
          <w:delText xml:space="preserve"> </w:delText>
        </w:r>
      </w:del>
      <m:oMath>
        <m:r>
          <m:t>P</m:t>
        </m:r>
      </m:oMath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and</w:delText>
        </w:r>
      </w:del>
      <w:del w:id="1691" w:author="PR Preview" w:date="2026-01-01T00:00:00Z">
        <w:r>
          <w:delText xml:space="preserve"> </w:delText>
        </w:r>
      </w:del>
      <m:oMath>
        <m:r>
          <m:t>Q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be propositions (</w:delText>
        </w:r>
      </w:del>
      <w:hyperlink w:anchor="def-proposition">
        <w:del w:id="169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695" w:author="PR Preview" w:date="2026-01-01T00:00:00Z">
        <w:r>
          <w:delText xml:space="preserve">).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If</w:delText>
        </w:r>
      </w:del>
      <w:del w:id="1698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is true and</w:delText>
        </w:r>
      </w:del>
      <w:del w:id="1701" w:author="PR Preview" w:date="2026-01-01T00:00:00Z">
        <w:r>
          <w:delText xml:space="preserve"> </w:delText>
        </w:r>
      </w:del>
      <m:oMath>
        <m:r>
          <m:t>Q</m:t>
        </m:r>
      </m:oMath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is false, then</w:delText>
        </w:r>
      </w:del>
      <w:del w:id="1704" w:author="PR Preview" w:date="2026-01-01T00:00:00Z">
        <w:r>
          <w:delText xml:space="preserve"> </w:delText>
        </w:r>
      </w:del>
      <m:oMath>
        <m:r>
          <m:t>P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true.</w:delText>
        </w:r>
      </w:del>
    </w:p>
    <w:p>
      <w:pPr>
        <w:pStyle w:val="BodyText"/>
      </w:pPr>
      <w:del w:id="1707" w:author="PR Preview" w:date="2026-01-01T00:00:00Z">
        <w:r>
          <w:rPr>
            <w:i/>
            <w:iCs/>
          </w:rPr>
          <w:delText xml:space="preserve">Proof</w:delText>
        </w:r>
      </w:del>
      <w:del w:id="1708" w:author="PR Preview" w:date="2026-01-01T00:00:00Z">
        <w:r>
          <w:delText xml:space="preserve">. </w:delText>
        </w:r>
      </w:del>
      <w:del w:id="1709" w:author="PR Preview" w:date="2026-01-01T00:00:00Z">
        <w:r>
          <w:delText xml:space="preserve">By</w:delText>
        </w:r>
      </w:del>
      <w:del w:id="1710" w:author="PR Preview" w:date="2026-01-01T00:00:00Z">
        <w:r>
          <w:delText xml:space="preserve"> </w:delText>
        </w:r>
      </w:del>
      <w:hyperlink w:anchor="def-logical-connective">
        <w:del w:id="171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712" w:author="PR Preview" w:date="2026-01-01T00:00:00Z">
        <w:r>
          <w:delText xml:space="preserve">,</w:delText>
        </w:r>
      </w:del>
      <w:del w:id="1713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is false only when</w:delText>
        </w:r>
      </w:del>
      <w:del w:id="1716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is true and</w:delText>
        </w:r>
      </w:del>
      <w:del w:id="1719" w:author="PR Preview" w:date="2026-01-01T00:00:00Z">
        <w:r>
          <w:delText xml:space="preserve"> </w:delText>
        </w:r>
      </w:del>
      <m:oMath>
        <m:r>
          <m:t>Q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is false.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Here</w:delText>
        </w:r>
      </w:del>
      <w:del w:id="1724" w:author="PR Preview" w:date="2026-01-01T00:00:00Z">
        <w:r>
          <w:delText xml:space="preserve"> </w:delText>
        </w:r>
      </w:del>
      <m:oMath>
        <m:r>
          <m:t>Q</m:t>
        </m:r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is false, and</w:delText>
        </w:r>
      </w:del>
      <w:del w:id="1727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is true,</w:delText>
        </w:r>
      </w:del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so</w:delText>
        </w:r>
      </w:del>
      <w:del w:id="1732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is not true.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Then</w:delText>
        </w:r>
      </w:del>
      <w:del w:id="1737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is false.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Since</w:delText>
        </w:r>
      </w:del>
      <w:del w:id="1742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is true whenever</w:delText>
        </w:r>
      </w:del>
      <w:del w:id="1745" w:author="PR Preview" w:date="2026-01-01T00:00:00Z">
        <w:r>
          <w:delText xml:space="preserve"> </w:delText>
        </w:r>
      </w:del>
      <m:oMath>
        <m:r>
          <m:t>P</m:t>
        </m:r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is false,</w:delText>
        </w:r>
      </w:del>
      <w:del w:id="1748" w:author="PR Preview" w:date="2026-01-01T00:00:00Z">
        <w:r>
          <w:delText xml:space="preserve"> </w:delText>
        </w:r>
      </w:del>
      <m:oMath>
        <m:r>
          <m:t>P</m:t>
        </m:r>
      </m:oMath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must be true.</w:delText>
        </w:r>
      </w:del>
    </w:p>
    <w:p>
      <w:pPr>
        <w:pStyle w:val="BodyText"/>
      </w:pPr>
      <w:del w:id="1751" w:author="PR Preview" w:date="2026-01-01T00:00:00Z">
        <w:r>
          <w:rPr>
            <w:b/>
            <w:bCs/>
          </w:rPr>
          <w:delText xml:space="preserve">Example 22 (A truth table for a proof by contradiction)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There are only four ways to assign truth values to</w:delText>
        </w:r>
      </w:del>
      <w:del w:id="1754" w:author="PR Preview" w:date="2026-01-01T00:00:00Z">
        <w:r>
          <w:delText xml:space="preserve"> </w:delText>
        </w:r>
      </w:del>
      <m:oMath>
        <m:r>
          <m:t>P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and</w:delText>
        </w:r>
      </w:del>
      <w:del w:id="1757" w:author="PR Preview" w:date="2026-01-01T00:00:00Z">
        <w:r>
          <w:delText xml:space="preserve"> </w:delText>
        </w:r>
      </w:del>
      <m:oMath>
        <m:r>
          <m:t>Q</m:t>
        </m:r>
      </m:oMath>
      <w:del w:id="1758" w:author="PR Preview" w:date="2026-01-01T00:00:00Z">
        <w:r>
          <w:delText xml:space="preserve">.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The code lists them, with the truth value of</w:delText>
        </w:r>
      </w:del>
      <w:del w:id="1761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1762" w:author="PR Preview" w:date="2026-01-01T00:00:00Z">
        <w:r>
          <w:delText xml:space="preserve">,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and marks the rows where</w:delText>
        </w:r>
      </w:del>
      <w:del w:id="1765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is true and</w:delText>
        </w:r>
      </w:del>
      <w:del w:id="1768" w:author="PR Preview" w:date="2026-01-01T00:00:00Z">
        <w:r>
          <w:delText xml:space="preserve"> </w:delText>
        </w:r>
      </w:del>
      <m:oMath>
        <m:r>
          <m:t>Q</m:t>
        </m:r>
      </m:oMath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is false.</w:delText>
        </w:r>
      </w:del>
    </w:p>
    <w:p>
      <w:pPr>
        <w:pStyle w:val="SourceCode"/>
      </w:pPr>
      <w:del w:id="1771" w:author="PR Preview" w:date="2026-01-01T00:00:00Z">
        <w:r>
          <w:rPr>
            <w:rStyle w:val="NormalTok"/>
          </w:rPr>
          <w:delText xml:space="preserve">tt </w:delText>
        </w:r>
      </w:del>
      <w:del w:id="1772" w:author="PR Preview" w:date="2026-01-01T00:00:00Z">
        <w:r>
          <w:rPr>
            <w:rStyle w:val="OtherTok"/>
          </w:rPr>
          <w:delText xml:space="preserve">&lt;-</w:delText>
        </w:r>
      </w:del>
      <w:del w:id="1773" w:author="PR Preview" w:date="2026-01-01T00:00:00Z">
        <w:r>
          <w:rPr>
            <w:rStyle w:val="NormalTok"/>
          </w:rPr>
          <w:delText xml:space="preserve"> </w:delText>
        </w:r>
      </w:del>
      <w:del w:id="1774" w:author="PR Preview" w:date="2026-01-01T00:00:00Z">
        <w:r>
          <w:rPr>
            <w:rStyle w:val="FunctionTok"/>
          </w:rPr>
          <w:delText xml:space="preserve">expand.grid</w:delText>
        </w:r>
      </w:del>
      <w:del w:id="1775" w:author="PR Preview" w:date="2026-01-01T00:00:00Z">
        <w:r>
          <w:rPr>
            <w:rStyle w:val="NormalTok"/>
          </w:rPr>
          <w:delText xml:space="preserve">(</w:delText>
        </w:r>
      </w:del>
      <w:del w:id="1776" w:author="PR Preview" w:date="2026-01-01T00:00:00Z">
        <w:r>
          <w:rPr>
            <w:rStyle w:val="AttributeTok"/>
          </w:rPr>
          <w:delText xml:space="preserve">Q =</w:delText>
        </w:r>
      </w:del>
      <w:del w:id="1777" w:author="PR Preview" w:date="2026-01-01T00:00:00Z">
        <w:r>
          <w:rPr>
            <w:rStyle w:val="NormalTok"/>
          </w:rPr>
          <w:delText xml:space="preserve"> </w:delText>
        </w:r>
      </w:del>
      <w:del w:id="1778" w:author="PR Preview" w:date="2026-01-01T00:00:00Z">
        <w:r>
          <w:rPr>
            <w:rStyle w:val="FunctionTok"/>
          </w:rPr>
          <w:delText xml:space="preserve">c</w:delText>
        </w:r>
      </w:del>
      <w:del w:id="1779" w:author="PR Preview" w:date="2026-01-01T00:00:00Z">
        <w:r>
          <w:rPr>
            <w:rStyle w:val="NormalTok"/>
          </w:rPr>
          <w:delText xml:space="preserve">(</w:delText>
        </w:r>
      </w:del>
      <w:del w:id="1780" w:author="PR Preview" w:date="2026-01-01T00:00:00Z">
        <w:r>
          <w:rPr>
            <w:rStyle w:val="ConstantTok"/>
          </w:rPr>
          <w:delText xml:space="preserve">TRUE</w:delText>
        </w:r>
      </w:del>
      <w:del w:id="1781" w:author="PR Preview" w:date="2026-01-01T00:00:00Z">
        <w:r>
          <w:rPr>
            <w:rStyle w:val="NormalTok"/>
          </w:rPr>
          <w:delText xml:space="preserve">, </w:delText>
        </w:r>
      </w:del>
      <w:del w:id="1782" w:author="PR Preview" w:date="2026-01-01T00:00:00Z">
        <w:r>
          <w:rPr>
            <w:rStyle w:val="ConstantTok"/>
          </w:rPr>
          <w:delText xml:space="preserve">FALSE</w:delText>
        </w:r>
      </w:del>
      <w:del w:id="1783" w:author="PR Preview" w:date="2026-01-01T00:00:00Z">
        <w:r>
          <w:rPr>
            <w:rStyle w:val="NormalTok"/>
          </w:rPr>
          <w:delText xml:space="preserve">), </w:delText>
        </w:r>
      </w:del>
      <w:del w:id="1784" w:author="PR Preview" w:date="2026-01-01T00:00:00Z">
        <w:r>
          <w:rPr>
            <w:rStyle w:val="AttributeTok"/>
          </w:rPr>
          <w:delText xml:space="preserve">P =</w:delText>
        </w:r>
      </w:del>
      <w:del w:id="1785" w:author="PR Preview" w:date="2026-01-01T00:00:00Z">
        <w:r>
          <w:rPr>
            <w:rStyle w:val="NormalTok"/>
          </w:rPr>
          <w:delText xml:space="preserve"> </w:delText>
        </w:r>
      </w:del>
      <w:del w:id="1786" w:author="PR Preview" w:date="2026-01-01T00:00:00Z">
        <w:r>
          <w:rPr>
            <w:rStyle w:val="FunctionTok"/>
          </w:rPr>
          <w:delText xml:space="preserve">c</w:delText>
        </w:r>
      </w:del>
      <w:del w:id="1787" w:author="PR Preview" w:date="2026-01-01T00:00:00Z">
        <w:r>
          <w:rPr>
            <w:rStyle w:val="NormalTok"/>
          </w:rPr>
          <w:delText xml:space="preserve">(</w:delText>
        </w:r>
      </w:del>
      <w:del w:id="1788" w:author="PR Preview" w:date="2026-01-01T00:00:00Z">
        <w:r>
          <w:rPr>
            <w:rStyle w:val="ConstantTok"/>
          </w:rPr>
          <w:delText xml:space="preserve">TRUE</w:delText>
        </w:r>
      </w:del>
      <w:del w:id="1789" w:author="PR Preview" w:date="2026-01-01T00:00:00Z">
        <w:r>
          <w:rPr>
            <w:rStyle w:val="NormalTok"/>
          </w:rPr>
          <w:delText xml:space="preserve">, </w:delText>
        </w:r>
      </w:del>
      <w:del w:id="1790" w:author="PR Preview" w:date="2026-01-01T00:00:00Z">
        <w:r>
          <w:rPr>
            <w:rStyle w:val="ConstantTok"/>
          </w:rPr>
          <w:delText xml:space="preserve">FALSE</w:delText>
        </w:r>
      </w:del>
      <w:del w:id="1791" w:author="PR Preview" w:date="2026-01-01T00:00:00Z">
        <w:r>
          <w:rPr>
            <w:rStyle w:val="NormalTok"/>
          </w:rPr>
          <w:delText xml:space="preserve">))</w:delText>
        </w:r>
      </w:del>
      <w:del w:id="1792" w:author="PR Preview" w:date="2026-01-01T00:00:00Z">
        <w:r>
          <w:br/>
        </w:r>
      </w:del>
      <w:del w:id="1793" w:author="PR Preview" w:date="2026-01-01T00:00:00Z">
        <w:r>
          <w:rPr>
            <w:rStyle w:val="NormalTok"/>
          </w:rPr>
          <w:delText xml:space="preserve">tt</w:delText>
        </w:r>
      </w:del>
      <w:del w:id="1794" w:author="PR Preview" w:date="2026-01-01T00:00:00Z">
        <w:r>
          <w:rPr>
            <w:rStyle w:val="SpecialCharTok"/>
          </w:rPr>
          <w:delText xml:space="preserve">$</w:delText>
        </w:r>
      </w:del>
      <w:del w:id="1795" w:author="PR Preview" w:date="2026-01-01T00:00:00Z">
        <w:r>
          <w:rPr>
            <w:rStyle w:val="NormalTok"/>
          </w:rPr>
          <w:delText xml:space="preserve">not_P_implies_Q </w:delText>
        </w:r>
      </w:del>
      <w:del w:id="1796" w:author="PR Preview" w:date="2026-01-01T00:00:00Z">
        <w:r>
          <w:rPr>
            <w:rStyle w:val="OtherTok"/>
          </w:rPr>
          <w:delText xml:space="preserve">&lt;-</w:delText>
        </w:r>
      </w:del>
      <w:del w:id="1797" w:author="PR Preview" w:date="2026-01-01T00:00:00Z">
        <w:r>
          <w:rPr>
            <w:rStyle w:val="NormalTok"/>
          </w:rPr>
          <w:delText xml:space="preserve"> </w:delText>
        </w:r>
      </w:del>
      <w:del w:id="1798" w:author="PR Preview" w:date="2026-01-01T00:00:00Z">
        <w:r>
          <w:rPr>
            <w:rStyle w:val="SpecialCharTok"/>
          </w:rPr>
          <w:delText xml:space="preserve">!</w:delText>
        </w:r>
      </w:del>
      <w:del w:id="1799" w:author="PR Preview" w:date="2026-01-01T00:00:00Z">
        <w:r>
          <w:rPr>
            <w:rStyle w:val="NormalTok"/>
          </w:rPr>
          <w:delText xml:space="preserve">(</w:delText>
        </w:r>
      </w:del>
      <w:del w:id="1800" w:author="PR Preview" w:date="2026-01-01T00:00:00Z">
        <w:r>
          <w:rPr>
            <w:rStyle w:val="SpecialCharTok"/>
          </w:rPr>
          <w:delText xml:space="preserve">!</w:delText>
        </w:r>
      </w:del>
      <w:del w:id="1801" w:author="PR Preview" w:date="2026-01-01T00:00:00Z">
        <w:r>
          <w:rPr>
            <w:rStyle w:val="NormalTok"/>
          </w:rPr>
          <w:delText xml:space="preserve">tt</w:delText>
        </w:r>
      </w:del>
      <w:del w:id="1802" w:author="PR Preview" w:date="2026-01-01T00:00:00Z">
        <w:r>
          <w:rPr>
            <w:rStyle w:val="SpecialCharTok"/>
          </w:rPr>
          <w:delText xml:space="preserve">$</w:delText>
        </w:r>
      </w:del>
      <w:del w:id="1803" w:author="PR Preview" w:date="2026-01-01T00:00:00Z">
        <w:r>
          <w:rPr>
            <w:rStyle w:val="NormalTok"/>
          </w:rPr>
          <w:delText xml:space="preserve">P) </w:delText>
        </w:r>
      </w:del>
      <w:del w:id="1804" w:author="PR Preview" w:date="2026-01-01T00:00:00Z">
        <w:r>
          <w:rPr>
            <w:rStyle w:val="SpecialCharTok"/>
          </w:rPr>
          <w:delText xml:space="preserve">|</w:delText>
        </w:r>
      </w:del>
      <w:del w:id="1805" w:author="PR Preview" w:date="2026-01-01T00:00:00Z">
        <w:r>
          <w:rPr>
            <w:rStyle w:val="NormalTok"/>
          </w:rPr>
          <w:delText xml:space="preserve"> tt</w:delText>
        </w:r>
      </w:del>
      <w:del w:id="1806" w:author="PR Preview" w:date="2026-01-01T00:00:00Z">
        <w:r>
          <w:rPr>
            <w:rStyle w:val="SpecialCharTok"/>
          </w:rPr>
          <w:delText xml:space="preserve">$</w:delText>
        </w:r>
      </w:del>
      <w:del w:id="1807" w:author="PR Preview" w:date="2026-01-01T00:00:00Z">
        <w:r>
          <w:rPr>
            <w:rStyle w:val="NormalTok"/>
          </w:rPr>
          <w:delText xml:space="preserve">Q</w:delText>
        </w:r>
      </w:del>
      <w:del w:id="1808" w:author="PR Preview" w:date="2026-01-01T00:00:00Z">
        <w:r>
          <w:br/>
        </w:r>
      </w:del>
      <w:del w:id="1809" w:author="PR Preview" w:date="2026-01-01T00:00:00Z">
        <w:r>
          <w:rPr>
            <w:rStyle w:val="NormalTok"/>
          </w:rPr>
          <w:delText xml:space="preserve">tt</w:delText>
        </w:r>
      </w:del>
      <w:del w:id="1810" w:author="PR Preview" w:date="2026-01-01T00:00:00Z">
        <w:r>
          <w:rPr>
            <w:rStyle w:val="SpecialCharTok"/>
          </w:rPr>
          <w:delText xml:space="preserve">$</w:delText>
        </w:r>
      </w:del>
      <w:del w:id="1811" w:author="PR Preview" w:date="2026-01-01T00:00:00Z">
        <w:r>
          <w:rPr>
            <w:rStyle w:val="NormalTok"/>
          </w:rPr>
          <w:delText xml:space="preserve">hypotheses_hold </w:delText>
        </w:r>
      </w:del>
      <w:del w:id="1812" w:author="PR Preview" w:date="2026-01-01T00:00:00Z">
        <w:r>
          <w:rPr>
            <w:rStyle w:val="OtherTok"/>
          </w:rPr>
          <w:delText xml:space="preserve">&lt;-</w:delText>
        </w:r>
      </w:del>
      <w:del w:id="1813" w:author="PR Preview" w:date="2026-01-01T00:00:00Z">
        <w:r>
          <w:rPr>
            <w:rStyle w:val="NormalTok"/>
          </w:rPr>
          <w:delText xml:space="preserve"> tt</w:delText>
        </w:r>
      </w:del>
      <w:del w:id="1814" w:author="PR Preview" w:date="2026-01-01T00:00:00Z">
        <w:r>
          <w:rPr>
            <w:rStyle w:val="SpecialCharTok"/>
          </w:rPr>
          <w:delText xml:space="preserve">$</w:delText>
        </w:r>
      </w:del>
      <w:del w:id="1815" w:author="PR Preview" w:date="2026-01-01T00:00:00Z">
        <w:r>
          <w:rPr>
            <w:rStyle w:val="NormalTok"/>
          </w:rPr>
          <w:delText xml:space="preserve">not_P_implies_Q </w:delText>
        </w:r>
      </w:del>
      <w:del w:id="1816" w:author="PR Preview" w:date="2026-01-01T00:00:00Z">
        <w:r>
          <w:rPr>
            <w:rStyle w:val="SpecialCharTok"/>
          </w:rPr>
          <w:delText xml:space="preserve">&amp;</w:delText>
        </w:r>
      </w:del>
      <w:del w:id="1817" w:author="PR Preview" w:date="2026-01-01T00:00:00Z">
        <w:r>
          <w:rPr>
            <w:rStyle w:val="NormalTok"/>
          </w:rPr>
          <w:delText xml:space="preserve"> </w:delText>
        </w:r>
      </w:del>
      <w:del w:id="1818" w:author="PR Preview" w:date="2026-01-01T00:00:00Z">
        <w:r>
          <w:rPr>
            <w:rStyle w:val="SpecialCharTok"/>
          </w:rPr>
          <w:delText xml:space="preserve">!</w:delText>
        </w:r>
      </w:del>
      <w:del w:id="1819" w:author="PR Preview" w:date="2026-01-01T00:00:00Z">
        <w:r>
          <w:rPr>
            <w:rStyle w:val="NormalTok"/>
          </w:rPr>
          <w:delText xml:space="preserve">tt</w:delText>
        </w:r>
      </w:del>
      <w:del w:id="1820" w:author="PR Preview" w:date="2026-01-01T00:00:00Z">
        <w:r>
          <w:rPr>
            <w:rStyle w:val="SpecialCharTok"/>
          </w:rPr>
          <w:delText xml:space="preserve">$</w:delText>
        </w:r>
      </w:del>
      <w:del w:id="1821" w:author="PR Preview" w:date="2026-01-01T00:00:00Z">
        <w:r>
          <w:rPr>
            <w:rStyle w:val="NormalTok"/>
          </w:rPr>
          <w:delText xml:space="preserve">Q</w:delText>
        </w:r>
      </w:del>
      <w:del w:id="1822" w:author="PR Preview" w:date="2026-01-01T00:00:00Z">
        <w:r>
          <w:br/>
        </w:r>
      </w:del>
      <w:del w:id="1823" w:author="PR Preview" w:date="2026-01-01T00:00:00Z">
        <w:r>
          <w:rPr>
            <w:rStyle w:val="NormalTok"/>
          </w:rPr>
          <w:delText xml:space="preserve">tt</w:delText>
        </w:r>
      </w:del>
      <w:del w:id="1824" w:author="PR Preview" w:date="2026-01-01T00:00:00Z">
        <w:r>
          <w:br/>
        </w:r>
      </w:del>
      <w:del w:id="1825" w:author="PR Preview" w:date="2026-01-01T00:00:00Z">
        <w:r>
          <w:rPr>
            <w:rStyle w:val="CommentTok"/>
          </w:rPr>
          <w:delText xml:space="preserve">#&gt; # A tibble: 4 × 4</w:delText>
        </w:r>
      </w:del>
      <w:del w:id="1826" w:author="PR Preview" w:date="2026-01-01T00:00:00Z">
        <w:r>
          <w:br/>
        </w:r>
      </w:del>
      <w:del w:id="1827" w:author="PR Preview" w:date="2026-01-01T00:00:00Z">
        <w:r>
          <w:rPr>
            <w:rStyle w:val="CommentTok"/>
          </w:rPr>
          <w:delText xml:space="preserve">#&gt;   Q     P     not_P_implies_Q hypotheses_hold</w:delText>
        </w:r>
      </w:del>
      <w:del w:id="1828" w:author="PR Preview" w:date="2026-01-01T00:00:00Z">
        <w:r>
          <w:br/>
        </w:r>
      </w:del>
      <w:del w:id="1829" w:author="PR Preview" w:date="2026-01-01T00:00:00Z">
        <w:r>
          <w:rPr>
            <w:rStyle w:val="CommentTok"/>
          </w:rPr>
          <w:delText xml:space="preserve">#&gt;   &lt;lgl&gt; &lt;lgl&gt; &lt;lgl&gt;           &lt;lgl&gt;          </w:delText>
        </w:r>
      </w:del>
      <w:del w:id="1830" w:author="PR Preview" w:date="2026-01-01T00:00:00Z">
        <w:r>
          <w:br/>
        </w:r>
      </w:del>
      <w:del w:id="1831" w:author="PR Preview" w:date="2026-01-01T00:00:00Z">
        <w:r>
          <w:rPr>
            <w:rStyle w:val="CommentTok"/>
          </w:rPr>
          <w:delText xml:space="preserve">#&gt; 1 TRUE  TRUE  TRUE            FALSE          </w:delText>
        </w:r>
      </w:del>
      <w:del w:id="1832" w:author="PR Preview" w:date="2026-01-01T00:00:00Z">
        <w:r>
          <w:br/>
        </w:r>
      </w:del>
      <w:del w:id="1833" w:author="PR Preview" w:date="2026-01-01T00:00:00Z">
        <w:r>
          <w:rPr>
            <w:rStyle w:val="CommentTok"/>
          </w:rPr>
          <w:delText xml:space="preserve">#&gt; 2 FALSE TRUE  TRUE            TRUE           </w:delText>
        </w:r>
      </w:del>
      <w:del w:id="1834" w:author="PR Preview" w:date="2026-01-01T00:00:00Z">
        <w:r>
          <w:br/>
        </w:r>
      </w:del>
      <w:del w:id="1835" w:author="PR Preview" w:date="2026-01-01T00:00:00Z">
        <w:r>
          <w:rPr>
            <w:rStyle w:val="CommentTok"/>
          </w:rPr>
          <w:delText xml:space="preserve">#&gt; 3 TRUE  FALSE TRUE            FALSE          </w:delText>
        </w:r>
      </w:del>
      <w:del w:id="1836" w:author="PR Preview" w:date="2026-01-01T00:00:00Z">
        <w:r>
          <w:br/>
        </w:r>
      </w:del>
      <w:del w:id="1837" w:author="PR Preview" w:date="2026-01-01T00:00:00Z">
        <w:r>
          <w:rPr>
            <w:rStyle w:val="CommentTok"/>
          </w:rPr>
          <w:delText xml:space="preserve">#&gt; 4 FALSE FALSE FALSE           FALSE</w:delText>
        </w:r>
      </w:del>
    </w:p>
    <w:p>
      <w:pPr>
        <w:pStyle w:val="FirstParagraph"/>
      </w:pPr>
      <w:del w:id="1838" w:author="PR Preview" w:date="2026-01-01T00:00:00Z">
        <w:r>
          <w:delText xml:space="preserve">The hypotheses of</w:delText>
        </w:r>
      </w:del>
      <w:del w:id="1839" w:author="PR Preview" w:date="2026-01-01T00:00:00Z">
        <w:r>
          <w:delText xml:space="preserve"> </w:delText>
        </w:r>
      </w:del>
      <w:hyperlink w:anchor="thm-proof-by-contradiction">
        <w:del w:id="184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hold in 1 of the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4 rows,</w:delText>
        </w:r>
      </w:del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and in 1 of them</w:delText>
        </w:r>
      </w:del>
      <w:del w:id="1847" w:author="PR Preview" w:date="2026-01-01T00:00:00Z">
        <w:r>
          <w:delText xml:space="preserve"> </w:delText>
        </w:r>
      </w:del>
      <m:oMath>
        <m:r>
          <m:t>P</m:t>
        </m:r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is true.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So whenever the hypotheses hold,</w:delText>
        </w:r>
      </w:del>
      <w:del w:id="1852" w:author="PR Preview" w:date="2026-01-01T00:00:00Z">
        <w:r>
          <w:delText xml:space="preserve"> </w:delText>
        </w:r>
      </w:del>
      <m:oMath>
        <m:r>
          <m:t>P</m:t>
        </m:r>
      </m:oMath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is true.</w:delText>
        </w:r>
      </w:del>
    </w:p>
    <w:p>
      <w:pPr>
        <w:pStyle w:val="Heading2"/>
      </w:pPr>
      <w:del w:id="1855" w:author="PR Preview" w:date="2026-01-01T00:00:00Z">
        <w:r>
          <w:delText xml:space="preserve">6 Indicator functions</w:delText>
        </w:r>
      </w:del>
    </w:p>
    <w:p>
      <w:pPr>
        <w:pStyle w:val="Heading2"/>
      </w:pPr>
      <w:ins w:id="1856" w:author="PR Preview" w:date="2026-01-01T00:00:00Z">
        <w:r>
          <w:t xml:space="preserve">5 Indicator functions</w:t>
        </w:r>
      </w:ins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del w:id="1857" w:author="PR Preview" w:date="2026-01-01T00:00:00Z">
        <w:r>
          <w:delText xml:space="preserve">binary variables, which take only the values</w:delText>
        </w:r>
      </w:del>
      <w:del w:id="1858" w:author="PR Preview" w:date="2026-01-01T00:00:00Z">
        <w:r>
          <w:delText xml:space="preserve"> </w:delText>
        </w:r>
      </w:del>
      <m:oMath>
        <m:r>
          <m:t>0</m:t>
        </m:r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and</w:delText>
        </w:r>
      </w:del>
      <w:del w:id="1861" w:author="PR Preview" w:date="2026-01-01T00:00:00Z">
        <w:r>
          <w:delText xml:space="preserve"> </w:delText>
        </w:r>
      </w:del>
      <m:oMath>
        <m:r>
          <m:t>1</m:t>
        </m:r>
      </m:oMath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(</w:delText>
        </w:r>
      </w:del>
      <w:hyperlink w:anchor="def-binary-variable">
        <w:del w:id="186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865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1866" w:author="PR Preview" w:date="2026-01-01T00:00:00Z">
        <w:r>
          <w:t xml:space="preserve">binary variables, which take only the values</w:t>
        </w:r>
      </w:ins>
      <w:ins w:id="1867" w:author="PR Preview" w:date="2026-01-01T00:00:00Z">
        <w:r>
          <w:t xml:space="preserve"> </w:t>
        </w:r>
      </w:ins>
      <m:oMath>
        <m:r>
          <m:t>0</m:t>
        </m:r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and</w:t>
        </w:r>
      </w:ins>
      <w:ins w:id="1870" w:author="PR Preview" w:date="2026-01-01T00:00:00Z">
        <w:r>
          <w:t xml:space="preserve"> </w:t>
        </w:r>
      </w:ins>
      <m:oMath>
        <m:r>
          <m:t>1</m:t>
        </m:r>
      </m:oMath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(</w:t>
        </w:r>
      </w:ins>
      <w:hyperlink w:anchor="def-binary-variable">
        <w:ins w:id="187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7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del w:id="1875" w:author="PR Preview" w:date="2026-01-01T00:00:00Z">
        <w:r>
          <w:rPr>
            <w:b/>
            <w:bCs/>
          </w:rPr>
          <w:delText xml:space="preserve">Definition 22 (Indicator function (set indicator, predicate indicator))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For any subset</w:delText>
        </w:r>
      </w:del>
      <w:del w:id="18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of a universal set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882" w:author="PR Preview" w:date="2026-01-01T00:00:00Z">
        <w:r>
          <w:delText xml:space="preserve">,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the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rPr>
            <w:b/>
            <w:bCs/>
          </w:rPr>
          <w:delText xml:space="preserve">indicator function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of</w:delText>
        </w:r>
      </w:del>
      <w:del w:id="1889" w:author="PR Preview" w:date="2026-01-01T00:00:00Z">
        <w:r>
          <w:delText xml:space="preserve"> </w:delText>
        </w:r>
      </w:del>
      <m:oMath>
        <m:r>
          <m:t>A</m:t>
        </m:r>
      </m:oMath>
      <w:del w:id="1890" w:author="PR Preview" w:date="2026-01-01T00:00:00Z">
        <w:r>
          <w:delText xml:space="preserve">,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or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rPr>
            <w:b/>
            <w:bCs/>
          </w:rPr>
          <w:delText xml:space="preserve">set indicator</w:delText>
        </w:r>
      </w:del>
      <w:del w:id="1895" w:author="PR Preview" w:date="2026-01-01T00:00:00Z">
        <w:r>
          <w:delText xml:space="preserve">,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is the function</w:delText>
        </w:r>
      </w:del>
      <w:del w:id="189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defined by:</w:delText>
        </w:r>
      </w:del>
    </w:p>
    <w:p>
      <w:pPr>
        <w:pStyle w:val="BodyText"/>
      </w:pPr>
      <w:ins w:id="1901" w:author="PR Preview" w:date="2026-01-01T00:00:00Z">
        <w:r>
          <w:rPr>
            <w:b/>
            <w:bCs/>
          </w:rPr>
          <w:t xml:space="preserve">Definition 9 (Indicator function (set indicator, predicate indicator))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For any subset</w:t>
        </w:r>
      </w:ins>
      <w:ins w:id="19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of a universal set</w:t>
        </w:r>
      </w:ins>
      <w:ins w:id="190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the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rPr>
            <w:b/>
            <w:bCs/>
          </w:rPr>
          <w:t xml:space="preserve">indicator function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of</w:t>
        </w:r>
      </w:ins>
      <w:ins w:id="1915" w:author="PR Preview" w:date="2026-01-01T00:00:00Z">
        <w:r>
          <w:t xml:space="preserve"> </w:t>
        </w:r>
      </w:ins>
      <m:oMath>
        <m:r>
          <m:t>A</m:t>
        </m:r>
      </m:oMath>
      <w:ins w:id="1916" w:author="PR Preview" w:date="2026-01-01T00:00:00Z">
        <w:r>
          <w:t xml:space="preserve">,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or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set indicator</w:t>
        </w:r>
      </w:ins>
      <w:ins w:id="1921" w:author="PR Preview" w:date="2026-01-01T00:00:00Z">
        <w:r>
          <w:t xml:space="preserve">,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is the function</w:t>
        </w:r>
      </w:ins>
      <w:ins w:id="192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4"/>
    <w:bookmarkStart w:id="55" w:name="exm-indicator-numerical"/>
    <w:p>
      <w:pPr>
        <w:pStyle w:val="FirstParagraph"/>
      </w:pPr>
      <w:del w:id="1927" w:author="PR Preview" w:date="2026-01-01T00:00:00Z">
        <w:r>
          <w:rPr>
            <w:b/>
            <w:bCs/>
          </w:rPr>
          <w:delText xml:space="preserve">Example 23 (Evaluating set and predicate indicators)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Consider the real line</w:delText>
        </w:r>
      </w:del>
      <w:del w:id="193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1931" w:author="PR Preview" w:date="2026-01-01T00:00:00Z">
        <w:r>
          <w:delText xml:space="preserve">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the set of nonnegative numbers</w:delText>
        </w:r>
      </w:del>
      <w:del w:id="19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935" w:author="PR Preview" w:date="2026-01-01T00:00:00Z">
        <w:r>
          <w:delText xml:space="preserve">,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and a continuous</w:delText>
        </w:r>
      </w:del>
      <w:del w:id="1938" w:author="PR Preview" w:date="2026-01-01T00:00:00Z">
        <w:r>
          <w:delText xml:space="preserve"> </w:delText>
        </w:r>
      </w:del>
      <w:hyperlink r:id="rId13">
        <w:del w:id="1939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940" w:author="PR Preview" w:date="2026-01-01T00:00:00Z">
        <w:r>
          <w:delText xml:space="preserve"> </w:delText>
        </w:r>
      </w:del>
      <m:oMath>
        <m:r>
          <m:t>Y</m:t>
        </m:r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(defined in the Morrison Lab’s probability notes).</w:delText>
        </w:r>
      </w:del>
    </w:p>
    <w:p>
      <w:pPr>
        <w:pStyle w:val="FirstParagraph"/>
      </w:pPr>
      <w:ins w:id="1943" w:author="PR Preview" w:date="2026-01-01T00:00:00Z">
        <w:r>
          <w:rPr>
            <w:b/>
            <w:bCs/>
          </w:rPr>
          <w:t xml:space="preserve">Example 8 (Evaluating set and predicate indicators)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Consider the real line</w:t>
        </w:r>
      </w:ins>
      <w:ins w:id="194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1947" w:author="PR Preview" w:date="2026-01-01T00:00:00Z">
        <w:r>
          <w:t xml:space="preserve">,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the set of nonnegative numbers</w:t>
        </w:r>
      </w:ins>
      <w:ins w:id="19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951" w:author="PR Preview" w:date="2026-01-01T00:00:00Z">
        <w:r>
          <w:t xml:space="preserve">,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and a continuous</w:t>
        </w:r>
      </w:ins>
      <w:ins w:id="1954" w:author="PR Preview" w:date="2026-01-01T00:00:00Z">
        <w:r>
          <w:t xml:space="preserve"> </w:t>
        </w:r>
      </w:ins>
      <w:hyperlink r:id="rId13">
        <w:ins w:id="1955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956" w:author="PR Preview" w:date="2026-01-01T00:00:00Z">
        <w:r>
          <w:t xml:space="preserve"> </w:t>
        </w:r>
      </w:ins>
      <m:oMath>
        <m:r>
          <m:t>Y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(defined in the Morrison Lab’s probability notes).</w:t>
        </w:r>
      </w:ins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binary-variable"/>
    <w:p>
      <w:pPr>
        <w:pStyle w:val="FirstParagraph"/>
      </w:pPr>
      <w:del w:id="1959" w:author="PR Preview" w:date="2026-01-01T00:00:00Z">
        <w:r>
          <w:rPr>
            <w:b/>
            <w:bCs/>
          </w:rPr>
          <w:delText xml:space="preserve">Definition 23 (Binary variable)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rPr>
            <w:b/>
            <w:bCs/>
          </w:rPr>
          <w:delText xml:space="preserve">binary variable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is a variable that takes only the values</w:delText>
        </w:r>
      </w:del>
      <w:del w:id="1966" w:author="PR Preview" w:date="2026-01-01T00:00:00Z">
        <w:r>
          <w:delText xml:space="preserve"> </w:delText>
        </w:r>
      </w:del>
      <m:oMath>
        <m:r>
          <m:t>0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and</w:delText>
        </w:r>
      </w:del>
      <w:del w:id="1969" w:author="PR Preview" w:date="2026-01-01T00:00:00Z">
        <w:r>
          <w:delText xml:space="preserve"> </w:delText>
        </w:r>
      </w:del>
      <m:oMath>
        <m:r>
          <m:t>1</m:t>
        </m:r>
      </m:oMath>
      <w:del w:id="1970" w:author="PR Preview" w:date="2026-01-01T00:00:00Z">
        <w:r>
          <w:delText xml:space="preserve">.</w:delText>
        </w:r>
      </w:del>
    </w:p>
    <w:p>
      <w:pPr>
        <w:pStyle w:val="BodyText"/>
      </w:pPr>
      <w:del w:id="1971" w:author="PR Preview" w:date="2026-01-01T00:00:00Z">
        <w:r>
          <w:rPr>
            <w:b/>
            <w:bCs/>
          </w:rPr>
          <w:delText xml:space="preserve">Example 24 (A binary variable is an indicator)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In a study of</w:delText>
        </w:r>
      </w:del>
      <w:del w:id="1974" w:author="PR Preview" w:date="2026-01-01T00:00:00Z">
        <w:r>
          <w:delText xml:space="preserve"> </w:delText>
        </w:r>
      </w:del>
      <m:oMath>
        <m:r>
          <m:t>n</m:t>
        </m:r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people,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</w:delText>
        </w:r>
      </w:del>
      <w:del w:id="197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if person</w:delText>
        </w:r>
      </w:del>
      <w:del w:id="1982" w:author="PR Preview" w:date="2026-01-01T00:00:00Z">
        <w:r>
          <w:delText xml:space="preserve"> </w:delText>
        </w:r>
      </w:del>
      <m:oMath>
        <m:r>
          <m:t>i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smokes and</w:delText>
        </w:r>
      </w:del>
      <w:del w:id="198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otherwise,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for</w:delText>
        </w:r>
      </w:del>
      <w:del w:id="199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991" w:author="PR Preview" w:date="2026-01-01T00:00:00Z">
        <w:r>
          <w:delText xml:space="preserve">.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Then</w:delText>
        </w:r>
      </w:del>
      <w:del w:id="199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is a binary variable (</w:delText>
        </w:r>
      </w:del>
      <w:hyperlink w:anchor="def-binary-variable">
        <w:del w:id="199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998" w:author="PR Preview" w:date="2026-01-01T00:00:00Z">
        <w:r>
          <w:delText xml:space="preserve">).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It is also the predicate indicator (</w:delText>
        </w:r>
      </w:del>
      <w:hyperlink w:anchor="def-indicator-function">
        <w:del w:id="200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002" w:author="PR Preview" w:date="2026-01-01T00:00:00Z">
        <w:r>
          <w:delText xml:space="preserve">)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of the proposition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“person</w:delText>
        </w:r>
      </w:del>
      <w:del w:id="2007" w:author="PR Preview" w:date="2026-01-01T00:00:00Z">
        <w:r>
          <w:delText xml:space="preserve"> </w:delText>
        </w:r>
      </w:del>
      <m:oMath>
        <m:r>
          <m:t>i</m:t>
        </m:r>
      </m:oMath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smokes”</w:delText>
        </w:r>
      </w:del>
      <w:del w:id="2010" w:author="PR Preview" w:date="2026-01-01T00:00:00Z">
        <w:r>
          <w:delText xml:space="preserve">:</w:delText>
        </w:r>
      </w:del>
      <w:del w:id="201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2012" w:author="PR Preview" w:date="2026-01-01T00:00:00Z">
        <w:r>
          <w:delText xml:space="preserve">.</w:delText>
        </w:r>
      </w:del>
    </w:p>
    <w:p>
      <w:pPr>
        <w:pStyle w:val="FirstParagraph"/>
      </w:pPr>
      <w:ins w:id="2013" w:author="PR Preview" w:date="2026-01-01T00:00:00Z">
        <w:r>
          <w:rPr>
            <w:b/>
            <w:bCs/>
          </w:rPr>
          <w:t xml:space="preserve">Definition 10 (Binary variable)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A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rPr>
            <w:b/>
            <w:bCs/>
          </w:rPr>
          <w:t xml:space="preserve">binary variable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is a variable that takes only the values</w:t>
        </w:r>
      </w:ins>
      <w:ins w:id="2020" w:author="PR Preview" w:date="2026-01-01T00:00:00Z">
        <w:r>
          <w:t xml:space="preserve"> </w:t>
        </w:r>
      </w:ins>
      <m:oMath>
        <m:r>
          <m:t>0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and</w:t>
        </w:r>
      </w:ins>
      <w:ins w:id="2023" w:author="PR Preview" w:date="2026-01-01T00:00:00Z">
        <w:r>
          <w:t xml:space="preserve"> </w:t>
        </w:r>
      </w:ins>
      <m:oMath>
        <m:r>
          <m:t>1</m:t>
        </m:r>
      </m:oMath>
      <w:ins w:id="2024" w:author="PR Preview" w:date="2026-01-01T00:00:00Z">
        <w:r>
          <w:t xml:space="preserve">.</w:t>
        </w:r>
      </w:ins>
    </w:p>
    <w:bookmarkEnd w:id="56"/>
    <w:bookmarkStart w:id="57" w:name="exm-binary-variable"/>
    <w:p>
      <w:pPr>
        <w:pStyle w:val="BodyText"/>
      </w:pPr>
      <w:ins w:id="2025" w:author="PR Preview" w:date="2026-01-01T00:00:00Z">
        <w:r>
          <w:rPr>
            <w:b/>
            <w:bCs/>
          </w:rPr>
          <w:t xml:space="preserve">Example 9 (A binary variable is an indicator)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In a study of</w:t>
        </w:r>
      </w:ins>
      <w:ins w:id="2028" w:author="PR Preview" w:date="2026-01-01T00:00:00Z">
        <w:r>
          <w:t xml:space="preserve"> </w:t>
        </w:r>
      </w:ins>
      <m:oMath>
        <m:r>
          <m:t>n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people,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let</w:t>
        </w:r>
      </w:ins>
      <w:ins w:id="203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if person</w:t>
        </w:r>
      </w:ins>
      <w:ins w:id="2036" w:author="PR Preview" w:date="2026-01-01T00:00:00Z">
        <w:r>
          <w:t xml:space="preserve"> </w:t>
        </w:r>
      </w:ins>
      <m:oMath>
        <m:r>
          <m:t>i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smokes and</w:t>
        </w:r>
      </w:ins>
      <w:ins w:id="203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otherwise,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for</w:t>
        </w:r>
      </w:ins>
      <w:ins w:id="20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045" w:author="PR Preview" w:date="2026-01-01T00:00:00Z">
        <w:r>
          <w:t xml:space="preserve">.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Then</w:t>
        </w:r>
      </w:ins>
      <w:ins w:id="20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is a binary variable (</w:t>
        </w:r>
      </w:ins>
      <w:hyperlink w:anchor="def-binary-variable">
        <w:ins w:id="205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52" w:author="PR Preview" w:date="2026-01-01T00:00:00Z">
        <w:r>
          <w:t xml:space="preserve">).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It is also the predicate indicator (</w:t>
        </w:r>
      </w:ins>
      <w:hyperlink w:anchor="def-indicator-function">
        <w:ins w:id="20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056" w:author="PR Preview" w:date="2026-01-01T00:00:00Z">
        <w:r>
          <w:t xml:space="preserve">)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of the proposition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“person</w:t>
        </w:r>
      </w:ins>
      <w:ins w:id="2061" w:author="PR Preview" w:date="2026-01-01T00:00:00Z">
        <w:r>
          <w:t xml:space="preserve"> </w:t>
        </w:r>
      </w:ins>
      <m:oMath>
        <m:r>
          <m:t>i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smokes”</w:t>
        </w:r>
      </w:ins>
      <w:ins w:id="2064" w:author="PR Preview" w:date="2026-01-01T00:00:00Z">
        <w:r>
          <w:t xml:space="preserve">:</w:t>
        </w:r>
      </w:ins>
      <w:ins w:id="20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2066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7" w:name="X156504d913efc1f49ad7c2e43ace68824d2fb5d"/>
    <w:p>
      <w:pPr>
        <w:pStyle w:val="Heading3"/>
      </w:pPr>
      <w:del w:id="2067" w:author="PR Preview" w:date="2026-01-01T00:00:00Z">
        <w:r>
          <w:delText xml:space="preserve">6.1 Two primary notational paradigms: set vs. predicate notation</w:delText>
        </w:r>
      </w:del>
    </w:p>
    <w:p>
      <w:pPr>
        <w:pStyle w:val="Heading3"/>
      </w:pPr>
      <w:ins w:id="2068" w:author="PR Preview" w:date="2026-01-01T00:00:00Z">
        <w:r>
          <w:t xml:space="preserve">5.1 Two primary notational paradigms: set vs. predicate notation</w:t>
        </w:r>
      </w:ins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del w:id="2069" w:author="PR Preview" w:date="2026-01-01T00:00:00Z">
        <w:r>
          <w:rPr>
            <w:b/>
            <w:bCs/>
          </w:rPr>
          <w:delText xml:space="preserve">Definition 24 (Set notation and predicate notation for indicators)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An indicator (</w:delText>
        </w:r>
      </w:del>
      <w:hyperlink w:anchor="def-indicator-function">
        <w:del w:id="207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073" w:author="PR Preview" w:date="2026-01-01T00:00:00Z">
        <w:r>
          <w:delText xml:space="preserve">) is written in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rPr>
            <w:b/>
            <w:bCs/>
          </w:rPr>
          <w:delText xml:space="preserve">set notation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when the set</w:delText>
        </w:r>
      </w:del>
      <w:del w:id="2078" w:author="PR Preview" w:date="2026-01-01T00:00:00Z">
        <w:r>
          <w:delText xml:space="preserve"> </w:delText>
        </w:r>
      </w:del>
      <m:oMath>
        <m:r>
          <m:t>A</m:t>
        </m:r>
      </m:oMath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appears as a subscript,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as in</w:delText>
        </w:r>
      </w:del>
      <w:del w:id="208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84" w:author="PR Preview" w:date="2026-01-01T00:00:00Z">
        <w:r>
          <w:delText xml:space="preserve">,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and in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rPr>
            <w:b/>
            <w:bCs/>
          </w:rPr>
          <w:delText xml:space="preserve">predicate notation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when a proposition or predicate</w:delText>
        </w:r>
      </w:del>
      <w:del w:id="2091" w:author="PR Preview" w:date="2026-01-01T00:00:00Z">
        <w:r>
          <w:delText xml:space="preserve"> </w:delText>
        </w:r>
      </w:del>
      <m:oMath>
        <m:r>
          <m:t>P</m:t>
        </m:r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(</w:delText>
        </w:r>
      </w:del>
      <w:hyperlink w:anchor="def-predicate">
        <w:del w:id="209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095" w:author="PR Preview" w:date="2026-01-01T00:00:00Z">
        <w:r>
          <w:delText xml:space="preserve">) appears as its argument,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as in</w:delText>
        </w:r>
      </w:del>
      <w:del w:id="20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or</w:delText>
        </w:r>
      </w:del>
      <w:del w:id="210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102" w:author="PR Preview" w:date="2026-01-01T00:00:00Z">
        <w:r>
          <w:delText xml:space="preserve">.</w:delText>
        </w:r>
      </w:del>
    </w:p>
    <w:p>
      <w:pPr>
        <w:pStyle w:val="BodyText"/>
      </w:pPr>
      <w:del w:id="2103" w:author="PR Preview" w:date="2026-01-01T00:00:00Z">
        <w:r>
          <w:rPr>
            <w:b/>
            <w:bCs/>
          </w:rPr>
          <w:delText xml:space="preserve">Example 25 (One indicator in both notations)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Let</w:delText>
        </w:r>
      </w:del>
      <w:del w:id="21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107" w:author="PR Preview" w:date="2026-01-01T00:00:00Z">
        <w:r>
          <w:delText xml:space="preserve">, the nonnegative real numbers.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The indicator of</w:delText>
        </w:r>
      </w:del>
      <w:del w:id="2110" w:author="PR Preview" w:date="2026-01-01T00:00:00Z">
        <w:r>
          <w:delText xml:space="preserve"> </w:delText>
        </w:r>
      </w:del>
      <m:oMath>
        <m:r>
          <m:t>A</m:t>
        </m:r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is</w:delText>
        </w:r>
      </w:del>
      <w:del w:id="211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in set notation,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and</w:delText>
        </w:r>
      </w:del>
      <w:del w:id="211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or</w:delText>
        </w:r>
      </w:del>
      <w:del w:id="212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in predicate notation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(</w:delText>
        </w:r>
      </w:del>
      <w:hyperlink w:anchor="def-set-predicate-notation">
        <w:del w:id="2126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127" w:author="PR Preview" w:date="2026-01-01T00:00:00Z">
        <w:r>
          <w:delText xml:space="preserve">).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At</w:delText>
        </w:r>
      </w:del>
      <w:del w:id="21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2131" w:author="PR Preview" w:date="2026-01-01T00:00:00Z">
        <w:r>
          <w:delText xml:space="preserve">, all three equal</w:delText>
        </w:r>
      </w:del>
      <w:del w:id="2132" w:author="PR Preview" w:date="2026-01-01T00:00:00Z">
        <w:r>
          <w:delText xml:space="preserve"> </w:delText>
        </w:r>
      </w:del>
      <m:oMath>
        <m:r>
          <m:t>1</m:t>
        </m:r>
      </m:oMath>
      <w:del w:id="2133" w:author="PR Preview" w:date="2026-01-01T00:00:00Z">
        <w:r>
          <w:delText xml:space="preserve">;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at</w:delText>
        </w:r>
      </w:del>
      <w:del w:id="213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2137" w:author="PR Preview" w:date="2026-01-01T00:00:00Z">
        <w:r>
          <w:delText xml:space="preserve">, all three equal</w:delText>
        </w:r>
      </w:del>
      <w:del w:id="2138" w:author="PR Preview" w:date="2026-01-01T00:00:00Z">
        <w:r>
          <w:delText xml:space="preserve"> </w:delText>
        </w:r>
      </w:del>
      <m:oMath>
        <m:r>
          <m:t>0</m:t>
        </m:r>
      </m:oMath>
      <w:del w:id="2139" w:author="PR Preview" w:date="2026-01-01T00:00:00Z">
        <w:r>
          <w:delText xml:space="preserve">.</w:delText>
        </w:r>
      </w:del>
    </w:p>
    <w:p>
      <w:pPr>
        <w:pStyle w:val="BodyText"/>
      </w:pPr>
      <w:ins w:id="2140" w:author="PR Preview" w:date="2026-01-01T00:00:00Z">
        <w:r>
          <w:rPr>
            <w:b/>
            <w:bCs/>
          </w:rPr>
          <w:t xml:space="preserve">Definition 11 (Set notation and predicate notation for indicators)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An indicator (</w:t>
        </w:r>
      </w:ins>
      <w:hyperlink w:anchor="def-indicator-function">
        <w:ins w:id="214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144" w:author="PR Preview" w:date="2026-01-01T00:00:00Z">
        <w:r>
          <w:t xml:space="preserve">) is written in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rPr>
            <w:b/>
            <w:bCs/>
          </w:rPr>
          <w:t xml:space="preserve">set notation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when the set</w:t>
        </w:r>
      </w:ins>
      <w:ins w:id="2149" w:author="PR Preview" w:date="2026-01-01T00:00:00Z">
        <w:r>
          <w:t xml:space="preserve"> </w:t>
        </w:r>
      </w:ins>
      <m:oMath>
        <m:r>
          <m:t>A</m:t>
        </m:r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appears as a subscript,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as in</w:t>
        </w:r>
      </w:ins>
      <w:ins w:id="215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55" w:author="PR Preview" w:date="2026-01-01T00:00:00Z">
        <w:r>
          <w:t xml:space="preserve">,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and in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rPr>
            <w:b/>
            <w:bCs/>
          </w:rPr>
          <w:t xml:space="preserve">predicate notation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when a proposition or predicate</w:t>
        </w:r>
      </w:ins>
      <w:ins w:id="2162" w:author="PR Preview" w:date="2026-01-01T00:00:00Z">
        <w:r>
          <w:t xml:space="preserve"> </w:t>
        </w:r>
      </w:ins>
      <m:oMath>
        <m:r>
          <m:t>P</m:t>
        </m:r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(</w:t>
        </w:r>
      </w:ins>
      <w:hyperlink r:id="rId58">
        <w:ins w:id="216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166" w:author="PR Preview" w:date="2026-01-01T00:00:00Z">
        <w:r>
          <w:t xml:space="preserve">) appears as its argument,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as in</w:t>
        </w:r>
      </w:ins>
      <w:ins w:id="21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or</w:t>
        </w:r>
      </w:ins>
      <w:ins w:id="21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173" w:author="PR Preview" w:date="2026-01-01T00:00:00Z">
        <w:r>
          <w:t xml:space="preserve">.</w:t>
        </w:r>
      </w:ins>
    </w:p>
    <w:bookmarkEnd w:id="59"/>
    <w:bookmarkStart w:id="60" w:name="exm-set-predicate-notation"/>
    <w:p>
      <w:pPr>
        <w:pStyle w:val="BodyText"/>
      </w:pPr>
      <w:ins w:id="2174" w:author="PR Preview" w:date="2026-01-01T00:00:00Z">
        <w:r>
          <w:rPr>
            <w:b/>
            <w:bCs/>
          </w:rPr>
          <w:t xml:space="preserve">Example 10 (One indicator in both notations)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Let</w:t>
        </w:r>
      </w:ins>
      <w:ins w:id="21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178" w:author="PR Preview" w:date="2026-01-01T00:00:00Z">
        <w:r>
          <w:t xml:space="preserve">, the nonnegative real numbers.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The indicator of</w:t>
        </w:r>
      </w:ins>
      <w:ins w:id="2181" w:author="PR Preview" w:date="2026-01-01T00:00:00Z">
        <w:r>
          <w:t xml:space="preserve"> </w:t>
        </w:r>
      </w:ins>
      <m:oMath>
        <m:r>
          <m:t>A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is</w:t>
        </w:r>
      </w:ins>
      <w:ins w:id="218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in set notation,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and</w:t>
        </w:r>
      </w:ins>
      <w:ins w:id="218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or</w:t>
        </w:r>
      </w:ins>
      <w:ins w:id="21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in predicate notation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(</w:t>
        </w:r>
      </w:ins>
      <w:hyperlink w:anchor="def-set-predicate-notation">
        <w:ins w:id="219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198" w:author="PR Preview" w:date="2026-01-01T00:00:00Z">
        <w:r>
          <w:t xml:space="preserve">).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At</w:t>
        </w:r>
      </w:ins>
      <w:ins w:id="22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2202" w:author="PR Preview" w:date="2026-01-01T00:00:00Z">
        <w:r>
          <w:t xml:space="preserve">, all three equal</w:t>
        </w:r>
      </w:ins>
      <w:ins w:id="2203" w:author="PR Preview" w:date="2026-01-01T00:00:00Z">
        <w:r>
          <w:t xml:space="preserve"> </w:t>
        </w:r>
      </w:ins>
      <m:oMath>
        <m:r>
          <m:t>1</m:t>
        </m:r>
      </m:oMath>
      <w:ins w:id="2204" w:author="PR Preview" w:date="2026-01-01T00:00:00Z">
        <w:r>
          <w:t xml:space="preserve">;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at</w:t>
        </w:r>
      </w:ins>
      <w:ins w:id="22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2208" w:author="PR Preview" w:date="2026-01-01T00:00:00Z">
        <w:r>
          <w:t xml:space="preserve">, all three equal</w:t>
        </w:r>
      </w:ins>
      <w:ins w:id="2209" w:author="PR Preview" w:date="2026-01-01T00:00:00Z">
        <w:r>
          <w:t xml:space="preserve"> </w:t>
        </w:r>
      </w:ins>
      <m:oMath>
        <m:r>
          <m:t>0</m:t>
        </m:r>
      </m:oMath>
      <w:ins w:id="2210" w:author="PR Preview" w:date="2026-01-01T00:00:00Z">
        <w:r>
          <w:t xml:space="preserve">.</w:t>
        </w:r>
      </w:ins>
    </w:p>
    <w:bookmarkEnd w:id="60"/>
    <w:bookmarkStart w:id="61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1"/>
    <w:bookmarkStart w:id="63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del w:id="2211" w:author="PR Preview" w:date="2026-01-01T00:00:00Z">
        <w:r>
          <w:delText xml:space="preserve">Predicate notation is especially common in applied statistics and survival analysis,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where indicators frequently depend on inequalities (</w:delText>
        </w:r>
      </w:del>
      <w:hyperlink w:anchor="def-inequality">
        <w:del w:id="221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215" w:author="PR Preview" w:date="2026-01-01T00:00:00Z">
        <w:r>
          <w:delText xml:space="preserve">) involving random variables,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such as</w:delText>
        </w:r>
      </w:del>
      <w:del w:id="221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(an event occurring before time</w:delText>
        </w:r>
      </w:del>
      <w:del w:id="2221" w:author="PR Preview" w:date="2026-01-01T00:00:00Z">
        <w:r>
          <w:delText xml:space="preserve"> </w:delText>
        </w:r>
      </w:del>
      <m:oMath>
        <m:r>
          <m:t>t</m:t>
        </m:r>
      </m:oMath>
      <w:del w:id="2222" w:author="PR Preview" w:date="2026-01-01T00:00:00Z">
        <w:r>
          <w:delText xml:space="preserve">)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or</w:delText>
        </w:r>
      </w:del>
      <w:del w:id="22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(a binary outcome).</w:delText>
        </w:r>
      </w:del>
    </w:p>
    <w:p>
      <w:pPr>
        <w:pStyle w:val="FirstParagraph"/>
      </w:pPr>
      <w:ins w:id="2228" w:author="PR Preview" w:date="2026-01-01T00:00:00Z">
        <w:r>
          <w:t xml:space="preserve">Predicate notation is especially common in applied statistics and survival analysis,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where indicators frequently depend on inequalities (</w:t>
        </w:r>
      </w:ins>
      <w:hyperlink r:id="rId62">
        <w:ins w:id="2231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232" w:author="PR Preview" w:date="2026-01-01T00:00:00Z">
        <w:r>
          <w:t xml:space="preserve">) involving random variables,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such as</w:t>
        </w:r>
      </w:ins>
      <w:ins w:id="223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(an event occurring before time</w:t>
        </w:r>
      </w:ins>
      <w:ins w:id="2238" w:author="PR Preview" w:date="2026-01-01T00:00:00Z">
        <w:r>
          <w:t xml:space="preserve"> </w:t>
        </w:r>
      </w:ins>
      <m:oMath>
        <m:r>
          <m:t>t</m:t>
        </m:r>
      </m:oMath>
      <w:ins w:id="2239" w:author="PR Preview" w:date="2026-01-01T00:00:00Z">
        <w:r>
          <w:t xml:space="preserve">)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or</w:t>
        </w:r>
      </w:ins>
      <w:ins w:id="22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(a binary outcome).</w:t>
        </w:r>
      </w:ins>
    </w:p>
    <w:bookmarkEnd w:id="63"/>
    <w:bookmarkStart w:id="66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4" w:name="def-support"/>
    <w:p>
      <w:pPr>
        <w:pStyle w:val="FirstParagraph"/>
      </w:pPr>
      <w:del w:id="2245" w:author="PR Preview" w:date="2026-01-01T00:00:00Z">
        <w:r>
          <w:rPr>
            <w:b/>
            <w:bCs/>
          </w:rPr>
          <w:delText xml:space="preserve">Definition 25 (Support of a distribution)</w:delText>
        </w:r>
      </w:del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The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rPr>
            <w:b/>
            <w:bCs/>
          </w:rPr>
          <w:delText xml:space="preserve">support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of a discrete distribution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is the set of values it gives positive probability.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The support of a continuous distribution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is the set of values where its density is positive.</w:delText>
        </w:r>
      </w:del>
    </w:p>
    <w:p>
      <w:pPr>
        <w:pStyle w:val="BodyText"/>
      </w:pPr>
      <w:del w:id="2258" w:author="PR Preview" w:date="2026-01-01T00:00:00Z">
        <w:r>
          <w:rPr>
            <w:b/>
            <w:bCs/>
          </w:rPr>
          <w:delText xml:space="preserve">Example 26 (Supports of two count distributions)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 </w:delText>
        </w:r>
      </w:del>
    </w:p>
    <w:p>
      <w:pPr>
        <w:pStyle w:val="FirstParagraph"/>
      </w:pPr>
      <w:ins w:id="2261" w:author="PR Preview" w:date="2026-01-01T00:00:00Z">
        <w:r>
          <w:rPr>
            <w:b/>
            <w:bCs/>
          </w:rPr>
          <w:t xml:space="preserve">Definition 12 (Support of a distribution)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rPr>
            <w:b/>
            <w:bCs/>
          </w:rPr>
          <w:t xml:space="preserve">support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of a discrete distribution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is the set of values it gives positive probability.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The support of a continuous distribution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is the set of values where its density is positive.</w:t>
        </w:r>
      </w:ins>
    </w:p>
    <w:bookmarkEnd w:id="64"/>
    <w:bookmarkStart w:id="65" w:name="exm-support"/>
    <w:p>
      <w:pPr>
        <w:pStyle w:val="BodyText"/>
      </w:pPr>
      <w:ins w:id="2274" w:author="PR Preview" w:date="2026-01-01T00:00:00Z">
        <w:r>
          <w:rPr>
            <w:b/>
            <w:bCs/>
          </w:rPr>
          <w:t xml:space="preserve">Example 11 (Supports of two count distributions)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5"/>
    <w:p>
      <w:pPr>
        <w:pStyle w:val="FirstParagraph"/>
      </w:pPr>
      <w:del w:id="2277" w:author="PR Preview" w:date="2026-01-01T00:00:00Z">
        <w:r>
          <w:delText xml:space="preserve">Set notation is more natural when the underlying set</w:delText>
        </w:r>
      </w:del>
      <w:del w:id="2278" w:author="PR Preview" w:date="2026-01-01T00:00:00Z">
        <w:r>
          <w:delText xml:space="preserve"> </w:delText>
        </w:r>
      </w:del>
      <m:oMath>
        <m:r>
          <m:t>A</m:t>
        </m:r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has a standard name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(such as the support of a distribution (</w:delText>
        </w:r>
      </w:del>
      <w:hyperlink w:anchor="def-support">
        <w:del w:id="2283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284" w:author="PR Preview" w:date="2026-01-01T00:00:00Z">
        <w:r>
          <w:delText xml:space="preserve">),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or a geometric region).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Predicate notation is more natural when the condition involves compound inequalities,</w:delText>
        </w:r>
      </w:del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such as</w:delText>
        </w:r>
      </w:del>
      <w:del w:id="229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2292" w:author="PR Preview" w:date="2026-01-01T00:00:00Z">
        <w:r>
          <w:delText xml:space="preserve">.</w:delText>
        </w:r>
      </w:del>
    </w:p>
    <w:p>
      <w:pPr>
        <w:pStyle w:val="Heading3"/>
      </w:pPr>
      <w:del w:id="2293" w:author="PR Preview" w:date="2026-01-01T00:00:00Z">
        <w:r>
          <w:delText xml:space="preserve">6.2 Iverson bracket notation</w:delText>
        </w:r>
      </w:del>
    </w:p>
    <w:p>
      <w:pPr>
        <w:pStyle w:val="FirstParagraph"/>
      </w:pPr>
      <w:ins w:id="2294" w:author="PR Preview" w:date="2026-01-01T00:00:00Z">
        <w:r>
          <w:t xml:space="preserve">Set notation is more natural when the underlying set</w:t>
        </w:r>
      </w:ins>
      <w:ins w:id="2295" w:author="PR Preview" w:date="2026-01-01T00:00:00Z">
        <w:r>
          <w:t xml:space="preserve"> </w:t>
        </w:r>
      </w:ins>
      <m:oMath>
        <m:r>
          <m:t>A</m:t>
        </m:r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has a standard name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(such as the support of a distribution (</w:t>
        </w:r>
      </w:ins>
      <w:hyperlink w:anchor="def-support">
        <w:ins w:id="230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301" w:author="PR Preview" w:date="2026-01-01T00:00:00Z">
        <w:r>
          <w:t xml:space="preserve">),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or a geometric region).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Predicate notation is more natural when the condition involves compound inequalities,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such as</w:t>
        </w:r>
      </w:ins>
      <w:ins w:id="23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2309" w:author="PR Preview" w:date="2026-01-01T00:00:00Z">
        <w:r>
          <w:t xml:space="preserve">.</w:t>
        </w:r>
      </w:ins>
    </w:p>
    <w:bookmarkEnd w:id="66"/>
    <w:bookmarkEnd w:id="67"/>
    <w:bookmarkStart w:id="74" w:name="iverson-bracket-notation"/>
    <w:p>
      <w:pPr>
        <w:pStyle w:val="Heading3"/>
      </w:pPr>
      <w:ins w:id="2310" w:author="PR Preview" w:date="2026-01-01T00:00:00Z">
        <w:r>
          <w:t xml:space="preserve">5.2 Iverson bracket notation</w:t>
        </w:r>
      </w:ins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69" w:name="def-iverson-bracket"/>
    <w:p>
      <w:pPr>
        <w:pStyle w:val="BodyText"/>
      </w:pPr>
      <w:del w:id="2311" w:author="PR Preview" w:date="2026-01-01T00:00:00Z">
        <w:r>
          <w:rPr>
            <w:b/>
            <w:bCs/>
          </w:rPr>
          <w:delText xml:space="preserve">Definition 26 (Iverson bracket)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For any logical proposition</w:delText>
        </w:r>
      </w:del>
      <w:del w:id="2314" w:author="PR Preview" w:date="2026-01-01T00:00:00Z">
        <w:r>
          <w:delText xml:space="preserve"> </w:delText>
        </w:r>
      </w:del>
      <m:oMath>
        <m:r>
          <m:t>P</m:t>
        </m:r>
      </m:oMath>
      <w:del w:id="2315" w:author="PR Preview" w:date="2026-01-01T00:00:00Z">
        <w:r>
          <w:delText xml:space="preserve">,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rPr>
            <w:b/>
            <w:bCs/>
          </w:rPr>
          <w:delText xml:space="preserve">Iverson bracket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of</w:delText>
        </w:r>
      </w:del>
      <w:del w:id="2322" w:author="PR Preview" w:date="2026-01-01T00:00:00Z">
        <w:r>
          <w:delText xml:space="preserve"> </w:delText>
        </w:r>
      </w:del>
      <m:oMath>
        <m:r>
          <m:t>P</m:t>
        </m:r>
      </m:oMath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is</w:delText>
        </w:r>
      </w:del>
    </w:p>
    <w:p>
      <w:pPr>
        <w:pStyle w:val="BodyText"/>
      </w:pPr>
      <w:ins w:id="2325" w:author="PR Preview" w:date="2026-01-01T00:00:00Z">
        <w:r>
          <w:rPr>
            <w:b/>
            <w:bCs/>
          </w:rPr>
          <w:t xml:space="preserve">Definition 13 (Iverson bracket)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For any logical proposition</w:t>
        </w:r>
      </w:ins>
      <w:ins w:id="2328" w:author="PR Preview" w:date="2026-01-01T00:00:00Z">
        <w:r>
          <w:t xml:space="preserve"> </w:t>
        </w:r>
      </w:ins>
      <m:oMath>
        <m:r>
          <m:t>P</m:t>
        </m:r>
      </m:oMath>
      <w:ins w:id="2329" w:author="PR Preview" w:date="2026-01-01T00:00:00Z">
        <w:r>
          <w:t xml:space="preserve">,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the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rPr>
            <w:b/>
            <w:bCs/>
          </w:rPr>
          <w:t xml:space="preserve">Iverson bracket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of</w:t>
        </w:r>
      </w:ins>
      <w:ins w:id="2336" w:author="PR Preview" w:date="2026-01-01T00:00:00Z">
        <w:r>
          <w:t xml:space="preserve"> </w:t>
        </w:r>
      </w:ins>
      <m:oMath>
        <m:r>
          <m:t>P</m:t>
        </m:r>
      </m:oMath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69"/>
    <w:bookmarkStart w:id="70" w:name="exm-iverson-bracket"/>
    <w:p>
      <w:pPr>
        <w:pStyle w:val="FirstParagraph"/>
      </w:pPr>
      <w:del w:id="2339" w:author="PR Preview" w:date="2026-01-01T00:00:00Z">
        <w:r>
          <w:rPr>
            <w:b/>
            <w:bCs/>
          </w:rPr>
          <w:delText xml:space="preserve">Example 27 (Evaluating Iverson brackets)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 </w:delText>
        </w:r>
      </w:del>
    </w:p>
    <w:p>
      <w:pPr>
        <w:pStyle w:val="FirstParagraph"/>
      </w:pPr>
      <w:ins w:id="2342" w:author="PR Preview" w:date="2026-01-01T00:00:00Z">
        <w:r>
          <w:rPr>
            <w:b/>
            <w:bCs/>
          </w:rPr>
          <w:t xml:space="preserve">Example 12 (Evaluating Iverson brackets)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0"/>
    <w:bookmarkStart w:id="71" w:name="rem-iverson-indicator"/>
    <w:p>
      <w:pPr>
        <w:pStyle w:val="FirstParagraph"/>
      </w:pPr>
      <w:del w:id="2345" w:author="PR Preview" w:date="2026-01-01T00:00:00Z">
        <w:r>
          <w:rPr>
            <w:i/>
            <w:iCs/>
          </w:rPr>
          <w:delText xml:space="preserve">Remark 3</w:delText>
        </w:r>
      </w:del>
      <w:del w:id="2346" w:author="PR Preview" w:date="2026-01-01T00:00:00Z">
        <w:r>
          <w:delText xml:space="preserve"> (The Iverson bracket is the predicate indicator). </w:delText>
        </w:r>
      </w:del>
      <w:del w:id="2347" w:author="PR Preview" w:date="2026-01-01T00:00:00Z">
        <w:r>
          <w:delText xml:space="preserve">The Iverson bracket</w:delText>
        </w:r>
      </w:del>
      <w:del w:id="234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is the predicate indicator</w:delText>
        </w:r>
      </w:del>
      <w:del w:id="23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(</w:delText>
        </w:r>
      </w:del>
      <w:hyperlink w:anchor="def-indicator-function">
        <w:del w:id="235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55" w:author="PR Preview" w:date="2026-01-01T00:00:00Z">
        <w:r>
          <w:delText xml:space="preserve">) in different notation.</w:delText>
        </w:r>
      </w:del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Under this notation,</w:delText>
        </w:r>
      </w:del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set membership is written</w:delText>
        </w:r>
      </w:del>
      <w:del w:id="236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2361" w:author="PR Preview" w:date="2026-01-01T00:00:00Z">
        <w:r>
          <w:delText xml:space="preserve">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so</w:delText>
        </w:r>
      </w:del>
      <w:del w:id="23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365" w:author="PR Preview" w:date="2026-01-01T00:00:00Z">
        <w:r>
          <w:delText xml:space="preserve">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For example, the values in</w:delText>
        </w:r>
      </w:del>
      <w:del w:id="2368" w:author="PR Preview" w:date="2026-01-01T00:00:00Z">
        <w:r>
          <w:delText xml:space="preserve"> </w:delText>
        </w:r>
      </w:del>
      <w:hyperlink w:anchor="exm-indicator-numerical">
        <w:del w:id="2369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become</w:delText>
        </w:r>
      </w:del>
    </w:p>
    <w:p>
      <w:pPr>
        <w:pStyle w:val="FirstParagraph"/>
      </w:pPr>
      <w:ins w:id="2372" w:author="PR Preview" w:date="2026-01-01T00:00:00Z">
        <w:r>
          <w:rPr>
            <w:i/>
            <w:iCs/>
          </w:rPr>
          <w:t xml:space="preserve">Remark 2</w:t>
        </w:r>
      </w:ins>
      <w:ins w:id="2373" w:author="PR Preview" w:date="2026-01-01T00:00:00Z">
        <w:r>
          <w:t xml:space="preserve"> (The Iverson bracket is the predicate indicator). </w:t>
        </w:r>
      </w:ins>
      <w:ins w:id="2374" w:author="PR Preview" w:date="2026-01-01T00:00:00Z">
        <w:r>
          <w:t xml:space="preserve">The Iverson bracket</w:t>
        </w:r>
      </w:ins>
      <w:ins w:id="23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is the predicate indicator</w:t>
        </w:r>
      </w:ins>
      <w:ins w:id="237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(</w:t>
        </w:r>
      </w:ins>
      <w:hyperlink w:anchor="def-indicator-function">
        <w:ins w:id="238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382" w:author="PR Preview" w:date="2026-01-01T00:00:00Z">
        <w:r>
          <w:t xml:space="preserve">) in different notation.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Under this notation,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set membership is written</w:t>
        </w:r>
      </w:ins>
      <w:ins w:id="23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2388" w:author="PR Preview" w:date="2026-01-01T00:00:00Z">
        <w:r>
          <w:t xml:space="preserve">,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so</w:t>
        </w:r>
      </w:ins>
      <w:ins w:id="23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92" w:author="PR Preview" w:date="2026-01-01T00:00:00Z">
        <w:r>
          <w:t xml:space="preserve">.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For example, the values in</w:t>
        </w:r>
      </w:ins>
      <w:ins w:id="2395" w:author="PR Preview" w:date="2026-01-01T00:00:00Z">
        <w:r>
          <w:t xml:space="preserve"> </w:t>
        </w:r>
      </w:ins>
      <w:hyperlink w:anchor="exm-indicator-numerical">
        <w:ins w:id="239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kronecker-delta"/>
    <w:p>
      <w:pPr>
        <w:pStyle w:val="FirstParagraph"/>
      </w:pPr>
      <w:del w:id="2399" w:author="PR Preview" w:date="2026-01-01T00:00:00Z">
        <w:r>
          <w:rPr>
            <w:b/>
            <w:bCs/>
          </w:rPr>
          <w:delText xml:space="preserve">Definition 27 (Kronecker delta)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For integers</w:delText>
        </w:r>
      </w:del>
      <w:del w:id="2402" w:author="PR Preview" w:date="2026-01-01T00:00:00Z">
        <w:r>
          <w:delText xml:space="preserve"> </w:delText>
        </w:r>
      </w:del>
      <m:oMath>
        <m:r>
          <m:t>i</m:t>
        </m:r>
      </m:oMath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and</w:delText>
        </w:r>
      </w:del>
      <w:del w:id="2405" w:author="PR Preview" w:date="2026-01-01T00:00:00Z">
        <w:r>
          <w:delText xml:space="preserve"> </w:delText>
        </w:r>
      </w:del>
      <m:oMath>
        <m:r>
          <m:t>j</m:t>
        </m:r>
      </m:oMath>
      <w:del w:id="2406" w:author="PR Preview" w:date="2026-01-01T00:00:00Z">
        <w:r>
          <w:delText xml:space="preserve">,</w:delText>
        </w:r>
      </w:del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the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rPr>
            <w:b/>
            <w:bCs/>
          </w:rPr>
          <w:delText xml:space="preserve">Kronecker delta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is</w:delText>
        </w:r>
      </w:del>
    </w:p>
    <w:p>
      <w:pPr>
        <w:pStyle w:val="FirstParagraph"/>
      </w:pPr>
      <w:ins w:id="2413" w:author="PR Preview" w:date="2026-01-01T00:00:00Z">
        <w:r>
          <w:rPr>
            <w:b/>
            <w:bCs/>
          </w:rPr>
          <w:t xml:space="preserve">Definition 14 (Kronecker delta)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For integers</w:t>
        </w:r>
      </w:ins>
      <w:ins w:id="2416" w:author="PR Preview" w:date="2026-01-01T00:00:00Z">
        <w:r>
          <w:t xml:space="preserve"> </w:t>
        </w:r>
      </w:ins>
      <m:oMath>
        <m:r>
          <m:t>i</m:t>
        </m:r>
      </m:oMath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and</w:t>
        </w:r>
      </w:ins>
      <w:ins w:id="2419" w:author="PR Preview" w:date="2026-01-01T00:00:00Z">
        <w:r>
          <w:t xml:space="preserve"> </w:t>
        </w:r>
      </w:ins>
      <m:oMath>
        <m:r>
          <m:t>j</m:t>
        </m:r>
      </m:oMath>
      <w:ins w:id="2420" w:author="PR Preview" w:date="2026-01-01T00:00:00Z">
        <w:r>
          <w:t xml:space="preserve">,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the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rPr>
            <w:b/>
            <w:bCs/>
          </w:rPr>
          <w:t xml:space="preserve">Kronecker delta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2427" w:author="PR Preview" w:date="2026-01-01T00:00:00Z">
        <w:r>
          <w:delText xml:space="preserve">that is,</w:delText>
        </w:r>
      </w:del>
      <w:del w:id="2428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when</w:delText>
        </w:r>
      </w:del>
      <w:del w:id="243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and</w:delText>
        </w:r>
      </w:del>
      <w:del w:id="2434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when</w:delText>
        </w:r>
      </w:del>
      <w:del w:id="24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(</w:delText>
        </w:r>
      </w:del>
      <w:hyperlink w:anchor="def-iverson-bracket">
        <w:del w:id="244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441" w:author="PR Preview" w:date="2026-01-01T00:00:00Z">
        <w:r>
          <w:delText xml:space="preserve">).</w:delText>
        </w:r>
      </w:del>
    </w:p>
    <w:p>
      <w:pPr>
        <w:pStyle w:val="BodyText"/>
      </w:pPr>
      <w:del w:id="2442" w:author="PR Preview" w:date="2026-01-01T00:00:00Z">
        <w:r>
          <w:rPr>
            <w:b/>
            <w:bCs/>
          </w:rPr>
          <w:delText xml:space="preserve">Example 28 (Evaluating the Kronecker delta)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 </w:delText>
        </w:r>
      </w:del>
    </w:p>
    <w:p>
      <w:pPr>
        <w:pStyle w:val="FirstParagraph"/>
      </w:pPr>
      <w:ins w:id="2445" w:author="PR Preview" w:date="2026-01-01T00:00:00Z">
        <w:r>
          <w:t xml:space="preserve">that is,</w:t>
        </w:r>
      </w:ins>
      <w:ins w:id="2446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when</w:t>
        </w:r>
      </w:ins>
      <w:ins w:id="24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and</w:t>
        </w:r>
      </w:ins>
      <w:ins w:id="2452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when</w:t>
        </w:r>
      </w:ins>
      <w:ins w:id="24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(</w:t>
        </w:r>
      </w:ins>
      <w:hyperlink w:anchor="def-iverson-bracket">
        <w:ins w:id="245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459" w:author="PR Preview" w:date="2026-01-01T00:00:00Z">
        <w:r>
          <w:t xml:space="preserve">).</w:t>
        </w:r>
      </w:ins>
    </w:p>
    <w:bookmarkEnd w:id="72"/>
    <w:bookmarkStart w:id="73" w:name="exm-kronecker-delta"/>
    <w:p>
      <w:pPr>
        <w:pStyle w:val="BodyText"/>
      </w:pPr>
      <w:ins w:id="2460" w:author="PR Preview" w:date="2026-01-01T00:00:00Z">
        <w:r>
          <w:rPr>
            <w:b/>
            <w:bCs/>
          </w:rPr>
          <w:t xml:space="preserve">Example 13 (Evaluating the Kronecker delta)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78" w:name="Xd6f58182005cccf55080a628cd9152d2b1165ed"/>
    <w:p>
      <w:pPr>
        <w:pStyle w:val="Heading3"/>
      </w:pPr>
      <w:del w:id="2463" w:author="PR Preview" w:date="2026-01-01T00:00:00Z">
        <w:r>
          <w:delText xml:space="preserve">6.3 Strengths and limitations of the Iverson bracket</w:delText>
        </w:r>
      </w:del>
    </w:p>
    <w:p>
      <w:pPr>
        <w:pStyle w:val="Heading3"/>
      </w:pPr>
      <w:ins w:id="2464" w:author="PR Preview" w:date="2026-01-01T00:00:00Z">
        <w:r>
          <w:t xml:space="preserve">5.3 Strengths and limitations of the Iverson bracket</w:t>
        </w:r>
      </w:ins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5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6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8"/>
    <w:bookmarkStart w:id="80" w:name="summary-of-indicator-notations"/>
    <w:p>
      <w:pPr>
        <w:pStyle w:val="Heading3"/>
      </w:pPr>
      <w:del w:id="2465" w:author="PR Preview" w:date="2026-01-01T00:00:00Z">
        <w:r>
          <w:delText xml:space="preserve">6.4 Summary of indicator notations</w:delText>
        </w:r>
      </w:del>
    </w:p>
    <w:p>
      <w:pPr>
        <w:pStyle w:val="Heading3"/>
      </w:pPr>
      <w:ins w:id="2466" w:author="PR Preview" w:date="2026-01-01T00:00:00Z">
        <w:r>
          <w:t xml:space="preserve">5.4 Summary of indicator notations</w:t>
        </w:r>
      </w:ins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79"/>
          <w:p/>
        </w:tc>
      </w:tr>
    </w:tbl>
    <w:bookmarkEnd w:id="80"/>
    <w:bookmarkStart w:id="81" w:name="conventions-in-this-book"/>
    <w:p>
      <w:pPr>
        <w:pStyle w:val="Heading3"/>
      </w:pPr>
      <w:del w:id="2467" w:author="PR Preview" w:date="2026-01-01T00:00:00Z">
        <w:r>
          <w:delText xml:space="preserve">6.5 Conventions in this book</w:delText>
        </w:r>
      </w:del>
    </w:p>
    <w:p>
      <w:pPr>
        <w:pStyle w:val="Heading3"/>
      </w:pPr>
      <w:ins w:id="2468" w:author="PR Preview" w:date="2026-01-01T00:00:00Z">
        <w:r>
          <w:t xml:space="preserve">5.5 Conventions in this book</w:t>
        </w:r>
      </w:ins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1"/>
    <w:bookmarkStart w:id="91" w:name="key-algebraic-properties"/>
    <w:p>
      <w:pPr>
        <w:pStyle w:val="Heading3"/>
      </w:pPr>
      <w:del w:id="2469" w:author="PR Preview" w:date="2026-01-01T00:00:00Z">
        <w:r>
          <w:delText xml:space="preserve">6.6 Key algebraic properties</w:delText>
        </w:r>
      </w:del>
    </w:p>
    <w:p>
      <w:pPr>
        <w:pStyle w:val="FirstParagraph"/>
      </w:pPr>
      <w:del w:id="2470" w:author="PR Preview" w:date="2026-01-01T00:00:00Z">
        <w:r>
          <w:delText xml:space="preserve">Indicator functions translate the logical connectives (</w:delText>
        </w:r>
      </w:del>
      <w:hyperlink w:anchor="def-logical-connective">
        <w:del w:id="247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472" w:author="PR Preview" w:date="2026-01-01T00:00:00Z">
        <w:r>
          <w:delText xml:space="preserve">)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“and”</w:delText>
        </w:r>
      </w:del>
      <w:del w:id="2475" w:author="PR Preview" w:date="2026-01-01T00:00:00Z">
        <w:r>
          <w:delText xml:space="preserve">,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“or”</w:delText>
        </w:r>
      </w:del>
      <w:del w:id="2478" w:author="PR Preview" w:date="2026-01-01T00:00:00Z">
        <w:r>
          <w:delText xml:space="preserve">, and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“not”</w:delText>
        </w:r>
      </w:del>
      <w:del w:id="2481" w:author="PR Preview" w:date="2026-01-01T00:00:00Z">
        <w:r>
          <w:delText xml:space="preserve">, applied to set membership,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into ordinary arithmetic on real numbers.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One of the identities below uses idempotence:</w:delText>
        </w:r>
      </w:del>
    </w:p>
    <w:p>
      <w:pPr>
        <w:pStyle w:val="BodyText"/>
      </w:pPr>
      <w:del w:id="2486" w:author="PR Preview" w:date="2026-01-01T00:00:00Z">
        <w:r>
          <w:rPr>
            <w:b/>
            <w:bCs/>
          </w:rPr>
          <w:delText xml:space="preserve">Definition 28 (Idempotent)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A number</w:delText>
        </w:r>
      </w:del>
      <w:del w:id="2489" w:author="PR Preview" w:date="2026-01-01T00:00:00Z">
        <w:r>
          <w:delText xml:space="preserve"> </w:delText>
        </w:r>
      </w:del>
      <m:oMath>
        <m:r>
          <m:t>a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is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rPr>
            <w:b/>
            <w:bCs/>
          </w:rPr>
          <w:delText xml:space="preserve">idempotent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if</w:delText>
        </w:r>
      </w:del>
      <w:del w:id="24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2497" w:author="PR Preview" w:date="2026-01-01T00:00:00Z">
        <w:r>
          <w:delText xml:space="preserve">.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 function</w:delText>
        </w:r>
      </w:del>
      <w:del w:id="2500" w:author="PR Preview" w:date="2026-01-01T00:00:00Z">
        <w:r>
          <w:delText xml:space="preserve"> </w:delText>
        </w:r>
      </w:del>
      <m:oMath>
        <m:r>
          <m:t>f</m:t>
        </m:r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with real values is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rPr>
            <w:b/>
            <w:bCs/>
          </w:rPr>
          <w:delText xml:space="preserve">idempotent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if</w:delText>
        </w:r>
      </w:del>
      <w:del w:id="25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for every</w:delText>
        </w:r>
      </w:del>
      <w:del w:id="2510" w:author="PR Preview" w:date="2026-01-01T00:00:00Z">
        <w:r>
          <w:delText xml:space="preserve"> </w:delText>
        </w:r>
      </w:del>
      <m:oMath>
        <m:r>
          <m:t>x</m:t>
        </m:r>
      </m:oMath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in its</w:delText>
        </w:r>
      </w:del>
      <w:del w:id="2513" w:author="PR Preview" w:date="2026-01-01T00:00:00Z">
        <w:r>
          <w:delText xml:space="preserve"> </w:delText>
        </w:r>
      </w:del>
      <w:hyperlink r:id="rId82">
        <w:del w:id="2514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2515" w:author="PR Preview" w:date="2026-01-01T00:00:00Z">
        <w:r>
          <w:delText xml:space="preserve">.</w:delText>
        </w:r>
      </w:del>
    </w:p>
    <w:p>
      <w:pPr>
        <w:pStyle w:val="BodyText"/>
      </w:pPr>
      <w:del w:id="2516" w:author="PR Preview" w:date="2026-01-01T00:00:00Z">
        <w:r>
          <w:rPr>
            <w:b/>
            <w:bCs/>
          </w:rPr>
          <w:delText xml:space="preserve">Example 29 (Idempotent numbers and indicators)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 </w:delText>
        </w:r>
      </w:del>
    </w:p>
    <w:p>
      <w:pPr>
        <w:pStyle w:val="Heading3"/>
      </w:pPr>
      <w:ins w:id="2519" w:author="PR Preview" w:date="2026-01-01T00:00:00Z">
        <w:r>
          <w:t xml:space="preserve">5.6 Key algebraic properties</w:t>
        </w:r>
      </w:ins>
    </w:p>
    <w:p>
      <w:pPr>
        <w:pStyle w:val="FirstParagraph"/>
      </w:pPr>
      <w:ins w:id="2520" w:author="PR Preview" w:date="2026-01-01T00:00:00Z">
        <w:r>
          <w:t xml:space="preserve">Indicator functions translate the logical connectives (</w:t>
        </w:r>
      </w:ins>
      <w:hyperlink r:id="rId9">
        <w:ins w:id="2521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522" w:author="PR Preview" w:date="2026-01-01T00:00:00Z">
        <w:r>
          <w:t xml:space="preserve">)</w:t>
        </w:r>
      </w:ins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“and”</w:t>
        </w:r>
      </w:ins>
      <w:ins w:id="2525" w:author="PR Preview" w:date="2026-01-01T00:00:00Z">
        <w:r>
          <w:t xml:space="preserve">,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“or”</w:t>
        </w:r>
      </w:ins>
      <w:ins w:id="2528" w:author="PR Preview" w:date="2026-01-01T00:00:00Z">
        <w:r>
          <w:t xml:space="preserve">, and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“not”</w:t>
        </w:r>
      </w:ins>
      <w:ins w:id="2531" w:author="PR Preview" w:date="2026-01-01T00:00:00Z">
        <w:r>
          <w:t xml:space="preserve">, applied to set membership,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into ordinary arithmetic on real numbers.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One of the identities below uses idempotence:</w:t>
        </w:r>
      </w:ins>
    </w:p>
    <w:bookmarkStart w:id="83" w:name="def-idempotent"/>
    <w:p>
      <w:pPr>
        <w:pStyle w:val="BodyText"/>
      </w:pPr>
      <w:ins w:id="2536" w:author="PR Preview" w:date="2026-01-01T00:00:00Z">
        <w:r>
          <w:rPr>
            <w:b/>
            <w:bCs/>
          </w:rPr>
          <w:t xml:space="preserve">Definition 15 (Idempotent)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A number</w:t>
        </w:r>
      </w:ins>
      <w:ins w:id="2539" w:author="PR Preview" w:date="2026-01-01T00:00:00Z">
        <w:r>
          <w:t xml:space="preserve"> </w:t>
        </w:r>
      </w:ins>
      <m:oMath>
        <m:r>
          <m:t>a</m:t>
        </m:r>
      </m:oMath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is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rPr>
            <w:b/>
            <w:bCs/>
          </w:rPr>
          <w:t xml:space="preserve">idempotent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if</w:t>
        </w:r>
      </w:ins>
      <w:ins w:id="25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2547" w:author="PR Preview" w:date="2026-01-01T00:00:00Z">
        <w:r>
          <w:t xml:space="preserve">.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A function</w:t>
        </w:r>
      </w:ins>
      <w:ins w:id="2550" w:author="PR Preview" w:date="2026-01-01T00:00:00Z">
        <w:r>
          <w:t xml:space="preserve"> </w:t>
        </w:r>
      </w:ins>
      <m:oMath>
        <m:r>
          <m:t>f</m:t>
        </m:r>
      </m:oMath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with real values is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rPr>
            <w:b/>
            <w:bCs/>
          </w:rPr>
          <w:t xml:space="preserve">idempotent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if</w:t>
        </w:r>
      </w:ins>
      <w:ins w:id="25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for every</w:t>
        </w:r>
      </w:ins>
      <w:ins w:id="2560" w:author="PR Preview" w:date="2026-01-01T00:00:00Z">
        <w:r>
          <w:t xml:space="preserve"> </w:t>
        </w:r>
      </w:ins>
      <m:oMath>
        <m:r>
          <m:t>x</m:t>
        </m:r>
      </m:oMath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in its</w:t>
        </w:r>
      </w:ins>
      <w:ins w:id="2563" w:author="PR Preview" w:date="2026-01-01T00:00:00Z">
        <w:r>
          <w:t xml:space="preserve"> </w:t>
        </w:r>
      </w:ins>
      <w:hyperlink r:id="rId82">
        <w:ins w:id="2564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2565" w:author="PR Preview" w:date="2026-01-01T00:00:00Z">
        <w:r>
          <w:t xml:space="preserve">.</w:t>
        </w:r>
      </w:ins>
    </w:p>
    <w:bookmarkEnd w:id="83"/>
    <w:bookmarkStart w:id="85" w:name="exm-idempotent-indicator"/>
    <w:p>
      <w:pPr>
        <w:pStyle w:val="BodyText"/>
      </w:pPr>
      <w:ins w:id="2566" w:author="PR Preview" w:date="2026-01-01T00:00:00Z">
        <w:r>
          <w:rPr>
            <w:b/>
            <w:bCs/>
          </w:rPr>
          <w:t xml:space="preserve">Example 14 (Idempotent numbers and indicators)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del w:id="2569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2570" w:author="PR Preview" w:date="2026-01-01T00:00:00Z">
          <w:r>
            <w:rPr>
              <w:rStyle w:val="Hyperlink"/>
              <w:b/>
              <w:bCs/>
            </w:rPr>
            <w:delText xml:space="preserve">Definition 28</w:delText>
          </w:r>
        </w:del>
      </w:hyperlink>
      <w:del w:id="2571" w:author="PR Preview" w:date="2026-01-01T00:00:00Z">
        <w:r>
          <w:rPr>
            <w:b/>
            <w:bCs/>
          </w:rPr>
          <w:delText xml:space="preserve">):</w:delText>
        </w:r>
      </w:del>
      <w:del w:id="25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ins w:id="2573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2574" w:author="PR Preview" w:date="2026-01-01T00:00:00Z">
          <w:r>
            <w:rPr>
              <w:rStyle w:val="Hyperlink"/>
              <w:b/>
              <w:bCs/>
            </w:rPr>
            <w:t xml:space="preserve">Definition 15</w:t>
          </w:r>
        </w:ins>
      </w:hyperlink>
      <w:ins w:id="2575" w:author="PR Preview" w:date="2026-01-01T00:00:00Z">
        <w:r>
          <w:rPr>
            <w:b/>
            <w:bCs/>
          </w:rPr>
          <w:t xml:space="preserve">):</w:t>
        </w:r>
      </w:ins>
      <w:ins w:id="25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8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1"/>
    <w:bookmarkEnd w:id="92"/>
    <w:bookmarkStart w:id="112" w:name="sec-notational-shorthands"/>
    <w:p>
      <w:pPr>
        <w:pStyle w:val="Heading2"/>
      </w:pPr>
      <w:del w:id="2577" w:author="PR Preview" w:date="2026-01-01T00:00:00Z">
        <w:r>
          <w:delText xml:space="preserve">7 Notational shorthands</w:delText>
        </w:r>
      </w:del>
    </w:p>
    <w:p>
      <w:pPr>
        <w:pStyle w:val="FirstParagraph"/>
      </w:pPr>
      <w:del w:id="2578" w:author="PR Preview" w:date="2026-01-01T00:00:00Z">
        <w:r>
          <w:rPr>
            <w:b/>
            <w:bCs/>
          </w:rPr>
          <w:delText xml:space="preserve">Definition 29 (Lower and upper limits of a sum or integral)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In a</w:delText>
        </w:r>
      </w:del>
      <w:del w:id="2581" w:author="PR Preview" w:date="2026-01-01T00:00:00Z">
        <w:r>
          <w:delText xml:space="preserve"> </w:delText>
        </w:r>
      </w:del>
      <w:hyperlink r:id="rId93">
        <w:del w:id="2582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25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584" w:author="PR Preview" w:date="2026-01-01T00:00:00Z">
        <w:r>
          <w:delText xml:space="preserve">,</w:delText>
        </w:r>
      </w:del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the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rPr>
            <w:b/>
            <w:bCs/>
          </w:rPr>
          <w:delText xml:space="preserve">lower limit</w:delText>
        </w:r>
      </w:del>
      <w:del w:id="2589" w:author="PR Preview" w:date="2026-01-01T00:00:00Z">
        <w:r>
          <w:delText xml:space="preserve"> </w:delText>
        </w:r>
      </w:del>
      <m:oMath>
        <m:r>
          <m:t>m</m:t>
        </m:r>
      </m:oMath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is the first value of the index</w:delText>
        </w:r>
      </w:del>
      <w:del w:id="2592" w:author="PR Preview" w:date="2026-01-01T00:00:00Z">
        <w:r>
          <w:delText xml:space="preserve"> </w:delText>
        </w:r>
      </w:del>
      <m:oMath>
        <m:r>
          <m:t>i</m:t>
        </m:r>
      </m:oMath>
      <w:del w:id="2593" w:author="PR Preview" w:date="2026-01-01T00:00:00Z">
        <w:r>
          <w:delText xml:space="preserve">,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and the</w:delText>
        </w:r>
      </w:del>
      <w:del w:id="2596" w:author="PR Preview" w:date="2026-01-01T00:00:00Z">
        <w:r>
          <w:delText xml:space="preserve"> </w:delText>
        </w:r>
      </w:del>
      <w:del w:id="2597" w:author="PR Preview" w:date="2026-01-01T00:00:00Z">
        <w:r>
          <w:rPr>
            <w:b/>
            <w:bCs/>
          </w:rPr>
          <w:delText xml:space="preserve">upper limit</w:delText>
        </w:r>
      </w:del>
      <w:del w:id="2598" w:author="PR Preview" w:date="2026-01-01T00:00:00Z">
        <w:r>
          <w:delText xml:space="preserve"> </w:delText>
        </w:r>
      </w:del>
      <m:oMath>
        <m:r>
          <m:t>n</m:t>
        </m:r>
      </m:oMath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is its last value.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In an</w:delText>
        </w:r>
      </w:del>
      <w:del w:id="2603" w:author="PR Preview" w:date="2026-01-01T00:00:00Z">
        <w:r>
          <w:delText xml:space="preserve"> </w:delText>
        </w:r>
      </w:del>
      <w:hyperlink r:id="rId94">
        <w:del w:id="2604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260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06" w:author="PR Preview" w:date="2026-01-01T00:00:00Z">
        <w:r>
          <w:delText xml:space="preserve">,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the</w:delText>
        </w:r>
      </w:del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rPr>
            <w:b/>
            <w:bCs/>
          </w:rPr>
          <w:delText xml:space="preserve">lower limit</w:delText>
        </w:r>
      </w:del>
      <w:del w:id="2611" w:author="PR Preview" w:date="2026-01-01T00:00:00Z">
        <w:r>
          <w:delText xml:space="preserve"> </w:delText>
        </w:r>
      </w:del>
      <m:oMath>
        <m:r>
          <m:t>a</m:t>
        </m:r>
      </m:oMath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is the left end of the interval of integration,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and the</w:delText>
        </w:r>
      </w:del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rPr>
            <w:b/>
            <w:bCs/>
          </w:rPr>
          <w:delText xml:space="preserve">upper limit</w:delText>
        </w:r>
      </w:del>
      <w:del w:id="2618" w:author="PR Preview" w:date="2026-01-01T00:00:00Z">
        <w:r>
          <w:delText xml:space="preserve"> </w:delText>
        </w:r>
      </w:del>
      <m:oMath>
        <m:r>
          <m:t>b</m:t>
        </m:r>
      </m:oMath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is its right end;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together they are the</w:delText>
        </w:r>
      </w:del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rPr>
            <w:b/>
            <w:bCs/>
          </w:rPr>
          <w:delText xml:space="preserve">limits of integration</w:delText>
        </w:r>
      </w:del>
      <w:del w:id="2625" w:author="PR Preview" w:date="2026-01-01T00:00:00Z">
        <w:r>
          <w:delText xml:space="preserve">.</w:delText>
        </w:r>
      </w:del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In both, the lower limit is written below the symbol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and the upper limit above it.</w:delText>
        </w:r>
      </w:del>
    </w:p>
    <w:p>
      <w:pPr>
        <w:pStyle w:val="BodyText"/>
      </w:pPr>
      <w:del w:id="2630" w:author="PR Preview" w:date="2026-01-01T00:00:00Z">
        <w:r>
          <w:rPr>
            <w:b/>
            <w:bCs/>
          </w:rPr>
          <w:delText xml:space="preserve">Example 30 (Reading off limits)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 </w:delText>
        </w:r>
      </w:del>
    </w:p>
    <w:p>
      <w:pPr>
        <w:pStyle w:val="Heading2"/>
      </w:pPr>
      <w:ins w:id="2633" w:author="PR Preview" w:date="2026-01-01T00:00:00Z">
        <w:r>
          <w:t xml:space="preserve">6 Notational shorthands</w:t>
        </w:r>
      </w:ins>
    </w:p>
    <w:bookmarkStart w:id="95" w:name="def-lower-upper-limits"/>
    <w:p>
      <w:pPr>
        <w:pStyle w:val="FirstParagraph"/>
      </w:pPr>
      <w:ins w:id="2634" w:author="PR Preview" w:date="2026-01-01T00:00:00Z">
        <w:r>
          <w:rPr>
            <w:b/>
            <w:bCs/>
          </w:rPr>
          <w:t xml:space="preserve">Definition 16 (Lower and upper limits of a sum or integral)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In a</w:t>
        </w:r>
      </w:ins>
      <w:ins w:id="2637" w:author="PR Preview" w:date="2026-01-01T00:00:00Z">
        <w:r>
          <w:t xml:space="preserve"> </w:t>
        </w:r>
      </w:ins>
      <w:hyperlink r:id="rId93">
        <w:ins w:id="2638" w:author="PR Preview" w:date="2026-01-01T00:00:00Z">
          <w:r>
            <w:rPr>
              <w:rStyle w:val="Hyperlink"/>
            </w:rPr>
            <w:t xml:space="preserve">sum</w:t>
          </w:r>
        </w:ins>
      </w:hyperlink>
      <w:ins w:id="263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640" w:author="PR Preview" w:date="2026-01-01T00:00:00Z">
        <w:r>
          <w:t xml:space="preserve">,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the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rPr>
            <w:b/>
            <w:bCs/>
          </w:rPr>
          <w:t xml:space="preserve">lower limit</w:t>
        </w:r>
      </w:ins>
      <w:ins w:id="2645" w:author="PR Preview" w:date="2026-01-01T00:00:00Z">
        <w:r>
          <w:t xml:space="preserve"> </w:t>
        </w:r>
      </w:ins>
      <m:oMath>
        <m:r>
          <m:t>m</m:t>
        </m:r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is the first value of the index</w:t>
        </w:r>
      </w:ins>
      <w:ins w:id="2648" w:author="PR Preview" w:date="2026-01-01T00:00:00Z">
        <w:r>
          <w:t xml:space="preserve"> </w:t>
        </w:r>
      </w:ins>
      <m:oMath>
        <m:r>
          <m:t>i</m:t>
        </m:r>
      </m:oMath>
      <w:ins w:id="2649" w:author="PR Preview" w:date="2026-01-01T00:00:00Z">
        <w:r>
          <w:t xml:space="preserve">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 the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rPr>
            <w:b/>
            <w:bCs/>
          </w:rPr>
          <w:t xml:space="preserve">upper limit</w:t>
        </w:r>
      </w:ins>
      <w:ins w:id="2654" w:author="PR Preview" w:date="2026-01-01T00:00:00Z">
        <w:r>
          <w:t xml:space="preserve"> </w:t>
        </w:r>
      </w:ins>
      <m:oMath>
        <m:r>
          <m:t>n</m:t>
        </m:r>
      </m:oMath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is its last value.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In an</w:t>
        </w:r>
      </w:ins>
      <w:ins w:id="2659" w:author="PR Preview" w:date="2026-01-01T00:00:00Z">
        <w:r>
          <w:t xml:space="preserve"> </w:t>
        </w:r>
      </w:ins>
      <w:hyperlink r:id="rId94">
        <w:ins w:id="2660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266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662" w:author="PR Preview" w:date="2026-01-01T00:00:00Z">
        <w:r>
          <w:t xml:space="preserve">,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the</w:t>
        </w:r>
      </w:ins>
      <w:ins w:id="2665" w:author="PR Preview" w:date="2026-01-01T00:00:00Z">
        <w:r>
          <w:t xml:space="preserve"> </w:t>
        </w:r>
      </w:ins>
      <w:ins w:id="2666" w:author="PR Preview" w:date="2026-01-01T00:00:00Z">
        <w:r>
          <w:rPr>
            <w:b/>
            <w:bCs/>
          </w:rPr>
          <w:t xml:space="preserve">lower limit</w:t>
        </w:r>
      </w:ins>
      <w:ins w:id="2667" w:author="PR Preview" w:date="2026-01-01T00:00:00Z">
        <w:r>
          <w:t xml:space="preserve"> </w:t>
        </w:r>
      </w:ins>
      <m:oMath>
        <m:r>
          <m:t>a</m:t>
        </m:r>
      </m:oMath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is the left end of the interval of integration,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and the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rPr>
            <w:b/>
            <w:bCs/>
          </w:rPr>
          <w:t xml:space="preserve">upper limit</w:t>
        </w:r>
      </w:ins>
      <w:ins w:id="2674" w:author="PR Preview" w:date="2026-01-01T00:00:00Z">
        <w:r>
          <w:t xml:space="preserve"> </w:t>
        </w:r>
      </w:ins>
      <m:oMath>
        <m:r>
          <m:t>b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is its right end;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together they are the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rPr>
            <w:b/>
            <w:bCs/>
          </w:rPr>
          <w:t xml:space="preserve">limits of integration</w:t>
        </w:r>
      </w:ins>
      <w:ins w:id="2681" w:author="PR Preview" w:date="2026-01-01T00:00:00Z">
        <w:r>
          <w:t xml:space="preserve">.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In both, the lower limit is written below the symbol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and the upper limit above it.</w:t>
        </w:r>
      </w:ins>
    </w:p>
    <w:bookmarkEnd w:id="95"/>
    <w:bookmarkStart w:id="96" w:name="exm-lower-upper-limits"/>
    <w:p>
      <w:pPr>
        <w:pStyle w:val="BodyText"/>
      </w:pPr>
      <w:ins w:id="2686" w:author="PR Preview" w:date="2026-01-01T00:00:00Z">
        <w:r>
          <w:rPr>
            <w:b/>
            <w:bCs/>
          </w:rPr>
          <w:t xml:space="preserve">Example 15 (Reading off limits)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bookmarkStart w:id="99" w:name="rem-limits-two-meanings"/>
    <w:p>
      <w:pPr>
        <w:pStyle w:val="FirstParagraph"/>
      </w:pPr>
      <w:del w:id="2689" w:author="PR Preview" w:date="2026-01-01T00:00:00Z">
        <w:r>
          <w:rPr>
            <w:i/>
            <w:iCs/>
          </w:rPr>
          <w:delText xml:space="preserve">Remark 4</w:delText>
        </w:r>
      </w:del>
      <w:del w:id="2690" w:author="PR Preview" w:date="2026-01-01T00:00:00Z">
        <w:r>
          <w:delText xml:space="preserve"> (Two meanings of</w:delText>
        </w:r>
      </w:del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“limit”</w:delText>
        </w:r>
      </w:del>
      <w:del w:id="2693" w:author="PR Preview" w:date="2026-01-01T00:00:00Z">
        <w:r>
          <w:delText xml:space="preserve">). </w:delText>
        </w:r>
      </w:del>
      <w:del w:id="2694" w:author="PR Preview" w:date="2026-01-01T00:00:00Z">
        <w:r>
          <w:delText xml:space="preserve">The lower and upper limits of a sum or integral (</w:delText>
        </w:r>
      </w:del>
      <w:hyperlink w:anchor="def-lower-upper-limits">
        <w:del w:id="2695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696" w:author="PR Preview" w:date="2026-01-01T00:00:00Z">
        <w:r>
          <w:delText xml:space="preserve">)</w:delText>
        </w:r>
      </w:del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delText xml:space="preserve">are not limits in the calculus sense,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such as the</w:delText>
        </w:r>
      </w:del>
      <w:del w:id="2701" w:author="PR Preview" w:date="2026-01-01T00:00:00Z">
        <w:r>
          <w:delText xml:space="preserve"> </w:delText>
        </w:r>
      </w:del>
      <w:hyperlink r:id="rId97">
        <w:del w:id="2702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or the</w:delText>
        </w:r>
      </w:del>
      <w:del w:id="2705" w:author="PR Preview" w:date="2026-01-01T00:00:00Z">
        <w:r>
          <w:delText xml:space="preserve"> </w:delText>
        </w:r>
      </w:del>
      <w:hyperlink r:id="rId98">
        <w:del w:id="2706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2707" w:author="PR Preview" w:date="2026-01-01T00:00:00Z">
        <w:r>
          <w:delText xml:space="preserve">.</w:delText>
        </w:r>
      </w:del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They are the ends of the values the index or variable runs over.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The two meanings meet in an integral such as</w:delText>
        </w:r>
      </w:del>
      <w:del w:id="271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713" w:author="PR Preview" w:date="2026-01-01T00:00:00Z">
        <w:r>
          <w:delText xml:space="preserve">,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delText xml:space="preserve">which means</w:delText>
        </w:r>
      </w:del>
      <w:del w:id="271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717" w:author="PR Preview" w:date="2026-01-01T00:00:00Z">
        <w:r>
          <w:delText xml:space="preserve">:</w:delText>
        </w:r>
      </w:del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delText xml:space="preserve">the upper limit</w:delText>
        </w:r>
      </w:del>
      <w:del w:id="2720" w:author="PR Preview" w:date="2026-01-01T00:00:00Z">
        <w:r>
          <w:delText xml:space="preserve"> </w:delText>
        </w:r>
      </w:del>
      <m:oMath>
        <m:r>
          <m:t>b</m:t>
        </m:r>
      </m:oMath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2723" w:author="PR Preview" w:date="2026-01-01T00:00:00Z">
        <w:r>
          <w:rPr>
            <w:b/>
            <w:bCs/>
          </w:rPr>
          <w:delText xml:space="preserve">Definition 30 (Notational shorthand)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A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rPr>
            <w:b/>
            <w:bCs/>
          </w:rPr>
          <w:delText xml:space="preserve">notational shorthand</w:delText>
        </w:r>
      </w:del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is a way of writing an expression</w:delText>
        </w:r>
      </w:del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that leaves part of the expression out,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such as the set a sum runs over or the limits of an integral,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and relies on the reader to supply the missing part from context.</w:delText>
        </w:r>
      </w:del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The expression with every part written out is its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rPr>
            <w:b/>
            <w:bCs/>
          </w:rPr>
          <w:delText xml:space="preserve">full form</w:delText>
        </w:r>
      </w:del>
      <w:del w:id="2740" w:author="PR Preview" w:date="2026-01-01T00:00:00Z">
        <w:r>
          <w:delText xml:space="preserve">.</w:delText>
        </w:r>
      </w:del>
    </w:p>
    <w:p>
      <w:pPr>
        <w:pStyle w:val="FirstParagraph"/>
      </w:pPr>
      <w:del w:id="2741" w:author="PR Preview" w:date="2026-01-01T00:00:00Z">
        <w:r>
          <w:rPr>
            <w:b/>
            <w:bCs/>
          </w:rPr>
          <w:delText xml:space="preserve">Definition 31 (Range of a variable)</w:delText>
        </w:r>
      </w:del>
      <w:del w:id="2742" w:author="PR Preview" w:date="2026-01-01T00:00:00Z">
        <w:r>
          <w:delText xml:space="preserve"> </w:delText>
        </w:r>
      </w:del>
      <w:del w:id="2743" w:author="PR Preview" w:date="2026-01-01T00:00:00Z">
        <w:r>
          <w:delText xml:space="preserve">The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rPr>
            <w:b/>
            <w:bCs/>
          </w:rPr>
          <w:delText xml:space="preserve">range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of a variable</w:delText>
        </w:r>
      </w:del>
      <w:del w:id="2748" w:author="PR Preview" w:date="2026-01-01T00:00:00Z">
        <w:r>
          <w:delText xml:space="preserve"> </w:delText>
        </w:r>
      </w:del>
      <m:oMath>
        <m:r>
          <m:t>x</m:t>
        </m:r>
      </m:oMath>
      <w:del w:id="2749" w:author="PR Preview" w:date="2026-01-01T00:00:00Z">
        <w:r>
          <w:delText xml:space="preserve">, written</w:delText>
        </w:r>
      </w:del>
      <w:del w:id="27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51" w:author="PR Preview" w:date="2026-01-01T00:00:00Z">
        <w:r>
          <w:delText xml:space="preserve">,</w:delText>
        </w:r>
      </w:del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is the set of values that</w:delText>
        </w:r>
      </w:del>
      <w:del w:id="2754" w:author="PR Preview" w:date="2026-01-01T00:00:00Z">
        <w:r>
          <w:delText xml:space="preserve"> </w:delText>
        </w:r>
      </w:del>
      <m:oMath>
        <m:r>
          <m:t>x</m:t>
        </m:r>
      </m:oMath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can take.</w:delText>
        </w:r>
      </w:del>
    </w:p>
    <w:p>
      <w:pPr>
        <w:pStyle w:val="FirstParagraph"/>
      </w:pPr>
      <w:ins w:id="2757" w:author="PR Preview" w:date="2026-01-01T00:00:00Z">
        <w:r>
          <w:rPr>
            <w:i/>
            <w:iCs/>
          </w:rPr>
          <w:t xml:space="preserve">Remark 3</w:t>
        </w:r>
      </w:ins>
      <w:ins w:id="2758" w:author="PR Preview" w:date="2026-01-01T00:00:00Z">
        <w:r>
          <w:t xml:space="preserve"> (Two meanings of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“limit”</w:t>
        </w:r>
      </w:ins>
      <w:ins w:id="2761" w:author="PR Preview" w:date="2026-01-01T00:00:00Z">
        <w:r>
          <w:t xml:space="preserve">). </w:t>
        </w:r>
      </w:ins>
      <w:ins w:id="2762" w:author="PR Preview" w:date="2026-01-01T00:00:00Z">
        <w:r>
          <w:t xml:space="preserve">The lower and upper limits of a sum or integral (</w:t>
        </w:r>
      </w:ins>
      <w:hyperlink w:anchor="def-lower-upper-limits">
        <w:ins w:id="276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764" w:author="PR Preview" w:date="2026-01-01T00:00:00Z">
        <w:r>
          <w:t xml:space="preserve">)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are not limits in the calculus sense,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such as the</w:t>
        </w:r>
      </w:ins>
      <w:ins w:id="2769" w:author="PR Preview" w:date="2026-01-01T00:00:00Z">
        <w:r>
          <w:t xml:space="preserve"> </w:t>
        </w:r>
      </w:ins>
      <w:hyperlink r:id="rId97">
        <w:ins w:id="2770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or the</w:t>
        </w:r>
      </w:ins>
      <w:ins w:id="2773" w:author="PR Preview" w:date="2026-01-01T00:00:00Z">
        <w:r>
          <w:t xml:space="preserve"> </w:t>
        </w:r>
      </w:ins>
      <w:hyperlink r:id="rId98">
        <w:ins w:id="2774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2775" w:author="PR Preview" w:date="2026-01-01T00:00:00Z">
        <w:r>
          <w:t xml:space="preserve">.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They are the ends of the values the index or variable runs over.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The two meanings meet in an integral such as</w:t>
        </w:r>
      </w:ins>
      <w:ins w:id="278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81" w:author="PR Preview" w:date="2026-01-01T00:00:00Z">
        <w:r>
          <w:t xml:space="preserve">,</w:t>
        </w:r>
      </w:ins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which means</w:t>
        </w:r>
      </w:ins>
      <w:ins w:id="278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85" w:author="PR Preview" w:date="2026-01-01T00:00:00Z">
        <w:r>
          <w:t xml:space="preserve">: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the upper limit</w:t>
        </w:r>
      </w:ins>
      <w:ins w:id="2788" w:author="PR Preview" w:date="2026-01-01T00:00:00Z">
        <w:r>
          <w:t xml:space="preserve"> </w:t>
        </w:r>
      </w:ins>
      <m:oMath>
        <m:r>
          <m:t>b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is sent to infinity by a calculus limit.</w:t>
        </w:r>
      </w:ins>
    </w:p>
    <w:bookmarkEnd w:id="99"/>
    <w:bookmarkStart w:id="100" w:name="def-notational-shorthand"/>
    <w:p>
      <w:pPr>
        <w:pStyle w:val="BodyText"/>
      </w:pPr>
      <w:ins w:id="2791" w:author="PR Preview" w:date="2026-01-01T00:00:00Z">
        <w:r>
          <w:rPr>
            <w:b/>
            <w:bCs/>
          </w:rPr>
          <w:t xml:space="preserve">Definition 17 (Notational shorthand)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A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rPr>
            <w:b/>
            <w:bCs/>
          </w:rPr>
          <w:t xml:space="preserve">notational shorthand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is a way of writing an expression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that leaves part of the expression out,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such as the set a sum runs over or the limits of an integral,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 relies on the reader to supply the missing part from context.</w:t>
        </w:r>
      </w:ins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The expression with every part written out is its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rPr>
            <w:b/>
            <w:bCs/>
          </w:rPr>
          <w:t xml:space="preserve">full form</w:t>
        </w:r>
      </w:ins>
      <w:ins w:id="2808" w:author="PR Preview" w:date="2026-01-01T00:00:00Z">
        <w:r>
          <w:t xml:space="preserve">.</w:t>
        </w:r>
      </w:ins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3" w:name="def-range-of-variable"/>
    <w:p>
      <w:pPr>
        <w:pStyle w:val="FirstParagraph"/>
      </w:pPr>
      <w:ins w:id="2809" w:author="PR Preview" w:date="2026-01-01T00:00:00Z">
        <w:r>
          <w:rPr>
            <w:b/>
            <w:bCs/>
          </w:rPr>
          <w:t xml:space="preserve">Definition 18 (Range of a variable)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The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rPr>
            <w:b/>
            <w:bCs/>
          </w:rPr>
          <w:t xml:space="preserve">range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of a variable</w:t>
        </w:r>
      </w:ins>
      <w:ins w:id="2816" w:author="PR Preview" w:date="2026-01-01T00:00:00Z">
        <w:r>
          <w:t xml:space="preserve"> </w:t>
        </w:r>
      </w:ins>
      <m:oMath>
        <m:r>
          <m:t>x</m:t>
        </m:r>
      </m:oMath>
      <w:ins w:id="2817" w:author="PR Preview" w:date="2026-01-01T00:00:00Z">
        <w:r>
          <w:t xml:space="preserve">, written</w:t>
        </w:r>
      </w:ins>
      <w:ins w:id="28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9" w:author="PR Preview" w:date="2026-01-01T00:00:00Z">
        <w:r>
          <w:t xml:space="preserve">,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is the set of values that</w:t>
        </w:r>
      </w:ins>
      <w:ins w:id="2822" w:author="PR Preview" w:date="2026-01-01T00:00:00Z">
        <w:r>
          <w:t xml:space="preserve"> </w:t>
        </w:r>
      </w:ins>
      <m:oMath>
        <m:r>
          <m:t>x</m:t>
        </m:r>
      </m:oMath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can take.</w:t>
        </w:r>
      </w:ins>
    </w:p>
    <w:bookmarkEnd w:id="10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8"/>
          <w:p/>
        </w:tc>
      </w:tr>
    </w:tbl>
    <w:bookmarkStart w:id="110" w:name="rem-indefinite-integral-not-shorthand"/>
    <w:p>
      <w:pPr>
        <w:pStyle w:val="BodyText"/>
      </w:pPr>
      <w:del w:id="2825" w:author="PR Preview" w:date="2026-01-01T00:00:00Z">
        <w:r>
          <w:rPr>
            <w:i/>
            <w:iCs/>
          </w:rPr>
          <w:delText xml:space="preserve">Remark 5</w:delText>
        </w:r>
      </w:del>
      <w:del w:id="2826" w:author="PR Preview" w:date="2026-01-01T00:00:00Z">
        <w:r>
          <w:delText xml:space="preserve"> (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has two readings). </w:delText>
        </w:r>
      </w:del>
      <w:del w:id="2829" w:author="PR Preview" w:date="2026-01-01T00:00:00Z">
        <w:r>
          <w:delText xml:space="preserve">In calculus,</w:delText>
        </w:r>
      </w:del>
      <w:del w:id="2830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with no limits is not a shorthand: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it is the</w:delText>
        </w:r>
      </w:del>
      <w:del w:id="2835" w:author="PR Preview" w:date="2026-01-01T00:00:00Z">
        <w:r>
          <w:delText xml:space="preserve"> </w:delText>
        </w:r>
      </w:del>
      <w:hyperlink r:id="rId109">
        <w:del w:id="2836" w:author="PR Preview" w:date="2026-01-01T00:00:00Z">
          <w:r>
            <w:rPr>
              <w:rStyle w:val="Hyperlink"/>
            </w:rPr>
            <w:delText xml:space="preserve">indefinite integral</w:delText>
          </w:r>
        </w:del>
      </w:hyperlink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of</w:delText>
        </w:r>
      </w:del>
      <w:del w:id="2839" w:author="PR Preview" w:date="2026-01-01T00:00:00Z">
        <w:r>
          <w:delText xml:space="preserve"> </w:delText>
        </w:r>
      </w:del>
      <m:oMath>
        <m:r>
          <m:t>f</m:t>
        </m:r>
      </m:oMath>
      <w:del w:id="2840" w:author="PR Preview" w:date="2026-01-01T00:00:00Z">
        <w:r>
          <w:delText xml:space="preserve">,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delText xml:space="preserve">a family of functions rather than a number.</w:delText>
        </w:r>
      </w:del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Some sources, especially in probability,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also write</w:delText>
        </w:r>
      </w:del>
      <w:del w:id="2847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for the number</w:delText>
        </w:r>
      </w:del>
      <w:del w:id="285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51" w:author="PR Preview" w:date="2026-01-01T00:00:00Z">
        <w:r>
          <w:delText xml:space="preserve">.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Writing the limits out tells the reader which of the two is meant.</w:delText>
        </w:r>
      </w:del>
    </w:p>
    <w:p>
      <w:pPr>
        <w:pStyle w:val="BodyText"/>
      </w:pPr>
      <w:del w:id="2854" w:author="PR Preview" w:date="2026-01-01T00:00:00Z">
        <w:r>
          <w:rPr>
            <w:b/>
            <w:bCs/>
          </w:rPr>
          <w:delText xml:space="preserve">Example 31 (Writing out an index shorthand)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Let</w:delText>
        </w:r>
      </w:del>
      <w:del w:id="28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and</w:delText>
        </w:r>
      </w:del>
      <w:del w:id="28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61" w:author="PR Preview" w:date="2026-01-01T00:00:00Z">
        <w:r>
          <w:delText xml:space="preserve">.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A source that writes</w:delText>
        </w:r>
      </w:del>
      <w:del w:id="286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delText xml:space="preserve">means</w:delText>
        </w:r>
      </w:del>
      <w:del w:id="28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868" w:author="PR Preview" w:date="2026-01-01T00:00:00Z">
        <w:r>
          <w:delText xml:space="preserve">:</w:delText>
        </w:r>
      </w:del>
    </w:p>
    <w:p>
      <w:pPr>
        <w:pStyle w:val="BodyText"/>
      </w:pPr>
      <w:ins w:id="2869" w:author="PR Preview" w:date="2026-01-01T00:00:00Z">
        <w:r>
          <w:rPr>
            <w:i/>
            <w:iCs/>
          </w:rPr>
          <w:t xml:space="preserve">Remark 4</w:t>
        </w:r>
      </w:ins>
      <w:ins w:id="2870" w:author="PR Preview" w:date="2026-01-01T00:00:00Z">
        <w:r>
          <w:t xml:space="preserve"> (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has two readings). </w:t>
        </w:r>
      </w:ins>
      <w:ins w:id="2873" w:author="PR Preview" w:date="2026-01-01T00:00:00Z">
        <w:r>
          <w:t xml:space="preserve">In calculus,</w:t>
        </w:r>
      </w:ins>
      <w:ins w:id="2874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with no limits is not a shorthand: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it is the</w:t>
        </w:r>
      </w:ins>
      <w:ins w:id="2879" w:author="PR Preview" w:date="2026-01-01T00:00:00Z">
        <w:r>
          <w:t xml:space="preserve"> </w:t>
        </w:r>
      </w:ins>
      <w:hyperlink r:id="rId109">
        <w:ins w:id="2880" w:author="PR Preview" w:date="2026-01-01T00:00:00Z">
          <w:r>
            <w:rPr>
              <w:rStyle w:val="Hyperlink"/>
            </w:rPr>
            <w:t xml:space="preserve">indefinite integral</w:t>
          </w:r>
        </w:ins>
      </w:hyperlink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of</w:t>
        </w:r>
      </w:ins>
      <w:ins w:id="2883" w:author="PR Preview" w:date="2026-01-01T00:00:00Z">
        <w:r>
          <w:t xml:space="preserve"> </w:t>
        </w:r>
      </w:ins>
      <m:oMath>
        <m:r>
          <m:t>f</m:t>
        </m:r>
      </m:oMath>
      <w:ins w:id="2884" w:author="PR Preview" w:date="2026-01-01T00:00:00Z">
        <w:r>
          <w:t xml:space="preserve">,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a family of functions rather than a number.</w:t>
        </w:r>
      </w:ins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Some sources, especially in probability,</w:t>
        </w:r>
      </w:ins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also write</w:t>
        </w:r>
      </w:ins>
      <w:ins w:id="2891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92" w:author="PR Preview" w:date="2026-01-01T00:00:00Z">
        <w:r>
          <w:t xml:space="preserve"> </w:t>
        </w:r>
      </w:ins>
      <w:ins w:id="2893" w:author="PR Preview" w:date="2026-01-01T00:00:00Z">
        <w:r>
          <w:t xml:space="preserve">for the number</w:t>
        </w:r>
      </w:ins>
      <w:ins w:id="289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95" w:author="PR Preview" w:date="2026-01-01T00:00:00Z">
        <w:r>
          <w:t xml:space="preserve">.</w:t>
        </w:r>
      </w:ins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Writing the limits out tells the reader which of the two is meant.</w:t>
        </w:r>
      </w:ins>
    </w:p>
    <w:bookmarkEnd w:id="110"/>
    <w:bookmarkStart w:id="111" w:name="exm-expand-index-shorthand"/>
    <w:p>
      <w:pPr>
        <w:pStyle w:val="BodyText"/>
      </w:pPr>
      <w:ins w:id="2898" w:author="PR Preview" w:date="2026-01-01T00:00:00Z">
        <w:r>
          <w:rPr>
            <w:b/>
            <w:bCs/>
          </w:rPr>
          <w:t xml:space="preserve">Example 16 (Writing out an index shorthand)</w:t>
        </w:r>
      </w:ins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Let</w:t>
        </w:r>
      </w:ins>
      <w:ins w:id="29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and</w:t>
        </w:r>
      </w:ins>
      <w:ins w:id="29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05" w:author="PR Preview" w:date="2026-01-01T00:00:00Z">
        <w:r>
          <w:t xml:space="preserve">.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A source that writes</w:t>
        </w:r>
      </w:ins>
      <w:ins w:id="290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means</w:t>
        </w:r>
      </w:ins>
      <w:ins w:id="291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9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1"/>
    <w:bookmarkEnd w:id="112"/>
    <w:bookmarkStart w:id="119" w:name="X93a3d4ef5e06a67ae6b891e46b41b74b3674f55"/>
    <w:p>
      <w:pPr>
        <w:pStyle w:val="Heading2"/>
      </w:pPr>
      <w:del w:id="2913" w:author="PR Preview" w:date="2026-01-01T00:00:00Z">
        <w:r>
          <w:delText xml:space="preserve">8 Why is notation in probability and statistics so inconsistent and disorganized?</w:delText>
        </w:r>
      </w:del>
    </w:p>
    <w:p>
      <w:pPr>
        <w:pStyle w:val="Heading2"/>
      </w:pPr>
      <w:ins w:id="2914" w:author="PR Preview" w:date="2026-01-01T00:00:00Z">
        <w:r>
          <w:t xml:space="preserve">7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19"/>
    <w:bookmarkStart w:id="122" w:name="sec-further-reading"/>
    <w:p>
      <w:pPr>
        <w:pStyle w:val="Heading2"/>
      </w:pPr>
      <w:del w:id="2915" w:author="PR Preview" w:date="2026-01-01T00:00:00Z">
        <w:r>
          <w:delText xml:space="preserve">9 Further reading</w:delText>
        </w:r>
      </w:del>
    </w:p>
    <w:p>
      <w:pPr>
        <w:pStyle w:val="FirstParagraph"/>
      </w:pPr>
      <w:del w:id="2916" w:author="PR Preview" w:date="2026-01-01T00:00:00Z">
        <w:r>
          <w:delText xml:space="preserve">For the logical symbols and proof conventions used in these notes:</w:delText>
        </w:r>
      </w:del>
    </w:p>
    <w:p>
      <w:pPr>
        <w:pStyle w:val="Compact"/>
        <w:numPr>
          <w:ilvl w:val="0"/>
          <w:numId w:val="1041"/>
        </w:numPr>
      </w:pPr>
      <w:del w:id="2917" w:author="PR Preview" w:date="2026-01-01T00:00:00Z">
        <w:r>
          <w:delText xml:space="preserve">Velleman (2019)</w:delText>
        </w:r>
      </w:del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explains how mathematical statements are built from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logical connectives (</w:delText>
        </w:r>
      </w:del>
      <w:hyperlink w:anchor="def-logical-connective">
        <w:del w:id="292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923" w:author="PR Preview" w:date="2026-01-01T00:00:00Z">
        <w:r>
          <w:delText xml:space="preserve">) and quantifiers (</w:delText>
        </w:r>
      </w:del>
      <w:hyperlink w:anchor="def-quantifier">
        <w:del w:id="292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925" w:author="PR Preview" w:date="2026-01-01T00:00:00Z">
        <w:r>
          <w:delText xml:space="preserve">),</w:delText>
        </w:r>
      </w:del>
      <w:del w:id="2926" w:author="PR Preview" w:date="2026-01-01T00:00:00Z">
        <w:r>
          <w:delText xml:space="preserve"> </w:delText>
        </w:r>
      </w:del>
      <w:del w:id="2927" w:author="PR Preview" w:date="2026-01-01T00:00:00Z">
        <w:r>
          <w:delText xml:space="preserve">and how to read and write them.</w:delText>
        </w:r>
      </w:del>
    </w:p>
    <w:p>
      <w:pPr>
        <w:pStyle w:val="Heading2"/>
      </w:pPr>
      <w:ins w:id="2928" w:author="PR Preview" w:date="2026-01-01T00:00:00Z">
        <w:r>
          <w:t xml:space="preserve">8 Further reading</w:t>
        </w:r>
      </w:ins>
    </w:p>
    <w:p>
      <w:pPr>
        <w:pStyle w:val="FirstParagraph"/>
      </w:pPr>
      <w:ins w:id="2929" w:author="PR Preview" w:date="2026-01-01T00:00:00Z">
        <w:r>
          <w:t xml:space="preserve">For the logical symbols and proof conventions used in these notes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(whose definitions are on the</w:t>
        </w:r>
      </w:ins>
      <w:ins w:id="2932" w:author="PR Preview" w:date="2026-01-01T00:00:00Z">
        <w:r>
          <w:t xml:space="preserve"> </w:t>
        </w:r>
      </w:ins>
      <w:hyperlink r:id="rId120">
        <w:ins w:id="2933" w:author="PR Preview" w:date="2026-01-01T00:00:00Z">
          <w:r>
            <w:rPr>
              <w:rStyle w:val="Hyperlink"/>
            </w:rPr>
            <w:t xml:space="preserve">Proof Writing</w:t>
          </w:r>
        </w:ins>
      </w:hyperlink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page):</w:t>
        </w:r>
      </w:ins>
    </w:p>
    <w:p>
      <w:pPr>
        <w:pStyle w:val="Compact"/>
        <w:numPr>
          <w:ilvl w:val="0"/>
          <w:numId w:val="1024"/>
        </w:numPr>
      </w:pPr>
      <w:ins w:id="2936" w:author="PR Preview" w:date="2026-01-01T00:00:00Z">
        <w:r>
          <w:t xml:space="preserve">Velleman (2019)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explains how mathematical statements are built from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logical connectives (</w:t>
        </w:r>
      </w:ins>
      <w:hyperlink r:id="rId9">
        <w:ins w:id="2941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942" w:author="PR Preview" w:date="2026-01-01T00:00:00Z">
        <w:r>
          <w:t xml:space="preserve">) and quantifiers (</w:t>
        </w:r>
      </w:ins>
      <w:hyperlink r:id="rId10">
        <w:ins w:id="2943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944" w:author="PR Preview" w:date="2026-01-01T00:00:00Z">
        <w:r>
          <w:t xml:space="preserve">),</w:t>
        </w:r>
      </w:ins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and how to read and write them.</w:t>
        </w:r>
      </w:ins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1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24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3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4"/>
    <w:bookmarkStart w:id="126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6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Start w:id="129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8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0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8" Type="http://schemas.openxmlformats.org/officeDocument/2006/relationships/hyperlink" Target="algebra-exponentials.html#def-sequence-limit" TargetMode="External"/><Relationship Id="rId107" Type="http://schemas.openxmlformats.org/officeDocument/2006/relationships/hyperlink" Target="algebra-sums.html#def-sum-over-set" TargetMode="External"/><Relationship Id="rId93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7" Type="http://schemas.openxmlformats.org/officeDocument/2006/relationships/hyperlink" Target="calculus-derivatives.html#def-limit" TargetMode="External"/><Relationship Id="rId109" Type="http://schemas.openxmlformats.org/officeDocument/2006/relationships/hyperlink" Target="calculus-integration.html#def-indefinite-integral" TargetMode="External"/><Relationship Id="rId94" Type="http://schemas.openxmlformats.org/officeDocument/2006/relationships/hyperlink" Target="calculus-integration.html#def-riemann-integral" TargetMode="External"/><Relationship Id="rId128" Type="http://schemas.openxmlformats.org/officeDocument/2006/relationships/hyperlink" Target="https://doi.org/10.1017/9781108539890" TargetMode="External"/><Relationship Id="rId125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4" Type="http://schemas.openxmlformats.org/officeDocument/2006/relationships/hyperlink" Target="https://en.wikipedia.org/wiki/Al-Jabr" TargetMode="External"/><Relationship Id="rId115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7" Type="http://schemas.openxmlformats.org/officeDocument/2006/relationships/hyperlink" Target="https://en.wikipedia.org/wiki/History_of_statistics#Development_of_modern_statistics" TargetMode="External"/><Relationship Id="rId68" Type="http://schemas.openxmlformats.org/officeDocument/2006/relationships/hyperlink" Target="https://en.wikipedia.org/wiki/Iverson_bracket" TargetMode="External"/><Relationship Id="rId113" Type="http://schemas.openxmlformats.org/officeDocument/2006/relationships/hyperlink" Target="https://en.wikipedia.org/wiki/Leibniz%27s_notation" TargetMode="External"/><Relationship Id="rId116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8" Type="http://schemas.openxmlformats.org/officeDocument/2006/relationships/hyperlink" Target="https://en.wikipedia.org/wiki/The_Structure_of_Scientific_Revolutions" TargetMode="External"/><Relationship Id="rId77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8" Type="http://schemas.openxmlformats.org/officeDocument/2006/relationships/hyperlink" Target="https://morrison-lab.github.io/pds/probability-basics.html#def-event" TargetMode="External"/><Relationship Id="rId89" Type="http://schemas.openxmlformats.org/officeDocument/2006/relationships/hyperlink" Target="https://morrison-lab.github.io/pds/probability-basics.html#def-probability" TargetMode="External"/><Relationship Id="rId87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3" Type="http://schemas.openxmlformats.org/officeDocument/2006/relationships/hyperlink" Target="https://www.amazon.com/dp/1575866323" TargetMode="External"/><Relationship Id="rId84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2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8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0" Type="http://schemas.openxmlformats.org/officeDocument/2006/relationships/hyperlink" Target="proof-writing.qmd#sec-proof-definitions" TargetMode="External"/><Relationship Id="rId121" Type="http://schemas.openxmlformats.org/officeDocument/2006/relationships/hyperlink" Target="sets-functions.qmd" TargetMode="External"/><Relationship Id="rId86" Type="http://schemas.openxmlformats.org/officeDocument/2006/relationships/hyperlink" Target="sets-functions.qmd#def-complement" TargetMode="External"/><Relationship Id="rId82" Type="http://schemas.openxmlformats.org/officeDocument/2006/relationships/hyperlink" Target="sets-functions.qmd#def-domain" TargetMode="External"/><Relationship Id="rId75" Type="http://schemas.openxmlformats.org/officeDocument/2006/relationships/hyperlink" Target="sets-functions.qmd#def-finite-set" TargetMode="External"/><Relationship Id="rId104" Type="http://schemas.openxmlformats.org/officeDocument/2006/relationships/hyperlink" Target="sets-functions.qmd#def-function" TargetMode="External"/><Relationship Id="rId105" Type="http://schemas.openxmlformats.org/officeDocument/2006/relationships/hyperlink" Target="sets-functions.qmd#def-image" TargetMode="External"/><Relationship Id="rId76" Type="http://schemas.openxmlformats.org/officeDocument/2006/relationships/hyperlink" Target="sets-functions.qmd#def-interval" TargetMode="External"/><Relationship Id="rId106" Type="http://schemas.openxmlformats.org/officeDocument/2006/relationships/hyperlink" Target="sets-functions.qmd#rem-image-range" TargetMode="External"/><Relationship Id="rId16" Type="http://schemas.openxmlformats.org/officeDocument/2006/relationships/hyperlink" Target="algebra-sums.html#def-distributive" TargetMode="External"/><Relationship Id="rId20" Type="http://schemas.openxmlformats.org/officeDocument/2006/relationships/hyperlink" Target="algebra-sums.html#thm-square-of-a-sum" TargetMode="External"/><Relationship Id="rId22" Type="http://schemas.openxmlformats.org/officeDocument/2006/relationships/hyperlink" Target="algebra-basics.html#thm-equal-trans" TargetMode="External"/><Relationship Id="rId24" Type="http://schemas.openxmlformats.org/officeDocument/2006/relationships/hyperlink" Target="algebra-basics.html#thm-substitution" TargetMode="External"/><Relationship Id="rId25" Type="http://schemas.openxmlformats.org/officeDocument/2006/relationships/hyperlink" Target="algebra-basics.html#def-strict-inequality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8" Type="http://schemas.openxmlformats.org/officeDocument/2006/relationships/hyperlink" Target="algebra-exponentials.html#def-sequence-limit" TargetMode="External"/><Relationship Id="rId107" Type="http://schemas.openxmlformats.org/officeDocument/2006/relationships/hyperlink" Target="algebra-sums.html#def-sum-over-set" TargetMode="External"/><Relationship Id="rId93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7" Type="http://schemas.openxmlformats.org/officeDocument/2006/relationships/hyperlink" Target="calculus-derivatives.html#def-limit" TargetMode="External"/><Relationship Id="rId109" Type="http://schemas.openxmlformats.org/officeDocument/2006/relationships/hyperlink" Target="calculus-integration.html#def-indefinite-integral" TargetMode="External"/><Relationship Id="rId94" Type="http://schemas.openxmlformats.org/officeDocument/2006/relationships/hyperlink" Target="calculus-integration.html#def-riemann-integral" TargetMode="External"/><Relationship Id="rId128" Type="http://schemas.openxmlformats.org/officeDocument/2006/relationships/hyperlink" Target="https://doi.org/10.1017/9781108539890" TargetMode="External"/><Relationship Id="rId125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4" Type="http://schemas.openxmlformats.org/officeDocument/2006/relationships/hyperlink" Target="https://en.wikipedia.org/wiki/Al-Jabr" TargetMode="External"/><Relationship Id="rId115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7" Type="http://schemas.openxmlformats.org/officeDocument/2006/relationships/hyperlink" Target="https://en.wikipedia.org/wiki/History_of_statistics#Development_of_modern_statistics" TargetMode="External"/><Relationship Id="rId68" Type="http://schemas.openxmlformats.org/officeDocument/2006/relationships/hyperlink" Target="https://en.wikipedia.org/wiki/Iverson_bracket" TargetMode="External"/><Relationship Id="rId113" Type="http://schemas.openxmlformats.org/officeDocument/2006/relationships/hyperlink" Target="https://en.wikipedia.org/wiki/Leibniz%27s_notation" TargetMode="External"/><Relationship Id="rId116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8" Type="http://schemas.openxmlformats.org/officeDocument/2006/relationships/hyperlink" Target="https://en.wikipedia.org/wiki/The_Structure_of_Scientific_Revolutions" TargetMode="External"/><Relationship Id="rId77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8" Type="http://schemas.openxmlformats.org/officeDocument/2006/relationships/hyperlink" Target="https://morrison-lab.github.io/pds/probability-basics.html#def-event" TargetMode="External"/><Relationship Id="rId89" Type="http://schemas.openxmlformats.org/officeDocument/2006/relationships/hyperlink" Target="https://morrison-lab.github.io/pds/probability-basics.html#def-probability" TargetMode="External"/><Relationship Id="rId87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3" Type="http://schemas.openxmlformats.org/officeDocument/2006/relationships/hyperlink" Target="https://www.amazon.com/dp/1575866323" TargetMode="External"/><Relationship Id="rId84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2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8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0" Type="http://schemas.openxmlformats.org/officeDocument/2006/relationships/hyperlink" Target="proof-writing.qmd#sec-proof-definitions" TargetMode="External"/><Relationship Id="rId121" Type="http://schemas.openxmlformats.org/officeDocument/2006/relationships/hyperlink" Target="sets-functions.qmd" TargetMode="External"/><Relationship Id="rId86" Type="http://schemas.openxmlformats.org/officeDocument/2006/relationships/hyperlink" Target="sets-functions.qmd#def-complement" TargetMode="External"/><Relationship Id="rId82" Type="http://schemas.openxmlformats.org/officeDocument/2006/relationships/hyperlink" Target="sets-functions.qmd#def-domain" TargetMode="External"/><Relationship Id="rId75" Type="http://schemas.openxmlformats.org/officeDocument/2006/relationships/hyperlink" Target="sets-functions.qmd#def-finite-set" TargetMode="External"/><Relationship Id="rId104" Type="http://schemas.openxmlformats.org/officeDocument/2006/relationships/hyperlink" Target="sets-functions.qmd#def-function" TargetMode="External"/><Relationship Id="rId105" Type="http://schemas.openxmlformats.org/officeDocument/2006/relationships/hyperlink" Target="sets-functions.qmd#def-image" TargetMode="External"/><Relationship Id="rId76" Type="http://schemas.openxmlformats.org/officeDocument/2006/relationships/hyperlink" Target="sets-functions.qmd#def-interval" TargetMode="External"/><Relationship Id="rId10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2026-10-13T22:08:33Z</dcterms:created>
  <dcterms:modified xsi:type="dcterms:W3CDTF">2026-10-13T22:08:33Z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