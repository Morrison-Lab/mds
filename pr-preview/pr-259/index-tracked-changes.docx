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14:22:22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del w:id="3" w:author="PR Preview" w:date="2026-01-01T00:00:00Z">
          <w:r>
            <w:rPr>
              <w:rStyle w:val="Hyperlink"/>
            </w:rPr>
            <w:delText xml:space="preserve">Notation</w:delText>
          </w:r>
        </w:del>
      </w:hyperlink>
      <w:del w:id="4" w:author="PR Preview" w:date="2026-01-01T00:00:00Z">
        <w:r>
          <w:delText xml:space="preserve">: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common symbols, natural numbers, the percent sign,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proof symbols, and indicator functions</w:delText>
        </w:r>
      </w:del>
    </w:p>
    <w:p>
      <w:pPr>
        <w:pStyle w:val="Compact"/>
        <w:numPr>
          <w:ilvl w:val="0"/>
          <w:numId w:val="1001"/>
        </w:numPr>
      </w:pPr>
      <w:hyperlink r:id="rId9">
        <w:ins w:id="9" w:author="PR Preview" w:date="2026-01-01T00:00:00Z">
          <w:r>
            <w:rPr>
              <w:rStyle w:val="Hyperlink"/>
            </w:rPr>
            <w:t xml:space="preserve">Notation</w:t>
          </w:r>
        </w:ins>
      </w:hyperlink>
      <w:ins w:id="10" w:author="PR Preview" w:date="2026-01-01T00:00:00Z">
        <w:r>
          <w:t xml:space="preserve">: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common symbols, natural numbers, the percent sign,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and indicator functions</w:t>
        </w:r>
      </w:ins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del w:id="15" w:author="PR Preview" w:date="2026-01-01T00:00:00Z">
          <w:r>
            <w:rPr>
              <w:rStyle w:val="Hyperlink"/>
            </w:rPr>
            <w:delText xml:space="preserve">Proof Writing</w:delText>
          </w:r>
        </w:del>
      </w:hyperlink>
      <w:del w:id="16" w:author="PR Preview" w:date="2026-01-01T00:00:00Z">
        <w:r>
          <w:delText xml:space="preserve">: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showing and annotating every step of a</w:delText>
        </w:r>
      </w:del>
      <w:del w:id="19" w:author="PR Preview" w:date="2026-01-01T00:00:00Z">
        <w:r>
          <w:delText xml:space="preserve"> </w:delText>
        </w:r>
      </w:del>
      <w:hyperlink r:id="rId23">
        <w:del w:id="20" w:author="PR Preview" w:date="2026-01-01T00:00:00Z">
          <w:r>
            <w:rPr>
              <w:rStyle w:val="Hyperlink"/>
            </w:rPr>
            <w:delText xml:space="preserve">derivation</w:delText>
          </w:r>
        </w:del>
      </w:hyperlink>
    </w:p>
    <w:p>
      <w:pPr>
        <w:pStyle w:val="Compact"/>
        <w:numPr>
          <w:ilvl w:val="0"/>
          <w:numId w:val="1001"/>
        </w:numPr>
      </w:pPr>
      <w:hyperlink r:id="rId21">
        <w:ins w:id="21" w:author="PR Preview" w:date="2026-01-01T00:00:00Z">
          <w:r>
            <w:rPr>
              <w:rStyle w:val="Hyperlink"/>
            </w:rPr>
            <w:t xml:space="preserve">Proof Writing</w:t>
          </w:r>
        </w:ins>
      </w:hyperlink>
      <w:ins w:id="22" w:author="PR Preview" w:date="2026-01-01T00:00:00Z">
        <w:r>
          <w:t xml:space="preserve">: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propositions, quantifiers, proofs and derivations, and showing and annotating every step of a</w:t>
        </w:r>
      </w:ins>
      <w:ins w:id="25" w:author="PR Preview" w:date="2026-01-01T00:00:00Z">
        <w:r>
          <w:t xml:space="preserve"> </w:t>
        </w:r>
      </w:ins>
      <w:hyperlink r:id="rId22">
        <w:ins w:id="26" w:author="PR Preview" w:date="2026-01-01T00:00:00Z">
          <w:r>
            <w:rPr>
              <w:rStyle w:val="Hyperlink"/>
            </w:rPr>
            <w:t xml:space="preserve">derivation</w:t>
          </w:r>
        </w:ins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Relationship Id="rId23" Type="http://schemas.openxmlformats.org/officeDocument/2006/relationships/hyperlink" Target="notation.qmd#def-deriva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2026-10-13T21:47:28Z</dcterms:created>
  <dcterms:modified xsi:type="dcterms:W3CDTF">2026-10-13T21:47:28Z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