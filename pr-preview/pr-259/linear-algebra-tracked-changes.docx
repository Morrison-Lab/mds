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2026-10-13 11:22:25 (PDT)</w:delText>
        </w:r>
      </w:del>
    </w:p>
    <w:p>
      <w:pPr>
        <w:pStyle w:val="Date"/>
      </w:pPr>
      <w:ins w:id="2" w:author="PR Preview" w:date="2026-01-01T00:00:00Z">
        <w:r>
          <w:t xml:space="preserve">Last modified: 2026-10-13 14:22:22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2026-10-13T22:04:39Z</dcterms:created>
  <dcterms:modified xsi:type="dcterms:W3CDTF">2026-10-13T22:04:39Z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14:22:22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