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Indicator Functions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set and predicate indicators, the Iverson bracket, the Kronecker delta,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their algebraic properties</w:delText>
        </w:r>
      </w:del>
    </w:p>
    <w:p>
      <w:pPr>
        <w:pStyle w:val="Compact"/>
        <w:numPr>
          <w:ilvl w:val="0"/>
          <w:numId w:val="1001"/>
        </w:numPr>
      </w:pPr>
      <w:hyperlink r:id="rId11">
        <w:del w:id="9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0" w:author="PR Preview" w:date="2026-01-01T00:00:00Z">
        <w:r>
          <w:delText xml:space="preserve">, on three pages: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1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12" w:author="PR Preview" w:date="2026-01-01T00:00:00Z">
        <w:r>
          <w:t xml:space="preserve">, on four pages:</w:t>
        </w:r>
      </w:ins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Indicator Functions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set and predicate indicators, the Iverson bracket, the Kronecker delta,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their algebraic properties</w:t>
        </w:r>
      </w:ins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19" w:author="PR Preview" w:date="2026-01-01T00:00:00Z">
        <w:r>
          <w:rPr>
            <w:rStyle w:val="VerbatimChar"/>
          </w:rPr>
          <w:delText xml:space="preserve">_notation.qmd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_number-systems.qmd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_indicator-functions.qmd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_sets.qmd</w:delText>
        </w:r>
      </w:del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_functions.qmd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_expressions-algorithms.qmd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_algebra.qmd</w:delText>
        </w:r>
      </w:del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_measures.qmd</w:delText>
        </w:r>
      </w:del>
      <w:del w:id="41" w:author="PR Preview" w:date="2026-01-01T00:00:00Z">
        <w:r>
          <w:delText xml:space="preserve">, and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include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latex-macros/macros.qmd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themselves;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host page that includes any of the other fragments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must 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first,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0" w:author="PR Preview" w:date="2026-01-01T00:00:00Z">
        <w:r>
          <w:rPr>
            <w:rStyle w:val="VerbatimChar"/>
          </w:rPr>
          <w:t xml:space="preserve">_notation.qmd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_number-systems.qmd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_sets.qmd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_functions.qmd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_expressions-algorithms.qmd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_indicator-functions.qmd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_algebra.qmd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rStyle w:val="VerbatimChar"/>
          </w:rPr>
          <w:t xml:space="preserve">_measures.qmd</w:t>
        </w:r>
      </w:ins>
      <w:ins w:id="82" w:author="PR Preview" w:date="2026-01-01T00:00:00Z">
        <w:r>
          <w:t xml:space="preserve">, 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_subfiles/_sec_linear_algebra.qmd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include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latex-macros/macros.qmd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themselves;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host page that includes any of the other fragments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must include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latex-macros/macros.qmd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first,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2026-10-16T08:04:55Z</dcterms:created>
  <dcterms:modified xsi:type="dcterms:W3CDTF">2026-10-16T08:04:55Z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