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23:56:47 (PDT)</w:delText>
        </w:r>
      </w:del>
    </w:p>
    <w:p>
      <w:pPr>
        <w:pStyle w:val="Date"/>
      </w:pPr>
      <w:ins w:id="2" w:author="PR Preview" w:date="2026-01-01T00:00:00Z">
        <w:r>
          <w:t xml:space="preserve">Last modified: 2026-10-16 00:39:43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otation.qmd#def-integers" TargetMode="External"/><Relationship Id="rId120"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15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75" Type="http://schemas.openxmlformats.org/officeDocument/2006/relationships/hyperlink" Target="sets-functions.qmd#def-image" TargetMode="External"/><Relationship Id="rId23" Type="http://schemas.openxmlformats.org/officeDocument/2006/relationships/hyperlink" Target="sets-functions.qmd#def-sequence"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2026-10-16T08:21:51Z</dcterms:created>
  <dcterms:modified xsi:type="dcterms:W3CDTF">2026-10-16T08:21:51Z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