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Optimization</w:t>
      </w:r>
    </w:p>
    <w:p>
      <w:pPr>
        <w:pStyle w:val="Date"/>
      </w:pPr>
      <w:del w:id="1" w:author="PR Preview" w:date="2026-01-01T00:00:00Z">
        <w:r>
          <w:delText xml:space="preserve">Last modified: 2026-10-16 19:32:00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02:21:57 (PDT)</w:t>
        </w:r>
      </w:ins>
    </w:p>
    <w:bookmarkStart w:id="69" w:name="sec-optimality-vector"/>
    <w:p>
      <w:pPr>
        <w:pStyle w:val="Heading2"/>
      </w:pPr>
      <w:r>
        <w:t xml:space="preserve">1 Optimality conditions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multivariate calculus and optimality-condition parts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second-order Taylor approximation and the optimality conditions without</w:t>
            </w:r>
            <w:r>
              <w:t xml:space="preserve"> </w:t>
            </w:r>
            <w:hyperlink r:id="rId13">
              <w:r>
                <w:rPr>
                  <w:rStyle w:val="Hyperlink"/>
                </w:rPr>
                <w:t xml:space="preserve">proof</w:t>
              </w:r>
            </w:hyperlink>
            <w:r>
              <w:t xml:space="preserve">;</w:t>
            </w:r>
            <w:r>
              <w:t xml:space="preserve"> </w:t>
            </w:r>
            <w:r>
              <w:t xml:space="preserve">here they are proved from the one-variable Taylor theorem,</w:t>
            </w:r>
            <w:r>
              <w:t xml:space="preserve"> </w:t>
            </w:r>
            <w:r>
              <w:t xml:space="preserve">and the approximation is made exact by evaluating the Hessian at a point between</w:t>
            </w:r>
            <w:r>
              <w:t xml:space="preserve"> </w:t>
            </w:r>
            <m:oMath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oMath>
            <w:r>
              <w:t xml:space="preserve">.</w:t>
            </w:r>
            <w:r>
              <w:t xml:space="preserve"> </w:t>
            </w:r>
            <w:r>
              <w:t xml:space="preserve">The source calls points with zero gradient critical points;</w:t>
            </w:r>
            <w:r>
              <w:t xml:space="preserve"> </w:t>
            </w:r>
            <w:r>
              <w:t xml:space="preserve">here they are stationary points,</w:t>
            </w:r>
            <w:r>
              <w:t xml:space="preserve"> </w:t>
            </w:r>
            <w:r>
              <w:t xml:space="preserve">because the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calculus notes</w:t>
              </w:r>
            </w:hyperlink>
            <w:r>
              <w:t xml:space="preserve"> </w:t>
            </w:r>
            <w:r>
              <w:t xml:space="preserve">give</w:t>
            </w:r>
            <w:r>
              <w:t xml:space="preserve"> </w:t>
            </w:r>
            <w:r>
              <w:t xml:space="preserve">“critical point”</w:t>
            </w:r>
            <w:r>
              <w:t xml:space="preserve"> </w:t>
            </w:r>
            <w:r>
              <w:t xml:space="preserve">a wider meaning.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its one-variable Taylor example and its plots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matrix calculus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convexity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Lagrange multipliers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Newton’s method and gradient descent</w:t>
            </w:r>
          </w:p>
          <w:p/>
        </w:tc>
      </w:tr>
    </w:tbl>
    <w:p>
      <w:pPr>
        <w:pStyle w:val="FirstParagraph"/>
      </w:pPr>
      <w:r>
        <w:t xml:space="preserve">A local minimizer of a differentiable function on an open interval</w:t>
      </w:r>
      <w:r>
        <w:t xml:space="preserve"> </w:t>
      </w:r>
      <w:r>
        <w:t xml:space="preserve">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,</w:t>
      </w:r>
      <w:r>
        <w:t xml:space="preserve"> </w:t>
      </w:r>
      <w:r>
        <w:t xml:space="preserve">and, at a flat point, a positive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w:r>
        <w:t xml:space="preserve">guarantees a strict local minimum.</w:t>
      </w:r>
      <w:r>
        <w:t xml:space="preserve"> </w:t>
      </w:r>
      <w:r>
        <w:t xml:space="preserve">This section extends both facts to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  <w:r>
        <w:t xml:space="preserve"> </w:t>
      </w:r>
      <w:r>
        <w:t xml:space="preserve">the gradient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 takes the place of the first derivative,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second partial derivatives takes the place of the second;</w:t>
      </w:r>
      <w:r>
        <w:t xml:space="preserve"> </w:t>
      </w:r>
      <w:r>
        <w:t xml:space="preserve">both facts are proved in this section, for every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t>f</m:t>
        </m:r>
        <m:r>
          <m:rPr>
            <m:sty m:val="p"/>
          </m:rPr>
          <m:t>(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means the gradient evaluated 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Start w:id="22" w:name="thm-fermat"/>
    <w:p>
      <w:pPr>
        <w:pStyle w:val="BodyText"/>
      </w:pPr>
      <w:r>
        <w:rPr>
          <w:b/>
          <w:bCs/>
        </w:rPr>
        <w:t xml:space="preserve">Theorem 1 (A minimizer has derivative zero)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real</w:t>
        </w:r>
      </w:hyperlink>
      <w:r>
        <w:t xml:space="preserve">-valued function on an</w:t>
      </w:r>
      <w:r>
        <w:t xml:space="preserve"> </w:t>
      </w:r>
      <w:hyperlink r:id="rId19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</w:t>
      </w:r>
      <w:r>
        <w:t xml:space="preserve"> </w:t>
      </w:r>
      <w:hyperlink r:id="rId20">
        <w:r>
          <w:rPr>
            <w:rStyle w:val="Hyperlink"/>
          </w:rPr>
          <w:t xml:space="preserve">differentiable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minimizer,</w:t>
      </w:r>
      <w:r>
        <w:t xml:space="preserve"> </w:t>
      </w:r>
      <w:r>
        <w:t xml:space="preserve">shrunk if needed so that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δ</m:t>
        </m:r>
        <m:r>
          <m:rPr>
            <m:sty m:val="p"/>
          </m:rPr>
          <m:t>)</m:t>
        </m:r>
      </m:oMath>
      <w:r>
        <w:t xml:space="preserve"> </w:t>
      </w:r>
      <w:r>
        <w:t xml:space="preserve">lies inside the interval;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δ</m:t>
        </m:r>
      </m:oMath>
      <w:r>
        <w:t xml:space="preserve">, the difference quotient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because its numerator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denominator is positive.</w:t>
      </w:r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these quotients tend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(the two-sided limit exists, so the</w:t>
      </w:r>
      <w:r>
        <w:t xml:space="preserve"> </w:t>
      </w:r>
      <w:hyperlink r:id="rId23">
        <w:r>
          <w:rPr>
            <w:rStyle w:val="Hyperlink"/>
          </w:rPr>
          <w:t xml:space="preserve">one-sided limit</w:t>
        </w:r>
      </w:hyperlink>
      <w:r>
        <w:t xml:space="preserve"> </w:t>
      </w:r>
      <w:r>
        <w:t xml:space="preserve">equals it),</w:t>
      </w:r>
      <w:r>
        <w:t xml:space="preserve"> </w:t>
      </w:r>
      <w:r>
        <w:t xml:space="preserve">and a limit of numbers that are all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; so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 the numerator is still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but the denominator is negative,</w:t>
      </w:r>
      <w:r>
        <w:t xml:space="preserve"> </w:t>
      </w:r>
      <w:r>
        <w:t xml:space="preserve">so the quotient is at most</w:t>
      </w:r>
      <w:r>
        <w:t xml:space="preserve"> </w:t>
      </w:r>
      <m:oMath>
        <m:r>
          <m:t>0</m:t>
        </m:r>
      </m:oMath>
      <w:r>
        <w:t xml:space="preserve">, and in the same way, with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left,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5" w:name="exm-fermat"/>
    <w:p>
      <w:pPr>
        <w:pStyle w:val="BodyText"/>
      </w:pPr>
      <w:r>
        <w:rPr>
          <w:b/>
          <w:bCs/>
        </w:rPr>
        <w:t xml:space="preserve">Example 1 (Applying the test, and its limits)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 local minimizer,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Differentiability is needed: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but the difference quotient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it has no limit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25"/>
    <w:bookmarkStart w:id="26" w:name="def-stationary-point"/>
    <w:p>
      <w:pPr>
        <w:pStyle w:val="FirstParagraph"/>
      </w:pPr>
      <w:r>
        <w:rPr>
          <w:b/>
          <w:bCs/>
        </w:rPr>
        <w:t xml:space="preserve">Definition 1 (Stationary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at which the gradient exists 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den>
          </m:f>
          <m:r>
            <m:t>f</m:t>
          </m:r>
          <m:r>
            <m:rPr>
              <m:sty m:val="p"/>
            </m:rPr>
            <m:t>(</m:t>
          </m:r>
          <m:limLow>
            <m:e>
              <m:r>
                <m:t>z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is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6"/>
    <w:bookmarkStart w:id="27" w:name="exm-stationary-point"/>
    <w:p>
      <w:pPr>
        <w:pStyle w:val="BodyText"/>
      </w:pPr>
      <w:r>
        <w:rPr>
          <w:b/>
          <w:bCs/>
        </w:rPr>
        <w:t xml:space="preserve">Example 2 (A stationary point, and a point that is not one)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its only stationary point,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not one: the gradient there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7"/>
    <w:bookmarkStart w:id="28" w:name="rem-stationary-point-one-variable"/>
    <w:p>
      <w:pPr>
        <w:pStyle w:val="BodyText"/>
      </w:pPr>
      <w:r>
        <w:rPr>
          <w:i/>
          <w:iCs/>
        </w:rPr>
        <w:t xml:space="preserve">Remark 1</w:t>
      </w:r>
      <w:r>
        <w:t xml:space="preserve"> (Stationary points in one variable).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 stationary point 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.</w:t>
      </w:r>
    </w:p>
    <w:bookmarkEnd w:id="28"/>
    <w:bookmarkStart w:id="29" w:name="thm-first-order-condition"/>
    <w:p>
      <w:pPr>
        <w:pStyle w:val="BodyText"/>
      </w:pPr>
      <w:r>
        <w:rPr>
          <w:b/>
          <w:bCs/>
        </w:rPr>
        <w:t xml:space="preserve">Theorem 2 (First-order necessary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the gradient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exists at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minimizer.</w:t>
      </w:r>
      <w:r>
        <w:t xml:space="preserve"> </w:t>
      </w:r>
      <w:r>
        <w:t xml:space="preserve">Fix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be the vector 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t>t</m:t>
        </m:r>
        <m:r>
          <m:t> 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r>
                    <m:t> </m:t>
                  </m:r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>
        <m:r>
          <m:t>0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Moving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changes only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exists because the gradient does.</w:t>
      </w:r>
      <w:r>
        <w:t xml:space="preserve"> </w:t>
      </w:r>
      <w:r>
        <w:t xml:space="preserve">By</w:t>
      </w:r>
      <w:r>
        <w:t xml:space="preserve"> </w:t>
      </w:r>
      <w:hyperlink w:anchor="thm-fermat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g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equation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i</m:t>
        </m:r>
      </m:oMath>
      <w:r>
        <w:t xml:space="preserve">, so every entry of the gradient at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vector derivative</w:t>
        </w:r>
      </w:hyperlink>
      <w:r>
        <w:t xml:space="preserve">).</w:t>
      </w:r>
    </w:p>
    <w:bookmarkStart w:id="31" w:name="exm-first-order-condition"/>
    <w:p>
      <w:pPr>
        <w:pStyle w:val="BodyText"/>
      </w:pPr>
      <w:r>
        <w:rPr>
          <w:b/>
          <w:bCs/>
        </w:rPr>
        <w:t xml:space="preserve">Example 3 (Using the condition to locate, and to rule out, minimizers)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any local minimizer must be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It is one: completing the square,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30">
        <w:r>
          <w:rPr>
            <w:rStyle w:val="Hyperlink"/>
          </w:rPr>
          <w:t xml:space="preserve">Example</w:t>
        </w:r>
      </w:hyperlink>
      <w:r>
        <w:t xml:space="preserve">,</w:t>
      </w:r>
      <w:r>
        <w:t xml:space="preserve"> </w:t>
      </w:r>
      <w:r>
        <w:t xml:space="preserve">the second entry of the gradient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stationary point, and so no local minimizer.</w:t>
      </w:r>
    </w:p>
    <w:p>
      <w:pPr>
        <w:numPr>
          <w:ilvl w:val="0"/>
          <w:numId w:val="1003"/>
        </w:numPr>
      </w:pPr>
      <w:r>
        <w:t xml:space="preserve">The converse fails: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gradient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stationary point,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not a local minimizer.</w:t>
      </w:r>
    </w:p>
    <w:bookmarkEnd w:id="31"/>
    <w:bookmarkStart w:id="35" w:name="exm-stationary-least-squares"/>
    <w:p>
      <w:pPr>
        <w:pStyle w:val="FirstParagraph"/>
      </w:pPr>
      <w:r>
        <w:rPr>
          <w:b/>
          <w:bCs/>
        </w:rPr>
        <w:t xml:space="preserve">Example 4 (A stationary point of the sum of squared errors, on real data)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32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3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34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the miles per gallon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the horsepower of car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To predict miles per gallon from horsepower with a line,</w:t>
      </w:r>
      <w:r>
        <w:t xml:space="preserve"> </w:t>
      </w:r>
      <w:r>
        <w:t xml:space="preserve">write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 matrix</w:t>
      </w:r>
      <w:r>
        <w:t xml:space="preserve"> </w:t>
      </w:r>
      <w:r>
        <w:t xml:space="preserve">whose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sum of squared errors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limLow>
            <m:e>
              <m:r>
                <m:t>β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 scalar-valued function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 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rPr>
            <m:sty m:val="bi"/>
          </m:rPr>
          <m:t>X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first-order-condition">
        <w:r>
          <w:rPr>
            <w:rStyle w:val="Hyperlink"/>
          </w:rPr>
          <w:t xml:space="preserve">Theorem 2</w:t>
        </w:r>
      </w:hyperlink>
      <w:r>
        <w:t xml:space="preserve">, a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must make this gradient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which is the equation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The code below solves that equation and evaluates the gradient at</w:t>
      </w:r>
      <w:r>
        <w:t xml:space="preserve"> </w:t>
      </w:r>
      <w:r>
        <w:t xml:space="preserve">the solution and at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(auto)),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grad(beta):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np.linalg.solve(X.T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X,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grad(beta_hat)</w:t>
      </w:r>
      <w:r>
        <w:br/>
      </w:r>
      <w:r>
        <w:rPr>
          <w:rStyle w:val="NormalTok"/>
        </w:rPr>
        <w:t xml:space="preserve">grad_zero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pd.DataFrame(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"beta"</w:t>
      </w:r>
      <w:r>
        <w:rPr>
          <w:rStyle w:val="NormalTok"/>
        </w:rPr>
        <w:t xml:space="preserve">: [beta_hat, 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)], </w:t>
      </w:r>
      <w:r>
        <w:rPr>
          <w:rStyle w:val="StringTok"/>
        </w:rPr>
        <w:t xml:space="preserve">"gradient"</w:t>
      </w:r>
      <w:r>
        <w:rPr>
          <w:rStyle w:val="NormalTok"/>
        </w:rPr>
        <w:t xml:space="preserve">: [grad_hat, grad_zero]},</w:t>
      </w:r>
      <w:r>
        <w:br/>
      </w:r>
      <w:r>
        <w:rPr>
          <w:rStyle w:val="NormalTok"/>
        </w:rPr>
        <w:t xml:space="preserve">    index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"solution"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"zero vector"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                        beta                                        gradient</w:t>
      </w:r>
      <w:r>
        <w:br/>
      </w:r>
      <w:r>
        <w:rPr>
          <w:rStyle w:val="CommentTok"/>
        </w:rPr>
        <w:t xml:space="preserve">#&gt; solution     [39.93586102117057, -0.15784473335365445]  [9.471534667682135e-12, 6.662048690486699e-11]</w:t>
      </w:r>
      <w:r>
        <w:br/>
      </w:r>
      <w:r>
        <w:rPr>
          <w:rStyle w:val="CommentTok"/>
        </w:rPr>
        <w:t xml:space="preserve">#&gt; zero vector                                 [0.0, 0.0]               [-18381.600000000006, -1737437.6]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CommentTok"/>
        </w:rPr>
        <w:t xml:space="preserve"># np.polyfit returns the slope first, so reverse to (intercept, slope).</w:t>
      </w:r>
      <w:r>
        <w:br/>
      </w:r>
      <w:r>
        <w:rPr>
          <w:rStyle w:val="NormalTok"/>
        </w:rPr>
        <w:t xml:space="preserve">beta_polyfit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np.polyfit(auto[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],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], deg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)[::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beta_polyfit</w:t>
      </w:r>
      <w:r>
        <w:br/>
      </w:r>
      <w:r>
        <w:rPr>
          <w:rStyle w:val="CommentTok"/>
        </w:rPr>
        <w:t xml:space="preserve">#&gt; array([39.93586102, -0.15784473])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horsepower)</w:t>
      </w:r>
      <w:r>
        <w:br/>
      </w:r>
      <w:r>
        <w:br/>
      </w:r>
      <w:r>
        <w:rPr>
          <w:rStyle w:val="NormalTok"/>
        </w:rPr>
        <w:t xml:space="preserve">grad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X,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(beta_hat)</w:t>
      </w:r>
      <w:r>
        <w:br/>
      </w:r>
      <w:r>
        <w:rPr>
          <w:rStyle w:val="NormalTok"/>
        </w:rPr>
        <w:t xml:space="preserve">grad_zero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solution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(beta_hat),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(grad_hat)),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zero_vector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(grad_zero))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$solution</w:t>
      </w:r>
      <w:r>
        <w:br/>
      </w:r>
      <w:r>
        <w:rPr>
          <w:rStyle w:val="CommentTok"/>
        </w:rPr>
        <w:t xml:space="preserve">#&gt; $solution$beta</w:t>
      </w:r>
      <w:r>
        <w:br/>
      </w:r>
      <w:r>
        <w:rPr>
          <w:rStyle w:val="CommentTok"/>
        </w:rPr>
        <w:t xml:space="preserve">#&gt; [1] 39.9358610 -0.1578447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$solution$gradient</w:t>
      </w:r>
      <w:r>
        <w:br/>
      </w:r>
      <w:r>
        <w:rPr>
          <w:rStyle w:val="CommentTok"/>
        </w:rPr>
        <w:t xml:space="preserve">#&gt; [1] 9.471535e-12 6.662049e-11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</w:t>
      </w:r>
      <w:r>
        <w:br/>
      </w:r>
      <w:r>
        <w:rPr>
          <w:rStyle w:val="CommentTok"/>
        </w:rPr>
        <w:t xml:space="preserve">#&gt; $zero_vector$beta</w:t>
      </w:r>
      <w:r>
        <w:br/>
      </w:r>
      <w:r>
        <w:rPr>
          <w:rStyle w:val="CommentTok"/>
        </w:rPr>
        <w:t xml:space="preserve">#&gt; [1] 0 0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$zero_vector$gradient</w:t>
      </w:r>
      <w:r>
        <w:br/>
      </w:r>
      <w:r>
        <w:rPr>
          <w:rStyle w:val="CommentTok"/>
        </w:rPr>
        <w:t xml:space="preserve">#&gt; [1]   -18381.6 -1737437.6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horsepower,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auto))</w:t>
      </w:r>
      <w:r>
        <w:br/>
      </w:r>
      <w:r>
        <w:rPr>
          <w:rStyle w:val="CommentTok"/>
        </w:rPr>
        <w:t xml:space="preserve">#&gt; (Intercept)  horsepower </w:t>
      </w:r>
      <w:r>
        <w:br/>
      </w:r>
      <w:r>
        <w:rPr>
          <w:rStyle w:val="CommentTok"/>
        </w:rPr>
        <w:t xml:space="preserve">#&gt;  39.9358610  -0.1578447</w:t>
      </w:r>
    </w:p>
    <w:p>
      <w:pPr>
        <w:pStyle w:val="FirstParagraph"/>
      </w:pPr>
      <w:r>
        <w:t xml:space="preserve">The solution is an intercept of 39.9</w:t>
      </w:r>
      <w:r>
        <w:t xml:space="preserve"> </w:t>
      </w:r>
      <w:r>
        <w:t xml:space="preserve">miles per gallon and a slope of -0.158</w:t>
      </w:r>
      <w:r>
        <w:t xml:space="preserve"> </w:t>
      </w:r>
      <w:r>
        <w:t xml:space="preserve">miles per gallon per unit of horsepower.</w:t>
      </w:r>
      <w:r>
        <w:t xml:space="preserve"> </w:t>
      </w:r>
      <w:r>
        <w:t xml:space="preserve">The largest entry of the gradient there is</w:t>
      </w:r>
      <w:r>
        <w:t xml:space="preserve"> </w:t>
      </w:r>
      <w:r>
        <w:t xml:space="preserve">6.7e-11,</w:t>
      </w:r>
      <w:r>
        <w:t xml:space="preserve"> </w:t>
      </w:r>
      <w:r>
        <w:t xml:space="preserve">zero up to rounding error,</w:t>
      </w:r>
      <w:r>
        <w:t xml:space="preserve"> </w:t>
      </w:r>
      <w:r>
        <w:t xml:space="preserve">against 1,737,438</w:t>
      </w:r>
      <w:r>
        <w:t xml:space="preserve"> </w:t>
      </w:r>
      <w:r>
        <w:t xml:space="preserve">at the zero vector.</w:t>
      </w:r>
      <w:r>
        <w:t xml:space="preserve"> </w:t>
      </w:r>
      <w:r>
        <w:t xml:space="preserve">So the solution is a stationary point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the zero vector is not.</w:t>
      </w:r>
      <w:r>
        <w:t xml:space="preserve"> </w:t>
      </w:r>
      <w:r>
        <w:t xml:space="preserve">The library fits above agree with the solution of that equation.</w:t>
      </w:r>
    </w:p>
    <w:bookmarkEnd w:id="35"/>
    <w:bookmarkStart w:id="37" w:name="thm-taylor-1d"/>
    <w:p>
      <w:pPr>
        <w:pStyle w:val="BodyText"/>
      </w:pPr>
      <w:r>
        <w:rPr>
          <w:b/>
          <w:bCs/>
        </w:rPr>
        <w:t xml:space="preserve">Theorem 3 (Taylor’s theorem with a second-order remainder)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real-valued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36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whose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exists at every point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τ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7"/>
    <w:p>
      <w:pPr>
        <w:pStyle w:val="FirstParagraph"/>
      </w:pPr>
      <w:r>
        <w:t xml:space="preserve">This theorem is the case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(Rudin 1976, Theorem 5.15)</w:t>
      </w:r>
      <w:r>
        <w:t xml:space="preserve">;</w:t>
      </w:r>
      <w:r>
        <w:t xml:space="preserve"> </w:t>
      </w:r>
      <w:r>
        <w:t xml:space="preserve">its proof uses the mean value theorem, which these notes do not develop.</w:t>
      </w:r>
    </w:p>
    <w:bookmarkStart w:id="39" w:name="exm-taylor-1d"/>
    <w:p>
      <w:pPr>
        <w:pStyle w:val="BodyText"/>
      </w:pPr>
      <w:r>
        <w:rPr>
          <w:b/>
          <w:bCs/>
        </w:rPr>
        <w:t xml:space="preserve">Example 5 (The remainder point for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t>e</m:t>
            </m:r>
          </m:e>
          <m:sup>
            <m:r>
              <m:t>τ</m:t>
            </m:r>
          </m:sup>
        </m:sSup>
      </m:oMath>
      <w:r>
        <w:t xml:space="preserve"> </w:t>
      </w:r>
      <w:r>
        <w:t xml:space="preserve">for some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Solving,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τ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0.71828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1.43656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1.43656</m:t>
        </m:r>
        <m:r>
          <m:rPr>
            <m:sty m:val="p"/>
          </m:rPr>
          <m:t>≈</m:t>
        </m:r>
        <m:r>
          <m:t>0.362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natural logarithm</w:t>
        </w:r>
      </w:hyperlink>
      <w:r>
        <w:t xml:space="preserve">), which is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9"/>
    <w:bookmarkStart w:id="41" w:name="thm-taylor-mv"/>
    <w:p>
      <w:pPr>
        <w:pStyle w:val="BodyText"/>
      </w:pPr>
      <w:r>
        <w:rPr>
          <w:b/>
          <w:bCs/>
        </w:rPr>
        <w:t xml:space="preserve">Theorem 4 (Second-order Taylor theorem in several variables)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limLow>
            <m:e>
              <m:r>
                <m:t>z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limLow>
            <m:e>
              <m:r>
                <m:t>h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limLow>
            <m:e>
              <m:r>
                <m:t>z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limLow>
            <m:e>
              <m:r>
                <m:t>h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b>
            <m:e>
              <m:r>
                <m:rPr>
                  <m:sty m:val="bi"/>
                </m:rPr>
                <m:t>H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(</m:t>
          </m:r>
          <m:limLow>
            <m:e>
              <m:r>
                <m:t>z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r>
            <m:t>τ</m:t>
          </m:r>
          <m:limLow>
            <m:e>
              <m:r>
                <m:t>h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t> </m:t>
          </m:r>
          <m:limLow>
            <m:e>
              <m:r>
                <m:t>h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.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t</m:t>
        </m:r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 through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in the direction</w:t>
      </w:r>
      <w:r>
        <w:t xml:space="preserve"> </w:t>
      </w:r>
      <m:oMath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42">
        <w:r>
          <w:rPr>
            <w:rStyle w:val="Hyperlink"/>
          </w:rPr>
          <w:t xml:space="preserve">inner function</w:t>
        </w:r>
      </w:hyperlink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t</m:t>
        </m:r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r>
          <m:t>t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 and its derivative 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limLow>
              <m:e>
                <m:r>
                  <m:t>h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, with its input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its inner function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t</m:t>
        </m:r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and its outer function</w:t>
      </w:r>
      <w:r>
        <w:t xml:space="preserve"> </w:t>
      </w:r>
      <m:oMath>
        <m:r>
          <m:t>f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t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t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</m:eqArr>
        </m:oMath>
      </m:oMathPara>
    </w:p>
    <w:p>
      <w:pPr>
        <w:pStyle w:val="FirstParagraph"/>
      </w:pPr>
      <w:r>
        <w:t xml:space="preserve">The second step writes out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 (</w:t>
      </w:r>
      <w:hyperlink r:id="rId46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t</m:t>
        </m:r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continuous, 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+</m:t>
            </m:r>
            <m:r>
              <m:t>s</m:t>
            </m:r>
            <m:limLow>
              <m:e>
                <m:r>
                  <m:t>h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+</m:t>
            </m:r>
            <m:r>
              <m:t>t</m:t>
            </m:r>
            <m:limLow>
              <m:e>
                <m:r>
                  <m:t>h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h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continuous by assumption,</w:t>
      </w:r>
      <w:r>
        <w:t xml:space="preserve"> </w:t>
      </w:r>
      <w:r>
        <w:t xml:space="preserve">and compositions, sums and constant multiples of continuous functions are continuous.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has continuous partial derivatives, the second partial derivatives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 same chain-rule computation applies to it: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r>
          <m:t>​</m:t>
        </m:r>
        <m:d>
          <m:dPr>
            <m:begChr m:val="["/>
            <m:sepChr m:val=""/>
            <m:endChr m:val="]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+</m:t>
            </m:r>
            <m:r>
              <m:t>t</m:t>
            </m:r>
            <m:limLow>
              <m:e>
                <m:r>
                  <m:t>h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h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+</m:t>
            </m:r>
            <m:r>
              <m:t>t</m:t>
            </m:r>
            <m:limLow>
              <m:e>
                <m:r>
                  <m:t>h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 of 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Hessian; reorder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t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</m:eqArr>
        </m:oMath>
      </m:oMathPara>
    </w:p>
    <w:p>
      <w:pPr>
        <w:pStyle w:val="FirstParagraph"/>
      </w:pPr>
      <w:r>
        <w:t xml:space="preserve">The last step is again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w:r>
        <w:t xml:space="preserve">Now apply</w:t>
      </w:r>
      <w:r>
        <w:t xml:space="preserve"> </w:t>
      </w: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τ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z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τ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bookmarkStart w:id="49" w:name="exm-taylor-mv"/>
    <w:p>
      <w:pPr>
        <w:pStyle w:val="FirstParagraph"/>
      </w:pPr>
      <w:r>
        <w:rPr>
          <w:b/>
          <w:bCs/>
        </w:rPr>
        <w:t xml:space="preserve">Example 6 (For a quadratic form the expansion is exact)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Its gradient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)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at every point (</w:t>
      </w:r>
      <w:hyperlink r:id="rId48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so whatever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reads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)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Multiplying out directly gives the same: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limLow>
                        <m:e>
                          <m:r>
                            <m:t>h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which equals </m:t>
              </m:r>
              <m:sSup>
                <m:e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9"/>
    <w:bookmarkStart w:id="50" w:name="def-strict-local-minimizer"/>
    <w:p>
      <w:pPr>
        <w:pStyle w:val="FirstParagraph"/>
      </w:pPr>
      <w:r>
        <w:rPr>
          <w:b/>
          <w:bCs/>
        </w:rPr>
        <w:t xml:space="preserve">Definition 2 (Strict 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sSup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bookmarkEnd w:id="50"/>
    <w:bookmarkStart w:id="51" w:name="exm-strict-local-minimizer"/>
    <w:p>
      <w:pPr>
        <w:pStyle w:val="BodyText"/>
      </w:pPr>
      <w:r>
        <w:rPr>
          <w:b/>
          <w:bCs/>
        </w:rPr>
        <w:t xml:space="preserve">Example 7 (Strict and non-strict local minimizers)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a strict local minimizer (any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works).</w:t>
      </w:r>
    </w:p>
    <w:p>
      <w:pPr>
        <w:numPr>
          <w:ilvl w:val="0"/>
          <w:numId w:val="1004"/>
        </w:numPr>
      </w:pPr>
      <w:r>
        <w:t xml:space="preserve">A constant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 every point 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,</w:t>
      </w:r>
      <w:r>
        <w:t xml:space="preserve"> </w:t>
      </w:r>
      <w:r>
        <w:t xml:space="preserve">but no point is a strict one: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never holds.</w:t>
      </w:r>
    </w:p>
    <w:bookmarkEnd w:id="51"/>
    <w:bookmarkStart w:id="53" w:name="lem-qf-eigen-bound"/>
    <w:p>
      <w:pPr>
        <w:pStyle w:val="FirstParagraph"/>
      </w:pPr>
      <w:r>
        <w:rPr>
          <w:b/>
          <w:bCs/>
        </w:rPr>
        <w:t xml:space="preserve">Lemma 1 (A quadratic form is at least the smallest eigenvalue times the squared length)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be the smallest of its eigenvalues</w:t>
      </w:r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eigendecomposition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limLow>
              <m:e>
                <m:r>
                  <m:t>h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≥</m:t>
        </m:r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h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orthogonal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4">
        <w:r>
          <w:rPr>
            <w:rStyle w:val="Hyperlink"/>
          </w:rPr>
          <w:t xml:space="preserve">spectral theorem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 is diagonal)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rPr>
                          <m:sty m:val="p"/>
                        </m:rPr>
                        <m:t>min</m:t>
                      </m:r>
                    </m:sub>
                  </m:sSub>
                </m:e>
              </m:nary>
              <m:r>
                <m:t> 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≥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squared length is the sum of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 matrices preserve length)</m:t>
              </m:r>
            </m:e>
          </m:eqArr>
        </m:oMath>
      </m:oMathPara>
    </w:p>
    <w:p>
      <w:pPr>
        <w:pStyle w:val="FirstParagraph"/>
      </w:pPr>
      <w:r>
        <w:t xml:space="preserve">The second step is the</w:t>
      </w:r>
      <w:r>
        <w:t xml:space="preserve"> </w:t>
      </w:r>
      <w:hyperlink r:id="rId55">
        <w:r>
          <w:rPr>
            <w:rStyle w:val="Hyperlink"/>
          </w:rPr>
          <w:t xml:space="preserve">transpose of a product</w:t>
        </w:r>
      </w:hyperlink>
      <w:r>
        <w:t xml:space="preserve">.</w:t>
      </w:r>
      <w:r>
        <w:t xml:space="preserve"> </w:t>
      </w:r>
      <w:r>
        <w:t xml:space="preserve">The last step applies</w:t>
      </w:r>
      <w:r>
        <w:t xml:space="preserve"> </w:t>
      </w:r>
      <w:hyperlink r:id="rId56">
        <w:r>
          <w:rPr>
            <w:rStyle w:val="Hyperlink"/>
          </w:rPr>
          <w:t xml:space="preserve">orthogonal matrices preserve length</w:t>
        </w:r>
      </w:hyperlink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r:id="rId57">
        <w:r>
          <w:rPr>
            <w:rStyle w:val="Hyperlink"/>
          </w:rPr>
          <w:t xml:space="preserve">orthogonal matrix</w:t>
        </w:r>
      </w:hyperlink>
      <w:r>
        <w:t xml:space="preserve">).</w:t>
      </w:r>
    </w:p>
    <w:bookmarkStart w:id="59" w:name="exm-qf-eigen-bound"/>
    <w:p>
      <w:pPr>
        <w:pStyle w:val="BodyText"/>
      </w:pPr>
      <w:r>
        <w:rPr>
          <w:b/>
          <w:bCs/>
        </w:rPr>
        <w:t xml:space="preserve">Example 8 (Checking the bound)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eigenvalue example</w:t>
        </w:r>
      </w:hyperlink>
      <w:r>
        <w:t xml:space="preserve">), so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sSup>
          <m:e>
            <m:limLow>
              <m:e>
                <m:r>
                  <m:t>h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2</m:t>
        </m:r>
        <m:r>
          <m:rPr>
            <m:sty m:val="p"/>
          </m:rPr>
          <m:t>≥</m:t>
        </m:r>
        <m:r>
          <m:t>1</m:t>
        </m:r>
        <m:r>
          <m:rPr>
            <m:sty m:val="p"/>
          </m:rPr>
          <m:t>⋅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the bound holds with equality, since this</w:t>
      </w:r>
      <w:r>
        <w:t xml:space="preserve"> </w:t>
      </w:r>
      <m:oMath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an eigenvector for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</w:p>
    <w:bookmarkEnd w:id="59"/>
    <w:bookmarkStart w:id="60" w:name="lem-qf-entry-bound"/>
    <w:p>
      <w:pPr>
        <w:pStyle w:val="BodyText"/>
      </w:pPr>
      <w:r>
        <w:rPr>
          <w:b/>
          <w:bCs/>
        </w:rPr>
        <w:t xml:space="preserve">Lemma 2 (A quadratic form with small entries is small)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 entries all satisfy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limLow>
                  <m:e>
                    <m:r>
                      <m:t>h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E</m:t>
            </m:r>
            <m:limLow>
              <m:e>
                <m:r>
                  <m:t>h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≤</m:t>
        </m:r>
        <m:r>
          <m:t>p</m:t>
        </m:r>
        <m:r>
          <m:t> </m:t>
        </m:r>
        <m:r>
          <m:t>m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h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p"/>
              </m:rPr>
              <m:t>(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h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h</m:t>
                    </m:r>
                  </m:e>
                  <m:sub>
                    <m:r>
                      <m:t>p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1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both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limLow>
                        <m:e>
                          <m:r>
                            <m:t>h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E</m:t>
                  </m:r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p</m:t>
                          </m:r>
                        </m:sup>
                        <m:e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nary>
                  <m:r>
                    <m:t> </m:t>
                  </m:r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m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double sum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1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m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1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(Cauchy-Schwarz,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t>p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1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nor/>
                  <m:sty m:val="p"/>
                </m:rPr>
                <m:t> and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Sup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nor/>
                  <m:sty m:val="p"/>
                </m:rPr>
                <m:t>, which equals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steps use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61">
        <w:r>
          <w:rPr>
            <w:rStyle w:val="Hyperlink"/>
          </w:rPr>
          <w:t xml:space="preserve">dot product</w:t>
        </w:r>
      </w:hyperlink>
      <w:r>
        <w:t xml:space="preserve"> </w:t>
      </w:r>
      <w:r>
        <w:t xml:space="preserve">and the</w:t>
      </w:r>
      <w:r>
        <w:t xml:space="preserve"> </w:t>
      </w:r>
      <w:hyperlink r:id="rId62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bookmarkStart w:id="63" w:name="exm-qf-entry-bound"/>
    <w:p>
      <w:pPr>
        <w:pStyle w:val="BodyText"/>
      </w:pPr>
      <w:r>
        <w:rPr>
          <w:b/>
          <w:bCs/>
        </w:rPr>
        <w:t xml:space="preserve">Example 9 (Checking the bound)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  <m:e>
                  <m:r>
                    <m:t>0.1</m:t>
                  </m:r>
                </m:e>
              </m:mr>
            </m:m>
          </m:e>
        </m:d>
      </m:oMath>
      <w:r>
        <w:t xml:space="preserve">, so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works,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h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E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3"/>
    <w:bookmarkStart w:id="65" w:name="thm-second-order-condition"/>
    <w:p>
      <w:pPr>
        <w:pStyle w:val="FirstParagraph"/>
      </w:pPr>
      <w:r>
        <w:rPr>
          <w:b/>
          <w:bCs/>
        </w:rPr>
        <w:t xml:space="preserve">Theorem 5 (Second-order sufficient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rict-local-minimizer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positive definite, and so symmetric,</w:t>
      </w:r>
      <w:r>
        <w:t xml:space="preserve"> </w:t>
      </w:r>
      <w:r>
        <w:t xml:space="preserve">so its smallest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positive</w:t>
      </w:r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definiteness and eigenvalues</w:t>
        </w:r>
      </w:hyperlink>
      <w:r>
        <w:t xml:space="preserve">).</w:t>
      </w:r>
      <w:r>
        <w:t xml:space="preserve"> </w:t>
      </w:r>
      <w:r>
        <w:t xml:space="preserve">Each of the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continuous at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rPr>
                        <m:sty m:val="bi"/>
                      </m:rPr>
                      <m:t>H</m:t>
                    </m:r>
                  </m:e>
                  <m:sub>
                    <m:r>
                      <m:t>f</m:t>
                    </m:r>
                  </m:sub>
                </m:sSub>
                <m:r>
                  <m:rPr>
                    <m:sty m:val="p"/>
                  </m:rPr>
                  <m:t>(</m:t>
                </m:r>
                <m:limLow>
                  <m:e>
                    <m:r>
                      <m:t>y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rPr>
                        <m:sty m:val="bi"/>
                      </m:rPr>
                      <m:t>H</m:t>
                    </m:r>
                  </m:e>
                  <m:sub>
                    <m:r>
                      <m:t>f</m:t>
                    </m:r>
                  </m:sub>
                </m:sSub>
                <m:r>
                  <m:rPr>
                    <m:sty m:val="p"/>
                  </m:rPr>
                  <m:t>(</m:t>
                </m:r>
                <m:sSup>
                  <m:e>
                    <m:limLow>
                      <m:e>
                        <m:r>
                          <m:t>x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&lt;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sSup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be the smallest of these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numbers.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h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which the first step of the next display holds;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t>τ</m:t>
        </m:r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E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sSup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τ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h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every entry of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has absolute value less than</w:t>
      </w:r>
      <w:r>
        <w:t xml:space="preserve"> </w:t>
      </w:r>
      <m:oMath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lem-qf-entry-bound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is stationary)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E</m:t>
              </m:r>
              <m:r>
                <m:t> 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E</m:t>
              </m:r>
              <m:r>
                <m:rPr>
                  <m:nor/>
                  <m:sty m:val="p"/>
                </m:rPr>
                <m:t>; distribute)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E</m:t>
              </m:r>
              <m:r>
                <m:t> 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Lemma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limLow>
                        <m:e>
                          <m:r>
                            <m:t>h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r>
                    <m:rPr>
                      <m:sty m:val="bi"/>
                    </m:rPr>
                    <m:t>E</m:t>
                  </m:r>
                  <m:r>
                    <m:t> </m:t>
                  </m:r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is at least minus its absolute value)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p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2</m:t>
                  </m:r>
                  <m:r>
                    <m:t>p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Lemma 2</m:t>
              </m:r>
              <m:r>
                <m:rPr>
                  <m:nor/>
                  <m:sty m:val="p"/>
                </m:rPr>
                <m:t>, 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4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≠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sSup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(take</w:t>
      </w:r>
      <w:r>
        <w:t xml:space="preserve"> </w:t>
      </w:r>
      <m:oMath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).</w:t>
      </w:r>
    </w:p>
    <w:bookmarkStart w:id="67" w:name="exm-second-order-condition"/>
    <w:p>
      <w:pPr>
        <w:pStyle w:val="BodyText"/>
      </w:pPr>
      <w:r>
        <w:rPr>
          <w:b/>
          <w:bCs/>
        </w:rPr>
        <w:t xml:space="preserve">Example 10 (Classifying stationary points)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its Hessian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positive definite, 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strict local minimizer.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Hessian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 which is not positive definite</w:t>
      </w:r>
      <w:r>
        <w:t xml:space="preserve"> </w:t>
      </w:r>
      <w:r>
        <w:t xml:space="preserve">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),</w:t>
      </w:r>
      <w:r>
        <w:t xml:space="preserve"> </w:t>
      </w:r>
      <w:r>
        <w:t xml:space="preserve">and indeed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not a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67"/>
    <w:bookmarkStart w:id="68" w:name="exm-second-order-inconclusive"/>
    <w:p>
      <w:pPr>
        <w:pStyle w:val="FirstParagraph"/>
      </w:pPr>
      <w:r>
        <w:rPr>
          <w:b/>
          <w:bCs/>
        </w:rPr>
        <w:t xml:space="preserve">Example 11 (The condition is sufficient, not necessary)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4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4</m:t>
            </m:r>
          </m:sup>
        </m:sSubSup>
      </m:oMath>
      <w:r>
        <w:t xml:space="preserve"> </w:t>
      </w:r>
      <w:r>
        <w:t xml:space="preserve">both have gradient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the same Hessian there,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±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4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±</m:t>
              </m:r>
              <m:r>
                <m:t>12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That Hessian is not positive definite 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nothing about either function.</w:t>
      </w:r>
      <w:r>
        <w:t xml:space="preserve"> </w:t>
      </w:r>
      <w:r>
        <w:t xml:space="preserve">In fact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but not a local minimizer of</w:t>
      </w:r>
      <w:r>
        <w:t xml:space="preserve"> </w:t>
      </w:r>
      <m:oMath>
        <m:r>
          <m:t>g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8"/>
    <w:bookmarkEnd w:id="69"/>
    <w:bookmarkStart w:id="110" w:name="sec-convexity-vector"/>
    <w:p>
      <w:pPr>
        <w:pStyle w:val="Heading2"/>
      </w:pPr>
      <w:r>
        <w:t xml:space="preserve">2 Convexity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convexity part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first-order test (in one direction) and the second-derivative test for convexity without proof;</w:t>
            </w:r>
            <w:r>
              <w:t xml:space="preserve"> </w:t>
            </w:r>
            <w:r>
              <w:t xml:space="preserve">here both directions of the first-order test are proved, and the second-derivative test is proved from the Taylor theorem of</w:t>
            </w:r>
            <w:r>
              <w:t xml:space="preserve"> </w:t>
            </w:r>
            <w:hyperlink w:anchor="sec-optimality-vector">
              <w:r>
                <w:rPr>
                  <w:rStyle w:val="Hyperlink"/>
                </w:rPr>
                <w:t xml:space="preserve">Section 1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source defines both concave and strictly concave as</w:t>
            </w:r>
            <w:r>
              <w:t xml:space="preserve"> </w:t>
            </w:r>
            <w:r>
              <w:t xml:space="preserve">“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strictly convex”</w:t>
            </w:r>
            <w:r>
              <w:t xml:space="preserve">;</w:t>
            </w:r>
            <w:r>
              <w:t xml:space="preserve"> </w:t>
            </w:r>
            <w:r>
              <w:t xml:space="preserve">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concave when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convex.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catalogs of convex sets and convex functions, including the positive semidefinite matrices and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det</m:t>
              </m:r>
            </m:oMath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intersections of infinitely many convex sets, and suprema of infinitely many convex functions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examples, exercises and figures, including the multivariate normal maximum likelihood example</w:t>
            </w:r>
          </w:p>
          <w:p/>
        </w:tc>
      </w:tr>
    </w:tbl>
    <w:bookmarkStart w:id="72" w:name="def-convex-set"/>
    <w:p>
      <w:pPr>
        <w:pStyle w:val="FirstParagraph"/>
      </w:pPr>
      <w:r>
        <w:rPr>
          <w:b/>
          <w:bCs/>
        </w:rPr>
        <w:t xml:space="preserve">Definition 3 (Convex set)</w:t>
      </w:r>
      <w:r>
        <w:t xml:space="preserve"> </w:t>
      </w:r>
      <w:r>
        <w:t xml:space="preserve">A set</w:t>
      </w:r>
      <w:r>
        <w:t xml:space="preserve"> </w:t>
      </w:r>
      <m:oMath>
        <m:r>
          <m:t>K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 for all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t>K</m:t>
        </m:r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t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in</w:t>
      </w:r>
      <w:r>
        <w:t xml:space="preserve"> </w:t>
      </w:r>
      <m:oMath>
        <m:r>
          <m:t>K</m:t>
        </m:r>
      </m:oMath>
      <w:r>
        <w:t xml:space="preserve">: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contains the whole line segment between any two of its points.</w:t>
      </w:r>
    </w:p>
    <w:bookmarkEnd w:id="72"/>
    <w:bookmarkStart w:id="76" w:name="exm-convex-set"/>
    <w:p>
      <w:pPr>
        <w:pStyle w:val="BodyText"/>
      </w:pPr>
      <w:r>
        <w:rPr>
          <w:b/>
          <w:bCs/>
        </w:rPr>
        <w:t xml:space="preserve">Example 12 (Convex sets)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convex, and so is any set with at most one point.</w:t>
      </w:r>
    </w:p>
    <w:p>
      <w:pPr>
        <w:numPr>
          <w:ilvl w:val="0"/>
          <w:numId w:val="1007"/>
        </w:numPr>
      </w:pPr>
      <w:r>
        <w:t xml:space="preserve">The closed ball (</w:t>
      </w:r>
      <w:hyperlink r:id="rId73">
        <w:r>
          <w:rPr>
            <w:rStyle w:val="Hyperlink"/>
          </w:rPr>
          <w:t xml:space="preserve">closed ball</w:t>
        </w:r>
      </w:hyperlink>
      <w:r>
        <w:t xml:space="preserve">)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r</m:t>
            </m:r>
          </m:e>
        </m:d>
        <m:r>
          <m:t>​</m:t>
        </m:r>
      </m:oMath>
      <w:r>
        <w:t xml:space="preserve"> </w:t>
      </w:r>
      <w:r>
        <w:t xml:space="preserve">is convex: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t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t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 of a multiple;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 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first step is the</w:t>
      </w:r>
      <w:r>
        <w:t xml:space="preserve"> </w:t>
      </w:r>
      <w:hyperlink r:id="rId74">
        <w:r>
          <w:rPr>
            <w:rStyle w:val="Hyperlink"/>
          </w:rPr>
          <w:t xml:space="preserve">triangle inequality</w:t>
        </w:r>
      </w:hyperlink>
      <w:r>
        <w:t xml:space="preserve">,</w:t>
      </w:r>
      <w:r>
        <w:t xml:space="preserve"> </w:t>
      </w:r>
      <w:r>
        <w:t xml:space="preserve">and the second uses</w:t>
      </w:r>
      <w:r>
        <w:t xml:space="preserve"> </w:t>
      </w:r>
      <w:hyperlink r:id="rId75">
        <w:r>
          <w:rPr>
            <w:rStyle w:val="Hyperlink"/>
          </w:rPr>
          <w:t xml:space="preserve">the norm of a multiple</w:t>
        </w:r>
      </w:hyperlink>
      <w:r>
        <w:t xml:space="preserve">.</w:t>
      </w:r>
    </w:p>
    <w:bookmarkEnd w:id="76"/>
    <w:bookmarkStart w:id="77" w:name="exm-not-convex-set"/>
    <w:p>
      <w:pPr>
        <w:pStyle w:val="FirstParagraph"/>
      </w:pPr>
      <w:r>
        <w:rPr>
          <w:b/>
          <w:bCs/>
        </w:rPr>
        <w:t xml:space="preserve">Example 13 (A set that is not convex)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but 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not.</w:t>
      </w:r>
    </w:p>
    <w:bookmarkEnd w:id="77"/>
    <w:bookmarkStart w:id="78" w:name="def-half-space"/>
    <w:p>
      <w:pPr>
        <w:pStyle w:val="BodyText"/>
      </w:pPr>
      <w:r>
        <w:rPr>
          <w:b/>
          <w:bCs/>
        </w:rPr>
        <w:t xml:space="preserve">Definition 4 (Half-space)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nonzero vector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⋅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≥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(closed)</w:t>
      </w:r>
      <w:r>
        <w:t xml:space="preserve"> </w:t>
      </w:r>
      <w:r>
        <w:rPr>
          <w:b/>
          <w:bCs/>
        </w:rPr>
        <w:t xml:space="preserve">half-space</w:t>
      </w:r>
      <w:r>
        <w:t xml:space="preserve">:</w:t>
      </w:r>
      <w:r>
        <w:t xml:space="preserve"> </w:t>
      </w:r>
      <w:r>
        <w:t xml:space="preserve">the points on one side of the boundary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:</m:t>
            </m:r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⋅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=</m:t>
            </m:r>
            <m:r>
              <m:t>c</m:t>
            </m:r>
          </m:e>
        </m:d>
        <m:r>
          <m:t>​</m:t>
        </m:r>
      </m:oMath>
      <w:r>
        <w:t xml:space="preserve">, together with the boundary.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 half-space is called a</w:t>
      </w:r>
      <w:r>
        <w:t xml:space="preserve"> </w:t>
      </w:r>
      <w:r>
        <w:rPr>
          <w:b/>
          <w:bCs/>
        </w:rPr>
        <w:t xml:space="preserve">half-plane</w:t>
      </w:r>
      <w:r>
        <w:t xml:space="preserve">.</w:t>
      </w:r>
    </w:p>
    <w:bookmarkEnd w:id="78"/>
    <w:bookmarkStart w:id="79" w:name="exm-half-space"/>
    <w:p>
      <w:pPr>
        <w:pStyle w:val="BodyText"/>
      </w:pPr>
      <w:r>
        <w:rPr>
          <w:b/>
          <w:bCs/>
        </w:rPr>
        <w:t xml:space="preserve">Example 14 (The right half-plane)</w:t>
      </w:r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half-plane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points on or to the right of the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-axis.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since</w:t>
      </w:r>
      <w:r>
        <w:t xml:space="preserve"> </w:t>
      </w:r>
      <m:oMath>
        <m:r>
          <m:t>1</m:t>
        </m:r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on the boundary;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79"/>
    <w:bookmarkStart w:id="80" w:name="thm-convex-intersection"/>
    <w:p>
      <w:pPr>
        <w:pStyle w:val="BodyText"/>
      </w:pPr>
      <w:r>
        <w:rPr>
          <w:b/>
          <w:bCs/>
        </w:rPr>
        <w:t xml:space="preserve">Theorem 6 (An intersection of convex sets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convex subsets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convex-se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convex.</w:t>
      </w:r>
    </w:p>
    <w:bookmarkEnd w:id="8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, so</w:t>
      </w:r>
      <w:r>
        <w:t xml:space="preserve"> </w:t>
      </w:r>
      <m:oMath>
        <m:r>
          <m:t>t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, since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convex;</w:t>
      </w:r>
      <w:r>
        <w:t xml:space="preserve"> </w:t>
      </w:r>
      <w:r>
        <w:t xml:space="preserve">in the same way</w:t>
      </w:r>
      <w:r>
        <w:t xml:space="preserve"> </w:t>
      </w:r>
      <m:oMath>
        <m:r>
          <m:t>t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.</w:t>
      </w:r>
    </w:p>
    <w:bookmarkStart w:id="82" w:name="exm-convex-intersection"/>
    <w:p>
      <w:pPr>
        <w:pStyle w:val="BodyText"/>
      </w:pPr>
      <w:r>
        <w:rPr>
          <w:b/>
          <w:bCs/>
        </w:rPr>
        <w:t xml:space="preserve">Example 15 (Intersecting a ball with a half-plane)</w:t>
      </w:r>
      <w:r>
        <w:t xml:space="preserve"> </w:t>
      </w:r>
      <w:r>
        <w:t xml:space="preserve">The closed unit ball (</w:t>
      </w:r>
      <w:hyperlink r:id="rId81">
        <w:r>
          <w:rPr>
            <w:rStyle w:val="Hyperlink"/>
          </w:rPr>
          <w:t xml:space="preserve">unit ball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exm-convex-set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so is the half-plane (</w:t>
      </w:r>
      <w:hyperlink w:anchor="def-half-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, the closed half-disk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A union need not be convex: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convex,</w:t>
      </w:r>
      <w:r>
        <w:t xml:space="preserve"> </w:t>
      </w:r>
      <w:r>
        <w:t xml:space="preserve">but their union is the set of</w:t>
      </w:r>
      <w:r>
        <w:t xml:space="preserve"> </w:t>
      </w:r>
      <w:hyperlink w:anchor="exm-not-convex-set">
        <w:r>
          <w:rPr>
            <w:rStyle w:val="Hyperlink"/>
          </w:rPr>
          <w:t xml:space="preserve">Example 13</w:t>
        </w:r>
      </w:hyperlink>
      <w:r>
        <w:t xml:space="preserve">.</w:t>
      </w:r>
    </w:p>
    <w:bookmarkEnd w:id="82"/>
    <w:bookmarkStart w:id="83" w:name="def-strictly-convex"/>
    <w:p>
      <w:pPr>
        <w:pStyle w:val="BodyText"/>
      </w:pPr>
      <w:r>
        <w:rPr>
          <w:b/>
          <w:bCs/>
        </w:rPr>
        <w:t xml:space="preserve">Definition 5 (Strictly convex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strictly convex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&lt;</m:t>
        </m:r>
        <m:r>
          <m:t>t</m:t>
        </m:r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3"/>
    <w:bookmarkStart w:id="85" w:name="def-concave"/>
    <w:p>
      <w:pPr>
        <w:pStyle w:val="BodyText"/>
      </w:pPr>
      <w:r>
        <w:rPr>
          <w:b/>
          <w:bCs/>
        </w:rPr>
        <w:t xml:space="preserve">Definition 6 (Concave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4">
        <w:r>
          <w:rPr>
            <w:rStyle w:val="Hyperlink"/>
          </w:rPr>
          <w:t xml:space="preserve">convex</w:t>
        </w:r>
      </w:hyperlink>
      <w:r>
        <w:t xml:space="preserve">.</w:t>
      </w:r>
    </w:p>
    <w:bookmarkEnd w:id="85"/>
    <w:bookmarkStart w:id="86" w:name="def-strictly-concave"/>
    <w:p>
      <w:pPr>
        <w:pStyle w:val="BodyText"/>
      </w:pPr>
      <w:r>
        <w:rPr>
          <w:b/>
          <w:bCs/>
        </w:rPr>
        <w:t xml:space="preserve">Definition 7 (Strictly concave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strictly 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86"/>
    <w:bookmarkStart w:id="87" w:name="exm-strictly-convex"/>
    <w:p>
      <w:pPr>
        <w:pStyle w:val="BodyText"/>
      </w:pPr>
      <w:r>
        <w:rPr>
          <w:b/>
          <w:bCs/>
        </w:rPr>
        <w:t xml:space="preserve">Example 16 (Strictly convex, and convex but not strictly)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positive when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also convex.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convex but not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</m:oMath>
      <w:r>
        <w:t xml:space="preserve">,</w:t>
      </w:r>
      <w:r>
        <w:t xml:space="preserve"> </w:t>
      </w:r>
      <w:r>
        <w:t xml:space="preserve">so the inequality holds, but never strictly.</w:t>
      </w:r>
      <w:r>
        <w:t xml:space="preserve"> </w:t>
      </w:r>
      <w:r>
        <w:t xml:space="preserve">It is also concave.</w:t>
      </w:r>
    </w:p>
    <w:bookmarkEnd w:id="87"/>
    <w:bookmarkStart w:id="88" w:name="thm-convex-max"/>
    <w:p>
      <w:pPr>
        <w:pStyle w:val="FirstParagraph"/>
      </w:pPr>
      <w:r>
        <w:rPr>
          <w:b/>
          <w:bCs/>
        </w:rPr>
        <w:t xml:space="preserve">Theorem 7 (The maximum of convex functions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84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b>
              <m:e>
                <m:r>
                  <m:t>f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convex.</w:t>
      </w:r>
    </w:p>
    <w:bookmarkEnd w:id="8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nor/>
                  <m:sty m:val="p"/>
                </m:rPr>
                <m:t>, and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at most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their maximum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is too.</w:t>
      </w:r>
    </w:p>
    <w:bookmarkStart w:id="89" w:name="exm-convex-max"/>
    <w:p>
      <w:pPr>
        <w:pStyle w:val="BodyText"/>
      </w:pPr>
      <w:r>
        <w:rPr>
          <w:b/>
          <w:bCs/>
        </w:rPr>
        <w:t xml:space="preserve">Example 17 (A maximum is convex; a minimum need not be)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convex, by the computation for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exm-strictly-convex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by the same example, so</w:t>
      </w:r>
      <w:r>
        <w:t xml:space="preserve"> </w:t>
      </w: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max">
        <w:r>
          <w:rPr>
            <w:rStyle w:val="Hyperlink"/>
          </w:rPr>
          <w:t xml:space="preserve">Theorem 7</w:t>
        </w:r>
      </w:hyperlink>
      <w:r>
        <w:t xml:space="preserve">.</w:t>
      </w:r>
    </w:p>
    <w:p>
      <w:pPr>
        <w:numPr>
          <w:ilvl w:val="0"/>
          <w:numId w:val="1009"/>
        </w:numPr>
      </w:pPr>
      <w:r>
        <w:t xml:space="preserve">The minimum of two convex functions need not be convex: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at the midpoint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9"/>
    <w:bookmarkStart w:id="91" w:name="def-epigraph"/>
    <w:p>
      <w:pPr>
        <w:pStyle w:val="FirstParagraph"/>
      </w:pPr>
      <w:r>
        <w:rPr>
          <w:b/>
          <w:bCs/>
        </w:rPr>
        <w:t xml:space="preserve">Definition 8 (Epigraph)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epigraph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set of points on or over its</w:t>
      </w:r>
      <w:r>
        <w:t xml:space="preserve"> </w:t>
      </w:r>
      <w:hyperlink r:id="rId90">
        <w:r>
          <w:rPr>
            <w:rStyle w:val="Hyperlink"/>
          </w:rPr>
          <w:t xml:space="preserve">graph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epi</m:t>
          </m:r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 </m:t>
              </m:r>
              <m:r>
                <m:t>s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s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pair</w:t>
      </w:r>
      <w:r>
        <w:t xml:space="preserve"> </w:t>
      </w:r>
      <m:oMath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treated as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-vector 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,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sums and multiples of pairs are taken entry by entry.</w:t>
      </w:r>
    </w:p>
    <w:bookmarkEnd w:id="91"/>
    <w:bookmarkStart w:id="92" w:name="exm-def-epigraph"/>
    <w:p>
      <w:pPr>
        <w:pStyle w:val="BodyText"/>
      </w:pPr>
      <w:r>
        <w:rPr>
          <w:b/>
          <w:bCs/>
        </w:rPr>
        <w:t xml:space="preserve">Example 18 (The epigraph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on the parabola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or on the side of it where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larger.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in it, since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2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1</m:t>
        </m:r>
      </m:oMath>
      <w:r>
        <w:t xml:space="preserve">.</w:t>
      </w:r>
    </w:p>
    <w:bookmarkEnd w:id="92"/>
    <w:bookmarkStart w:id="93" w:name="thm-epigraph"/>
    <w:p>
      <w:pPr>
        <w:pStyle w:val="BodyText"/>
      </w:pPr>
      <w:r>
        <w:rPr>
          <w:b/>
          <w:bCs/>
        </w:rPr>
        <w:t xml:space="preserve">Theorem 8 (Convexity through the epigraph)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hyperlink r:id="rId84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 its epigraph (</w:t>
      </w:r>
      <w:hyperlink w:anchor="def-epigraph">
        <w:r>
          <w:rPr>
            <w:rStyle w:val="Hyperlink"/>
          </w:rPr>
          <w:t xml:space="preserve">Definition 8</w:t>
        </w:r>
      </w:hyperlink>
      <w:r>
        <w:t xml:space="preserve">) is convex (</w:t>
      </w:r>
      <w:hyperlink w:anchor="def-convex-set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9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 </w:t>
      </w:r>
      <w:r>
        <w:t xml:space="preserve">is convex, it contains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t> 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(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def-epigraph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that membership means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be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≤</m:t>
        </m:r>
        <m: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≤</m:t>
        </m:r>
        <m:r>
          <m:t>u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s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u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nor/>
                  <m:sty m:val="p"/>
                </m:rPr>
                <m:t>, 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, and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t</m:t>
        </m:r>
        <m:r>
          <m:t> 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t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r>
          <m:t> </m:t>
        </m:r>
        <m:r>
          <m:t>t</m:t>
        </m:r>
        <m:r>
          <m:t>s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.</w:t>
      </w:r>
    </w:p>
    <w:bookmarkStart w:id="94" w:name="exm-epigraph"/>
    <w:p>
      <w:pPr>
        <w:pStyle w:val="BodyText"/>
      </w:pPr>
      <w:r>
        <w:rPr>
          <w:b/>
          <w:bCs/>
        </w:rPr>
        <w:t xml:space="preserve">Example 19 (Two epigraphs)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 a wedge.</w:t>
      </w:r>
      <w:r>
        <w:t xml:space="preserve"> </w:t>
      </w:r>
      <w:r>
        <w:t xml:space="preserve">It is the intersection of the half-planes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+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half-plane is convex: if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the same with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the other.</w:t>
      </w:r>
      <w:r>
        <w:t xml:space="preserve"> </w:t>
      </w:r>
      <w:r>
        <w:t xml:space="preserve">So the wedge is convex (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),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epigraph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 it,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but their midpoint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convex.</w:t>
      </w:r>
    </w:p>
    <w:bookmarkEnd w:id="94"/>
    <w:bookmarkStart w:id="95" w:name="def-tangent-plane"/>
    <w:p>
      <w:pPr>
        <w:pStyle w:val="FirstParagraph"/>
      </w:pPr>
      <w:r>
        <w:rPr>
          <w:b/>
          <w:bCs/>
        </w:rPr>
        <w:t xml:space="preserve">Definition 9 (Tangent plane)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 at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plane</w:t>
      </w:r>
      <w:r>
        <w:t xml:space="preserve"> </w:t>
      </w:r>
      <w:r>
        <w:t xml:space="preserve">to the</w:t>
      </w:r>
      <w:r>
        <w:t xml:space="preserve"> </w:t>
      </w:r>
      <w:hyperlink r:id="rId90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graph of the function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−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takes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has the same gradient 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there.</w:t>
      </w:r>
    </w:p>
    <w:bookmarkEnd w:id="95"/>
    <w:bookmarkStart w:id="96" w:name="exm-tangent-plane"/>
    <w:p>
      <w:pPr>
        <w:pStyle w:val="BodyText"/>
      </w:pPr>
      <w:r>
        <w:rPr>
          <w:b/>
          <w:bCs/>
        </w:rPr>
        <w:t xml:space="preserve">Example 20 (A tangent line and a tangent plane)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 the tangent line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 the tangent plane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6"/>
    <w:bookmarkStart w:id="98" w:name="rem-tangent-plane-one-variable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tangent plane in one variable).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tangent plane is the</w:t>
      </w:r>
      <w:r>
        <w:t xml:space="preserve"> </w:t>
      </w:r>
      <w:hyperlink r:id="rId97">
        <w:r>
          <w:rPr>
            <w:rStyle w:val="Hyperlink"/>
          </w:rPr>
          <w:t xml:space="preserve">tangent line</w:t>
        </w:r>
      </w:hyperlink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98"/>
    <w:bookmarkStart w:id="100" w:name="thm-convex-first-order"/>
    <w:p>
      <w:pPr>
        <w:pStyle w:val="BodyText"/>
      </w:pPr>
      <w:r>
        <w:rPr>
          <w:b/>
          <w:bCs/>
        </w:rPr>
        <w:t xml:space="preserve">Theorem 9 (First-order characterization of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4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</w:t>
      </w:r>
    </w:p>
    <w:p>
      <w:pPr>
        <w:pStyle w:val="BodyText"/>
      </w:pPr>
      <w:bookmarkStart w:id="99" w:name="eq-supporting-hyperplane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−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t>  </m:t>
          </m:r>
          <m:r>
            <m:rPr>
              <m:nor/>
              <m:sty m:val="p"/>
            </m:rPr>
            <m:t>for all 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  <m:r>
            <m:rPr>
              <m:sty m:val="p"/>
            </m:rPr>
            <m:t>: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9"/>
    </w:p>
    <w:p>
      <w:pPr>
        <w:pStyle w:val="FirstParagraph"/>
      </w:pPr>
      <w:r>
        <w:t xml:space="preserve">every tangent plane (</w:t>
      </w:r>
      <w:hyperlink w:anchor="def-tangent-plane">
        <w:r>
          <w:rPr>
            <w:rStyle w:val="Hyperlink"/>
          </w:rPr>
          <w:t xml:space="preserve">Definition 9</w:t>
        </w:r>
      </w:hyperlink>
      <w:r>
        <w:t xml:space="preserve">) lies on or under the graph.</w:t>
      </w:r>
      <w:r>
        <w:t xml:space="preserve"> </w:t>
      </w:r>
      <w:r>
        <w:t xml:space="preserve">If the inequality is strict whenever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10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t</m:t>
        </m:r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t</m:t>
        </m:r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 derivative</w:t>
      </w:r>
      <w:r>
        <w:t xml:space="preserve"> </w:t>
      </w:r>
      <m:oMath>
        <m:sSup>
          <m:e>
            <m:limLow>
              <m:e>
                <m:r>
                  <m:t>d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t</m:t>
        </m:r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t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</m:eqArr>
        </m:oMath>
      </m:oMathPara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g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num>
          <m:den>
            <m:r>
              <m:t>t</m:t>
            </m:r>
          </m:den>
        </m:f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 left side tends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0</m:t>
        </m:r>
      </m:oMath>
      <w:r>
        <w:t xml:space="preserve">, so the one-sided limit equals the two-sided derivative),</w:t>
      </w:r>
      <w:r>
        <w:t xml:space="preserve"> </w:t>
      </w:r>
      <w:r>
        <w:t xml:space="preserve">and a limit of numbers that are all at most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limLow>
                      <m:e>
                        <m:r>
                          <m:t>x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limLow>
                  <m:e>
                    <m:r>
                      <m:t>y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 which rearranges to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t>f</m:t>
        </m:r>
        <m:r>
          <m:rPr>
            <m:sty m:val="p"/>
          </m:rPr>
          <m:t>(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at the point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once toward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once toward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limLow>
            <m:e>
              <m:r>
                <m:t>z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−</m:t>
          </m:r>
          <m:limLow>
            <m:e>
              <m:r>
                <m:t>z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t>f</m:t>
          </m:r>
          <m:r>
            <m:rPr>
              <m:sty m:val="p"/>
            </m:rPr>
            <m:t>(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limLow>
            <m:e>
              <m:r>
                <m:t>z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−</m:t>
          </m:r>
          <m:limLow>
            <m:e>
              <m:r>
                <m:t>z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Multiplying the first by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adding,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limLow>
                        <m:e>
                          <m:r>
                            <m:t>g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limLow>
                        <m:e>
                          <m:r>
                            <m:t>g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p>
                <m:e>
                  <m:limLow>
                    <m:e>
                      <m:r>
                        <m:t>g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limLow>
                    <m:e>
                      <m:r>
                        <m:t>g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t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p>
                <m:e>
                  <m:limLow>
                    <m:e>
                      <m:r>
                        <m:t>g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limLow>
                    <m:e>
                      <m:r>
                        <m:t>g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g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limLow>
                    <m:e>
                      <m:r>
                        <m:t>g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; matrix products 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g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That inequality is the defining inequality of a</w:t>
      </w:r>
      <w:r>
        <w:t xml:space="preserve"> </w:t>
      </w:r>
      <w:hyperlink r:id="rId84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strict for distinct points, 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2"/>
        </w:numPr>
      </w:pP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differs from both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so both inequalities at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strict;</w:t>
      </w:r>
    </w:p>
    <w:p>
      <w:pPr>
        <w:pStyle w:val="Compact"/>
        <w:numPr>
          <w:ilvl w:val="0"/>
          <w:numId w:val="1012"/>
        </w:numPr>
      </w:pPr>
      <w:r>
        <w:t xml:space="preserve">both multipliers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are positive, so the first step of the display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bookmarkStart w:id="101" w:name="exm-convex-first-order"/>
    <w:p>
      <w:pPr>
        <w:pStyle w:val="FirstParagraph"/>
      </w:pPr>
      <w:r>
        <w:rPr>
          <w:b/>
          <w:bCs/>
        </w:rPr>
        <w:t xml:space="preserve">Example 21 (Tangent lines under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 right side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y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t>y</m:t>
        </m:r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 equality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 confirming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the inequality fails:</w:t>
      </w:r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tangent line is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01"/>
    <w:bookmarkStart w:id="103" w:name="thm-convex-hessian"/>
    <w:p>
      <w:pPr>
        <w:pStyle w:val="BodyText"/>
      </w:pPr>
      <w:r>
        <w:rPr>
          <w:b/>
          <w:bCs/>
        </w:rPr>
        <w:t xml:space="preserve">Theorem 10 (Second-derivative test for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102">
        <w:r>
          <w:rPr>
            <w:rStyle w:val="Hyperlink"/>
          </w:rPr>
          <w:t xml:space="preserve">positive semidefinite</w:t>
        </w:r>
      </w:hyperlink>
      <w:r>
        <w:t xml:space="preserve"> </w:t>
      </w:r>
      <w:r>
        <w:t xml:space="preserve">for 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4">
        <w:r>
          <w:rPr>
            <w:rStyle w:val="Hyperlink"/>
          </w:rPr>
          <w:t xml:space="preserve">convex</w:t>
        </w:r>
      </w:hyperlink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for 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such that, with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τ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positive semidefinite)</m:t>
              </m:r>
            </m:e>
          </m:eqArr>
        </m:oMath>
      </m:oMathPara>
    </w:p>
    <w:p>
      <w:pPr>
        <w:pStyle w:val="FirstParagraph"/>
      </w:pPr>
      <w:r>
        <w:t xml:space="preserve">This inequality is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Under the hypothesis of part 2 and with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 quadratic-form term is positive, so the inequality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by the last sentence of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</w:p>
    <w:bookmarkStart w:id="104" w:name="exm-convex-hessian"/>
    <w:p>
      <w:pPr>
        <w:pStyle w:val="BodyText"/>
      </w:pPr>
      <w:r>
        <w:rPr>
          <w:b/>
          <w:bCs/>
        </w:rPr>
        <w:t xml:space="preserve">Example 22 (Using the Hessian to show convexity)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a symmetric positive semidefinite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which is positive semidefinite because</w:t>
      </w:r>
      <w:r>
        <w:t xml:space="preserve"> </w:t>
      </w:r>
      <m:oMath>
        <m:sSup>
          <m:e>
            <m:limLow>
              <m:e>
                <m:r>
                  <m:t>h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bi"/>
          </m:rPr>
          <m:t>A</m:t>
        </m:r>
        <m:r>
          <m:rPr>
            <m:sty m:val="p"/>
          </m:rPr>
          <m:t>)</m:t>
        </m:r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2</m:t>
        </m:r>
        <m:r>
          <m:t> </m:t>
        </m:r>
        <m:sSup>
          <m:e>
            <m:limLow>
              <m:e>
                <m:r>
                  <m:t>h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</w:p>
    <w:p>
      <w:pPr>
        <w:numPr>
          <w:ilvl w:val="0"/>
          <w:numId w:val="1014"/>
        </w:numPr>
      </w:pP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which is positive definite,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p>
      <w:pPr>
        <w:numPr>
          <w:ilvl w:val="0"/>
          <w:numId w:val="1014"/>
        </w:numPr>
      </w:pP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Hessian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Example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u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sSubSup>
                <m:e>
                  <m:r>
                    <m:t>h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4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h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u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The Hessian is not positive definite (</w:t>
      </w:r>
      <m:oMath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 part 2 does not apply,</w:t>
      </w:r>
      <w:r>
        <w:t xml:space="preserve"> </w:t>
      </w:r>
      <w:r>
        <w:t xml:space="preserve">and in fact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strictly convex:</w:t>
      </w:r>
      <w:r>
        <w:t xml:space="preserve"> </w:t>
      </w:r>
      <w:r>
        <w:t xml:space="preserve">along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t</m:t>
        </m:r>
        <m:r>
          <m:t> 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the convexity inequality holds with equality there.</w:t>
      </w:r>
    </w:p>
    <w:bookmarkEnd w:id="104"/>
    <w:bookmarkStart w:id="106" w:name="exm-convex-hessian-not-necessary"/>
    <w:p>
      <w:pPr>
        <w:pStyle w:val="FirstParagraph"/>
      </w:pPr>
      <w:r>
        <w:rPr>
          <w:b/>
          <w:bCs/>
        </w:rPr>
        <w:t xml:space="preserve">Example 23 (Strictly convex with a singular Hessian)</w:t>
      </w:r>
      <w:r>
        <w:t xml:space="preserve"> </w:t>
      </w:r>
      <w:r>
        <w:t xml:space="preserve">Part 2 is sufficient but not necessary.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hyperlink r:id="rId105">
        <w:r>
          <w:rPr>
            <w:rStyle w:val="Hyperlink"/>
          </w:rPr>
          <w:t xml:space="preserve">singular</w:t>
        </w:r>
      </w:hyperlink>
      <w:r>
        <w:t xml:space="preserve"> </w:t>
      </w:r>
      <w:r>
        <w:t xml:space="preserve">and not positive definite.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convex, by the strict form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: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</m:eqArr>
        </m:oMath>
      </m:oMathPara>
    </w:p>
    <w:p>
      <w:pPr>
        <w:pStyle w:val="FirstParagraph"/>
      </w:pPr>
      <w:r>
        <w:t xml:space="preserve">which is positive: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6"/>
    <w:bookmarkStart w:id="108" w:name="cor-convex-stationary"/>
    <w:p>
      <w:pPr>
        <w:pStyle w:val="FirstParagraph"/>
      </w:pPr>
      <w:r>
        <w:rPr>
          <w:b/>
          <w:bCs/>
        </w:rPr>
        <w:t xml:space="preserve">Corollary 1 (Stationary points of a convex function are global minimizers)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in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and convex,</w:t>
      </w:r>
      <w:r>
        <w:t xml:space="preserve"> </w:t>
      </w:r>
      <w:r>
        <w:t xml:space="preserve">then every stationary point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</w:t>
      </w:r>
      <w:r>
        <w:t xml:space="preserve"> </w:t>
      </w:r>
      <w:hyperlink r:id="rId107">
        <w:r>
          <w:rPr>
            <w:rStyle w:val="Hyperlink"/>
          </w:rPr>
          <w:t xml:space="preserve">global minimizer</w:t>
        </w:r>
      </w:hyperlink>
      <w:r>
        <w:t xml:space="preserve">.</w:t>
      </w:r>
    </w:p>
    <w:bookmarkEnd w:id="10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1</m:t>
              </m:r>
              <m:r>
                <m:rPr>
                  <m:nor/>
                  <m:sty m:val="p"/>
                </m:rPr>
                <m:t> with 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is stationary)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09" w:name="exm-convex-stationary"/>
    <w:p>
      <w:pPr>
        <w:pStyle w:val="FirstParagraph"/>
      </w:pPr>
      <w:r>
        <w:rPr>
          <w:b/>
          <w:bCs/>
        </w:rPr>
        <w:t xml:space="preserve">Example 24 (A convex function, and a non-convex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</w:t>
      </w:r>
      <w:r>
        <w:t xml:space="preserve"> </w:t>
      </w:r>
      <w:r>
        <w:t xml:space="preserve">by</w:t>
      </w:r>
      <w:r>
        <w:t xml:space="preserve"> 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since its Hessian is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its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 is a global minimizer,</w:t>
      </w:r>
      <w:r>
        <w:t xml:space="preserve"> </w:t>
      </w:r>
      <w:r>
        <w:t xml:space="preserve">as completing the square showed in</w:t>
      </w:r>
      <w:r>
        <w:t xml:space="preserve"> 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Without convexity, a stationary point need not be a minimizer at all: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which is not a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p>
      <w:pPr>
        <w:pStyle w:val="Compact"/>
        <w:numPr>
          <w:ilvl w:val="0"/>
          <w:numId w:val="1015"/>
        </w:numPr>
      </w:pPr>
      <w:r>
        <w:t xml:space="preserve">The corollary says nothing about whether a minimizer exists: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 (</w:t>
      </w:r>
      <w:hyperlink w:anchor="exm-convex-hessian">
        <w:r>
          <w:rPr>
            <w:rStyle w:val="Hyperlink"/>
          </w:rPr>
          <w:t xml:space="preserve">Example 22</w:t>
        </w:r>
      </w:hyperlink>
      <w:r>
        <w:t xml:space="preserve">)</w:t>
      </w:r>
      <w:r>
        <w:t xml:space="preserve"> </w:t>
      </w:r>
      <w:r>
        <w:t xml:space="preserve">but has no stationary point, and so no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109"/>
    <w:bookmarkEnd w:id="110"/>
    <w:bookmarkStart w:id="139" w:name="sec-lagrange"/>
    <w:p>
      <w:pPr>
        <w:pStyle w:val="Heading2"/>
      </w:pPr>
      <w:r>
        <w:t xml:space="preserve">3 Minimizing a quadratic under linear constraints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Lagrange-multiplier part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solves the stationarity equations of the Lagrangian and reports the solution;</w:t>
            </w:r>
            <w:r>
              <w:t xml:space="preserve"> </w:t>
            </w:r>
            <w:r>
              <w:t xml:space="preserve">here the solution is also proved to be the unique minimizer,</w:t>
            </w:r>
            <w:r>
              <w:t xml:space="preserve"> </w:t>
            </w:r>
            <w:r>
              <w:t xml:space="preserve">directly from the positive definiteness of the matrices involved.</w:t>
            </w:r>
            <w:r>
              <w:t xml:space="preserve"> </w:t>
            </w:r>
            <w:r>
              <w:t xml:space="preserve">The source assumes only that</w:t>
            </w:r>
            <w:r>
              <w:t xml:space="preserve"> </w:t>
            </w:r>
            <m:oMath>
              <m:r>
                <m:rPr>
                  <m:sty m:val="bi"/>
                </m:rPr>
                <m:t>S</m:t>
              </m:r>
            </m:oMath>
            <w:r>
              <w:t xml:space="preserve"> </w:t>
            </w:r>
            <w:r>
              <w:t xml:space="preserve">is positive definite;</w:t>
            </w:r>
            <w:r>
              <w:t xml:space="preserve"> </w:t>
            </w:r>
            <w:r>
              <w:t xml:space="preserve">the added hypothesis that the columns of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are linearly independent makes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invertible.</w:t>
            </w:r>
            <w:r>
              <w:t xml:space="preserve"> </w:t>
            </w:r>
            <w:r>
              <w:t xml:space="preserve">The source’s example with general coefficients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b</m:t>
              </m:r>
            </m:oMath>
            <w:r>
              <w:t xml:space="preserve"> </w:t>
            </w:r>
            <w:r>
              <w:t xml:space="preserve">is specialized here to</w:t>
            </w:r>
            <w: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Lagrange multiplier method for constraints that are not linear, or objectives that are not quadratic,</w:t>
            </w:r>
            <w:r>
              <w:t xml:space="preserve"> </w:t>
            </w:r>
            <w:r>
              <w:t xml:space="preserve">including its multinomial maximum likelihood example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eigenvalues of the block matrix of the stationarity equations,</w:t>
            </w:r>
            <w:r>
              <w:t xml:space="preserve"> </w:t>
            </w:r>
            <w:r>
              <w:t xml:space="preserve">and the convexity of the Lagrangian in</w:t>
            </w:r>
            <w:r>
              <w:t xml:space="preserve"> </w:t>
            </w:r>
            <m:oMath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oMath>
            <w:r>
              <w:t xml:space="preserve"> </w:t>
            </w:r>
            <w:r>
              <w:t xml:space="preserve">and its concavity in the multipliers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its homework examples</w:t>
            </w:r>
          </w:p>
          <w:p/>
        </w:tc>
      </w:tr>
    </w:tbl>
    <w:bookmarkStart w:id="113" w:name="def-feasible-set"/>
    <w:p>
      <w:pPr>
        <w:pStyle w:val="FirstParagraph"/>
      </w:pPr>
      <w:r>
        <w:rPr>
          <w:b/>
          <w:bCs/>
        </w:rPr>
        <w:t xml:space="preserve">Definition 10 (Feasible set)</w:t>
      </w:r>
      <w:r>
        <w:t xml:space="preserve"> </w:t>
      </w:r>
      <w:r>
        <w:t xml:space="preserve">In a problem that looks for a best point among some allowed points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 set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allowed points is the</w:t>
      </w:r>
      <w:r>
        <w:t xml:space="preserve"> </w:t>
      </w:r>
      <w:r>
        <w:rPr>
          <w:b/>
          <w:bCs/>
        </w:rPr>
        <w:t xml:space="preserve">feasible set</w:t>
      </w:r>
      <w:r>
        <w:t xml:space="preserve">,</w:t>
      </w:r>
      <w:r>
        <w:t xml:space="preserve"> </w:t>
      </w:r>
      <w:r>
        <w:t xml:space="preserve">and its points are feasible.</w:t>
      </w:r>
    </w:p>
    <w:bookmarkEnd w:id="113"/>
    <w:bookmarkStart w:id="114" w:name="def-constraints"/>
    <w:p>
      <w:pPr>
        <w:pStyle w:val="BodyText"/>
      </w:pPr>
      <w:r>
        <w:rPr>
          <w:b/>
          <w:bCs/>
        </w:rPr>
        <w:t xml:space="preserve">Definition 11 (Constraints)</w:t>
      </w:r>
      <w:r>
        <w:t xml:space="preserve"> </w:t>
      </w:r>
      <w:r>
        <w:t xml:space="preserve">When the feasible set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easible-set">
        <w:r>
          <w:rPr>
            <w:rStyle w:val="Hyperlink"/>
          </w:rPr>
          <w:t xml:space="preserve">Definition 10</w:t>
        </w:r>
      </w:hyperlink>
      <w:r>
        <w:t xml:space="preserve">) is the set of points that satisfy some equations or inequalities,</w:t>
      </w:r>
      <w:r>
        <w:t xml:space="preserve"> </w:t>
      </w:r>
      <w:r>
        <w:t xml:space="preserve">those equations or inequalities are the</w:t>
      </w:r>
      <w:r>
        <w:t xml:space="preserve"> </w:t>
      </w:r>
      <w:r>
        <w:rPr>
          <w:b/>
          <w:bCs/>
        </w:rPr>
        <w:t xml:space="preserve">constraints</w:t>
      </w:r>
      <w:r>
        <w:t xml:space="preserve">.</w:t>
      </w:r>
    </w:p>
    <w:bookmarkEnd w:id="114"/>
    <w:bookmarkStart w:id="115" w:name="exm-feasible-set"/>
    <w:p>
      <w:pPr>
        <w:pStyle w:val="BodyText"/>
      </w:pPr>
      <w:r>
        <w:rPr>
          <w:b/>
          <w:bCs/>
        </w:rPr>
        <w:t xml:space="preserve">Example 25 (A line as a feasible set)</w:t>
      </w:r>
      <w:r>
        <w:t xml:space="preserve"> </w:t>
      </w:r>
      <w:r>
        <w:t xml:space="preserve">With the single constraint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feasible set is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r>
              <m:t>3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=</m:t>
            </m:r>
            <m:r>
              <m:t>5</m:t>
            </m:r>
          </m:e>
        </m:d>
        <m:r>
          <m:t>​</m:t>
        </m:r>
      </m:oMath>
      <w:r>
        <w:t xml:space="preserve">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feasible,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not feasible,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115"/>
    <w:bookmarkStart w:id="116" w:name="def-objective-function"/>
    <w:p>
      <w:pPr>
        <w:pStyle w:val="BodyText"/>
      </w:pPr>
      <w:r>
        <w:rPr>
          <w:b/>
          <w:bCs/>
        </w:rPr>
        <w:t xml:space="preserve">Definition 12 (Objective function (objective))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feasible set (</w:t>
      </w:r>
      <w:hyperlink w:anchor="def-feasible-set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In the problem of minimizing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objective</w:t>
      </w:r>
      <w:r>
        <w:t xml:space="preserve">).</w:t>
      </w:r>
    </w:p>
    <w:bookmarkEnd w:id="116"/>
    <w:bookmarkStart w:id="117" w:name="def-minimizer-over-feasible-set"/>
    <w:p>
      <w:pPr>
        <w:pStyle w:val="BodyText"/>
      </w:pPr>
      <w:r>
        <w:rPr>
          <w:b/>
          <w:bCs/>
        </w:rPr>
        <w:t xml:space="preserve">Definition 13 (Minimizer over a feasible set)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in</w:t>
      </w:r>
      <w:r>
        <w:t xml:space="preserve"> </w:t>
      </w:r>
      <w:hyperlink w:anchor="def-objective-function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minimizer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F</m:t>
        </m:r>
      </m:oMath>
      <w:r>
        <w:t xml:space="preserve"> </w:t>
      </w:r>
      <w:r>
        <w:t xml:space="preserve">is a feasible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for every feasible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  <w:r>
        <w:t xml:space="preserve"> </w:t>
      </w:r>
      <w:r>
        <w:t xml:space="preserve">a</w:t>
      </w:r>
      <w:r>
        <w:t xml:space="preserve"> </w:t>
      </w:r>
      <w:hyperlink r:id="rId107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its domain restricted to</w:t>
      </w:r>
      <w:r>
        <w:t xml:space="preserve"> </w:t>
      </w:r>
      <m:oMath>
        <m:r>
          <m:t>F</m:t>
        </m:r>
      </m:oMath>
      <w:r>
        <w:t xml:space="preserve">.</w:t>
      </w:r>
    </w:p>
    <w:bookmarkEnd w:id="117"/>
    <w:bookmarkStart w:id="118" w:name="def-minimization-problem"/>
    <w:p>
      <w:pPr>
        <w:pStyle w:val="BodyText"/>
      </w:pPr>
      <w:r>
        <w:rPr>
          <w:b/>
          <w:bCs/>
        </w:rPr>
        <w:t xml:space="preserve">Definition 14 (Minimization problem)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in</w:t>
      </w:r>
      <w:r>
        <w:t xml:space="preserve"> </w:t>
      </w:r>
      <w:hyperlink w:anchor="def-objective-function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minimization problem</w:t>
      </w:r>
      <w:r>
        <w:t xml:space="preserve"> </w:t>
      </w:r>
      <w:r>
        <w:t xml:space="preserve">is to find a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minimizer-over-feasible-set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given by constraints (</w:t>
      </w:r>
      <w:hyperlink w:anchor="def-constraints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the problem is to minimize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subject to them.</w:t>
      </w:r>
    </w:p>
    <w:bookmarkEnd w:id="118"/>
    <w:bookmarkStart w:id="119" w:name="exm-minimization-problem"/>
    <w:p>
      <w:pPr>
        <w:pStyle w:val="BodyText"/>
      </w:pPr>
      <w:r>
        <w:rPr>
          <w:b/>
          <w:bCs/>
        </w:rPr>
        <w:t xml:space="preserve">Example 26 (Minimizing over a line)</w:t>
      </w:r>
      <w:r>
        <w:t xml:space="preserve"> </w:t>
      </w:r>
      <w:r>
        <w:t xml:space="preserve">In the problem of minimizing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objective function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the feasible set is the line of</w:t>
      </w:r>
      <w:r>
        <w:t xml:space="preserve"> </w:t>
      </w:r>
      <w:hyperlink w:anchor="exm-feasible-set">
        <w:r>
          <w:rPr>
            <w:rStyle w:val="Hyperlink"/>
          </w:rPr>
          <w:t xml:space="preserve">Example 25</w:t>
        </w:r>
      </w:hyperlink>
      <w:r>
        <w:t xml:space="preserve">.</w:t>
      </w:r>
      <w:r>
        <w:t xml:space="preserve"> </w:t>
      </w:r>
      <w:r>
        <w:t xml:space="preserve">The feasible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minimizes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it is not a minimizer over the feasible set, because it is not feasible.</w:t>
      </w:r>
    </w:p>
    <w:bookmarkEnd w:id="119"/>
    <w:p>
      <w:pPr>
        <w:pStyle w:val="BodyText"/>
      </w:pPr>
      <w:r>
        <w:t xml:space="preserve">Here the objective (</w:t>
      </w:r>
      <w:hyperlink w:anchor="def-objective-function">
        <w:r>
          <w:rPr>
            <w:rStyle w:val="Hyperlink"/>
          </w:rPr>
          <w:t xml:space="preserve">Definition 12</w:t>
        </w:r>
      </w:hyperlink>
      <w:r>
        <w:t xml:space="preserve">) is a quadratic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positive definite,</w:t>
      </w:r>
      <w:r>
        <w:t xml:space="preserve"> </w:t>
      </w:r>
      <w:r>
        <w:t xml:space="preserve">and the constraints (</w:t>
      </w:r>
      <w:hyperlink w:anchor="def-constraints">
        <w:r>
          <w:rPr>
            <w:rStyle w:val="Hyperlink"/>
          </w:rPr>
          <w:t xml:space="preserve">Definition 11</w:t>
        </w:r>
      </w:hyperlink>
      <w:r>
        <w:t xml:space="preserve">) are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linear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 only stationary point of the objective alone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 is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(its gradient is</w:t>
      </w:r>
      <w:r>
        <w:t xml:space="preserve"> </w:t>
      </w:r>
      <m:oMath>
        <m:r>
          <m:rPr>
            <m:sty m:val="bi"/>
          </m:rPr>
          <m:t>S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invertible), which may not satisfy the constraints.</w:t>
      </w:r>
      <w:r>
        <w:t xml:space="preserve"> </w:t>
      </w:r>
      <w:r>
        <w:t xml:space="preserve">A Lagrange multiplier adds one unknown per constraint,</w:t>
      </w:r>
      <w:r>
        <w:t xml:space="preserve"> </w:t>
      </w:r>
      <w:r>
        <w:t xml:space="preserve">and the minimizer over the feasible set (</w:t>
      </w:r>
      <w:hyperlink w:anchor="def-feasible-set">
        <w:r>
          <w:rPr>
            <w:rStyle w:val="Hyperlink"/>
          </w:rPr>
          <w:t xml:space="preserve">Definition 10</w:t>
        </w:r>
      </w:hyperlink>
      <w:r>
        <w:t xml:space="preserve">) is then found among the stationary points of a new function of the extended set of unknowns.</w:t>
      </w:r>
    </w:p>
    <w:bookmarkStart w:id="120" w:name="def-lagrangian"/>
    <w:p>
      <w:pPr>
        <w:pStyle w:val="BodyText"/>
      </w:pPr>
      <w:r>
        <w:rPr>
          <w:b/>
          <w:bCs/>
        </w:rPr>
        <w:t xml:space="preserve">Definition 15 (Lagrangian)</w:t>
      </w:r>
      <w:r>
        <w:t xml:space="preserve"> </w:t>
      </w:r>
      <w:r>
        <w:t xml:space="preserve">For the problem of minimizing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Lagrangian</w:t>
      </w:r>
      <w:r>
        <w:t xml:space="preserve"> </w:t>
      </w:r>
      <w:r>
        <w:t xml:space="preserve">is the function 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λ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  <m:limLow>
            <m:e>
              <m:r>
                <m:t>λ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limLow>
                <m:e>
                  <m:r>
                    <m:t>λ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20"/>
    <w:bookmarkStart w:id="121" w:name="def-lagrange-multipliers"/>
    <w:p>
      <w:pPr>
        <w:pStyle w:val="FirstParagraph"/>
      </w:pPr>
      <w:r>
        <w:rPr>
          <w:b/>
          <w:bCs/>
        </w:rPr>
        <w:t xml:space="preserve">Definition 16 (Lagrange multipliers)</w:t>
      </w:r>
      <w:r>
        <w:t xml:space="preserve"> </w:t>
      </w:r>
      <w:r>
        <w:t xml:space="preserve">In the Lagrangian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λ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agrangian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 entries of</w:t>
      </w:r>
      <w:r>
        <w:t xml:space="preserve"> </w:t>
      </w:r>
      <m:oMath>
        <m:limLow>
          <m:e>
            <m:r>
              <m:t>λ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Lagrange multipliers</w:t>
      </w:r>
      <w:r>
        <w:t xml:space="preserve">, one per constraint.</w:t>
      </w:r>
    </w:p>
    <w:bookmarkEnd w:id="121"/>
    <w:bookmarkStart w:id="125" w:name="exm-lagrangian"/>
    <w:p>
      <w:pPr>
        <w:pStyle w:val="BodyText"/>
      </w:pPr>
      <w:r>
        <w:rPr>
          <w:b/>
          <w:bCs/>
        </w:rPr>
        <w:t xml:space="preserve">Example 27 (The gradients of the Lagrangian of a quadratic)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By the</w:t>
      </w:r>
      <w:r>
        <w:t xml:space="preserve"> </w:t>
      </w:r>
      <w:hyperlink r:id="rId55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m:oMath>
        <m:sSup>
          <m:e>
            <m:limLow>
              <m:e>
                <m:r>
                  <m:t>λ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limLow>
              <m:e>
                <m:r>
                  <m:t>λ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L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λ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λ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p>
                <m:e>
                  <m:limLow>
                    <m:e>
                      <m:r>
                        <m:t>λ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limLow>
                    <m:e>
                      <m:r>
                        <m:t>λ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p>
                <m:e>
                  <m:limLow>
                    <m:e>
                      <m:r>
                        <m:t>λ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</m:eqArr>
        </m:oMath>
      </m:oMathPara>
    </w:p>
    <w:p>
      <w:pPr>
        <w:pStyle w:val="FirstParagraph"/>
      </w:pPr>
      <w:r>
        <w:t xml:space="preserve">and, since</w:t>
      </w:r>
      <w:r>
        <w:t xml:space="preserve"> </w:t>
      </w:r>
      <m:oMath>
        <m:sSup>
          <m:e>
            <m:limLow>
              <m:e>
                <m:r>
                  <m:t>λ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and so equals its transpose,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  <m:limLow>
            <m:e>
              <m:r>
                <m:t>λ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limLow>
            <m:e>
              <m:r>
                <m:t>λ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partial derivatives of a sum are the sums of the partial derivatives, entry by entry.</w:t>
      </w:r>
      <w:r>
        <w:t xml:space="preserve"> </w:t>
      </w:r>
      <w:r>
        <w:t xml:space="preserve">Using the first of these forms,</w:t>
      </w:r>
      <w:r>
        <w:t xml:space="preserve"> 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 the first term,</w:t>
      </w:r>
      <w:r>
        <w:t xml:space="preserve"> </w:t>
      </w:r>
      <w:hyperlink r:id="rId122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 the second (</w:t>
      </w:r>
      <m:oMath>
        <m:r>
          <m:rPr>
            <m:sty m:val="bi"/>
          </m:rPr>
          <m:t>A</m:t>
        </m:r>
        <m:limLow>
          <m:e>
            <m:r>
              <m:t>λ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constant in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r:id="rId123">
        <w:r>
          <w:rPr>
            <w:rStyle w:val="Hyperlink"/>
          </w:rPr>
          <w:t xml:space="preserve">constant with respect to a vector</w:t>
        </w:r>
      </w:hyperlink>
      <w:r>
        <w:t xml:space="preserve"> </w:t>
      </w:r>
      <w:r>
        <w:t xml:space="preserve">for the third,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L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λ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limLow>
                        <m:e>
                          <m:r>
                            <m:t>λ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limLow>
                        <m:e>
                          <m:r>
                            <m:t>λ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and 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λ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three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λ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Using the second form, in which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constant in</w:t>
      </w:r>
      <w:r>
        <w:t xml:space="preserve"> </w:t>
      </w:r>
      <m:oMath>
        <m:limLow>
          <m:e>
            <m:r>
              <m:t>λ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22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again,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λ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L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λ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λ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λ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rPr>
                                  <m:sty m:val="bi"/>
                                </m:rPr>
                                <m:t>A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  <m:r>
                            <m:rPr>
                              <m:sty m:val="p"/>
                            </m:rPr>
                            <m:t>−</m:t>
                          </m:r>
                          <m:limLow>
                            <m:e>
                              <m:r>
                                <m:t>b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limLow>
                    <m:e>
                      <m:r>
                        <m:t>λ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λ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makes the gradients equal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exactly when</w:t>
      </w:r>
    </w:p>
    <w:p>
      <w:pPr>
        <w:pStyle w:val="BodyText"/>
      </w:pPr>
      <w:bookmarkStart w:id="124" w:name="eq-kkt"/>
      <m:oMathPara>
        <m:oMathParaPr>
          <m:jc m:val="center"/>
        </m:oMathParaPr>
        <m:oMath>
          <m:r>
            <m:rPr>
              <m:sty m:val="bi"/>
            </m:rPr>
            <m:t>S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limLow>
            <m:e>
              <m:r>
                <m:t>λ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sSub>
            <m:e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limLow>
            <m:e>
              <m:r>
                <m:t>b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that is,</m:t>
          </m:r>
          <m:r>
            <m:t>  </m:t>
          </m:r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bi"/>
                              </m:rPr>
                              <m:t>S</m:t>
                            </m:r>
                          </m:e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</m:mr>
                        <m:mr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A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  <m:e>
                            <m:sSub>
                              <m:e>
                                <m:limLow>
                                  <m:e>
                                    <m:r>
                                      <m:t>0</m:t>
                                    </m:r>
                                  </m:e>
                                  <m:lim>
                                    <m:r>
                                      <m:rPr>
                                        <m:sty m:val="p"/>
                                      </m:rPr>
                                      <m:t>∼</m:t>
                                    </m:r>
                                  </m:lim>
                                </m:limLow>
                              </m:e>
                              <m:sub>
                                <m:r>
                                  <m:t>m</m:t>
                                </m:r>
                                <m:r>
                                  <m:rPr>
                                    <m:sty m:val="p"/>
                                  </m:rPr>
                                  <m:t>×</m:t>
                                </m:r>
                                <m:r>
                                  <m:t>m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</m:lim>
          </m:limLow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limLow>
                              <m:e>
                                <m:r>
                                  <m:t>x</m:t>
                                </m:r>
                              </m:e>
                              <m:lim>
                                <m:r>
                                  <m:rPr>
                                    <m:sty m:val="p"/>
                                  </m:rPr>
                                  <m:t>∼</m:t>
                                </m:r>
                              </m:lim>
                            </m:limLow>
                          </m:e>
                        </m:mr>
                        <m:mr>
                          <m:e>
                            <m:limLow>
                              <m:e>
                                <m:r>
                                  <m:t>λ</m:t>
                                </m:r>
                              </m:e>
                              <m:lim>
                                <m:r>
                                  <m:rPr>
                                    <m:sty m:val="p"/>
                                  </m:rPr>
                                  <m:t>∼</m:t>
                                </m:r>
                              </m:lim>
                            </m:limLow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limLow>
                                  <m:e>
                                    <m:r>
                                      <m:t>0</m:t>
                                    </m:r>
                                  </m:e>
                                  <m:lim>
                                    <m:r>
                                      <m:rPr>
                                        <m:sty m:val="p"/>
                                      </m:rPr>
                                      <m:t>∼</m:t>
                                    </m:r>
                                  </m:lim>
                                </m:limLow>
                              </m:e>
                              <m:sub>
                                <m:r>
                                  <m:t>p</m:t>
                                </m:r>
                                <m:r>
                                  <m:rPr>
                                    <m:sty m:val="p"/>
                                  </m:rPr>
                                  <m:t>×</m:t>
                                </m:r>
                                <m:r>
                                  <m:t>1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limLow>
                              <m:e>
                                <m:r>
                                  <m:t>b</m:t>
                                </m:r>
                              </m:e>
                              <m:lim>
                                <m:r>
                                  <m:rPr>
                                    <m:sty m:val="p"/>
                                  </m:rPr>
                                  <m:t>∼</m:t>
                                </m:r>
                              </m:lim>
                            </m:limLow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24"/>
    </w:p>
    <w:p>
      <w:pPr>
        <w:pStyle w:val="FirstParagraph"/>
      </w:pPr>
      <w:r>
        <w:t xml:space="preserve">the second equation being the constraint itself.</w:t>
      </w:r>
    </w:p>
    <w:bookmarkEnd w:id="125"/>
    <w:bookmarkStart w:id="127" w:name="thm-qp-equality"/>
    <w:p>
      <w:pPr>
        <w:pStyle w:val="BodyText"/>
      </w:pPr>
      <w:r>
        <w:rPr>
          <w:b/>
          <w:bCs/>
        </w:rPr>
        <w:t xml:space="preserve">Theorem 11 (Minimizing a positive definite quadratic under linear constraints)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with</w:t>
      </w:r>
      <w:r>
        <w:t xml:space="preserve"> </w:t>
      </w:r>
      <w:hyperlink r:id="rId126">
        <w:r>
          <w:rPr>
            <w:rStyle w:val="Hyperlink"/>
          </w:rPr>
          <w:t xml:space="preserve">linearly independent</w:t>
        </w:r>
      </w:hyperlink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 exactly one minimizer</w:t>
      </w:r>
      <w:r>
        <w:t xml:space="preserve"> </w:t>
      </w:r>
      <w:r>
        <w:t xml:space="preserve">over the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namely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S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bi"/>
            </m:rPr>
            <m:t>A</m:t>
          </m:r>
          <m:sSup>
            <m:e>
              <m:r>
                <m:rPr>
                  <m:sty m:val="bi"/>
                </m:rPr>
                <m:t>M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limLow>
            <m:e>
              <m:r>
                <m:t>b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p>
          <m:e>
            <m:limLow>
              <m:e>
                <m:r>
                  <m:t>λ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,</m:t>
        </m:r>
        <m:sSup>
          <m:e>
            <m:limLow>
              <m:e>
                <m:r>
                  <m:t>λ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solves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,</w:t>
      </w:r>
      <w:r>
        <w:t xml:space="preserve"> </w:t>
      </w:r>
      <w:r>
        <w:t xml:space="preserve">and the minimum value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steps marked</w:t>
      </w:r>
      <w:r>
        <w:t xml:space="preserve"> </w:t>
      </w:r>
      <w:r>
        <w:t xml:space="preserve">“transpose of a product”</w:t>
      </w:r>
      <w:r>
        <w:t xml:space="preserve"> </w:t>
      </w:r>
      <w:r>
        <w:t xml:space="preserve">use the</w:t>
      </w:r>
      <w:r>
        <w:t xml:space="preserve"> </w:t>
      </w:r>
      <w:hyperlink r:id="rId55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because it is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.</w:t>
      </w:r>
    </w:p>
    <w:p>
      <w:pPr>
        <w:pStyle w:val="BodyText"/>
      </w:pPr>
      <m:oMath>
        <m:r>
          <m:rPr>
            <m:sty m:val="bi"/>
          </m:rPr>
          <m:t>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 and is positive definite</w:t>
      </w:r>
      <w:r>
        <w:t xml:space="preserve"> </w:t>
      </w:r>
      <w:r>
        <w:t xml:space="preserve">(</w:t>
      </w:r>
      <w:hyperlink r:id="rId128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29">
        <w:r>
          <w:rPr>
            <w:rStyle w:val="Hyperlink"/>
          </w:rPr>
          <w:t xml:space="preserve">operations that preserve definiteness</w:t>
        </w:r>
      </w:hyperlink>
      <w:r>
        <w:t xml:space="preserve">, part 1),</w:t>
      </w:r>
      <w:r>
        <w:t xml:space="preserve"> </w:t>
      </w:r>
      <w:r>
        <w:t xml:space="preserve">and so invertible (positive definite inverse again).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are symmetric</w:t>
      </w:r>
      <w:r>
        <w:t xml:space="preserve"> </w:t>
      </w:r>
      <w:r>
        <w:t xml:space="preserve">(</w:t>
      </w:r>
      <w:hyperlink r:id="rId130">
        <w:r>
          <w:rPr>
            <w:rStyle w:val="Hyperlink"/>
          </w:rPr>
          <w:t xml:space="preserve">inverse of a symmetric matrix</w:t>
        </w:r>
      </w:hyperlink>
      <w:r>
        <w:t xml:space="preserve">),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are.</w:t>
      </w:r>
    </w:p>
    <w:p>
      <w:pPr>
        <w:pStyle w:val="BodyText"/>
      </w:pP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satisfies the constraint, and the pair solves</w:t>
      </w:r>
      <w:r>
        <w:rPr>
          <w:b/>
          <w:bCs/>
        </w:rPr>
        <w:t xml:space="preserve"> </w:t>
      </w:r>
      <w:hyperlink w:anchor="eq-kkt">
        <w:r>
          <w:rPr>
            <w:rStyle w:val="Hyperlink"/>
            <w:b/>
            <w:bCs/>
          </w:rPr>
          <w:t xml:space="preserve">Equation 2</w:t>
        </w:r>
      </w:hyperlink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bi"/>
                </m:rPr>
                <m:t>S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sSup>
                <m:e>
                  <m:limLow>
                    <m:e>
                      <m:r>
                        <m:t>λ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limLow>
                    <m:e>
                      <m:r>
                        <m:t>λ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the unique minimizer.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satisfy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and let</w:t>
      </w:r>
      <w:r>
        <w:t xml:space="preserve"> </w:t>
      </w:r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(matrix products distribute; both points satisfy the constraint).</w:t>
      </w:r>
      <w:r>
        <w:t xml:space="preserve"> </w:t>
      </w:r>
      <w:r>
        <w:t xml:space="preserve">First, the cross term vanishes: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product; 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limLow>
                        <m:e>
                          <m:r>
                            <m:t>0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m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with a zero factor is zero)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limLow>
                        <m:e>
                          <m:r>
                            <m:t>d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transpose of a sum is the sum of the transposes)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sSup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sSup>
                    <m:e>
                      <m:limLow>
                        <m:e>
                          <m:r>
                            <m:t>d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limLow>
                        <m:e>
                          <m:r>
                            <m:t>d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limLow>
                        <m:e>
                          <m:r>
                            <m:t>d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limLow>
                        <m:e>
                          <m:r>
                            <m:t>d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limLow>
                        <m:e>
                          <m:r>
                            <m:t>d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: </m:t>
              </m:r>
              <m:sSup>
                <m:e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sSup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; 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 </m:t>
                  </m:r>
                  <m:sSup>
                    <m:e>
                      <m:limLow>
                        <m:e>
                          <m:r>
                            <m:t>d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limLow>
                        <m:e>
                          <m:r>
                            <m:t>d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; combine)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cross term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positive definite)</m:t>
              </m:r>
            </m:e>
          </m:eqArr>
        </m:oMath>
      </m:oMathPara>
    </w:p>
    <w:p>
      <w:pPr>
        <w:pStyle w:val="FirstParagraph"/>
      </w:pPr>
      <w:r>
        <w:t xml:space="preserve">with equality only when</w:t>
      </w:r>
      <w:r>
        <w:t xml:space="preserve"> </w:t>
      </w:r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that is,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minimum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applied repeatedly)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31" w:name="exm-qp-equality"/>
    <w:p>
      <w:pPr>
        <w:pStyle w:val="FirstParagraph"/>
      </w:pPr>
      <w:r>
        <w:rPr>
          <w:b/>
          <w:bCs/>
        </w:rPr>
        <w:t xml:space="preserve">Example 28 (The closest point on a line to the origin)</w:t>
      </w:r>
      <w:r>
        <w:t xml:space="preserve"> </w:t>
      </w:r>
      <w:r>
        <w:t xml:space="preserve">Minimize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In the form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hypotheses hold: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definite,</w:t>
      </w:r>
      <w:r>
        <w:t xml:space="preserve"> </w:t>
      </w:r>
      <w:r>
        <w:t xml:space="preserve">and the single column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nonzero, so it is linearly independent.</w:t>
      </w:r>
      <w:r>
        <w:t xml:space="preserve"> </w:t>
      </w:r>
      <w:r>
        <w:t xml:space="preserve">Also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 Then, from the formulas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25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  <m:e>
              <m:sSup>
                <m:e>
                  <m:limLow>
                    <m:e>
                      <m:r>
                        <m:t>λ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Checks:</w:t>
      </w:r>
    </w:p>
    <w:p>
      <w:pPr>
        <w:numPr>
          <w:ilvl w:val="0"/>
          <w:numId w:val="1017"/>
        </w:numPr>
      </w:pPr>
      <w:r>
        <w:t xml:space="preserve">the constraint: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1.8</m:t>
              </m:r>
              <m:r>
                <m:rPr>
                  <m:sty m:val="p"/>
                </m:rPr>
                <m:t>+</m:t>
              </m:r>
              <m:r>
                <m:t>3.2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the first block of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sSup>
                <m:e>
                  <m:limLow>
                    <m:e>
                      <m:r>
                        <m:t>λ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the value: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0.6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Geometrically,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point of the line nearest the origin, at distance</w:t>
      </w:r>
      <w:r>
        <w:t xml:space="preserve"> </w:t>
      </w:r>
      <m:oMath>
        <m:r>
          <m:t>1</m:t>
        </m:r>
      </m:oMath>
      <w:r>
        <w:t xml:space="preserve">.</w:t>
      </w:r>
    </w:p>
    <w:bookmarkEnd w:id="131"/>
    <w:bookmarkStart w:id="133" w:name="exm-qp-equality-fails"/>
    <w:p>
      <w:pPr>
        <w:pStyle w:val="BodyText"/>
      </w:pPr>
      <w:r>
        <w:rPr>
          <w:b/>
          <w:bCs/>
        </w:rPr>
        <w:t xml:space="preserve">Example 29 (The hypotheses are needed)</w:t>
      </w:r>
      <w:r>
        <w:t xml:space="preserve"> </w:t>
      </w:r>
      <w:r>
        <w:t xml:space="preserve"> </w:t>
      </w:r>
    </w:p>
    <w:p>
      <w:pPr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not positive definite there may be no minimizer: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the constraint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</m:oMath>
      <w:r>
        <w:t xml:space="preserve">),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decreases without bound as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grows.</w:t>
      </w:r>
    </w:p>
    <w:p>
      <w:pPr>
        <w:numPr>
          <w:ilvl w:val="0"/>
          <w:numId w:val="1018"/>
        </w:numPr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dependent,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whose columns are equal.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</w:t>
      </w:r>
      <w:r>
        <w:t xml:space="preserve"> </w:t>
      </w:r>
      <w:r>
        <w:t xml:space="preserve">(</w:t>
      </w:r>
      <w:hyperlink r:id="rId132">
        <w:r>
          <w:rPr>
            <w:rStyle w:val="Hyperlink"/>
          </w:rPr>
          <w:t xml:space="preserve">a square matrix is invertible exactly when its null space is zero</w:t>
        </w:r>
      </w:hyperlink>
      <w:r>
        <w:t xml:space="preserve">).</w:t>
      </w:r>
      <w:r>
        <w:t xml:space="preserve"> </w:t>
      </w:r>
      <w:r>
        <w:t xml:space="preserve">The two constraints both read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they have no solution at all 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 unique minimizer still exists,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 formula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cannot produce it.</w:t>
      </w:r>
    </w:p>
    <w:bookmarkEnd w:id="133"/>
    <w:bookmarkStart w:id="135" w:name="def-sensitivity"/>
    <w:p>
      <w:pPr>
        <w:pStyle w:val="FirstParagraph"/>
      </w:pPr>
      <w:r>
        <w:rPr>
          <w:b/>
          <w:bCs/>
        </w:rPr>
        <w:t xml:space="preserve">Definition 17 (Sensitivity)</w:t>
      </w:r>
      <w:r>
        <w:t xml:space="preserve"> </w:t>
      </w:r>
      <w:r>
        <w:t xml:space="preserve">Suppose a minimization problem (</w:t>
      </w:r>
      <w:hyperlink w:anchor="def-minimization-problem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depends on a vector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be its minimum value, as a function of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When the gradient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exists 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),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the minimum value to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134">
        <w:r>
          <w:rPr>
            <w:rStyle w:val="Hyperlink"/>
          </w:rPr>
          <w:t xml:space="preserve">partial derivative</w:t>
        </w:r>
      </w:hyperlink>
      <w:r>
        <w:t xml:space="preserve">, its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limit,</w:t>
      </w:r>
      <w:r>
        <w:t xml:space="preserve"> </w:t>
      </w:r>
      <w:r>
        <w:t xml:space="preserve">as a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alone shrinks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of the resulting change in the minimum value divided by the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35"/>
    <w:bookmarkStart w:id="136" w:name="exm-sensitivity"/>
    <w:p>
      <w:pPr>
        <w:pStyle w:val="BodyText"/>
      </w:pPr>
      <w:r>
        <w:rPr>
          <w:b/>
          <w:bCs/>
        </w:rPr>
        <w:t xml:space="preserve">Example 30 (The sensitivity of a one-point problem)</w:t>
      </w:r>
      <w:r>
        <w:t xml:space="preserve"> </w:t>
      </w:r>
      <w:r>
        <w:t xml:space="preserve">Minimize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b</m:t>
        </m:r>
      </m:oMath>
      <w:r>
        <w:t xml:space="preserve">, for a number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feasible set (</w:t>
      </w:r>
      <w:hyperlink w:anchor="def-feasible-set">
        <w:r>
          <w:rPr>
            <w:rStyle w:val="Hyperlink"/>
          </w:rPr>
          <w:t xml:space="preserve">Definition 10</w:t>
        </w:r>
      </w:hyperlink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, so the minimum value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its sensitivity 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b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the sensitivity is</w:t>
      </w:r>
      <w:r>
        <w:t xml:space="preserve"> </w:t>
      </w:r>
      <m:oMath>
        <m:r>
          <m:t>6</m:t>
        </m:r>
      </m:oMath>
      <w:r>
        <w:t xml:space="preserve">:</w:t>
      </w:r>
      <w:r>
        <w:t xml:space="preserve"> </w:t>
      </w:r>
      <w:r>
        <w:t xml:space="preserve">moving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3.1</m:t>
        </m:r>
      </m:oMath>
      <w:r>
        <w:t xml:space="preserve"> </w:t>
      </w:r>
      <w:r>
        <w:t xml:space="preserve">raises the minimum value from</w:t>
      </w:r>
      <w:r>
        <w:t xml:space="preserve"> </w:t>
      </w:r>
      <m:oMath>
        <m:r>
          <m:t>9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9.61</m:t>
        </m:r>
      </m:oMath>
      <w:r>
        <w:t xml:space="preserve">,</w:t>
      </w:r>
      <w:r>
        <w:t xml:space="preserve"> </w:t>
      </w:r>
      <w:r>
        <w:t xml:space="preserve">an increase of</w:t>
      </w:r>
      <w:r>
        <w:t xml:space="preserve"> </w:t>
      </w:r>
      <m:oMath>
        <m:r>
          <m:t>0.61</m:t>
        </m:r>
      </m:oMath>
      <w:r>
        <w:t xml:space="preserve">, close to</w:t>
      </w:r>
      <w:r>
        <w:t xml:space="preserve"> </w:t>
      </w:r>
      <m:oMath>
        <m:r>
          <m:t>6</m:t>
        </m:r>
        <m:r>
          <m:rPr>
            <m:sty m:val="p"/>
          </m:rPr>
          <m:t>×</m:t>
        </m:r>
        <m:r>
          <m:t>0.1</m:t>
        </m:r>
        <m:r>
          <m:rPr>
            <m:sty m:val="p"/>
          </m:rPr>
          <m:t>=</m:t>
        </m:r>
        <m:r>
          <m:t>0.6</m:t>
        </m:r>
      </m:oMath>
      <w:r>
        <w:t xml:space="preserve">.</w:t>
      </w:r>
    </w:p>
    <w:bookmarkEnd w:id="136"/>
    <w:bookmarkStart w:id="137" w:name="cor-qp-sensitivity"/>
    <w:p>
      <w:pPr>
        <w:pStyle w:val="BodyText"/>
      </w:pPr>
      <w:r>
        <w:rPr>
          <w:b/>
          <w:bCs/>
        </w:rPr>
        <w:t xml:space="preserve">Corollary 2 (The multiplier is the sensitivity of the minimum value)</w:t>
      </w:r>
      <w:r>
        <w:t xml:space="preserve"> </w:t>
      </w:r>
      <w:r>
        <w:t xml:space="preserve">In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 write the minimum value as a function of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Its sensitivity to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def-sensitivity">
        <w:r>
          <w:rPr>
            <w:rStyle w:val="Hyperlink"/>
          </w:rPr>
          <w:t xml:space="preserve">Definition 17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limLow>
                    <m:e>
                      <m:r>
                        <m:t>λ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and does not depend on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limLow>
                        <m:e>
                          <m:r>
                            <m:t>b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limLow>
                    <m:e>
                      <m:r>
                        <m:t>λ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limLow>
                    <m:e>
                      <m:r>
                        <m:t>λ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38" w:name="exm-qp-sensitivity"/>
    <w:p>
      <w:pPr>
        <w:pStyle w:val="FirstParagraph"/>
      </w:pPr>
      <w:r>
        <w:rPr>
          <w:b/>
          <w:bCs/>
        </w:rPr>
        <w:t xml:space="preserve">Example 31 (Moving the line)</w:t>
      </w:r>
      <w:r>
        <w:t xml:space="preserve"> </w:t>
      </w:r>
      <w:r>
        <w:t xml:space="preserve">In</w:t>
      </w:r>
      <w:r>
        <w:t xml:space="preserve"> </w:t>
      </w:r>
      <w:hyperlink w:anchor="exm-qp-equality">
        <w:r>
          <w:rPr>
            <w:rStyle w:val="Hyperlink"/>
          </w:rPr>
          <w:t xml:space="preserve">Example 28</w:t>
        </w:r>
      </w:hyperlink>
      <w:r>
        <w:t xml:space="preserve"> </w:t>
      </w:r>
      <w:r>
        <w:t xml:space="preserve">with a general right side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>
              <m:t>25</m:t>
            </m:r>
          </m:den>
        </m:f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  <m:r>
              <m:t>b</m:t>
            </m:r>
          </m:num>
          <m:den>
            <m:r>
              <m:t>25</m:t>
            </m:r>
          </m:den>
        </m:f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this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>
                    <m:t>25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moving the line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outward by a small step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raises the minimum value by about</w:t>
      </w:r>
      <w:r>
        <w:t xml:space="preserve"> </w:t>
      </w:r>
      <m:oMath>
        <m:r>
          <m:t>0.4</m:t>
        </m:r>
        <m:r>
          <m:t> </m:t>
        </m:r>
        <m:r>
          <m:t>ε</m:t>
        </m:r>
      </m:oMath>
      <w:r>
        <w:t xml:space="preserve">.</w:t>
      </w:r>
    </w:p>
    <w:bookmarkEnd w:id="138"/>
    <w:bookmarkEnd w:id="139"/>
    <w:bookmarkStart w:id="176" w:name="sec-descent"/>
    <w:p>
      <w:pPr>
        <w:pStyle w:val="Heading2"/>
      </w:pPr>
      <w:r>
        <w:t xml:space="preserve">4 Newton’s method and gradient descent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Newton-Raphson and gradient descent parts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motivates the Newton step by minimizing a quadratic approximation;</w:t>
            </w:r>
            <w:r>
              <w:t xml:space="preserve"> </w:t>
            </w:r>
            <w:r>
              <w:t xml:space="preserve">here that step is proved to be the exact minimizer of the quadratic model.</w:t>
            </w:r>
            <w:r>
              <w:t xml:space="preserve"> </w:t>
            </w:r>
            <w:r>
              <w:t xml:space="preserve">In the source’s zigzag example the starting value of the objective is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not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the source writes;</w:t>
            </w:r>
            <w:r>
              <w:t xml:space="preserve"> </w:t>
            </w:r>
            <w:r>
              <w:t xml:space="preserve">the ratio of successive values is unaffected.</w:t>
            </w:r>
            <w:r>
              <w:t xml:space="preserve"> </w:t>
            </w:r>
            <w:r>
              <w:t xml:space="preserve">In the same example the source’s formula for</w:t>
            </w:r>
            <w:r>
              <w:t xml:space="preserve"> </w:t>
            </w:r>
            <m:oMath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on its right side where</w:t>
            </w:r>
            <w:r>
              <w:t xml:space="preserve"> </w:t>
            </w:r>
            <m:oMath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is meant.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quadratic convergence theorem for Newton’s method in general,</w:t>
            </w:r>
            <w:r>
              <w:t xml:space="preserve"> </w:t>
            </w:r>
            <w:r>
              <w:t xml:space="preserve">and its remedies for instability (a positive definite substitute for the Hessian,</w:t>
            </w:r>
            <w:r>
              <w:t xml:space="preserve"> </w:t>
            </w:r>
            <w:r>
              <w:t xml:space="preserve">and shortening the Newton step by a search along its direction)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remark that Hessians are expensive to compute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convergence-rate theorem for strongly convex functions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gradient descent with momentum, and its optimal parameters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Nesterov acceleration, and stochastic gradient descent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code and animations</w:t>
            </w:r>
          </w:p>
          <w:p/>
        </w:tc>
      </w:tr>
    </w:tbl>
    <w:bookmarkStart w:id="142" w:name="def-iterative-method"/>
    <w:p>
      <w:pPr>
        <w:pStyle w:val="FirstParagraph"/>
      </w:pPr>
      <w:r>
        <w:rPr>
          <w:b/>
          <w:bCs/>
        </w:rPr>
        <w:t xml:space="preserve">Definition 18 (Iterative method)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iterative method</w:t>
      </w:r>
      <w:r>
        <w:t xml:space="preserve"> </w:t>
      </w:r>
      <w:r>
        <w:t xml:space="preserve">starts from a point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and computes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a fixed rule,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142"/>
    <w:bookmarkStart w:id="143" w:name="def-iterate"/>
    <w:p>
      <w:pPr>
        <w:pStyle w:val="BodyText"/>
      </w:pPr>
      <w:r>
        <w:rPr>
          <w:b/>
          <w:bCs/>
        </w:rPr>
        <w:t xml:space="preserve">Definition 19 (Iterate)</w:t>
      </w:r>
      <w:r>
        <w:t xml:space="preserve"> </w:t>
      </w:r>
      <w:r>
        <w:t xml:space="preserve">In an iterative method (</w:t>
      </w:r>
      <w:hyperlink w:anchor="def-iterative-method">
        <w:r>
          <w:rPr>
            <w:rStyle w:val="Hyperlink"/>
          </w:rPr>
          <w:t xml:space="preserve">Definition 18</w:t>
        </w:r>
      </w:hyperlink>
      <w:r>
        <w:t xml:space="preserve">),</w:t>
      </w:r>
      <w:r>
        <w:t xml:space="preserve"> </w:t>
      </w:r>
      <w:r>
        <w:t xml:space="preserve">the points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iterates</w:t>
      </w:r>
      <w:r>
        <w:t xml:space="preserve">.</w:t>
      </w:r>
    </w:p>
    <w:bookmarkEnd w:id="143"/>
    <w:bookmarkStart w:id="144" w:name="def-iterate-error"/>
    <w:p>
      <w:pPr>
        <w:pStyle w:val="BodyText"/>
      </w:pPr>
      <w:r>
        <w:rPr>
          <w:b/>
          <w:bCs/>
        </w:rPr>
        <w:t xml:space="preserve">Definition 20 (Error of an iterate)</w:t>
      </w:r>
      <w:r>
        <w:t xml:space="preserve"> </w:t>
      </w:r>
      <w:r>
        <w:t xml:space="preserve">For a point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that an iterative method (</w:t>
      </w:r>
      <w:hyperlink w:anchor="def-iterative-method">
        <w:r>
          <w:rPr>
            <w:rStyle w:val="Hyperlink"/>
          </w:rPr>
          <w:t xml:space="preserve">Definition 18</w:t>
        </w:r>
      </w:hyperlink>
      <w:r>
        <w:t xml:space="preserve">) is meant to reach,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of the iterate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</w:t>
      </w:r>
      <w:hyperlink w:anchor="def-iterate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144"/>
    <w:bookmarkStart w:id="147" w:name="def-vector-sequence-limit"/>
    <w:p>
      <w:pPr>
        <w:pStyle w:val="BodyText"/>
      </w:pPr>
      <w:r>
        <w:rPr>
          <w:b/>
          <w:bCs/>
        </w:rPr>
        <w:t xml:space="preserve">Definition 21 (Convergence of a sequence of vectors)</w:t>
      </w:r>
      <w:r>
        <w:t xml:space="preserve"> </w:t>
      </w:r>
      <w:r>
        <w:t xml:space="preserve">A</w:t>
      </w:r>
      <w:r>
        <w:t xml:space="preserve"> </w:t>
      </w:r>
      <w:hyperlink r:id="rId145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if the sequence of distances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 </w:t>
      </w:r>
      <w:hyperlink r:id="rId146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this is the convergence of a sequence of numbers to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147"/>
    <w:bookmarkStart w:id="148" w:name="exm-vector-sequence-limit"/>
    <w:p>
      <w:pPr>
        <w:pStyle w:val="BodyText"/>
      </w:pPr>
      <w:r>
        <w:rPr>
          <w:b/>
          <w:bCs/>
        </w:rPr>
        <w:t xml:space="preserve">Example 32 (Halving a vector)</w:t>
      </w:r>
      <w:r>
        <w:t xml:space="preserve"> </w:t>
      </w:r>
      <w:r>
        <w:t xml:space="preserve">The iterative method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iterates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r>
          <m:t> 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 error of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t>2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t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 of a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sup>
              </m:sSup>
              <m:rad>
                <m:radPr>
                  <m:degHide m:val="on"/>
                </m:radPr>
                <m:deg/>
                <m:e>
                  <m:r>
                    <m:t>20</m:t>
                  </m:r>
                </m:e>
              </m:ra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converges to</w:t>
      </w:r>
      <w:r>
        <w:t xml:space="preserve"> </w:t>
      </w:r>
      <m:oMath>
        <m:r>
          <m:t>0</m:t>
        </m:r>
      </m:oMath>
      <w:r>
        <w:t xml:space="preserve">, so the iterates converge to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48"/>
    <w:bookmarkStart w:id="149" w:name="def-newton-method"/>
    <w:p>
      <w:pPr>
        <w:pStyle w:val="BodyText"/>
      </w:pPr>
      <w:r>
        <w:rPr>
          <w:b/>
          <w:bCs/>
        </w:rPr>
        <w:t xml:space="preserve">Definition 22 (Newton’s method for minimization)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a starting point.</w:t>
      </w:r>
      <w:r>
        <w:t xml:space="preserve"> </w:t>
      </w:r>
      <w:r>
        <w:rPr>
          <w:b/>
          <w:bCs/>
        </w:rPr>
        <w:t xml:space="preserve">Newton’s method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as long as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invertible,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den>
          </m:f>
          <m:r>
            <m:t>f</m:t>
          </m:r>
          <m:r>
            <m:rPr>
              <m:sty m:val="p"/>
            </m:rPr>
            <m:t>(</m:t>
          </m:r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49"/>
    <w:bookmarkStart w:id="150" w:name="def-newton-step"/>
    <w:p>
      <w:pPr>
        <w:pStyle w:val="FirstParagraph"/>
      </w:pPr>
      <w:r>
        <w:rPr>
          <w:b/>
          <w:bCs/>
        </w:rPr>
        <w:t xml:space="preserve">Definition 23 (Newton step)</w:t>
      </w:r>
      <w:r>
        <w:t xml:space="preserve"> </w:t>
      </w:r>
      <w:r>
        <w:t xml:space="preserve">In Newton’s method (</w:t>
      </w:r>
      <w:hyperlink w:anchor="def-newton-method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−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bi"/>
                  </m:rPr>
                  <m:t>H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(</m:t>
            </m:r>
            <m:sSup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t>f</m:t>
        </m:r>
        <m:r>
          <m:rPr>
            <m:sty m:val="p"/>
          </m:rPr>
          <m:t>(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Newton step</w:t>
      </w:r>
      <w:r>
        <w:t xml:space="preserve"> </w:t>
      </w:r>
      <w:r>
        <w:t xml:space="preserve">at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150"/>
    <w:bookmarkStart w:id="151" w:name="exm-newton-method"/>
    <w:p>
      <w:pPr>
        <w:pStyle w:val="BodyText"/>
      </w:pPr>
      <w:r>
        <w:rPr>
          <w:b/>
          <w:bCs/>
        </w:rPr>
        <w:t xml:space="preserve">Example 33 (Newton’s method for a cubic)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, one Newton step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(Newton’s method with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+</m:t>
              </m:r>
              <m:r>
                <m:t>1.6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2.05</m:t>
              </m:r>
              <m:r>
                <m:rPr>
                  <m:sty m:val="p"/>
                </m:rPr>
                <m:t>+</m:t>
              </m:r>
              <m:r>
                <m:t>1.951219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2.000610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(to six decimals);</w:t>
      </w:r>
    </w:p>
    <w:p>
      <w:pPr>
        <w:numPr>
          <w:ilvl w:val="0"/>
          <w:numId w:val="1020"/>
        </w:numPr>
      </w:pP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2.0000001</m:t>
        </m:r>
      </m:oMath>
      <w:r>
        <w:t xml:space="preserve"> </w:t>
      </w:r>
      <w:r>
        <w:t xml:space="preserve">(to seven decimals).</w:t>
      </w:r>
    </w:p>
    <w:p>
      <w:pPr>
        <w:pStyle w:val="FirstParagraph"/>
      </w:pPr>
      <w:r>
        <w:t xml:space="preserve">The iterates (</w:t>
      </w:r>
      <w:hyperlink w:anchor="def-iterate">
        <w:r>
          <w:rPr>
            <w:rStyle w:val="Hyperlink"/>
          </w:rPr>
          <w:t xml:space="preserve">Definition 19</w:t>
        </w:r>
      </w:hyperlink>
      <w:r>
        <w:t xml:space="preserve">) approach</w:t>
      </w:r>
      <w:r>
        <w:t xml:space="preserve"> </w:t>
      </w:r>
      <m:oMath>
        <m:r>
          <m:t>2</m:t>
        </m:r>
      </m:oMath>
      <w:r>
        <w:t xml:space="preserve">, the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 stationary point, since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).</w:t>
      </w:r>
    </w:p>
    <w:bookmarkEnd w:id="151"/>
    <w:bookmarkStart w:id="152" w:name="def-quadratic-model"/>
    <w:p>
      <w:pPr>
        <w:pStyle w:val="BodyText"/>
      </w:pPr>
      <w:r>
        <w:rPr>
          <w:b/>
          <w:bCs/>
        </w:rPr>
        <w:t xml:space="preserve">Definition 24 (Quadratic model (second-order Taylor polynomial))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as in</w:t>
      </w:r>
      <w:r>
        <w:t xml:space="preserve"> </w:t>
      </w:r>
      <w:hyperlink w:anchor="def-newton-method">
        <w:r>
          <w:rPr>
            <w:rStyle w:val="Hyperlink"/>
          </w:rPr>
          <w:t xml:space="preserve">Definition 22</w:t>
        </w:r>
      </w:hyperlink>
      <w:r>
        <w:t xml:space="preserve"> </w:t>
      </w:r>
      <w:r>
        <w:t xml:space="preserve">and 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be a point,</w:t>
      </w:r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H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quadratic model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function of a step</w:t>
      </w:r>
      <w:r>
        <w:t xml:space="preserve"> </w:t>
      </w:r>
      <m:oMath>
        <m:limLow>
          <m:e>
            <m:r>
              <m:t>δ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(</m:t>
          </m:r>
          <m:limLow>
            <m:e>
              <m:r>
                <m:t>δ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+</m:t>
          </m:r>
          <m:limLow>
            <m:e>
              <m:r>
                <m:t>g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limLow>
            <m:e>
              <m:r>
                <m:t>δ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limLow>
                <m:e>
                  <m:r>
                    <m:t>δ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H</m:t>
          </m:r>
          <m:limLow>
            <m:e>
              <m:r>
                <m:t>δ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also called the</w:t>
      </w:r>
      <w:r>
        <w:t xml:space="preserve"> </w:t>
      </w:r>
      <w:r>
        <w:rPr>
          <w:b/>
          <w:bCs/>
        </w:rPr>
        <w:t xml:space="preserve">second-order Taylor polynomial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52"/>
    <w:bookmarkStart w:id="153" w:name="exm-quadratic-model"/>
    <w:p>
      <w:pPr>
        <w:pStyle w:val="BodyText"/>
      </w:pPr>
      <w:r>
        <w:rPr>
          <w:b/>
          <w:bCs/>
        </w:rPr>
        <w:t xml:space="preserve">Example 34 (The model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t xml:space="preserve"> </w:t>
      </w:r>
      <w:r>
        <w:t xml:space="preserve">(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2.25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2.5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, whose Hessian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the model at any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δ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exactly (</w:t>
      </w:r>
      <w:hyperlink w:anchor="exm-taylor-mv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mr>
            </m:m>
          </m:e>
        </m:d>
      </m:oMath>
      <w:r>
        <w:t xml:space="preserve">).</w:t>
      </w:r>
    </w:p>
    <w:bookmarkEnd w:id="153"/>
    <w:bookmarkStart w:id="154" w:name="rem-quadratic-model-taylor"/>
    <w:p>
      <w:pPr>
        <w:pStyle w:val="BodyText"/>
      </w:pPr>
      <w:r>
        <w:rPr>
          <w:i/>
          <w:iCs/>
        </w:rPr>
        <w:t xml:space="preserve">Remark 3</w:t>
      </w:r>
      <w:r>
        <w:t xml:space="preserve"> (The quadratic model and Taylor’s theorem). </w:t>
      </w:r>
      <w:r>
        <w:t xml:space="preserve">When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continuous,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δ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equals the expression for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limLow>
          <m:e>
            <m:r>
              <m:t>δ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def-quadratic-model">
        <w:r>
          <w:rPr>
            <w:rStyle w:val="Hyperlink"/>
          </w:rPr>
          <w:t xml:space="preserve">Definition 24</w:t>
        </w:r>
      </w:hyperlink>
      <w:r>
        <w:t xml:space="preserve"> </w:t>
      </w:r>
      <w:r>
        <w:t xml:space="preserve">with the Hessian evaluated at a point between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δ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54"/>
    <w:bookmarkStart w:id="155" w:name="thm-newton-model"/>
    <w:p>
      <w:pPr>
        <w:pStyle w:val="BodyText"/>
      </w:pPr>
      <w:r>
        <w:rPr>
          <w:b/>
          <w:bCs/>
        </w:rPr>
        <w:t xml:space="preserve">Theorem 12 (The Newton step minimizes the quadratic model)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the quadratic model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def-quadratic-model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.</w:t>
      </w:r>
      <w:r>
        <w:t xml:space="preserve"> </w:t>
      </w:r>
      <w:r>
        <w:t xml:space="preserve">Its unique minimizer is the Newton step</w:t>
      </w:r>
      <w:r>
        <w:t xml:space="preserve"> </w:t>
      </w:r>
      <m:oMath>
        <m:sSup>
          <m:e>
            <m:limLow>
              <m:e>
                <m:r>
                  <m:t>δ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symmetric, by the definition of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and invertible (</w:t>
      </w:r>
      <w:hyperlink r:id="rId128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limLow>
              <m:e>
                <m:r>
                  <m:t>δ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exists and</w:t>
      </w:r>
      <w:r>
        <w:t xml:space="preserve"> </w:t>
      </w:r>
      <m:oMath>
        <m:r>
          <m:rPr>
            <m:sty m:val="bi"/>
          </m:rPr>
          <m:t>H</m:t>
        </m:r>
        <m:sSup>
          <m:e>
            <m:limLow>
              <m:e>
                <m:r>
                  <m:t>δ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first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limLow>
                    <m:e>
                      <m:r>
                        <m:t>δ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H</m:t>
              </m:r>
              <m:sSup>
                <m:e>
                  <m:limLow>
                    <m:e>
                      <m:r>
                        <m:t>δ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sSup>
              <m:e>
                <m:limLow>
                  <m:e>
                    <m:r>
                      <m:t>δ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H</m:t>
        </m:r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limLow>
              <m:e>
                <m:r>
                  <m:t>d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H</m:t>
        </m:r>
        <m:sSup>
          <m:e>
            <m:limLow>
              <m:e>
                <m:r>
                  <m:t>δ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 the same way, using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δ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δ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limLow>
                        <m:e>
                          <m:r>
                            <m:t>δ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δ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sSup>
                <m:e>
                  <m:limLow>
                    <m:e>
                      <m:r>
                        <m:t>δ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limLow>
                            <m:e>
                              <m:r>
                                <m:t>δ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sSup>
                    <m:e>
                      <m:limLow>
                        <m:e>
                          <m:r>
                            <m:t>δ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sSup>
                        <m:e>
                          <m:limLow>
                            <m:e>
                              <m:r>
                                <m:t>δ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sSup>
                    <m:e>
                      <m:limLow>
                        <m:e>
                          <m:r>
                            <m:t>d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sSup>
                    <m:e>
                      <m:limLow>
                        <m:e>
                          <m:r>
                            <m:t>δ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limLow>
                        <m:e>
                          <m:r>
                            <m:t>d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sSup>
                <m:e>
                  <m:limLow>
                    <m:e>
                      <m:r>
                        <m:t>δ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limLow>
                        <m:e>
                          <m:r>
                            <m:t>δ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limLow>
                    <m:e>
                      <m:r>
                        <m:t>δ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cross terms equal 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sSup>
                <m:e>
                  <m:limLow>
                    <m:e>
                      <m:r>
                        <m:t>δ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limLow>
                        <m:e>
                          <m:r>
                            <m:t>δ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limLow>
                    <m:e>
                      <m:r>
                        <m:t>δ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δ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greater than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limLow>
              <m:e>
                <m:r>
                  <m:t>δ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positive definite.</w:t>
      </w:r>
    </w:p>
    <w:bookmarkStart w:id="156" w:name="exm-newton-model"/>
    <w:p>
      <w:pPr>
        <w:pStyle w:val="BodyText"/>
      </w:pPr>
      <w:r>
        <w:rPr>
          <w:b/>
          <w:bCs/>
        </w:rPr>
        <w:t xml:space="preserve">Example 35 (The Newton step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model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quadratic-model">
        <w:r>
          <w:rPr>
            <w:rStyle w:val="Hyperlink"/>
          </w:rPr>
          <w:t xml:space="preserve">Example 34</w:t>
        </w:r>
      </w:hyperlink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definite, so by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its minimizer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δ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g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2.25</m:t>
              </m:r>
              <m:r>
                <m:rPr>
                  <m:sty m:val="p"/>
                </m:rPr>
                <m:t>/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Setting the derivative</w:t>
      </w:r>
      <w:r>
        <w:t xml:space="preserve"> </w:t>
      </w:r>
      <m:oMath>
        <m:r>
          <m:t>2.25</m:t>
        </m:r>
        <m:r>
          <m:rPr>
            <m:sty m:val="p"/>
          </m:rPr>
          <m:t>+</m:t>
        </m:r>
        <m:r>
          <m:t>5</m:t>
        </m:r>
        <m:r>
          <m:t>δ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gives the same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2.5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).</w:t>
      </w:r>
    </w:p>
    <w:bookmarkEnd w:id="156"/>
    <w:bookmarkStart w:id="157" w:name="def-quadratic-convergence"/>
    <w:p>
      <w:pPr>
        <w:pStyle w:val="BodyText"/>
      </w:pPr>
      <w:r>
        <w:rPr>
          <w:b/>
          <w:bCs/>
        </w:rPr>
        <w:t xml:space="preserve">Definition 25 (Quadratic convergence)</w:t>
      </w:r>
      <w:r>
        <w:t xml:space="preserve"> </w:t>
      </w:r>
      <w:r>
        <w:t xml:space="preserve">A</w:t>
      </w:r>
      <w:r>
        <w:t xml:space="preserve"> </w:t>
      </w:r>
      <w:hyperlink r:id="rId145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that converges (</w:t>
      </w:r>
      <w:hyperlink w:anchor="def-vector-sequence-limit">
        <w:r>
          <w:rPr>
            <w:rStyle w:val="Hyperlink"/>
          </w:rPr>
          <w:t xml:space="preserve">Definition 21</w:t>
        </w:r>
      </w:hyperlink>
      <w:r>
        <w:t xml:space="preserve">) to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rPr>
          <w:b/>
          <w:bCs/>
        </w:rPr>
        <w:t xml:space="preserve">converges quadratically</w:t>
      </w:r>
      <w:r>
        <w:t xml:space="preserve"> </w:t>
      </w:r>
      <w:r>
        <w:t xml:space="preserve">if there is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r>
            <m:t>C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nor/>
              <m:sty m:val="p"/>
            </m:rPr>
            <m:t>for every </m:t>
          </m:r>
          <m:r>
            <m:t>t</m:t>
          </m:r>
          <m:r>
            <m:rPr>
              <m:sty m:val="p"/>
            </m:rPr>
            <m:t>.</m:t>
          </m:r>
        </m:oMath>
      </m:oMathPara>
    </w:p>
    <w:bookmarkEnd w:id="157"/>
    <w:bookmarkStart w:id="158" w:name="exm-not-quadratic-convergence"/>
    <w:p>
      <w:pPr>
        <w:pStyle w:val="FirstParagraph"/>
      </w:pPr>
      <w:r>
        <w:rPr>
          <w:b/>
          <w:bCs/>
        </w:rPr>
        <w:t xml:space="preserve">Example 36 (Halving the error is not quadratic convergence)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but it does not converge quadratically:</w:t>
      </w:r>
      <w:r>
        <w:t xml:space="preserve"> </w:t>
      </w:r>
      <w:r>
        <w:t xml:space="preserve">the bound would need</w:t>
      </w:r>
      <w:r>
        <w:t xml:space="preserve"> </w:t>
      </w:r>
      <m:oMath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r>
          <m:t>C</m:t>
        </m:r>
        <m:r>
          <m:t> 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, that is,</w:t>
      </w:r>
      <w:r>
        <w:t xml:space="preserve"> </w:t>
      </w:r>
      <m:oMath>
        <m:sSup>
          <m:e>
            <m:r>
              <m:t>2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which fails once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C</m:t>
        </m:r>
      </m:oMath>
      <w:r>
        <w:t xml:space="preserve">.</w:t>
      </w:r>
      <w:r>
        <w:t xml:space="preserve"> </w:t>
      </w:r>
      <w:r>
        <w:t xml:space="preserve">Each step only halves the error.</w:t>
      </w:r>
    </w:p>
    <w:bookmarkEnd w:id="158"/>
    <w:bookmarkStart w:id="159" w:name="exm-newton-convergence"/>
    <w:p>
      <w:pPr>
        <w:pStyle w:val="BodyText"/>
      </w:pPr>
      <w:r>
        <w:rPr>
          <w:b/>
          <w:bCs/>
        </w:rPr>
        <w:t xml:space="preserve">Example 37 (The error squares at each step)</w:t>
      </w:r>
      <w:r>
        <w:t xml:space="preserve"> </w:t>
      </w:r>
      <w:r>
        <w:t xml:space="preserve">For the iteration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4</m:t>
        </m:r>
        <m:r>
          <m:rPr>
            <m:sty m:val="p"/>
          </m:rPr>
          <m:t>/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iteration)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is a perfect square)</m:t>
              </m:r>
            </m:e>
          </m:eqArr>
        </m:oMath>
      </m:oMathPara>
    </w:p>
    <w:p>
      <w:pPr>
        <w:pStyle w:val="FirstParagraph"/>
      </w:pPr>
      <w:r>
        <w:t xml:space="preserve">So near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the error is roughly squared and divided 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at each step:</w:t>
      </w:r>
      <w:r>
        <w:t xml:space="preserve"> </w:t>
      </w:r>
      <w:r>
        <w:t xml:space="preserve">the errors are</w:t>
      </w:r>
      <w:r>
        <w:t xml:space="preserve"> </w:t>
      </w:r>
      <m:oMath>
        <m:r>
          <m:t>0.05</m:t>
        </m:r>
      </m:oMath>
      <w:r>
        <w:t xml:space="preserve">, then</w:t>
      </w:r>
      <w:r>
        <w:t xml:space="preserve"> </w:t>
      </w:r>
      <m:oMath>
        <m:r>
          <m:t>0.00061</m:t>
        </m:r>
      </m:oMath>
      <w:r>
        <w:t xml:space="preserve">, then</w:t>
      </w:r>
      <w:r>
        <w:t xml:space="preserve"> </w:t>
      </w:r>
      <m:oMath>
        <m:r>
          <m:t>0.000000093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0.05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2.05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0.00061</m:t>
        </m:r>
      </m:oMath>
      <w:r>
        <w:t xml:space="preserve">.</w:t>
      </w:r>
      <w:r>
        <w:t xml:space="preserve"> </w:t>
      </w:r>
      <w:r>
        <w:t xml:space="preserve">The iterates converge quadratically (</w:t>
      </w:r>
      <w:hyperlink w:anchor="def-quadratic-convergence">
        <w:r>
          <w:rPr>
            <w:rStyle w:val="Hyperlink"/>
          </w:rPr>
          <w:t xml:space="preserve">Definition 25</w:t>
        </w:r>
      </w:hyperlink>
      <w:r>
        <w:t xml:space="preserve">):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works for every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1</m:t>
        </m:r>
      </m:oMath>
      <w:r>
        <w:t xml:space="preserve">, since then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r>
          <m:rPr>
            <m:sty m:val="p"/>
          </m:rPr>
          <m:t>≤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every iterate from</w:t>
      </w:r>
      <w:r>
        <w:t xml:space="preserve"> </w:t>
      </w:r>
      <m:oMath>
        <m:r>
          <m:t>2.5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2</m:t>
        </m:r>
      </m:oMath>
      <w:r>
        <w:t xml:space="preserve">, since the identity makes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2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Zhou (2024)</w:t>
      </w:r>
      <w:r>
        <w:t xml:space="preserve"> </w:t>
      </w:r>
      <w:r>
        <w:t xml:space="preserve">states such a bound for Newton’s method in general;</w:t>
      </w:r>
      <w:r>
        <w:t xml:space="preserve"> </w:t>
      </w:r>
      <w:r>
        <w:t xml:space="preserve">it holds from starting points close enough to a minimizer where the Hessian is positive definite,</w:t>
      </w:r>
      <w:r>
        <w:t xml:space="preserve"> </w:t>
      </w:r>
      <w:r>
        <w:t xml:space="preserve">when near that minimizer the Hessian changes by at most a constant times the distance moved,</w:t>
      </w:r>
      <w:r>
        <w:t xml:space="preserve"> </w:t>
      </w:r>
      <w:r>
        <w:t xml:space="preserve">which these notes do not prove.</w:t>
      </w:r>
    </w:p>
    <w:bookmarkEnd w:id="159"/>
    <w:bookmarkStart w:id="160" w:name="exm-newton-maximum"/>
    <w:p>
      <w:pPr>
        <w:pStyle w:val="BodyText"/>
      </w:pPr>
      <w:r>
        <w:rPr>
          <w:b/>
          <w:bCs/>
        </w:rPr>
        <w:t xml:space="preserve">Example 38 (Newton’s method can find a maximum)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the same iteration gives</w:t>
      </w:r>
      <w:r>
        <w:t xml:space="preserve"> </w:t>
      </w:r>
      <m:oMath>
        <m:r>
          <m:rPr>
            <m:sty m:val="p"/>
          </m:rPr>
          <m:t>−</m:t>
        </m:r>
        <m:r>
          <m:t>2.05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2.000610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2.0000001</m:t>
        </m:r>
      </m:oMath>
      <w:r>
        <w:t xml:space="preserve">, approaching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is not a minimizer of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w:r>
        <w:t xml:space="preserve">it is a stationary point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, whose second derivative there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strict local minimizer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(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larger at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than at all nearby points.</w:t>
      </w:r>
      <w:r>
        <w:t xml:space="preserve"> </w:t>
      </w:r>
      <w:r>
        <w:t xml:space="preserve">Newton’s method looks only for a stationary point,</w:t>
      </w:r>
      <w:r>
        <w:t xml:space="preserve"> </w:t>
      </w:r>
      <w:r>
        <w:t xml:space="preserve">and here the Hessian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is negative along the way,</w:t>
      </w:r>
      <w:r>
        <w:t xml:space="preserve"> </w:t>
      </w:r>
      <w:r>
        <w:t xml:space="preserve">so the quadratic model has no minimizer</w:t>
      </w:r>
      <w:r>
        <w:t xml:space="preserve"> </w:t>
      </w:r>
      <w:r>
        <w:t xml:space="preserve">(with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+</m:t>
        </m:r>
        <m:r>
          <m:t>g</m:t>
        </m:r>
        <m:r>
          <m:t> </m:t>
        </m:r>
        <m:r>
          <m:t>δ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H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decreases without bound)</w:t>
      </w:r>
      <w:r>
        <w:t xml:space="preserve"> </w:t>
      </w:r>
      <w:r>
        <w:t xml:space="preserve">and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does not apply:</w:t>
      </w:r>
      <w:r>
        <w:t xml:space="preserve"> </w:t>
      </w:r>
      <w:r>
        <w:t xml:space="preserve">the positive definite hypothesis there is needed.</w:t>
      </w:r>
    </w:p>
    <w:bookmarkEnd w:id="160"/>
    <w:bookmarkStart w:id="161" w:name="thm-newton-quadratic"/>
    <w:p>
      <w:pPr>
        <w:pStyle w:val="BodyText"/>
      </w:pPr>
      <w:r>
        <w:rPr>
          <w:b/>
          <w:bCs/>
        </w:rPr>
        <w:t xml:space="preserve">Theorem 13 (Newton’s method minimizes a quadratic in one step)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From any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Newton’s method (</w:t>
      </w:r>
      <w:hyperlink w:anchor="def-newton-method">
        <w:r>
          <w:rPr>
            <w:rStyle w:val="Hyperlink"/>
          </w:rPr>
          <w:t xml:space="preserve">Definition 22</w:t>
        </w:r>
      </w:hyperlink>
      <w:r>
        <w:t xml:space="preserve">) gives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 unique minimizer of</w:t>
      </w:r>
      <w:r>
        <w:t xml:space="preserve"> </w:t>
      </w:r>
      <m:oMath>
        <m:r>
          <m:t>f</m:t>
        </m:r>
      </m:oMath>
      <w:r>
        <w:t xml:space="preserve">.</w:t>
      </w:r>
    </w:p>
    <w:bookmarkEnd w:id="1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Partial derivatives of a sum or of a constant multiple are the sum or multiple of the partial derivatives,</w:t>
      </w:r>
      <w:r>
        <w:t xml:space="preserve"> </w:t>
      </w:r>
      <w:r>
        <w:t xml:space="preserve">so by</w:t>
      </w:r>
      <w:r>
        <w:t xml:space="preserve"> 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w:hyperlink r:id="rId122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r:id="rId48">
        <w:r>
          <w:rPr>
            <w:rStyle w:val="Hyperlink"/>
          </w:rPr>
          <w:t xml:space="preserve">Hessian of a quadratic form</w:t>
        </w:r>
      </w:hyperlink>
      <w:r>
        <w:t xml:space="preserve"> </w:t>
      </w:r>
      <w:r>
        <w:t xml:space="preserve">with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bi"/>
          </m:rPr>
          <m:t>S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and because the gradient</w:t>
      </w:r>
      <w:r>
        <w:t xml:space="preserve"> </w:t>
      </w:r>
      <m:oMath>
        <m:r>
          <m:rPr>
            <m:sty m:val="p"/>
          </m:rPr>
          <m:t>−</m:t>
        </m:r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the linear term is constant (</w:t>
      </w:r>
      <w:hyperlink r:id="rId123">
        <w:r>
          <w:rPr>
            <w:rStyle w:val="Hyperlink"/>
          </w:rPr>
          <w:t xml:space="preserve">constant with respect to a vector</w:t>
        </w:r>
      </w:hyperlink>
      <w:r>
        <w:t xml:space="preserve">),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which is invertible (</w:t>
      </w:r>
      <w:hyperlink r:id="rId128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Newton’s method)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gradient at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S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part 2),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global minimizer (</w:t>
      </w:r>
      <w:hyperlink w:anchor="cor-convex-stationary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It is the only one: a strictly convex function has at most one global minimizer,</w:t>
      </w:r>
      <w:r>
        <w:t xml:space="preserve"> </w:t>
      </w:r>
      <w:r>
        <w:t xml:space="preserve">since the midpoint of two distinct global minimizers, which have equal values,</w:t>
      </w:r>
      <w:r>
        <w:t xml:space="preserve"> </w:t>
      </w:r>
      <w:r>
        <w:t xml:space="preserve">would have a strictly smaller value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).</w:t>
      </w:r>
    </w:p>
    <w:bookmarkStart w:id="162" w:name="exm-newton-quadratic"/>
    <w:p>
      <w:pPr>
        <w:pStyle w:val="BodyText"/>
      </w:pPr>
      <w:r>
        <w:rPr>
          <w:b/>
          <w:bCs/>
        </w:rPr>
        <w:t xml:space="preserve">Example 39 (One step to the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the gradient is</w:t>
      </w:r>
      <w:r>
        <w:t xml:space="preserve"> </w:t>
      </w:r>
      <m:oMath>
        <m:r>
          <m:rPr>
            <m:sty m:val="bi"/>
          </m:rPr>
          <m:t>S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e>
              </m:mr>
            </m:m>
          </m:e>
        </m:d>
      </m:oMath>
      <w:r>
        <w:t xml:space="preserve">, so the Newton step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minimizer.</w:t>
      </w:r>
    </w:p>
    <w:bookmarkEnd w:id="162"/>
    <w:bookmarkStart w:id="163" w:name="def-gradient-descent"/>
    <w:p>
      <w:pPr>
        <w:pStyle w:val="BodyText"/>
      </w:pPr>
      <w:r>
        <w:rPr>
          <w:b/>
          <w:bCs/>
        </w:rPr>
        <w:t xml:space="preserve">Definition 26 (Gradient descent)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a starting point,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positive</w:t>
      </w:r>
      <w:r>
        <w:t xml:space="preserve"> </w:t>
      </w:r>
      <w:r>
        <w:rPr>
          <w:b/>
          <w:bCs/>
        </w:rPr>
        <w:t xml:space="preserve">step lengths</w:t>
      </w:r>
      <w:r>
        <w:t xml:space="preserve">.</w:t>
      </w:r>
      <w:r>
        <w:t xml:space="preserve"> </w:t>
      </w:r>
      <w:r>
        <w:rPr>
          <w:b/>
          <w:bCs/>
        </w:rPr>
        <w:t xml:space="preserve">Gradient descent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s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t> 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den>
          </m:f>
          <m:r>
            <m:t>f</m:t>
          </m:r>
          <m:r>
            <m:rPr>
              <m:sty m:val="p"/>
            </m:rPr>
            <m:t>(</m:t>
          </m:r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63"/>
    <w:bookmarkStart w:id="164" w:name="exm-gradient-descent"/>
    <w:p>
      <w:pPr>
        <w:pStyle w:val="FirstParagraph"/>
      </w:pPr>
      <w:r>
        <w:rPr>
          <w:b/>
          <w:bCs/>
        </w:rPr>
        <w:t xml:space="preserve">Example 40 (Fixed steps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so gradient descent with fixed step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0.5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tends to the minimizer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0.5</m:t>
        </m:r>
      </m:oMath>
      <w:r>
        <w:t xml:space="preserve">, the first step lands on</w:t>
      </w:r>
      <w:r>
        <w:t xml:space="preserve"> </w:t>
      </w:r>
      <m:oMath>
        <m:r>
          <m:t>0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moves away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any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too long a step can make gradient descent fail.</w:t>
      </w:r>
    </w:p>
    <w:bookmarkEnd w:id="164"/>
    <w:bookmarkStart w:id="165" w:name="rem-gradient-descent-newton"/>
    <w:p>
      <w:pPr>
        <w:pStyle w:val="FirstParagraph"/>
      </w:pPr>
      <w:r>
        <w:rPr>
          <w:i/>
          <w:iCs/>
        </w:rPr>
        <w:t xml:space="preserve">Remark 4</w:t>
      </w:r>
      <w:r>
        <w:t xml:space="preserve"> (Gradient descent as Newton’s method with a simpler Hessian). </w:t>
      </w:r>
      <w:r>
        <w:t xml:space="preserve">Gradient descent (</w:t>
      </w:r>
      <w:hyperlink w:anchor="def-gradient-descent">
        <w:r>
          <w:rPr>
            <w:rStyle w:val="Hyperlink"/>
          </w:rPr>
          <w:t xml:space="preserve">Definition 26</w:t>
        </w:r>
      </w:hyperlink>
      <w:r>
        <w:t xml:space="preserve">) is Newton’s method (</w:t>
      </w:r>
      <w:hyperlink w:anchor="def-newton-method">
        <w:r>
          <w:rPr>
            <w:rStyle w:val="Hyperlink"/>
          </w:rPr>
          <w:t xml:space="preserve">Definition 22</w:t>
        </w:r>
      </w:hyperlink>
      <w:r>
        <w:t xml:space="preserve">) with the Hessian replaced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sSup>
              <m:e>
                <m:r>
                  <m:t>s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 it needs no second derivatives.</w:t>
      </w:r>
    </w:p>
    <w:bookmarkEnd w:id="165"/>
    <w:bookmarkStart w:id="166" w:name="def-line-search"/>
    <w:p>
      <w:pPr>
        <w:pStyle w:val="BodyText"/>
      </w:pPr>
      <w:r>
        <w:rPr>
          <w:b/>
          <w:bCs/>
        </w:rPr>
        <w:t xml:space="preserve">Definition 27 (Line search)</w:t>
      </w:r>
      <w:r>
        <w:t xml:space="preserve"> </w:t>
      </w:r>
      <w:r>
        <w:t xml:space="preserve">In gradient descent (</w:t>
      </w:r>
      <w:hyperlink w:anchor="def-gradient-descent">
        <w:r>
          <w:rPr>
            <w:rStyle w:val="Hyperlink"/>
          </w:rPr>
          <w:t xml:space="preserve">Definition 26</w:t>
        </w:r>
      </w:hyperlink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 search</w:t>
      </w:r>
      <w:r>
        <w:t xml:space="preserve"> </w:t>
      </w:r>
      <w:r>
        <w:t xml:space="preserve">is a rule that chooses the step length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examining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r>
              <m:t>s</m:t>
            </m:r>
            <m:r>
              <m:t> 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den>
            </m:f>
            <m:r>
              <m:t>f</m:t>
            </m:r>
            <m:r>
              <m:rPr>
                <m:sty m:val="p"/>
              </m:rPr>
              <m:t>(</m:t>
            </m:r>
            <m:sSup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.</w:t>
      </w:r>
    </w:p>
    <w:bookmarkEnd w:id="166"/>
    <w:bookmarkStart w:id="167" w:name="def-exact-line-search"/>
    <w:p>
      <w:pPr>
        <w:pStyle w:val="BodyText"/>
      </w:pPr>
      <w:r>
        <w:rPr>
          <w:b/>
          <w:bCs/>
        </w:rPr>
        <w:t xml:space="preserve">Definition 28 (Exact line search)</w:t>
      </w:r>
      <w:r>
        <w:t xml:space="preserve"> </w:t>
      </w:r>
      <w:r>
        <w:rPr>
          <w:b/>
          <w:bCs/>
        </w:rPr>
        <w:t xml:space="preserve">Exact line search</w:t>
      </w:r>
      <w:r>
        <w:t xml:space="preserve"> </w:t>
      </w:r>
      <w:r>
        <w:t xml:space="preserve">is the line search (</w:t>
      </w:r>
      <w:hyperlink w:anchor="def-line-search">
        <w:r>
          <w:rPr>
            <w:rStyle w:val="Hyperlink"/>
          </w:rPr>
          <w:t xml:space="preserve">Definition 27</w:t>
        </w:r>
      </w:hyperlink>
      <w:r>
        <w:t xml:space="preserve">) that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to minimize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s</m:t>
        </m:r>
        <m:r>
          <m:t> 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t>f</m:t>
        </m:r>
        <m:r>
          <m:rPr>
            <m:sty m:val="p"/>
          </m:rPr>
          <m:t>(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67"/>
    <w:bookmarkStart w:id="168" w:name="exm-line-search"/>
    <w:p>
      <w:pPr>
        <w:pStyle w:val="BodyText"/>
      </w:pPr>
      <w:r>
        <w:rPr>
          <w:b/>
          <w:bCs/>
        </w:rPr>
        <w:t xml:space="preserve">Example 41 (Exact line search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line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−</m:t>
            </m:r>
            <m:r>
              <m:t>4</m:t>
            </m:r>
            <m:r>
              <m:t>s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 the values along it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value at step length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exact line search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which lands on the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one step.</w:t>
      </w:r>
    </w:p>
    <w:bookmarkEnd w:id="168"/>
    <w:bookmarkStart w:id="170" w:name="def-descent-direction"/>
    <w:p>
      <w:pPr>
        <w:pStyle w:val="BodyText"/>
      </w:pPr>
      <w:r>
        <w:rPr>
          <w:b/>
          <w:bCs/>
        </w:rPr>
        <w:t xml:space="preserve">Definition 29 (Descent direction)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</w:t>
      </w:r>
      <w:r>
        <w:t xml:space="preserve"> </w:t>
      </w:r>
      <m:oMath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A direction</w:t>
      </w:r>
      <w:r>
        <w:t xml:space="preserve"> </w:t>
      </w:r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r:id="rId169">
        <w:r>
          <w:rPr>
            <w:rStyle w:val="Hyperlink"/>
          </w:rPr>
          <w:t xml:space="preserve">direction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descent direction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descent direction,</w:t>
      </w:r>
      <w:r>
        <w:t xml:space="preserve"> </w:t>
      </w:r>
      <w:r>
        <w:t xml:space="preserve">since</w:t>
      </w:r>
      <w:r>
        <w:t xml:space="preserve"> </w:t>
      </w:r>
      <m:oMath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g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70"/>
    <w:bookmarkStart w:id="171" w:name="exm-descent-directions"/>
    <w:p>
      <w:pPr>
        <w:pStyle w:val="BodyText"/>
      </w:pPr>
      <w:r>
        <w:rPr>
          <w:b/>
          <w:bCs/>
        </w:rPr>
        <w:t xml:space="preserve">Example 42 (Descent directions for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2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2"/>
        </w:numPr>
      </w:pPr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descent direction: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2"/>
        </w:numPr>
      </w:pPr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not:</w:t>
      </w:r>
      <w:r>
        <w:t xml:space="preserve"> </w:t>
      </w:r>
      <m:oMath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22"/>
        </w:numPr>
      </w:pPr>
      <m:oMath>
        <m:r>
          <m:rPr>
            <m:sty m:val="p"/>
          </m:rPr>
          <m:t>−</m:t>
        </m:r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is:</w:t>
      </w:r>
      <w:r>
        <w:t xml:space="preserve"> </w:t>
      </w:r>
      <m:oMath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71"/>
    <w:bookmarkStart w:id="172" w:name="thm-descent-direction"/>
    <w:p>
      <w:pPr>
        <w:pStyle w:val="FirstParagraph"/>
      </w:pPr>
      <w:r>
        <w:rPr>
          <w:b/>
          <w:bCs/>
        </w:rPr>
        <w:t xml:space="preserve">Theorem 14 (A short enough step downhill decreases the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point with</w:t>
      </w:r>
      <w:r>
        <w:t xml:space="preserve"> </w:t>
      </w:r>
      <m:oMath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≠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Then there is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t>s</m:t>
        </m:r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short enough step in the descent direction</w:t>
      </w:r>
      <w:r>
        <w:t xml:space="preserve"> </w:t>
      </w:r>
      <m:oMath>
        <m:r>
          <m:rPr>
            <m:sty m:val="p"/>
          </m:rPr>
          <m:t>−</m:t>
        </m:r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def-descent-direction">
        <w:r>
          <w:rPr>
            <w:rStyle w:val="Hyperlink"/>
          </w:rPr>
          <w:t xml:space="preserve">Definition 29</w:t>
        </w:r>
      </w:hyperlink>
      <w:r>
        <w:t xml:space="preserve">) decreases</w:t>
      </w:r>
      <w:r>
        <w:t xml:space="preserve"> </w:t>
      </w:r>
      <m:oMath>
        <m:r>
          <m:t>f</m:t>
        </m:r>
      </m:oMath>
      <w:r>
        <w:t xml:space="preserve">.</w:t>
      </w:r>
    </w:p>
    <w:bookmarkEnd w:id="1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t>s</m:t>
        </m:r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m:oMath>
        <m:r>
          <m:t>s</m:t>
        </m:r>
        <m:r>
          <m:rPr>
            <m:sty m:val="p"/>
          </m:rPr>
          <m:t>↦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t>s</m:t>
        </m:r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sSup>
          <m:e>
            <m:limLow>
              <m:e>
                <m:r>
                  <m:t>g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by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limLow>
                    <m:e>
                      <m:r>
                        <m:t>g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t>s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limLow>
                    <m:e>
                      <m:r>
                        <m:t>g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g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(squared length)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≠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s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taking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the definition of the limit gives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  <m:r>
          <m:rPr>
            <m:sty m:val="p"/>
          </m:rPr>
          <m:t>&lt;</m:t>
        </m:r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s</m:t>
            </m:r>
          </m:e>
        </m:acc>
      </m:oMath>
      <w:r>
        <w:t xml:space="preserve">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, 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t>s</m:t>
        </m:r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</w:p>
    <w:bookmarkStart w:id="173" w:name="exm-descent-direction"/>
    <w:p>
      <w:pPr>
        <w:pStyle w:val="BodyText"/>
      </w:pPr>
      <w:r>
        <w:rPr>
          <w:b/>
          <w:bCs/>
        </w:rPr>
        <w:t xml:space="preserve">Example 43 (How short is short enough)</w:t>
      </w:r>
      <w:r>
        <w:t xml:space="preserve"> </w:t>
      </w:r>
      <w:r>
        <w:t xml:space="preserve">In</w:t>
      </w:r>
      <w:r>
        <w:t xml:space="preserve"> </w:t>
      </w:r>
      <w:hyperlink w:anchor="exm-gradient-descent">
        <w:r>
          <w:rPr>
            <w:rStyle w:val="Hyperlink"/>
          </w:rPr>
          <w:t xml:space="preserve">Example 40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r>
          <m:t>s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s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 that is, when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thm-descent-direction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step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of that example was too long.</w:t>
      </w:r>
    </w:p>
    <w:bookmarkEnd w:id="173"/>
    <w:bookmarkStart w:id="175" w:name="exm-gd-zigzag"/>
    <w:p>
      <w:pPr>
        <w:pStyle w:val="BodyText"/>
      </w:pPr>
      <w:r>
        <w:rPr>
          <w:b/>
          <w:bCs/>
        </w:rPr>
        <w:t xml:space="preserve">Example 44 (Gradient descent zigzags)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b</m:t>
        </m:r>
        <m:r>
          <m:t> 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b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 one gradient step of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from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b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 exact line search (</w:t>
      </w:r>
      <w:hyperlink w:anchor="def-exact-line-search">
        <w:r>
          <w:rPr>
            <w:rStyle w:val="Hyperlink"/>
          </w:rPr>
          <w:t xml:space="preserve">Definition 28</w:t>
        </w:r>
      </w:hyperlink>
      <w:r>
        <w:t xml:space="preserve">), let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</m:oMath>
      <w:r>
        <w:t xml:space="preserve"> </w:t>
      </w:r>
      <w:r>
        <w:t xml:space="preserve">at that point: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term by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3</m:t>
            </m:r>
          </m:sup>
        </m:sSup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ϕ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single zero, and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is minimized at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3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r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lin"/>
          </m:fPr>
          <m:num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b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b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r</m:t>
                      </m:r>
                      <m:r>
                        <m:t> 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gradient step from 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the same holds at every step, by</w:t>
      </w:r>
      <w:r>
        <w:t xml:space="preserve"> </w:t>
      </w:r>
      <w:hyperlink r:id="rId174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already the minimizer):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c</m:t>
            </m:r>
            <m:r>
              <m:t> </m:t>
            </m:r>
            <m:r>
              <m:t>b</m:t>
            </m:r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±</m:t>
            </m:r>
            <m:r>
              <m:t>c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which depends only on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 is again</w:t>
      </w:r>
      <w:r>
        <w:t xml:space="preserve"> </w:t>
      </w:r>
      <m:oMath>
        <m:f>
          <m:fPr>
            <m:type m:val="lin"/>
          </m:fPr>
          <m:num>
            <m:r>
              <m:t>2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 </w:t>
      </w:r>
      <w:r>
        <w:t xml:space="preserve">(the factor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cancels),</w:t>
      </w:r>
      <w:r>
        <w:t xml:space="preserve"> </w:t>
      </w:r>
      <w:r>
        <w:t xml:space="preserve">and the step multiplies the first entry by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rPr>
            <m:sty m:val="p"/>
          </m:rPr>
          <m:t>−</m:t>
        </m:r>
        <m:r>
          <m:t>r</m:t>
        </m:r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b</m:t>
                      </m:r>
                      <m:r>
                        <m:t> </m:t>
                      </m:r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t</m:t>
                          </m:r>
                        </m:sup>
                      </m:sSup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r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t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  <m:r>
                    <m:t>t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  <m:r>
                    <m:t>t</m:t>
                  </m:r>
                </m:sup>
              </m:sSup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, exactly one entry changes sign at every step:</w:t>
      </w:r>
      <w:r>
        <w:t xml:space="preserve"> </w:t>
      </w:r>
      <w:r>
        <w:t xml:space="preserve">the second when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), and the first when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&lt;</m:t>
        </m:r>
        <m:r>
          <m:t>0</m:t>
        </m:r>
      </m:oMath>
      <w:r>
        <w:t xml:space="preserve">).</w:t>
      </w:r>
      <w:r>
        <w:t xml:space="preserve"> </w:t>
      </w:r>
      <w:r>
        <w:t xml:space="preserve">So the iterates zigzag toward the minimizer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1.5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0.75</m:t>
            </m:r>
            <m:r>
              <m:rPr>
                <m:sty m:val="p"/>
              </m:rPr>
              <m:t>,</m:t>
            </m:r>
            <m:r>
              <m:t>0.25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falls from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0.375</m:t>
        </m:r>
      </m:oMath>
      <w:r>
        <w:t xml:space="preserve">, a quarter at each step.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one step reaches the minimizer.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0.99</m:t>
        </m:r>
        <m:r>
          <m:rPr>
            <m:sty m:val="p"/>
          </m:rPr>
          <m:t>/</m:t>
        </m:r>
        <m:r>
          <m:t>1.01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0.96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shrinks by only about</w:t>
      </w:r>
      <w:r>
        <w:t xml:space="preserve"> </w:t>
      </w:r>
      <m:oMath>
        <m:r>
          <m:t>4</m:t>
        </m:r>
        <m:r>
          <m:rPr>
            <m:sty m:val="p"/>
          </m:rPr>
          <m:t>%</m:t>
        </m:r>
      </m:oMath>
      <w:r>
        <w:t xml:space="preserve"> </w:t>
      </w:r>
      <w:r>
        <w:t xml:space="preserve">per step.</w:t>
      </w:r>
      <w:r>
        <w:t xml:space="preserve"> </w:t>
      </w:r>
      <w:r>
        <w:t xml:space="preserve">Newton’s method reaches the minimizer of any such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one step (</w:t>
      </w:r>
      <w:hyperlink w:anchor="thm-newton-quadratic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175"/>
    <w:bookmarkEnd w:id="176"/>
    <w:bookmarkStart w:id="180" w:name="sec-additional-resources"/>
    <w:p>
      <w:pPr>
        <w:pStyle w:val="Heading2"/>
      </w:pPr>
      <w:r>
        <w:t xml:space="preserve">5 Further reading</w:t>
      </w:r>
    </w:p>
    <w:p>
      <w:pPr>
        <w:pStyle w:val="Compact"/>
        <w:numPr>
          <w:ilvl w:val="0"/>
          <w:numId w:val="1024"/>
        </w:numPr>
      </w:pPr>
      <w:r>
        <w:t xml:space="preserve">Boyd and Vandenberghe (2004)</w:t>
      </w:r>
      <w:r>
        <w:t xml:space="preserve"> </w:t>
      </w:r>
      <w:r>
        <w:t xml:space="preserve">is the standard reference on convex optimization, covering convex sets, convex functions, convex optimization problems, duality, unconstrained minimization, and interior-point methods.</w:t>
      </w:r>
    </w:p>
    <w:p>
      <w:pPr>
        <w:pStyle w:val="Compact"/>
        <w:numPr>
          <w:ilvl w:val="0"/>
          <w:numId w:val="1024"/>
        </w:numPr>
      </w:pPr>
      <w:r>
        <w:t xml:space="preserve">Nocedal and Wright (2006)</w:t>
      </w:r>
      <w:r>
        <w:t xml:space="preserve"> </w:t>
      </w:r>
      <w:r>
        <w:t xml:space="preserve">is a comprehensive reference on continuous numerical optimization, covering line search methods, trust-region methods, conjugate gradient methods, quasi-Newton methods, and nonlinear equations.</w:t>
      </w:r>
    </w:p>
    <w:p>
      <w:pPr>
        <w:pStyle w:val="Compact"/>
        <w:numPr>
          <w:ilvl w:val="0"/>
          <w:numId w:val="1024"/>
        </w:numPr>
      </w:pPr>
      <w:hyperlink r:id="rId177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78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(2024 Fall)</w:t>
        </w:r>
      </w:hyperlink>
    </w:p>
    <w:p>
      <w:pPr>
        <w:pStyle w:val="Compact"/>
        <w:numPr>
          <w:ilvl w:val="0"/>
          <w:numId w:val="1024"/>
        </w:numPr>
      </w:pPr>
      <w:hyperlink r:id="rId179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80"/>
    <w:bookmarkStart w:id="188" w:name="references"/>
    <w:p>
      <w:pPr>
        <w:pStyle w:val="Heading2"/>
      </w:pPr>
      <w:r>
        <w:t xml:space="preserve">References</w:t>
      </w:r>
    </w:p>
    <w:bookmarkStart w:id="187" w:name="refs"/>
    <w:bookmarkStart w:id="182" w:name="ref-boyd2004convex"/>
    <w:p>
      <w:pPr>
        <w:pStyle w:val="Bibliography"/>
      </w:pPr>
      <w:r>
        <w:t xml:space="preserve">Boyd, Stephen, and Lieven Vandenberghe. 2004.</w:t>
      </w:r>
      <w:r>
        <w:t xml:space="preserve"> </w:t>
      </w:r>
      <w:r>
        <w:rPr>
          <w:i/>
          <w:iCs/>
        </w:rPr>
        <w:t xml:space="preserve">Convex Optimization</w:t>
      </w:r>
      <w:r>
        <w:t xml:space="preserve">. Cambridge University Press.</w:t>
      </w:r>
      <w:r>
        <w:t xml:space="preserve"> </w:t>
      </w:r>
      <w:hyperlink r:id="rId181">
        <w:r>
          <w:rPr>
            <w:rStyle w:val="Hyperlink"/>
          </w:rPr>
          <w:t xml:space="preserve">https://doi.org/10.1017/CBO9780511804441</w:t>
        </w:r>
      </w:hyperlink>
      <w:r>
        <w:t xml:space="preserve">.</w:t>
      </w:r>
    </w:p>
    <w:bookmarkEnd w:id="182"/>
    <w:bookmarkStart w:id="184" w:name="ref-nocedal2006numerical"/>
    <w:p>
      <w:pPr>
        <w:pStyle w:val="Bibliography"/>
      </w:pPr>
      <w:r>
        <w:t xml:space="preserve">Nocedal, Jorge, and Stephen J. Wright. 2006.</w:t>
      </w:r>
      <w:r>
        <w:t xml:space="preserve"> </w:t>
      </w:r>
      <w:r>
        <w:rPr>
          <w:i/>
          <w:iCs/>
        </w:rPr>
        <w:t xml:space="preserve">Numerical Optimization</w:t>
      </w:r>
      <w:r>
        <w:t xml:space="preserve">. 2nd ed. Springer Series in Operations Research and Financial Engineering. Springer.</w:t>
      </w:r>
      <w:r>
        <w:t xml:space="preserve"> </w:t>
      </w:r>
      <w:hyperlink r:id="rId183">
        <w:r>
          <w:rPr>
            <w:rStyle w:val="Hyperlink"/>
          </w:rPr>
          <w:t xml:space="preserve">https://doi.org/10.1007/978-0-387-40065-5</w:t>
        </w:r>
      </w:hyperlink>
      <w:r>
        <w:t xml:space="preserve">.</w:t>
      </w:r>
    </w:p>
    <w:bookmarkEnd w:id="184"/>
    <w:bookmarkStart w:id="185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85"/>
    <w:bookmarkStart w:id="186" w:name="ref-zhou2024optim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Optimization and Multivariate Calculus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78">
        <w:r>
          <w:rPr>
            <w:rStyle w:val="Hyperlink"/>
          </w:rPr>
          <w:t xml:space="preserve">https://ucla-biostat-216.github.io/2024fall/slides/13-optim/13-optim.html</w:t>
        </w:r>
      </w:hyperlink>
      <w:r>
        <w:t xml:space="preserve">.</w:t>
      </w:r>
    </w:p>
    <w:bookmarkEnd w:id="186"/>
    <w:bookmarkEnd w:id="187"/>
    <w:bookmarkEnd w:id="18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07" Type="http://schemas.openxmlformats.org/officeDocument/2006/relationships/hyperlink" Target="algebra-basics.html#def-global-minimizer" TargetMode="External"/><Relationship Id="rId21" Type="http://schemas.openxmlformats.org/officeDocument/2006/relationships/hyperlink" Target="algebra-basics.html#def-local-minimizer" TargetMode="External"/><Relationship Id="rId146" Type="http://schemas.openxmlformats.org/officeDocument/2006/relationships/hyperlink" Target="algebra-exponentials.html#def-convergent-sequence" TargetMode="External"/><Relationship Id="rId38" Type="http://schemas.openxmlformats.org/officeDocument/2006/relationships/hyperlink" Target="algebra-exponentials.html#def-natural-log" TargetMode="External"/><Relationship Id="rId84" Type="http://schemas.openxmlformats.org/officeDocument/2006/relationships/hyperlink" Target="algebra-sums.html#def-convex-function" TargetMode="External"/><Relationship Id="rId14" Type="http://schemas.openxmlformats.org/officeDocument/2006/relationships/hyperlink" Target="calculus-derivatives.html#def-critical-point" TargetMode="External"/><Relationship Id="rId20" Type="http://schemas.openxmlformats.org/officeDocument/2006/relationships/hyperlink" Target="calculus-derivatives.html#def-differentiable" TargetMode="External"/><Relationship Id="rId15" Type="http://schemas.openxmlformats.org/officeDocument/2006/relationships/hyperlink" Target="calculus-derivatives.html#def-flat-point" TargetMode="External"/><Relationship Id="rId23" Type="http://schemas.openxmlformats.org/officeDocument/2006/relationships/hyperlink" Target="calculus-derivatives.html#def-one-sided-limit" TargetMode="External"/><Relationship Id="rId16" Type="http://schemas.openxmlformats.org/officeDocument/2006/relationships/hyperlink" Target="calculus-derivatives.html#def-second-derivative" TargetMode="External"/><Relationship Id="rId97" Type="http://schemas.openxmlformats.org/officeDocument/2006/relationships/hyperlink" Target="calculus-derivatives.html#def-tangent-line" TargetMode="External"/><Relationship Id="rId36" Type="http://schemas.openxmlformats.org/officeDocument/2006/relationships/hyperlink" Target="calculus-integration.html#def-continuous" TargetMode="External"/><Relationship Id="rId34" Type="http://schemas.openxmlformats.org/officeDocument/2006/relationships/hyperlink" Target="data/auto.csv" TargetMode="External"/><Relationship Id="rId90" Type="http://schemas.openxmlformats.org/officeDocument/2006/relationships/hyperlink" Target="functions.qmd#def-graph" TargetMode="External"/><Relationship Id="rId42" Type="http://schemas.openxmlformats.org/officeDocument/2006/relationships/hyperlink" Target="functions.qmd#def-inner-function" TargetMode="External"/><Relationship Id="rId145" Type="http://schemas.openxmlformats.org/officeDocument/2006/relationships/hyperlink" Target="functions.qmd#def-sequence" TargetMode="External"/><Relationship Id="rId33" Type="http://schemas.openxmlformats.org/officeDocument/2006/relationships/hyperlink" Target="https://cran.r-project.org/package=ISLR2" TargetMode="External"/><Relationship Id="rId183" Type="http://schemas.openxmlformats.org/officeDocument/2006/relationships/hyperlink" Target="https://doi.org/10.1007/978-0-387-40065-5" TargetMode="External"/><Relationship Id="rId181" Type="http://schemas.openxmlformats.org/officeDocument/2006/relationships/hyperlink" Target="https://doi.org/10.1017/CBO9780511804441" TargetMode="External"/><Relationship Id="rId177" Type="http://schemas.openxmlformats.org/officeDocument/2006/relationships/hyperlink" Target="https://hua-zhou.github.io/" TargetMode="External"/><Relationship Id="rId32" Type="http://schemas.openxmlformats.org/officeDocument/2006/relationships/hyperlink" Target="https://islp.readthedocs.io/" TargetMode="External"/><Relationship Id="rId178" Type="http://schemas.openxmlformats.org/officeDocument/2006/relationships/hyperlink" Target="https://ucla-biostat-216.github.io/2024fall/slides/13-optim/13-optim.html" TargetMode="External"/><Relationship Id="rId179" Type="http://schemas.openxmlformats.org/officeDocument/2006/relationships/hyperlink" Target="https://www.youtube.com/playlist?list=PLZHQObOWTQDNU6R1_67000Dx_ZCJB-3pi" TargetMode="External"/><Relationship Id="rId132" Type="http://schemas.openxmlformats.org/officeDocument/2006/relationships/hyperlink" Target="linear-algebra-diagonalization.html#thm-invertible-rank" TargetMode="External"/><Relationship Id="rId129" Type="http://schemas.openxmlformats.org/officeDocument/2006/relationships/hyperlink" Target="linear-algebra-diagonalization.html#thm-pd-operations" TargetMode="External"/><Relationship Id="rId62" Type="http://schemas.openxmlformats.org/officeDocument/2006/relationships/hyperlink" Target="linear-algebra-inner-products.html#thm-cauchy-schwarz" TargetMode="External"/><Relationship Id="rId75" Type="http://schemas.openxmlformats.org/officeDocument/2006/relationships/hyperlink" Target="linear-algebra-inner-products.html#thm-norm-properties" TargetMode="External"/><Relationship Id="rId74" Type="http://schemas.openxmlformats.org/officeDocument/2006/relationships/hyperlink" Target="linear-algebra-inner-products.html#thm-triangle-inequality" TargetMode="External"/><Relationship Id="rId45" Type="http://schemas.openxmlformats.org/officeDocument/2006/relationships/hyperlink" Target="linear-algebra-matrices.html#def-matrix-mult" TargetMode="External"/><Relationship Id="rId55" Type="http://schemas.openxmlformats.org/officeDocument/2006/relationships/hyperlink" Target="linear-algebra-matrices.html#thm-transpose-product" TargetMode="External"/><Relationship Id="rId130" Type="http://schemas.openxmlformats.org/officeDocument/2006/relationships/hyperlink" Target="linear-algebra-special-matrices.html#cor-inverse-symmetric" TargetMode="External"/><Relationship Id="rId52" Type="http://schemas.openxmlformats.org/officeDocument/2006/relationships/hyperlink" Target="linear-algebra-special-matrices.html#def-eigendecomposition" TargetMode="External"/><Relationship Id="rId105" Type="http://schemas.openxmlformats.org/officeDocument/2006/relationships/hyperlink" Target="linear-algebra-special-matrices.html#def-invertible-matrix" TargetMode="External"/><Relationship Id="rId57" Type="http://schemas.openxmlformats.org/officeDocument/2006/relationships/hyperlink" Target="linear-algebra-special-matrices.html#def-orthogonal-matrix" TargetMode="External"/><Relationship Id="rId64" Type="http://schemas.openxmlformats.org/officeDocument/2006/relationships/hyperlink" Target="linear-algebra-special-matrices.html#def-positive-definite" TargetMode="External"/><Relationship Id="rId102" Type="http://schemas.openxmlformats.org/officeDocument/2006/relationships/hyperlink" Target="linear-algebra-special-matrices.html#def-positive-semidefinite" TargetMode="External"/><Relationship Id="rId58" Type="http://schemas.openxmlformats.org/officeDocument/2006/relationships/hyperlink" Target="linear-algebra-special-matrices.html#exm-eigenvalue" TargetMode="External"/><Relationship Id="rId66" Type="http://schemas.openxmlformats.org/officeDocument/2006/relationships/hyperlink" Target="linear-algebra-special-matrices.html#thm-definite-eigenvalues" TargetMode="External"/><Relationship Id="rId56" Type="http://schemas.openxmlformats.org/officeDocument/2006/relationships/hyperlink" Target="linear-algebra-special-matrices.html#thm-orthogonal-norm" TargetMode="External"/><Relationship Id="rId128" Type="http://schemas.openxmlformats.org/officeDocument/2006/relationships/hyperlink" Target="linear-algebra-special-matrices.html#thm-pd-inverse" TargetMode="External"/><Relationship Id="rId54" Type="http://schemas.openxmlformats.org/officeDocument/2006/relationships/hyperlink" Target="linear-algebra-special-matrices.html#thm-spectral" TargetMode="External"/><Relationship Id="rId126" Type="http://schemas.openxmlformats.org/officeDocument/2006/relationships/hyperlink" Target="linear-algebra-subspaces.html#def-linearly-independent" TargetMode="External"/><Relationship Id="rId12" Type="http://schemas.openxmlformats.org/officeDocument/2006/relationships/hyperlink" Target="linear-algebra-subspaces.html#sec-subspaces" TargetMode="External"/><Relationship Id="rId61" Type="http://schemas.openxmlformats.org/officeDocument/2006/relationships/hyperlink" Target="linear-algebra-vectors.html#def-dot-product" TargetMode="External"/><Relationship Id="rId18" Type="http://schemas.openxmlformats.org/officeDocument/2006/relationships/hyperlink" Target="number-systems.qmd#def-real-numbers" TargetMode="External"/><Relationship Id="rId24" Type="http://schemas.openxmlformats.org/officeDocument/2006/relationships/hyperlink" Target="proof-writing.qmd#def-converse" TargetMode="External"/><Relationship Id="rId13" Type="http://schemas.openxmlformats.org/officeDocument/2006/relationships/hyperlink" Target="proof-writing.qmd#def-proof" TargetMode="External"/><Relationship Id="rId174" Type="http://schemas.openxmlformats.org/officeDocument/2006/relationships/hyperlink" Target="proof-writing.qmd#def-proof-by-induction" TargetMode="External"/><Relationship Id="rId19" Type="http://schemas.openxmlformats.org/officeDocument/2006/relationships/hyperlink" Target="sets.qmd#def-open-interval" TargetMode="External"/><Relationship Id="rId122" Type="http://schemas.openxmlformats.org/officeDocument/2006/relationships/hyperlink" Target="vector-calculus.qmd#cor-deriv-lincom-tp" TargetMode="External"/><Relationship Id="rId47" Type="http://schemas.openxmlformats.org/officeDocument/2006/relationships/hyperlink" Target="vector-calculus.qmd#cor-quadratic-form-symmetric" TargetMode="External"/><Relationship Id="rId73" Type="http://schemas.openxmlformats.org/officeDocument/2006/relationships/hyperlink" Target="vector-calculus.qmd#def-closed-ball" TargetMode="External"/><Relationship Id="rId123" Type="http://schemas.openxmlformats.org/officeDocument/2006/relationships/hyperlink" Target="vector-calculus.qmd#def-constant-wrt-vector" TargetMode="External"/><Relationship Id="rId40" Type="http://schemas.openxmlformats.org/officeDocument/2006/relationships/hyperlink" Target="vector-calculus.qmd#def-continuous-on" TargetMode="External"/><Relationship Id="rId46" Type="http://schemas.openxmlformats.org/officeDocument/2006/relationships/hyperlink" Target="vector-calculus.qmd#def-continuous-several" TargetMode="External"/><Relationship Id="rId169" Type="http://schemas.openxmlformats.org/officeDocument/2006/relationships/hyperlink" Target="vector-calculus.qmd#def-direction" TargetMode="External"/><Relationship Id="rId134" Type="http://schemas.openxmlformats.org/officeDocument/2006/relationships/hyperlink" Target="vector-calculus.qmd#def-partial-derivative" TargetMode="External"/><Relationship Id="rId81" Type="http://schemas.openxmlformats.org/officeDocument/2006/relationships/hyperlink" Target="vector-calculus.qmd#def-unit-ball" TargetMode="External"/><Relationship Id="rId17" Type="http://schemas.openxmlformats.org/officeDocument/2006/relationships/hyperlink" Target="vector-calculus.qmd#def-vector-derivative" TargetMode="External"/><Relationship Id="rId43" Type="http://schemas.openxmlformats.org/officeDocument/2006/relationships/hyperlink" Target="vector-calculus.qmd#def-vector-valued-derivative" TargetMode="External"/><Relationship Id="rId30" Type="http://schemas.openxmlformats.org/officeDocument/2006/relationships/hyperlink" Target="vector-calculus.qmd#exm-hessian" TargetMode="External"/><Relationship Id="rId44" Type="http://schemas.openxmlformats.org/officeDocument/2006/relationships/hyperlink" Target="vector-calculus.qmd#thm-chain-vec" TargetMode="External"/><Relationship Id="rId48" Type="http://schemas.openxmlformats.org/officeDocument/2006/relationships/hyperlink" Target="vector-calculus.qmd#thm-hessian-quadratic" TargetMode="External"/></Relationships>
</file>

<file path=word/_rels/footnotes.xml.rels><?xml version='1.0' encoding='UTF-8' standalone='yes'?>
<Relationships xmlns="http://schemas.openxmlformats.org/package/2006/relationships"><Relationship Id="rId107" Type="http://schemas.openxmlformats.org/officeDocument/2006/relationships/hyperlink" Target="algebra-basics.html#def-global-minimizer" TargetMode="External"/><Relationship Id="rId21" Type="http://schemas.openxmlformats.org/officeDocument/2006/relationships/hyperlink" Target="algebra-basics.html#def-local-minimizer" TargetMode="External"/><Relationship Id="rId146" Type="http://schemas.openxmlformats.org/officeDocument/2006/relationships/hyperlink" Target="algebra-exponentials.html#def-convergent-sequence" TargetMode="External"/><Relationship Id="rId38" Type="http://schemas.openxmlformats.org/officeDocument/2006/relationships/hyperlink" Target="algebra-exponentials.html#def-natural-log" TargetMode="External"/><Relationship Id="rId84" Type="http://schemas.openxmlformats.org/officeDocument/2006/relationships/hyperlink" Target="algebra-sums.html#def-convex-function" TargetMode="External"/><Relationship Id="rId14" Type="http://schemas.openxmlformats.org/officeDocument/2006/relationships/hyperlink" Target="calculus-derivatives.html#def-critical-point" TargetMode="External"/><Relationship Id="rId20" Type="http://schemas.openxmlformats.org/officeDocument/2006/relationships/hyperlink" Target="calculus-derivatives.html#def-differentiable" TargetMode="External"/><Relationship Id="rId15" Type="http://schemas.openxmlformats.org/officeDocument/2006/relationships/hyperlink" Target="calculus-derivatives.html#def-flat-point" TargetMode="External"/><Relationship Id="rId23" Type="http://schemas.openxmlformats.org/officeDocument/2006/relationships/hyperlink" Target="calculus-derivatives.html#def-one-sided-limit" TargetMode="External"/><Relationship Id="rId16" Type="http://schemas.openxmlformats.org/officeDocument/2006/relationships/hyperlink" Target="calculus-derivatives.html#def-second-derivative" TargetMode="External"/><Relationship Id="rId97" Type="http://schemas.openxmlformats.org/officeDocument/2006/relationships/hyperlink" Target="calculus-derivatives.html#def-tangent-line" TargetMode="External"/><Relationship Id="rId36" Type="http://schemas.openxmlformats.org/officeDocument/2006/relationships/hyperlink" Target="calculus-integration.html#def-continuous" TargetMode="External"/><Relationship Id="rId34" Type="http://schemas.openxmlformats.org/officeDocument/2006/relationships/hyperlink" Target="data/auto.csv" TargetMode="External"/><Relationship Id="rId90" Type="http://schemas.openxmlformats.org/officeDocument/2006/relationships/hyperlink" Target="functions.qmd#def-graph" TargetMode="External"/><Relationship Id="rId42" Type="http://schemas.openxmlformats.org/officeDocument/2006/relationships/hyperlink" Target="functions.qmd#def-inner-function" TargetMode="External"/><Relationship Id="rId145" Type="http://schemas.openxmlformats.org/officeDocument/2006/relationships/hyperlink" Target="functions.qmd#def-sequence" TargetMode="External"/><Relationship Id="rId33" Type="http://schemas.openxmlformats.org/officeDocument/2006/relationships/hyperlink" Target="https://cran.r-project.org/package=ISLR2" TargetMode="External"/><Relationship Id="rId183" Type="http://schemas.openxmlformats.org/officeDocument/2006/relationships/hyperlink" Target="https://doi.org/10.1007/978-0-387-40065-5" TargetMode="External"/><Relationship Id="rId181" Type="http://schemas.openxmlformats.org/officeDocument/2006/relationships/hyperlink" Target="https://doi.org/10.1017/CBO9780511804441" TargetMode="External"/><Relationship Id="rId177" Type="http://schemas.openxmlformats.org/officeDocument/2006/relationships/hyperlink" Target="https://hua-zhou.github.io/" TargetMode="External"/><Relationship Id="rId32" Type="http://schemas.openxmlformats.org/officeDocument/2006/relationships/hyperlink" Target="https://islp.readthedocs.io/" TargetMode="External"/><Relationship Id="rId178" Type="http://schemas.openxmlformats.org/officeDocument/2006/relationships/hyperlink" Target="https://ucla-biostat-216.github.io/2024fall/slides/13-optim/13-optim.html" TargetMode="External"/><Relationship Id="rId179" Type="http://schemas.openxmlformats.org/officeDocument/2006/relationships/hyperlink" Target="https://www.youtube.com/playlist?list=PLZHQObOWTQDNU6R1_67000Dx_ZCJB-3pi" TargetMode="External"/><Relationship Id="rId132" Type="http://schemas.openxmlformats.org/officeDocument/2006/relationships/hyperlink" Target="linear-algebra-diagonalization.html#thm-invertible-rank" TargetMode="External"/><Relationship Id="rId129" Type="http://schemas.openxmlformats.org/officeDocument/2006/relationships/hyperlink" Target="linear-algebra-diagonalization.html#thm-pd-operations" TargetMode="External"/><Relationship Id="rId62" Type="http://schemas.openxmlformats.org/officeDocument/2006/relationships/hyperlink" Target="linear-algebra-inner-products.html#thm-cauchy-schwarz" TargetMode="External"/><Relationship Id="rId75" Type="http://schemas.openxmlformats.org/officeDocument/2006/relationships/hyperlink" Target="linear-algebra-inner-products.html#thm-norm-properties" TargetMode="External"/><Relationship Id="rId74" Type="http://schemas.openxmlformats.org/officeDocument/2006/relationships/hyperlink" Target="linear-algebra-inner-products.html#thm-triangle-inequality" TargetMode="External"/><Relationship Id="rId45" Type="http://schemas.openxmlformats.org/officeDocument/2006/relationships/hyperlink" Target="linear-algebra-matrices.html#def-matrix-mult" TargetMode="External"/><Relationship Id="rId55" Type="http://schemas.openxmlformats.org/officeDocument/2006/relationships/hyperlink" Target="linear-algebra-matrices.html#thm-transpose-product" TargetMode="External"/><Relationship Id="rId130" Type="http://schemas.openxmlformats.org/officeDocument/2006/relationships/hyperlink" Target="linear-algebra-special-matrices.html#cor-inverse-symmetric" TargetMode="External"/><Relationship Id="rId52" Type="http://schemas.openxmlformats.org/officeDocument/2006/relationships/hyperlink" Target="linear-algebra-special-matrices.html#def-eigendecomposition" TargetMode="External"/><Relationship Id="rId105" Type="http://schemas.openxmlformats.org/officeDocument/2006/relationships/hyperlink" Target="linear-algebra-special-matrices.html#def-invertible-matrix" TargetMode="External"/><Relationship Id="rId57" Type="http://schemas.openxmlformats.org/officeDocument/2006/relationships/hyperlink" Target="linear-algebra-special-matrices.html#def-orthogonal-matrix" TargetMode="External"/><Relationship Id="rId64" Type="http://schemas.openxmlformats.org/officeDocument/2006/relationships/hyperlink" Target="linear-algebra-special-matrices.html#def-positive-definite" TargetMode="External"/><Relationship Id="rId102" Type="http://schemas.openxmlformats.org/officeDocument/2006/relationships/hyperlink" Target="linear-algebra-special-matrices.html#def-positive-semidefinite" TargetMode="External"/><Relationship Id="rId58" Type="http://schemas.openxmlformats.org/officeDocument/2006/relationships/hyperlink" Target="linear-algebra-special-matrices.html#exm-eigenvalue" TargetMode="External"/><Relationship Id="rId66" Type="http://schemas.openxmlformats.org/officeDocument/2006/relationships/hyperlink" Target="linear-algebra-special-matrices.html#thm-definite-eigenvalues" TargetMode="External"/><Relationship Id="rId56" Type="http://schemas.openxmlformats.org/officeDocument/2006/relationships/hyperlink" Target="linear-algebra-special-matrices.html#thm-orthogonal-norm" TargetMode="External"/><Relationship Id="rId128" Type="http://schemas.openxmlformats.org/officeDocument/2006/relationships/hyperlink" Target="linear-algebra-special-matrices.html#thm-pd-inverse" TargetMode="External"/><Relationship Id="rId54" Type="http://schemas.openxmlformats.org/officeDocument/2006/relationships/hyperlink" Target="linear-algebra-special-matrices.html#thm-spectral" TargetMode="External"/><Relationship Id="rId126" Type="http://schemas.openxmlformats.org/officeDocument/2006/relationships/hyperlink" Target="linear-algebra-subspaces.html#def-linearly-independent" TargetMode="External"/><Relationship Id="rId12" Type="http://schemas.openxmlformats.org/officeDocument/2006/relationships/hyperlink" Target="linear-algebra-subspaces.html#sec-subspaces" TargetMode="External"/><Relationship Id="rId61" Type="http://schemas.openxmlformats.org/officeDocument/2006/relationships/hyperlink" Target="linear-algebra-vectors.html#def-dot-product" TargetMode="External"/><Relationship Id="rId18" Type="http://schemas.openxmlformats.org/officeDocument/2006/relationships/hyperlink" Target="number-systems.qmd#def-real-numbers" TargetMode="External"/><Relationship Id="rId24" Type="http://schemas.openxmlformats.org/officeDocument/2006/relationships/hyperlink" Target="proof-writing.qmd#def-converse" TargetMode="External"/><Relationship Id="rId13" Type="http://schemas.openxmlformats.org/officeDocument/2006/relationships/hyperlink" Target="proof-writing.qmd#def-proof" TargetMode="External"/><Relationship Id="rId174" Type="http://schemas.openxmlformats.org/officeDocument/2006/relationships/hyperlink" Target="proof-writing.qmd#def-proof-by-induction" TargetMode="External"/><Relationship Id="rId19" Type="http://schemas.openxmlformats.org/officeDocument/2006/relationships/hyperlink" Target="sets.qmd#def-open-interval" TargetMode="External"/><Relationship Id="rId122" Type="http://schemas.openxmlformats.org/officeDocument/2006/relationships/hyperlink" Target="vector-calculus.qmd#cor-deriv-lincom-tp" TargetMode="External"/><Relationship Id="rId47" Type="http://schemas.openxmlformats.org/officeDocument/2006/relationships/hyperlink" Target="vector-calculus.qmd#cor-quadratic-form-symmetric" TargetMode="External"/><Relationship Id="rId73" Type="http://schemas.openxmlformats.org/officeDocument/2006/relationships/hyperlink" Target="vector-calculus.qmd#def-closed-ball" TargetMode="External"/><Relationship Id="rId123" Type="http://schemas.openxmlformats.org/officeDocument/2006/relationships/hyperlink" Target="vector-calculus.qmd#def-constant-wrt-vector" TargetMode="External"/><Relationship Id="rId40" Type="http://schemas.openxmlformats.org/officeDocument/2006/relationships/hyperlink" Target="vector-calculus.qmd#def-continuous-on" TargetMode="External"/><Relationship Id="rId46" Type="http://schemas.openxmlformats.org/officeDocument/2006/relationships/hyperlink" Target="vector-calculus.qmd#def-continuous-several" TargetMode="External"/><Relationship Id="rId169" Type="http://schemas.openxmlformats.org/officeDocument/2006/relationships/hyperlink" Target="vector-calculus.qmd#def-direction" TargetMode="External"/><Relationship Id="rId134" Type="http://schemas.openxmlformats.org/officeDocument/2006/relationships/hyperlink" Target="vector-calculus.qmd#def-partial-derivative" TargetMode="External"/><Relationship Id="rId81" Type="http://schemas.openxmlformats.org/officeDocument/2006/relationships/hyperlink" Target="vector-calculus.qmd#def-unit-ball" TargetMode="External"/><Relationship Id="rId17" Type="http://schemas.openxmlformats.org/officeDocument/2006/relationships/hyperlink" Target="vector-calculus.qmd#def-vector-derivative" TargetMode="External"/><Relationship Id="rId43" Type="http://schemas.openxmlformats.org/officeDocument/2006/relationships/hyperlink" Target="vector-calculus.qmd#def-vector-valued-derivative" TargetMode="External"/><Relationship Id="rId30" Type="http://schemas.openxmlformats.org/officeDocument/2006/relationships/hyperlink" Target="vector-calculus.qmd#exm-hessian" TargetMode="External"/><Relationship Id="rId44" Type="http://schemas.openxmlformats.org/officeDocument/2006/relationships/hyperlink" Target="vector-calculus.qmd#thm-chain-vec" TargetMode="External"/><Relationship Id="rId48" Type="http://schemas.openxmlformats.org/officeDocument/2006/relationships/hyperlink" Target="vector-calculus.qmd#thm-hessian-quadra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Optimization</dc:title>
  <dc:creator/>
  <cp:keywords/>
  <dcterms:created xsi:type="dcterms:W3CDTF">2026-10-17T10:23:49Z</dcterms:created>
  <dcterms:modified xsi:type="dcterms:W3CDTF">2026-10-17T10:23:49Z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02:21:57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resources">
    <vt:lpwstr/>
  </property>
  <property fmtid="{D5CDD505-2E9C-101B-9397-08002B2CF9AE}" pid="19" name="toc-title">
    <vt:lpwstr>Table of contents</vt:lpwstr>
  </property>
</Properties>
</file>