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19:32:00 (PDT)</w:delText>
        </w:r>
      </w:del>
    </w:p>
    <w:p>
      <w:pPr>
        <w:pStyle w:val="Date"/>
      </w:pPr>
      <w:ins w:id="2" w:author="PR Preview" w:date="2026-01-01T00:00:00Z">
        <w:r>
          <w:t xml:space="preserve">Last modified: 2026-10-17 02:21:57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2026-10-17T10:16:26Z</dcterms:created>
  <dcterms:modified xsi:type="dcterms:W3CDTF">2026-10-17T10:16:26Z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02:21:57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