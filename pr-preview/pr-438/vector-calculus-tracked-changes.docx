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7 (A gradient that does not mention its variable)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Fix</w:delText>
        </w:r>
      </w:del>
    </w:p>
    <w:p>
      <w:pPr>
        <w:pStyle w:val="FirstParagraph"/>
      </w:pPr>
      <w:ins w:id="6" w:author="PR Preview" w:date="2026-01-01T00:00:00Z">
        <w:r>
          <w:rPr>
            <w:b/>
            <w:bCs/>
          </w:rPr>
          <w:t xml:space="preserve">Exercise 7 (A gradient that does not mention its variable)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Take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2026-10-22T19:30:02Z</dcterms:created>
  <dcterms:modified xsi:type="dcterms:W3CDTF">2026-10-22T19:30:02Z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