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bookmarkStart w:id="80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the part of its section on symmetric matrices that builds bases of the column space and null space from eigenvectors are left out.</w:t>
            </w:r>
            <w:r>
              <w:t xml:space="preserve"> </w:t>
            </w:r>
            <w:r>
              <w:t xml:space="preserve">The rest of that section is 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Three other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statement that the eigenvalues of a lower triangular matrix are also its diagonal entries (</w:t>
            </w:r>
            <w:hyperlink w:anchor="thm-eigen-triangular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 </w:t>
            </w:r>
            <w:r>
              <w:t xml:space="preserve">states the upper triangular case)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three further examples of matrices with geometric multiplicity smaller than algebraic multiplicity</w:t>
            </w:r>
            <w:r>
              <w:t xml:space="preserve"> </w:t>
            </w:r>
            <w:r>
              <w:t xml:space="preserve">(</w:t>
            </w:r>
            <w:hyperlink w:anchor="exm-eigenspace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 </w:t>
            </w:r>
            <w:r>
              <w:t xml:space="preserve">gives one nilpotent example)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code cells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8" w:name="thm-invertible-rank"/>
    <w:p>
      <w:pPr>
        <w:pStyle w:val="FirstParagraph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Rank</w:delText>
        </w:r>
      </w:del>
      <w:del w:id="4" w:author="PR Preview" w:date="2026-01-01T00:00:00Z">
        <w:r>
          <w:rPr>
            <w:b/>
            <w:bCs/>
          </w:rPr>
          <w:delText xml:space="preserve"> </w:delText>
        </w:r>
      </w:del>
      <m:oMath>
        <m:r>
          <m:t>n</m:t>
        </m:r>
      </m:oMath>
      <w:del w:id="5" w:author="PR Preview" w:date="2026-01-01T00:00:00Z">
        <w:r>
          <w:rPr>
            <w:b/>
            <w:bCs/>
          </w:rPr>
          <w:delText xml:space="preserve"> </w:delText>
        </w:r>
      </w:del>
      <w:del w:id="6" w:author="PR Preview" w:date="2026-01-01T00:00:00Z">
        <w:r>
          <w:rPr>
            <w:b/>
            <w:bCs/>
          </w:rPr>
          <w:delText xml:space="preserve">implies invertible.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Every system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$\mathbf{A} \mathord{\smash[b]{\underset{\raise.3ex\hbox{$\scriptstyle\sim$}}{y}}\vphantom{y}} = \mathord{\smash[b]{\underset{\raise.3ex\hbox{$\scriptstyle\sim$}}{b}}\vphantom{b}}$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has exactly one solution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(</w:delText>
        </w:r>
      </w:del>
      <w:hyperlink r:id="rId20">
        <w:del w:id="15" w:author="PR Preview" w:date="2026-01-01T00:00:00Z">
          <w:r>
            <w:rPr>
              <w:rStyle w:val="Hyperlink"/>
            </w:rPr>
            <w:delText xml:space="preserve">Corollary 1 in Projections and Linear Systems</w:delText>
          </w:r>
        </w:del>
      </w:hyperlink>
      <w:del w:id="16" w:author="PR Preview" w:date="2026-01-01T00:00:00Z">
        <w:r>
          <w:delText xml:space="preserve">, both parts, with</w:delText>
        </w:r>
      </w:del>
      <w:del w:id="1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n</m:t>
        </m:r>
      </m:oMath>
      <w:del w:id="18" w:author="PR Preview" w:date="2026-01-01T00:00:00Z">
        <w:r>
          <w:delText xml:space="preserve">).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Let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$\mathord{\smash[b]{\underset{\raise.3ex\hbox{$\scriptstyle\sim$}}{y}}\vphantom{y}}_j$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solve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$\mathbf{A} \mathord{\smash[b]{\underset{\raise.3ex\hbox{$\scriptstyle\sim$}}{y}}\vphantom{y}}_j = \mathord{\smash[b]{\underset{\raise.3ex\hbox{$\scriptstyle\sim$}}{e}}\vphantom{e}}_j$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(</w:delText>
        </w:r>
      </w:del>
      <w:hyperlink r:id="rId21">
        <w:del w:id="29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30" w:author="PR Preview" w:date="2026-01-01T00:00:00Z">
        <w:r>
          <w:delText xml:space="preserve">),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and let</w:delText>
        </w:r>
      </w:del>
      <w:del w:id="3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have columns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$\mathord{\smash[b]{\underset{\raise.3ex\hbox{$\scriptstyle\sim$}}{y}}\vphantom{y}}_1, \ldots, \mathord{\smash[b]{\underset{\raise.3ex\hbox{$\scriptstyle\sim$}}{y}}\vphantom{y}}_n$</w:delText>
        </w:r>
      </w:del>
      <w:del w:id="38" w:author="PR Preview" w:date="2026-01-01T00:00:00Z">
        <w:r>
          <w:delText xml:space="preserve">.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Column</w:delText>
        </w:r>
      </w:del>
      <w:del w:id="41" w:author="PR Preview" w:date="2026-01-01T00:00:00Z">
        <w:r>
          <w:delText xml:space="preserve"> </w:delText>
        </w:r>
      </w:del>
      <m:oMath>
        <m:r>
          <m:t>j</m:t>
        </m:r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of</w:delText>
        </w:r>
      </w:del>
      <w:del w:id="4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is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$\mathbf{A} \mathord{\smash[b]{\underset{\raise.3ex\hbox{$\scriptstyle\sim$}}{y}}\vphantom{y}}_j = \mathord{\smash[b]{\underset{\raise.3ex\hbox{$\scriptstyle\sim$}}{e}}\vphantom{e}}_j$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(1),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so</w:delText>
        </w:r>
      </w:del>
      <w:del w:id="5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del w:id="54" w:author="PR Preview" w:date="2026-01-01T00:00:00Z">
        <w:r>
          <w:delText xml:space="preserve">.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For the other order,</w:delText>
        </w:r>
      </w:del>
    </w:p>
    <w:p>
      <w:pPr>
        <w:pStyle w:val="BodyText"/>
      </w:pPr>
      <w:ins w:id="57" w:author="PR Preview" w:date="2026-01-01T00:00:00Z">
        <w:r>
          <w:rPr>
            <w:b/>
            <w:bCs/>
          </w:rPr>
          <w:t xml:space="preserve">Rank</w:t>
        </w:r>
      </w:ins>
      <w:ins w:id="58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59" w:author="PR Preview" w:date="2026-01-01T00:00:00Z">
        <w:r>
          <w:rPr>
            <w:b/>
            <w:bCs/>
          </w:rPr>
          <w:t xml:space="preserve"> </w:t>
        </w:r>
      </w:ins>
      <w:ins w:id="60" w:author="PR Preview" w:date="2026-01-01T00:00:00Z">
        <w:r>
          <w:rPr>
            <w:b/>
            <w:bCs/>
          </w:rPr>
          <w:t xml:space="preserve">implies invertible.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Every system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$\mathbf{A} \mathord{\smash[b]{\underset{\raise.3ex\hbox{$\scriptstyle\sim$}}{y}}\vphantom{y}} = \mathord{\smash[b]{\underset{\raise.3ex\hbox{$\scriptstyle\sim$}}{b}}\vphantom{b}}$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has exactly one solution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(</w:t>
        </w:r>
      </w:ins>
      <w:hyperlink r:id="rId20">
        <w:ins w:id="69" w:author="PR Preview" w:date="2026-01-01T00:00:00Z">
          <w:r>
            <w:rPr>
              <w:rStyle w:val="Hyperlink"/>
            </w:rPr>
            <w:t xml:space="preserve">Corollary 1 in Projections and Linear Systems</w:t>
          </w:r>
        </w:ins>
      </w:hyperlink>
      <w:ins w:id="70" w:author="PR Preview" w:date="2026-01-01T00:00:00Z">
        <w:r>
          <w:t xml:space="preserve">, both parts, with</w:t>
        </w:r>
      </w:ins>
      <w:ins w:id="7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n</m:t>
        </m:r>
      </m:oMath>
      <w:ins w:id="72" w:author="PR Preview" w:date="2026-01-01T00:00:00Z">
        <w:r>
          <w:t xml:space="preserve">).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Let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$\mathord{\smash[b]{\underset{\raise.3ex\hbox{$\scriptstyle\sim$}}{y}}\vphantom{y}}_j$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solve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$\mathbf{A} \mathord{\smash[b]{\underset{\raise.3ex\hbox{$\scriptstyle\sim$}}{y}}\vphantom{y}}_j = \mathord{\smash[b]{\underset{\raise.3ex\hbox{$\scriptstyle\sim$}}{e}}\vphantom{e}}_j$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(</w:t>
        </w:r>
      </w:ins>
      <w:hyperlink r:id="rId21">
        <w:ins w:id="83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84" w:author="PR Preview" w:date="2026-01-01T00:00:00Z">
        <w:r>
          <w:t xml:space="preserve">),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and let</w:t>
        </w:r>
      </w:ins>
      <w:ins w:id="8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have columns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$\mathord{\smash[b]{\underset{\raise.3ex\hbox{$\scriptstyle\sim$}}{y}}\vphantom{y}}_1, \ldots, \mathord{\smash[b]{\underset{\raise.3ex\hbox{$\scriptstyle\sim$}}{y}}\vphantom{y}}_n$</w:t>
        </w:r>
      </w:ins>
      <w:ins w:id="92" w:author="PR Preview" w:date="2026-01-01T00:00:00Z">
        <w:r>
          <w:t xml:space="preserve">.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Column</w:t>
        </w:r>
      </w:ins>
      <w:ins w:id="95" w:author="PR Preview" w:date="2026-01-01T00:00:00Z">
        <w:r>
          <w:t xml:space="preserve"> </w:t>
        </w:r>
      </w:ins>
      <m:oMath>
        <m:r>
          <m:t>j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of</w:t>
        </w:r>
      </w:ins>
      <w:ins w:id="9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is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$\mathbf{A} \mathord{\smash[b]{\underset{\raise.3ex\hbox{$\scriptstyle\sim$}}{y}}\vphantom{y}}_j = \mathord{\smash[b]{\underset{\raise.3ex\hbox{$\scriptstyle\sim$}}{e}}\vphantom{e}}_j$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(1),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so</w:t>
        </w:r>
      </w:ins>
      <w:ins w:id="10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108" w:author="PR Preview" w:date="2026-01-01T00:00:00Z">
        <w:r>
          <w:t xml:space="preserve">.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For the other order,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6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6"/>
    <w:bookmarkStart w:id="28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8"/>
    <w:bookmarkStart w:id="29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9"/>
    <w:bookmarkStart w:id="31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1"/>
    <w:bookmarkStart w:id="32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2"/>
    <w:bookmarkStart w:id="33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4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6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8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6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5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24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5"/>
    <w:bookmarkStart w:id="48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Every eigenvalue of an idempotent matrix (</w:t>
      </w:r>
      <w:hyperlink r:id="rId46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Every eigenvalue of an orthogonal matrix (</w:t>
      </w:r>
      <w:hyperlink r:id="rId47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3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2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3"/>
    <w:bookmarkStart w:id="54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4"/>
    <w:bookmarkStart w:id="56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is the condition of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5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6"/>
    <w:bookmarkStart w:id="59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9"/>
    <w:bookmarkStart w:id="60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3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3"/>
    <w:bookmarkStart w:id="65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6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6"/>
    <w:bookmarkStart w:id="68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8"/>
    <w:bookmarkStart w:id="69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9"/>
    <w:bookmarkStart w:id="70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2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2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5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5"/>
    <w:bookmarkStart w:id="76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7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7"/>
    <w:bookmarkStart w:id="78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9"/>
    <w:bookmarkEnd w:id="80"/>
    <w:bookmarkStart w:id="14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3">
              <w:r>
                <w:rPr>
                  <w:rStyle w:val="Hyperlink"/>
                </w:rPr>
                <w:t xml:space="preserve">Theorem 17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notes on the LU factorization and computational cost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statement that a nonnegative combination of positive semidefinite matrices is positive semidefinite</w:t>
            </w:r>
            <w:r>
              <w:t xml:space="preserve"> </w:t>
            </w:r>
            <w:r>
              <w:t xml:space="preserve">(</w:t>
            </w:r>
            <w:hyperlink w:anchor="thm-pd-operations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 </w:t>
            </w:r>
            <w:r>
              <w:t xml:space="preserve">states the positive definite version)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section on the ellipse</w:t>
            </w:r>
            <w: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b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with its worked example of a positive definite and an indefinite matrix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numerical example of the Cholesky factorization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6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9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90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5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5"/>
    <w:bookmarkStart w:id="96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9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1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1"/>
    <w:bookmarkStart w:id="102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3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3"/>
    <w:bookmarkStart w:id="104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\text{(}\text{Theorem~5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6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6"/>
    <w:bookmarkStart w:id="107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7"/>
    <w:bookmarkStart w:id="108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8"/>
    <w:bookmarkStart w:id="109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9"/>
    <w:bookmarkStart w:id="110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del w:id="111" w:author="PR Preview" w:date="2026-01-01T00:00:00Z">
        <w:r>
          <w:delText xml:space="preserve">For the diagonal entry</w:delText>
        </w:r>
      </w:del>
      <w:del w:id="11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del w:id="113" w:author="PR Preview" w:date="2026-01-01T00:00:00Z">
        <w:r>
          <w:delText xml:space="preserve">, take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$\mathord{\smash[b]{\underset{\raise.3ex\hbox{$\scriptstyle\sim$}}{e}}\vphantom{e}}_i$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(</w:delText>
        </w:r>
      </w:del>
      <w:hyperlink r:id="rId21">
        <w:del w:id="118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119" w:author="PR Preview" w:date="2026-01-01T00:00:00Z">
        <w:r>
          <w:delText xml:space="preserve">), which is nonzero:</w:delText>
        </w:r>
      </w:del>
    </w:p>
    <w:p>
      <w:pPr>
        <w:pStyle w:val="FirstParagraph"/>
      </w:pPr>
      <w:ins w:id="120" w:author="PR Preview" w:date="2026-01-01T00:00:00Z">
        <w:r>
          <w:t xml:space="preserve">For the diagonal entry</w:t>
        </w:r>
      </w:ins>
      <w:ins w:id="12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ins w:id="122" w:author="PR Preview" w:date="2026-01-01T00:00:00Z">
        <w:r>
          <w:t xml:space="preserve">, take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$\mathord{\smash[b]{\underset{\raise.3ex\hbox{$\scriptstyle\sim$}}{e}}\vphantom{e}}_i$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(</w:t>
        </w:r>
      </w:ins>
      <w:hyperlink r:id="rId21">
        <w:ins w:id="127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128" w:author="PR Preview" w:date="2026-01-01T00:00:00Z">
        <w:r>
          <w:t xml:space="preserve">), which is nonzero:</w:t>
        </w:r>
      </w:ins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2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1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2"/>
    <w:bookmarkStart w:id="115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4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7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7"/>
    <w:bookmarkStart w:id="118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8"/>
    <w:bookmarkStart w:id="119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9"/>
    <w:bookmarkStart w:id="120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2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found directly.</w:t>
      </w:r>
    </w:p>
    <w:bookmarkEnd w:id="122"/>
    <w:bookmarkStart w:id="124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5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5"/>
    <w:bookmarkStart w:id="142" w:name="refs"/>
    <w:bookmarkStart w:id="127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6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7"/>
    <w:bookmarkStart w:id="129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https://en.wikipedia.org/wiki/Eigenvalues_and_eigenvectors</w:t>
        </w:r>
      </w:hyperlink>
    </w:p>
    <w:bookmarkEnd w:id="129"/>
    <w:bookmarkStart w:id="131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https://en.wikipedia.org/wiki/Matrix_similarity</w:t>
        </w:r>
      </w:hyperlink>
    </w:p>
    <w:bookmarkEnd w:id="131"/>
    <w:bookmarkStart w:id="133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https://en.wikipedia.org/wiki/Diagonalizable_matrix</w:t>
        </w:r>
      </w:hyperlink>
    </w:p>
    <w:bookmarkEnd w:id="133"/>
    <w:bookmarkStart w:id="135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5"/>
    <w:bookmarkStart w:id="137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https://en.wikipedia.org/wiki/Block_matrix</w:t>
        </w:r>
      </w:hyperlink>
    </w:p>
    <w:bookmarkEnd w:id="137"/>
    <w:bookmarkStart w:id="139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https://en.wikipedia.org/wiki/Schur_complement</w:t>
        </w:r>
      </w:hyperlink>
    </w:p>
    <w:bookmarkEnd w:id="139"/>
    <w:bookmarkStart w:id="141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https://en.wikipedia.org/wiki/Cholesky_decomposition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6" Type="http://schemas.openxmlformats.org/officeDocument/2006/relationships/hyperlink" Target="https://en.wikipedia.org/wiki/Block_matrix" TargetMode="External"/><Relationship Id="rId140" Type="http://schemas.openxmlformats.org/officeDocument/2006/relationships/hyperlink" Target="https://en.wikipedia.org/wiki/Cholesky_decomposition" TargetMode="External"/><Relationship Id="rId132" Type="http://schemas.openxmlformats.org/officeDocument/2006/relationships/hyperlink" Target="https://en.wikipedia.org/wiki/Diagonalizable_matrix" TargetMode="External"/><Relationship Id="rId128" Type="http://schemas.openxmlformats.org/officeDocument/2006/relationships/hyperlink" Target="https://en.wikipedia.org/wiki/Eigenvalues_and_eigenvectors" TargetMode="External"/><Relationship Id="rId130" Type="http://schemas.openxmlformats.org/officeDocument/2006/relationships/hyperlink" Target="https://en.wikipedia.org/wiki/Matrix_similarity" TargetMode="External"/><Relationship Id="rId138" Type="http://schemas.openxmlformats.org/officeDocument/2006/relationships/hyperlink" Target="https://en.wikipedia.org/wiki/Schur_complement" TargetMode="External"/><Relationship Id="rId126" Type="http://schemas.openxmlformats.org/officeDocument/2006/relationships/hyperlink" Target="https://ucla-biostat-216.github.io/2024fall/slides/10-eig/10-eig.html" TargetMode="External"/><Relationship Id="rId134" Type="http://schemas.openxmlformats.org/officeDocument/2006/relationships/hyperlink" Target="https://ucla-biostat-216.github.io/2024fall/slides/11-pd/11-pd.html" TargetMode="External"/><Relationship Id="rId49" Type="http://schemas.openxmlformats.org/officeDocument/2006/relationships/hyperlink" Target="linear-algebra-inner-products.html#thm-norm-properties" TargetMode="External"/><Relationship Id="rId41" Type="http://schemas.openxmlformats.org/officeDocument/2006/relationships/hyperlink" Target="linear-algebra-matrices.html#def-identity-matrix" TargetMode="External"/><Relationship Id="rId42" Type="http://schemas.openxmlformats.org/officeDocument/2006/relationships/hyperlink" Target="linear-algebra-matrices.html#def-matrix-addition" TargetMode="External"/><Relationship Id="rId88" Type="http://schemas.openxmlformats.org/officeDocument/2006/relationships/hyperlink" Target="linear-algebra-matrices.html#def-matrix-transpose" TargetMode="External"/><Relationship Id="rId62" Type="http://schemas.openxmlformats.org/officeDocument/2006/relationships/hyperlink" Target="linear-algebra-matrices.html#def-matvec-mult" TargetMode="External"/><Relationship Id="rId98" Type="http://schemas.openxmlformats.org/officeDocument/2006/relationships/hyperlink" Target="linear-algebra-matrices.html#def-scalar-mult" TargetMode="External"/><Relationship Id="rId58" Type="http://schemas.openxmlformats.org/officeDocument/2006/relationships/hyperlink" Target="linear-algebra-matrices.html#thm-identity" TargetMode="External"/><Relationship Id="rId61" Type="http://schemas.openxmlformats.org/officeDocument/2006/relationships/hyperlink" Target="linear-algebra-matrices.html#thm-matmul-assoc" TargetMode="External"/><Relationship Id="rId87" Type="http://schemas.openxmlformats.org/officeDocument/2006/relationships/hyperlink" Target="linear-algebra-matrices.html#thm-transpose-product" TargetMode="External"/><Relationship Id="rId97" Type="http://schemas.openxmlformats.org/officeDocument/2006/relationships/hyperlink" Target="linear-algebra-matrices.html#thm-transpose-sum" TargetMode="External"/><Relationship Id="rId20" Type="http://schemas.openxmlformats.org/officeDocument/2006/relationships/hyperlink" Target="linear-algebra-projections.html#cor-solution-unique" TargetMode="External"/><Relationship Id="rId123" Type="http://schemas.openxmlformats.org/officeDocument/2006/relationships/hyperlink" Target="linear-algebra-projections.html#def-lower-triangular-matrix" TargetMode="External"/><Relationship Id="rId39" Type="http://schemas.openxmlformats.org/officeDocument/2006/relationships/hyperlink" Target="linear-algebra-projections.html#def-triangular-matrix" TargetMode="External"/><Relationship Id="rId94" Type="http://schemas.openxmlformats.org/officeDocument/2006/relationships/hyperlink" Target="linear-algebra-projections.html#exm-gram-invertible" TargetMode="External"/><Relationship Id="rId50" Type="http://schemas.openxmlformats.org/officeDocument/2006/relationships/hyperlink" Target="linear-algebra-projections.html#exm-hat-matrix-projection" TargetMode="External"/><Relationship Id="rId44" Type="http://schemas.openxmlformats.org/officeDocument/2006/relationships/hyperlink" Target="linear-algebra-projections.html#exm-triangular-matrix" TargetMode="External"/><Relationship Id="rId43" Type="http://schemas.openxmlformats.org/officeDocument/2006/relationships/hyperlink" Target="linear-algebra-projections.html#thm-back-substitution" TargetMode="External"/><Relationship Id="rId57" Type="http://schemas.openxmlformats.org/officeDocument/2006/relationships/hyperlink" Target="linear-algebra-projections.html#thm-scalar-matmul" TargetMode="External"/><Relationship Id="rId105" Type="http://schemas.openxmlformats.org/officeDocument/2006/relationships/hyperlink" Target="linear-algebra-rank-nullity.html#exm-independent-null-space" TargetMode="External"/><Relationship Id="rId27" Type="http://schemas.openxmlformats.org/officeDocument/2006/relationships/hyperlink" Target="linear-algebra-rank-nullity.html#thm-null-space-subspace" TargetMode="External"/><Relationship Id="rId19" Type="http://schemas.openxmlformats.org/officeDocument/2006/relationships/hyperlink" Target="linear-algebra-rank-nullity.html#thm-rank-nullity" TargetMode="External"/><Relationship Id="rId116" Type="http://schemas.openxmlformats.org/officeDocument/2006/relationships/hyperlink" Target="linear-algebra-special-matrices.html#cor-inverse-symmetric" TargetMode="External"/><Relationship Id="rId111" Type="http://schemas.openxmlformats.org/officeDocument/2006/relationships/hyperlink" Target="linear-algebra-special-matrices.html#def-determinant" TargetMode="External"/><Relationship Id="rId67" Type="http://schemas.openxmlformats.org/officeDocument/2006/relationships/hyperlink" Target="linear-algebra-special-matrices.html#def-diagonal-matrix" TargetMode="External"/><Relationship Id="rId74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6" Type="http://schemas.openxmlformats.org/officeDocument/2006/relationships/hyperlink" Target="linear-algebra-special-matrices.html#def-idempotent-matrix" TargetMode="External"/><Relationship Id="rId16" Type="http://schemas.openxmlformats.org/officeDocument/2006/relationships/hyperlink" Target="linear-algebra-special-matrices.html#def-invertible-matrix" TargetMode="External"/><Relationship Id="rId35" Type="http://schemas.openxmlformats.org/officeDocument/2006/relationships/hyperlink" Target="linear-algebra-special-matrices.html#def-matrix-power" TargetMode="External"/><Relationship Id="rId47" Type="http://schemas.openxmlformats.org/officeDocument/2006/relationships/hyperlink" Target="linear-algebra-special-matrices.html#def-orthogonal-matrix" TargetMode="External"/><Relationship Id="rId85" Type="http://schemas.openxmlformats.org/officeDocument/2006/relationships/hyperlink" Target="linear-algebra-special-matrices.html#def-positive-definite" TargetMode="External"/><Relationship Id="rId84" Type="http://schemas.openxmlformats.org/officeDocument/2006/relationships/hyperlink" Target="linear-algebra-special-matrices.html#def-positive-semidefinite" TargetMode="External"/><Relationship Id="rId113" Type="http://schemas.openxmlformats.org/officeDocument/2006/relationships/hyperlink" Target="linear-algebra-special-matrices.html#def-symmetric-matrix" TargetMode="External"/><Relationship Id="rId30" Type="http://schemas.openxmlformats.org/officeDocument/2006/relationships/hyperlink" Target="linear-algebra-special-matrices.html#exm-eigenvalue" TargetMode="External"/><Relationship Id="rId25" Type="http://schemas.openxmlformats.org/officeDocument/2006/relationships/hyperlink" Target="linear-algebra-special-matrices.html#exm-invertible-matrix" TargetMode="External"/><Relationship Id="rId52" Type="http://schemas.openxmlformats.org/officeDocument/2006/relationships/hyperlink" Target="linear-algebra-special-matrices.html#exm-orthogonal-matrix" TargetMode="External"/><Relationship Id="rId92" Type="http://schemas.openxmlformats.org/officeDocument/2006/relationships/hyperlink" Target="linear-algebra-special-matrices.html#exm-positive-definite" TargetMode="External"/><Relationship Id="rId91" Type="http://schemas.openxmlformats.org/officeDocument/2006/relationships/hyperlink" Target="linear-algebra-special-matrices.html#exm-positive-semidefinite" TargetMode="External"/><Relationship Id="rId55" Type="http://schemas.openxmlformats.org/officeDocument/2006/relationships/hyperlink" Target="linear-algebra-special-matrices.html#rem-invertible-inverse" TargetMode="External"/><Relationship Id="rId51" Type="http://schemas.openxmlformats.org/officeDocument/2006/relationships/hyperlink" Target="linear-algebra-special-matrices.html#rem-orthogonal-matrix-columns" TargetMode="External"/><Relationship Id="rId89" Type="http://schemas.openxmlformats.org/officeDocument/2006/relationships/hyperlink" Target="linear-algebra-special-matrices.html#rem-positive-definite-symmetry" TargetMode="External"/><Relationship Id="rId83" Type="http://schemas.openxmlformats.org/officeDocument/2006/relationships/hyperlink" Target="linear-algebra-special-matrices.html#thm-definite-eigenvalues" TargetMode="External"/><Relationship Id="rId90" Type="http://schemas.openxmlformats.org/officeDocument/2006/relationships/hyperlink" Target="linear-algebra-special-matrices.html#thm-inverse-product" TargetMode="External"/><Relationship Id="rId12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15" Type="http://schemas.openxmlformats.org/officeDocument/2006/relationships/hyperlink" Target="linear-algebra-special-matrices.html#thm-symmetric-eigenvectors-orthogonal" TargetMode="External"/><Relationship Id="rId22" Type="http://schemas.openxmlformats.org/officeDocument/2006/relationships/hyperlink" Target="linear-algebra-subspaces.html#def-dimension" TargetMode="External"/><Relationship Id="rId17" Type="http://schemas.openxmlformats.org/officeDocument/2006/relationships/hyperlink" Target="linear-algebra-subspaces.html#def-full-column-rank" TargetMode="External"/><Relationship Id="rId64" Type="http://schemas.openxmlformats.org/officeDocument/2006/relationships/hyperlink" Target="linear-algebra-subspaces.html#def-linearly-independent" TargetMode="External"/><Relationship Id="rId73" Type="http://schemas.openxmlformats.org/officeDocument/2006/relationships/hyperlink" Target="linear-algebra-subspaces.html#def-rank" TargetMode="External"/><Relationship Id="rId23" Type="http://schemas.openxmlformats.org/officeDocument/2006/relationships/hyperlink" Target="linear-algebra-subspaces.html#def-span" TargetMode="External"/><Relationship Id="rId24" Type="http://schemas.openxmlformats.org/officeDocument/2006/relationships/hyperlink" Target="linear-algebra-subspaces.html#exm-dimension" TargetMode="External"/><Relationship Id="rId93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1" Type="http://schemas.openxmlformats.org/officeDocument/2006/relationships/hyperlink" Target="linear-algebra-subspaces.html#thm-matvec-columns" TargetMode="External"/><Relationship Id="rId21" Type="http://schemas.openxmlformats.org/officeDocument/2006/relationships/hyperlink" Target="linear-algebra-vectors.html#def-indicator-vector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6" Type="http://schemas.openxmlformats.org/officeDocument/2006/relationships/hyperlink" Target="https://en.wikipedia.org/wiki/Block_matrix" TargetMode="External"/><Relationship Id="rId140" Type="http://schemas.openxmlformats.org/officeDocument/2006/relationships/hyperlink" Target="https://en.wikipedia.org/wiki/Cholesky_decomposition" TargetMode="External"/><Relationship Id="rId132" Type="http://schemas.openxmlformats.org/officeDocument/2006/relationships/hyperlink" Target="https://en.wikipedia.org/wiki/Diagonalizable_matrix" TargetMode="External"/><Relationship Id="rId128" Type="http://schemas.openxmlformats.org/officeDocument/2006/relationships/hyperlink" Target="https://en.wikipedia.org/wiki/Eigenvalues_and_eigenvectors" TargetMode="External"/><Relationship Id="rId130" Type="http://schemas.openxmlformats.org/officeDocument/2006/relationships/hyperlink" Target="https://en.wikipedia.org/wiki/Matrix_similarity" TargetMode="External"/><Relationship Id="rId138" Type="http://schemas.openxmlformats.org/officeDocument/2006/relationships/hyperlink" Target="https://en.wikipedia.org/wiki/Schur_complement" TargetMode="External"/><Relationship Id="rId126" Type="http://schemas.openxmlformats.org/officeDocument/2006/relationships/hyperlink" Target="https://ucla-biostat-216.github.io/2024fall/slides/10-eig/10-eig.html" TargetMode="External"/><Relationship Id="rId134" Type="http://schemas.openxmlformats.org/officeDocument/2006/relationships/hyperlink" Target="https://ucla-biostat-216.github.io/2024fall/slides/11-pd/11-pd.html" TargetMode="External"/><Relationship Id="rId49" Type="http://schemas.openxmlformats.org/officeDocument/2006/relationships/hyperlink" Target="linear-algebra-inner-products.html#thm-norm-properties" TargetMode="External"/><Relationship Id="rId41" Type="http://schemas.openxmlformats.org/officeDocument/2006/relationships/hyperlink" Target="linear-algebra-matrices.html#def-identity-matrix" TargetMode="External"/><Relationship Id="rId42" Type="http://schemas.openxmlformats.org/officeDocument/2006/relationships/hyperlink" Target="linear-algebra-matrices.html#def-matrix-addition" TargetMode="External"/><Relationship Id="rId88" Type="http://schemas.openxmlformats.org/officeDocument/2006/relationships/hyperlink" Target="linear-algebra-matrices.html#def-matrix-transpose" TargetMode="External"/><Relationship Id="rId62" Type="http://schemas.openxmlformats.org/officeDocument/2006/relationships/hyperlink" Target="linear-algebra-matrices.html#def-matvec-mult" TargetMode="External"/><Relationship Id="rId98" Type="http://schemas.openxmlformats.org/officeDocument/2006/relationships/hyperlink" Target="linear-algebra-matrices.html#def-scalar-mult" TargetMode="External"/><Relationship Id="rId58" Type="http://schemas.openxmlformats.org/officeDocument/2006/relationships/hyperlink" Target="linear-algebra-matrices.html#thm-identity" TargetMode="External"/><Relationship Id="rId61" Type="http://schemas.openxmlformats.org/officeDocument/2006/relationships/hyperlink" Target="linear-algebra-matrices.html#thm-matmul-assoc" TargetMode="External"/><Relationship Id="rId87" Type="http://schemas.openxmlformats.org/officeDocument/2006/relationships/hyperlink" Target="linear-algebra-matrices.html#thm-transpose-product" TargetMode="External"/><Relationship Id="rId97" Type="http://schemas.openxmlformats.org/officeDocument/2006/relationships/hyperlink" Target="linear-algebra-matrices.html#thm-transpose-sum" TargetMode="External"/><Relationship Id="rId20" Type="http://schemas.openxmlformats.org/officeDocument/2006/relationships/hyperlink" Target="linear-algebra-projections.html#cor-solution-unique" TargetMode="External"/><Relationship Id="rId123" Type="http://schemas.openxmlformats.org/officeDocument/2006/relationships/hyperlink" Target="linear-algebra-projections.html#def-lower-triangular-matrix" TargetMode="External"/><Relationship Id="rId39" Type="http://schemas.openxmlformats.org/officeDocument/2006/relationships/hyperlink" Target="linear-algebra-projections.html#def-triangular-matrix" TargetMode="External"/><Relationship Id="rId94" Type="http://schemas.openxmlformats.org/officeDocument/2006/relationships/hyperlink" Target="linear-algebra-projections.html#exm-gram-invertible" TargetMode="External"/><Relationship Id="rId50" Type="http://schemas.openxmlformats.org/officeDocument/2006/relationships/hyperlink" Target="linear-algebra-projections.html#exm-hat-matrix-projection" TargetMode="External"/><Relationship Id="rId44" Type="http://schemas.openxmlformats.org/officeDocument/2006/relationships/hyperlink" Target="linear-algebra-projections.html#exm-triangular-matrix" TargetMode="External"/><Relationship Id="rId43" Type="http://schemas.openxmlformats.org/officeDocument/2006/relationships/hyperlink" Target="linear-algebra-projections.html#thm-back-substitution" TargetMode="External"/><Relationship Id="rId57" Type="http://schemas.openxmlformats.org/officeDocument/2006/relationships/hyperlink" Target="linear-algebra-projections.html#thm-scalar-matmul" TargetMode="External"/><Relationship Id="rId105" Type="http://schemas.openxmlformats.org/officeDocument/2006/relationships/hyperlink" Target="linear-algebra-rank-nullity.html#exm-independent-null-space" TargetMode="External"/><Relationship Id="rId27" Type="http://schemas.openxmlformats.org/officeDocument/2006/relationships/hyperlink" Target="linear-algebra-rank-nullity.html#thm-null-space-subspace" TargetMode="External"/><Relationship Id="rId19" Type="http://schemas.openxmlformats.org/officeDocument/2006/relationships/hyperlink" Target="linear-algebra-rank-nullity.html#thm-rank-nullity" TargetMode="External"/><Relationship Id="rId116" Type="http://schemas.openxmlformats.org/officeDocument/2006/relationships/hyperlink" Target="linear-algebra-special-matrices.html#cor-inverse-symmetric" TargetMode="External"/><Relationship Id="rId111" Type="http://schemas.openxmlformats.org/officeDocument/2006/relationships/hyperlink" Target="linear-algebra-special-matrices.html#def-determinant" TargetMode="External"/><Relationship Id="rId67" Type="http://schemas.openxmlformats.org/officeDocument/2006/relationships/hyperlink" Target="linear-algebra-special-matrices.html#def-diagonal-matrix" TargetMode="External"/><Relationship Id="rId74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6" Type="http://schemas.openxmlformats.org/officeDocument/2006/relationships/hyperlink" Target="linear-algebra-special-matrices.html#def-idempotent-matrix" TargetMode="External"/><Relationship Id="rId16" Type="http://schemas.openxmlformats.org/officeDocument/2006/relationships/hyperlink" Target="linear-algebra-special-matrices.html#def-invertible-matrix" TargetMode="External"/><Relationship Id="rId35" Type="http://schemas.openxmlformats.org/officeDocument/2006/relationships/hyperlink" Target="linear-algebra-special-matrices.html#def-matrix-power" TargetMode="External"/><Relationship Id="rId47" Type="http://schemas.openxmlformats.org/officeDocument/2006/relationships/hyperlink" Target="linear-algebra-special-matrices.html#def-orthogonal-matrix" TargetMode="External"/><Relationship Id="rId85" Type="http://schemas.openxmlformats.org/officeDocument/2006/relationships/hyperlink" Target="linear-algebra-special-matrices.html#def-positive-definite" TargetMode="External"/><Relationship Id="rId84" Type="http://schemas.openxmlformats.org/officeDocument/2006/relationships/hyperlink" Target="linear-algebra-special-matrices.html#def-positive-semidefinite" TargetMode="External"/><Relationship Id="rId113" Type="http://schemas.openxmlformats.org/officeDocument/2006/relationships/hyperlink" Target="linear-algebra-special-matrices.html#def-symmetric-matrix" TargetMode="External"/><Relationship Id="rId30" Type="http://schemas.openxmlformats.org/officeDocument/2006/relationships/hyperlink" Target="linear-algebra-special-matrices.html#exm-eigenvalue" TargetMode="External"/><Relationship Id="rId25" Type="http://schemas.openxmlformats.org/officeDocument/2006/relationships/hyperlink" Target="linear-algebra-special-matrices.html#exm-invertible-matrix" TargetMode="External"/><Relationship Id="rId52" Type="http://schemas.openxmlformats.org/officeDocument/2006/relationships/hyperlink" Target="linear-algebra-special-matrices.html#exm-orthogonal-matrix" TargetMode="External"/><Relationship Id="rId92" Type="http://schemas.openxmlformats.org/officeDocument/2006/relationships/hyperlink" Target="linear-algebra-special-matrices.html#exm-positive-definite" TargetMode="External"/><Relationship Id="rId91" Type="http://schemas.openxmlformats.org/officeDocument/2006/relationships/hyperlink" Target="linear-algebra-special-matrices.html#exm-positive-semidefinite" TargetMode="External"/><Relationship Id="rId55" Type="http://schemas.openxmlformats.org/officeDocument/2006/relationships/hyperlink" Target="linear-algebra-special-matrices.html#rem-invertible-inverse" TargetMode="External"/><Relationship Id="rId51" Type="http://schemas.openxmlformats.org/officeDocument/2006/relationships/hyperlink" Target="linear-algebra-special-matrices.html#rem-orthogonal-matrix-columns" TargetMode="External"/><Relationship Id="rId89" Type="http://schemas.openxmlformats.org/officeDocument/2006/relationships/hyperlink" Target="linear-algebra-special-matrices.html#rem-positive-definite-symmetry" TargetMode="External"/><Relationship Id="rId83" Type="http://schemas.openxmlformats.org/officeDocument/2006/relationships/hyperlink" Target="linear-algebra-special-matrices.html#thm-definite-eigenvalues" TargetMode="External"/><Relationship Id="rId90" Type="http://schemas.openxmlformats.org/officeDocument/2006/relationships/hyperlink" Target="linear-algebra-special-matrices.html#thm-inverse-product" TargetMode="External"/><Relationship Id="rId12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15" Type="http://schemas.openxmlformats.org/officeDocument/2006/relationships/hyperlink" Target="linear-algebra-special-matrices.html#thm-symmetric-eigenvectors-orthogonal" TargetMode="External"/><Relationship Id="rId22" Type="http://schemas.openxmlformats.org/officeDocument/2006/relationships/hyperlink" Target="linear-algebra-subspaces.html#def-dimension" TargetMode="External"/><Relationship Id="rId17" Type="http://schemas.openxmlformats.org/officeDocument/2006/relationships/hyperlink" Target="linear-algebra-subspaces.html#def-full-column-rank" TargetMode="External"/><Relationship Id="rId64" Type="http://schemas.openxmlformats.org/officeDocument/2006/relationships/hyperlink" Target="linear-algebra-subspaces.html#def-linearly-independent" TargetMode="External"/><Relationship Id="rId73" Type="http://schemas.openxmlformats.org/officeDocument/2006/relationships/hyperlink" Target="linear-algebra-subspaces.html#def-rank" TargetMode="External"/><Relationship Id="rId23" Type="http://schemas.openxmlformats.org/officeDocument/2006/relationships/hyperlink" Target="linear-algebra-subspaces.html#def-span" TargetMode="External"/><Relationship Id="rId24" Type="http://schemas.openxmlformats.org/officeDocument/2006/relationships/hyperlink" Target="linear-algebra-subspaces.html#exm-dimension" TargetMode="External"/><Relationship Id="rId93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1" Type="http://schemas.openxmlformats.org/officeDocument/2006/relationships/hyperlink" Target="linear-algebra-subspaces.html#thm-matvec-columns" TargetMode="External"/><Relationship Id="rId21" Type="http://schemas.openxmlformats.org/officeDocument/2006/relationships/hyperlink" Target="linear-algebra-vectors.html#def-indicator-vector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2026-10-22T18:51:19Z</dcterms:created>
  <dcterms:modified xsi:type="dcterms:W3CDTF">2026-10-22T18:51:19Z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