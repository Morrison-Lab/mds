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2 (The adjoint property for inner products)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an</w:delText>
        </w:r>
      </w:del>
      <w:del w:id="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complex matrix.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Under the standard inner product on complex Euclidean space,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delText>
        </w:r>
      </w:del>
      <w:del w:id="16" w:author="PR Preview" w:date="2026-01-01T00:00:00Z">
        <w:r>
          <w:delText xml:space="preserve">,</w:delText>
        </w:r>
      </w:del>
    </w:p>
    <w:p>
      <w:pPr>
        <w:pStyle w:val="BodyText"/>
      </w:pPr>
      <w:del w:id="17" w:author="PR Preview" w:date="2026-01-01T00:00:00Z">
        <w:r>
          <w:delTex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Theorem 2 (The adjoint property for inner products)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Let</w:t>
        </w:r>
      </w:ins>
      <w:ins w:id="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be an</w:t>
        </w:r>
      </w:ins>
      <w:ins w:id="2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complex matrix.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Under the standard inner product on complex Euclidean space,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${\mathopen{}\left\langle \mathord{\smash[b]{\underset{\raise.3ex\hbox{$\scriptstyle\sim$}}{u}}\vphantom{u}}, \mathord{\smash[b]{\underset{\raise.3ex\hbox{$\scriptstyle\sim$}}{v}}\vphantom{v}}\right\rangle\mathclose{}} \stackrel{\text{def}}{=}\mathord{\smash[b]{\underset{\raise.3ex\hbox{$\scriptstyle\sim$}}{u}}\vphantom{u}}^{\mathsf{H}}\mathord{\smash[b]{\underset{\raise.3ex\hbox{$\scriptstyle\sim$}}{v}}\vphantom{v}}$</w:t>
        </w:r>
      </w:ins>
      <w:ins w:id="31" w:author="PR Preview" w:date="2026-01-01T00:00:00Z">
        <w:r>
          <w:t xml:space="preserve">,</w:t>
        </w:r>
      </w:ins>
    </w:p>
    <w:p>
      <w:pPr>
        <w:pStyle w:val="BodyText"/>
      </w:pPr>
      <w:ins w:id="32" w:author="PR Preview" w:date="2026-01-01T00:00:00Z">
        <w:r>
          <w:t xml:space="preserve">$${\mathopen{}\left\langle \mathbf{A}\mathord{\smash[b]{\underset{\raise.3ex\hbox{$\scriptstyle\sim$}}{u}}\vphantom{u}}, \mathord{\smash[b]{\underset{\raise.3ex\hbox{$\scriptstyle\sim$}}{v}}\vphantom{v}}\right\rangle\mathclose{}} = {\mathopen{}\left\langle \mathord{\smash[b]{\underset{\raise.3ex\hbox{$\scriptstyle\sim$}}{u}}\vphantom{u}}, \mathbf{A}^{\mathsf{H}}\mathord{\smash[b]{\underset{\raise.3ex\hbox{$\scriptstyle\sim$}}{v}}\vphantom{v}}\right\rangle\mathclose{}}
    \quad \text{for all } \mathord{\smash[b]{\underset{\raise.3ex\hbox{$\scriptstyle\sim$}}{u}}\vphantom{u}} \in \mathbb{C}^n \text{ and } \mathord{\smash[b]{\underset{\raise.3ex\hbox{$\scriptstyle\sim$}}{v}}\vphantom{v}} \in \mathbb{C}^m.$$</w:t>
        </w:r>
      </w:ins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del w:id="33" w:author="PR Preview" w:date="2026-01-01T00:00:00Z">
        <w:r>
          <w:delTex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delText>
        </w:r>
      </w:del>
    </w:p>
    <w:p>
      <w:pPr>
        <w:pStyle w:val="FirstParagraph"/>
      </w:pPr>
      <w:del w:id="34" w:author="PR Preview" w:date="2026-01-01T00:00:00Z">
        <w:r>
          <w:rPr>
            <w:i/>
            <w:iCs/>
          </w:rPr>
          <w:delText xml:space="preserve">Remark 3</w:delText>
        </w:r>
      </w:del>
      <w:del w:id="35" w:author="PR Preview" w:date="2026-01-01T00:00:00Z">
        <w:r>
          <w:delText xml:space="preserve"> (Where the name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“adjoint”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comes from). </w:delText>
        </w:r>
      </w:del>
      <w:del w:id="40" w:author="PR Preview" w:date="2026-01-01T00:00:00Z">
        <w:r>
          <w:delText xml:space="preserve">This identity is the origin of the name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rPr>
            <w:b/>
            <w:bCs/>
          </w:rPr>
          <w:delText xml:space="preserve">adjoint</w:delText>
        </w:r>
      </w:del>
      <w:del w:id="43" w:author="PR Preview" w:date="2026-01-01T00:00:00Z">
        <w:r>
          <w:delText xml:space="preserve">: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in functional analysis and operator theory,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the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rPr>
            <w:i/>
            <w:iCs/>
          </w:rPr>
          <w:delText xml:space="preserve">adjoint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of a linear map</w:delText>
        </w:r>
      </w:del>
      <w:del w:id="5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between inner product spaces is defined as the unique operator</w:delText>
        </w:r>
      </w:del>
      <w:del w:id="55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satisfying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(</w:delText>
        </w:r>
      </w:del>
      <w:del w:id="62" w:author="PR Preview" w:date="2026-01-01T00:00:00Z">
        <w:r>
          <w:delText xml:space="preserve">Axler [2], Definition 7.1, p. 226</w:delText>
        </w:r>
      </w:del>
      <w:del w:id="63" w:author="PR Preview" w:date="2026-01-01T00:00:00Z">
        <w:r>
          <w:delText xml:space="preserve">).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When</w:delText>
        </w:r>
      </w:del>
      <w:del w:id="66" w:author="PR Preview" w:date="2026-01-01T00:00:00Z">
        <w:r>
          <w:delText xml:space="preserve"> </w:delText>
        </w:r>
      </w:del>
      <m:oMath>
        <m:r>
          <m:t>V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</w:delText>
        </w:r>
      </w:del>
      <w:del w:id="69" w:author="PR Preview" w:date="2026-01-01T00:00:00Z">
        <w:r>
          <w:delText xml:space="preserve"> </w:delText>
        </w:r>
      </w:del>
      <m:oMath>
        <m:r>
          <m:t>W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are finite-dimensional spaces equipped with their standard orthonormal bases,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the matrix representing the adjoint operator</w:delText>
        </w:r>
      </w:del>
      <w:del w:id="74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is precisely the Hermitian adjoint matrix</w:delText>
        </w:r>
      </w:del>
      <w:del w:id="7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(</w:delText>
        </w:r>
      </w:del>
      <w:del w:id="80" w:author="PR Preview" w:date="2026-01-01T00:00:00Z">
        <w:r>
          <w:delText xml:space="preserve">Axler [2], Proposition 7.9, p. 231</w:delText>
        </w:r>
      </w:del>
      <w:del w:id="81" w:author="PR Preview" w:date="2026-01-01T00:00:00Z">
        <w:r>
          <w:delText xml:space="preserve">).</w:delText>
        </w:r>
      </w:del>
    </w:p>
    <w:p>
      <w:pPr>
        <w:pStyle w:val="BodyText"/>
      </w:pPr>
      <w:ins w:id="82" w:author="PR Preview" w:date="2026-01-01T00:00:00Z">
        <w:r>
          <w:t xml:space="preserve">$$
    \begin{aligned}
    {\mathopen{}\left\langle \mathbf{A}\mathord{\smash[b]{\underset{\raise.3ex\hbox{$\scriptstyle\sim$}}{u}}\vphantom{u}}, \mathord{\smash[b]{\underset{\raise.3ex\hbox{$\scriptstyle\sim$}}{v}}\vphantom{v}}\right\rangle\mathclose{}}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{\mathopen{}\left\langle \mathord{\smash[b]{\underset{\raise.3ex\hbox{$\scriptstyle\sim$}}{u}}\vphantom{u}}, \mathbf{A}^{\mathsf{H}}\mathord{\smash[b]{\underset{\raise.3ex\hbox{$\scriptstyle\sim$}}{v}}\vphantom{v}}\right\rangle\mathclose{}}
    &amp;&amp; \text{(definition of standard inner product)}.
    \end{aligned}
    $$</w:t>
        </w:r>
      </w:ins>
    </w:p>
    <w:bookmarkStart w:id="21" w:name="rem-adjoint-name"/>
    <w:p>
      <w:pPr>
        <w:pStyle w:val="FirstParagraph"/>
      </w:pPr>
      <w:ins w:id="83" w:author="PR Preview" w:date="2026-01-01T00:00:00Z">
        <w:r>
          <w:rPr>
            <w:i/>
            <w:iCs/>
          </w:rPr>
          <w:t xml:space="preserve">Remark 3</w:t>
        </w:r>
      </w:ins>
      <w:ins w:id="84" w:author="PR Preview" w:date="2026-01-01T00:00:00Z">
        <w:r>
          <w:t xml:space="preserve"> (Where the name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“adjoint”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comes from). </w:t>
        </w:r>
      </w:ins>
      <w:ins w:id="89" w:author="PR Preview" w:date="2026-01-01T00:00:00Z">
        <w:r>
          <w:t xml:space="preserve">This identity is the origin of the name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b/>
            <w:bCs/>
          </w:rPr>
          <w:t xml:space="preserve">adjoint</w:t>
        </w:r>
      </w:ins>
      <w:ins w:id="92" w:author="PR Preview" w:date="2026-01-01T00:00:00Z">
        <w:r>
          <w:t xml:space="preserve">: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in functional analysis and operator theory,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i/>
            <w:iCs/>
          </w:rPr>
          <w:t xml:space="preserve">adjoint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of a linear map</w:t>
        </w:r>
      </w:ins>
      <w:ins w:id="10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between inner product spaces is defined as the unique operator</w:t>
        </w:r>
      </w:ins>
      <w:ins w:id="104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satisfying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${\mathopen{}\left\langle T\mathord{\smash[b]{\underset{\raise.3ex\hbox{$\scriptstyle\sim$}}{u}}\vphantom{u}}, \mathord{\smash[b]{\underset{\raise.3ex\hbox{$\scriptstyle\sim$}}{v}}\vphantom{v}}\right\rangle\mathclose{}} = {\mathopen{}\left\langle \mathord{\smash[b]{\underset{\raise.3ex\hbox{$\scriptstyle\sim$}}{u}}\vphantom{u}}, T^*\mathord{\smash[b]{\underset{\raise.3ex\hbox{$\scriptstyle\sim$}}{v}}\vphantom{v}}\right\rangle\mathclose{}}$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(</w:t>
        </w:r>
      </w:ins>
      <w:ins w:id="111" w:author="PR Preview" w:date="2026-01-01T00:00:00Z">
        <w:r>
          <w:t xml:space="preserve">Axler [2], Definition 7.1, p. 226</w:t>
        </w:r>
      </w:ins>
      <w:ins w:id="112" w:author="PR Preview" w:date="2026-01-01T00:00:00Z">
        <w:r>
          <w:t xml:space="preserve">).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When</w:t>
        </w:r>
      </w:ins>
      <w:ins w:id="115" w:author="PR Preview" w:date="2026-01-01T00:00:00Z">
        <w:r>
          <w:t xml:space="preserve"> </w:t>
        </w:r>
      </w:ins>
      <m:oMath>
        <m:r>
          <m:t>V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and</w:t>
        </w:r>
      </w:ins>
      <w:ins w:id="118" w:author="PR Preview" w:date="2026-01-01T00:00:00Z">
        <w:r>
          <w:t xml:space="preserve"> </w:t>
        </w:r>
      </w:ins>
      <m:oMath>
        <m:r>
          <m:t>W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are finite-dimensional spaces equipped with their standard orthonormal bases,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the matrix representing the adjoint operator</w:t>
        </w:r>
      </w:ins>
      <w:ins w:id="123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is precisely the Hermitian adjoint matrix</w:t>
        </w:r>
      </w:ins>
      <w:ins w:id="12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(</w:t>
        </w:r>
      </w:ins>
      <w:ins w:id="129" w:author="PR Preview" w:date="2026-01-01T00:00:00Z">
        <w:r>
          <w:t xml:space="preserve">Axler [2], Proposition 7.9, p. 231</w:t>
        </w:r>
      </w:ins>
      <w:ins w:id="130" w:author="PR Preview" w:date="2026-01-01T00:00:00Z">
        <w:r>
          <w:t xml:space="preserve">).</w:t>
        </w:r>
      </w:ins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del w:id="131" w:author="PR Preview" w:date="2026-01-01T00:00:00Z">
        <w:r>
          <w:rPr>
            <w:i/>
            <w:iCs/>
          </w:rPr>
          <w:delText xml:space="preserve">Remark 4</w:delText>
        </w:r>
      </w:del>
      <w:del w:id="132" w:author="PR Preview" w:date="2026-01-01T00:00:00Z">
        <w:r>
          <w:delText xml:space="preserve"> (Why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“self-adjoint”</w:delText>
        </w:r>
      </w:del>
      <w:del w:id="135" w:author="PR Preview" w:date="2026-01-01T00:00:00Z">
        <w:r>
          <w:delText xml:space="preserve">). </w:delText>
        </w:r>
      </w:del>
      <w:del w:id="136" w:author="PR Preview" w:date="2026-01-01T00:00:00Z">
        <w:r>
          <w:delText xml:space="preserve">The term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rPr>
            <w:i/>
            <w:iCs/>
          </w:rPr>
          <w:delText xml:space="preserve">self-adjoint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comes directly from</w:delText>
        </w:r>
      </w:del>
      <w:del w:id="141" w:author="PR Preview" w:date="2026-01-01T00:00:00Z">
        <w:r>
          <w:delText xml:space="preserve"> </w:delText>
        </w:r>
      </w:del>
      <w:hyperlink w:anchor="thm-adjoint-inner-product">
        <w:del w:id="14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43" w:author="PR Preview" w:date="2026-01-01T00:00:00Z">
        <w:r>
          <w:delText xml:space="preserve">: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when</w:delText>
        </w:r>
      </w:del>
      <w:del w:id="1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is Hermitian,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for all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$\mathord{\smash[b]{\underset{\raise.3ex\hbox{$\scriptstyle\sim$}}{u}}\vphantom{u}}, \mathord{\smash[b]{\underset{\raise.3ex\hbox{$\scriptstyle\sim$}}{v}}\vphantom{v}} \in \mathbb{C}^n$</w:delText>
        </w:r>
      </w:del>
      <w:del w:id="155" w:author="PR Preview" w:date="2026-01-01T00:00:00Z">
        <w:r>
          <w:delText xml:space="preserve">.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The linear operator moves across the inner product without change.</w:delText>
        </w:r>
      </w:del>
    </w:p>
    <w:p>
      <w:pPr>
        <w:pStyle w:val="FirstParagraph"/>
      </w:pPr>
      <w:ins w:id="158" w:author="PR Preview" w:date="2026-01-01T00:00:00Z">
        <w:r>
          <w:rPr>
            <w:i/>
            <w:iCs/>
          </w:rPr>
          <w:t xml:space="preserve">Remark 4</w:t>
        </w:r>
      </w:ins>
      <w:ins w:id="159" w:author="PR Preview" w:date="2026-01-01T00:00:00Z">
        <w:r>
          <w:t xml:space="preserve"> (Why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“self-adjoint”</w:t>
        </w:r>
      </w:ins>
      <w:ins w:id="162" w:author="PR Preview" w:date="2026-01-01T00:00:00Z">
        <w:r>
          <w:t xml:space="preserve">). </w:t>
        </w:r>
      </w:ins>
      <w:ins w:id="163" w:author="PR Preview" w:date="2026-01-01T00:00:00Z">
        <w:r>
          <w:t xml:space="preserve">The term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rPr>
            <w:i/>
            <w:iCs/>
          </w:rPr>
          <w:t xml:space="preserve">self-adjoint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comes directly from</w:t>
        </w:r>
      </w:ins>
      <w:ins w:id="168" w:author="PR Preview" w:date="2026-01-01T00:00:00Z">
        <w:r>
          <w:t xml:space="preserve"> </w:t>
        </w:r>
      </w:ins>
      <w:hyperlink w:anchor="thm-adjoint-inner-product">
        <w:ins w:id="16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70" w:author="PR Preview" w:date="2026-01-01T00:00:00Z">
        <w:r>
          <w:t xml:space="preserve">: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when</w:t>
        </w:r>
      </w:ins>
      <w:ins w:id="1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Hermitian,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${\mathopen{}\left\langle \mathbf{A}\mathord{\smash[b]{\underset{\raise.3ex\hbox{$\scriptstyle\sim$}}{u}}\vphantom{u}}, \mathord{\smash[b]{\underset{\raise.3ex\hbox{$\scriptstyle\sim$}}{v}}\vphantom{v}}\right\rangle\mathclose{}} = {\mathopen{}\left\langle \mathord{\smash[b]{\underset{\raise.3ex\hbox{$\scriptstyle\sim$}}{u}}\vphantom{u}}, \mathbf{A}\mathord{\smash[b]{\underset{\raise.3ex\hbox{$\scriptstyle\sim$}}{v}}\vphantom{v}}\right\rangle\mathclose{}}$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for all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$\mathord{\smash[b]{\underset{\raise.3ex\hbox{$\scriptstyle\sim$}}{u}}\vphantom{u}}, \mathord{\smash[b]{\underset{\raise.3ex\hbox{$\scriptstyle\sim$}}{v}}\vphantom{v}} \in \mathbb{C}^n$</w:t>
        </w:r>
      </w:ins>
      <w:ins w:id="182" w:author="PR Preview" w:date="2026-01-01T00:00:00Z">
        <w:r>
          <w:t xml:space="preserve">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The linear operator moves across the inner product without change.</w:t>
        </w:r>
      </w:ins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2026-10-22T18:49:55Z</dcterms:created>
  <dcterms:modified xsi:type="dcterms:W3CDTF">2026-10-22T18:49:55Z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