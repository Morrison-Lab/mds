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(Inner product)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inner product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[1]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on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is a function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that assigns to each ordered pair of vectors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 real number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that has the following four properties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for all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and all real numbers</w:delText>
        </w:r>
      </w:del>
      <w:del w:id="32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,</m:t>
        </m:r>
        <m:r>
          <m:t>b</m:t>
        </m:r>
      </m:oMath>
      <w:del w:id="33" w:author="PR Preview" w:date="2026-01-01T00:00:00Z">
        <w:r>
          <w:delText xml:space="preserve">:</w:delText>
        </w:r>
      </w:del>
    </w:p>
    <w:p>
      <w:pPr>
        <w:pStyle w:val="Compact"/>
        <w:numPr>
          <w:ilvl w:val="0"/>
          <w:numId w:val="1001"/>
        </w:numPr>
      </w:pPr>
      <w:del w:id="34" w:author="PR Preview" w:date="2026-01-01T00:00:00Z">
        <w:r>
          <w:rPr>
            <w:b/>
            <w:bCs/>
          </w:rPr>
          <w:delText xml:space="preserve">positivity</w:delText>
        </w:r>
      </w:del>
      <w:del w:id="35" w:author="PR Preview" w:date="2026-01-01T00:00:00Z">
        <w:r>
          <w:delText xml:space="preserve">: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 \ge 0$</w:delText>
        </w:r>
      </w:del>
      <w:del w:id="38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39" w:author="PR Preview" w:date="2026-01-01T00:00:00Z">
        <w:r>
          <w:rPr>
            <w:b/>
            <w:bCs/>
          </w:rPr>
          <w:delText xml:space="preserve">definiteness</w:delText>
        </w:r>
      </w:del>
      <w:del w:id="40" w:author="PR Preview" w:date="2026-01-01T00:00:00Z">
        <w:r>
          <w:delText xml:space="preserve">: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 = 0$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if and only if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$\mathord{\smash[b]{\underset{\raise.3ex\hbox{$\scriptstyle\sim$}}{x}}\vphantom{x}}= \mathord{\smash[b]{\underset{\raise.3ex\hbox{$\scriptstyle\sim$}}{0}}\vphantom{0}}_{p \times 1}$</w:delText>
        </w:r>
      </w:del>
      <w:del w:id="4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48" w:author="PR Preview" w:date="2026-01-01T00:00:00Z">
        <w:r>
          <w:rPr>
            <w:b/>
            <w:bCs/>
          </w:rPr>
          <w:delText xml:space="preserve">linearity in the first slot</w:delText>
        </w:r>
      </w:del>
      <w:del w:id="49" w:author="PR Preview" w:date="2026-01-01T00:00:00Z">
        <w:r>
          <w:delText xml:space="preserve">: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delText>
        </w:r>
      </w:del>
      <w:del w:id="5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1"/>
        </w:numPr>
      </w:pPr>
      <w:del w:id="53" w:author="PR Preview" w:date="2026-01-01T00:00:00Z">
        <w:r>
          <w:rPr>
            <w:b/>
            <w:bCs/>
          </w:rPr>
          <w:delText xml:space="preserve">symmetry</w:delText>
        </w:r>
      </w:del>
      <w:del w:id="54" w:author="PR Preview" w:date="2026-01-01T00:00:00Z">
        <w:r>
          <w:delText xml:space="preserve">: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delText>
        </w:r>
      </w:del>
      <w:del w:id="57" w:author="PR Preview" w:date="2026-01-01T00:00:00Z">
        <w:r>
          <w:delText xml:space="preserve">.</w:delText>
        </w:r>
      </w:del>
    </w:p>
    <w:p>
      <w:pPr>
        <w:pStyle w:val="FirstParagraph"/>
      </w:pPr>
      <w:del w:id="58" w:author="PR Preview" w:date="2026-01-01T00:00:00Z">
        <w:r>
          <w:rPr>
            <w:i/>
            <w:iCs/>
          </w:rPr>
          <w:delText xml:space="preserve">Remark 1</w:delText>
        </w:r>
      </w:del>
      <w:del w:id="59" w:author="PR Preview" w:date="2026-01-01T00:00:00Z">
        <w:r>
          <w:delText xml:space="preserve"> (The definition in other sources). </w:delText>
        </w:r>
      </w:del>
      <w:del w:id="60" w:author="PR Preview" w:date="2026-01-01T00:00:00Z">
        <w:r>
          <w:delText xml:space="preserve">Axler [2], Definition 6.2, p. 183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states the same definition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for any vector space over the real or complex numbers.</w:delText>
        </w:r>
      </w:del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Axler splits linearity in the first slot into additivity and homogeneity,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and his last property is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rPr>
            <w:i/>
            <w:iCs/>
          </w:rPr>
          <w:delText xml:space="preserve">conjugate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symmetry,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delText>
        </w:r>
      </w:del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which for real numbers is the same as symmetry.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Symmetry and linearity in the first slot together give linearity in the second slot.</w:delText>
        </w:r>
      </w:del>
    </w:p>
    <w:p>
      <w:pPr>
        <w:pStyle w:val="FirstParagraph"/>
      </w:pPr>
      <w:ins w:id="80" w:author="PR Preview" w:date="2026-01-01T00:00:00Z">
        <w:r>
          <w:rPr>
            <w:b/>
            <w:bCs/>
          </w:rPr>
          <w:t xml:space="preserve">Definition 1 (Inner product)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rPr>
            <w:b/>
            <w:bCs/>
          </w:rPr>
          <w:t xml:space="preserve">inner product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[1]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on</w:t>
        </w:r>
      </w:ins>
      <w:ins w:id="8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a function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that assigns to each ordered pair of vectors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 real number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\mathord{\smash[b]{\underset{\raise.3ex\hbox{$\scriptstyle\sim$}}{y}}\vphantom{y}}\right\rangle\mathclose{}}$</w:t>
        </w:r>
      </w:ins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and that has the following four properties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for all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and all real numbers</w:t>
        </w:r>
      </w:ins>
      <w:ins w:id="10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</m:oMath>
      <w:ins w:id="11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1"/>
        </w:numPr>
      </w:pPr>
      <w:ins w:id="111" w:author="PR Preview" w:date="2026-01-01T00:00:00Z">
        <w:r>
          <w:rPr>
            <w:b/>
            <w:bCs/>
          </w:rPr>
          <w:t xml:space="preserve">positivity</w:t>
        </w:r>
      </w:ins>
      <w:ins w:id="112" w:author="PR Preview" w:date="2026-01-01T00:00:00Z">
        <w:r>
          <w:t xml:space="preserve">: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 \ge 0$</w:t>
        </w:r>
      </w:ins>
      <w:ins w:id="11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16" w:author="PR Preview" w:date="2026-01-01T00:00:00Z">
        <w:r>
          <w:rPr>
            <w:b/>
            <w:bCs/>
          </w:rPr>
          <w:t xml:space="preserve">definiteness</w:t>
        </w:r>
      </w:ins>
      <w:ins w:id="117" w:author="PR Preview" w:date="2026-01-01T00:00:00Z">
        <w:r>
          <w:t xml:space="preserve">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 = 0$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if and only if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12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25" w:author="PR Preview" w:date="2026-01-01T00:00:00Z">
        <w:r>
          <w:rPr>
            <w:b/>
            <w:bCs/>
          </w:rPr>
          <w:t xml:space="preserve">linearity in the first slot</w:t>
        </w:r>
      </w:ins>
      <w:ins w:id="126" w:author="PR Preview" w:date="2026-01-01T00:00:00Z">
        <w:r>
          <w:t xml:space="preserve">: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${\mathopen{}\left\langle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 = a\,{\mathopen{}\left\langle \mathord{\smash[b]{\underset{\raise.3ex\hbox{$\scriptstyle\sim$}}{x}}\vphantom{x}}, \mathord{\smash[b]{\underset{\raise.3ex\hbox{$\scriptstyle\sim$}}{z}}\vphantom{z}}\right\rangle\mathclose{}} + b\,{\mathopen{}\left\langle \mathord{\smash[b]{\underset{\raise.3ex\hbox{$\scriptstyle\sim$}}{y}}\vphantom{y}}, \mathord{\smash[b]{\underset{\raise.3ex\hbox{$\scriptstyle\sim$}}{z}}\vphantom{z}}\right\rangle\mathclose{}}$</w:t>
        </w:r>
      </w:ins>
      <w:ins w:id="12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130" w:author="PR Preview" w:date="2026-01-01T00:00:00Z">
        <w:r>
          <w:rPr>
            <w:b/>
            <w:bCs/>
          </w:rPr>
          <w:t xml:space="preserve">symmetry</w:t>
        </w:r>
      </w:ins>
      <w:ins w:id="131" w:author="PR Preview" w:date="2026-01-01T00:00:00Z">
        <w:r>
          <w:t xml:space="preserve">: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 = {\mathopen{}\left\langle \mathord{\smash[b]{\underset{\raise.3ex\hbox{$\scriptstyle\sim$}}{y}}\vphantom{y}}, \mathord{\smash[b]{\underset{\raise.3ex\hbox{$\scriptstyle\sim$}}{x}}\vphantom{x}}\right\rangle\mathclose{}}$</w:t>
        </w:r>
      </w:ins>
      <w:ins w:id="134" w:author="PR Preview" w:date="2026-01-01T00:00:00Z">
        <w:r>
          <w:t xml:space="preserve">.</w:t>
        </w:r>
      </w:ins>
    </w:p>
    <w:bookmarkEnd w:id="9"/>
    <w:bookmarkStart w:id="10" w:name="rem-inner-product-other-sources"/>
    <w:p>
      <w:pPr>
        <w:pStyle w:val="FirstParagraph"/>
      </w:pPr>
      <w:ins w:id="135" w:author="PR Preview" w:date="2026-01-01T00:00:00Z">
        <w:r>
          <w:rPr>
            <w:i/>
            <w:iCs/>
          </w:rPr>
          <w:t xml:space="preserve">Remark 1</w:t>
        </w:r>
      </w:ins>
      <w:ins w:id="136" w:author="PR Preview" w:date="2026-01-01T00:00:00Z">
        <w:r>
          <w:t xml:space="preserve"> (The definition in other sources). </w:t>
        </w:r>
      </w:ins>
      <w:ins w:id="137" w:author="PR Preview" w:date="2026-01-01T00:00:00Z">
        <w:r>
          <w:t xml:space="preserve">Axler [2], Definition 6.2, p. 183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states the same definition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for any vector space over the real or complex numbers.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Axler splits linearity in the first slot into additivity and homogeneity,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his last property is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rPr>
            <w:i/>
            <w:iCs/>
          </w:rPr>
          <w:t xml:space="preserve">conjugate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symmetry,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${\mathopen{}\left\langle \mathord{\smash[b]{\underset{\raise.3ex\hbox{$\scriptstyle\sim$}}{u}}\vphantom{u}}, \mathord{\smash[b]{\underset{\raise.3ex\hbox{$\scriptstyle\sim$}}{v}}\vphantom{v}}\right\rangle\mathclose{}} = \overline{{\mathopen{}\left\langle \mathord{\smash[b]{\underset{\raise.3ex\hbox{$\scriptstyle\sim$}}{v}}\vphantom{v}}, \mathord{\smash[b]{\underset{\raise.3ex\hbox{$\scriptstyle\sim$}}{u}}\vphantom{u}}\right\rangle\mathclose{}}}$</w:t>
        </w:r>
      </w:ins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which for real numbers is the same as symmetry.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Symmetry and linearity in the first slot together give linearity in the second slot.</w:t>
        </w:r>
      </w:ins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del w:id="157" w:author="PR Preview" w:date="2026-01-01T00:00:00Z">
        <w:r>
          <w:rPr>
            <w:b/>
            <w:bCs/>
          </w:rPr>
          <w:delText xml:space="preserve">Example 2 (Real coordinate space as an inner product space)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The Euclidean space</w:delText>
        </w:r>
      </w:del>
      <w:del w:id="16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equipped with the standard dot product (1),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that is, the pair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with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delText>
        </w:r>
      </w:del>
      <w:del w:id="170" w:author="PR Preview" w:date="2026-01-01T00:00:00Z">
        <w:r>
          <w:delText xml:space="preserve">,</w:delText>
        </w:r>
      </w:del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 an inner product space, because the dot product satisfies the four inner product axioms (</w:delText>
        </w:r>
      </w:del>
      <w:hyperlink w:anchor="exm-dot-product-inner-product">
        <w:del w:id="173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74" w:author="PR Preview" w:date="2026-01-01T00:00:00Z">
        <w:r>
          <w:delText xml:space="preserve">).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For</w:delText>
        </w:r>
      </w:del>
      <w:del w:id="17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78" w:author="PR Preview" w:date="2026-01-01T00:00:00Z">
        <w:r>
          <w:delText xml:space="preserve">, any vector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$\mathord{\smash[b]{\underset{\raise.3ex\hbox{$\scriptstyle\sim$}}{x}}\vphantom{x}}= (x_1, x_2) \in \mathbb{R}^2$</w:delText>
        </w:r>
      </w:del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has squared norm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 = x_1^2 + x_2^2 \ge 0$</w:delText>
        </w:r>
      </w:del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which is zero if and only if</w:delText>
        </w:r>
      </w:del>
    </w:p>
    <w:p>
      <w:pPr>
        <w:pStyle w:val="BodyText"/>
      </w:pPr>
      <w:ins w:id="188" w:author="PR Preview" w:date="2026-01-01T00:00:00Z">
        <w:r>
          <w:rPr>
            <w:b/>
            <w:bCs/>
          </w:rPr>
          <w:t xml:space="preserve">Example 2 (Real coordinate space as an inner product space)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Euclidean space</w:t>
        </w:r>
      </w:ins>
      <w:ins w:id="19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equipped with the standard dot product (1),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that is, the pair</w:t>
        </w:r>
      </w:ins>
      <w:ins w:id="1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with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 = \mathord{\smash[b]{\underset{\raise.3ex\hbox{$\scriptstyle\sim$}}{x}}\vphantom{x}}\cdot \mathord{\smash[b]{\underset{\raise.3ex\hbox{$\scriptstyle\sim$}}{y}}\vphantom{y}}$</w:t>
        </w:r>
      </w:ins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is an inner product space, because the dot product satisfies the four inner product axioms (</w:t>
        </w:r>
      </w:ins>
      <w:hyperlink w:anchor="exm-dot-product-inner-product">
        <w:ins w:id="20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05" w:author="PR Preview" w:date="2026-01-01T00:00:00Z">
        <w:r>
          <w:t xml:space="preserve">).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For</w:t>
        </w:r>
      </w:ins>
      <w:ins w:id="2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09" w:author="PR Preview" w:date="2026-01-01T00:00:00Z">
        <w:r>
          <w:t xml:space="preserve">, any vector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$\mathord{\smash[b]{\underset{\raise.3ex\hbox{$\scriptstyle\sim$}}{x}}\vphantom{x}}= (x_1, x_2) \in \mathbb{R}^2$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has squared norm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 = x_1^2 + x_2^2 \ge 0$</w:t>
        </w:r>
      </w:ins>
      <w:ins w:id="216" w:author="PR Preview" w:date="2026-01-01T00:00:00Z">
        <w:r>
          <w:t xml:space="preserve">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which is zero if and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del w:id="219" w:author="PR Preview" w:date="2026-01-01T00:00:00Z">
        <w:r>
          <w:delTex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delText>
        </w:r>
      </w:del>
    </w:p>
    <w:p>
      <w:pPr>
        <w:pStyle w:val="BodyText"/>
      </w:pPr>
      <w:ins w:id="220" w:author="PR Preview" w:date="2026-01-01T00:00:00Z">
        <w:r>
          <w:t xml:space="preserve">$${\mathopen{}\left\langle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 \stackrel{\text{def}}{=}\sum_{i=1}^pc_i\,x_i y_i.$$</w:t>
        </w:r>
      </w:ins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del w:id="221" w:author="PR Preview" w:date="2026-01-01T00:00:00Z">
        <w:r>
          <w:rPr>
            <w:b/>
            <w:bCs/>
          </w:rPr>
          <w:delText xml:space="preserve">positivity</w:delText>
        </w:r>
      </w:del>
      <w:del w:id="222" w:author="PR Preview" w:date="2026-01-01T00:00:00Z">
        <w:r>
          <w:delText xml:space="preserve">: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delText>
        </w:r>
      </w:del>
      <w:del w:id="225" w:author="PR Preview" w:date="2026-01-01T00:00:00Z">
        <w:r>
          <w:delText xml:space="preserve">,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and each term</w:delText>
        </w:r>
      </w:del>
      <w:del w:id="228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is a positive number times a square, so the sum is at least</w:delText>
        </w:r>
      </w:del>
      <w:del w:id="231" w:author="PR Preview" w:date="2026-01-01T00:00:00Z">
        <w:r>
          <w:delText xml:space="preserve"> </w:delText>
        </w:r>
      </w:del>
      <m:oMath>
        <m:r>
          <m:t>0</m:t>
        </m:r>
      </m:oMath>
      <w:del w:id="232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w:del w:id="233" w:author="PR Preview" w:date="2026-01-01T00:00:00Z">
        <w:r>
          <w:rPr>
            <w:b/>
            <w:bCs/>
          </w:rPr>
          <w:delText xml:space="preserve">definiteness</w:delText>
        </w:r>
      </w:del>
      <w:del w:id="234" w:author="PR Preview" w:date="2026-01-01T00:00:00Z">
        <w:r>
          <w:delText xml:space="preserve">: a sum of nonnegative terms is</w:delText>
        </w:r>
      </w:del>
      <w:del w:id="235" w:author="PR Preview" w:date="2026-01-01T00:00:00Z">
        <w:r>
          <w:delText xml:space="preserve"> </w:delText>
        </w:r>
      </w:del>
      <m:oMath>
        <m:r>
          <m:t>0</m:t>
        </m:r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exactly when every term is</w:delText>
        </w:r>
      </w:del>
      <w:del w:id="238" w:author="PR Preview" w:date="2026-01-01T00:00:00Z">
        <w:r>
          <w:delText xml:space="preserve"> </w:delText>
        </w:r>
      </w:del>
      <m:oMath>
        <m:r>
          <m:t>0</m:t>
        </m:r>
      </m:oMath>
      <w:del w:id="239" w:author="PR Preview" w:date="2026-01-01T00:00:00Z">
        <w:r>
          <w:delText xml:space="preserve">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and</w:delText>
        </w:r>
      </w:del>
      <w:del w:id="24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del w:id="243" w:author="PR Preview" w:date="2026-01-01T00:00:00Z">
        <w:r>
          <w:delText xml:space="preserve"> </w:delText>
        </w:r>
      </w:del>
      <w:del w:id="244" w:author="PR Preview" w:date="2026-01-01T00:00:00Z">
        <w:r>
          <w:delText xml:space="preserve">exactly when</w:delText>
        </w:r>
      </w:del>
      <w:del w:id="24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246" w:author="PR Preview" w:date="2026-01-01T00:00:00Z">
        <w:r>
          <w:delText xml:space="preserve">, because</w:delText>
        </w:r>
      </w:del>
      <w:del w:id="24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248" w:author="PR Preview" w:date="2026-01-01T00:00:00Z">
        <w:r>
          <w:delText xml:space="preserve">;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so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exactly when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$\mathord{\smash[b]{\underset{\raise.3ex\hbox{$\scriptstyle\sim$}}{x}}\vphantom{x}}= \mathord{\smash[b]{\underset{\raise.3ex\hbox{$\scriptstyle\sim$}}{0}}\vphantom{0}}_{p \times 1}$</w:delText>
        </w:r>
      </w:del>
      <w:del w:id="257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3"/>
        </w:numPr>
      </w:pPr>
      <w:ins w:id="258" w:author="PR Preview" w:date="2026-01-01T00:00:00Z">
        <w:r>
          <w:rPr>
            <w:b/>
            <w:bCs/>
          </w:rPr>
          <w:t xml:space="preserve">positivity</w:t>
        </w:r>
      </w:ins>
      <w:ins w:id="259" w:author="PR Preview" w:date="2026-01-01T00:00:00Z">
        <w:r>
          <w:t xml:space="preserve">: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\mathord{\smash[b]{\underset{\raise.3ex\hbox{$\scriptstyle\sim$}}{x}}\vphantom{x}}\right\rangle\mathclose{}}_{\mathord{\smash[b]{\underset{\raise.3ex\hbox{$\scriptstyle\sim$}}{c}}\vphantom{c}}} = \sum_{i=1}^pc_i\,x_i^2$</w:t>
        </w:r>
      </w:ins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and each term</w:t>
        </w:r>
      </w:ins>
      <w:ins w:id="26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is a positive number times a square, so the sum is at least</w:t>
        </w:r>
      </w:ins>
      <w:ins w:id="268" w:author="PR Preview" w:date="2026-01-01T00:00:00Z">
        <w:r>
          <w:t xml:space="preserve"> </w:t>
        </w:r>
      </w:ins>
      <m:oMath>
        <m:r>
          <m:t>0</m:t>
        </m:r>
      </m:oMath>
      <w:ins w:id="26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ins w:id="270" w:author="PR Preview" w:date="2026-01-01T00:00:00Z">
        <w:r>
          <w:rPr>
            <w:b/>
            <w:bCs/>
          </w:rPr>
          <w:t xml:space="preserve">definiteness</w:t>
        </w:r>
      </w:ins>
      <w:ins w:id="271" w:author="PR Preview" w:date="2026-01-01T00:00:00Z">
        <w:r>
          <w:t xml:space="preserve">: a sum of nonnegative terms is</w:t>
        </w:r>
      </w:ins>
      <w:ins w:id="272" w:author="PR Preview" w:date="2026-01-01T00:00:00Z">
        <w:r>
          <w:t xml:space="preserve"> </w:t>
        </w:r>
      </w:ins>
      <m:oMath>
        <m:r>
          <m:t>0</m:t>
        </m:r>
      </m:oMath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exactly when every term is</w:t>
        </w:r>
      </w:ins>
      <w:ins w:id="275" w:author="PR Preview" w:date="2026-01-01T00:00:00Z">
        <w:r>
          <w:t xml:space="preserve"> </w:t>
        </w:r>
      </w:ins>
      <m:oMath>
        <m:r>
          <m:t>0</m:t>
        </m:r>
      </m:oMath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and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exactly when</w:t>
        </w:r>
      </w:ins>
      <w:ins w:id="28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83" w:author="PR Preview" w:date="2026-01-01T00:00:00Z">
        <w:r>
          <w:t xml:space="preserve">, because</w:t>
        </w:r>
      </w:ins>
      <w:ins w:id="284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85" w:author="PR Preview" w:date="2026-01-01T00:00:00Z">
        <w:r>
          <w:t xml:space="preserve">;</w:t>
        </w:r>
      </w:ins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so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\mathord{\smash[b]{\underset{\raise.3ex\hbox{$\scriptstyle\sim$}}{x}}\vphantom{x}}\right\rangle\mathclose{}}_{\mathord{\smash[b]{\underset{\raise.3ex\hbox{$\scriptstyle\sim$}}{c}}\vphantom{c}}} = 0$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exactly when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$\mathord{\smash[b]{\underset{\raise.3ex\hbox{$\scriptstyle\sim$}}{x}}\vphantom{x}}= \mathord{\smash[b]{\underset{\raise.3ex\hbox{$\scriptstyle\sim$}}{0}}\vphantom{0}}_{p \times 1}$</w:t>
        </w:r>
      </w:ins>
      <w:ins w:id="294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del w:id="295" w:author="PR Preview" w:date="2026-01-01T00:00:00Z">
        <w:r>
          <w:rPr>
            <w:b/>
            <w:bCs/>
          </w:rPr>
          <w:delText xml:space="preserve">symmetry</w:delText>
        </w:r>
      </w:del>
      <w:del w:id="296" w:author="PR Preview" w:date="2026-01-01T00:00:00Z">
        <w:r>
          <w:delText xml:space="preserve">:</w:delText>
        </w:r>
      </w:del>
      <w:del w:id="297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for each</w:delText>
        </w:r>
      </w:del>
      <w:del w:id="300" w:author="PR Preview" w:date="2026-01-01T00:00:00Z">
        <w:r>
          <w:delText xml:space="preserve"> </w:delText>
        </w:r>
      </w:del>
      <m:oMath>
        <m:r>
          <m:t>i</m:t>
        </m:r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so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delText>
        </w:r>
      </w:del>
      <w:del w:id="30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ins w:id="307" w:author="PR Preview" w:date="2026-01-01T00:00:00Z">
        <w:r>
          <w:rPr>
            <w:b/>
            <w:bCs/>
          </w:rPr>
          <w:t xml:space="preserve">symmetry</w:t>
        </w:r>
      </w:ins>
      <w:ins w:id="308" w:author="PR Preview" w:date="2026-01-01T00:00:00Z">
        <w:r>
          <w:t xml:space="preserve">:</w:t>
        </w:r>
      </w:ins>
      <w:ins w:id="309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for each</w:t>
        </w:r>
      </w:ins>
      <w:ins w:id="312" w:author="PR Preview" w:date="2026-01-01T00:00:00Z">
        <w:r>
          <w:t xml:space="preserve"> </w:t>
        </w:r>
      </w:ins>
      <m:oMath>
        <m:r>
          <m:t>i</m:t>
        </m:r>
      </m:oMath>
      <w:ins w:id="313" w:author="PR Preview" w:date="2026-01-01T00:00:00Z">
        <w:r>
          <w:t xml:space="preserve">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so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${\mathopen{}\left\langle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 = {\mathopen{}\left\langle \mathord{\smash[b]{\underset{\raise.3ex\hbox{$\scriptstyle\sim$}}{y}}\vphantom{y}}, \mathord{\smash[b]{\underset{\raise.3ex\hbox{$\scriptstyle\sim$}}{x}}\vphantom{x}}\right\rangle\mathclose{}}_{\mathord{\smash[b]{\underset{\raise.3ex\hbox{$\scriptstyle\sim$}}{c}}\vphantom{c}}}$</w:t>
        </w:r>
      </w:ins>
      <w:ins w:id="318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del w:id="319" w:author="PR Preview" w:date="2026-01-01T00:00:00Z">
        <w:r>
          <w:delTex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delText>
        </w:r>
      </w:del>
    </w:p>
    <w:p>
      <w:pPr>
        <w:pStyle w:val="BodyText"/>
      </w:pPr>
      <w:ins w:id="320" w:author="PR Preview" w:date="2026-01-01T00:00:00Z">
        <w:r>
          <w:t xml:space="preserve">$$
    \begin{aligned}
    {\mathopen{}\left\langle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{\mathopen{}\left\langle \cdot, \cdot\right\rangle\mathclose{}}_{\mathord{\smash[b]{\underset{\raise.3ex\hbox{$\scriptstyle\sim$}}{c}}\vphantom{c}}}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a\,{\mathopen{}\left\langle \mathord{\smash[b]{\underset{\raise.3ex\hbox{$\scriptstyle\sim$}}{x}}\vphantom{x}}, \mathord{\smash[b]{\underset{\raise.3ex\hbox{$\scriptstyle\sim$}}{z}}\vphantom{z}}\right\rangle\mathclose{}}_{\mathord{\smash[b]{\underset{\raise.3ex\hbox{$\scriptstyle\sim$}}{c}}\vphantom{c}}} + b\,{\mathopen{}\left\langle \mathord{\smash[b]{\underset{\raise.3ex\hbox{$\scriptstyle\sim$}}{y}}\vphantom{y}}, \mathord{\smash[b]{\underset{\raise.3ex\hbox{$\scriptstyle\sim$}}{z}}\vphantom{z}}\right\rangle\mathclose{}}_{\mathord{\smash[b]{\underset{\raise.3ex\hbox{$\scriptstyle\sim$}}{c}}\vphantom{c}}}
    &amp;&amp; \text{(definition of } {\mathopen{}\left\langle \cdot, \cdot\right\rangle\mathclose{}}_{\mathord{\smash[b]{\underset{\raise.3ex\hbox{$\scriptstyle\sim$}}{c}}\vphantom{c}}} \text{)}
    \end{aligned}
    $$</w:t>
        </w:r>
      </w:ins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del w:id="321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delText>
        </w:r>
      </w:del>
    </w:p>
    <w:p>
      <w:pPr>
        <w:pStyle w:val="BodyText"/>
      </w:pPr>
      <w:ins w:id="322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
    &amp;= 2 \cdot 1 \cdot 4 + 1 \cdot 3 \cdot(-1)
    &amp;&amp; \text{(definition of } {\mathopen{}\left\langle \cdot, \cdot\right\rangle\mathclose{}}_{\mathord{\smash[b]{\underset{\raise.3ex\hbox{$\scriptstyle\sim$}}{c}}\vphantom{c}}} \text{)}
    \\
    &amp;= 8 - 3
    &amp;&amp; \text{(multiply)}
    \\
    &amp;= 5
    &amp;&amp; \text{(subtract)}
    \end{aligned}
    $$</w:t>
        </w:r>
      </w:ins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del w:id="323" w:author="PR Preview" w:date="2026-01-01T00:00:00Z">
        <w:r>
          <w:delText xml:space="preserve">$$\mathopen{}\left\langle \mathord{\smash[b]{\underset{\raise.3ex\hbox{$\scriptstyle\sim$}}{x}}\vphantom{x}}, \mathord{\smash[b]{\underset{\raise.3ex\hbox{$\scriptstyle\sim$}}{y}}\vphantom{y}}\right\rangle\mathclose{} = 0$$</w:delText>
        </w:r>
      </w:del>
    </w:p>
    <w:p>
      <w:pPr>
        <w:pStyle w:val="BodyText"/>
      </w:pPr>
      <w:ins w:id="324" w:author="PR Preview" w:date="2026-01-01T00:00:00Z">
        <w:r>
          <w:t xml:space="preserve">$${\mathopen{}\left\langle \mathord{\smash[b]{\underset{\raise.3ex\hbox{$\scriptstyle\sim$}}{x}}\vphantom{x}}, \mathord{\smash[b]{\underset{\raise.3ex\hbox{$\scriptstyle\sim$}}{y}}\vphantom{y}}\right\rangle\mathclose{}} = 0$$</w:t>
        </w:r>
      </w:ins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del w:id="325" w:author="PR Preview" w:date="2026-01-01T00:00:00Z">
        <w:r>
          <w:delTex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delText>
        </w:r>
      </w:del>
    </w:p>
    <w:p>
      <w:pPr>
        <w:pStyle w:val="FirstParagraph"/>
      </w:pPr>
      <w:del w:id="326" w:author="PR Preview" w:date="2026-01-01T00:00:00Z">
        <w:r>
          <w:delText xml:space="preserve">so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$\mathord{\smash[b]{\underset{\raise.3ex\hbox{$\scriptstyle\sim$}}{x}}\vphantom{x}}$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and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$\mathord{\smash[b]{\underset{\raise.3ex\hbox{$\scriptstyle\sim$}}{y}}\vphantom{y}}$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are orthogonal with respect to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$\mathopen{}\left\langle \cdot, \cdot\right\rangle\mathclose{}_{\mathord{\smash[b]{\underset{\raise.3ex\hbox{$\scriptstyle\sim$}}{c}}\vphantom{c}}}$</w:delText>
        </w:r>
      </w:del>
      <w:del w:id="337" w:author="PR Preview" w:date="2026-01-01T00:00:00Z">
        <w:r>
          <w:delText xml:space="preserve">.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They are not orthogonal with respect to the dot product,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since</w:delText>
        </w:r>
      </w:del>
    </w:p>
    <w:p>
      <w:pPr>
        <w:pStyle w:val="BodyText"/>
      </w:pPr>
      <w:ins w:id="342" w:author="PR Preview" w:date="2026-01-01T00:00:00Z">
        <w:r>
          <w:t xml:space="preserve">$$
    \begin{aligned}
    {\mathopen{}\left\langle \mathord{\smash[b]{\underset{\raise.3ex\hbox{$\scriptstyle\sim$}}{x}}\vphantom{x}}, \mathord{\smash[b]{\underset{\raise.3ex\hbox{$\scriptstyle\sim$}}{y}}\vphantom{y}}\right\rangle\mathclose{}}_{\mathord{\smash[b]{\underset{\raise.3ex\hbox{$\scriptstyle\sim$}}{c}}\vphantom{c}}}
    &amp;= 2 \cdot 1 \cdot 1 + 1 \cdot 2 \cdot(-1)
    &amp;&amp; \text{(definition of } {\mathopen{}\left\langle \cdot, \cdot\right\rangle\mathclose{}}_{\mathord{\smash[b]{\underset{\raise.3ex\hbox{$\scriptstyle\sim$}}{c}}\vphantom{c}}} \text{)}
    \\
    &amp;= 2 - 2
    &amp;&amp; \text{(multiply)}
    \\
    &amp;= 0,
    &amp;&amp; \text{(subtract)}
    \end{aligned}
    $$</w:t>
        </w:r>
      </w:ins>
    </w:p>
    <w:p>
      <w:pPr>
        <w:pStyle w:val="FirstParagraph"/>
      </w:pPr>
      <w:ins w:id="343" w:author="PR Preview" w:date="2026-01-01T00:00:00Z">
        <w:r>
          <w:t xml:space="preserve">so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$\mathord{\smash[b]{\underset{\raise.3ex\hbox{$\scriptstyle\sim$}}{x}}\vphantom{x}}$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and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$\mathord{\smash[b]{\underset{\raise.3ex\hbox{$\scriptstyle\sim$}}{y}}\vphantom{y}}$</w:t>
        </w:r>
      </w:ins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are orthogonal with respect to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${\mathopen{}\left\langle \cdot, \cdot\right\rangle\mathclose{}}_{\mathord{\smash[b]{\underset{\raise.3ex\hbox{$\scriptstyle\sim$}}{c}}\vphantom{c}}}$</w:t>
        </w:r>
      </w:ins>
      <w:ins w:id="354" w:author="PR Preview" w:date="2026-01-01T00:00:00Z">
        <w:r>
          <w:t xml:space="preserve">.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They are not orthogonal with respect to the dot product,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since</w:t>
        </w:r>
      </w:ins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del w:id="359" w:author="PR Preview" w:date="2026-01-01T00:00:00Z">
        <w:r>
          <w:rPr>
            <w:i/>
            <w:iCs/>
          </w:rPr>
          <w:delText xml:space="preserve">Remark 2</w:delText>
        </w:r>
      </w:del>
      <w:del w:id="360" w:author="PR Preview" w:date="2026-01-01T00:00:00Z">
        <w:r>
          <w:delText xml:space="preserve"> (Orthogonality for the dot product). </w:delText>
        </w:r>
      </w:del>
      <w:del w:id="361" w:author="PR Preview" w:date="2026-01-01T00:00:00Z">
        <w:r>
          <w:delText xml:space="preserve">With the dot product as the inner product (</w:delText>
        </w:r>
      </w:del>
      <w:hyperlink w:anchor="exm-dot-product-inner-product">
        <w:del w:id="36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63" w:author="PR Preview" w:date="2026-01-01T00:00:00Z">
        <w:r>
          <w:delText xml:space="preserve">),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the condition of</w:delText>
        </w:r>
      </w:del>
      <w:del w:id="366" w:author="PR Preview" w:date="2026-01-01T00:00:00Z">
        <w:r>
          <w:delText xml:space="preserve"> </w:delText>
        </w:r>
      </w:del>
      <w:hyperlink w:anchor="def-orthogonal-inner-product">
        <w:del w:id="367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is orthogonality as in</w:delText>
        </w:r>
      </w:del>
      <w:del w:id="370" w:author="PR Preview" w:date="2026-01-01T00:00:00Z">
        <w:r>
          <w:delText xml:space="preserve"> </w:delText>
        </w:r>
      </w:del>
      <w:hyperlink r:id="rId22">
        <w:del w:id="371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372" w:author="PR Preview" w:date="2026-01-01T00:00:00Z">
        <w:r>
          <w:delText xml:space="preserve">.</w:delText>
        </w:r>
      </w:del>
    </w:p>
    <w:p>
      <w:pPr>
        <w:pStyle w:val="FirstParagraph"/>
      </w:pPr>
      <w:ins w:id="373" w:author="PR Preview" w:date="2026-01-01T00:00:00Z">
        <w:r>
          <w:rPr>
            <w:i/>
            <w:iCs/>
          </w:rPr>
          <w:t xml:space="preserve">Remark 2</w:t>
        </w:r>
      </w:ins>
      <w:ins w:id="374" w:author="PR Preview" w:date="2026-01-01T00:00:00Z">
        <w:r>
          <w:t xml:space="preserve"> (Orthogonality for the dot product). </w:t>
        </w:r>
      </w:ins>
      <w:ins w:id="375" w:author="PR Preview" w:date="2026-01-01T00:00:00Z">
        <w:r>
          <w:t xml:space="preserve">With the dot product as the inner product (</w:t>
        </w:r>
      </w:ins>
      <w:hyperlink w:anchor="exm-dot-product-inner-product">
        <w:ins w:id="376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77" w:author="PR Preview" w:date="2026-01-01T00:00:00Z">
        <w:r>
          <w:t xml:space="preserve">),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the condition of</w:t>
        </w:r>
      </w:ins>
      <w:ins w:id="380" w:author="PR Preview" w:date="2026-01-01T00:00:00Z">
        <w:r>
          <w:t xml:space="preserve"> </w:t>
        </w:r>
      </w:ins>
      <w:hyperlink w:anchor="def-orthogonal-inner-product">
        <w:ins w:id="38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is orthogonality as in</w:t>
        </w:r>
      </w:ins>
      <w:ins w:id="384" w:author="PR Preview" w:date="2026-01-01T00:00:00Z">
        <w:r>
          <w:t xml:space="preserve"> </w:t>
        </w:r>
      </w:ins>
      <w:hyperlink r:id="rId22">
        <w:ins w:id="385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386" w:author="PR Preview" w:date="2026-01-01T00:00:00Z">
        <w:r>
          <w:t xml:space="preserve">.</w:t>
        </w:r>
      </w:ins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its table of names for the angle between two vectors (aligned, acute, orthogonal, obtuse, opposed)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triangle inequality for distances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identity relating the average, the standard deviation and the root mean square of a vector</w:t>
            </w:r>
          </w:p>
          <w:p/>
        </w:tc>
      </w:tr>
    </w:tbl>
    <w:bookmarkStart w:id="29" w:name="thm-norm-properties"/>
    <w:p>
      <w:pPr>
        <w:pStyle w:val="FirstParagraph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del w:id="387" w:author="PR Preview" w:date="2026-01-01T00:00:00Z">
        <w:r>
          <w:rPr>
            <w:b/>
            <w:bCs/>
          </w:rPr>
          <w:delText xml:space="preserve">Example 6 (Scaling a vector scales its length)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For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$\mathord{\smash[b]{\underset{\raise.3ex\hbox{$\scriptstyle\sim$}}{x}}\vphantom{x}} = (3, 4)$</w:delText>
        </w:r>
      </w:del>
      <w:del w:id="392" w:author="PR Preview" w:date="2026-01-01T00:00:00Z">
        <w:r>
          <w:delText xml:space="preserve">,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$\mathopen{}\left\lVert\mathord{\smash[b]{\underset{\raise.3ex\hbox{$\scriptstyle\sim$}}{x}}\vphantom{x}}\right\rVert\mathclose{} = 5$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(</w:delText>
        </w:r>
      </w:del>
      <w:hyperlink r:id="rId31">
        <w:del w:id="397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398" w:author="PR Preview" w:date="2026-01-01T00:00:00Z">
        <w:r>
          <w:delText xml:space="preserve">).</w:delText>
        </w:r>
      </w:del>
      <w:del w:id="399" w:author="PR Preview" w:date="2026-01-01T00:00:00Z">
        <w:r>
          <w:delText xml:space="preserve"> </w:delText>
        </w:r>
      </w:del>
      <w:del w:id="400" w:author="PR Preview" w:date="2026-01-01T00:00:00Z">
        <w:r>
          <w:delText xml:space="preserve">Then</w:delText>
        </w:r>
      </w:del>
      <w:del w:id="401" w:author="PR Preview" w:date="2026-01-01T00:00:00Z">
        <w:r>
          <w:delText xml:space="preserve"> </w:delText>
        </w:r>
      </w:del>
      <w:del w:id="402" w:author="PR Preview" w:date="2026-01-01T00:00:00Z">
        <w:r>
          <w:delText xml:space="preserve">$-2\,\mathord{\smash[b]{\underset{\raise.3ex\hbox{$\scriptstyle\sim$}}{x}}\vphantom{x}} = (-6, -8)$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has norm</w:delText>
        </w:r>
      </w:del>
    </w:p>
    <w:p>
      <w:pPr>
        <w:pStyle w:val="FirstParagraph"/>
      </w:pPr>
      <w:ins w:id="405" w:author="PR Preview" w:date="2026-01-01T00:00:00Z">
        <w:r>
          <w:rPr>
            <w:b/>
            <w:bCs/>
          </w:rPr>
          <w:t xml:space="preserve">Example 6 (Scaling a vector scales its length)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For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$\mathord{\smash[b]{\underset{\raise.3ex\hbox{$\scriptstyle\sim$}}{x}}\vphantom{x}} = (3, 4)$</w:t>
        </w:r>
      </w:ins>
      <w:ins w:id="410" w:author="PR Preview" w:date="2026-01-01T00:00:00Z">
        <w:r>
          <w:t xml:space="preserve">,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$\mathopen{}\left\lVert\mathord{\smash[b]{\underset{\raise.3ex\hbox{$\scriptstyle\sim$}}{x}}\vphantom{x}}\right\rVert\mathclose{} = 5$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(</w:t>
        </w:r>
      </w:ins>
      <w:hyperlink r:id="rId31">
        <w:ins w:id="415" w:author="PR Preview" w:date="2026-01-01T00:00:00Z">
          <w:r>
            <w:rPr>
              <w:rStyle w:val="Hyperlink"/>
            </w:rPr>
            <w:t xml:space="preserve">Example 13 in Vectors</w:t>
          </w:r>
        </w:ins>
      </w:hyperlink>
      <w:ins w:id="416" w:author="PR Preview" w:date="2026-01-01T00:00:00Z">
        <w:r>
          <w:t xml:space="preserve">).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Then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$-2\,\mathord{\smash[b]{\underset{\raise.3ex\hbox{$\scriptstyle\sim$}}{x}}\vphantom{x}} = (-6, -8)$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has norm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del w:id="423" w:author="PR Preview" w:date="2026-01-01T00:00:00Z">
        <w:r>
          <w:delText xml:space="preserve">and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$\tfrac{1}{5}\,\mathord{\smash[b]{\underset{\raise.3ex\hbox{$\scriptstyle\sim$}}{x}}\vphantom{x}} = (0.6, 0.8)$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is the unit vector in</w:delText>
        </w:r>
      </w:del>
      <w:del w:id="428" w:author="PR Preview" w:date="2026-01-01T00:00:00Z">
        <w:r>
          <w:delText xml:space="preserve"> </w:delText>
        </w:r>
      </w:del>
      <w:hyperlink r:id="rId31">
        <w:del w:id="429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430" w:author="PR Preview" w:date="2026-01-01T00:00:00Z">
        <w:r>
          <w:delText xml:space="preserve">.</w:delText>
        </w:r>
      </w:del>
    </w:p>
    <w:p>
      <w:pPr>
        <w:pStyle w:val="FirstParagraph"/>
      </w:pPr>
      <w:ins w:id="431" w:author="PR Preview" w:date="2026-01-01T00:00:00Z">
        <w:r>
          <w:t xml:space="preserve">and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$\tfrac{1}{5}\,\mathord{\smash[b]{\underset{\raise.3ex\hbox{$\scriptstyle\sim$}}{x}}\vphantom{x}} = (0.6, 0.8)$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is the unit vector in</w:t>
        </w:r>
      </w:ins>
      <w:ins w:id="436" w:author="PR Preview" w:date="2026-01-01T00:00:00Z">
        <w:r>
          <w:t xml:space="preserve"> </w:t>
        </w:r>
      </w:ins>
      <w:hyperlink r:id="rId31">
        <w:ins w:id="437" w:author="PR Preview" w:date="2026-01-01T00:00:00Z">
          <w:r>
            <w:rPr>
              <w:rStyle w:val="Hyperlink"/>
            </w:rPr>
            <w:t xml:space="preserve">Example 13 in Vectors</w:t>
          </w:r>
        </w:ins>
      </w:hyperlink>
      <w:ins w:id="438" w:author="PR Preview" w:date="2026-01-01T00:00:00Z">
        <w:r>
          <w:t xml:space="preserve">.</w:t>
        </w:r>
      </w:ins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del w:id="439" w:author="PR Preview" w:date="2026-01-01T00:00:00Z">
        <w:r>
          <w:delText xml:space="preserve">In particular, if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$\mathord{\smash[b]{\underset{\raise.3ex\hbox{$\scriptstyle\sim$}}{x}}\vphantom{x}} \perp \mathord{\smash[b]{\underset{\raise.3ex\hbox{$\scriptstyle\sim$}}{y}}\vphantom{y}}$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(</w:delText>
        </w:r>
      </w:del>
      <w:hyperlink r:id="rId22">
        <w:del w:id="444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445" w:author="PR Preview" w:date="2026-01-01T00:00:00Z">
        <w:r>
          <w:delText xml:space="preserve">), then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(the</w:delText>
        </w:r>
      </w:del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rPr>
            <w:b/>
            <w:bCs/>
          </w:rPr>
          <w:delText xml:space="preserve">Pythagorean theorem</w:delText>
        </w:r>
      </w:del>
      <w:del w:id="452" w:author="PR Preview" w:date="2026-01-01T00:00:00Z">
        <w:r>
          <w:delText xml:space="preserve">)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[5]</w:delText>
        </w:r>
      </w:del>
      <w:del w:id="455" w:author="PR Preview" w:date="2026-01-01T00:00:00Z">
        <w:r>
          <w:delText xml:space="preserve">.</w:delText>
        </w:r>
      </w:del>
    </w:p>
    <w:p>
      <w:pPr>
        <w:pStyle w:val="FirstParagraph"/>
      </w:pPr>
      <w:ins w:id="456" w:author="PR Preview" w:date="2026-01-01T00:00:00Z">
        <w:r>
          <w:t xml:space="preserve">In particular, if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$\mathord{\smash[b]{\underset{\raise.3ex\hbox{$\scriptstyle\sim$}}{x}}\vphantom{x}} \perp \mathord{\smash[b]{\underset{\raise.3ex\hbox{$\scriptstyle\sim$}}{y}}\vphantom{y}}$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(</w:t>
        </w:r>
      </w:ins>
      <w:hyperlink r:id="rId22">
        <w:ins w:id="461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462" w:author="PR Preview" w:date="2026-01-01T00:00:00Z">
        <w:r>
          <w:t xml:space="preserve">), then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(the</w:t>
        </w:r>
      </w:ins>
      <w:ins w:id="467" w:author="PR Preview" w:date="2026-01-01T00:00:00Z">
        <w:r>
          <w:t xml:space="preserve"> </w:t>
        </w:r>
      </w:ins>
      <w:ins w:id="468" w:author="PR Preview" w:date="2026-01-01T00:00:00Z">
        <w:r>
          <w:rPr>
            <w:b/>
            <w:bCs/>
          </w:rPr>
          <w:t xml:space="preserve">Pythagorean theorem</w:t>
        </w:r>
      </w:ins>
      <w:ins w:id="469" w:author="PR Preview" w:date="2026-01-01T00:00:00Z">
        <w:r>
          <w:t xml:space="preserve">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[5]</w:t>
        </w:r>
      </w:ins>
      <w:ins w:id="472" w:author="PR Preview" w:date="2026-01-01T00:00:00Z">
        <w:r>
          <w:t xml:space="preserve">.</w:t>
        </w:r>
      </w:ins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7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8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10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del w:id="473" w:author="PR Preview" w:date="2026-01-01T00:00:00Z">
        <w:r>
          <w:rPr>
            <w:b/>
            <w:bCs/>
          </w:rPr>
          <w:delText xml:space="preserve">Example 10 (Euclidean space as a normed vector space)</w:delText>
        </w:r>
      </w:del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The Euclidean space</w:delText>
        </w:r>
      </w:del>
      <w:del w:id="47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equipped with the Euclidean norm (</w:delText>
        </w:r>
      </w:del>
      <w:hyperlink r:id="rId42">
        <w:del w:id="479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480" w:author="PR Preview" w:date="2026-01-01T00:00:00Z">
        <w:r>
          <w:delText xml:space="preserve">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is a normed vector space:</w:delText>
        </w:r>
      </w:del>
    </w:p>
    <w:p>
      <w:pPr>
        <w:pStyle w:val="BodyText"/>
      </w:pPr>
      <w:ins w:id="483" w:author="PR Preview" w:date="2026-01-01T00:00:00Z">
        <w:r>
          <w:rPr>
            <w:b/>
            <w:bCs/>
          </w:rPr>
          <w:t xml:space="preserve">Example 10 (Euclidean space as a normed vector space)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The Euclidean space</w:t>
        </w:r>
      </w:ins>
      <w:ins w:id="48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equipped with the Euclidean norm (</w:t>
        </w:r>
      </w:ins>
      <w:hyperlink r:id="rId42">
        <w:ins w:id="489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490" w:author="PR Preview" w:date="2026-01-01T00:00:00Z">
        <w:r>
          <w:t xml:space="preserve">)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is a normed vector space:</w:t>
        </w:r>
      </w:ins>
    </w:p>
    <w:p>
      <w:pPr>
        <w:pStyle w:val="Compact"/>
        <w:numPr>
          <w:ilvl w:val="0"/>
          <w:numId w:val="1012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del w:id="493" w:author="PR Preview" w:date="2026-01-01T00:00:00Z">
        <w:r>
          <w:delText xml:space="preserve">Every inner product space</w:delText>
        </w:r>
      </w:del>
      <w:del w:id="49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(</w:delText>
        </w:r>
      </w:del>
      <w:hyperlink w:anchor="def-inner-product-space">
        <w:del w:id="49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98" w:author="PR Preview" w:date="2026-01-01T00:00:00Z">
        <w:r>
          <w:delText xml:space="preserve">)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naturally defines an induced norm</w:delText>
        </w:r>
      </w:del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delText>
        </w:r>
      </w:del>
      <w:del w:id="503" w:author="PR Preview" w:date="2026-01-01T00:00:00Z">
        <w:r>
          <w:delText xml:space="preserve">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which satisfies all three norm axioms.</w:delText>
        </w:r>
      </w:del>
    </w:p>
    <w:p>
      <w:pPr>
        <w:pStyle w:val="FirstParagraph"/>
      </w:pPr>
      <w:ins w:id="506" w:author="PR Preview" w:date="2026-01-01T00:00:00Z">
        <w:r>
          <w:t xml:space="preserve">Every inner product space</w:t>
        </w:r>
      </w:ins>
      <w:ins w:id="5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(</w:t>
        </w:r>
      </w:ins>
      <w:hyperlink w:anchor="def-inner-product-space">
        <w:ins w:id="51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11" w:author="PR Preview" w:date="2026-01-01T00:00:00Z">
        <w:r>
          <w:t xml:space="preserve">)</w:t>
        </w:r>
      </w:ins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naturally defines an induced norm</w:t>
        </w:r>
      </w:ins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$\mathopen{}\left\lVert\mathord{\smash[b]{\underset{\raise.3ex\hbox{$\scriptstyle\sim$}}{x}}\vphantom{x}}\right\rVert\mathclose{} \stackrel{\text{def}}{=}\sqrt{{\mathopen{}\left\langle \mathord{\smash[b]{\underset{\raise.3ex\hbox{$\scriptstyle\sim$}}{x}}\vphantom{x}}, \mathord{\smash[b]{\underset{\raise.3ex\hbox{$\scriptstyle\sim$}}{x}}\vphantom{x}}\right\rangle\mathclose{}}}$</w:t>
        </w:r>
      </w:ins>
      <w:ins w:id="516" w:author="PR Preview" w:date="2026-01-01T00:00:00Z">
        <w:r>
          <w:t xml:space="preserve">,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which satisfies all three norm axioms.</w:t>
        </w:r>
      </w:ins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3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del w:id="519" w:author="PR Preview" w:date="2026-01-01T00:00:00Z">
        <w:r>
          <w:delText xml:space="preserve">$\mathopen{}\left\lVert\mathord{\smash[b]{\underset{\raise.3ex\hbox{$\scriptstyle\sim$}}{x}}\vphantom{x}}\right\rVert\mathclose{}_1 = \sum_{i=1}^p\mathopen{}\left|x_i\right|\mathclose{}$</w:delText>
        </w:r>
      </w:del>
      <w:del w:id="520" w:author="PR Preview" w:date="2026-01-01T00:00:00Z">
        <w:r>
          <w:delText xml:space="preserve">, and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$\mathopen{}\left\lVert\mathord{\smash[b]{\underset{\raise.3ex\hbox{$\scriptstyle\sim$}}{x}}\vphantom{x}}\right\rVert\mathclose{}_2 = \sqrt{\sum_{i=1}^px_i^2}$</w:delText>
        </w:r>
      </w:del>
      <w:del w:id="523" w:author="PR Preview" w:date="2026-01-01T00:00:00Z">
        <w:r>
          <w:delText xml:space="preserve">,</w:delText>
        </w:r>
      </w:del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which is the Euclidean norm (</w:delText>
        </w:r>
      </w:del>
      <w:hyperlink r:id="rId42">
        <w:del w:id="526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527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5"/>
        </w:numPr>
      </w:pPr>
      <w:ins w:id="528" w:author="PR Preview" w:date="2026-01-01T00:00:00Z">
        <w:r>
          <w:t xml:space="preserve">$\mathopen{}\left\lVert\mathord{\smash[b]{\underset{\raise.3ex\hbox{$\scriptstyle\sim$}}{x}}\vphantom{x}}\right\rVert\mathclose{}_1 = \sum_{i=1}^p\mathopen{}\left|x_i\right|\mathclose{}$</w:t>
        </w:r>
      </w:ins>
      <w:ins w:id="529" w:author="PR Preview" w:date="2026-01-01T00:00:00Z">
        <w:r>
          <w:t xml:space="preserve">, and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$\mathopen{}\left\lVert\mathord{\smash[b]{\underset{\raise.3ex\hbox{$\scriptstyle\sim$}}{x}}\vphantom{x}}\right\rVert\mathclose{}_2 = \sqrt{\sum_{i=1}^px_i^2}$</w:t>
        </w:r>
      </w:ins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which is the Euclidean norm (</w:t>
        </w:r>
      </w:ins>
      <w:hyperlink r:id="rId42">
        <w:ins w:id="535" w:author="PR Preview" w:date="2026-01-01T00:00:00Z">
          <w:r>
            <w:rPr>
              <w:rStyle w:val="Hyperlink"/>
            </w:rPr>
            <w:t xml:space="preserve">Definition 17 in Vectors</w:t>
          </w:r>
        </w:ins>
      </w:hyperlink>
      <w:ins w:id="536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5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6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del w:id="537" w:author="PR Preview" w:date="2026-01-01T00:00:00Z">
        <w:r>
          <w:delText xml:space="preserve">When both vectors have unit Euclidean norm (</w:delText>
        </w:r>
      </w:del>
      <w:del w:id="538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539" w:author="PR Preview" w:date="2026-01-01T00:00:00Z">
        <w:r>
          <w:delText xml:space="preserve"> </w:delText>
        </w:r>
      </w:del>
      <w:del w:id="540" w:author="PR Preview" w:date="2026-01-01T00:00:00Z">
        <w:r>
          <w:delText xml:space="preserve">and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543" w:author="PR Preview" w:date="2026-01-01T00:00:00Z">
        <w:r>
          <w:delText xml:space="preserve">),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cosine similarity equals their inner product: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delText>
        </w:r>
      </w:del>
      <w:del w:id="548" w:author="PR Preview" w:date="2026-01-01T00:00:00Z">
        <w:r>
          <w:delText xml:space="preserve">.</w:delText>
        </w:r>
      </w:del>
    </w:p>
    <w:p>
      <w:pPr>
        <w:pStyle w:val="FirstParagraph"/>
      </w:pPr>
      <w:ins w:id="549" w:author="PR Preview" w:date="2026-01-01T00:00:00Z">
        <w:r>
          <w:t xml:space="preserve">When both vectors have unit Euclidean norm (</w:t>
        </w:r>
      </w:ins>
      <w:ins w:id="550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and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555" w:author="PR Preview" w:date="2026-01-01T00:00:00Z">
        <w:r>
          <w:t xml:space="preserve">),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cosine similarity equals their inner product: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{\mathopen{}\left\langle \mathord{\smash[b]{\underset{\raise.3ex\hbox{$\scriptstyle\sim$}}{x}}\vphantom{x}}, \mathord{\smash[b]{\underset{\raise.3ex\hbox{$\scriptstyle\sim$}}{y}}\vphantom{y}}\right\rangle\mathclose{}}$</w:t>
        </w:r>
      </w:ins>
      <w:ins w:id="560" w:author="PR Preview" w:date="2026-01-01T00:00:00Z">
        <w:r>
          <w:t xml:space="preserve">.</w:t>
        </w:r>
      </w:ins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del w:id="561" w:author="PR Preview" w:date="2026-01-01T00:00:00Z">
        <w:r>
          <w:delText xml:space="preserve">so for nonzero vectors, orthogonal (</w:delText>
        </w:r>
      </w:del>
      <w:hyperlink r:id="rId22">
        <w:del w:id="562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563" w:author="PR Preview" w:date="2026-01-01T00:00:00Z">
        <w:r>
          <w:delText xml:space="preserve">) means at a right angle.</w:delText>
        </w:r>
      </w:del>
    </w:p>
    <w:p>
      <w:pPr>
        <w:pStyle w:val="FirstParagraph"/>
      </w:pPr>
      <w:ins w:id="564" w:author="PR Preview" w:date="2026-01-01T00:00:00Z">
        <w:r>
          <w:t xml:space="preserve">so for nonzero vectors, orthogonal (</w:t>
        </w:r>
      </w:ins>
      <w:hyperlink r:id="rId22">
        <w:ins w:id="565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566" w:author="PR Preview" w:date="2026-01-01T00:00:00Z">
        <w:r>
          <w:t xml:space="preserve">) means at a right angle.</w:t>
        </w:r>
      </w:ins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del w:id="567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delText>
        </w:r>
      </w:del>
    </w:p>
    <w:p>
      <w:pPr>
        <w:pStyle w:val="BodyText"/>
      </w:pPr>
      <w:ins w:id="568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\stackrel{\text{def}}{=}\frac{{\mathopen{}\left\langle \mathord{\smash[b]{\underset{\raise.3ex\hbox{$\scriptstyle\sim$}}{x}}\vphantom{x}}, \mathord{\smash[b]{\underset{\raise.3ex\hbox{$\scriptstyle\sim$}}{y}}\vphantom{y}}\right\rangle\mathclose{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  </w:r>
      </w:ins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del w:id="569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delText>
        </w:r>
      </w:del>
    </w:p>
    <w:p>
      <w:pPr>
        <w:pStyle w:val="BodyText"/>
      </w:pPr>
      <w:ins w:id="570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{\mathopen{}\left\langle \mathord{\smash[b]{\underset{\raise.3ex\hbox{$\scriptstyle\sim$}}{x}}\vphantom{x}}, \mathord{\smash[b]{\underset{\raise.3ex\hbox{$\scriptstyle\sim$}}{y}}\vphantom{y}}\right\rangle\mathclose{}}.
    $$</w:t>
        </w:r>
      </w:ins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del w:id="571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delText>
        </w:r>
      </w:del>
    </w:p>
    <w:p>
      <w:pPr>
        <w:pStyle w:val="BodyText"/>
      </w:pPr>
      <w:ins w:id="572" w:author="PR Preview" w:date="2026-01-01T00:00:00Z">
        <w:r>
          <w:t xml:space="preserve">$$
    \operatorname{cossim}(\mathord{\smash[b]{\underset{\raise.3ex\hbox{$\scriptstyle\sim$}}{x}}\vphantom{x}}, \mathord{\smash[b]{\underset{\raise.3ex\hbox{$\scriptstyle\sim$}}{y}}\vphantom{y}}) = \frac{{\mathopen{}\left\langle \mathord{\smash[b]{\underset{\raise.3ex\hbox{$\scriptstyle\sim$}}{x}}\vphantom{x}}, \mathord{\smash[b]{\underset{\raise.3ex\hbox{$\scriptstyle\sim$}}{y}}\vphantom{y}}\right\rangle\mathclose{}}}{1 \cdot 1} = {\mathopen{}\left\langle \mathord{\smash[b]{\underset{\raise.3ex\hbox{$\scriptstyle\sim$}}{x}}\vphantom{x}}, \mathord{\smash[b]{\underset{\raise.3ex\hbox{$\scriptstyle\sim$}}{y}}\vphantom{y}}\right\rangle\mathclose{}}.
    $$</w:t>
        </w:r>
      </w:ins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del w:id="573" w:author="PR Preview" w:date="2026-01-01T00:00:00Z">
        <w:r>
          <w:rPr>
            <w:b/>
            <w:bCs/>
          </w:rPr>
          <w:delText xml:space="preserve">Theorem 8 (Orthonormal vectors are linearly independent)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If</w:delText>
        </w:r>
      </w:del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$\mathord{\smash[b]{\underset{\raise.3ex\hbox{$\scriptstyle\sim$}}{q}}\vphantom{q}}_1, \ldots, \mathord{\smash[b]{\underset{\raise.3ex\hbox{$\scriptstyle\sim$}}{q}}\vphantom{q}}_k$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are orthonormal (</w:delText>
        </w:r>
      </w:del>
      <w:hyperlink r:id="rId74">
        <w:del w:id="580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581" w:author="PR Preview" w:date="2026-01-01T00:00:00Z">
        <w:r>
          <w:delText xml:space="preserve">),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then they are linearly independent (</w:delText>
        </w:r>
      </w:del>
      <w:hyperlink r:id="rId35">
        <w:del w:id="584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585" w:author="PR Preview" w:date="2026-01-01T00:00:00Z">
        <w:r>
          <w:delText xml:space="preserve">).</w:delText>
        </w:r>
      </w:del>
    </w:p>
    <w:p>
      <w:pPr>
        <w:pStyle w:val="BodyText"/>
      </w:pPr>
      <w:ins w:id="586" w:author="PR Preview" w:date="2026-01-01T00:00:00Z">
        <w:r>
          <w:rPr>
            <w:b/>
            <w:bCs/>
          </w:rPr>
          <w:t xml:space="preserve">Theorem 8 (Orthonormal vectors are linearly independent)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If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$\mathord{\smash[b]{\underset{\raise.3ex\hbox{$\scriptstyle\sim$}}{q}}\vphantom{q}}_1, \ldots, \mathord{\smash[b]{\underset{\raise.3ex\hbox{$\scriptstyle\sim$}}{q}}\vphantom{q}}_k$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are orthonormal (</w:t>
        </w:r>
      </w:ins>
      <w:hyperlink r:id="rId74">
        <w:ins w:id="593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594" w:author="PR Preview" w:date="2026-01-01T00:00:00Z">
        <w:r>
          <w:t xml:space="preserve">),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then they are linearly independent (</w:t>
        </w:r>
      </w:ins>
      <w:hyperlink r:id="rId35">
        <w:ins w:id="597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598" w:author="PR Preview" w:date="2026-01-01T00:00:00Z">
        <w:r>
          <w:t xml:space="preserve">).</w:t>
        </w:r>
      </w:ins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del w:id="599" w:author="PR Preview" w:date="2026-01-01T00:00:00Z">
        <w:r>
          <w:rPr>
            <w:b/>
            <w:bCs/>
          </w:rPr>
          <w:delText xml:space="preserve">Definition 10 (Orthonormal basis)</w:delText>
        </w:r>
      </w:del>
      <w:del w:id="600" w:author="PR Preview" w:date="2026-01-01T00:00:00Z">
        <w:r>
          <w:delText xml:space="preserve"> </w:delText>
        </w:r>
      </w:del>
      <w:del w:id="601" w:author="PR Preview" w:date="2026-01-01T00:00:00Z">
        <w:r>
          <w:delText xml:space="preserve">An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rPr>
            <w:b/>
            <w:bCs/>
          </w:rPr>
          <w:delText xml:space="preserve">orthonormal basis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[12]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of a subspace</w:delText>
        </w:r>
      </w:del>
      <w:del w:id="608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of</w:delText>
        </w:r>
      </w:del>
      <w:del w:id="61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is a basis of</w:delText>
        </w:r>
      </w:del>
      <w:del w:id="61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(</w:delText>
        </w:r>
      </w:del>
      <w:hyperlink r:id="rId77">
        <w:del w:id="617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618" w:author="PR Preview" w:date="2026-01-01T00:00:00Z">
        <w:r>
          <w:delText xml:space="preserve">)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whose vectors are orthonormal (</w:delText>
        </w:r>
      </w:del>
      <w:hyperlink r:id="rId74">
        <w:del w:id="621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622" w:author="PR Preview" w:date="2026-01-01T00:00:00Z">
        <w:r>
          <w:delText xml:space="preserve">).</w:delText>
        </w:r>
      </w:del>
    </w:p>
    <w:p>
      <w:pPr>
        <w:pStyle w:val="BodyText"/>
      </w:pPr>
      <w:ins w:id="623" w:author="PR Preview" w:date="2026-01-01T00:00:00Z">
        <w:r>
          <w:rPr>
            <w:b/>
            <w:bCs/>
          </w:rPr>
          <w:t xml:space="preserve">Definition 10 (Orthonormal basis)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An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rPr>
            <w:b/>
            <w:bCs/>
          </w:rPr>
          <w:t xml:space="preserve">orthonormal basis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[12]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of a subspace</w:t>
        </w:r>
      </w:ins>
      <w:ins w:id="63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of</w:t>
        </w:r>
      </w:ins>
      <w:ins w:id="63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is a basis of</w:t>
        </w:r>
      </w:ins>
      <w:ins w:id="63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(</w:t>
        </w:r>
      </w:ins>
      <w:hyperlink r:id="rId77">
        <w:ins w:id="641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642" w:author="PR Preview" w:date="2026-01-01T00:00:00Z">
        <w:r>
          <w:t xml:space="preserve">)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whose vectors are orthonormal (</w:t>
        </w:r>
      </w:ins>
      <w:hyperlink r:id="rId74">
        <w:ins w:id="645" w:author="PR Preview" w:date="2026-01-01T00:00:00Z">
          <w:r>
            <w:rPr>
              <w:rStyle w:val="Hyperlink"/>
            </w:rPr>
            <w:t xml:space="preserve">Definition 20 in Vectors</w:t>
          </w:r>
        </w:ins>
      </w:hyperlink>
      <w:ins w:id="646" w:author="PR Preview" w:date="2026-01-01T00:00:00Z">
        <w:r>
          <w:t xml:space="preserve">).</w:t>
        </w:r>
      </w:ins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7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del w:id="647" w:author="PR Preview" w:date="2026-01-01T00:00:00Z">
        <w:r>
          <w:delTex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delText>
        </w:r>
      </w:del>
    </w:p>
    <w:p>
      <w:pPr>
        <w:pStyle w:val="BodyText"/>
      </w:pPr>
      <w:ins w:id="648" w:author="PR Preview" w:date="2026-01-01T00:00:00Z">
        <w:r>
  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\text{(}\text{Definition~20 in Vectors}\text{)}
    \end{aligned}
    $$</w:t>
        </w:r>
      </w:ins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del w:id="649" w:author="PR Preview" w:date="2026-01-01T00:00:00Z">
        <w:r>
          <w:delTex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delText>
        </w:r>
      </w:del>
    </w:p>
    <w:p>
      <w:pPr>
        <w:pStyle w:val="BodyText"/>
      </w:pPr>
      <w:ins w:id="650" w:author="PR Preview" w:date="2026-01-01T00:00:00Z">
        <w:r>
  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}\text{Definition~20 in Vectors}\text{)}
    \\
    &amp;= 0.
    &amp;&amp; \text{(arithmetic)}
    \end{aligned}
    $$</w:t>
        </w:r>
      </w:ins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5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2026-10-22T18:54:56Z</dcterms:created>
  <dcterms:modified xsi:type="dcterms:W3CDTF">2026-10-22T18:54:56Z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