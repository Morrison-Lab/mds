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del w:id="3" w:author="PR Preview" w:date="2026-01-01T00:00:00Z">
        <w:r>
          <w:delText xml:space="preserve">For any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the normal vector is orthogonal to their difference: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</w:delText>
        </w:r>
      </w:del>
      <w:hyperlink r:id="rId83">
        <w:del w:id="13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5"/>
        </w:numPr>
      </w:pPr>
      <w:ins w:id="15" w:author="PR Preview" w:date="2026-01-01T00:00:00Z">
        <w:r>
          <w:t xml:space="preserve">For any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normal vector is orthogonal to their difference: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83">
        <w:ins w:id="25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26" w:author="PR Preview" w:date="2026-01-01T00:00:00Z">
        <w:r>
          <w:t xml:space="preserve">).</w:t>
        </w:r>
      </w:ins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2026-10-22T19:00:57Z</dcterms:created>
  <dcterms:modified xsi:type="dcterms:W3CDTF">2026-10-22T19:00:57Z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