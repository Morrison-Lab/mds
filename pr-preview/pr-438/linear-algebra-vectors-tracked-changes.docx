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113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9 (Linear combination)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linear combination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the numbers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 coefficients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w:anchor="def-lincom-coefficient">
        <w:del w:id="16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7" w:author="PR Preview" w:date="2026-01-01T00:00:00Z">
        <w:r>
          <w:delText xml:space="preserve">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the weighted sum</w:delText>
        </w:r>
      </w:del>
    </w:p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Definition 9 (Linear combination)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linear combination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of the numbers</w:t>
        </w:r>
      </w:ins>
      <w:ins w:id="2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with coefficients</w:t>
        </w:r>
      </w:ins>
      <w:ins w:id="3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is the weighted sum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60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def-sum-of-elements"/>
    <w:p>
      <w:pPr>
        <w:pStyle w:val="FirstParagraph"/>
      </w:pPr>
      <w:del w:id="33" w:author="PR Preview" w:date="2026-01-01T00:00:00Z">
        <w:r>
          <w:rPr>
            <w:i/>
            <w:iCs/>
          </w:rPr>
          <w:delText xml:space="preserve">Remark 7</w:delText>
        </w:r>
      </w:del>
      <w:del w:id="34" w:author="PR Preview" w:date="2026-01-01T00:00:00Z">
        <w:r>
          <w:delText xml:space="preserve"> (The ones vector sums the entries). </w:delText>
        </w:r>
      </w:del>
      <w:del w:id="35" w:author="PR Preview" w:date="2026-01-01T00:00:00Z">
        <w:r>
          <w:delText xml:space="preserve">The dot product (</w:delText>
        </w:r>
      </w:del>
      <w:hyperlink w:anchor="def-dot-product">
        <w:del w:id="3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7" w:author="PR Preview" w:date="2026-01-01T00:00:00Z">
        <w:r>
          <w:delText xml:space="preserve">) of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$\mathord{\smash[b]{\underset{\raise.3ex\hbox{$\scriptstyle\sim$}}{1}}\vphantom{1}}$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with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$\mathord{\smash[b]{\underset{\raise.3ex\hbox{$\scriptstyle\sim$}}{x}}\vphantom{x}}$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is the sum of the entries of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$\mathord{\smash[b]{\underset{\raise.3ex\hbox{$\scriptstyle\sim$}}{x}}\vphantom{x}}$</w:delText>
        </w:r>
      </w:del>
      <w:del w:id="48" w:author="PR Preview" w:date="2026-01-01T00:00:00Z">
        <w:r>
          <w:delText xml:space="preserve">:</w:delText>
        </w:r>
      </w:del>
    </w:p>
    <w:p>
      <w:pPr>
        <w:pStyle w:val="BodyText"/>
      </w:pPr>
      <w:del w:id="49" w:author="PR Preview" w:date="2026-01-01T00:00:00Z">
        <w:r>
          <w:delTex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delText>
        </w:r>
      </w:del>
    </w:p>
    <w:p>
      <w:pPr>
        <w:pStyle w:val="FirstParagraph"/>
      </w:pPr>
      <w:del w:id="50" w:author="PR Preview" w:date="2026-01-01T00:00:00Z">
        <w:r>
          <w:delText xml:space="preserve">For example, for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$\mathord{\smash[b]{\underset{\raise.3ex\hbox{$\scriptstyle\sim$}}{x}}\vphantom{x}}= (2, -1, 5)$</w:delText>
        </w:r>
      </w:del>
      <w:del w:id="53" w:author="PR Preview" w:date="2026-01-01T00:00:00Z">
        <w:r>
          <w:delText xml:space="preserve">,</w:delText>
        </w:r>
      </w:del>
    </w:p>
    <w:p>
      <w:pPr>
        <w:pStyle w:val="BodyText"/>
      </w:pPr>
      <w:del w:id="54" w:author="PR Preview" w:date="2026-01-01T00:00:00Z">
        <w:r>
          <w:delTex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delText>
        </w:r>
      </w:del>
    </w:p>
    <w:p>
      <w:pPr>
        <w:pStyle w:val="FirstParagraph"/>
      </w:pPr>
      <w:del w:id="55" w:author="PR Preview" w:date="2026-01-01T00:00:00Z">
        <w:r>
          <w:delText xml:space="preserve">and dividing by the length</w:delText>
        </w:r>
      </w:del>
      <w:del w:id="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gives the</w:delText>
        </w:r>
      </w:del>
      <w:del w:id="59" w:author="PR Preview" w:date="2026-01-01T00:00:00Z">
        <w:r>
          <w:delText xml:space="preserve"> </w:delText>
        </w:r>
      </w:del>
      <w:hyperlink w:anchor="def-mean">
        <w:del w:id="60" w:author="PR Preview" w:date="2026-01-01T00:00:00Z">
          <w:r>
            <w:rPr>
              <w:rStyle w:val="Hyperlink"/>
            </w:rPr>
            <w:delText xml:space="preserve">mean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of the entries,</w:delText>
        </w:r>
      </w:del>
      <w:del w:id="63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del w:id="64" w:author="PR Preview" w:date="2026-01-01T00:00:00Z">
        <w:r>
          <w:delText xml:space="preserve">.</w:delText>
        </w:r>
      </w:del>
    </w:p>
    <w:p>
      <w:pPr>
        <w:pStyle w:val="BodyText"/>
      </w:pPr>
      <w:del w:id="65" w:author="PR Preview" w:date="2026-01-01T00:00:00Z">
        <w:r>
          <w:rPr>
            <w:b/>
            <w:bCs/>
          </w:rPr>
          <w:delText xml:space="preserve">Definition 14 (Indicator vector (standard basis vector))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The</w:delText>
        </w:r>
      </w:del>
      <w:del w:id="68" w:author="PR Preview" w:date="2026-01-01T00:00:00Z">
        <w:r>
          <w:delText xml:space="preserve"> </w:delText>
        </w:r>
      </w:del>
      <m:oMath>
        <m:r>
          <m:t>j</m:t>
        </m:r>
      </m:oMath>
      <w:del w:id="69" w:author="PR Preview" w:date="2026-01-01T00:00:00Z">
        <w:r>
          <w:delText xml:space="preserve">-th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rPr>
            <w:b/>
            <w:bCs/>
          </w:rPr>
          <w:delText xml:space="preserve">indicator vector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(or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rPr>
            <w:b/>
            <w:bCs/>
          </w:rPr>
          <w:delText xml:space="preserve">standard basis vector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[6]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)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$\mathord{\smash[b]{\underset{\raise.3ex\hbox{$\scriptstyle\sim$}}{e}}\vphantom{e}}_j$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of length</w:delText>
        </w:r>
      </w:del>
      <w:del w:id="84" w:author="PR Preview" w:date="2026-01-01T00:00:00Z">
        <w:r>
          <w:delText xml:space="preserve"> </w:delText>
        </w:r>
      </w:del>
      <m:oMath>
        <m:r>
          <m:t>p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has a</w:delText>
        </w:r>
      </w:del>
      <w:del w:id="87" w:author="PR Preview" w:date="2026-01-01T00:00:00Z">
        <w:r>
          <w:delText xml:space="preserve"> </w:delText>
        </w:r>
      </w:del>
      <m:oMath>
        <m:r>
          <m:t>1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in position</w:delText>
        </w:r>
      </w:del>
      <w:del w:id="90" w:author="PR Preview" w:date="2026-01-01T00:00:00Z">
        <w:r>
          <w:delText xml:space="preserve"> </w:delText>
        </w:r>
      </w:del>
      <m:oMath>
        <m:r>
          <m:t>j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and</w:delText>
        </w:r>
      </w:del>
      <w:del w:id="93" w:author="PR Preview" w:date="2026-01-01T00:00:00Z">
        <w:r>
          <w:delText xml:space="preserve"> </w:delText>
        </w:r>
      </w:del>
      <m:oMath>
        <m:r>
          <m:t>0</m:t>
        </m:r>
      </m:oMath>
      <w:del w:id="94" w:author="PR Preview" w:date="2026-01-01T00:00:00Z">
        <w:r>
          <w:delText xml:space="preserve">s elsewhere:</w:delText>
        </w:r>
      </w:del>
    </w:p>
    <w:p>
      <w:pPr>
        <w:pStyle w:val="FirstParagraph"/>
      </w:pPr>
      <w:ins w:id="95" w:author="PR Preview" w:date="2026-01-01T00:00:00Z">
        <w:r>
          <w:rPr>
            <w:b/>
            <w:bCs/>
          </w:rPr>
          <w:t xml:space="preserve">Definition 14 (Sum of the elements of a vector)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The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rPr>
            <w:b/>
            <w:bCs/>
          </w:rPr>
          <w:t xml:space="preserve">sum of the elements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of a vector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$\mathord{\smash[b]{\underset{\raise.3ex\hbox{$\scriptstyle\sim$}}{x}}\vphantom{x}}\in \mathbb{R}^p$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is the</w:t>
        </w:r>
      </w:ins>
      <w:ins w:id="106" w:author="PR Preview" w:date="2026-01-01T00:00:00Z">
        <w:r>
          <w:t xml:space="preserve"> </w:t>
        </w:r>
      </w:ins>
      <w:hyperlink r:id="rId45">
        <w:ins w:id="107" w:author="PR Preview" w:date="2026-01-01T00:00:00Z">
          <w:r>
            <w:rPr>
              <w:rStyle w:val="Hyperlink"/>
            </w:rPr>
            <w:t xml:space="preserve">sum</w:t>
          </w:r>
        </w:ins>
      </w:hyperlink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of its entries:</w:t>
        </w:r>
      </w:ins>
    </w:p>
    <w:p>
      <w:pPr>
        <w:pStyle w:val="BodyText"/>
      </w:pPr>
      <w:ins w:id="110" w:author="PR Preview" w:date="2026-01-01T00:00:00Z">
        <w:r>
          <w:t xml:space="preserve">$$
    {s_{\mathord{\smash[b]{\underset{\raise.3ex\hbox{$\scriptstyle\sim$}}{x}}\vphantom{x}}}} \stackrel{\text{def}}{=}\sum_{i=1}^px_i.
    $$</w:t>
        </w:r>
      </w:ins>
    </w:p>
    <w:p>
      <w:pPr>
        <w:pStyle w:val="FirstParagraph"/>
      </w:pPr>
      <w:ins w:id="111" w:author="PR Preview" w:date="2026-01-01T00:00:00Z">
        <w:r>
          <w:t xml:space="preserve">In words,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${s_{\mathord{\smash[b]{\underset{\raise.3ex\hbox{$\scriptstyle\sim$}}{x}}\vphantom{x}}}}$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 the entries of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$\mathord{\smash[b]{\underset{\raise.3ex\hbox{$\scriptstyle\sim$}}{x}}\vphantom{x}}$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added together.</w:t>
        </w:r>
      </w:ins>
    </w:p>
    <w:bookmarkEnd w:id="51"/>
    <w:bookmarkStart w:id="52" w:name="exm-sum-of-elements"/>
    <w:p>
      <w:pPr>
        <w:pStyle w:val="BodyText"/>
      </w:pPr>
      <w:ins w:id="120" w:author="PR Preview" w:date="2026-01-01T00:00:00Z">
        <w:r>
          <w:rPr>
            <w:b/>
            <w:bCs/>
          </w:rPr>
          <w:t xml:space="preserve">Example 9 (The sum of the elements of a vector with three entries)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For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$\mathord{\smash[b]{\underset{\raise.3ex\hbox{$\scriptstyle\sim$}}{x}}\vphantom{x}}= (2, -1, 5)$</w:t>
        </w:r>
      </w:ins>
      <w:ins w:id="125" w:author="PR Preview" w:date="2026-01-01T00:00:00Z">
        <w:r>
          <w:t xml:space="preserve">,</w:t>
        </w:r>
      </w:ins>
    </w:p>
    <w:p>
      <w:pPr>
        <w:pStyle w:val="BodyText"/>
      </w:pPr>
      <w:ins w:id="126" w:author="PR Preview" w:date="2026-01-01T00:00:00Z">
        <w:r>
          <w:t xml:space="preserve">$$
    \begin{aligned}
    {s_{\mathord{\smash[b]{\underset{\raise.3ex\hbox{$\scriptstyle\sim$}}{x}}\vphantom{x}}}}
    &amp;= 2 + (-1) + 5
    &amp;&amp; \text{(definition of the sum of the elements, with } p = 3 \text{)}
    \\
    &amp;= 6.
    &amp;&amp; \text{(add)}
    \end{aligned}
    $$</w:t>
        </w:r>
      </w:ins>
    </w:p>
    <w:bookmarkEnd w:id="52"/>
    <w:bookmarkStart w:id="53" w:name="thm-sum-dot-ones"/>
    <w:p>
      <w:pPr>
        <w:pStyle w:val="FirstParagraph"/>
      </w:pPr>
      <w:ins w:id="127" w:author="PR Preview" w:date="2026-01-01T00:00:00Z">
        <w:r>
          <w:rPr>
            <w:b/>
            <w:bCs/>
          </w:rPr>
          <w:t xml:space="preserve">Theorem 2 (The ones vector sums the entries)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For every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$\mathord{\smash[b]{\underset{\raise.3ex\hbox{$\scriptstyle\sim$}}{x}}\vphantom{x}}\in \mathbb{R}^p$</w:t>
        </w:r>
      </w:ins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the</w:t>
        </w:r>
      </w:ins>
      <w:ins w:id="135" w:author="PR Preview" w:date="2026-01-01T00:00:00Z">
        <w:r>
          <w:t xml:space="preserve"> </w:t>
        </w:r>
      </w:ins>
      <w:hyperlink w:anchor="def-sum-of-elements">
        <w:ins w:id="136" w:author="PR Preview" w:date="2026-01-01T00:00:00Z">
          <w:r>
            <w:rPr>
              <w:rStyle w:val="Hyperlink"/>
            </w:rPr>
            <w:t xml:space="preserve">sum of the elements</w:t>
          </w:r>
        </w:ins>
      </w:hyperlink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of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$\mathord{\smash[b]{\underset{\raise.3ex\hbox{$\scriptstyle\sim$}}{x}}\vphantom{x}}$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the</w:t>
        </w:r>
      </w:ins>
      <w:ins w:id="143" w:author="PR Preview" w:date="2026-01-01T00:00:00Z">
        <w:r>
          <w:t xml:space="preserve"> </w:t>
        </w:r>
      </w:ins>
      <w:hyperlink w:anchor="def-dot-product">
        <w:ins w:id="144" w:author="PR Preview" w:date="2026-01-01T00:00:00Z">
          <w:r>
            <w:rPr>
              <w:rStyle w:val="Hyperlink"/>
            </w:rPr>
            <w:t xml:space="preserve">dot product</w:t>
          </w:r>
        </w:ins>
      </w:hyperlink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of the</w:t>
        </w:r>
      </w:ins>
      <w:ins w:id="147" w:author="PR Preview" w:date="2026-01-01T00:00:00Z">
        <w:r>
          <w:t xml:space="preserve"> </w:t>
        </w:r>
      </w:ins>
      <w:hyperlink w:anchor="def-ones-vector">
        <w:ins w:id="148" w:author="PR Preview" w:date="2026-01-01T00:00:00Z">
          <w:r>
            <w:rPr>
              <w:rStyle w:val="Hyperlink"/>
            </w:rPr>
            <w:t xml:space="preserve">ones vector</w:t>
          </w:r>
        </w:ins>
      </w:hyperlink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with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$\mathord{\smash[b]{\underset{\raise.3ex\hbox{$\scriptstyle\sim$}}{x}}\vphantom{x}}$</w:t>
        </w:r>
      </w:ins>
      <w:ins w:id="153" w:author="PR Preview" w:date="2026-01-01T00:00:00Z">
        <w:r>
          <w:t xml:space="preserve">:</w:t>
        </w:r>
      </w:ins>
    </w:p>
    <w:p>
      <w:pPr>
        <w:pStyle w:val="BodyText"/>
      </w:pPr>
      <w:ins w:id="154" w:author="PR Preview" w:date="2026-01-01T00:00:00Z">
        <w:r>
          <w:t xml:space="preserve">$$
    {s_{\mathord{\smash[b]{\underset{\raise.3ex\hbox{$\scriptstyle\sim$}}{x}}\vphantom{x}}}} = \mathord{\smash[b]{\underset{\raise.3ex\hbox{$\scriptstyle\sim$}}{1}}\vphantom{1}} \cdot \mathord{\smash[b]{\underset{\raise.3ex\hbox{$\scriptstyle\sim$}}{x}}\vphantom{x}}.
    $$</w:t>
        </w:r>
      </w:ins>
    </w:p>
    <w:bookmarkEnd w:id="53"/>
    <w:p>
      <w:pPr>
        <w:pStyle w:val="FirstParagraph"/>
      </w:pPr>
      <w:ins w:id="155" w:author="PR Preview" w:date="2026-01-01T00:00:00Z">
        <w:r>
          <w:rPr>
            <w:i/>
            <w:iCs/>
          </w:rPr>
          <w:t xml:space="preserve">Proof</w:t>
        </w:r>
      </w:ins>
      <w:ins w:id="156" w:author="PR Preview" w:date="2026-01-01T00:00:00Z">
        <w:r>
          <w:t xml:space="preserve">. </w:t>
        </w:r>
      </w:ins>
    </w:p>
    <w:p>
      <w:pPr>
        <w:pStyle w:val="BodyText"/>
      </w:pPr>
      <w:ins w:id="157" w:author="PR Preview" w:date="2026-01-01T00:00:00Z">
        <w:r>
          <w:t xml:space="preserve">$$
    \begin{aligned}
    \mathord{\smash[b]{\underset{\raise.3ex\hbox{$\scriptstyle\sim$}}{1}}\vphantom{1}} \cdot \mathord{\smash[b]{\underset{\raise.3ex\hbox{$\scriptstyle\sim$}}{x}}\vphantom{x}}
    &amp;= \sum_{i=1}^p1 \cdot x_i
    &amp;&amp; \text{(}\text{Definition~8}\text{, with every entry of } \mathord{\smash[b]{\underset{\raise.3ex\hbox{$\scriptstyle\sim$}}{1}}\vphantom{1}} \text{ equal to } 1 \text{)}
    \\
    &amp;= \sum_{i=1}^px_i
    &amp;&amp; \text{(multiply each entry by } 1 \text{)}
    \\
    &amp;= {s_{\mathord{\smash[b]{\underset{\raise.3ex\hbox{$\scriptstyle\sim$}}{x}}\vphantom{x}}}}.
    &amp;&amp; \text{(}\text{Definition~14}\text{)}
    \end{aligned}
    $$</w:t>
        </w:r>
      </w:ins>
    </w:p>
    <w:bookmarkStart w:id="54" w:name="exm-sum-dot-ones"/>
    <w:p>
      <w:pPr>
        <w:pStyle w:val="FirstParagraph"/>
      </w:pPr>
      <w:ins w:id="158" w:author="PR Preview" w:date="2026-01-01T00:00:00Z">
        <w:r>
          <w:rPr>
            <w:b/>
            <w:bCs/>
          </w:rPr>
          <w:t xml:space="preserve">Example 10 (The ones vector applied to a vector with three entries)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$\mathord{\smash[b]{\underset{\raise.3ex\hbox{$\scriptstyle\sim$}}{x}}\vphantom{x}}= (2, -1, 5)$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and the</w:t>
        </w:r>
      </w:ins>
      <w:ins w:id="165" w:author="PR Preview" w:date="2026-01-01T00:00:00Z">
        <w:r>
          <w:t xml:space="preserve"> </w:t>
        </w:r>
      </w:ins>
      <w:hyperlink w:anchor="def-ones-vector">
        <w:ins w:id="166" w:author="PR Preview" w:date="2026-01-01T00:00:00Z">
          <w:r>
            <w:rPr>
              <w:rStyle w:val="Hyperlink"/>
            </w:rPr>
            <w:t xml:space="preserve">ones vector</w:t>
          </w:r>
        </w:ins>
      </w:hyperlink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$\mathord{\smash[b]{\underset{\raise.3ex\hbox{$\scriptstyle\sim$}}{1}}\vphantom{1}}$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with three entries,</w:t>
        </w:r>
      </w:ins>
    </w:p>
    <w:p>
      <w:pPr>
        <w:pStyle w:val="BodyText"/>
      </w:pPr>
      <w:ins w:id="171" w:author="PR Preview" w:date="2026-01-01T00:00:00Z">
        <w:r>
          <w:t xml:space="preserve">$$
    \begin{aligned}
    \mathord{\smash[b]{\underset{\raise.3ex\hbox{$\scriptstyle\sim$}}{1}}\vphantom{1}} \cdot \mathord{\smash[b]{\underset{\raise.3ex\hbox{$\scriptstyle\sim$}}{x}}\vphantom{x}}
    &amp;= 1 \cdot 2 + 1 \cdot(-1) + 1 \cdot 5
    &amp;&amp; \text{(}\text{Definition~8}\text{)}
    \\
    &amp;= 6,
    &amp;&amp; \text{(multiply and add)}
    \end{aligned}
    $$</w:t>
        </w:r>
      </w:ins>
    </w:p>
    <w:p>
      <w:pPr>
        <w:pStyle w:val="FirstParagraph"/>
      </w:pPr>
      <w:ins w:id="172" w:author="PR Preview" w:date="2026-01-01T00:00:00Z">
        <w:r>
          <w:t xml:space="preserve">which is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${s_{\mathord{\smash[b]{\underset{\raise.3ex\hbox{$\scriptstyle\sim$}}{x}}\vphantom{x}}}}$</w:t>
        </w:r>
      </w:ins>
      <w:ins w:id="175" w:author="PR Preview" w:date="2026-01-01T00:00:00Z">
        <w:r>
          <w:t xml:space="preserve">, as in</w:t>
        </w:r>
      </w:ins>
      <w:ins w:id="176" w:author="PR Preview" w:date="2026-01-01T00:00:00Z">
        <w:r>
          <w:t xml:space="preserve"> </w:t>
        </w:r>
      </w:ins>
      <w:hyperlink w:anchor="exm-sum-of-elements">
        <w:ins w:id="177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178" w:author="PR Preview" w:date="2026-01-01T00:00:00Z">
        <w:r>
          <w:t xml:space="preserve">.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Dividing by</w:t>
        </w:r>
      </w:ins>
      <w:ins w:id="18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gives the</w:t>
        </w:r>
      </w:ins>
      <w:ins w:id="184" w:author="PR Preview" w:date="2026-01-01T00:00:00Z">
        <w:r>
          <w:t xml:space="preserve"> </w:t>
        </w:r>
      </w:ins>
      <w:hyperlink w:anchor="def-mean">
        <w:ins w:id="185" w:author="PR Preview" w:date="2026-01-01T00:00:00Z">
          <w:r>
            <w:rPr>
              <w:rStyle w:val="Hyperlink"/>
            </w:rPr>
            <w:t xml:space="preserve">mean</w:t>
          </w:r>
        </w:ins>
      </w:hyperlink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of the entries,</w:t>
        </w:r>
      </w:ins>
      <w:ins w:id="188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ins w:id="189" w:author="PR Preview" w:date="2026-01-01T00:00:00Z">
        <w:r>
          <w:t xml:space="preserve">.</w:t>
        </w:r>
      </w:ins>
    </w:p>
    <w:bookmarkEnd w:id="54"/>
    <w:bookmarkStart w:id="55" w:name="def-indicator-vector"/>
    <w:p>
      <w:pPr>
        <w:pStyle w:val="BodyText"/>
      </w:pPr>
      <w:ins w:id="190" w:author="PR Preview" w:date="2026-01-01T00:00:00Z">
        <w:r>
          <w:rPr>
            <w:b/>
            <w:bCs/>
          </w:rPr>
          <w:t xml:space="preserve">Definition 15 (Indicator vector (standard basis vector))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The</w:t>
        </w:r>
      </w:ins>
      <w:ins w:id="193" w:author="PR Preview" w:date="2026-01-01T00:00:00Z">
        <w:r>
          <w:t xml:space="preserve"> </w:t>
        </w:r>
      </w:ins>
      <m:oMath>
        <m:r>
          <m:t>j</m:t>
        </m:r>
      </m:oMath>
      <w:ins w:id="194" w:author="PR Preview" w:date="2026-01-01T00:00:00Z">
        <w:r>
          <w:t xml:space="preserve">-th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rPr>
            <w:b/>
            <w:bCs/>
          </w:rPr>
          <w:t xml:space="preserve">indicator vector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(or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rPr>
            <w:b/>
            <w:bCs/>
          </w:rPr>
          <w:t xml:space="preserve">standard basis vector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[6]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)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$\mathord{\smash[b]{\underset{\raise.3ex\hbox{$\scriptstyle\sim$}}{e}}\vphantom{e}}_j$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of length</w:t>
        </w:r>
      </w:ins>
      <w:ins w:id="209" w:author="PR Preview" w:date="2026-01-01T00:00:00Z">
        <w:r>
          <w:t xml:space="preserve"> </w:t>
        </w:r>
      </w:ins>
      <m:oMath>
        <m:r>
          <m:t>p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has a</w:t>
        </w:r>
      </w:ins>
      <w:ins w:id="212" w:author="PR Preview" w:date="2026-01-01T00:00:00Z">
        <w:r>
          <w:t xml:space="preserve"> </w:t>
        </w:r>
      </w:ins>
      <m:oMath>
        <m:r>
          <m:t>1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in position</w:t>
        </w:r>
      </w:ins>
      <w:ins w:id="215" w:author="PR Preview" w:date="2026-01-01T00:00:00Z">
        <w:r>
          <w:t xml:space="preserve"> </w:t>
        </w:r>
      </w:ins>
      <m:oMath>
        <m:r>
          <m:t>j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and</w:t>
        </w:r>
      </w:ins>
      <w:ins w:id="218" w:author="PR Preview" w:date="2026-01-01T00:00:00Z">
        <w:r>
          <w:t xml:space="preserve"> </w:t>
        </w:r>
      </w:ins>
      <m:oMath>
        <m:r>
          <m:t>0</m:t>
        </m:r>
      </m:oMath>
      <w:ins w:id="219" w:author="PR Preview" w:date="2026-01-01T00:00:00Z">
        <w:r>
          <w:t xml:space="preserve">s elsewhere:</w:t>
        </w:r>
      </w:ins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5"/>
    <w:bookmarkStart w:id="56" w:name="rem-indicator-vector-weighted-sums"/>
    <w:p>
      <w:pPr>
        <w:pStyle w:val="FirstParagraph"/>
      </w:pPr>
      <w:del w:id="220" w:author="PR Preview" w:date="2026-01-01T00:00:00Z">
        <w:r>
          <w:rPr>
            <w:i/>
            <w:iCs/>
          </w:rPr>
          <w:delText xml:space="preserve">Remark 8</w:delText>
        </w:r>
      </w:del>
      <w:del w:id="221" w:author="PR Preview" w:date="2026-01-01T00:00:00Z">
        <w:r>
          <w:delText xml:space="preserve"> (Indicator vectors build every vector). </w:delText>
        </w:r>
      </w:del>
      <w:del w:id="222" w:author="PR Preview" w:date="2026-01-01T00:00:00Z">
        <w:r>
          <w:delText xml:space="preserve">For</w:delText>
        </w:r>
      </w:del>
      <w:del w:id="22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224" w:author="PR Preview" w:date="2026-01-01T00:00:00Z">
        <w:r>
          <w:delText xml:space="preserve">, the indicator vectors are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$\mathord{\smash[b]{\underset{\raise.3ex\hbox{$\scriptstyle\sim$}}{e}}\vphantom{e}}_1 = (1, 0, 0)$</w:delText>
        </w:r>
      </w:del>
      <w:del w:id="227" w:author="PR Preview" w:date="2026-01-01T00:00:00Z">
        <w:r>
          <w:delText xml:space="preserve">,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$\mathord{\smash[b]{\underset{\raise.3ex\hbox{$\scriptstyle\sim$}}{e}}\vphantom{e}}_2 = (0, 1, 0)$</w:delText>
        </w:r>
      </w:del>
      <w:del w:id="230" w:author="PR Preview" w:date="2026-01-01T00:00:00Z">
        <w:r>
          <w:delText xml:space="preserve">, and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$\mathord{\smash[b]{\underset{\raise.3ex\hbox{$\scriptstyle\sim$}}{e}}\vphantom{e}}_3 = (0, 0, 1)$</w:delText>
        </w:r>
      </w:del>
      <w:del w:id="233" w:author="PR Preview" w:date="2026-01-01T00:00:00Z">
        <w:r>
          <w:delText xml:space="preserve">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Every vector of length</w:delText>
        </w:r>
      </w:del>
      <w:del w:id="236" w:author="PR Preview" w:date="2026-01-01T00:00:00Z">
        <w:r>
          <w:delText xml:space="preserve"> </w:delText>
        </w:r>
      </w:del>
      <m:oMath>
        <m:r>
          <m:t>3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is a weighted sum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of them,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with weights equal to its entries;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for example,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delText>
        </w:r>
      </w:del>
      <w:del w:id="249" w:author="PR Preview" w:date="2026-01-01T00:00:00Z">
        <w:r>
          <w:delText xml:space="preserve">.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No other weights work: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entry</w:delText>
        </w:r>
      </w:del>
      <w:del w:id="254" w:author="PR Preview" w:date="2026-01-01T00:00:00Z">
        <w:r>
          <w:delText xml:space="preserve"> </w:delText>
        </w:r>
      </w:del>
      <m:oMath>
        <m:r>
          <m:t>j</m:t>
        </m:r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of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is</w:delText>
        </w:r>
      </w:del>
      <w:del w:id="26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262" w:author="PR Preview" w:date="2026-01-01T00:00:00Z">
        <w:r>
          <w:delText xml:space="preserve">,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so each weight</w:delText>
        </w:r>
      </w:del>
      <w:del w:id="26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must equal entry</w:delText>
        </w:r>
      </w:del>
      <w:del w:id="268" w:author="PR Preview" w:date="2026-01-01T00:00:00Z">
        <w:r>
          <w:delText xml:space="preserve"> </w:delText>
        </w:r>
      </w:del>
      <m:oMath>
        <m:r>
          <m:t>j</m:t>
        </m:r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of the vector.</w:delText>
        </w:r>
      </w:del>
    </w:p>
    <w:p>
      <w:pPr>
        <w:pStyle w:val="BodyText"/>
      </w:pPr>
      <w:del w:id="271" w:author="PR Preview" w:date="2026-01-01T00:00:00Z">
        <w:r>
          <w:rPr>
            <w:b/>
            <w:bCs/>
          </w:rPr>
          <w:delText xml:space="preserve">Theorem 2 (Indicator vectors select entries)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For any vector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$\mathord{\smash[b]{\underset{\raise.3ex\hbox{$\scriptstyle\sim$}}{x}}\vphantom{x}}$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of length</w:delText>
        </w:r>
      </w:del>
      <w:del w:id="278" w:author="PR Preview" w:date="2026-01-01T00:00:00Z">
        <w:r>
          <w:delText xml:space="preserve"> </w:delText>
        </w:r>
      </w:del>
      <m:oMath>
        <m:r>
          <m:t>p</m:t>
        </m:r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and any</w:delText>
        </w:r>
      </w:del>
      <w:del w:id="281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del w:id="282" w:author="PR Preview" w:date="2026-01-01T00:00:00Z">
        <w:r>
          <w:delText xml:space="preserve">:</w:delText>
        </w:r>
      </w:del>
    </w:p>
    <w:p>
      <w:pPr>
        <w:pStyle w:val="FirstParagraph"/>
      </w:pPr>
      <w:ins w:id="283" w:author="PR Preview" w:date="2026-01-01T00:00:00Z">
        <w:r>
          <w:rPr>
            <w:i/>
            <w:iCs/>
          </w:rPr>
          <w:t xml:space="preserve">Remark 7</w:t>
        </w:r>
      </w:ins>
      <w:ins w:id="284" w:author="PR Preview" w:date="2026-01-01T00:00:00Z">
        <w:r>
          <w:t xml:space="preserve"> (Indicator vectors build every vector). </w:t>
        </w:r>
      </w:ins>
      <w:ins w:id="285" w:author="PR Preview" w:date="2026-01-01T00:00:00Z">
        <w:r>
          <w:t xml:space="preserve">For</w:t>
        </w:r>
      </w:ins>
      <w:ins w:id="2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287" w:author="PR Preview" w:date="2026-01-01T00:00:00Z">
        <w:r>
          <w:t xml:space="preserve">, the indicator vectors are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$\mathord{\smash[b]{\underset{\raise.3ex\hbox{$\scriptstyle\sim$}}{e}}\vphantom{e}}_1 = (1, 0, 0)$</w:t>
        </w:r>
      </w:ins>
      <w:ins w:id="290" w:author="PR Preview" w:date="2026-01-01T00:00:00Z">
        <w:r>
          <w:t xml:space="preserve">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$\mathord{\smash[b]{\underset{\raise.3ex\hbox{$\scriptstyle\sim$}}{e}}\vphantom{e}}_2 = (0, 1, 0)$</w:t>
        </w:r>
      </w:ins>
      <w:ins w:id="293" w:author="PR Preview" w:date="2026-01-01T00:00:00Z">
        <w:r>
          <w:t xml:space="preserve">, and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$\mathord{\smash[b]{\underset{\raise.3ex\hbox{$\scriptstyle\sim$}}{e}}\vphantom{e}}_3 = (0, 0, 1)$</w:t>
        </w:r>
      </w:ins>
      <w:ins w:id="296" w:author="PR Preview" w:date="2026-01-01T00:00:00Z">
        <w:r>
          <w:t xml:space="preserve">.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Every vector of length</w:t>
        </w:r>
      </w:ins>
      <w:ins w:id="299" w:author="PR Preview" w:date="2026-01-01T00:00:00Z">
        <w:r>
          <w:t xml:space="preserve"> </w:t>
        </w:r>
      </w:ins>
      <m:oMath>
        <m:r>
          <m:t>3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 a weighted sum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of them,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with weights equal to its entries;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for example,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  </w:r>
      </w:ins>
      <w:ins w:id="312" w:author="PR Preview" w:date="2026-01-01T00:00:00Z">
        <w:r>
          <w:t xml:space="preserve">.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No other weights work: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entry</w:t>
        </w:r>
      </w:ins>
      <w:ins w:id="317" w:author="PR Preview" w:date="2026-01-01T00:00:00Z">
        <w:r>
          <w:t xml:space="preserve"> </w:t>
        </w:r>
      </w:ins>
      <m:oMath>
        <m:r>
          <m:t>j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of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is</w:t>
        </w:r>
      </w:ins>
      <w:ins w:id="32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so each weight</w:t>
        </w:r>
      </w:ins>
      <w:ins w:id="32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must equal entry</w:t>
        </w:r>
      </w:ins>
      <w:ins w:id="331" w:author="PR Preview" w:date="2026-01-01T00:00:00Z">
        <w:r>
          <w:t xml:space="preserve"> </w:t>
        </w:r>
      </w:ins>
      <m:oMath>
        <m:r>
          <m:t>j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of the vector.</w:t>
        </w:r>
      </w:ins>
    </w:p>
    <w:bookmarkEnd w:id="56"/>
    <w:bookmarkStart w:id="57" w:name="thm-indicator-selection"/>
    <w:p>
      <w:pPr>
        <w:pStyle w:val="BodyText"/>
      </w:pPr>
      <w:ins w:id="334" w:author="PR Preview" w:date="2026-01-01T00:00:00Z">
        <w:r>
          <w:rPr>
            <w:b/>
            <w:bCs/>
          </w:rPr>
          <w:t xml:space="preserve">Theorem 3 (Indicator vectors select entries)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For any vector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$\mathord{\smash[b]{\underset{\raise.3ex\hbox{$\scriptstyle\sim$}}{x}}\vphantom{x}}$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of length</w:t>
        </w:r>
      </w:ins>
      <w:ins w:id="341" w:author="PR Preview" w:date="2026-01-01T00:00:00Z">
        <w:r>
          <w:t xml:space="preserve"> </w:t>
        </w:r>
      </w:ins>
      <m:oMath>
        <m:r>
          <m:t>p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and any</w:t>
        </w:r>
      </w:ins>
      <w:ins w:id="344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ins w:id="345" w:author="PR Preview" w:date="2026-01-01T00:00:00Z">
        <w:r>
          <w:t xml:space="preserve">:</w:t>
        </w:r>
      </w:ins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8" w:name="thm-standard-basis-expansion"/>
    <w:p>
      <w:pPr>
        <w:pStyle w:val="FirstParagraph"/>
      </w:pPr>
      <w:del w:id="346" w:author="PR Preview" w:date="2026-01-01T00:00:00Z">
        <w:r>
          <w:rPr>
            <w:b/>
            <w:bCs/>
          </w:rPr>
          <w:delText xml:space="preserve">Theorem 3 (A vector is a linear combination of indicator vectors)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Every vector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$\mathord{\smash[b]{\underset{\raise.3ex\hbox{$\scriptstyle\sim$}}{x}}\vphantom{x}}\in \mathbb{R}^p$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is the linear combination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(</w:delText>
        </w:r>
      </w:del>
      <w:hyperlink w:anchor="def-linear-combination">
        <w:del w:id="35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56" w:author="PR Preview" w:date="2026-01-01T00:00:00Z">
        <w:r>
          <w:delText xml:space="preserve">) of the indicator vectors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$\mathord{\smash[b]{\underset{\raise.3ex\hbox{$\scriptstyle\sim$}}{e}}\vphantom{e}}_1, \ldots, \mathord{\smash[b]{\underset{\raise.3ex\hbox{$\scriptstyle\sim$}}{e}}\vphantom{e}}_p$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(</w:delText>
        </w:r>
      </w:del>
      <w:hyperlink w:anchor="def-indicator-vector">
        <w:del w:id="361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362" w:author="PR Preview" w:date="2026-01-01T00:00:00Z">
        <w:r>
          <w:delText xml:space="preserve">)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with coefficients</w:delText>
        </w:r>
      </w:del>
      <w:del w:id="36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366" w:author="PR Preview" w:date="2026-01-01T00:00:00Z">
        <w:r>
          <w:delText xml:space="preserve">:</w:delText>
        </w:r>
      </w:del>
    </w:p>
    <w:p>
      <w:pPr>
        <w:pStyle w:val="FirstParagraph"/>
      </w:pPr>
      <w:ins w:id="367" w:author="PR Preview" w:date="2026-01-01T00:00:00Z">
        <w:r>
          <w:rPr>
            <w:b/>
            <w:bCs/>
          </w:rPr>
          <w:t xml:space="preserve">Theorem 4 (A vector is a linear combination of indicator vectors)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Every vector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$\mathord{\smash[b]{\underset{\raise.3ex\hbox{$\scriptstyle\sim$}}{x}}\vphantom{x}}\in \mathbb{R}^p$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is the linear combination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(</w:t>
        </w:r>
      </w:ins>
      <w:hyperlink w:anchor="def-linear-combination">
        <w:ins w:id="37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77" w:author="PR Preview" w:date="2026-01-01T00:00:00Z">
        <w:r>
          <w:t xml:space="preserve">) of the indicator vectors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$\mathord{\smash[b]{\underset{\raise.3ex\hbox{$\scriptstyle\sim$}}{e}}\vphantom{e}}_1, \ldots, \mathord{\smash[b]{\underset{\raise.3ex\hbox{$\scriptstyle\sim$}}{e}}\vphantom{e}}_p$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(</w:t>
        </w:r>
      </w:ins>
      <w:hyperlink w:anchor="def-indicator-vector">
        <w:ins w:id="38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83" w:author="PR Preview" w:date="2026-01-01T00:00:00Z">
        <w:r>
          <w:t xml:space="preserve">)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with coefficients</w:t>
        </w:r>
      </w:ins>
      <w:ins w:id="38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387" w:author="PR Preview" w:date="2026-01-01T00:00:00Z">
        <w:r>
          <w:t xml:space="preserve">:</w:t>
        </w:r>
      </w:ins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del w:id="388" w:author="PR Preview" w:date="2026-01-01T00:00:00Z">
        <w:r>
          <w:delTex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delText>
        </w:r>
      </w:del>
    </w:p>
    <w:p>
      <w:pPr>
        <w:pStyle w:val="FirstParagraph"/>
      </w:pPr>
      <w:del w:id="389" w:author="PR Preview" w:date="2026-01-01T00:00:00Z">
        <w:r>
          <w:rPr>
            <w:b/>
            <w:bCs/>
          </w:rPr>
          <w:delText xml:space="preserve">Example 9 (Expanding a vector in indicator vectors)</w:delText>
        </w:r>
      </w:del>
    </w:p>
    <w:p>
      <w:pPr>
        <w:pStyle w:val="BodyText"/>
      </w:pPr>
      <w:ins w:id="390" w:author="PR Preview" w:date="2026-01-01T00:00:00Z">
        <w:r>
  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\text{(}\text{Definition~15}\text{)}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  </w:r>
      </w:ins>
    </w:p>
    <w:bookmarkStart w:id="59" w:name="exm-standard-basis-expansion"/>
    <w:p>
      <w:pPr>
        <w:pStyle w:val="FirstParagraph"/>
      </w:pPr>
      <w:ins w:id="391" w:author="PR Preview" w:date="2026-01-01T00:00:00Z">
        <w:r>
          <w:rPr>
            <w:b/>
            <w:bCs/>
          </w:rPr>
          <w:t xml:space="preserve">Example 11 (Expanding a vector in indicator vectors)</w:t>
        </w:r>
      </w:ins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9"/>
    <w:bookmarkEnd w:id="60"/>
    <w:bookmarkStart w:id="112" w:name="orthogonality"/>
    <w:p>
      <w:pPr>
        <w:pStyle w:val="Heading3"/>
      </w:pPr>
      <w:r>
        <w:t xml:space="preserve">1.2 Orthogonality</w:t>
      </w:r>
    </w:p>
    <w:bookmarkStart w:id="61" w:name="def-orthogonal-vectors"/>
    <w:p>
      <w:pPr>
        <w:pStyle w:val="FirstParagraph"/>
      </w:pPr>
      <w:del w:id="392" w:author="PR Preview" w:date="2026-01-01T00:00:00Z">
        <w:r>
          <w:rPr>
            <w:b/>
            <w:bCs/>
          </w:rPr>
          <w:delText xml:space="preserve">Definition 15 (Orthogonal vectors)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Two vectors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$\mathord{\smash[b]{\underset{\raise.3ex\hbox{$\scriptstyle\sim$}}{x}}\vphantom{x}}$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and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$\mathord{\smash[b]{\underset{\raise.3ex\hbox{$\scriptstyle\sim$}}{y}}\vphantom{y}}$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of the same length are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rPr>
            <w:b/>
            <w:bCs/>
          </w:rPr>
          <w:delText xml:space="preserve">orthogonal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[7]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(written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$\mathord{\smash[b]{\underset{\raise.3ex\hbox{$\scriptstyle\sim$}}{x}}\vphantom{x}}\perp \mathord{\smash[b]{\underset{\raise.3ex\hbox{$\scriptstyle\sim$}}{y}}\vphantom{y}}$</w:delText>
        </w:r>
      </w:del>
      <w:del w:id="411" w:author="PR Preview" w:date="2026-01-01T00:00:00Z">
        <w:r>
          <w:delText xml:space="preserve">) if their dot product (</w:delText>
        </w:r>
      </w:del>
      <w:hyperlink w:anchor="def-dot-product">
        <w:del w:id="412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13" w:author="PR Preview" w:date="2026-01-01T00:00:00Z">
        <w:r>
          <w:delText xml:space="preserve">) is zero:</w:delText>
        </w:r>
      </w:del>
    </w:p>
    <w:p>
      <w:pPr>
        <w:pStyle w:val="FirstParagraph"/>
      </w:pPr>
      <w:ins w:id="414" w:author="PR Preview" w:date="2026-01-01T00:00:00Z">
        <w:r>
          <w:rPr>
            <w:b/>
            <w:bCs/>
          </w:rPr>
          <w:t xml:space="preserve">Definition 16 (Orthogonal vectors)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Two vectors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$\mathord{\smash[b]{\underset{\raise.3ex\hbox{$\scriptstyle\sim$}}{x}}\vphantom{x}}$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and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$\mathord{\smash[b]{\underset{\raise.3ex\hbox{$\scriptstyle\sim$}}{y}}\vphantom{y}}$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of the same length are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rPr>
            <w:b/>
            <w:bCs/>
          </w:rPr>
          <w:t xml:space="preserve">orthogonal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[7]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(written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$\mathord{\smash[b]{\underset{\raise.3ex\hbox{$\scriptstyle\sim$}}{x}}\vphantom{x}}\perp \mathord{\smash[b]{\underset{\raise.3ex\hbox{$\scriptstyle\sim$}}{y}}\vphantom{y}}$</w:t>
        </w:r>
      </w:ins>
      <w:ins w:id="433" w:author="PR Preview" w:date="2026-01-01T00:00:00Z">
        <w:r>
          <w:t xml:space="preserve">) if their dot product (</w:t>
        </w:r>
      </w:ins>
      <w:hyperlink w:anchor="def-dot-product">
        <w:ins w:id="43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35" w:author="PR Preview" w:date="2026-01-01T00:00:00Z">
        <w:r>
          <w:t xml:space="preserve">) is zero:</w:t>
        </w:r>
      </w:ins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61"/>
    <w:bookmarkStart w:id="62" w:name="rem-orthogonal-perpendicular"/>
    <w:p>
      <w:pPr>
        <w:pStyle w:val="FirstParagraph"/>
      </w:pPr>
      <w:del w:id="436" w:author="PR Preview" w:date="2026-01-01T00:00:00Z">
        <w:r>
          <w:rPr>
            <w:i/>
            <w:iCs/>
          </w:rPr>
          <w:delText xml:space="preserve">Remark 9</w:delText>
        </w:r>
      </w:del>
      <w:del w:id="437" w:author="PR Preview" w:date="2026-01-01T00:00:00Z">
        <w:r>
          <w:delText xml:space="preserve"> (Orthogonal means perpendicular). </w:delText>
        </w:r>
      </w:del>
      <w:del w:id="438" w:author="PR Preview" w:date="2026-01-01T00:00:00Z">
        <w:r>
          <w:delText xml:space="preserve">Orthogonality extends the geometric idea of perpendicular lines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to vectors with any number of entries.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In the plane,</w:delText>
        </w:r>
      </w:del>
      <w:del w:id="4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and</w:delText>
        </w:r>
      </w:del>
      <w:del w:id="4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are perpendicular,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and their dot product is</w:delText>
        </w:r>
      </w:del>
      <w:del w:id="45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452" w:author="PR Preview" w:date="2026-01-01T00:00:00Z">
        <w:r>
          <w:delText xml:space="preserve">.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The same test works in</w:delText>
        </w:r>
      </w:del>
      <w:del w:id="45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56" w:author="PR Preview" w:date="2026-01-01T00:00:00Z">
        <w:r>
          <w:delText xml:space="preserve">, where pictures are harder to draw:</w:delText>
        </w:r>
      </w:del>
    </w:p>
    <w:p>
      <w:pPr>
        <w:pStyle w:val="FirstParagraph"/>
      </w:pPr>
      <w:ins w:id="457" w:author="PR Preview" w:date="2026-01-01T00:00:00Z">
        <w:r>
          <w:rPr>
            <w:i/>
            <w:iCs/>
          </w:rPr>
          <w:t xml:space="preserve">Remark 8</w:t>
        </w:r>
      </w:ins>
      <w:ins w:id="458" w:author="PR Preview" w:date="2026-01-01T00:00:00Z">
        <w:r>
          <w:t xml:space="preserve"> (Orthogonal means perpendicular). </w:t>
        </w:r>
      </w:ins>
      <w:ins w:id="459" w:author="PR Preview" w:date="2026-01-01T00:00:00Z">
        <w:r>
          <w:t xml:space="preserve">Orthogonality extends the geometric idea of perpendicular lines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to vectors with any number of entries.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In the plane,</w:t>
        </w:r>
      </w:ins>
      <w:ins w:id="4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and</w:t>
        </w:r>
      </w:ins>
      <w:ins w:id="4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are perpendicular,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and their dot product is</w:t>
        </w:r>
      </w:ins>
      <w:ins w:id="47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473" w:author="PR Preview" w:date="2026-01-01T00:00:00Z">
        <w:r>
          <w:t xml:space="preserve">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The same test works in</w:t>
        </w:r>
      </w:ins>
      <w:ins w:id="47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77" w:author="PR Preview" w:date="2026-01-01T00:00:00Z">
        <w:r>
          <w:t xml:space="preserve">, where pictures are harder to draw: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not-orthogonal"/>
    <w:p>
      <w:pPr>
        <w:pStyle w:val="BodyText"/>
      </w:pPr>
      <w:del w:id="478" w:author="PR Preview" w:date="2026-01-01T00:00:00Z">
        <w:r>
          <w:rPr>
            <w:b/>
            <w:bCs/>
          </w:rPr>
          <w:delText xml:space="preserve">Example 10 (Vectors that are not orthogonal)</w:delText>
        </w:r>
      </w:del>
    </w:p>
    <w:p>
      <w:pPr>
        <w:pStyle w:val="BodyText"/>
      </w:pPr>
      <w:ins w:id="479" w:author="PR Preview" w:date="2026-01-01T00:00:00Z">
        <w:r>
          <w:rPr>
            <w:b/>
            <w:bCs/>
          </w:rPr>
          <w:t xml:space="preserve">Example 12 (Vectors that are not orthogonal)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3"/>
    <w:bookmarkStart w:id="66" w:name="def-euclidean-norm"/>
    <w:p>
      <w:pPr>
        <w:pStyle w:val="BodyText"/>
      </w:pPr>
      <w:del w:id="480" w:author="PR Preview" w:date="2026-01-01T00:00:00Z">
        <w:r>
          <w:rPr>
            <w:b/>
            <w:bCs/>
          </w:rPr>
          <w:delText xml:space="preserve">Definition 16 (Euclidean norm (length,</w:delText>
        </w:r>
      </w:del>
      <w:del w:id="481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482" w:author="PR Preview" w:date="2026-01-01T00:00:00Z">
        <w:r>
          <w:rPr>
            <w:b/>
            <w:bCs/>
          </w:rPr>
          <w:delText xml:space="preserve"> </w:delText>
        </w:r>
      </w:del>
      <w:del w:id="483" w:author="PR Preview" w:date="2026-01-01T00:00:00Z">
        <w:r>
          <w:rPr>
            <w:b/>
            <w:bCs/>
          </w:rPr>
          <w:delText xml:space="preserve">norm))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The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rPr>
            <w:b/>
            <w:bCs/>
          </w:rPr>
          <w:delText xml:space="preserve">Euclidean norm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[8]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(or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rPr>
            <w:b/>
            <w:bCs/>
          </w:rPr>
          <w:delText xml:space="preserve">length</w:delText>
        </w:r>
      </w:del>
      <w:del w:id="494" w:author="PR Preview" w:date="2026-01-01T00:00:00Z">
        <w:r>
          <w:delText xml:space="preserve">, also called the</w:delText>
        </w:r>
      </w:del>
      <w:del w:id="495" w:author="PR Preview" w:date="2026-01-01T00:00:00Z">
        <w: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496" w:author="PR Preview" w:date="2026-01-01T00:00:00Z">
        <w:r>
          <w:rPr>
            <w:b/>
            <w:bCs/>
          </w:rPr>
          <w:delText xml:space="preserve"> </w:delText>
        </w:r>
      </w:del>
      <w:del w:id="497" w:author="PR Preview" w:date="2026-01-01T00:00:00Z">
        <w:r>
          <w:rPr>
            <w:b/>
            <w:bCs/>
          </w:rPr>
          <w:delText xml:space="preserve">norm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and written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$\mathopen{}\left\lVert\mathord{\smash[b]{\underset{\raise.3ex\hbox{$\scriptstyle\sim$}}{x}}\vphantom{x}}\right\rVert\mathclose{}_2$</w:delText>
        </w:r>
      </w:del>
      <w:del w:id="502" w:author="PR Preview" w:date="2026-01-01T00:00:00Z">
        <w:r>
          <w:delText xml:space="preserve">) of a vector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$\mathord{\smash[b]{\underset{\raise.3ex\hbox{$\scriptstyle\sim$}}{x}}\vphantom{x}}$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of length</w:delText>
        </w:r>
      </w:del>
      <w:del w:id="507" w:author="PR Preview" w:date="2026-01-01T00:00:00Z">
        <w:r>
          <w:delText xml:space="preserve"> </w:delText>
        </w:r>
      </w:del>
      <m:oMath>
        <m:r>
          <m:t>p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is</w:delText>
        </w:r>
      </w:del>
    </w:p>
    <w:p>
      <w:pPr>
        <w:pStyle w:val="BodyText"/>
      </w:pPr>
      <w:ins w:id="510" w:author="PR Preview" w:date="2026-01-01T00:00:00Z">
        <w:r>
          <w:rPr>
            <w:b/>
            <w:bCs/>
          </w:rPr>
          <w:t xml:space="preserve">Definition 17 (Euclidean norm (length,</w:t>
        </w:r>
      </w:ins>
      <w:ins w:id="511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512" w:author="PR Preview" w:date="2026-01-01T00:00:00Z">
        <w:r>
          <w:rPr>
            <w:b/>
            <w:bCs/>
          </w:rPr>
          <w:t xml:space="preserve"> </w:t>
        </w:r>
      </w:ins>
      <w:ins w:id="513" w:author="PR Preview" w:date="2026-01-01T00:00:00Z">
        <w:r>
          <w:rPr>
            <w:b/>
            <w:bCs/>
          </w:rPr>
          <w:t xml:space="preserve">norm))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The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rPr>
            <w:b/>
            <w:bCs/>
          </w:rPr>
          <w:t xml:space="preserve">Euclidean norm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[8]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(or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rPr>
            <w:b/>
            <w:bCs/>
          </w:rPr>
          <w:t xml:space="preserve">length</w:t>
        </w:r>
      </w:ins>
      <w:ins w:id="524" w:author="PR Preview" w:date="2026-01-01T00:00:00Z">
        <w:r>
          <w:t xml:space="preserve">, also called the</w:t>
        </w:r>
      </w:ins>
      <w:ins w:id="525" w:author="PR Preview" w:date="2026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526" w:author="PR Preview" w:date="2026-01-01T00:00:00Z">
        <w:r>
          <w:rPr>
            <w:b/>
            <w:bCs/>
          </w:rPr>
          <w:t xml:space="preserve"> </w:t>
        </w:r>
      </w:ins>
      <w:ins w:id="527" w:author="PR Preview" w:date="2026-01-01T00:00:00Z">
        <w:r>
          <w:rPr>
            <w:b/>
            <w:bCs/>
          </w:rPr>
          <w:t xml:space="preserve">norm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and written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$\mathopen{}\left\lVert\mathord{\smash[b]{\underset{\raise.3ex\hbox{$\scriptstyle\sim$}}{x}}\vphantom{x}}\right\rVert\mathclose{}_2$</w:t>
        </w:r>
      </w:ins>
      <w:ins w:id="532" w:author="PR Preview" w:date="2026-01-01T00:00:00Z">
        <w:r>
          <w:t xml:space="preserve">) of a vector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$\mathord{\smash[b]{\underset{\raise.3ex\hbox{$\scriptstyle\sim$}}{x}}\vphantom{x}}$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of length</w:t>
        </w:r>
      </w:ins>
      <w:ins w:id="537" w:author="PR Preview" w:date="2026-01-01T00:00:00Z">
        <w:r>
          <w:t xml:space="preserve"> </w:t>
        </w:r>
      </w:ins>
      <m:oMath>
        <m:r>
          <m:t>p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is</w:t>
        </w:r>
      </w:ins>
    </w:p>
    <w:p>
      <w:pPr>
        <w:pStyle w:val="BodyText"/>
      </w:pPr>
      <w:bookmarkStart w:id="64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4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6"/>
    <w:bookmarkStart w:id="67" w:name="exm-euclidean-norm"/>
    <w:p>
      <w:pPr>
        <w:pStyle w:val="BodyText"/>
      </w:pPr>
      <w:del w:id="540" w:author="PR Preview" w:date="2026-01-01T00:00:00Z">
        <w:r>
          <w:rPr>
            <w:b/>
            <w:bCs/>
          </w:rPr>
          <w:delText xml:space="preserve">Example 11 (The length of a vector)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For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$\mathord{\smash[b]{\underset{\raise.3ex\hbox{$\scriptstyle\sim$}}{x}}\vphantom{x}}= (3, 4)$</w:delText>
        </w:r>
      </w:del>
      <w:del w:id="545" w:author="PR Preview" w:date="2026-01-01T00:00:00Z">
        <w:r>
          <w:delText xml:space="preserve">:</w:delText>
        </w:r>
      </w:del>
    </w:p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Example 13 (The length of a vector)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For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$\mathord{\smash[b]{\underset{\raise.3ex\hbox{$\scriptstyle\sim$}}{x}}\vphantom{x}}= (3, 4)$</w:t>
        </w:r>
      </w:ins>
      <w:ins w:id="551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unit-vector"/>
    <w:p>
      <w:pPr>
        <w:pStyle w:val="BodyText"/>
      </w:pPr>
      <w:del w:id="552" w:author="PR Preview" w:date="2026-01-01T00:00:00Z">
        <w:r>
          <w:rPr>
            <w:b/>
            <w:bCs/>
          </w:rPr>
          <w:delText xml:space="preserve">Definition 17 (Unit vector)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A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rPr>
            <w:b/>
            <w:bCs/>
          </w:rPr>
          <w:delText xml:space="preserve">unit vector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[9]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is a vector whose Euclidean norm (</w:delText>
        </w:r>
      </w:del>
      <w:hyperlink w:anchor="def-euclidean-norm">
        <w:del w:id="561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562" w:author="PR Preview" w:date="2026-01-01T00:00:00Z">
        <w:r>
          <w:delText xml:space="preserve">) is</w:delText>
        </w:r>
      </w:del>
      <w:del w:id="563" w:author="PR Preview" w:date="2026-01-01T00:00:00Z">
        <w:r>
          <w:delText xml:space="preserve"> </w:delText>
        </w:r>
      </w:del>
      <m:oMath>
        <m:r>
          <m:t>1</m:t>
        </m:r>
      </m:oMath>
      <w:del w:id="564" w:author="PR Preview" w:date="2026-01-01T00:00:00Z">
        <w:r>
          <w:delText xml:space="preserve">.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A unit vector is said to have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rPr>
            <w:i/>
            <w:iCs/>
          </w:rPr>
          <w:delText xml:space="preserve">unit length</w:delText>
        </w:r>
      </w:del>
      <w:del w:id="569" w:author="PR Preview" w:date="2026-01-01T00:00:00Z">
        <w:r>
          <w:delText xml:space="preserve">.</w:delText>
        </w:r>
      </w:del>
    </w:p>
    <w:p>
      <w:pPr>
        <w:pStyle w:val="BodyText"/>
      </w:pPr>
      <w:del w:id="570" w:author="PR Preview" w:date="2026-01-01T00:00:00Z">
        <w:r>
          <w:rPr>
            <w:b/>
            <w:bCs/>
          </w:rPr>
          <w:delText xml:space="preserve">Example 12 (A unit vector and a vector that is not one)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For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$\mathord{\smash[b]{\underset{\raise.3ex\hbox{$\scriptstyle\sim$}}{x}}\vphantom{x}}= (0.6, 0.8)$</w:delText>
        </w:r>
      </w:del>
      <w:del w:id="575" w:author="PR Preview" w:date="2026-01-01T00:00:00Z">
        <w:r>
          <w:delText xml:space="preserve">:</w:delText>
        </w:r>
      </w:del>
    </w:p>
    <w:p>
      <w:pPr>
        <w:pStyle w:val="BodyText"/>
      </w:pPr>
      <w:ins w:id="576" w:author="PR Preview" w:date="2026-01-01T00:00:00Z">
        <w:r>
          <w:rPr>
            <w:b/>
            <w:bCs/>
          </w:rPr>
          <w:t xml:space="preserve">Definition 18 (Unit vector)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A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rPr>
            <w:b/>
            <w:bCs/>
          </w:rPr>
          <w:t xml:space="preserve">unit vector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[9]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is a vector whose Euclidean norm (</w:t>
        </w:r>
      </w:ins>
      <w:hyperlink w:anchor="def-euclidean-norm">
        <w:ins w:id="585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586" w:author="PR Preview" w:date="2026-01-01T00:00:00Z">
        <w:r>
          <w:t xml:space="preserve">) is</w:t>
        </w:r>
      </w:ins>
      <w:ins w:id="587" w:author="PR Preview" w:date="2026-01-01T00:00:00Z">
        <w:r>
          <w:t xml:space="preserve"> </w:t>
        </w:r>
      </w:ins>
      <m:oMath>
        <m:r>
          <m:t>1</m:t>
        </m:r>
      </m:oMath>
      <w:ins w:id="588" w:author="PR Preview" w:date="2026-01-01T00:00:00Z">
        <w:r>
          <w:t xml:space="preserve">.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A unit vector is said to have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rPr>
            <w:i/>
            <w:iCs/>
          </w:rPr>
          <w:t xml:space="preserve">unit length</w:t>
        </w:r>
      </w:ins>
      <w:ins w:id="593" w:author="PR Preview" w:date="2026-01-01T00:00:00Z">
        <w:r>
          <w:t xml:space="preserve">.</w:t>
        </w:r>
      </w:ins>
    </w:p>
    <w:bookmarkEnd w:id="68"/>
    <w:bookmarkStart w:id="69" w:name="exm-unit-vector"/>
    <w:p>
      <w:pPr>
        <w:pStyle w:val="BodyText"/>
      </w:pPr>
      <w:ins w:id="594" w:author="PR Preview" w:date="2026-01-01T00:00:00Z">
        <w:r>
          <w:rPr>
            <w:b/>
            <w:bCs/>
          </w:rPr>
          <w:t xml:space="preserve">Example 14 (A unit vector and a vector that is not one)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For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$\mathord{\smash[b]{\underset{\raise.3ex\hbox{$\scriptstyle\sim$}}{x}}\vphantom{x}}= (0.6, 0.8)$</w:t>
        </w:r>
      </w:ins>
      <w:ins w:id="59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70"/>
    <w:bookmarkStart w:id="71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71"/>
    <w:bookmarkStart w:id="73" w:name="def-euclidean-distance"/>
    <w:p>
      <w:pPr>
        <w:pStyle w:val="FirstParagraph"/>
      </w:pPr>
      <w:del w:id="600" w:author="PR Preview" w:date="2026-01-01T00:00:00Z">
        <w:r>
          <w:rPr>
            <w:b/>
            <w:bCs/>
          </w:rPr>
          <w:delText xml:space="preserve">Definition 18 (Euclidean distance)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The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rPr>
            <w:b/>
            <w:bCs/>
          </w:rPr>
          <w:delText xml:space="preserve">Euclidean distance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[10]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between two vectors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$\mathord{\smash[b]{\underset{\raise.3ex\hbox{$\scriptstyle\sim$}}{x}}\vphantom{x}}$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and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$\mathord{\smash[b]{\underset{\raise.3ex\hbox{$\scriptstyle\sim$}}{y}}\vphantom{y}}$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of length</w:delText>
        </w:r>
      </w:del>
      <w:del w:id="617" w:author="PR Preview" w:date="2026-01-01T00:00:00Z">
        <w:r>
          <w:delText xml:space="preserve"> </w:delText>
        </w:r>
      </w:del>
      <m:oMath>
        <m:r>
          <m:t>p</m:t>
        </m:r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is the</w:delText>
        </w:r>
      </w:del>
      <w:del w:id="620" w:author="PR Preview" w:date="2026-01-01T00:00:00Z">
        <w:r>
          <w:delText xml:space="preserve"> </w:delText>
        </w:r>
      </w:del>
      <w:hyperlink w:anchor="def-euclidean-norm">
        <w:del w:id="621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of their difference:</w:delText>
        </w:r>
      </w:del>
    </w:p>
    <w:p>
      <w:pPr>
        <w:pStyle w:val="FirstParagraph"/>
      </w:pPr>
      <w:ins w:id="624" w:author="PR Preview" w:date="2026-01-01T00:00:00Z">
        <w:r>
          <w:rPr>
            <w:b/>
            <w:bCs/>
          </w:rPr>
          <w:t xml:space="preserve">Definition 19 (Euclidean distance)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The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rPr>
            <w:b/>
            <w:bCs/>
          </w:rPr>
          <w:t xml:space="preserve">Euclidean distance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[10]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between two vectors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$\mathord{\smash[b]{\underset{\raise.3ex\hbox{$\scriptstyle\sim$}}{x}}\vphantom{x}}$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and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$\mathord{\smash[b]{\underset{\raise.3ex\hbox{$\scriptstyle\sim$}}{y}}\vphantom{y}}$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of length</w:t>
        </w:r>
      </w:ins>
      <w:ins w:id="641" w:author="PR Preview" w:date="2026-01-01T00:00:00Z">
        <w:r>
          <w:t xml:space="preserve"> </w:t>
        </w:r>
      </w:ins>
      <m:oMath>
        <m:r>
          <m:t>p</m:t>
        </m:r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is the</w:t>
        </w:r>
      </w:ins>
      <w:ins w:id="644" w:author="PR Preview" w:date="2026-01-01T00:00:00Z">
        <w:r>
          <w:t xml:space="preserve"> </w:t>
        </w:r>
      </w:ins>
      <w:hyperlink w:anchor="def-euclidean-norm">
        <w:ins w:id="645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of their difference:</w:t>
        </w:r>
      </w:ins>
    </w:p>
    <w:p>
      <w:pPr>
        <w:pStyle w:val="BodyText"/>
      </w:pPr>
      <w:bookmarkStart w:id="72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72"/>
    </w:p>
    <w:bookmarkEnd w:id="73"/>
    <w:bookmarkStart w:id="74" w:name="rem-distance-from-origin"/>
    <w:p>
      <w:pPr>
        <w:pStyle w:val="FirstParagraph"/>
      </w:pPr>
      <w:del w:id="648" w:author="PR Preview" w:date="2026-01-01T00:00:00Z">
        <w:r>
          <w:rPr>
            <w:i/>
            <w:iCs/>
          </w:rPr>
          <w:delText xml:space="preserve">Remark 10</w:delText>
        </w:r>
      </w:del>
      <w:del w:id="649" w:author="PR Preview" w:date="2026-01-01T00:00:00Z">
        <w:r>
          <w:delText xml:space="preserve"> (Distance from the origin). </w:delText>
        </w:r>
      </w:del>
      <w:del w:id="650" w:author="PR Preview" w:date="2026-01-01T00:00:00Z">
        <w:r>
          <w:delText xml:space="preserve">The distance from the origin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$\mathord{\smash[b]{\underset{\raise.3ex\hbox{$\scriptstyle\sim$}}{0}}\vphantom{0}}$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to a vector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$\mathord{\smash[b]{\underset{\raise.3ex\hbox{$\scriptstyle\sim$}}{x}}\vphantom{x}}$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is the norm of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$\mathord{\smash[b]{\underset{\raise.3ex\hbox{$\scriptstyle\sim$}}{x}}\vphantom{x}}$</w:delText>
        </w:r>
      </w:del>
      <w:del w:id="661" w:author="PR Preview" w:date="2026-01-01T00:00:00Z">
        <w:r>
          <w:delText xml:space="preserve">:</w:delText>
        </w:r>
      </w:del>
    </w:p>
    <w:p>
      <w:pPr>
        <w:pStyle w:val="FirstParagraph"/>
      </w:pPr>
      <w:ins w:id="662" w:author="PR Preview" w:date="2026-01-01T00:00:00Z">
        <w:r>
          <w:rPr>
            <w:i/>
            <w:iCs/>
          </w:rPr>
          <w:t xml:space="preserve">Remark 9</w:t>
        </w:r>
      </w:ins>
      <w:ins w:id="663" w:author="PR Preview" w:date="2026-01-01T00:00:00Z">
        <w:r>
          <w:t xml:space="preserve"> (Distance from the origin). </w:t>
        </w:r>
      </w:ins>
      <w:ins w:id="664" w:author="PR Preview" w:date="2026-01-01T00:00:00Z">
        <w:r>
          <w:t xml:space="preserve">The distance from the origin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$\mathord{\smash[b]{\underset{\raise.3ex\hbox{$\scriptstyle\sim$}}{0}}\vphantom{0}}$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to a vector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$\mathord{\smash[b]{\underset{\raise.3ex\hbox{$\scriptstyle\sim$}}{x}}\vphantom{x}}$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is the norm of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$\mathord{\smash[b]{\underset{\raise.3ex\hbox{$\scriptstyle\sim$}}{x}}\vphantom{x}}$</w:t>
        </w:r>
      </w:ins>
      <w:ins w:id="67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del w:id="676" w:author="PR Preview" w:date="2026-01-01T00:00:00Z">
        <w:r>
          <w:delText xml:space="preserve">For example, the distance from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$\mathord{\smash[b]{\underset{\raise.3ex\hbox{$\scriptstyle\sim$}}{0}}\vphantom{0}}$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to</w:delText>
        </w:r>
      </w:del>
      <w:del w:id="6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is</w:delText>
        </w:r>
      </w:del>
      <w:del w:id="68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685" w:author="PR Preview" w:date="2026-01-01T00:00:00Z">
        <w:r>
          <w:delText xml:space="preserve">,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as in</w:delText>
        </w:r>
      </w:del>
      <w:del w:id="688" w:author="PR Preview" w:date="2026-01-01T00:00:00Z">
        <w:r>
          <w:delText xml:space="preserve"> </w:delText>
        </w:r>
      </w:del>
      <w:hyperlink w:anchor="exm-euclidean-norm">
        <w:del w:id="689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690" w:author="PR Preview" w:date="2026-01-01T00:00:00Z">
        <w:r>
          <w:delText xml:space="preserve">.</w:delText>
        </w:r>
      </w:del>
    </w:p>
    <w:p>
      <w:pPr>
        <w:pStyle w:val="BodyText"/>
      </w:pPr>
      <w:del w:id="691" w:author="PR Preview" w:date="2026-01-01T00:00:00Z">
        <w:r>
          <w:rPr>
            <w:b/>
            <w:bCs/>
          </w:rPr>
          <w:delText xml:space="preserve">Definition 19 (Orthonormal vectors)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A set of vectors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is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rPr>
            <w:b/>
            <w:bCs/>
          </w:rPr>
          <w:delText xml:space="preserve">orthonormal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if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the vectors are mutually orthogonal (</w:delText>
        </w:r>
      </w:del>
      <w:hyperlink w:anchor="def-orthogonal-vectors">
        <w:del w:id="704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705" w:author="PR Preview" w:date="2026-01-01T00:00:00Z">
        <w:r>
          <w:delText xml:space="preserve">)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and each has norm</w:delText>
        </w:r>
      </w:del>
      <w:del w:id="708" w:author="PR Preview" w:date="2026-01-01T00:00:00Z">
        <w:r>
          <w:delText xml:space="preserve"> </w:delText>
        </w:r>
      </w:del>
      <m:oMath>
        <m:r>
          <m:t>1</m:t>
        </m:r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(</w:delText>
        </w:r>
      </w:del>
      <w:hyperlink w:anchor="def-euclidean-norm">
        <w:del w:id="711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712" w:author="PR Preview" w:date="2026-01-01T00:00:00Z">
        <w:r>
          <w:delText xml:space="preserve">), that is,</w:delText>
        </w:r>
      </w:del>
      <w:del w:id="713" w:author="PR Preview" w:date="2026-01-01T00:00:00Z">
        <w:r>
          <w:delText xml:space="preserve"> </w:delText>
        </w:r>
      </w:del>
      <w:hyperlink w:anchor="def-unit-vector">
        <w:del w:id="714" w:author="PR Preview" w:date="2026-01-01T00:00:00Z">
          <w:r>
            <w:rPr>
              <w:rStyle w:val="Hyperlink"/>
            </w:rPr>
            <w:delText xml:space="preserve">unit length</w:delText>
          </w:r>
        </w:del>
      </w:hyperlink>
      <w:del w:id="715" w:author="PR Preview" w:date="2026-01-01T00:00:00Z">
        <w:r>
          <w:delText xml:space="preserve">:</w:delText>
        </w:r>
      </w:del>
    </w:p>
    <w:p>
      <w:pPr>
        <w:pStyle w:val="BodyText"/>
      </w:pPr>
      <w:ins w:id="716" w:author="PR Preview" w:date="2026-01-01T00:00:00Z">
        <w:r>
          <w:t xml:space="preserve">For example, the distance from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$\mathord{\smash[b]{\underset{\raise.3ex\hbox{$\scriptstyle\sim$}}{0}}\vphantom{0}}$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to</w:t>
        </w:r>
      </w:ins>
      <w:ins w:id="7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is</w:t>
        </w:r>
      </w:ins>
      <w:ins w:id="72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725" w:author="PR Preview" w:date="2026-01-01T00:00:00Z">
        <w:r>
          <w:t xml:space="preserve">,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as in</w:t>
        </w:r>
      </w:ins>
      <w:ins w:id="728" w:author="PR Preview" w:date="2026-01-01T00:00:00Z">
        <w:r>
          <w:t xml:space="preserve"> </w:t>
        </w:r>
      </w:ins>
      <w:hyperlink w:anchor="exm-euclidean-norm">
        <w:ins w:id="729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730" w:author="PR Preview" w:date="2026-01-01T00:00:00Z">
        <w:r>
          <w:t xml:space="preserve">.</w:t>
        </w:r>
      </w:ins>
    </w:p>
    <w:bookmarkEnd w:id="74"/>
    <w:bookmarkStart w:id="75" w:name="def-orthonormal-vectors"/>
    <w:p>
      <w:pPr>
        <w:pStyle w:val="BodyText"/>
      </w:pPr>
      <w:ins w:id="731" w:author="PR Preview" w:date="2026-01-01T00:00:00Z">
        <w:r>
          <w:rPr>
            <w:b/>
            <w:bCs/>
          </w:rPr>
          <w:t xml:space="preserve">Definition 20 (Orthonormal vectors)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 set of vectors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is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rPr>
            <w:b/>
            <w:bCs/>
          </w:rPr>
          <w:t xml:space="preserve">orthonormal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if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the vectors are mutually orthogonal (</w:t>
        </w:r>
      </w:ins>
      <w:hyperlink w:anchor="def-orthogonal-vectors">
        <w:ins w:id="744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745" w:author="PR Preview" w:date="2026-01-01T00:00:00Z">
        <w:r>
          <w:t xml:space="preserve">)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and each has norm</w:t>
        </w:r>
      </w:ins>
      <w:ins w:id="748" w:author="PR Preview" w:date="2026-01-01T00:00:00Z">
        <w:r>
          <w:t xml:space="preserve"> </w:t>
        </w:r>
      </w:ins>
      <m:oMath>
        <m:r>
          <m:t>1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(</w:t>
        </w:r>
      </w:ins>
      <w:hyperlink w:anchor="def-euclidean-norm">
        <w:ins w:id="75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52" w:author="PR Preview" w:date="2026-01-01T00:00:00Z">
        <w:r>
          <w:t xml:space="preserve">), that is,</w:t>
        </w:r>
      </w:ins>
      <w:ins w:id="753" w:author="PR Preview" w:date="2026-01-01T00:00:00Z">
        <w:r>
          <w:t xml:space="preserve"> </w:t>
        </w:r>
      </w:ins>
      <w:hyperlink w:anchor="def-unit-vector">
        <w:ins w:id="754" w:author="PR Preview" w:date="2026-01-01T00:00:00Z">
          <w:r>
            <w:rPr>
              <w:rStyle w:val="Hyperlink"/>
            </w:rPr>
            <w:t xml:space="preserve">unit length</w:t>
          </w:r>
        </w:ins>
      </w:hyperlink>
      <w:ins w:id="755" w:author="PR Preview" w:date="2026-01-01T00:00:00Z">
        <w:r>
          <w:t xml:space="preserve">:</w:t>
        </w:r>
      </w:ins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5"/>
    <w:bookmarkStart w:id="76" w:name="exm-indicator-orthonormal"/>
    <w:p>
      <w:pPr>
        <w:pStyle w:val="FirstParagraph"/>
      </w:pPr>
      <w:del w:id="756" w:author="PR Preview" w:date="2026-01-01T00:00:00Z">
        <w:r>
          <w:rPr>
            <w:b/>
            <w:bCs/>
          </w:rPr>
          <w:delText xml:space="preserve">Example 13 (Indicator vectors are orthonormal)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The indicator vectors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(</w:delText>
        </w:r>
      </w:del>
      <w:hyperlink w:anchor="def-indicator-vector">
        <w:del w:id="76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764" w:author="PR Preview" w:date="2026-01-01T00:00:00Z">
        <w:r>
          <w:delText xml:space="preserve">) form an orthonormal set.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By</w:delText>
        </w:r>
      </w:del>
      <w:del w:id="767" w:author="PR Preview" w:date="2026-01-01T00:00:00Z">
        <w:r>
          <w:delText xml:space="preserve"> </w:delText>
        </w:r>
      </w:del>
      <w:hyperlink w:anchor="thm-indicator-selection">
        <w:del w:id="768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769" w:author="PR Preview" w:date="2026-01-01T00:00:00Z">
        <w:r>
          <w:delText xml:space="preserve">,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$\mathord{\smash[b]{\underset{\raise.3ex\hbox{$\scriptstyle\sim$}}{e}}\vphantom{e}}_i \cdot \mathord{\smash[b]{\underset{\raise.3ex\hbox{$\scriptstyle\sim$}}{e}}\vphantom{e}}_j$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is entry</w:delText>
        </w:r>
      </w:del>
      <w:del w:id="774" w:author="PR Preview" w:date="2026-01-01T00:00:00Z">
        <w:r>
          <w:delText xml:space="preserve"> </w:delText>
        </w:r>
      </w:del>
      <m:oMath>
        <m:r>
          <m:t>i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of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$\mathord{\smash[b]{\underset{\raise.3ex\hbox{$\scriptstyle\sim$}}{e}}\vphantom{e}}_j$</w:delText>
        </w:r>
      </w:del>
      <w:del w:id="779" w:author="PR Preview" w:date="2026-01-01T00:00:00Z">
        <w:r>
          <w:delText xml:space="preserve">,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which is</w:delText>
        </w:r>
      </w:del>
      <w:del w:id="782" w:author="PR Preview" w:date="2026-01-01T00:00:00Z">
        <w:r>
          <w:delText xml:space="preserve"> </w:delText>
        </w:r>
      </w:del>
      <m:oMath>
        <m:r>
          <m:t>1</m:t>
        </m:r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if</w:delText>
        </w:r>
      </w:del>
      <w:del w:id="78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and</w:delText>
        </w:r>
      </w:del>
      <w:del w:id="788" w:author="PR Preview" w:date="2026-01-01T00:00:00Z">
        <w:r>
          <w:delText xml:space="preserve"> </w:delText>
        </w:r>
      </w:del>
      <m:oMath>
        <m:r>
          <m:t>0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if</w:delText>
        </w:r>
      </w:del>
      <w:del w:id="79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792" w:author="PR Preview" w:date="2026-01-01T00:00:00Z">
        <w:r>
          <w:delText xml:space="preserve">.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For</w:delText>
        </w:r>
      </w:del>
      <w:del w:id="79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796" w:author="PR Preview" w:date="2026-01-01T00:00:00Z">
        <w:r>
          <w:delText xml:space="preserve">:</w:delText>
        </w:r>
      </w:del>
    </w:p>
    <w:p>
      <w:pPr>
        <w:pStyle w:val="FirstParagraph"/>
      </w:pPr>
      <w:ins w:id="797" w:author="PR Preview" w:date="2026-01-01T00:00:00Z">
        <w:r>
          <w:rPr>
            <w:b/>
            <w:bCs/>
          </w:rPr>
          <w:t xml:space="preserve">Example 15 (Indicator vectors are orthonormal)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The indicator vectors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(</w:t>
        </w:r>
      </w:ins>
      <w:hyperlink w:anchor="def-indicator-vector">
        <w:ins w:id="80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05" w:author="PR Preview" w:date="2026-01-01T00:00:00Z">
        <w:r>
          <w:t xml:space="preserve">) form an orthonormal set.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By</w:t>
        </w:r>
      </w:ins>
      <w:ins w:id="808" w:author="PR Preview" w:date="2026-01-01T00:00:00Z">
        <w:r>
          <w:t xml:space="preserve"> </w:t>
        </w:r>
      </w:ins>
      <w:hyperlink w:anchor="thm-indicator-selection">
        <w:ins w:id="80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810" w:author="PR Preview" w:date="2026-01-01T00:00:00Z">
        <w:r>
          <w:t xml:space="preserve">,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$\mathord{\smash[b]{\underset{\raise.3ex\hbox{$\scriptstyle\sim$}}{e}}\vphantom{e}}_i \cdot \mathord{\smash[b]{\underset{\raise.3ex\hbox{$\scriptstyle\sim$}}{e}}\vphantom{e}}_j$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is entry</w:t>
        </w:r>
      </w:ins>
      <w:ins w:id="815" w:author="PR Preview" w:date="2026-01-01T00:00:00Z">
        <w:r>
          <w:t xml:space="preserve"> </w:t>
        </w:r>
      </w:ins>
      <m:oMath>
        <m:r>
          <m:t>i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of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$\mathord{\smash[b]{\underset{\raise.3ex\hbox{$\scriptstyle\sim$}}{e}}\vphantom{e}}_j$</w:t>
        </w:r>
      </w:ins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which is</w:t>
        </w:r>
      </w:ins>
      <w:ins w:id="823" w:author="PR Preview" w:date="2026-01-01T00:00:00Z">
        <w:r>
          <w:t xml:space="preserve"> </w:t>
        </w:r>
      </w:ins>
      <m:oMath>
        <m:r>
          <m:t>1</m:t>
        </m:r>
      </m:oMath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if</w:t>
        </w:r>
      </w:ins>
      <w:ins w:id="82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m:oMath>
        <m:r>
          <m:t>0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if</w:t>
        </w:r>
      </w:ins>
      <w:ins w:id="83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833" w:author="PR Preview" w:date="2026-01-01T00:00:00Z">
        <w:r>
          <w:t xml:space="preserve">.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For</w:t>
        </w:r>
      </w:ins>
      <w:ins w:id="83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837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6"/>
    <w:bookmarkStart w:id="77" w:name="exm-not-orthonormal"/>
    <w:p>
      <w:pPr>
        <w:pStyle w:val="FirstParagraph"/>
      </w:pPr>
      <w:del w:id="838" w:author="PR Preview" w:date="2026-01-01T00:00:00Z">
        <w:r>
          <w:rPr>
            <w:b/>
            <w:bCs/>
          </w:rPr>
          <w:delText xml:space="preserve">Example 14 (Two ways to fail to be orthonormal)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 </w:delText>
        </w:r>
      </w:del>
    </w:p>
    <w:p>
      <w:pPr>
        <w:pStyle w:val="FirstParagraph"/>
      </w:pPr>
      <w:ins w:id="841" w:author="PR Preview" w:date="2026-01-01T00:00:00Z">
        <w:r>
          <w:rPr>
            <w:b/>
            <w:bCs/>
          </w:rPr>
          <w:t xml:space="preserve">Example 16 (Two ways to fail to be orthonormal)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 </w:t>
        </w:r>
      </w:ins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7"/>
    <w:bookmarkStart w:id="78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8"/>
    <w:bookmarkStart w:id="79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4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11" w:name="refs"/>
    <w:bookmarkStart w:id="88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https://en.wikipedia.org/wiki/Row_and_column_vectors</w:t>
        </w:r>
      </w:hyperlink>
    </w:p>
    <w:bookmarkEnd w:id="88"/>
    <w:bookmarkStart w:id="90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https://en.wikipedia.org/wiki/Scalar_(mathematics)</w:t>
        </w:r>
      </w:hyperlink>
    </w:p>
    <w:bookmarkEnd w:id="90"/>
    <w:bookmarkStart w:id="92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9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92"/>
    <w:bookmarkStart w:id="94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3">
        <w:r>
          <w:rPr>
            <w:rStyle w:val="Hyperlink"/>
          </w:rPr>
          <w:t xml:space="preserve">www.mosaic-web.org</w:t>
        </w:r>
      </w:hyperlink>
    </w:p>
    <w:bookmarkEnd w:id="94"/>
    <w:bookmarkStart w:id="96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https://en.wikipedia.org/wiki/Arithmetic_mean</w:t>
        </w:r>
      </w:hyperlink>
    </w:p>
    <w:bookmarkEnd w:id="96"/>
    <w:bookmarkStart w:id="98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https://en.wikipedia.org/wiki/Standard_basis</w:t>
        </w:r>
      </w:hyperlink>
    </w:p>
    <w:bookmarkEnd w:id="98"/>
    <w:bookmarkStart w:id="100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https://en.wikipedia.org/wiki/Orthogonality</w:t>
        </w:r>
      </w:hyperlink>
    </w:p>
    <w:bookmarkEnd w:id="100"/>
    <w:bookmarkStart w:id="102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https://en.wikipedia.org/wiki/Euclidean_vector</w:t>
        </w:r>
      </w:hyperlink>
    </w:p>
    <w:bookmarkEnd w:id="102"/>
    <w:bookmarkStart w:id="104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https://en.wikipedia.org/wiki/Unit_vector</w:t>
        </w:r>
      </w:hyperlink>
    </w:p>
    <w:bookmarkEnd w:id="104"/>
    <w:bookmarkStart w:id="106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https://en.wikipedia.org/wiki/Euclidean_distance</w:t>
        </w:r>
      </w:hyperlink>
    </w:p>
    <w:bookmarkEnd w:id="106"/>
    <w:bookmarkStart w:id="108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7">
        <w:r>
          <w:rPr>
            <w:rStyle w:val="Hyperlink"/>
          </w:rPr>
          <w:t xml:space="preserve">https://www.deeplearningbook.org/</w:t>
        </w:r>
      </w:hyperlink>
    </w:p>
    <w:bookmarkEnd w:id="108"/>
    <w:bookmarkStart w:id="110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9">
        <w:r>
          <w:rPr>
            <w:rStyle w:val="Hyperlink"/>
          </w:rPr>
          <w:t xml:space="preserve">https://facultyweb.cs.wwu.edu/~hutchib2/video_lectures/data371/</w:t>
        </w:r>
      </w:hyperlink>
    </w:p>
    <w:bookmarkEnd w:id="110"/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0" Type="http://schemas.openxmlformats.org/officeDocument/2006/relationships/image" Target="media/rId80.png"/><Relationship Id="rId65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91" Type="http://schemas.openxmlformats.org/officeDocument/2006/relationships/hyperlink" Target="https://doi.org/10.1201/9781315182780" TargetMode="External"/><Relationship Id="rId95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5" Type="http://schemas.openxmlformats.org/officeDocument/2006/relationships/hyperlink" Target="https://en.wikipedia.org/wiki/Euclidean_distance" TargetMode="External"/><Relationship Id="rId101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9" Type="http://schemas.openxmlformats.org/officeDocument/2006/relationships/hyperlink" Target="https://en.wikipedia.org/wiki/Orthogonality" TargetMode="External"/><Relationship Id="rId87" Type="http://schemas.openxmlformats.org/officeDocument/2006/relationships/hyperlink" Target="https://en.wikipedia.org/wiki/Row_and_column_vectors" TargetMode="External"/><Relationship Id="rId89" Type="http://schemas.openxmlformats.org/officeDocument/2006/relationships/hyperlink" Target="https://en.wikipedia.org/wiki/Scalar_(mathematics)" TargetMode="External"/><Relationship Id="rId97" Type="http://schemas.openxmlformats.org/officeDocument/2006/relationships/hyperlink" Target="https://en.wikipedia.org/wiki/Standard_basis" TargetMode="External"/><Relationship Id="rId103" Type="http://schemas.openxmlformats.org/officeDocument/2006/relationships/hyperlink" Target="https://en.wikipedia.org/wiki/Unit_vector" TargetMode="External"/><Relationship Id="rId109" Type="http://schemas.openxmlformats.org/officeDocument/2006/relationships/hyperlink" Target="https://facultyweb.cs.wwu.edu/~hutchib2/video_lectures/data371/" TargetMode="External"/><Relationship Id="rId83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6" Type="http://schemas.openxmlformats.org/officeDocument/2006/relationships/hyperlink" Target="https://wwu.instructure.com/courses/1906010/modules#module_3922392" TargetMode="External"/><Relationship Id="rId107" Type="http://schemas.openxmlformats.org/officeDocument/2006/relationships/hyperlink" Target="https://www.deeplearningbook.org/" TargetMode="External"/><Relationship Id="rId93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4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5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91" Type="http://schemas.openxmlformats.org/officeDocument/2006/relationships/hyperlink" Target="https://doi.org/10.1201/9781315182780" TargetMode="External"/><Relationship Id="rId95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5" Type="http://schemas.openxmlformats.org/officeDocument/2006/relationships/hyperlink" Target="https://en.wikipedia.org/wiki/Euclidean_distance" TargetMode="External"/><Relationship Id="rId101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9" Type="http://schemas.openxmlformats.org/officeDocument/2006/relationships/hyperlink" Target="https://en.wikipedia.org/wiki/Orthogonality" TargetMode="External"/><Relationship Id="rId87" Type="http://schemas.openxmlformats.org/officeDocument/2006/relationships/hyperlink" Target="https://en.wikipedia.org/wiki/Row_and_column_vectors" TargetMode="External"/><Relationship Id="rId89" Type="http://schemas.openxmlformats.org/officeDocument/2006/relationships/hyperlink" Target="https://en.wikipedia.org/wiki/Scalar_(mathematics)" TargetMode="External"/><Relationship Id="rId97" Type="http://schemas.openxmlformats.org/officeDocument/2006/relationships/hyperlink" Target="https://en.wikipedia.org/wiki/Standard_basis" TargetMode="External"/><Relationship Id="rId103" Type="http://schemas.openxmlformats.org/officeDocument/2006/relationships/hyperlink" Target="https://en.wikipedia.org/wiki/Unit_vector" TargetMode="External"/><Relationship Id="rId109" Type="http://schemas.openxmlformats.org/officeDocument/2006/relationships/hyperlink" Target="https://facultyweb.cs.wwu.edu/~hutchib2/video_lectures/data371/" TargetMode="External"/><Relationship Id="rId83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6" Type="http://schemas.openxmlformats.org/officeDocument/2006/relationships/hyperlink" Target="https://wwu.instructure.com/courses/1906010/modules#module_3922392" TargetMode="External"/><Relationship Id="rId107" Type="http://schemas.openxmlformats.org/officeDocument/2006/relationships/hyperlink" Target="https://www.deeplearningbook.org/" TargetMode="External"/><Relationship Id="rId93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4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5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2026-10-22T19:06:48Z</dcterms:created>
  <dcterms:modified xsi:type="dcterms:W3CDTF">2026-10-22T19:06:48Z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