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3" w:author="PR Preview" w:date="2026-01-01T00:00:00Z">
        <w:r>
          <w:delText xml:space="preserve">Here the limit is a real number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when the partial sums are real numbers that</w:delText>
        </w:r>
      </w:del>
      <w:del w:id="6" w:author="PR Preview" w:date="2026-01-01T00:00:00Z">
        <w:r>
          <w:delText xml:space="preserve"> </w:delText>
        </w:r>
      </w:del>
      <w:hyperlink w:anchor="def-convergent-sequence">
        <w:del w:id="7" w:author="PR Preview" w:date="2026-01-01T00:00:00Z">
          <w:r>
            <w:rPr>
              <w:rStyle w:val="Hyperlink"/>
            </w:rPr>
            <w:delText xml:space="preserve">converge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to it,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 it is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when the partial sums</w:delText>
        </w:r>
      </w:del>
      <w:del w:id="15" w:author="PR Preview" w:date="2026-01-01T00:00:00Z">
        <w:r>
          <w:delText xml:space="preserve"> </w:delText>
        </w:r>
      </w:del>
      <w:hyperlink w:anchor="def-diverges-to-infinity">
        <w:del w:id="16" w:author="PR Preview" w:date="2026-01-01T00:00:00Z">
          <w:r>
            <w:rPr>
              <w:rStyle w:val="Hyperlink"/>
            </w:rPr>
            <w:delText xml:space="preserve">diverge to</w:delText>
          </w:r>
        </w:del>
        <w:del w:id="17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rPr>
              <m:sty m:val="p"/>
            </m:rPr>
            <m:t>∞</m:t>
          </m:r>
        </m:oMath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or some partial sum is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1" w:author="PR Preview" w:date="2026-01-01T00:00:00Z">
        <w:r>
          <w:delText xml:space="preserve">;</w:delText>
        </w:r>
      </w:del>
      <w:del w:id="22" w:author="PR Preview" w:date="2026-01-01T00:00:00Z">
        <w:r>
          <w:delText xml:space="preserve"> </w:delText>
        </w:r>
      </w:del>
      <w:hyperlink w:anchor="lem-nonneg-series">
        <w:del w:id="23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4" w:author="PR Preview" w:date="2026-01-01T00:00:00Z">
        <w:r>
          <w:delText xml:space="preserve">, next, shows that one of these always happens.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Sums with other index ranges, such as</w:delText>
        </w:r>
      </w:del>
      <w:del w:id="2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are defined the same way.</w:delText>
        </w:r>
      </w:del>
    </w:p>
    <w:p>
      <w:pPr>
        <w:pStyle w:val="FirstParagraph"/>
      </w:pPr>
      <w:ins w:id="31" w:author="PR Preview" w:date="2026-01-01T00:00:00Z">
        <w:r>
          <w:t xml:space="preserve">Here the limit is a real number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when the partial sums are real numbers that</w:t>
        </w:r>
      </w:ins>
      <w:ins w:id="34" w:author="PR Preview" w:date="2026-01-01T00:00:00Z">
        <w:r>
          <w:t xml:space="preserve"> </w:t>
        </w:r>
      </w:ins>
      <w:hyperlink w:anchor="def-convergent-sequence">
        <w:ins w:id="35" w:author="PR Preview" w:date="2026-01-01T00:00:00Z">
          <w:r>
            <w:rPr>
              <w:rStyle w:val="Hyperlink"/>
            </w:rPr>
            <w:t xml:space="preserve">converge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to it,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and it is</w:t>
        </w:r>
      </w:ins>
      <w:ins w:id="40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when the partial sums</w:t>
        </w:r>
      </w:ins>
      <w:ins w:id="43" w:author="PR Preview" w:date="2026-01-01T00:00:00Z">
        <w:r>
          <w:t xml:space="preserve"> </w:t>
        </w:r>
      </w:ins>
      <w:hyperlink w:anchor="def-diverges-to-infinity">
        <w:ins w:id="44" w:author="PR Preview" w:date="2026-01-01T00:00:00Z">
          <w:r>
            <w:rPr>
              <w:rStyle w:val="Hyperlink"/>
            </w:rPr>
            <w:t xml:space="preserve">diverge to</w:t>
          </w:r>
        </w:ins>
        <w:ins w:id="45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rPr>
              <m:sty m:val="p"/>
            </m:rPr>
            <m:t>∞</m:t>
          </m:r>
        </m:oMath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or some partial sum is</w:t>
        </w:r>
      </w:ins>
      <w:ins w:id="48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9" w:author="PR Preview" w:date="2026-01-01T00:00:00Z">
        <w:r>
          <w:t xml:space="preserve">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Sums with other index ranges, such as</w:t>
        </w:r>
      </w:ins>
      <w:ins w:id="5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are defined the same way.</w:t>
        </w:r>
      </w:ins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2026-10-22T18:28:20Z</dcterms:created>
  <dcterms:modified xsi:type="dcterms:W3CDTF">2026-10-22T18:28:20Z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