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where</w:delText>
        </w:r>
      </w:del>
      <w:del w:id="4" w:author="PR Preview" w:date="2026-01-01T00:00:00Z">
        <w:r>
          <w:delText xml:space="preserve"> </w:delText>
        </w:r>
      </w:del>
      <m:oMath>
        <m:r>
          <m:t>a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r>
          <m:t>b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are real numbers and</w:delText>
        </w:r>
      </w:del>
      <w:del w:id="10" w:author="PR Preview" w:date="2026-01-01T00:00:00Z">
        <w:r>
          <w:delText xml:space="preserve"> </w:delText>
        </w:r>
      </w:del>
      <m:oMath>
        <m:r>
          <m:t>i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imaginary unit (</w:delText>
        </w:r>
      </w:del>
      <w:hyperlink w:anchor="def-imaginary-unit">
        <w:del w:id="1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3"/>
        </w:numPr>
      </w:pPr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real part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</w:delText>
        </w:r>
      </w:del>
      <w:del w:id="20" w:author="PR Preview" w:date="2026-01-01T00:00:00Z">
        <w:r>
          <w:delText xml:space="preserve"> </w:delText>
        </w:r>
      </w:del>
      <m:oMath>
        <m:r>
          <m:t>z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25" w:author="PR Preview" w:date="2026-01-01T00:00:00Z">
        <w:r>
          <w:delText xml:space="preserve">The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imaginary part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of</w:delText>
        </w:r>
      </w:del>
      <w:del w:id="30" w:author="PR Preview" w:date="2026-01-01T00:00:00Z">
        <w:r>
          <w:delText xml:space="preserve"> </w:delText>
        </w:r>
      </w:del>
      <m:oMath>
        <m:r>
          <m:t>z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3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35" w:author="PR Preview" w:date="2026-01-01T00:00:00Z">
        <w:r>
          <w:delText xml:space="preserve">The set of all complex numbers is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37" w:author="PR Preview" w:date="2026-01-01T00:00:00Z">
        <w:r>
          <w:delText xml:space="preserve">.</w:delText>
        </w:r>
      </w:del>
    </w:p>
    <w:p>
      <w:pPr>
        <w:pStyle w:val="FirstParagraph"/>
      </w:pPr>
      <w:del w:id="38" w:author="PR Preview" w:date="2026-01-01T00:00:00Z">
        <w:r>
          <w:delText xml:space="preserve">Two complex numbers are equal exactly when their real parts are equal and their imaginary parts are equal.</w:delText>
        </w:r>
      </w:del>
    </w:p>
    <w:p>
      <w:pPr>
        <w:pStyle w:val="FirstParagraph"/>
      </w:pPr>
      <w:ins w:id="39" w:author="PR Preview" w:date="2026-01-01T00:00:00Z">
        <w:r>
          <w:t xml:space="preserve">where</w:t>
        </w:r>
      </w:ins>
      <w:ins w:id="40" w:author="PR Preview" w:date="2026-01-01T00:00:00Z">
        <w:r>
          <w:t xml:space="preserve"> </w:t>
        </w:r>
      </w:ins>
      <m:oMath>
        <m:r>
          <m:t>a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t>b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are real numbers and</w:t>
        </w:r>
      </w:ins>
      <w:ins w:id="46" w:author="PR Preview" w:date="2026-01-01T00:00:00Z">
        <w:r>
          <w:t xml:space="preserve"> </w:t>
        </w:r>
      </w:ins>
      <m:oMath>
        <m:r>
          <m:t>i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the imaginary unit (</w:t>
        </w:r>
      </w:ins>
      <w:hyperlink w:anchor="def-imaginary-unit">
        <w:ins w:id="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0" w:author="PR Preview" w:date="2026-01-01T00:00:00Z">
        <w:r>
          <w:t xml:space="preserve">).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set of all complex numbers is</w:t>
        </w:r>
      </w:ins>
      <w:ins w:id="5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54" w:author="PR Preview" w:date="2026-01-01T00:00:00Z">
        <w:r>
          <w:t xml:space="preserve">.</w:t>
        </w:r>
      </w:ins>
    </w:p>
    <w:bookmarkEnd w:id="18"/>
    <w:bookmarkStart w:id="19" w:name="def-real-part"/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Definition 3 (Real part)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real part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of a complex number</w:t>
        </w:r>
      </w:ins>
      <w:ins w:id="6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w:anchor="def-complex-number">
        <w:ins w:id="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6" w:author="PR Preview" w:date="2026-01-01T00:00:00Z">
        <w:r>
          <w:t xml:space="preserve">) is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8" w:author="PR Preview" w:date="2026-01-01T00:00:00Z">
        <w:r>
          <w:t xml:space="preserve">.</w:t>
        </w:r>
      </w:ins>
    </w:p>
    <w:bookmarkEnd w:id="19"/>
    <w:bookmarkStart w:id="20" w:name="def-imaginary-part"/>
    <w:p>
      <w:pPr>
        <w:pStyle w:val="BodyText"/>
      </w:pPr>
      <w:ins w:id="69" w:author="PR Preview" w:date="2026-01-01T00:00:00Z">
        <w:r>
          <w:rPr>
            <w:b/>
            <w:bCs/>
          </w:rPr>
          <w:t xml:space="preserve">Definition 4 (Imaginary part)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imaginary part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of a complex number</w:t>
        </w:r>
      </w:ins>
      <w:ins w:id="7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</w:t>
        </w:r>
      </w:ins>
      <w:hyperlink w:anchor="def-complex-number">
        <w:ins w:id="7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0" w:author="PR Preview" w:date="2026-01-01T00:00:00Z">
        <w:r>
          <w:t xml:space="preserve">) is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82" w:author="PR Preview" w:date="2026-01-01T00:00:00Z">
        <w:r>
          <w:t xml:space="preserve">.</w:t>
        </w:r>
      </w:ins>
    </w:p>
    <w:bookmarkEnd w:id="20"/>
    <w:bookmarkStart w:id="21" w:name="def-complex-equality"/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5 (Equal complex numbers)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Two complex numbers (</w:t>
        </w:r>
      </w:ins>
      <w:hyperlink w:anchor="def-complex-number">
        <w:ins w:id="8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7" w:author="PR Preview" w:date="2026-01-01T00:00:00Z">
        <w:r>
          <w:t xml:space="preserve">) are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equal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exactly when their real parts (</w:t>
        </w:r>
      </w:ins>
      <w:hyperlink w:anchor="def-real-part">
        <w:ins w:id="9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3" w:author="PR Preview" w:date="2026-01-01T00:00:00Z">
        <w:r>
          <w:t xml:space="preserve">) are equal and their imaginary parts (</w:t>
        </w:r>
      </w:ins>
      <w:hyperlink w:anchor="def-imaginary-part">
        <w:ins w:id="9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5" w:author="PR Preview" w:date="2026-01-01T00:00:00Z">
        <w:r>
          <w:t xml:space="preserve">) are equal.</w:t>
        </w:r>
      </w:ins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6" w:author="PR Preview" w:date="2026-01-01T00:00:00Z">
        <w:r>
          <w:delText xml:space="preserve">so</w:delText>
        </w:r>
      </w:del>
      <w:del w:id="97" w:author="PR Preview" w:date="2026-01-01T00:00:00Z">
        <w:r>
          <w:delText xml:space="preserve"> </w:delText>
        </w:r>
      </w:del>
      <m:oMath>
        <m:r>
          <m:t>a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the complex number</w:delText>
        </w:r>
      </w:del>
      <w:del w:id="1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01" w:author="PR Preview" w:date="2026-01-01T00:00:00Z">
        <w:r>
          <w:delText xml:space="preserve">, whose imaginary part is</w:delText>
        </w:r>
      </w:del>
      <w:del w:id="102" w:author="PR Preview" w:date="2026-01-01T00:00:00Z">
        <w:r>
          <w:delText xml:space="preserve"> </w:delText>
        </w:r>
      </w:del>
      <m:oMath>
        <m:r>
          <m:t>0</m:t>
        </m:r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The real part of</w:delText>
        </w:r>
      </w:del>
      <w:del w:id="1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</w:delText>
        </w:r>
      </w:del>
      <w:del w:id="109" w:author="PR Preview" w:date="2026-01-01T00:00:00Z">
        <w:r>
          <w:delText xml:space="preserve"> </w:delText>
        </w:r>
      </w:del>
      <m:oMath>
        <m:r>
          <m:t>a</m:t>
        </m:r>
      </m:oMath>
      <w:del w:id="110" w:author="PR Preview" w:date="2026-01-01T00:00:00Z">
        <w:r>
          <w:delText xml:space="preserve">, and by the equality rule in</w:delText>
        </w:r>
      </w:del>
      <w:del w:id="111" w:author="PR Preview" w:date="2026-01-01T00:00:00Z">
        <w:r>
          <w:delText xml:space="preserve"> </w:delText>
        </w:r>
      </w:del>
      <w:hyperlink w:anchor="def-complex-number">
        <w:del w:id="1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115" w:author="PR Preview" w:date="2026-01-01T00:00:00Z">
        <w:r>
          <w:t xml:space="preserve">so</w:t>
        </w:r>
      </w:ins>
      <w:ins w:id="116" w:author="PR Preview" w:date="2026-01-01T00:00:00Z">
        <w:r>
          <w:t xml:space="preserve"> </w:t>
        </w:r>
      </w:ins>
      <m:oMath>
        <m:r>
          <m:t>a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the complex number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20" w:author="PR Preview" w:date="2026-01-01T00:00:00Z">
        <w:r>
          <w:t xml:space="preserve">, whose imaginary part is</w:t>
        </w:r>
      </w:ins>
      <w:ins w:id="121" w:author="PR Preview" w:date="2026-01-01T00:00:00Z">
        <w:r>
          <w:t xml:space="preserve"> </w:t>
        </w:r>
      </w:ins>
      <m:oMath>
        <m:r>
          <m:t>0</m:t>
        </m:r>
      </m:oMath>
      <w:ins w:id="122" w:author="PR Preview" w:date="2026-01-01T00:00:00Z">
        <w:r>
          <w:t xml:space="preserve">.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The real part of</w:t>
        </w:r>
      </w:ins>
      <w:ins w:id="1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m:oMath>
        <m:r>
          <m:t>a</m:t>
        </m:r>
      </m:oMath>
      <w:ins w:id="129" w:author="PR Preview" w:date="2026-01-01T00:00:00Z">
        <w:r>
          <w:t xml:space="preserve">, and by the equality rule in</w:t>
        </w:r>
      </w:ins>
      <w:ins w:id="130" w:author="PR Preview" w:date="2026-01-01T00:00:00Z">
        <w:r>
          <w:t xml:space="preserve"> </w:t>
        </w:r>
      </w:ins>
      <w:hyperlink w:anchor="def-complex-equality">
        <w:ins w:id="13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del w:id="134" w:author="PR Preview" w:date="2026-01-01T00:00:00Z">
        <w:r>
          <w:rPr>
            <w:b/>
            <w:bCs/>
          </w:rPr>
          <w:delText xml:space="preserve">Definition 3 (Complex conjugate)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complex conjugate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of a complex number</w:delText>
        </w:r>
      </w:del>
      <w:del w:id="14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</w:delText>
        </w:r>
      </w:del>
      <w:hyperlink w:anchor="def-complex-number">
        <w:del w:id="14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5" w:author="PR Preview" w:date="2026-01-01T00:00:00Z">
        <w:r>
          <w:delText xml:space="preserve">) is</w:delText>
        </w:r>
      </w:del>
    </w:p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Definition 6 (Complex conjugate)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complex conjugate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a complex number</w:t>
        </w:r>
      </w:ins>
      <w:ins w:id="15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</w:t>
        </w:r>
      </w:ins>
      <w:hyperlink w:anchor="def-complex-number">
        <w:ins w:id="15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del w:id="158" w:author="PR Preview" w:date="2026-01-01T00:00:00Z">
        <w:r>
          <w:rPr>
            <w:b/>
            <w:bCs/>
          </w:rPr>
          <w:delText xml:space="preserve">Definition 4 (Absolute value (modulus) of a complex number)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absolute value</w:delText>
        </w:r>
      </w:del>
      <w:del w:id="163" w:author="PR Preview" w:date="2026-01-01T00:00:00Z">
        <w:r>
          <w:delText xml:space="preserve">, or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rPr>
            <w:b/>
            <w:bCs/>
          </w:rPr>
          <w:delText xml:space="preserve">modulus</w:delText>
        </w:r>
      </w:del>
      <w:del w:id="166" w:author="PR Preview" w:date="2026-01-01T00:00:00Z">
        <w:r>
          <w:delText xml:space="preserve">, of a complex number</w:delText>
        </w:r>
      </w:del>
      <w:del w:id="16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</w:delText>
        </w:r>
      </w:del>
      <w:hyperlink w:anchor="def-complex-number">
        <w:del w:id="17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71" w:author="PR Preview" w:date="2026-01-01T00:00:00Z">
        <w:r>
          <w:delText xml:space="preserve">) is</w:delText>
        </w:r>
      </w:del>
    </w:p>
    <w:p>
      <w:pPr>
        <w:pStyle w:val="FirstParagraph"/>
      </w:pPr>
      <w:ins w:id="172" w:author="PR Preview" w:date="2026-01-01T00:00:00Z">
        <w:r>
          <w:rPr>
            <w:b/>
            <w:bCs/>
          </w:rPr>
          <w:t xml:space="preserve">Definition 7 (Absolute value (modulus) of a complex number)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absolute value</w:t>
        </w:r>
      </w:ins>
      <w:ins w:id="177" w:author="PR Preview" w:date="2026-01-01T00:00:00Z">
        <w:r>
          <w:t xml:space="preserve">, or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b/>
            <w:bCs/>
          </w:rPr>
          <w:t xml:space="preserve">modulus</w:t>
        </w:r>
      </w:ins>
      <w:ins w:id="180" w:author="PR Preview" w:date="2026-01-01T00:00:00Z">
        <w:r>
          <w:t xml:space="preserve">, of a complex number</w:t>
        </w:r>
      </w:ins>
      <w:ins w:id="18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w:anchor="def-complex-number">
        <w:ins w:id="18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2026-10-15T20:41:13Z</dcterms:created>
  <dcterms:modified xsi:type="dcterms:W3CDTF">2026-10-15T20:41:13Z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