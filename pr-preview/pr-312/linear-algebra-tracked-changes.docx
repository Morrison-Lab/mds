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13:39:21 (PDT)</w:delText>
        </w:r>
      </w:del>
    </w:p>
    <w:p>
      <w:pPr>
        <w:pStyle w:val="Date"/>
      </w:pPr>
      <w:ins w:id="2" w:author="PR Preview" w:date="2026-01-01T00:00:00Z">
        <w:r>
          <w:t xml:space="preserve">Last modified: 2026-10-15 13:27:41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2026-10-15T21:21:25Z</dcterms:created>
  <dcterms:modified xsi:type="dcterms:W3CDTF">2026-10-15T21:21:25Z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13:27:41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