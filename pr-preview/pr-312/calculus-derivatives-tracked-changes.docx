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(One-sided limits)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function and</w:delText>
        </w:r>
      </w:del>
      <w:del w:id="9" w:author="PR Preview" w:date="2026-01-01T00:00:00Z">
        <w:r>
          <w:delText xml:space="preserve"> </w:delText>
        </w:r>
      </w:del>
      <m:oMath>
        <m:r>
          <m:t>L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 real number.</w:delText>
        </w:r>
      </w:del>
    </w:p>
    <w:p>
      <w:pPr>
        <w:pStyle w:val="Compact"/>
        <w:numPr>
          <w:ilvl w:val="0"/>
          <w:numId w:val="1001"/>
        </w:numPr>
      </w:pPr>
      <w:del w:id="12" w:author="PR Preview" w:date="2026-01-01T00:00:00Z">
        <w:r>
          <w:delText xml:space="preserve">The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right-hand limit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of</w:delText>
        </w:r>
      </w:del>
      <w:del w:id="17" w:author="PR Preview" w:date="2026-01-01T00:00:00Z">
        <w:r>
          <w:delText xml:space="preserve"> </w:delText>
        </w:r>
      </w:del>
      <m:oMath>
        <m:r>
          <m:t>f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at</w:delText>
        </w:r>
      </w:del>
      <w:del w:id="20" w:author="PR Preview" w:date="2026-01-01T00:00:00Z">
        <w:r>
          <w:delText xml:space="preserve"> </w:delText>
        </w:r>
      </w:del>
      <m:oMath>
        <m:r>
          <m:t>c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</w:delText>
        </w:r>
      </w:del>
      <w:del w:id="23" w:author="PR Preview" w:date="2026-01-01T00:00:00Z">
        <w:r>
          <w:delText xml:space="preserve"> </w:delText>
        </w:r>
      </w:del>
      <m:oMath>
        <m:r>
          <m:t>L</m:t>
        </m:r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written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if for every</w:delText>
        </w:r>
      </w:del>
      <w:del w:id="3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there is a</w:delText>
        </w:r>
      </w:del>
      <w:del w:id="34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such that</w:delText>
        </w:r>
      </w:del>
      <w:del w:id="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for every</w:delText>
        </w:r>
      </w:del>
      <w:del w:id="40" w:author="PR Preview" w:date="2026-01-01T00:00:00Z">
        <w:r>
          <w:delText xml:space="preserve"> </w:delText>
        </w:r>
      </w:del>
      <m:oMath>
        <m:r>
          <m:t>x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with</w:delText>
        </w:r>
      </w:del>
      <w:del w:id="4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del w:id="4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del w:id="45" w:author="PR Preview" w:date="2026-01-01T00:00:00Z">
        <w:r>
          <w:delText xml:space="preserve">The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b/>
            <w:bCs/>
          </w:rPr>
          <w:delText xml:space="preserve">left-hand limit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of</w:delText>
        </w:r>
      </w:del>
      <w:del w:id="50" w:author="PR Preview" w:date="2026-01-01T00:00:00Z">
        <w:r>
          <w:delText xml:space="preserve"> </w:delText>
        </w:r>
      </w:del>
      <m:oMath>
        <m:r>
          <m:t>f</m:t>
        </m:r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at</w:delText>
        </w:r>
      </w:del>
      <w:del w:id="53" w:author="PR Preview" w:date="2026-01-01T00:00:00Z">
        <w:r>
          <w:delText xml:space="preserve"> </w:delText>
        </w:r>
      </w:del>
      <m:oMath>
        <m:r>
          <m:t>c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is</w:delText>
        </w:r>
      </w:del>
      <w:del w:id="56" w:author="PR Preview" w:date="2026-01-01T00:00:00Z">
        <w:r>
          <w:delText xml:space="preserve"> </w:delText>
        </w:r>
      </w:del>
      <m:oMath>
        <m:r>
          <m:t>L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written</w:delText>
        </w:r>
      </w:del>
      <w:del w:id="6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if for every</w:delText>
        </w:r>
      </w:del>
      <w:del w:id="64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there is a</w:delText>
        </w:r>
      </w:del>
      <w:del w:id="67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such that</w:delText>
        </w:r>
      </w:del>
      <w:del w:id="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for every</w:delText>
        </w:r>
      </w:del>
      <w:del w:id="73" w:author="PR Preview" w:date="2026-01-01T00:00:00Z">
        <w:r>
          <w:delText xml:space="preserve"> </w:delText>
        </w:r>
      </w:del>
      <m:oMath>
        <m:r>
          <m:t>x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with</w:delText>
        </w:r>
      </w:del>
      <w:del w:id="7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del w:id="77" w:author="PR Preview" w:date="2026-01-01T00:00:00Z">
        <w:r>
          <w:delText xml:space="preserve">.</w:delText>
        </w:r>
      </w:del>
    </w:p>
    <w:p>
      <w:pPr>
        <w:pStyle w:val="FirstParagraph"/>
      </w:pPr>
      <w:del w:id="78" w:author="PR Preview" w:date="2026-01-01T00:00:00Z">
        <w:r>
          <w:delText xml:space="preserve">These are the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rPr>
            <w:b/>
            <w:bCs/>
          </w:rPr>
          <w:delText xml:space="preserve">one-sided limits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of</w:delText>
        </w:r>
      </w:del>
      <w:del w:id="83" w:author="PR Preview" w:date="2026-01-01T00:00:00Z">
        <w:r>
          <w:delText xml:space="preserve"> </w:delText>
        </w:r>
      </w:del>
      <m:oMath>
        <m:r>
          <m:t>f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at</w:delText>
        </w:r>
      </w:del>
      <w:del w:id="86" w:author="PR Preview" w:date="2026-01-01T00:00:00Z">
        <w:r>
          <w:delText xml:space="preserve"> </w:delText>
        </w:r>
      </w:del>
      <m:oMath>
        <m:r>
          <m:t>c</m:t>
        </m:r>
      </m:oMath>
      <w:del w:id="87" w:author="PR Preview" w:date="2026-01-01T00:00:00Z">
        <w:r>
          <w:delText xml:space="preserve">.</w:delText>
        </w:r>
      </w:del>
    </w:p>
    <w:p>
      <w:pPr>
        <w:pStyle w:val="FirstParagraph"/>
      </w:pPr>
      <w:ins w:id="88" w:author="PR Preview" w:date="2026-01-01T00:00:00Z">
        <w:r>
          <w:rPr>
            <w:b/>
            <w:bCs/>
          </w:rPr>
          <w:t xml:space="preserve">Definition 2 (Right-hand limit)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Let</w:t>
        </w:r>
      </w:ins>
      <w:ins w:id="91" w:author="PR Preview" w:date="2026-01-01T00:00:00Z">
        <w:r>
          <w:t xml:space="preserve"> </w:t>
        </w:r>
      </w:ins>
      <m:oMath>
        <m:r>
          <m:t>f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 a function and</w:t>
        </w:r>
      </w:ins>
      <w:ins w:id="94" w:author="PR Preview" w:date="2026-01-01T00:00:00Z">
        <w:r>
          <w:t xml:space="preserve"> </w:t>
        </w:r>
      </w:ins>
      <m:oMath>
        <m:r>
          <m:t>L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 real number.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rPr>
            <w:b/>
            <w:bCs/>
          </w:rPr>
          <w:t xml:space="preserve">right-hand limit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of</w:t>
        </w:r>
      </w:ins>
      <w:ins w:id="103" w:author="PR Preview" w:date="2026-01-01T00:00:00Z">
        <w:r>
          <w:t xml:space="preserve"> </w:t>
        </w:r>
      </w:ins>
      <m:oMath>
        <m:r>
          <m:t>f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at</w:t>
        </w:r>
      </w:ins>
      <w:ins w:id="106" w:author="PR Preview" w:date="2026-01-01T00:00:00Z">
        <w:r>
          <w:t xml:space="preserve"> </w:t>
        </w:r>
      </w:ins>
      <m:oMath>
        <m:r>
          <m:t>c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</w:t>
        </w:r>
      </w:ins>
      <w:ins w:id="109" w:author="PR Preview" w:date="2026-01-01T00:00:00Z">
        <w:r>
          <w:t xml:space="preserve"> </w:t>
        </w:r>
      </w:ins>
      <m:oMath>
        <m:r>
          <m:t>L</m:t>
        </m:r>
      </m:oMath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written</w:t>
        </w:r>
      </w:ins>
      <w:ins w:id="11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114" w:author="PR Preview" w:date="2026-01-01T00:00:00Z">
        <w:r>
          <w:t xml:space="preserve">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if for every</w:t>
        </w:r>
      </w:ins>
      <w:ins w:id="11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there is a</w:t>
        </w:r>
      </w:ins>
      <w:ins w:id="120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such that</w:t>
        </w:r>
      </w:ins>
      <w:ins w:id="12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for every</w:t>
        </w:r>
      </w:ins>
      <w:ins w:id="126" w:author="PR Preview" w:date="2026-01-01T00:00:00Z">
        <w:r>
          <w:t xml:space="preserve"> </w:t>
        </w:r>
      </w:ins>
      <m:oMath>
        <m:r>
          <m:t>x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with</w:t>
        </w:r>
      </w:ins>
      <w:ins w:id="12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ins w:id="130" w:author="PR Preview" w:date="2026-01-01T00:00:00Z">
        <w:r>
          <w:t xml:space="preserve">.</w:t>
        </w:r>
      </w:ins>
    </w:p>
    <w:bookmarkEnd w:id="16"/>
    <w:bookmarkStart w:id="17" w:name="def-left-hand-limit"/>
    <w:p>
      <w:pPr>
        <w:pStyle w:val="BodyText"/>
      </w:pPr>
      <w:ins w:id="131" w:author="PR Preview" w:date="2026-01-01T00:00:00Z">
        <w:r>
          <w:rPr>
            <w:b/>
            <w:bCs/>
          </w:rPr>
          <w:t xml:space="preserve">Definition 3 (Left-hand limit)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Let</w:t>
        </w:r>
      </w:ins>
      <w:ins w:id="134" w:author="PR Preview" w:date="2026-01-01T00:00:00Z">
        <w:r>
          <w:t xml:space="preserve"> </w:t>
        </w:r>
      </w:ins>
      <m:oMath>
        <m:r>
          <m:t>f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be a function and</w:t>
        </w:r>
      </w:ins>
      <w:ins w:id="137" w:author="PR Preview" w:date="2026-01-01T00:00:00Z">
        <w:r>
          <w:t xml:space="preserve"> </w:t>
        </w:r>
      </w:ins>
      <m:oMath>
        <m:r>
          <m:t>L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 real number.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rPr>
            <w:b/>
            <w:bCs/>
          </w:rPr>
          <w:t xml:space="preserve">left-hand limit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of</w:t>
        </w:r>
      </w:ins>
      <w:ins w:id="146" w:author="PR Preview" w:date="2026-01-01T00:00:00Z">
        <w:r>
          <w:t xml:space="preserve"> </w:t>
        </w:r>
      </w:ins>
      <m:oMath>
        <m:r>
          <m:t>f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at</w:t>
        </w:r>
      </w:ins>
      <w:ins w:id="149" w:author="PR Preview" w:date="2026-01-01T00:00:00Z">
        <w:r>
          <w:t xml:space="preserve"> </w:t>
        </w:r>
      </w:ins>
      <m:oMath>
        <m:r>
          <m:t>c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</w:t>
        </w:r>
      </w:ins>
      <w:ins w:id="152" w:author="PR Preview" w:date="2026-01-01T00:00:00Z">
        <w:r>
          <w:t xml:space="preserve"> </w:t>
        </w:r>
      </w:ins>
      <m:oMath>
        <m:r>
          <m:t>L</m:t>
        </m:r>
      </m:oMath>
      <w:ins w:id="153" w:author="PR Preview" w:date="2026-01-01T00:00:00Z">
        <w:r>
          <w:t xml:space="preserve">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written</w:t>
        </w:r>
      </w:ins>
      <w:ins w:id="15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157" w:author="PR Preview" w:date="2026-01-01T00:00:00Z">
        <w:r>
          <w:t xml:space="preserve">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if for every</w:t>
        </w:r>
      </w:ins>
      <w:ins w:id="160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there is a</w:t>
        </w:r>
      </w:ins>
      <w:ins w:id="163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such that</w:t>
        </w:r>
      </w:ins>
      <w:ins w:id="16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for every</w:t>
        </w:r>
      </w:ins>
      <w:ins w:id="169" w:author="PR Preview" w:date="2026-01-01T00:00:00Z">
        <w:r>
          <w:t xml:space="preserve"> </w:t>
        </w:r>
      </w:ins>
      <m:oMath>
        <m:r>
          <m:t>x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with</w:t>
        </w:r>
      </w:ins>
      <w:ins w:id="17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ins w:id="173" w:author="PR Preview" w:date="2026-01-01T00:00:00Z">
        <w:r>
          <w:t xml:space="preserve">.</w:t>
        </w:r>
      </w:ins>
    </w:p>
    <w:bookmarkEnd w:id="17"/>
    <w:bookmarkStart w:id="18" w:name="def-one-sided-limit"/>
    <w:p>
      <w:pPr>
        <w:pStyle w:val="BodyText"/>
      </w:pPr>
      <w:ins w:id="174" w:author="PR Preview" w:date="2026-01-01T00:00:00Z">
        <w:r>
          <w:rPr>
            <w:b/>
            <w:bCs/>
          </w:rPr>
          <w:t xml:space="preserve">Definition 4 (One-sided limits)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Let</w:t>
        </w:r>
      </w:ins>
      <w:ins w:id="177" w:author="PR Preview" w:date="2026-01-01T00:00:00Z">
        <w:r>
          <w:t xml:space="preserve"> </w:t>
        </w:r>
      </w:ins>
      <m:oMath>
        <m:r>
          <m:t>f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be a function.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The right-hand limit (</w:t>
        </w:r>
      </w:ins>
      <w:hyperlink w:anchor="def-right-hand-limit">
        <w:ins w:id="18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83" w:author="PR Preview" w:date="2026-01-01T00:00:00Z">
        <w:r>
          <w:t xml:space="preserve">) and the left-hand limit (</w:t>
        </w:r>
      </w:ins>
      <w:hyperlink w:anchor="def-left-hand-limit">
        <w:ins w:id="18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85" w:author="PR Preview" w:date="2026-01-01T00:00:00Z">
        <w:r>
          <w:t xml:space="preserve">) of</w:t>
        </w:r>
      </w:ins>
      <w:ins w:id="186" w:author="PR Preview" w:date="2026-01-01T00:00:00Z">
        <w:r>
          <w:t xml:space="preserve"> </w:t>
        </w:r>
      </w:ins>
      <m:oMath>
        <m:r>
          <m:t>f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at</w:t>
        </w:r>
      </w:ins>
      <w:ins w:id="189" w:author="PR Preview" w:date="2026-01-01T00:00:00Z">
        <w:r>
          <w:t xml:space="preserve"> </w:t>
        </w:r>
      </w:ins>
      <m:oMath>
        <m:r>
          <m:t>c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are the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rPr>
            <w:b/>
            <w:bCs/>
          </w:rPr>
          <w:t xml:space="preserve">one-sided limits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of</w:t>
        </w:r>
      </w:ins>
      <w:ins w:id="196" w:author="PR Preview" w:date="2026-01-01T00:00:00Z">
        <w:r>
          <w:t xml:space="preserve"> </w:t>
        </w:r>
      </w:ins>
      <m:oMath>
        <m:r>
          <m:t>f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at</w:t>
        </w:r>
      </w:ins>
      <w:ins w:id="199" w:author="PR Preview" w:date="2026-01-01T00:00:00Z">
        <w:r>
          <w:t xml:space="preserve"> </w:t>
        </w:r>
      </w:ins>
      <m:oMath>
        <m:r>
          <m:t>c</m:t>
        </m:r>
      </m:oMath>
      <w:ins w:id="200" w:author="PR Preview" w:date="2026-01-01T00:00:00Z">
        <w:r>
          <w:t xml:space="preserve">.</w:t>
        </w:r>
      </w:ins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del w:id="201" w:author="PR Preview" w:date="2026-01-01T00:00:00Z">
        <w:r>
          <w:rPr>
            <w:i/>
            <w:iCs/>
          </w:rPr>
          <w:delText xml:space="preserve">Remark 1</w:delText>
        </w:r>
      </w:del>
      <w:del w:id="202" w:author="PR Preview" w:date="2026-01-01T00:00:00Z">
        <w:r>
          <w:delText xml:space="preserve"> (A limit exists exactly when both one-sided limits exist and are equal). </w:delText>
        </w:r>
      </w:del>
      <w:del w:id="203" w:author="PR Preview" w:date="2026-01-01T00:00:00Z">
        <w:r>
          <w:delText xml:space="preserve">The limit</w:delText>
        </w:r>
      </w:del>
      <w:del w:id="20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(</w:delText>
        </w:r>
      </w:del>
      <w:hyperlink w:anchor="def-limit">
        <w:del w:id="20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08" w:author="PR Preview" w:date="2026-01-01T00:00:00Z">
        <w:r>
          <w:delText xml:space="preserve">) exists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exactly when both one-sided limits (</w:delText>
        </w:r>
      </w:del>
      <w:hyperlink w:anchor="def-one-sided-limit">
        <w:del w:id="21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12" w:author="PR Preview" w:date="2026-01-01T00:00:00Z">
        <w:r>
          <w:delText xml:space="preserve">) exist and are equal,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and then all three are equal.</w:delText>
        </w:r>
      </w:del>
    </w:p>
    <w:p>
      <w:pPr>
        <w:pStyle w:val="FirstParagraph"/>
      </w:pPr>
      <w:del w:id="215" w:author="PR Preview" w:date="2026-01-01T00:00:00Z">
        <w:r>
          <w:rPr>
            <w:b/>
            <w:bCs/>
          </w:rPr>
          <w:delText xml:space="preserve">Definition 3 (Difference quotient)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Let</w:delText>
        </w:r>
      </w:del>
      <w:del w:id="218" w:author="PR Preview" w:date="2026-01-01T00:00:00Z">
        <w:r>
          <w:delText xml:space="preserve"> </w:delText>
        </w:r>
      </w:del>
      <m:oMath>
        <m:r>
          <m:t>f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be a real-valued function of one variable, defined at</w:delText>
        </w:r>
      </w:del>
      <w:del w:id="221" w:author="PR Preview" w:date="2026-01-01T00:00:00Z">
        <w:r>
          <w:delText xml:space="preserve"> </w:delText>
        </w:r>
      </w:del>
      <m:oMath>
        <m:r>
          <m:t>c</m:t>
        </m:r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and at</w:delText>
        </w:r>
      </w:del>
      <w:del w:id="22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+</m:t>
        </m:r>
        <m:r>
          <m:t>h</m:t>
        </m:r>
      </m:oMath>
      <w:del w:id="225" w:author="PR Preview" w:date="2026-01-01T00:00:00Z">
        <w:r>
          <w:delText xml:space="preserve">, with</w:delText>
        </w:r>
      </w:del>
      <w:del w:id="226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≠</m:t>
        </m:r>
        <m:r>
          <m:t>0</m:t>
        </m:r>
      </m:oMath>
      <w:del w:id="227" w:author="PR Preview" w:date="2026-01-01T00:00:00Z">
        <w:r>
          <w:delText xml:space="preserve">.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The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rPr>
            <w:b/>
            <w:bCs/>
          </w:rPr>
          <w:delText xml:space="preserve">difference quotient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of</w:delText>
        </w:r>
      </w:del>
      <w:del w:id="234" w:author="PR Preview" w:date="2026-01-01T00:00:00Z">
        <w:r>
          <w:delText xml:space="preserve"> </w:delText>
        </w:r>
      </w:del>
      <m:oMath>
        <m:r>
          <m:t>f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at</w:delText>
        </w:r>
      </w:del>
      <w:del w:id="237" w:author="PR Preview" w:date="2026-01-01T00:00:00Z">
        <w:r>
          <w:delText xml:space="preserve"> </w:delText>
        </w:r>
      </w:del>
      <m:oMath>
        <m:r>
          <m:t>c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with increment</w:delText>
        </w:r>
      </w:del>
      <w:del w:id="240" w:author="PR Preview" w:date="2026-01-01T00:00:00Z">
        <w:r>
          <w:delText xml:space="preserve"> </w:delText>
        </w:r>
      </w:del>
      <m:oMath>
        <m:r>
          <m:t>h</m:t>
        </m:r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is</w:delText>
        </w:r>
      </w:del>
    </w:p>
    <w:p>
      <w:pPr>
        <w:pStyle w:val="BodyText"/>
      </w:pPr>
      <w:ins w:id="243" w:author="PR Preview" w:date="2026-01-01T00:00:00Z">
        <w:r>
          <w:rPr>
            <w:i/>
            <w:iCs/>
          </w:rPr>
          <w:t xml:space="preserve">Remark 1</w:t>
        </w:r>
      </w:ins>
      <w:ins w:id="244" w:author="PR Preview" w:date="2026-01-01T00:00:00Z">
        <w:r>
          <w:t xml:space="preserve"> (A limit exists exactly when both one-sided limits exist and are equal). </w:t>
        </w:r>
      </w:ins>
      <w:ins w:id="245" w:author="PR Preview" w:date="2026-01-01T00:00:00Z">
        <w:r>
          <w:t xml:space="preserve">The limit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def-limit">
        <w:ins w:id="24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50" w:author="PR Preview" w:date="2026-01-01T00:00:00Z">
        <w:r>
          <w:t xml:space="preserve">) exists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exactly when both one-sided limits (</w:t>
        </w:r>
      </w:ins>
      <w:hyperlink w:anchor="def-one-sided-limit">
        <w:ins w:id="25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54" w:author="PR Preview" w:date="2026-01-01T00:00:00Z">
        <w:r>
          <w:t xml:space="preserve">) exist and are equal,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and then all three are equal.</w:t>
        </w:r>
      </w:ins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ins w:id="257" w:author="PR Preview" w:date="2026-01-01T00:00:00Z">
        <w:r>
          <w:rPr>
            <w:b/>
            <w:bCs/>
          </w:rPr>
          <w:t xml:space="preserve">Definition 5 (Difference quotient)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Let</w:t>
        </w:r>
      </w:ins>
      <w:ins w:id="260" w:author="PR Preview" w:date="2026-01-01T00:00:00Z">
        <w:r>
          <w:t xml:space="preserve"> </w:t>
        </w:r>
      </w:ins>
      <m:oMath>
        <m:r>
          <m:t>f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be a real-valued function of one variable, defined at</w:t>
        </w:r>
      </w:ins>
      <w:ins w:id="263" w:author="PR Preview" w:date="2026-01-01T00:00:00Z">
        <w:r>
          <w:t xml:space="preserve"> </w:t>
        </w:r>
      </w:ins>
      <m:oMath>
        <m:r>
          <m:t>c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and at</w:t>
        </w:r>
      </w:ins>
      <w:ins w:id="26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+</m:t>
        </m:r>
        <m:r>
          <m:t>h</m:t>
        </m:r>
      </m:oMath>
      <w:ins w:id="267" w:author="PR Preview" w:date="2026-01-01T00:00:00Z">
        <w:r>
          <w:t xml:space="preserve">, with</w:t>
        </w:r>
      </w:ins>
      <w:ins w:id="268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  <w:ins w:id="269" w:author="PR Preview" w:date="2026-01-01T00:00:00Z">
        <w:r>
          <w:t xml:space="preserve">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The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rPr>
            <w:b/>
            <w:bCs/>
          </w:rPr>
          <w:t xml:space="preserve">difference quotient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of</w:t>
        </w:r>
      </w:ins>
      <w:ins w:id="276" w:author="PR Preview" w:date="2026-01-01T00:00:00Z">
        <w:r>
          <w:t xml:space="preserve"> </w:t>
        </w:r>
      </w:ins>
      <m:oMath>
        <m:r>
          <m:t>f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at</w:t>
        </w:r>
      </w:ins>
      <w:ins w:id="279" w:author="PR Preview" w:date="2026-01-01T00:00:00Z">
        <w:r>
          <w:t xml:space="preserve"> </w:t>
        </w:r>
      </w:ins>
      <m:oMath>
        <m:r>
          <m:t>c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with increment</w:t>
        </w:r>
      </w:ins>
      <w:ins w:id="282" w:author="PR Preview" w:date="2026-01-01T00:00:00Z">
        <w:r>
          <w:t xml:space="preserve"> </w:t>
        </w:r>
      </w:ins>
      <m:oMath>
        <m:r>
          <m:t>h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del w:id="285" w:author="PR Preview" w:date="2026-01-01T00:00:00Z">
        <w:r>
          <w:rPr>
            <w:b/>
            <w:bCs/>
          </w:rPr>
          <w:delText xml:space="preserve">Definition 4 (Differentiable function)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A function</w:delText>
        </w:r>
      </w:del>
      <w:del w:id="288" w:author="PR Preview" w:date="2026-01-01T00:00:00Z">
        <w:r>
          <w:delText xml:space="preserve"> </w:delText>
        </w:r>
      </w:del>
      <m:oMath>
        <m:r>
          <m:t>f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is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rPr>
            <w:b/>
            <w:bCs/>
          </w:rPr>
          <w:delText xml:space="preserve">differentiable at</w:delText>
        </w:r>
      </w:del>
      <w:del w:id="29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if the limit (</w:delText>
        </w:r>
      </w:del>
      <w:hyperlink w:anchor="def-limit">
        <w:del w:id="29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97" w:author="PR Preview" w:date="2026-01-01T00:00:00Z">
        <w:r>
          <w:delText xml:space="preserve">) of the difference quotient (</w:delText>
        </w:r>
      </w:del>
      <w:hyperlink w:anchor="def-difference-quotient">
        <w:del w:id="29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99" w:author="PR Preview" w:date="2026-01-01T00:00:00Z">
        <w:r>
          <w:delText xml:space="preserve">) as</w:delText>
        </w:r>
      </w:del>
      <w:del w:id="30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30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02" w:author="PR Preview" w:date="2026-01-01T00:00:00Z">
        <w:r>
          <w:delText xml:space="preserve">exists and is finite.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The number</w:delText>
        </w:r>
      </w:del>
      <w:del w:id="30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is the derivative of</w:delText>
        </w:r>
      </w:del>
      <w:del w:id="308" w:author="PR Preview" w:date="2026-01-01T00:00:00Z">
        <w:r>
          <w:delText xml:space="preserve"> </w:delText>
        </w:r>
      </w:del>
      <m:oMath>
        <m:r>
          <m:t>f</m:t>
        </m:r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at</w:delText>
        </w:r>
      </w:del>
      <w:del w:id="311" w:author="PR Preview" w:date="2026-01-01T00:00:00Z">
        <w:r>
          <w:delText xml:space="preserve"> </w:delText>
        </w:r>
      </w:del>
      <m:oMath>
        <m:r>
          <m:t>c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(</w:delText>
        </w:r>
      </w:del>
      <w:hyperlink w:anchor="def-derivative">
        <w:del w:id="31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15" w:author="PR Preview" w:date="2026-01-01T00:00:00Z">
        <w:r>
          <w:delText xml:space="preserve">).</w:delText>
        </w:r>
      </w:del>
    </w:p>
    <w:p>
      <w:pPr>
        <w:pStyle w:val="FirstParagraph"/>
      </w:pPr>
      <w:ins w:id="316" w:author="PR Preview" w:date="2026-01-01T00:00:00Z">
        <w:r>
          <w:rPr>
            <w:b/>
            <w:bCs/>
          </w:rPr>
          <w:t xml:space="preserve">Definition 6 (Differentiable function)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 function</w:t>
        </w:r>
      </w:ins>
      <w:ins w:id="319" w:author="PR Preview" w:date="2026-01-01T00:00:00Z">
        <w:r>
          <w:t xml:space="preserve"> </w:t>
        </w:r>
      </w:ins>
      <m:oMath>
        <m:r>
          <m:t>f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rPr>
            <w:b/>
            <w:bCs/>
          </w:rPr>
          <w:t xml:space="preserve">differentiable at</w:t>
        </w:r>
      </w:ins>
      <w:ins w:id="3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if the limit (</w:t>
        </w:r>
      </w:ins>
      <w:hyperlink w:anchor="def-limit">
        <w:ins w:id="32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28" w:author="PR Preview" w:date="2026-01-01T00:00:00Z">
        <w:r>
          <w:t xml:space="preserve">) of the difference quotient (</w:t>
        </w:r>
      </w:ins>
      <w:hyperlink w:anchor="def-difference-quotient">
        <w:ins w:id="32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30" w:author="PR Preview" w:date="2026-01-01T00:00:00Z">
        <w:r>
          <w:t xml:space="preserve">) as</w:t>
        </w:r>
      </w:ins>
      <w:ins w:id="33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33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33" w:author="PR Preview" w:date="2026-01-01T00:00:00Z">
        <w:r>
          <w:t xml:space="preserve">exists and is finite.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The number</w:t>
        </w:r>
      </w:ins>
      <w:ins w:id="33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is the derivative of</w:t>
        </w:r>
      </w:ins>
      <w:ins w:id="339" w:author="PR Preview" w:date="2026-01-01T00:00:00Z">
        <w:r>
          <w:t xml:space="preserve"> </w:t>
        </w:r>
      </w:ins>
      <m:oMath>
        <m:r>
          <m:t>f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at</w:t>
        </w:r>
      </w:ins>
      <w:ins w:id="342" w:author="PR Preview" w:date="2026-01-01T00:00:00Z">
        <w:r>
          <w:t xml:space="preserve"> </w:t>
        </w:r>
      </w:ins>
      <m:oMath>
        <m:r>
          <m:t>c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(</w:t>
        </w:r>
      </w:ins>
      <w:hyperlink w:anchor="def-derivative">
        <w:ins w:id="34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46" w:author="PR Preview" w:date="2026-01-01T00:00:00Z">
        <w:r>
          <w:t xml:space="preserve">).</w:t>
        </w:r>
      </w:ins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del w:id="347" w:author="PR Preview" w:date="2026-01-01T00:00:00Z">
        <w:r>
          <w:rPr>
            <w:b/>
            <w:bCs/>
          </w:rPr>
          <w:delText xml:space="preserve">Definition 5 (Derivative)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If</w:delText>
        </w:r>
      </w:del>
      <w:del w:id="350" w:author="PR Preview" w:date="2026-01-01T00:00:00Z">
        <w:r>
          <w:delText xml:space="preserve"> </w:delText>
        </w:r>
      </w:del>
      <m:oMath>
        <m:r>
          <m:t>f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is differentiable at</w:delText>
        </w:r>
      </w:del>
      <w:del w:id="353" w:author="PR Preview" w:date="2026-01-01T00:00:00Z">
        <w:r>
          <w:delText xml:space="preserve"> </w:delText>
        </w:r>
      </w:del>
      <m:oMath>
        <m:r>
          <m:t>c</m:t>
        </m:r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(</w:delText>
        </w:r>
      </w:del>
      <w:hyperlink w:anchor="def-differentiable">
        <w:del w:id="35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57" w:author="PR Preview" w:date="2026-01-01T00:00:00Z">
        <w:r>
          <w:delText xml:space="preserve">),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the number</w:delText>
        </w:r>
      </w:del>
      <w:del w:id="36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is the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rPr>
            <w:b/>
            <w:bCs/>
          </w:rPr>
          <w:delText xml:space="preserve">derivative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of</w:delText>
        </w:r>
      </w:del>
      <w:del w:id="367" w:author="PR Preview" w:date="2026-01-01T00:00:00Z">
        <w:r>
          <w:delText xml:space="preserve"> </w:delText>
        </w:r>
      </w:del>
      <m:oMath>
        <m:r>
          <m:t>f</m:t>
        </m:r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at</w:delText>
        </w:r>
      </w:del>
      <w:del w:id="370" w:author="PR Preview" w:date="2026-01-01T00:00:00Z">
        <w:r>
          <w:delText xml:space="preserve"> </w:delText>
        </w:r>
      </w:del>
      <m:oMath>
        <m:r>
          <m:t>c</m:t>
        </m:r>
      </m:oMath>
      <w:del w:id="371" w:author="PR Preview" w:date="2026-01-01T00:00:00Z">
        <w:r>
          <w:delText xml:space="preserve">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The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rPr>
            <w:b/>
            <w:bCs/>
          </w:rPr>
          <w:delText xml:space="preserve">derivative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of</w:delText>
        </w:r>
      </w:del>
      <w:del w:id="378" w:author="PR Preview" w:date="2026-01-01T00:00:00Z">
        <w:r>
          <w:delText xml:space="preserve"> </w:delText>
        </w:r>
      </w:del>
      <m:oMath>
        <m:r>
          <m:t>f</m:t>
        </m:r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is the function</w:delText>
        </w:r>
      </w:del>
      <w:del w:id="38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whose value at each</w:delText>
        </w:r>
      </w:del>
      <w:del w:id="384" w:author="PR Preview" w:date="2026-01-01T00:00:00Z">
        <w:r>
          <w:delText xml:space="preserve"> </w:delText>
        </w:r>
      </w:del>
      <m:oMath>
        <m:r>
          <m:t>x</m:t>
        </m:r>
      </m:oMath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where</w:delText>
        </w:r>
      </w:del>
      <w:del w:id="387" w:author="PR Preview" w:date="2026-01-01T00:00:00Z">
        <w:r>
          <w:delText xml:space="preserve"> </w:delText>
        </w:r>
      </w:del>
      <m:oMath>
        <m:r>
          <m:t>f</m:t>
        </m:r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is differentiable is</w:delText>
        </w:r>
      </w:del>
      <w:del w:id="39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1" w:author="PR Preview" w:date="2026-01-01T00:00:00Z">
        <w:r>
          <w:delText xml:space="preserve">.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Writing the derivative with a prime, as</w:delText>
        </w:r>
      </w:del>
      <w:del w:id="39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or</w:delText>
        </w:r>
      </w:del>
      <w:del w:id="39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8" w:author="PR Preview" w:date="2026-01-01T00:00:00Z">
        <w:r>
          <w:delText xml:space="preserve">, is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rPr>
            <w:b/>
            <w:bCs/>
          </w:rPr>
          <w:delText xml:space="preserve">Lagrange’s notation</w:delText>
        </w:r>
      </w:del>
      <w:del w:id="401" w:author="PR Preview" w:date="2026-01-01T00:00:00Z">
        <w:r>
          <w:delText xml:space="preserve">.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The derivative of</w:delText>
        </w:r>
      </w:del>
      <w:del w:id="404" w:author="PR Preview" w:date="2026-01-01T00:00:00Z">
        <w:r>
          <w:delText xml:space="preserve"> </w:delText>
        </w:r>
      </w:del>
      <m:oMath>
        <m:r>
          <m:t>f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is also written</w:delText>
        </w:r>
      </w:del>
      <w:del w:id="40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or</w:delText>
        </w:r>
      </w:del>
      <w:del w:id="41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11" w:author="PR Preview" w:date="2026-01-01T00:00:00Z">
        <w:r>
          <w:delText xml:space="preserve">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which is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rPr>
            <w:b/>
            <w:bCs/>
          </w:rPr>
          <w:delText xml:space="preserve">Leibniz notation</w:delText>
        </w:r>
      </w:del>
      <w:del w:id="416" w:author="PR Preview" w:date="2026-01-01T00:00:00Z">
        <w:r>
          <w:delText xml:space="preserve">.</w:delText>
        </w:r>
      </w:del>
    </w:p>
    <w:p>
      <w:pPr>
        <w:pStyle w:val="FirstParagraph"/>
      </w:pPr>
      <w:ins w:id="417" w:author="PR Preview" w:date="2026-01-01T00:00:00Z">
        <w:r>
          <w:rPr>
            <w:b/>
            <w:bCs/>
          </w:rPr>
          <w:t xml:space="preserve">Definition 7 (Derivative)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If</w:t>
        </w:r>
      </w:ins>
      <w:ins w:id="420" w:author="PR Preview" w:date="2026-01-01T00:00:00Z">
        <w:r>
          <w:t xml:space="preserve"> </w:t>
        </w:r>
      </w:ins>
      <m:oMath>
        <m:r>
          <m:t>f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is differentiable at</w:t>
        </w:r>
      </w:ins>
      <w:ins w:id="423" w:author="PR Preview" w:date="2026-01-01T00:00:00Z">
        <w:r>
          <w:t xml:space="preserve"> </w:t>
        </w:r>
      </w:ins>
      <m:oMath>
        <m:r>
          <m:t>c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(</w:t>
        </w:r>
      </w:ins>
      <w:hyperlink w:anchor="def-differentiable">
        <w:ins w:id="42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27" w:author="PR Preview" w:date="2026-01-01T00:00:00Z">
        <w:r>
          <w:t xml:space="preserve">),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the number</w:t>
        </w:r>
      </w:ins>
      <w:ins w:id="43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is the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rPr>
            <w:b/>
            <w:bCs/>
          </w:rPr>
          <w:t xml:space="preserve">derivative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of</w:t>
        </w:r>
      </w:ins>
      <w:ins w:id="437" w:author="PR Preview" w:date="2026-01-01T00:00:00Z">
        <w:r>
          <w:t xml:space="preserve"> </w:t>
        </w:r>
      </w:ins>
      <m:oMath>
        <m:r>
          <m:t>f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at</w:t>
        </w:r>
      </w:ins>
      <w:ins w:id="440" w:author="PR Preview" w:date="2026-01-01T00:00:00Z">
        <w:r>
          <w:t xml:space="preserve"> </w:t>
        </w:r>
      </w:ins>
      <m:oMath>
        <m:r>
          <m:t>c</m:t>
        </m:r>
      </m:oMath>
      <w:ins w:id="441" w:author="PR Preview" w:date="2026-01-01T00:00:00Z">
        <w:r>
          <w:t xml:space="preserve">.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The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rPr>
            <w:b/>
            <w:bCs/>
          </w:rPr>
          <w:t xml:space="preserve">derivative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of</w:t>
        </w:r>
      </w:ins>
      <w:ins w:id="448" w:author="PR Preview" w:date="2026-01-01T00:00:00Z">
        <w:r>
          <w:t xml:space="preserve"> </w:t>
        </w:r>
      </w:ins>
      <m:oMath>
        <m:r>
          <m:t>f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 the function</w:t>
        </w:r>
      </w:ins>
      <w:ins w:id="45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whose value at each</w:t>
        </w:r>
      </w:ins>
      <w:ins w:id="454" w:author="PR Preview" w:date="2026-01-01T00:00:00Z">
        <w:r>
          <w:t xml:space="preserve"> </w:t>
        </w:r>
      </w:ins>
      <m:oMath>
        <m:r>
          <m:t>x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where</w:t>
        </w:r>
      </w:ins>
      <w:ins w:id="457" w:author="PR Preview" w:date="2026-01-01T00:00:00Z">
        <w:r>
          <w:t xml:space="preserve"> </w:t>
        </w:r>
      </w:ins>
      <m:oMath>
        <m:r>
          <m:t>f</m:t>
        </m:r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is differentiable is</w:t>
        </w:r>
      </w:ins>
      <w:ins w:id="46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61" w:author="PR Preview" w:date="2026-01-01T00:00:00Z">
        <w:r>
          <w:t xml:space="preserve">.</w:t>
        </w:r>
      </w:ins>
    </w:p>
    <w:bookmarkEnd w:id="34"/>
    <w:bookmarkStart w:id="35" w:name="def-lagrange-notation"/>
    <w:p>
      <w:pPr>
        <w:pStyle w:val="BodyText"/>
      </w:pPr>
      <w:ins w:id="462" w:author="PR Preview" w:date="2026-01-01T00:00:00Z">
        <w:r>
          <w:rPr>
            <w:b/>
            <w:bCs/>
          </w:rPr>
          <w:t xml:space="preserve">Definition 8 (Lagrange’s notation)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Writing the derivative (</w:t>
        </w:r>
      </w:ins>
      <w:hyperlink w:anchor="def-derivative">
        <w:ins w:id="46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66" w:author="PR Preview" w:date="2026-01-01T00:00:00Z">
        <w:r>
          <w:t xml:space="preserve">) with a prime, as</w:t>
        </w:r>
      </w:ins>
      <w:ins w:id="46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or</w:t>
        </w:r>
      </w:ins>
      <w:ins w:id="47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71" w:author="PR Preview" w:date="2026-01-01T00:00:00Z">
        <w:r>
          <w:t xml:space="preserve">, is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rPr>
            <w:b/>
            <w:bCs/>
          </w:rPr>
          <w:t xml:space="preserve">Lagrange’s notation</w:t>
        </w:r>
      </w:ins>
      <w:ins w:id="474" w:author="PR Preview" w:date="2026-01-01T00:00:00Z">
        <w:r>
          <w:t xml:space="preserve">.</w:t>
        </w:r>
      </w:ins>
    </w:p>
    <w:bookmarkEnd w:id="35"/>
    <w:bookmarkStart w:id="36" w:name="def-leibniz-notation"/>
    <w:p>
      <w:pPr>
        <w:pStyle w:val="BodyText"/>
      </w:pPr>
      <w:ins w:id="475" w:author="PR Preview" w:date="2026-01-01T00:00:00Z">
        <w:r>
          <w:rPr>
            <w:b/>
            <w:bCs/>
          </w:rPr>
          <w:t xml:space="preserve">Definition 9 (Leibniz notation)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The derivative of</w:t>
        </w:r>
      </w:ins>
      <w:ins w:id="478" w:author="PR Preview" w:date="2026-01-01T00:00:00Z">
        <w:r>
          <w:t xml:space="preserve"> </w:t>
        </w:r>
      </w:ins>
      <m:oMath>
        <m:r>
          <m:t>f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(</w:t>
        </w:r>
      </w:ins>
      <w:hyperlink w:anchor="def-derivative">
        <w:ins w:id="48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82" w:author="PR Preview" w:date="2026-01-01T00:00:00Z">
        <w:r>
          <w:t xml:space="preserve">) is also written</w:t>
        </w:r>
      </w:ins>
      <w:ins w:id="48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or</w:t>
        </w:r>
      </w:ins>
      <w:ins w:id="48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87" w:author="PR Preview" w:date="2026-01-01T00:00:00Z">
        <w:r>
          <w:t xml:space="preserve">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which is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rPr>
            <w:b/>
            <w:bCs/>
          </w:rPr>
          <w:t xml:space="preserve">Leibniz notation</w:t>
        </w:r>
      </w:ins>
      <w:ins w:id="492" w:author="PR Preview" w:date="2026-01-01T00:00:00Z">
        <w:r>
          <w:t xml:space="preserve">.</w:t>
        </w:r>
      </w:ins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del w:id="493" w:author="PR Preview" w:date="2026-01-01T00:00:00Z">
        <w:r>
          <w:rPr>
            <w:b/>
            <w:bCs/>
          </w:rPr>
          <w:delText xml:space="preserve">Definition 6 (One-sided derivatives)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Let</w:delText>
        </w:r>
      </w:del>
      <w:del w:id="496" w:author="PR Preview" w:date="2026-01-01T00:00:00Z">
        <w:r>
          <w:delText xml:space="preserve"> </w:delText>
        </w:r>
      </w:del>
      <m:oMath>
        <m:r>
          <m:t>f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be a function defined at</w:delText>
        </w:r>
      </w:del>
      <w:del w:id="499" w:author="PR Preview" w:date="2026-01-01T00:00:00Z">
        <w:r>
          <w:delText xml:space="preserve"> </w:delText>
        </w:r>
      </w:del>
      <m:oMath>
        <m:r>
          <m:t>c</m:t>
        </m:r>
      </m:oMath>
      <w:del w:id="50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del w:id="501" w:author="PR Preview" w:date="2026-01-01T00:00:00Z">
        <w:r>
          <w:delText xml:space="preserve">The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rPr>
            <w:b/>
            <w:bCs/>
          </w:rPr>
          <w:delText xml:space="preserve">right-hand derivative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of</w:delText>
        </w:r>
      </w:del>
      <w:del w:id="506" w:author="PR Preview" w:date="2026-01-01T00:00:00Z">
        <w:r>
          <w:delText xml:space="preserve"> </w:delText>
        </w:r>
      </w:del>
      <m:oMath>
        <m:r>
          <m:t>f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at</w:delText>
        </w:r>
      </w:del>
      <w:del w:id="509" w:author="PR Preview" w:date="2026-01-01T00:00:00Z">
        <w:r>
          <w:delText xml:space="preserve"> </w:delText>
        </w:r>
      </w:del>
      <m:oMath>
        <m:r>
          <m:t>c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is the right-hand limit (</w:delText>
        </w:r>
      </w:del>
      <w:hyperlink w:anchor="def-one-sided-limit">
        <w:del w:id="5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513" w:author="PR Preview" w:date="2026-01-01T00:00:00Z">
        <w:r>
          <w:delText xml:space="preserve">)</w:delText>
        </w:r>
      </w:del>
      <w:del w:id="51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of the difference quotient (</w:delText>
        </w:r>
      </w:del>
      <w:hyperlink w:anchor="def-difference-quotient">
        <w:del w:id="51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518" w:author="PR Preview" w:date="2026-01-01T00:00:00Z">
        <w:r>
          <w:delText xml:space="preserve">),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when that limit exists and is finite.</w:delText>
        </w:r>
      </w:del>
    </w:p>
    <w:p>
      <w:pPr>
        <w:pStyle w:val="Compact"/>
        <w:numPr>
          <w:ilvl w:val="0"/>
          <w:numId w:val="1005"/>
        </w:numPr>
      </w:pPr>
      <w:del w:id="521" w:author="PR Preview" w:date="2026-01-01T00:00:00Z">
        <w:r>
          <w:delText xml:space="preserve">The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rPr>
            <w:b/>
            <w:bCs/>
          </w:rPr>
          <w:delText xml:space="preserve">left-hand derivative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of</w:delText>
        </w:r>
      </w:del>
      <w:del w:id="526" w:author="PR Preview" w:date="2026-01-01T00:00:00Z">
        <w:r>
          <w:delText xml:space="preserve"> </w:delText>
        </w:r>
      </w:del>
      <m:oMath>
        <m:r>
          <m:t>f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at</w:delText>
        </w:r>
      </w:del>
      <w:del w:id="529" w:author="PR Preview" w:date="2026-01-01T00:00:00Z">
        <w:r>
          <w:delText xml:space="preserve"> </w:delText>
        </w:r>
      </w:del>
      <m:oMath>
        <m:r>
          <m:t>c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is the left-hand limit</w:delText>
        </w:r>
      </w:del>
      <w:del w:id="53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when that limit exists and is finite.</w:delText>
        </w:r>
      </w:del>
    </w:p>
    <w:p>
      <w:pPr>
        <w:pStyle w:val="FirstParagraph"/>
      </w:pPr>
      <w:del w:id="536" w:author="PR Preview" w:date="2026-01-01T00:00:00Z">
        <w:r>
          <w:delText xml:space="preserve">These are the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rPr>
            <w:b/>
            <w:bCs/>
          </w:rPr>
          <w:delText xml:space="preserve">one-sided derivatives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of</w:delText>
        </w:r>
      </w:del>
      <w:del w:id="541" w:author="PR Preview" w:date="2026-01-01T00:00:00Z">
        <w:r>
          <w:delText xml:space="preserve"> </w:delText>
        </w:r>
      </w:del>
      <m:oMath>
        <m:r>
          <m:t>f</m:t>
        </m:r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at</w:delText>
        </w:r>
      </w:del>
      <w:del w:id="544" w:author="PR Preview" w:date="2026-01-01T00:00:00Z">
        <w:r>
          <w:delText xml:space="preserve"> </w:delText>
        </w:r>
      </w:del>
      <m:oMath>
        <m:r>
          <m:t>c</m:t>
        </m:r>
      </m:oMath>
      <w:del w:id="545" w:author="PR Preview" w:date="2026-01-01T00:00:00Z">
        <w:r>
          <w:delText xml:space="preserve">.</w:delText>
        </w:r>
      </w:del>
    </w:p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Definition 10 (Right-hand derivative)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Let</w:t>
        </w:r>
      </w:ins>
      <w:ins w:id="549" w:author="PR Preview" w:date="2026-01-01T00:00:00Z">
        <w:r>
          <w:t xml:space="preserve"> </w:t>
        </w:r>
      </w:ins>
      <m:oMath>
        <m:r>
          <m:t>f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be a function defined at</w:t>
        </w:r>
      </w:ins>
      <w:ins w:id="552" w:author="PR Preview" w:date="2026-01-01T00:00:00Z">
        <w:r>
          <w:t xml:space="preserve"> </w:t>
        </w:r>
      </w:ins>
      <m:oMath>
        <m:r>
          <m:t>c</m:t>
        </m:r>
      </m:oMath>
      <w:ins w:id="553" w:author="PR Preview" w:date="2026-01-01T00:00:00Z">
        <w:r>
          <w:t xml:space="preserve">.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The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rPr>
            <w:b/>
            <w:bCs/>
          </w:rPr>
          <w:t xml:space="preserve">right-hand derivative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of</w:t>
        </w:r>
      </w:ins>
      <w:ins w:id="560" w:author="PR Preview" w:date="2026-01-01T00:00:00Z">
        <w:r>
          <w:t xml:space="preserve"> </w:t>
        </w:r>
      </w:ins>
      <m:oMath>
        <m:r>
          <m:t>f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at</w:t>
        </w:r>
      </w:ins>
      <w:ins w:id="563" w:author="PR Preview" w:date="2026-01-01T00:00:00Z">
        <w:r>
          <w:t xml:space="preserve"> </w:t>
        </w:r>
      </w:ins>
      <m:oMath>
        <m:r>
          <m:t>c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is the right-hand limit (</w:t>
        </w:r>
      </w:ins>
      <w:hyperlink w:anchor="def-right-hand-limit">
        <w:ins w:id="56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67" w:author="PR Preview" w:date="2026-01-01T00:00:00Z">
        <w:r>
          <w:t xml:space="preserve">)</w:t>
        </w:r>
      </w:ins>
      <w:ins w:id="56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of the difference quotient (</w:t>
        </w:r>
      </w:ins>
      <w:hyperlink w:anchor="def-difference-quotient">
        <w:ins w:id="57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572" w:author="PR Preview" w:date="2026-01-01T00:00:00Z">
        <w:r>
          <w:t xml:space="preserve">),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when that limit exists and is finite.</w:t>
        </w:r>
      </w:ins>
    </w:p>
    <w:bookmarkEnd w:id="38"/>
    <w:bookmarkStart w:id="39" w:name="def-left-hand-derivative"/>
    <w:p>
      <w:pPr>
        <w:pStyle w:val="BodyText"/>
      </w:pPr>
      <w:ins w:id="575" w:author="PR Preview" w:date="2026-01-01T00:00:00Z">
        <w:r>
          <w:rPr>
            <w:b/>
            <w:bCs/>
          </w:rPr>
          <w:t xml:space="preserve">Definition 11 (Left-hand derivative)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Let</w:t>
        </w:r>
      </w:ins>
      <w:ins w:id="578" w:author="PR Preview" w:date="2026-01-01T00:00:00Z">
        <w:r>
          <w:t xml:space="preserve"> </w:t>
        </w:r>
      </w:ins>
      <m:oMath>
        <m:r>
          <m:t>f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be a function defined at</w:t>
        </w:r>
      </w:ins>
      <w:ins w:id="581" w:author="PR Preview" w:date="2026-01-01T00:00:00Z">
        <w:r>
          <w:t xml:space="preserve"> </w:t>
        </w:r>
      </w:ins>
      <m:oMath>
        <m:r>
          <m:t>c</m:t>
        </m:r>
      </m:oMath>
      <w:ins w:id="582" w:author="PR Preview" w:date="2026-01-01T00:00:00Z">
        <w:r>
          <w:t xml:space="preserve">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The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rPr>
            <w:b/>
            <w:bCs/>
          </w:rPr>
          <w:t xml:space="preserve">left-hand derivative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of</w:t>
        </w:r>
      </w:ins>
      <w:ins w:id="589" w:author="PR Preview" w:date="2026-01-01T00:00:00Z">
        <w:r>
          <w:t xml:space="preserve"> </w:t>
        </w:r>
      </w:ins>
      <m:oMath>
        <m:r>
          <m:t>f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at</w:t>
        </w:r>
      </w:ins>
      <w:ins w:id="592" w:author="PR Preview" w:date="2026-01-01T00:00:00Z">
        <w:r>
          <w:t xml:space="preserve"> </w:t>
        </w:r>
      </w:ins>
      <m:oMath>
        <m:r>
          <m:t>c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is the left-hand limit (</w:t>
        </w:r>
      </w:ins>
      <w:hyperlink w:anchor="def-left-hand-limit">
        <w:ins w:id="59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96" w:author="PR Preview" w:date="2026-01-01T00:00:00Z">
        <w:r>
          <w:t xml:space="preserve">)</w:t>
        </w:r>
      </w:ins>
      <w:ins w:id="59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ins w:id="598" w:author="PR Preview" w:date="2026-01-01T00:00:00Z">
        <w:r>
          <w:t xml:space="preserve">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when that limit exists and is finite.</w:t>
        </w:r>
      </w:ins>
    </w:p>
    <w:bookmarkEnd w:id="39"/>
    <w:bookmarkStart w:id="40" w:name="def-one-sided-derivative"/>
    <w:p>
      <w:pPr>
        <w:pStyle w:val="BodyText"/>
      </w:pPr>
      <w:ins w:id="601" w:author="PR Preview" w:date="2026-01-01T00:00:00Z">
        <w:r>
          <w:rPr>
            <w:b/>
            <w:bCs/>
          </w:rPr>
          <w:t xml:space="preserve">Definition 12 (One-sided derivatives)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Let</w:t>
        </w:r>
      </w:ins>
      <w:ins w:id="604" w:author="PR Preview" w:date="2026-01-01T00:00:00Z">
        <w:r>
          <w:t xml:space="preserve"> </w:t>
        </w:r>
      </w:ins>
      <m:oMath>
        <m:r>
          <m:t>f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be a function defined at</w:t>
        </w:r>
      </w:ins>
      <w:ins w:id="607" w:author="PR Preview" w:date="2026-01-01T00:00:00Z">
        <w:r>
          <w:t xml:space="preserve"> </w:t>
        </w:r>
      </w:ins>
      <m:oMath>
        <m:r>
          <m:t>c</m:t>
        </m:r>
      </m:oMath>
      <w:ins w:id="608" w:author="PR Preview" w:date="2026-01-01T00:00:00Z">
        <w:r>
          <w:t xml:space="preserve">.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 right-hand derivative (</w:t>
        </w:r>
      </w:ins>
      <w:hyperlink w:anchor="def-right-hand-derivative">
        <w:ins w:id="61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612" w:author="PR Preview" w:date="2026-01-01T00:00:00Z">
        <w:r>
          <w:t xml:space="preserve">) and the left-hand derivative (</w:t>
        </w:r>
      </w:ins>
      <w:hyperlink w:anchor="def-left-hand-derivative">
        <w:ins w:id="61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14" w:author="PR Preview" w:date="2026-01-01T00:00:00Z">
        <w:r>
          <w:t xml:space="preserve">) of</w:t>
        </w:r>
      </w:ins>
      <w:ins w:id="615" w:author="PR Preview" w:date="2026-01-01T00:00:00Z">
        <w:r>
          <w:t xml:space="preserve"> </w:t>
        </w:r>
      </w:ins>
      <m:oMath>
        <m:r>
          <m:t>f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at</w:t>
        </w:r>
      </w:ins>
      <w:ins w:id="618" w:author="PR Preview" w:date="2026-01-01T00:00:00Z">
        <w:r>
          <w:t xml:space="preserve"> </w:t>
        </w:r>
      </w:ins>
      <m:oMath>
        <m:r>
          <m:t>c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are the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rPr>
            <w:b/>
            <w:bCs/>
          </w:rPr>
          <w:t xml:space="preserve">one-sided derivatives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of</w:t>
        </w:r>
      </w:ins>
      <w:ins w:id="625" w:author="PR Preview" w:date="2026-01-01T00:00:00Z">
        <w:r>
          <w:t xml:space="preserve"> </w:t>
        </w:r>
      </w:ins>
      <m:oMath>
        <m:r>
          <m:t>f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at</w:t>
        </w:r>
      </w:ins>
      <w:ins w:id="628" w:author="PR Preview" w:date="2026-01-01T00:00:00Z">
        <w:r>
          <w:t xml:space="preserve"> </w:t>
        </w:r>
      </w:ins>
      <m:oMath>
        <m:r>
          <m:t>c</m:t>
        </m:r>
      </m:oMath>
      <w:ins w:id="629" w:author="PR Preview" w:date="2026-01-01T00:00:00Z">
        <w:r>
          <w:t xml:space="preserve">.</w:t>
        </w:r>
      </w:ins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del w:id="630" w:author="PR Preview" w:date="2026-01-01T00:00:00Z">
        <w:r>
          <w:rPr>
            <w:b/>
            <w:bCs/>
          </w:rPr>
          <w:delText xml:space="preserve">Definition 7 (Second derivative)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Let</w:delText>
        </w:r>
      </w:del>
      <w:del w:id="633" w:author="PR Preview" w:date="2026-01-01T00:00:00Z">
        <w:r>
          <w:delText xml:space="preserve"> </w:delText>
        </w:r>
      </w:del>
      <m:oMath>
        <m:r>
          <m:t>f</m:t>
        </m:r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be a real-valued function of one variable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whose derivative</w:delText>
        </w:r>
      </w:del>
      <w:del w:id="63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(</w:delText>
        </w:r>
      </w:del>
      <w:hyperlink w:anchor="def-derivative">
        <w:del w:id="641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642" w:author="PR Preview" w:date="2026-01-01T00:00:00Z">
        <w:r>
          <w:delText xml:space="preserve">) exists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at every point of an</w:delText>
        </w:r>
      </w:del>
      <w:del w:id="645" w:author="PR Preview" w:date="2026-01-01T00:00:00Z">
        <w:r>
          <w:delText xml:space="preserve"> </w:delText>
        </w:r>
      </w:del>
      <w:hyperlink r:id="rId13">
        <w:del w:id="646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containing</w:delText>
        </w:r>
      </w:del>
      <w:del w:id="649" w:author="PR Preview" w:date="2026-01-01T00:00:00Z">
        <w:r>
          <w:delText xml:space="preserve"> </w:delText>
        </w:r>
      </w:del>
      <m:oMath>
        <m:r>
          <m:t>c</m:t>
        </m:r>
      </m:oMath>
      <w:del w:id="650" w:author="PR Preview" w:date="2026-01-01T00:00:00Z">
        <w:r>
          <w:delText xml:space="preserve">.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If</w:delText>
        </w:r>
      </w:del>
      <w:del w:id="65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is differentiable (</w:delText>
        </w:r>
      </w:del>
      <w:hyperlink w:anchor="def-differentiable">
        <w:del w:id="65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657" w:author="PR Preview" w:date="2026-01-01T00:00:00Z">
        <w:r>
          <w:delText xml:space="preserve">) at</w:delText>
        </w:r>
      </w:del>
      <w:del w:id="658" w:author="PR Preview" w:date="2026-01-01T00:00:00Z">
        <w:r>
          <w:delText xml:space="preserve"> </w:delText>
        </w:r>
      </w:del>
      <m:oMath>
        <m:r>
          <m:t>c</m:t>
        </m:r>
      </m:oMath>
      <w:del w:id="659" w:author="PR Preview" w:date="2026-01-01T00:00:00Z">
        <w:r>
          <w:delText xml:space="preserve">,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its derivative there, written</w:delText>
        </w:r>
      </w:del>
      <w:del w:id="66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or</w:delText>
        </w:r>
      </w:del>
      <w:del w:id="66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del w:id="666" w:author="PR Preview" w:date="2026-01-01T00:00:00Z">
        <w:r>
          <w:delText xml:space="preserve">,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is the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rPr>
            <w:b/>
            <w:bCs/>
          </w:rPr>
          <w:delText xml:space="preserve">second derivative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of</w:delText>
        </w:r>
      </w:del>
      <w:del w:id="673" w:author="PR Preview" w:date="2026-01-01T00:00:00Z">
        <w:r>
          <w:delText xml:space="preserve"> </w:delText>
        </w:r>
      </w:del>
      <m:oMath>
        <m:r>
          <m:t>f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at</w:delText>
        </w:r>
      </w:del>
      <w:del w:id="676" w:author="PR Preview" w:date="2026-01-01T00:00:00Z">
        <w:r>
          <w:delText xml:space="preserve"> </w:delText>
        </w:r>
      </w:del>
      <m:oMath>
        <m:r>
          <m:t>c</m:t>
        </m:r>
      </m:oMath>
      <w:del w:id="677" w:author="PR Preview" w:date="2026-01-01T00:00:00Z">
        <w:r>
          <w:delText xml:space="preserve">.</w:delText>
        </w:r>
      </w:del>
    </w:p>
    <w:p>
      <w:pPr>
        <w:pStyle w:val="BodyText"/>
      </w:pPr>
      <w:ins w:id="678" w:author="PR Preview" w:date="2026-01-01T00:00:00Z">
        <w:r>
          <w:rPr>
            <w:b/>
            <w:bCs/>
          </w:rPr>
          <w:t xml:space="preserve">Definition 13 (Second derivative)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Let</w:t>
        </w:r>
      </w:ins>
      <w:ins w:id="681" w:author="PR Preview" w:date="2026-01-01T00:00:00Z">
        <w:r>
          <w:t xml:space="preserve"> </w:t>
        </w:r>
      </w:ins>
      <m:oMath>
        <m:r>
          <m:t>f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be a real-valued function of one variable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whose derivative</w:t>
        </w:r>
      </w:ins>
      <w:ins w:id="68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(</w:t>
        </w:r>
      </w:ins>
      <w:hyperlink w:anchor="def-derivative">
        <w:ins w:id="68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90" w:author="PR Preview" w:date="2026-01-01T00:00:00Z">
        <w:r>
          <w:t xml:space="preserve">) exists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at every point of an</w:t>
        </w:r>
      </w:ins>
      <w:ins w:id="693" w:author="PR Preview" w:date="2026-01-01T00:00:00Z">
        <w:r>
          <w:t xml:space="preserve"> </w:t>
        </w:r>
      </w:ins>
      <w:hyperlink r:id="rId10">
        <w:ins w:id="694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containing</w:t>
        </w:r>
      </w:ins>
      <w:ins w:id="697" w:author="PR Preview" w:date="2026-01-01T00:00:00Z">
        <w:r>
          <w:t xml:space="preserve"> </w:t>
        </w:r>
      </w:ins>
      <m:oMath>
        <m:r>
          <m:t>c</m:t>
        </m:r>
      </m:oMath>
      <w:ins w:id="698" w:author="PR Preview" w:date="2026-01-01T00:00:00Z">
        <w:r>
          <w:t xml:space="preserve">.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If</w:t>
        </w:r>
      </w:ins>
      <w:ins w:id="70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is differentiable (</w:t>
        </w:r>
      </w:ins>
      <w:hyperlink w:anchor="def-differentiable">
        <w:ins w:id="70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705" w:author="PR Preview" w:date="2026-01-01T00:00:00Z">
        <w:r>
          <w:t xml:space="preserve">) at</w:t>
        </w:r>
      </w:ins>
      <w:ins w:id="706" w:author="PR Preview" w:date="2026-01-01T00:00:00Z">
        <w:r>
          <w:t xml:space="preserve"> </w:t>
        </w:r>
      </w:ins>
      <m:oMath>
        <m:r>
          <m:t>c</m:t>
        </m:r>
      </m:oMath>
      <w:ins w:id="707" w:author="PR Preview" w:date="2026-01-01T00:00:00Z">
        <w:r>
          <w:t xml:space="preserve">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its derivative there, written</w:t>
        </w:r>
      </w:ins>
      <w:ins w:id="71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or</w:t>
        </w:r>
      </w:ins>
      <w:ins w:id="713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ins w:id="714" w:author="PR Preview" w:date="2026-01-01T00:00:00Z">
        <w:r>
          <w:t xml:space="preserve">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is the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rPr>
            <w:b/>
            <w:bCs/>
          </w:rPr>
          <w:t xml:space="preserve">second derivative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of</w:t>
        </w:r>
      </w:ins>
      <w:ins w:id="721" w:author="PR Preview" w:date="2026-01-01T00:00:00Z">
        <w:r>
          <w:t xml:space="preserve"> </w:t>
        </w:r>
      </w:ins>
      <m:oMath>
        <m:r>
          <m:t>f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at</w:t>
        </w:r>
      </w:ins>
      <w:ins w:id="724" w:author="PR Preview" w:date="2026-01-01T00:00:00Z">
        <w:r>
          <w:t xml:space="preserve"> </w:t>
        </w:r>
      </w:ins>
      <m:oMath>
        <m:r>
          <m:t>c</m:t>
        </m:r>
      </m:oMath>
      <w:ins w:id="725" w:author="PR Preview" w:date="2026-01-01T00:00:00Z">
        <w:r>
          <w:t xml:space="preserve">.</w:t>
        </w:r>
      </w:ins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del w:id="726" w:author="PR Preview" w:date="2026-01-01T00:00:00Z">
        <w:r>
          <w:delText xml:space="preserve">or in Lagrange’s notation (</w:delText>
        </w:r>
      </w:del>
      <w:hyperlink w:anchor="def-derivative">
        <w:del w:id="727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728" w:author="PR Preview" w:date="2026-01-01T00:00:00Z">
        <w:r>
          <w:delText xml:space="preserve">),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if</w:delText>
        </w:r>
      </w:del>
      <w:del w:id="731" w:author="PR Preview" w:date="2026-01-01T00:00:00Z">
        <w:r>
          <w:delText xml:space="preserve"> </w:delText>
        </w:r>
      </w:del>
      <m:oMath>
        <m:r>
          <m:t>g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is differentiable at</w:delText>
        </w:r>
      </w:del>
      <w:del w:id="734" w:author="PR Preview" w:date="2026-01-01T00:00:00Z">
        <w:r>
          <w:delText xml:space="preserve"> </w:delText>
        </w:r>
      </w:del>
      <m:oMath>
        <m:r>
          <m:t>x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and</w:delText>
        </w:r>
      </w:del>
      <w:del w:id="737" w:author="PR Preview" w:date="2026-01-01T00:00:00Z">
        <w:r>
          <w:delText xml:space="preserve"> </w:delText>
        </w:r>
      </w:del>
      <m:oMath>
        <m:r>
          <m:t>f</m:t>
        </m:r>
      </m:oMath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is differentiable at</w:delText>
        </w:r>
      </w:del>
      <w:del w:id="74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41" w:author="PR Preview" w:date="2026-01-01T00:00:00Z">
        <w:r>
          <w:delText xml:space="preserve">,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then for the</w:delText>
        </w:r>
      </w:del>
      <w:del w:id="744" w:author="PR Preview" w:date="2026-01-01T00:00:00Z">
        <w:r>
          <w:delText xml:space="preserve"> </w:delText>
        </w:r>
      </w:del>
      <w:hyperlink r:id="rId87">
        <w:del w:id="745" w:author="PR Preview" w:date="2026-01-01T00:00:00Z">
          <w:r>
            <w:rPr>
              <w:rStyle w:val="Hyperlink"/>
            </w:rPr>
            <w:delText xml:space="preserve">composition</w:delText>
          </w:r>
        </w:del>
      </w:hyperlink>
      <w:del w:id="7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747" w:author="PR Preview" w:date="2026-01-01T00:00:00Z">
        <w:r>
          <w:delText xml:space="preserve">,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with inner function</w:delText>
        </w:r>
      </w:del>
      <w:del w:id="750" w:author="PR Preview" w:date="2026-01-01T00:00:00Z">
        <w:r>
          <w:delText xml:space="preserve"> </w:delText>
        </w:r>
      </w:del>
      <m:oMath>
        <m:r>
          <m:t>g</m:t>
        </m:r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and outer function</w:delText>
        </w:r>
      </w:del>
      <w:del w:id="753" w:author="PR Preview" w:date="2026-01-01T00:00:00Z">
        <w:r>
          <w:delText xml:space="preserve"> </w:delText>
        </w:r>
      </w:del>
      <m:oMath>
        <m:r>
          <m:t>f</m:t>
        </m:r>
      </m:oMath>
      <w:del w:id="754" w:author="PR Preview" w:date="2026-01-01T00:00:00Z">
        <w:r>
          <w:delText xml:space="preserve">:</w:delText>
        </w:r>
      </w:del>
    </w:p>
    <w:p>
      <w:pPr>
        <w:pStyle w:val="FirstParagraph"/>
      </w:pPr>
      <w:ins w:id="755" w:author="PR Preview" w:date="2026-01-01T00:00:00Z">
        <w:r>
          <w:t xml:space="preserve">or in Lagrange’s notation (</w:t>
        </w:r>
      </w:ins>
      <w:hyperlink w:anchor="def-derivative">
        <w:ins w:id="75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57" w:author="PR Preview" w:date="2026-01-01T00:00:00Z">
        <w:r>
          <w:t xml:space="preserve">),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if</w:t>
        </w:r>
      </w:ins>
      <w:ins w:id="760" w:author="PR Preview" w:date="2026-01-01T00:00:00Z">
        <w:r>
          <w:t xml:space="preserve"> </w:t>
        </w:r>
      </w:ins>
      <m:oMath>
        <m:r>
          <m:t>g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 differentiable at</w:t>
        </w:r>
      </w:ins>
      <w:ins w:id="763" w:author="PR Preview" w:date="2026-01-01T00:00:00Z">
        <w:r>
          <w:t xml:space="preserve"> </w:t>
        </w:r>
      </w:ins>
      <m:oMath>
        <m:r>
          <m:t>x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and</w:t>
        </w:r>
      </w:ins>
      <w:ins w:id="766" w:author="PR Preview" w:date="2026-01-01T00:00:00Z">
        <w:r>
          <w:t xml:space="preserve"> </w:t>
        </w:r>
      </w:ins>
      <m:oMath>
        <m:r>
          <m:t>f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is differentiable at</w:t>
        </w:r>
      </w:ins>
      <w:ins w:id="76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70" w:author="PR Preview" w:date="2026-01-01T00:00:00Z">
        <w:r>
          <w:t xml:space="preserve">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then for the</w:t>
        </w:r>
      </w:ins>
      <w:ins w:id="773" w:author="PR Preview" w:date="2026-01-01T00:00:00Z">
        <w:r>
          <w:t xml:space="preserve"> </w:t>
        </w:r>
      </w:ins>
      <w:hyperlink r:id="rId87">
        <w:ins w:id="774" w:author="PR Preview" w:date="2026-01-01T00:00:00Z">
          <w:r>
            <w:rPr>
              <w:rStyle w:val="Hyperlink"/>
            </w:rPr>
            <w:t xml:space="preserve">composition</w:t>
          </w:r>
        </w:ins>
      </w:hyperlink>
      <w:ins w:id="7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with inner function</w:t>
        </w:r>
      </w:ins>
      <w:ins w:id="779" w:author="PR Preview" w:date="2026-01-01T00:00:00Z">
        <w:r>
          <w:t xml:space="preserve"> </w:t>
        </w:r>
      </w:ins>
      <m:oMath>
        <m:r>
          <m:t>g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and outer function</w:t>
        </w:r>
      </w:ins>
      <w:ins w:id="782" w:author="PR Preview" w:date="2026-01-01T00:00:00Z">
        <w:r>
          <w:t xml:space="preserve"> </w:t>
        </w:r>
      </w:ins>
      <m:oMath>
        <m:r>
          <m:t>f</m:t>
        </m:r>
      </m:oMath>
      <w:ins w:id="7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ins w:id="784" w:author="PR Preview" w:date="2026-01-01T00:00:00Z">
        <w:r>
          <w:rPr>
            <w:b/>
            <w:bCs/>
          </w:rPr>
          <w:t xml:space="preserve">Theorem 11 (Derivative of the standard Gaussian kernel)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For</w:t>
        </w:r>
      </w:ins>
      <w:ins w:id="7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and every</w:t>
        </w:r>
      </w:ins>
      <w:ins w:id="7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9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ins w:id="792" w:author="PR Preview" w:date="2026-01-01T00:00:00Z">
        <w:r>
          <w:rPr>
            <w:i/>
            <w:iCs/>
          </w:rPr>
          <w:t xml:space="preserve">Proof</w:t>
        </w:r>
      </w:ins>
      <w:ins w:id="793" w:author="PR Preview" w:date="2026-01-01T00:00:00Z">
        <w:r>
          <w:t xml:space="preserve">. </w:t>
        </w:r>
      </w:ins>
      <w:ins w:id="794" w:author="PR Preview" w:date="2026-01-01T00:00:00Z">
        <w:r>
          <w:t xml:space="preserve">This is the solution to</w:t>
        </w:r>
      </w:ins>
      <w:ins w:id="795" w:author="PR Preview" w:date="2026-01-01T00:00:00Z">
        <w:r>
          <w:t xml:space="preserve"> </w:t>
        </w:r>
      </w:ins>
      <w:hyperlink w:anchor="exr-miller-deriv-gaussian-kernel">
        <w:ins w:id="79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797" w:author="PR Preview" w:date="2026-01-01T00:00:00Z">
        <w:r>
          <w:t xml:space="preserve">, worked in</w:t>
        </w:r>
      </w:ins>
      <w:ins w:id="798" w:author="PR Preview" w:date="2026-01-01T00:00:00Z">
        <w:r>
          <w:t xml:space="preserve"> </w:t>
        </w:r>
      </w:ins>
      <w:hyperlink w:anchor="sol-miller-deriv-gaussian-kernel">
        <w:ins w:id="799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800" w:author="PR Preview" w:date="2026-01-01T00:00:00Z">
        <w:r>
          <w:t xml:space="preserve">.</w:t>
        </w:r>
      </w:ins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del w:id="801" w:author="PR Preview" w:date="2026-01-01T00:00:00Z">
        <w:r>
          <w:rPr>
            <w:i/>
            <w:iCs/>
          </w:rPr>
          <w:delText xml:space="preserve">Solution 8</w:delText>
        </w:r>
      </w:del>
      <w:del w:id="802" w:author="PR Preview" w:date="2026-01-01T00:00:00Z">
        <w:r>
          <w:delText xml:space="preserve">. </w:delText>
        </w:r>
      </w:del>
      <w:del w:id="803" w:author="PR Preview" w:date="2026-01-01T00:00:00Z">
        <w:r>
          <w:delText xml:space="preserve">From</w:delText>
        </w:r>
      </w:del>
      <w:del w:id="804" w:author="PR Preview" w:date="2026-01-01T00:00:00Z">
        <w:r>
          <w:delText xml:space="preserve"> </w:delText>
        </w:r>
      </w:del>
      <w:hyperlink w:anchor="exr-miller-deriv-gaussian-kernel">
        <w:del w:id="80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806" w:author="PR Preview" w:date="2026-01-01T00:00:00Z">
        <w:r>
          <w:delText xml:space="preserve">, the first derivative is</w:delText>
        </w:r>
      </w:del>
      <w:del w:id="80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del w:id="808" w:author="PR Preview" w:date="2026-01-01T00:00:00Z">
        <w:r>
          <w:delText xml:space="preserve">. Apply the product rule (</w:delText>
        </w:r>
      </w:del>
      <w:hyperlink w:anchor="thm-product-rule">
        <w:del w:id="80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810" w:author="PR Preview" w:date="2026-01-01T00:00:00Z">
        <w:r>
          <w:delText xml:space="preserve">) to</w:delText>
        </w:r>
      </w:del>
      <w:del w:id="811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and</w:delText>
        </w:r>
      </w:del>
      <w:del w:id="814" w:author="PR Preview" w:date="2026-01-01T00:00:00Z">
        <w:r>
          <w:delText xml:space="preserve"> </w:delText>
        </w:r>
      </w:del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del w:id="815" w:author="PR Preview" w:date="2026-01-01T00:00:00Z">
        <w:r>
          <w:delText xml:space="preserve">:</w:delText>
        </w:r>
      </w:del>
    </w:p>
    <w:p>
      <w:pPr>
        <w:pStyle w:val="FirstParagraph"/>
      </w:pPr>
      <w:ins w:id="816" w:author="PR Preview" w:date="2026-01-01T00:00:00Z">
        <w:r>
          <w:rPr>
            <w:i/>
            <w:iCs/>
          </w:rPr>
          <w:t xml:space="preserve">Solution 8</w:t>
        </w:r>
      </w:ins>
      <w:ins w:id="817" w:author="PR Preview" w:date="2026-01-01T00:00:00Z">
        <w:r>
          <w:t xml:space="preserve">. </w:t>
        </w:r>
      </w:ins>
      <w:ins w:id="818" w:author="PR Preview" w:date="2026-01-01T00:00:00Z">
        <w:r>
          <w:t xml:space="preserve">From</w:t>
        </w:r>
      </w:ins>
      <w:ins w:id="819" w:author="PR Preview" w:date="2026-01-01T00:00:00Z">
        <w:r>
          <w:t xml:space="preserve"> </w:t>
        </w:r>
      </w:ins>
      <w:hyperlink w:anchor="thm-deriv-gaussian-kernel">
        <w:ins w:id="82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821" w:author="PR Preview" w:date="2026-01-01T00:00:00Z">
        <w:r>
          <w:t xml:space="preserve">, the first derivative is</w:t>
        </w:r>
      </w:ins>
      <w:ins w:id="8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823" w:author="PR Preview" w:date="2026-01-01T00:00:00Z">
        <w:r>
          <w:t xml:space="preserve">. Apply the product rule (</w:t>
        </w:r>
      </w:ins>
      <w:hyperlink w:anchor="thm-product-rule">
        <w:ins w:id="824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825" w:author="PR Preview" w:date="2026-01-01T00:00:00Z">
        <w:r>
          <w:t xml:space="preserve">) to</w:t>
        </w:r>
      </w:ins>
      <w:ins w:id="826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</w:t>
        </w:r>
      </w:ins>
      <w:ins w:id="829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8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ins w:id="831" w:author="PR Preview" w:date="2026-01-01T00:00:00Z">
        <w:r>
          <w:rPr>
            <w:b/>
            <w:bCs/>
          </w:rPr>
          <w:t xml:space="preserve">Theorem 12 (Second derivative of the standard Gaussian kernel)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For</w:t>
        </w:r>
      </w:ins>
      <w:ins w:id="8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and every</w:t>
        </w:r>
      </w:ins>
      <w:ins w:id="8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83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ins w:id="839" w:author="PR Preview" w:date="2026-01-01T00:00:00Z">
        <w:r>
          <w:rPr>
            <w:i/>
            <w:iCs/>
          </w:rPr>
          <w:t xml:space="preserve">Proof</w:t>
        </w:r>
      </w:ins>
      <w:ins w:id="840" w:author="PR Preview" w:date="2026-01-01T00:00:00Z">
        <w:r>
          <w:t xml:space="preserve">. </w:t>
        </w:r>
      </w:ins>
      <w:ins w:id="841" w:author="PR Preview" w:date="2026-01-01T00:00:00Z">
        <w:r>
          <w:t xml:space="preserve">This is the solution to</w:t>
        </w:r>
      </w:ins>
      <w:ins w:id="842" w:author="PR Preview" w:date="2026-01-01T00:00:00Z">
        <w:r>
          <w:t xml:space="preserve"> </w:t>
        </w:r>
      </w:ins>
      <w:hyperlink w:anchor="exr-miller-deriv-second-gaussian-kernel">
        <w:ins w:id="843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844" w:author="PR Preview" w:date="2026-01-01T00:00:00Z">
        <w:r>
          <w:t xml:space="preserve">, worked in</w:t>
        </w:r>
      </w:ins>
      <w:ins w:id="845" w:author="PR Preview" w:date="2026-01-01T00:00:00Z">
        <w:r>
          <w:t xml:space="preserve"> </w:t>
        </w:r>
      </w:ins>
      <w:hyperlink w:anchor="sol-miller-deriv-second-gaussian-kernel">
        <w:ins w:id="846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847" w:author="PR Preview" w:date="2026-01-01T00:00:00Z">
        <w:r>
          <w:t xml:space="preserve">.</w:t>
        </w:r>
      </w:ins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del w:id="848" w:author="PR Preview" w:date="2026-01-01T00:00:00Z">
        <w:r>
          <w:rPr>
            <w:b/>
            <w:bCs/>
          </w:rPr>
          <w:delText xml:space="preserve">Definition 8 (Profile of a function)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The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rPr>
            <w:b/>
            <w:bCs/>
          </w:rPr>
          <w:delText xml:space="preserve">profile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of a function</w:delText>
        </w:r>
      </w:del>
      <w:del w:id="855" w:author="PR Preview" w:date="2026-01-01T00:00:00Z">
        <w:r>
          <w:delText xml:space="preserve"> </w:delText>
        </w:r>
      </w:del>
      <m:oMath>
        <m:r>
          <m:t>f</m:t>
        </m:r>
      </m:oMath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of a real variable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is the list of related functions and values to work out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when meeting</w:delText>
        </w:r>
      </w:del>
      <w:del w:id="862" w:author="PR Preview" w:date="2026-01-01T00:00:00Z">
        <w:r>
          <w:delText xml:space="preserve"> </w:delText>
        </w:r>
      </w:del>
      <m:oMath>
        <m:r>
          <m:t>f</m:t>
        </m:r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for the first time:</w:delText>
        </w:r>
      </w:del>
    </w:p>
    <w:p>
      <w:pPr>
        <w:pStyle w:val="FirstParagraph"/>
      </w:pPr>
      <w:ins w:id="865" w:author="PR Preview" w:date="2026-01-01T00:00:00Z">
        <w:r>
          <w:rPr>
            <w:b/>
            <w:bCs/>
          </w:rPr>
          <w:t xml:space="preserve">Definition 14 (Logarithmic derivative)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The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rPr>
            <w:b/>
            <w:bCs/>
          </w:rPr>
          <w:t xml:space="preserve">logarithmic derivative</w:t>
        </w:r>
      </w:ins>
      <w:ins w:id="870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of a function</w:t>
        </w:r>
      </w:ins>
      <w:ins w:id="873" w:author="PR Preview" w:date="2026-01-01T00:00:00Z">
        <w:r>
          <w:t xml:space="preserve"> </w:t>
        </w:r>
      </w:ins>
      <m:oMath>
        <m:r>
          <m:t>f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of a real variable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equals</w:t>
        </w:r>
      </w:ins>
      <w:ins w:id="87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by</w:t>
        </w:r>
      </w:ins>
      <w:ins w:id="881" w:author="PR Preview" w:date="2026-01-01T00:00:00Z">
        <w:r>
          <w:t xml:space="preserve"> </w:t>
        </w:r>
      </w:ins>
      <w:hyperlink w:anchor="cor-deriv-log-chain">
        <w:ins w:id="88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and measures the rate of change of</w:t>
        </w:r>
      </w:ins>
      <w:ins w:id="885" w:author="PR Preview" w:date="2026-01-01T00:00:00Z">
        <w:r>
          <w:t xml:space="preserve"> </w:t>
        </w:r>
      </w:ins>
      <m:oMath>
        <m:r>
          <m:t>f</m:t>
        </m:r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relative to its size;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it needs</w:t>
        </w:r>
      </w:ins>
      <w:ins w:id="8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891" w:author="PR Preview" w:date="2026-01-01T00:00:00Z">
        <w:r>
          <w:t xml:space="preserve">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and for</w:t>
        </w:r>
      </w:ins>
      <w:ins w:id="8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the same expression is the derivative of</w:t>
        </w:r>
      </w:ins>
      <w:ins w:id="89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ins w:id="898" w:author="PR Preview" w:date="2026-01-01T00:00:00Z">
        <w:r>
          <w:t xml:space="preserve">.</w:t>
        </w:r>
      </w:ins>
    </w:p>
    <w:bookmarkEnd w:id="110"/>
    <w:bookmarkStart w:id="113" w:name="def-function-profile"/>
    <w:p>
      <w:pPr>
        <w:pStyle w:val="BodyText"/>
      </w:pPr>
      <w:ins w:id="899" w:author="PR Preview" w:date="2026-01-01T00:00:00Z">
        <w:r>
          <w:rPr>
            <w:b/>
            <w:bCs/>
          </w:rPr>
          <w:t xml:space="preserve">Definition 15 (Profile of a function)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The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rPr>
            <w:b/>
            <w:bCs/>
          </w:rPr>
          <w:t xml:space="preserve">profile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of a function</w:t>
        </w:r>
      </w:ins>
      <w:ins w:id="906" w:author="PR Preview" w:date="2026-01-01T00:00:00Z">
        <w:r>
          <w:t xml:space="preserve"> </w:t>
        </w:r>
      </w:ins>
      <m:oMath>
        <m:r>
          <m:t>f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of a real variable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is the list of related functions and values to work out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when meeting</w:t>
        </w:r>
      </w:ins>
      <w:ins w:id="913" w:author="PR Preview" w:date="2026-01-01T00:00:00Z">
        <w:r>
          <w:t xml:space="preserve"> </w:t>
        </w:r>
      </w:ins>
      <m:oMath>
        <m:r>
          <m:t>f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for the first time:</w:t>
        </w:r>
      </w:ins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del w:id="916" w:author="PR Preview" w:date="2026-01-01T00:00:00Z">
        <w:r>
          <w:delText xml:space="preserve">the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rPr>
            <w:b/>
            <w:bCs/>
          </w:rPr>
          <w:delText xml:space="preserve">logarithmic derivative</w:delText>
        </w:r>
      </w:del>
      <w:del w:id="91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del w:id="920" w:author="PR Preview" w:date="2026-01-01T00:00:00Z">
        <w:r>
          <w:delText xml:space="preserve">,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which equals</w:delText>
        </w:r>
      </w:del>
      <w:del w:id="92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by</w:delText>
        </w:r>
      </w:del>
      <w:del w:id="926" w:author="PR Preview" w:date="2026-01-01T00:00:00Z">
        <w:r>
          <w:delText xml:space="preserve"> </w:delText>
        </w:r>
      </w:del>
      <w:hyperlink w:anchor="cor-deriv-log-chain">
        <w:del w:id="927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and measures the rate of change of</w:delText>
        </w:r>
      </w:del>
      <w:del w:id="930" w:author="PR Preview" w:date="2026-01-01T00:00:00Z">
        <w:r>
          <w:delText xml:space="preserve"> </w:delText>
        </w:r>
      </w:del>
      <m:oMath>
        <m:r>
          <m:t>f</m:t>
        </m:r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relative to its size;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it needs</w:delText>
        </w:r>
      </w:del>
      <w:del w:id="9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936" w:author="PR Preview" w:date="2026-01-01T00:00:00Z">
        <w:r>
          <w:delText xml:space="preserve">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and for</w:delText>
        </w:r>
      </w:del>
      <w:del w:id="9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the same expression is the derivative of</w:delText>
        </w:r>
      </w:del>
      <w:del w:id="94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del w:id="94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2"/>
        </w:numPr>
      </w:pPr>
      <w:ins w:id="944" w:author="PR Preview" w:date="2026-01-01T00:00:00Z">
        <w:r>
          <w:t xml:space="preserve">the</w:t>
        </w:r>
      </w:ins>
      <w:ins w:id="945" w:author="PR Preview" w:date="2026-01-01T00:00:00Z">
        <w:r>
          <w:t xml:space="preserve"> </w:t>
        </w:r>
      </w:ins>
      <w:hyperlink w:anchor="def-logarithmic-derivative">
        <w:ins w:id="946" w:author="PR Preview" w:date="2026-01-01T00:00:00Z">
          <w:r>
            <w:rPr>
              <w:rStyle w:val="Hyperlink"/>
            </w:rPr>
            <w:t xml:space="preserve">logarithmic derivative</w:t>
          </w:r>
        </w:ins>
      </w:hyperlink>
      <w:ins w:id="947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94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949" w:author="PR Preview" w:date="2026-01-01T00:00:00Z">
        <w:r>
          <w:delText xml:space="preserve">The profile in</w:delText>
        </w:r>
      </w:del>
      <w:del w:id="950" w:author="PR Preview" w:date="2026-01-01T00:00:00Z">
        <w:r>
          <w:delText xml:space="preserve"> </w:delText>
        </w:r>
      </w:del>
      <w:hyperlink w:anchor="def-function-profile">
        <w:del w:id="95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of</w:delText>
        </w:r>
      </w:del>
      <w:del w:id="954" w:author="PR Preview" w:date="2026-01-01T00:00:00Z">
        <w:r>
          <w:delText xml:space="preserve"> </w:delText>
        </w:r>
      </w:del>
      <m:oMath>
        <m:r>
          <m:t>f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is as follows.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Write</w:delText>
        </w:r>
      </w:del>
      <w:del w:id="959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del w:id="960" w:author="PR Preview" w:date="2026-01-01T00:00:00Z">
        <w:r>
          <w:delText xml:space="preserve">, so that</w:delText>
        </w:r>
      </w:del>
      <w:del w:id="9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and</w:delText>
        </w:r>
      </w:del>
      <w:del w:id="96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del w:id="965" w:author="PR Preview" w:date="2026-01-01T00:00:00Z">
        <w:r>
          <w:delText xml:space="preserve">.</w:delText>
        </w:r>
      </w:del>
    </w:p>
    <w:p>
      <w:pPr>
        <w:pStyle w:val="FirstParagraph"/>
      </w:pPr>
      <w:ins w:id="966" w:author="PR Preview" w:date="2026-01-01T00:00:00Z">
        <w:r>
          <w:t xml:space="preserve">The profile in</w:t>
        </w:r>
      </w:ins>
      <w:ins w:id="967" w:author="PR Preview" w:date="2026-01-01T00:00:00Z">
        <w:r>
          <w:t xml:space="preserve"> </w:t>
        </w:r>
      </w:ins>
      <w:hyperlink w:anchor="def-function-profile">
        <w:ins w:id="96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of</w:t>
        </w:r>
      </w:ins>
      <w:ins w:id="971" w:author="PR Preview" w:date="2026-01-01T00:00:00Z">
        <w:r>
          <w:t xml:space="preserve"> </w:t>
        </w:r>
      </w:ins>
      <m:oMath>
        <m:r>
          <m:t>f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is as follows.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Write</w:t>
        </w:r>
      </w:ins>
      <w:ins w:id="976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ins w:id="977" w:author="PR Preview" w:date="2026-01-01T00:00:00Z">
        <w:r>
          <w:t xml:space="preserve">, so that</w:t>
        </w:r>
      </w:ins>
      <w:ins w:id="9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and</w:t>
        </w:r>
      </w:ins>
      <w:ins w:id="98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ins w:id="982" w:author="PR Preview" w:date="2026-01-01T00:00:00Z">
        <w:r>
          <w:t xml:space="preserve">.</w:t>
        </w:r>
      </w:ins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del w:id="983" w:author="PR Preview" w:date="2026-01-01T00:00:00Z">
        <w:r>
          <w:rPr>
            <w:b/>
            <w:bCs/>
          </w:rPr>
          <w:delText xml:space="preserve">Definition 9 (Tangent line)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Let</w:delText>
        </w:r>
      </w:del>
      <w:del w:id="986" w:author="PR Preview" w:date="2026-01-01T00:00:00Z">
        <w:r>
          <w:delText xml:space="preserve"> </w:delText>
        </w:r>
      </w:del>
      <m:oMath>
        <m:r>
          <m:t>f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be differentiable at</w:delText>
        </w:r>
      </w:del>
      <w:del w:id="989" w:author="PR Preview" w:date="2026-01-01T00:00:00Z">
        <w:r>
          <w:delText xml:space="preserve"> </w:delText>
        </w:r>
      </w:del>
      <m:oMath>
        <m:r>
          <m:t>c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(</w:delText>
        </w:r>
      </w:del>
      <w:hyperlink w:anchor="def-differentiable">
        <w:del w:id="99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993" w:author="PR Preview" w:date="2026-01-01T00:00:00Z">
        <w:r>
          <w:delText xml:space="preserve">).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The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rPr>
            <w:b/>
            <w:bCs/>
          </w:rPr>
          <w:delText xml:space="preserve">tangent line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to the</w:delText>
        </w:r>
      </w:del>
      <w:del w:id="1000" w:author="PR Preview" w:date="2026-01-01T00:00:00Z">
        <w:r>
          <w:delText xml:space="preserve"> </w:delText>
        </w:r>
      </w:del>
      <w:hyperlink r:id="rId120">
        <w:del w:id="1001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of</w:delText>
        </w:r>
      </w:del>
      <w:del w:id="1004" w:author="PR Preview" w:date="2026-01-01T00:00:00Z">
        <w:r>
          <w:delText xml:space="preserve"> </w:delText>
        </w:r>
      </w:del>
      <m:oMath>
        <m:r>
          <m:t>f</m:t>
        </m:r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at</w:delText>
        </w:r>
      </w:del>
      <w:del w:id="1007" w:author="PR Preview" w:date="2026-01-01T00:00:00Z">
        <w:r>
          <w:delText xml:space="preserve"> </w:delText>
        </w:r>
      </w:del>
      <m:oMath>
        <m:r>
          <m:t>c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is the graph of the</w:delText>
        </w:r>
      </w:del>
      <w:del w:id="1010" w:author="PR Preview" w:date="2026-01-01T00:00:00Z">
        <w:r>
          <w:delText xml:space="preserve"> </w:delText>
        </w:r>
      </w:del>
      <w:hyperlink r:id="rId121">
        <w:del w:id="1011" w:author="PR Preview" w:date="2026-01-01T00:00:00Z">
          <w:r>
            <w:rPr>
              <w:rStyle w:val="Hyperlink"/>
            </w:rPr>
            <w:delText xml:space="preserve">affine function</w:delText>
          </w:r>
        </w:del>
      </w:hyperlink>
    </w:p>
    <w:p>
      <w:pPr>
        <w:pStyle w:val="FirstParagraph"/>
      </w:pPr>
      <w:ins w:id="1012" w:author="PR Preview" w:date="2026-01-01T00:00:00Z">
        <w:r>
          <w:rPr>
            <w:b/>
            <w:bCs/>
          </w:rPr>
          <w:t xml:space="preserve">Definition 16 (Tangent line)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Let</w:t>
        </w:r>
      </w:ins>
      <w:ins w:id="1015" w:author="PR Preview" w:date="2026-01-01T00:00:00Z">
        <w:r>
          <w:t xml:space="preserve"> </w:t>
        </w:r>
      </w:ins>
      <m:oMath>
        <m:r>
          <m:t>f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be differentiable at</w:t>
        </w:r>
      </w:ins>
      <w:ins w:id="1018" w:author="PR Preview" w:date="2026-01-01T00:00:00Z">
        <w:r>
          <w:t xml:space="preserve"> </w:t>
        </w:r>
      </w:ins>
      <m:oMath>
        <m:r>
          <m:t>c</m:t>
        </m:r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(</w:t>
        </w:r>
      </w:ins>
      <w:hyperlink w:anchor="def-differentiable">
        <w:ins w:id="102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022" w:author="PR Preview" w:date="2026-01-01T00:00:00Z">
        <w:r>
          <w:t xml:space="preserve">).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The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rPr>
            <w:b/>
            <w:bCs/>
          </w:rPr>
          <w:t xml:space="preserve">tangent line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to the</w:t>
        </w:r>
      </w:ins>
      <w:ins w:id="1029" w:author="PR Preview" w:date="2026-01-01T00:00:00Z">
        <w:r>
          <w:t xml:space="preserve"> </w:t>
        </w:r>
      </w:ins>
      <w:hyperlink r:id="rId120">
        <w:ins w:id="1030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of</w:t>
        </w:r>
      </w:ins>
      <w:ins w:id="1033" w:author="PR Preview" w:date="2026-01-01T00:00:00Z">
        <w:r>
          <w:t xml:space="preserve"> </w:t>
        </w:r>
      </w:ins>
      <m:oMath>
        <m:r>
          <m:t>f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at</w:t>
        </w:r>
      </w:ins>
      <w:ins w:id="1036" w:author="PR Preview" w:date="2026-01-01T00:00:00Z">
        <w:r>
          <w:t xml:space="preserve"> </w:t>
        </w:r>
      </w:ins>
      <m:oMath>
        <m:r>
          <m:t>c</m:t>
        </m:r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is the graph of the</w:t>
        </w:r>
      </w:ins>
      <w:ins w:id="1039" w:author="PR Preview" w:date="2026-01-01T00:00:00Z">
        <w:r>
          <w:t xml:space="preserve"> </w:t>
        </w:r>
      </w:ins>
      <w:hyperlink r:id="rId121">
        <w:ins w:id="1040" w:author="PR Preview" w:date="2026-01-01T00:00:00Z">
          <w:r>
            <w:rPr>
              <w:rStyle w:val="Hyperlink"/>
            </w:rPr>
            <w:t xml:space="preserve">affine function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del w:id="1041" w:author="PR Preview" w:date="2026-01-01T00:00:00Z">
        <w:r>
          <w:rPr>
            <w:b/>
            <w:bCs/>
          </w:rPr>
          <w:delText xml:space="preserve">Definition 10 (Linear approximation (first-order Taylor approximation))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For a function</w:delText>
        </w:r>
      </w:del>
      <w:del w:id="1044" w:author="PR Preview" w:date="2026-01-01T00:00:00Z">
        <w:r>
          <w:delText xml:space="preserve"> </w:delText>
        </w:r>
      </w:del>
      <m:oMath>
        <m:r>
          <m:t>f</m:t>
        </m:r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that is differentiable at</w:delText>
        </w:r>
      </w:del>
      <w:del w:id="1047" w:author="PR Preview" w:date="2026-01-01T00:00:00Z">
        <w:r>
          <w:delText xml:space="preserve"> </w:delText>
        </w:r>
      </w:del>
      <m:oMath>
        <m:r>
          <m:t>w</m:t>
        </m:r>
      </m:oMath>
      <w:del w:id="1048" w:author="PR Preview" w:date="2026-01-01T00:00:00Z">
        <w:r>
          <w:delText xml:space="preserve">,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the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rPr>
            <w:b/>
            <w:bCs/>
          </w:rPr>
          <w:delText xml:space="preserve">linear approximation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of</w:delText>
        </w:r>
      </w:del>
      <w:del w:id="1055" w:author="PR Preview" w:date="2026-01-01T00:00:00Z">
        <w:r>
          <w:delText xml:space="preserve"> </w:delText>
        </w:r>
      </w:del>
      <m:oMath>
        <m:r>
          <m:t>f</m:t>
        </m:r>
      </m:oMath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at</w:delText>
        </w:r>
      </w:del>
      <w:del w:id="1058" w:author="PR Preview" w:date="2026-01-01T00:00:00Z">
        <w:r>
          <w:delText xml:space="preserve"> </w:delText>
        </w:r>
      </w:del>
      <m:oMath>
        <m:r>
          <m:t>w</m:t>
        </m:r>
      </m:oMath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(also called the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rPr>
            <w:b/>
            <w:bCs/>
          </w:rPr>
          <w:delText xml:space="preserve">first-order Taylor approximation</w:delText>
        </w:r>
      </w:del>
      <w:del w:id="1063" w:author="PR Preview" w:date="2026-01-01T00:00:00Z">
        <w:r>
          <w:delText xml:space="preserve">)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is the function of the step</w:delText>
        </w:r>
      </w:del>
      <w:del w:id="1066" w:author="PR Preview" w:date="2026-01-01T00:00:00Z">
        <w:r>
          <w:delText xml:space="preserve"> </w:delText>
        </w:r>
      </w:del>
      <m:oMath>
        <m:r>
          <m:t>ε</m:t>
        </m:r>
      </m:oMath>
    </w:p>
    <w:p>
      <w:pPr>
        <w:pStyle w:val="FirstParagraph"/>
      </w:pPr>
      <w:ins w:id="1067" w:author="PR Preview" w:date="2026-01-01T00:00:00Z">
        <w:r>
          <w:rPr>
            <w:b/>
            <w:bCs/>
          </w:rPr>
          <w:t xml:space="preserve">Definition 17 (Linear approximation (first-order Taylor approximation))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For a function</w:t>
        </w:r>
      </w:ins>
      <w:ins w:id="1070" w:author="PR Preview" w:date="2026-01-01T00:00:00Z">
        <w:r>
          <w:t xml:space="preserve"> </w:t>
        </w:r>
      </w:ins>
      <m:oMath>
        <m:r>
          <m:t>f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that is differentiable at</w:t>
        </w:r>
      </w:ins>
      <w:ins w:id="1073" w:author="PR Preview" w:date="2026-01-01T00:00:00Z">
        <w:r>
          <w:t xml:space="preserve"> </w:t>
        </w:r>
      </w:ins>
      <m:oMath>
        <m:r>
          <m:t>w</m:t>
        </m:r>
      </m:oMath>
      <w:ins w:id="1074" w:author="PR Preview" w:date="2026-01-01T00:00:00Z">
        <w:r>
          <w:t xml:space="preserve">,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the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rPr>
            <w:b/>
            <w:bCs/>
          </w:rPr>
          <w:t xml:space="preserve">linear approximation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of</w:t>
        </w:r>
      </w:ins>
      <w:ins w:id="1081" w:author="PR Preview" w:date="2026-01-01T00:00:00Z">
        <w:r>
          <w:t xml:space="preserve"> </w:t>
        </w:r>
      </w:ins>
      <m:oMath>
        <m:r>
          <m:t>f</m:t>
        </m:r>
      </m:oMath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at</w:t>
        </w:r>
      </w:ins>
      <w:ins w:id="1084" w:author="PR Preview" w:date="2026-01-01T00:00:00Z">
        <w:r>
          <w:t xml:space="preserve"> </w:t>
        </w:r>
      </w:ins>
      <m:oMath>
        <m:r>
          <m:t>w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(also called the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rPr>
            <w:b/>
            <w:bCs/>
          </w:rPr>
          <w:t xml:space="preserve">first-order Taylor approximation</w:t>
        </w:r>
      </w:ins>
      <w:ins w:id="1089" w:author="PR Preview" w:date="2026-01-01T00:00:00Z">
        <w:r>
          <w:t xml:space="preserve">)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is the function of the step</w:t>
        </w:r>
      </w:ins>
      <w:ins w:id="1092" w:author="PR Preview" w:date="2026-01-01T00:00:00Z">
        <w:r>
          <w:t xml:space="preserve"> </w:t>
        </w:r>
      </w:ins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del w:id="1093" w:author="PR Preview" w:date="2026-01-01T00:00:00Z">
        <w:r>
          <w:rPr>
            <w:i/>
            <w:iCs/>
          </w:rPr>
          <w:delText xml:space="preserve">Remark 2</w:delText>
        </w:r>
      </w:del>
      <w:del w:id="1094" w:author="PR Preview" w:date="2026-01-01T00:00:00Z">
        <w:r>
          <w:delText xml:space="preserve"> (The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“linear”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approximation is affine). </w:delText>
        </w:r>
      </w:del>
      <w:del w:id="1099" w:author="PR Preview" w:date="2026-01-01T00:00:00Z">
        <w:r>
          <w:delText xml:space="preserve">The linear approximation</w:delText>
        </w:r>
      </w:del>
      <w:del w:id="11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(</w:delText>
        </w:r>
      </w:del>
      <w:hyperlink w:anchor="def-linear-approximation">
        <w:del w:id="110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104" w:author="PR Preview" w:date="2026-01-01T00:00:00Z">
        <w:r>
          <w:delText xml:space="preserve">)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is an</w:delText>
        </w:r>
      </w:del>
      <w:del w:id="1107" w:author="PR Preview" w:date="2026-01-01T00:00:00Z">
        <w:r>
          <w:delText xml:space="preserve"> </w:delText>
        </w:r>
      </w:del>
      <w:hyperlink r:id="rId121">
        <w:del w:id="1108" w:author="PR Preview" w:date="2026-01-01T00:00:00Z">
          <w:r>
            <w:rPr>
              <w:rStyle w:val="Hyperlink"/>
            </w:rPr>
            <w:delText xml:space="preserve">affine function</w:delText>
          </w:r>
        </w:del>
      </w:hyperlink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of the step</w:delText>
        </w:r>
      </w:del>
      <w:del w:id="1111" w:author="PR Preview" w:date="2026-01-01T00:00:00Z">
        <w:r>
          <w:delText xml:space="preserve"> </w:delText>
        </w:r>
      </w:del>
      <m:oMath>
        <m:r>
          <m:t>ε</m:t>
        </m:r>
      </m:oMath>
      <w:del w:id="1112" w:author="PR Preview" w:date="2026-01-01T00:00:00Z">
        <w:r>
          <w:delText xml:space="preserve">: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its slope is</w:delText>
        </w:r>
      </w:del>
      <w:del w:id="111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and its intercept is</w:delText>
        </w:r>
      </w:del>
      <w:del w:id="11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del w:id="1119" w:author="PR Preview" w:date="2026-01-01T00:00:00Z">
        <w:r>
          <w:delText xml:space="preserve">.</w:delText>
        </w:r>
      </w:del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It is</w:delText>
        </w:r>
      </w:del>
      <w:del w:id="1122" w:author="PR Preview" w:date="2026-01-01T00:00:00Z">
        <w:r>
          <w:delText xml:space="preserve"> </w:delText>
        </w:r>
      </w:del>
      <w:hyperlink r:id="rId127">
        <w:del w:id="1123" w:author="PR Preview" w:date="2026-01-01T00:00:00Z">
          <w:r>
            <w:rPr>
              <w:rStyle w:val="Hyperlink"/>
            </w:rPr>
            <w:delText xml:space="preserve">linear</w:delText>
          </w:r>
        </w:del>
      </w:hyperlink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in</w:delText>
        </w:r>
      </w:del>
      <w:del w:id="1126" w:author="PR Preview" w:date="2026-01-01T00:00:00Z">
        <w:r>
          <w:delText xml:space="preserve"> </w:delText>
        </w:r>
      </w:del>
      <m:oMath>
        <m:r>
          <m:t>ε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only when</w:delText>
        </w:r>
      </w:del>
      <w:del w:id="11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30" w:author="PR Preview" w:date="2026-01-01T00:00:00Z">
        <w:r>
          <w:delText xml:space="preserve">.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The name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“linear approximation”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uses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“linear”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in the looser sense of elementary algebra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(</w:delText>
        </w:r>
      </w:del>
      <w:hyperlink r:id="rId128">
        <w:del w:id="1143" w:author="PR Preview" w:date="2026-01-01T00:00:00Z">
          <w:r>
            <w:rPr>
              <w:rStyle w:val="Hyperlink"/>
            </w:rPr>
            <w:delText xml:space="preserve">remark</w:delText>
          </w:r>
        </w:del>
      </w:hyperlink>
      <w:del w:id="1144" w:author="PR Preview" w:date="2026-01-01T00:00:00Z">
        <w:r>
          <w:delText xml:space="preserve">).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Boyd and Vandenberghe (2018)</w:delText>
        </w:r>
      </w:del>
      <w:del w:id="1147" w:author="PR Preview" w:date="2026-01-01T00:00:00Z">
        <w:r>
          <w:delText xml:space="preserve">, section 2.2, treats the first-order Taylor approximation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as an affine function for functions of several variables as well.</w:delText>
        </w:r>
      </w:del>
    </w:p>
    <w:p>
      <w:pPr>
        <w:pStyle w:val="BodyText"/>
      </w:pPr>
      <w:ins w:id="1150" w:author="PR Preview" w:date="2026-01-01T00:00:00Z">
        <w:r>
          <w:rPr>
            <w:i/>
            <w:iCs/>
          </w:rPr>
          <w:t xml:space="preserve">Remark 2</w:t>
        </w:r>
      </w:ins>
      <w:ins w:id="1151" w:author="PR Preview" w:date="2026-01-01T00:00:00Z">
        <w:r>
          <w:t xml:space="preserve"> (The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“linear”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approximation is affine). </w:t>
        </w:r>
      </w:ins>
      <w:ins w:id="1156" w:author="PR Preview" w:date="2026-01-01T00:00:00Z">
        <w:r>
          <w:t xml:space="preserve">The linear approximation</w:t>
        </w:r>
      </w:ins>
      <w:ins w:id="115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(</w:t>
        </w:r>
      </w:ins>
      <w:hyperlink w:anchor="def-linear-approximation">
        <w:ins w:id="116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161" w:author="PR Preview" w:date="2026-01-01T00:00:00Z">
        <w:r>
          <w:t xml:space="preserve">)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is an</w:t>
        </w:r>
      </w:ins>
      <w:ins w:id="1164" w:author="PR Preview" w:date="2026-01-01T00:00:00Z">
        <w:r>
          <w:t xml:space="preserve"> </w:t>
        </w:r>
      </w:ins>
      <w:hyperlink r:id="rId121">
        <w:ins w:id="1165" w:author="PR Preview" w:date="2026-01-01T00:00:00Z">
          <w:r>
            <w:rPr>
              <w:rStyle w:val="Hyperlink"/>
            </w:rPr>
            <w:t xml:space="preserve">affine function</w:t>
          </w:r>
        </w:ins>
      </w:hyperlink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of the step</w:t>
        </w:r>
      </w:ins>
      <w:ins w:id="1168" w:author="PR Preview" w:date="2026-01-01T00:00:00Z">
        <w:r>
          <w:t xml:space="preserve"> </w:t>
        </w:r>
      </w:ins>
      <m:oMath>
        <m:r>
          <m:t>ε</m:t>
        </m:r>
      </m:oMath>
      <w:ins w:id="1169" w:author="PR Preview" w:date="2026-01-01T00:00:00Z">
        <w:r>
          <w:t xml:space="preserve">: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its slope is</w:t>
        </w:r>
      </w:ins>
      <w:ins w:id="117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and its intercept is</w:t>
        </w:r>
      </w:ins>
      <w:ins w:id="11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176" w:author="PR Preview" w:date="2026-01-01T00:00:00Z">
        <w:r>
          <w:t xml:space="preserve">.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It is</w:t>
        </w:r>
      </w:ins>
      <w:ins w:id="1179" w:author="PR Preview" w:date="2026-01-01T00:00:00Z">
        <w:r>
          <w:t xml:space="preserve"> </w:t>
        </w:r>
      </w:ins>
      <w:hyperlink r:id="rId127">
        <w:ins w:id="1180" w:author="PR Preview" w:date="2026-01-01T00:00:00Z">
          <w:r>
            <w:rPr>
              <w:rStyle w:val="Hyperlink"/>
            </w:rPr>
            <w:t xml:space="preserve">linear</w:t>
          </w:r>
        </w:ins>
      </w:hyperlink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in</w:t>
        </w:r>
      </w:ins>
      <w:ins w:id="1183" w:author="PR Preview" w:date="2026-01-01T00:00:00Z">
        <w:r>
          <w:t xml:space="preserve"> </w:t>
        </w:r>
      </w:ins>
      <m:oMath>
        <m:r>
          <m:t>ε</m:t>
        </m:r>
      </m:oMath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only when</w:t>
        </w:r>
      </w:ins>
      <w:ins w:id="11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87" w:author="PR Preview" w:date="2026-01-01T00:00:00Z">
        <w:r>
          <w:t xml:space="preserve">.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The name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“linear approximation”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uses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“linear”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in the looser sense of elementary algebra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(</w:t>
        </w:r>
      </w:ins>
      <w:hyperlink r:id="rId128">
        <w:ins w:id="1200" w:author="PR Preview" w:date="2026-01-01T00:00:00Z">
          <w:r>
            <w:rPr>
              <w:rStyle w:val="Hyperlink"/>
            </w:rPr>
            <w:t xml:space="preserve">remark</w:t>
          </w:r>
        </w:ins>
      </w:hyperlink>
      <w:ins w:id="1201" w:author="PR Preview" w:date="2026-01-01T00:00:00Z">
        <w:r>
          <w:t xml:space="preserve">).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Boyd and Vandenberghe (2018)</w:t>
        </w:r>
      </w:ins>
      <w:ins w:id="1204" w:author="PR Preview" w:date="2026-01-01T00:00:00Z">
        <w:r>
          <w:t xml:space="preserve">, section 2.2, treats the first-order Taylor approximation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as an affine function for functions of several variables as well.</w:t>
        </w:r>
      </w:ins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del w:id="1207" w:author="PR Preview" w:date="2026-01-01T00:00:00Z">
        <w:r>
          <w:rPr>
            <w:b/>
            <w:bCs/>
          </w:rPr>
          <w:delText xml:space="preserve">Definition 11 (Flat point (stationary point))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Let</w:delText>
        </w:r>
      </w:del>
      <w:del w:id="1210" w:author="PR Preview" w:date="2026-01-01T00:00:00Z">
        <w:r>
          <w:delText xml:space="preserve"> </w:delText>
        </w:r>
      </w:del>
      <m:oMath>
        <m:r>
          <m:t>f</m:t>
        </m:r>
      </m:oMath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be differentiable at</w:delText>
        </w:r>
      </w:del>
      <w:del w:id="1213" w:author="PR Preview" w:date="2026-01-01T00:00:00Z">
        <w:r>
          <w:delText xml:space="preserve"> </w:delText>
        </w:r>
      </w:del>
      <m:oMath>
        <m:r>
          <m:t>c</m:t>
        </m:r>
      </m:oMath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(</w:delText>
        </w:r>
      </w:del>
      <w:hyperlink w:anchor="def-differentiable">
        <w:del w:id="121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217" w:author="PR Preview" w:date="2026-01-01T00:00:00Z">
        <w:r>
          <w:delText xml:space="preserve">).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If</w:delText>
        </w:r>
      </w:del>
      <w:del w:id="122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21" w:author="PR Preview" w:date="2026-01-01T00:00:00Z">
        <w:r>
          <w:delText xml:space="preserve">, then</w:delText>
        </w:r>
      </w:del>
      <w:del w:id="1222" w:author="PR Preview" w:date="2026-01-01T00:00:00Z">
        <w:r>
          <w:delText xml:space="preserve"> </w:delText>
        </w:r>
      </w:del>
      <m:oMath>
        <m:r>
          <m:t>c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is a</w:delText>
        </w:r>
      </w:del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rPr>
            <w:b/>
            <w:bCs/>
          </w:rPr>
          <w:delText xml:space="preserve">flat point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of</w:delText>
        </w:r>
      </w:del>
      <w:del w:id="1229" w:author="PR Preview" w:date="2026-01-01T00:00:00Z">
        <w:r>
          <w:delText xml:space="preserve"> </w:delText>
        </w:r>
      </w:del>
      <m:oMath>
        <m:r>
          <m:t>f</m:t>
        </m:r>
      </m:oMath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(also called a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rPr>
            <w:b/>
            <w:bCs/>
          </w:rPr>
          <w:delText xml:space="preserve">stationary point</w:delText>
        </w:r>
      </w:del>
      <w:del w:id="1234" w:author="PR Preview" w:date="2026-01-01T00:00:00Z">
        <w:r>
          <w:delText xml:space="preserve">).</w:delText>
        </w:r>
      </w:del>
    </w:p>
    <w:p>
      <w:pPr>
        <w:pStyle w:val="FirstParagraph"/>
      </w:pPr>
      <w:ins w:id="1235" w:author="PR Preview" w:date="2026-01-01T00:00:00Z">
        <w:r>
          <w:rPr>
            <w:b/>
            <w:bCs/>
          </w:rPr>
          <w:t xml:space="preserve">Definition 18 (Flat point (stationary point))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Let</w:t>
        </w:r>
      </w:ins>
      <w:ins w:id="1238" w:author="PR Preview" w:date="2026-01-01T00:00:00Z">
        <w:r>
          <w:t xml:space="preserve"> </w:t>
        </w:r>
      </w:ins>
      <m:oMath>
        <m:r>
          <m:t>f</m:t>
        </m:r>
      </m:oMath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be differentiable at</w:t>
        </w:r>
      </w:ins>
      <w:ins w:id="1241" w:author="PR Preview" w:date="2026-01-01T00:00:00Z">
        <w:r>
          <w:t xml:space="preserve"> </w:t>
        </w:r>
      </w:ins>
      <m:oMath>
        <m:r>
          <m:t>c</m:t>
        </m:r>
      </m:oMath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(</w:t>
        </w:r>
      </w:ins>
      <w:hyperlink w:anchor="def-differentiable">
        <w:ins w:id="124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245" w:author="PR Preview" w:date="2026-01-01T00:00:00Z">
        <w:r>
          <w:t xml:space="preserve">).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If</w:t>
        </w:r>
      </w:ins>
      <w:ins w:id="124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49" w:author="PR Preview" w:date="2026-01-01T00:00:00Z">
        <w:r>
          <w:t xml:space="preserve">, then</w:t>
        </w:r>
      </w:ins>
      <w:ins w:id="1250" w:author="PR Preview" w:date="2026-01-01T00:00:00Z">
        <w:r>
          <w:t xml:space="preserve"> </w:t>
        </w:r>
      </w:ins>
      <m:oMath>
        <m:r>
          <m:t>c</m:t>
        </m:r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is a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rPr>
            <w:b/>
            <w:bCs/>
          </w:rPr>
          <w:t xml:space="preserve">flat point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of</w:t>
        </w:r>
      </w:ins>
      <w:ins w:id="1257" w:author="PR Preview" w:date="2026-01-01T00:00:00Z">
        <w:r>
          <w:t xml:space="preserve"> </w:t>
        </w:r>
      </w:ins>
      <m:oMath>
        <m:r>
          <m:t>f</m:t>
        </m:r>
      </m:oMath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(also called a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rPr>
            <w:b/>
            <w:bCs/>
          </w:rPr>
          <w:t xml:space="preserve">stationary point</w:t>
        </w:r>
      </w:ins>
      <w:ins w:id="1262" w:author="PR Preview" w:date="2026-01-01T00:00:00Z">
        <w:r>
          <w:t xml:space="preserve">).</w:t>
        </w:r>
      </w:ins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del w:id="1263" w:author="PR Preview" w:date="2026-01-01T00:00:00Z">
        <w:r>
          <w:rPr>
            <w:b/>
            <w:bCs/>
          </w:rPr>
          <w:delText xml:space="preserve">Definition 12 (Critical point)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Let</w:delText>
        </w:r>
      </w:del>
      <w:del w:id="1266" w:author="PR Preview" w:date="2026-01-01T00:00:00Z">
        <w:r>
          <w:delText xml:space="preserve"> </w:delText>
        </w:r>
      </w:del>
      <m:oMath>
        <m:r>
          <m:t>f</m:t>
        </m:r>
      </m:oMath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be a function defined on an</w:delText>
        </w:r>
      </w:del>
      <w:del w:id="1269" w:author="PR Preview" w:date="2026-01-01T00:00:00Z">
        <w:r>
          <w:delText xml:space="preserve"> </w:delText>
        </w:r>
      </w:del>
      <w:hyperlink r:id="rId13">
        <w:del w:id="1270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containing</w:delText>
        </w:r>
      </w:del>
      <w:del w:id="1273" w:author="PR Preview" w:date="2026-01-01T00:00:00Z">
        <w:r>
          <w:delText xml:space="preserve"> </w:delText>
        </w:r>
      </w:del>
      <m:oMath>
        <m:r>
          <m:t>c</m:t>
        </m:r>
      </m:oMath>
      <w:del w:id="1274" w:author="PR Preview" w:date="2026-01-01T00:00:00Z">
        <w:r>
          <w:delText xml:space="preserve">.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The point</w:delText>
        </w:r>
      </w:del>
      <w:del w:id="1277" w:author="PR Preview" w:date="2026-01-01T00:00:00Z">
        <w:r>
          <w:delText xml:space="preserve"> </w:delText>
        </w:r>
      </w:del>
      <m:oMath>
        <m:r>
          <m:t>c</m:t>
        </m:r>
      </m:oMath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is a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rPr>
            <w:b/>
            <w:bCs/>
          </w:rPr>
          <w:delText xml:space="preserve">critical point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of</w:delText>
        </w:r>
      </w:del>
      <w:del w:id="1284" w:author="PR Preview" w:date="2026-01-01T00:00:00Z">
        <w:r>
          <w:delText xml:space="preserve"> </w:delText>
        </w:r>
      </w:del>
      <m:oMath>
        <m:r>
          <m:t>f</m:t>
        </m:r>
      </m:oMath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if either</w:delText>
        </w:r>
      </w:del>
      <w:del w:id="128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or</w:delText>
        </w:r>
      </w:del>
      <w:del w:id="1290" w:author="PR Preview" w:date="2026-01-01T00:00:00Z">
        <w:r>
          <w:delText xml:space="preserve"> </w:delText>
        </w:r>
      </w:del>
      <m:oMath>
        <m:r>
          <m:t>f</m:t>
        </m:r>
      </m:oMath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is not differentiable at</w:delText>
        </w:r>
      </w:del>
      <w:del w:id="1293" w:author="PR Preview" w:date="2026-01-01T00:00:00Z">
        <w:r>
          <w:delText xml:space="preserve"> </w:delText>
        </w:r>
      </w:del>
      <m:oMath>
        <m:r>
          <m:t>c</m:t>
        </m:r>
      </m:oMath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(</w:delText>
        </w:r>
      </w:del>
      <w:hyperlink w:anchor="def-differentiable">
        <w:del w:id="129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297" w:author="PR Preview" w:date="2026-01-01T00:00:00Z">
        <w:r>
          <w:delText xml:space="preserve">).</w:delText>
        </w:r>
      </w:del>
    </w:p>
    <w:p>
      <w:pPr>
        <w:pStyle w:val="BodyText"/>
      </w:pPr>
      <w:ins w:id="1298" w:author="PR Preview" w:date="2026-01-01T00:00:00Z">
        <w:r>
          <w:rPr>
            <w:b/>
            <w:bCs/>
          </w:rPr>
          <w:t xml:space="preserve">Definition 19 (Critical point)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Let</w:t>
        </w:r>
      </w:ins>
      <w:ins w:id="1301" w:author="PR Preview" w:date="2026-01-01T00:00:00Z">
        <w:r>
          <w:t xml:space="preserve"> </w:t>
        </w:r>
      </w:ins>
      <m:oMath>
        <m:r>
          <m:t>f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be a function defined on an</w:t>
        </w:r>
      </w:ins>
      <w:ins w:id="1304" w:author="PR Preview" w:date="2026-01-01T00:00:00Z">
        <w:r>
          <w:t xml:space="preserve"> </w:t>
        </w:r>
      </w:ins>
      <w:hyperlink r:id="rId10">
        <w:ins w:id="1305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containing</w:t>
        </w:r>
      </w:ins>
      <w:ins w:id="1308" w:author="PR Preview" w:date="2026-01-01T00:00:00Z">
        <w:r>
          <w:t xml:space="preserve"> </w:t>
        </w:r>
      </w:ins>
      <m:oMath>
        <m:r>
          <m:t>c</m:t>
        </m:r>
      </m:oMath>
      <w:ins w:id="1309" w:author="PR Preview" w:date="2026-01-01T00:00:00Z">
        <w:r>
          <w:t xml:space="preserve">.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The point</w:t>
        </w:r>
      </w:ins>
      <w:ins w:id="1312" w:author="PR Preview" w:date="2026-01-01T00:00:00Z">
        <w:r>
          <w:t xml:space="preserve"> </w:t>
        </w:r>
      </w:ins>
      <m:oMath>
        <m:r>
          <m:t>c</m:t>
        </m:r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is a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rPr>
            <w:b/>
            <w:bCs/>
          </w:rPr>
          <w:t xml:space="preserve">critical point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of</w:t>
        </w:r>
      </w:ins>
      <w:ins w:id="1319" w:author="PR Preview" w:date="2026-01-01T00:00:00Z">
        <w:r>
          <w:t xml:space="preserve"> </w:t>
        </w:r>
      </w:ins>
      <m:oMath>
        <m:r>
          <m:t>f</m:t>
        </m:r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if either</w:t>
        </w:r>
      </w:ins>
      <w:ins w:id="13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or</w:t>
        </w:r>
      </w:ins>
      <w:ins w:id="1325" w:author="PR Preview" w:date="2026-01-01T00:00:00Z">
        <w:r>
          <w:t xml:space="preserve"> </w:t>
        </w:r>
      </w:ins>
      <m:oMath>
        <m:r>
          <m:t>f</m:t>
        </m:r>
      </m:oMath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is not differentiable at</w:t>
        </w:r>
      </w:ins>
      <w:ins w:id="1328" w:author="PR Preview" w:date="2026-01-01T00:00:00Z">
        <w:r>
          <w:t xml:space="preserve"> </w:t>
        </w:r>
      </w:ins>
      <m:oMath>
        <m:r>
          <m:t>c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(</w:t>
        </w:r>
      </w:ins>
      <w:hyperlink w:anchor="def-differentiable">
        <w:ins w:id="133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332" w:author="PR Preview" w:date="2026-01-01T00:00:00Z">
        <w:r>
          <w:t xml:space="preserve">).</w:t>
        </w:r>
      </w:ins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has no derivative at</w:delText>
        </w:r>
      </w:del>
      <w:del w:id="1335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0</m:t>
        </m:r>
      </m:oMath>
      <w:del w:id="1336" w:author="PR Preview" w:date="2026-01-01T00:00:00Z">
        <w:r>
          <w:delText xml:space="preserve">: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its one-sided derivatives there are</w:delText>
        </w:r>
      </w:del>
      <w:del w:id="1339" w:author="PR Preview" w:date="2026-01-01T00:00:00Z">
        <w:r>
          <w:delText xml:space="preserve"> </w:delText>
        </w:r>
      </w:del>
      <m:oMath>
        <m:r>
          <m:t>1</m:t>
        </m:r>
      </m:oMath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and</w:delText>
        </w:r>
      </w:del>
      <w:del w:id="134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(</w:delText>
        </w:r>
      </w:del>
      <w:hyperlink w:anchor="exm-one-sided-derivative">
        <w:del w:id="1345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346" w:author="PR Preview" w:date="2026-01-01T00:00:00Z">
        <w:r>
          <w:delText xml:space="preserve">),</w:delText>
        </w:r>
      </w:del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so the difference quotient</w:delText>
        </w:r>
      </w:del>
      <w:del w:id="134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has no limit as</w:delText>
        </w:r>
      </w:del>
      <w:del w:id="1352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(</w:delText>
        </w:r>
      </w:del>
      <w:hyperlink w:anchor="def-one-sided-limit">
        <w:del w:id="135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356" w:author="PR Preview" w:date="2026-01-01T00:00:00Z">
        <w:r>
          <w:delText xml:space="preserve">).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So</w:delText>
        </w:r>
      </w:del>
      <w:del w:id="1359" w:author="PR Preview" w:date="2026-01-01T00:00:00Z">
        <w:r>
          <w:delText xml:space="preserve"> </w:delText>
        </w:r>
      </w:del>
      <m:oMath>
        <m:r>
          <m:t>0</m:t>
        </m:r>
      </m:oMath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is a critical point of</w:delText>
        </w:r>
      </w:del>
      <w:del w:id="1362" w:author="PR Preview" w:date="2026-01-01T00:00:00Z">
        <w:r>
          <w:delText xml:space="preserve"> </w:delText>
        </w:r>
      </w:del>
      <m:oMath>
        <m:r>
          <m:t>g</m:t>
        </m:r>
      </m:oMath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but not a flat point.</w:delText>
        </w:r>
      </w:del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has no derivative at</w:t>
        </w:r>
      </w:ins>
      <w:ins w:id="1367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0</m:t>
        </m:r>
      </m:oMath>
      <w:ins w:id="1368" w:author="PR Preview" w:date="2026-01-01T00:00:00Z">
        <w:r>
          <w:t xml:space="preserve">: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its one-sided derivatives there are</w:t>
        </w:r>
      </w:ins>
      <w:ins w:id="1371" w:author="PR Preview" w:date="2026-01-01T00:00:00Z">
        <w:r>
          <w:t xml:space="preserve"> </w:t>
        </w:r>
      </w:ins>
      <m:oMath>
        <m:r>
          <m:t>1</m:t>
        </m:r>
      </m:oMath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and</w:t>
        </w:r>
      </w:ins>
      <w:ins w:id="137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(</w:t>
        </w:r>
      </w:ins>
      <w:hyperlink w:anchor="exm-one-sided-derivative">
        <w:ins w:id="1377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378" w:author="PR Preview" w:date="2026-01-01T00:00:00Z">
        <w:r>
          <w:t xml:space="preserve">),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so the difference quotient</w:t>
        </w:r>
      </w:ins>
      <w:ins w:id="1381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has no limit as</w:t>
        </w:r>
      </w:ins>
      <w:ins w:id="138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(</w:t>
        </w:r>
      </w:ins>
      <w:hyperlink w:anchor="def-one-sided-limit">
        <w:ins w:id="138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388" w:author="PR Preview" w:date="2026-01-01T00:00:00Z">
        <w:r>
          <w:t xml:space="preserve">).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So</w:t>
        </w:r>
      </w:ins>
      <w:ins w:id="1391" w:author="PR Preview" w:date="2026-01-01T00:00:00Z">
        <w:r>
          <w:t xml:space="preserve"> </w:t>
        </w:r>
      </w:ins>
      <m:oMath>
        <m:r>
          <m:t>0</m:t>
        </m:r>
      </m:oMath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is a critical point of</w:t>
        </w:r>
      </w:ins>
      <w:ins w:id="1394" w:author="PR Preview" w:date="2026-01-01T00:00:00Z">
        <w:r>
          <w:t xml:space="preserve"> </w:t>
        </w:r>
      </w:ins>
      <m:oMath>
        <m:r>
          <m:t>g</m:t>
        </m:r>
      </m:oMath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but not a flat point.</w:t>
        </w:r>
      </w:ins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del w:id="1397" w:author="PR Preview" w:date="2026-01-01T00:00:00Z">
        <w:r>
          <w:rPr>
            <w:b/>
            <w:bCs/>
          </w:rPr>
          <w:delText xml:space="preserve">Theorem 11 (Every flat point is a critical point)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If</w:delText>
        </w:r>
      </w:del>
      <w:del w:id="1400" w:author="PR Preview" w:date="2026-01-01T00:00:00Z">
        <w:r>
          <w:delText xml:space="preserve"> </w:delText>
        </w:r>
      </w:del>
      <m:oMath>
        <m:r>
          <m:t>c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is a flat point of</w:delText>
        </w:r>
      </w:del>
      <w:del w:id="1403" w:author="PR Preview" w:date="2026-01-01T00:00:00Z">
        <w:r>
          <w:delText xml:space="preserve"> </w:delText>
        </w:r>
      </w:del>
      <m:oMath>
        <m:r>
          <m:t>f</m:t>
        </m:r>
      </m:oMath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(</w:delText>
        </w:r>
      </w:del>
      <w:hyperlink w:anchor="def-flat-point">
        <w:del w:id="140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407" w:author="PR Preview" w:date="2026-01-01T00:00:00Z">
        <w:r>
          <w:delText xml:space="preserve">), then</w:delText>
        </w:r>
      </w:del>
      <w:del w:id="1408" w:author="PR Preview" w:date="2026-01-01T00:00:00Z">
        <w:r>
          <w:delText xml:space="preserve"> </w:delText>
        </w:r>
      </w:del>
      <m:oMath>
        <m:r>
          <m:t>c</m:t>
        </m:r>
      </m:oMath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is a critical point of</w:delText>
        </w:r>
      </w:del>
      <w:del w:id="1411" w:author="PR Preview" w:date="2026-01-01T00:00:00Z">
        <w:r>
          <w:delText xml:space="preserve"> </w:delText>
        </w:r>
      </w:del>
      <m:oMath>
        <m:r>
          <m:t>f</m:t>
        </m:r>
      </m:oMath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(</w:delText>
        </w:r>
      </w:del>
      <w:hyperlink w:anchor="def-critical-point">
        <w:del w:id="1414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15" w:author="PR Preview" w:date="2026-01-01T00:00:00Z">
        <w:r>
          <w:delText xml:space="preserve">).</w:delText>
        </w:r>
      </w:del>
    </w:p>
    <w:p>
      <w:pPr>
        <w:pStyle w:val="BodyText"/>
      </w:pPr>
      <w:del w:id="1416" w:author="PR Preview" w:date="2026-01-01T00:00:00Z">
        <w:r>
          <w:rPr>
            <w:i/>
            <w:iCs/>
          </w:rPr>
          <w:delText xml:space="preserve">Proof</w:delText>
        </w:r>
      </w:del>
      <w:del w:id="1417" w:author="PR Preview" w:date="2026-01-01T00:00:00Z">
        <w:r>
          <w:delText xml:space="preserve">. </w:delText>
        </w:r>
      </w:del>
      <w:del w:id="1418" w:author="PR Preview" w:date="2026-01-01T00:00:00Z">
        <w:r>
          <w:delText xml:space="preserve">A flat point</w:delText>
        </w:r>
      </w:del>
      <w:del w:id="1419" w:author="PR Preview" w:date="2026-01-01T00:00:00Z">
        <w:r>
          <w:delText xml:space="preserve"> </w:delText>
        </w:r>
      </w:del>
      <m:oMath>
        <m:r>
          <m:t>c</m:t>
        </m:r>
      </m:oMath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has</w:delText>
        </w:r>
      </w:del>
      <w:del w:id="1422" w:author="PR Preview" w:date="2026-01-01T00:00:00Z">
        <w:r>
          <w:delText xml:space="preserve"> </w:delText>
        </w:r>
      </w:del>
      <m:oMath>
        <m:r>
          <m:t>f</m:t>
        </m:r>
      </m:oMath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differentiable at</w:delText>
        </w:r>
      </w:del>
      <w:del w:id="1425" w:author="PR Preview" w:date="2026-01-01T00:00:00Z">
        <w:r>
          <w:delText xml:space="preserve"> </w:delText>
        </w:r>
      </w:del>
      <m:oMath>
        <m:r>
          <m:t>c</m:t>
        </m:r>
      </m:oMath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and</w:delText>
        </w:r>
      </w:del>
      <w:del w:id="142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29" w:author="PR Preview" w:date="2026-01-01T00:00:00Z">
        <w:r>
          <w:delText xml:space="preserve">.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The condition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“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34" w:author="PR Preview" w:date="2026-01-01T00:00:00Z">
        <w:r>
          <w:delText xml:space="preserve">”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is the first alternative in</w:delText>
        </w:r>
      </w:del>
      <w:del w:id="1437" w:author="PR Preview" w:date="2026-01-01T00:00:00Z">
        <w:r>
          <w:delText xml:space="preserve"> </w:delText>
        </w:r>
      </w:del>
      <w:hyperlink w:anchor="def-critical-point">
        <w:del w:id="143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39" w:author="PR Preview" w:date="2026-01-01T00:00:00Z">
        <w:r>
          <w:delText xml:space="preserve">,</w:delText>
        </w:r>
      </w:del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so</w:delText>
        </w:r>
      </w:del>
      <w:del w:id="1442" w:author="PR Preview" w:date="2026-01-01T00:00:00Z">
        <w:r>
          <w:delText xml:space="preserve"> </w:delText>
        </w:r>
      </w:del>
      <m:oMath>
        <m:r>
          <m:t>c</m:t>
        </m:r>
      </m:oMath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is a critical point.</w:delText>
        </w:r>
      </w:del>
    </w:p>
    <w:p>
      <w:pPr>
        <w:pStyle w:val="FirstParagraph"/>
      </w:pPr>
      <w:ins w:id="1445" w:author="PR Preview" w:date="2026-01-01T00:00:00Z">
        <w:r>
          <w:rPr>
            <w:b/>
            <w:bCs/>
          </w:rPr>
          <w:t xml:space="preserve">Theorem 13 (Every flat point is a critical point)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If</w:t>
        </w:r>
      </w:ins>
      <w:ins w:id="1448" w:author="PR Preview" w:date="2026-01-01T00:00:00Z">
        <w:r>
          <w:t xml:space="preserve"> </w:t>
        </w:r>
      </w:ins>
      <m:oMath>
        <m:r>
          <m:t>c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is a flat point of</w:t>
        </w:r>
      </w:ins>
      <w:ins w:id="1451" w:author="PR Preview" w:date="2026-01-01T00:00:00Z">
        <w:r>
          <w:t xml:space="preserve"> </w:t>
        </w:r>
      </w:ins>
      <m:oMath>
        <m:r>
          <m:t>f</m:t>
        </m:r>
      </m:oMath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(</w:t>
        </w:r>
      </w:ins>
      <w:hyperlink w:anchor="def-flat-point">
        <w:ins w:id="145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455" w:author="PR Preview" w:date="2026-01-01T00:00:00Z">
        <w:r>
          <w:t xml:space="preserve">), then</w:t>
        </w:r>
      </w:ins>
      <w:ins w:id="1456" w:author="PR Preview" w:date="2026-01-01T00:00:00Z">
        <w:r>
          <w:t xml:space="preserve"> </w:t>
        </w:r>
      </w:ins>
      <m:oMath>
        <m:r>
          <m:t>c</m:t>
        </m:r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is a critical point of</w:t>
        </w:r>
      </w:ins>
      <w:ins w:id="1459" w:author="PR Preview" w:date="2026-01-01T00:00:00Z">
        <w:r>
          <w:t xml:space="preserve"> </w:t>
        </w:r>
      </w:ins>
      <m:oMath>
        <m:r>
          <m:t>f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(</w:t>
        </w:r>
      </w:ins>
      <w:hyperlink w:anchor="def-critical-point">
        <w:ins w:id="146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463" w:author="PR Preview" w:date="2026-01-01T00:00:00Z">
        <w:r>
          <w:t xml:space="preserve">).</w:t>
        </w:r>
      </w:ins>
    </w:p>
    <w:bookmarkEnd w:id="143"/>
    <w:p>
      <w:pPr>
        <w:pStyle w:val="BodyText"/>
      </w:pPr>
      <w:ins w:id="1464" w:author="PR Preview" w:date="2026-01-01T00:00:00Z">
        <w:r>
          <w:rPr>
            <w:i/>
            <w:iCs/>
          </w:rPr>
          <w:t xml:space="preserve">Proof</w:t>
        </w:r>
      </w:ins>
      <w:ins w:id="1465" w:author="PR Preview" w:date="2026-01-01T00:00:00Z">
        <w:r>
          <w:t xml:space="preserve">. </w:t>
        </w:r>
      </w:ins>
      <w:ins w:id="1466" w:author="PR Preview" w:date="2026-01-01T00:00:00Z">
        <w:r>
          <w:t xml:space="preserve">A flat point</w:t>
        </w:r>
      </w:ins>
      <w:ins w:id="1467" w:author="PR Preview" w:date="2026-01-01T00:00:00Z">
        <w:r>
          <w:t xml:space="preserve"> </w:t>
        </w:r>
      </w:ins>
      <m:oMath>
        <m:r>
          <m:t>c</m:t>
        </m:r>
      </m:oMath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has</w:t>
        </w:r>
      </w:ins>
      <w:ins w:id="1470" w:author="PR Preview" w:date="2026-01-01T00:00:00Z">
        <w:r>
          <w:t xml:space="preserve"> </w:t>
        </w:r>
      </w:ins>
      <m:oMath>
        <m:r>
          <m:t>f</m:t>
        </m:r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differentiable at</w:t>
        </w:r>
      </w:ins>
      <w:ins w:id="1473" w:author="PR Preview" w:date="2026-01-01T00:00:00Z">
        <w:r>
          <w:t xml:space="preserve"> </w:t>
        </w:r>
      </w:ins>
      <m:oMath>
        <m:r>
          <m:t>c</m:t>
        </m:r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</w:t>
        </w:r>
      </w:ins>
      <w:ins w:id="147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77" w:author="PR Preview" w:date="2026-01-01T00:00:00Z">
        <w:r>
          <w:t xml:space="preserve">.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The condition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“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82" w:author="PR Preview" w:date="2026-01-01T00:00:00Z">
        <w:r>
          <w:t xml:space="preserve">”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is the first alternative in</w:t>
        </w:r>
      </w:ins>
      <w:ins w:id="1485" w:author="PR Preview" w:date="2026-01-01T00:00:00Z">
        <w:r>
          <w:t xml:space="preserve"> </w:t>
        </w:r>
      </w:ins>
      <w:hyperlink w:anchor="def-critical-point">
        <w:ins w:id="148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487" w:author="PR Preview" w:date="2026-01-01T00:00:00Z">
        <w:r>
          <w:t xml:space="preserve">,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so</w:t>
        </w:r>
      </w:ins>
      <w:ins w:id="1490" w:author="PR Preview" w:date="2026-01-01T00:00:00Z">
        <w:r>
          <w:t xml:space="preserve"> </w:t>
        </w:r>
      </w:ins>
      <m:oMath>
        <m:r>
          <m:t>c</m:t>
        </m:r>
      </m:oMath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is a critical point.</w:t>
        </w:r>
      </w:ins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del w:id="1493" w:author="PR Preview" w:date="2026-01-01T00:00:00Z">
        <w:r>
          <w:delText xml:space="preserve">The derivative is</w:delText>
        </w:r>
      </w:del>
      <w:del w:id="1494" w:author="PR Preview" w:date="2026-01-01T00:00:00Z">
        <w:r>
          <w:delText xml:space="preserve"> </w:delText>
        </w:r>
      </w:del>
      <m:oMath>
        <m:r>
          <m:t>0</m:t>
        </m:r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at 2 of the 5 points,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namely</w:delText>
        </w:r>
      </w:del>
      <w:del w:id="1499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and</w:delText>
        </w:r>
      </w:del>
      <w:del w:id="1502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</m:oMath>
      <w:del w:id="1503" w:author="PR Preview" w:date="2026-01-01T00:00:00Z">
        <w:r>
          <w:delText xml:space="preserve">.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These are flat points of</w:delText>
        </w:r>
      </w:del>
      <w:del w:id="1506" w:author="PR Preview" w:date="2026-01-01T00:00:00Z">
        <w:r>
          <w:delText xml:space="preserve"> </w:delText>
        </w:r>
      </w:del>
      <m:oMath>
        <m:r>
          <m:t>f</m:t>
        </m:r>
      </m:oMath>
      <w:del w:id="1507" w:author="PR Preview" w:date="2026-01-01T00:00:00Z">
        <w:r>
          <w:delText xml:space="preserve">, so by</w:delText>
        </w:r>
      </w:del>
      <w:del w:id="1508" w:author="PR Preview" w:date="2026-01-01T00:00:00Z">
        <w:r>
          <w:delText xml:space="preserve"> </w:delText>
        </w:r>
      </w:del>
      <w:hyperlink w:anchor="thm-flat-point-critical">
        <w:del w:id="1509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they are critical points.</w:delText>
        </w:r>
      </w:del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The difference quotients of</w:delText>
        </w:r>
      </w:del>
      <w:del w:id="1514" w:author="PR Preview" w:date="2026-01-01T00:00:00Z">
        <w:r>
          <w:delText xml:space="preserve"> </w:delText>
        </w:r>
      </w:del>
      <m:oMath>
        <m:r>
          <m:t>g</m:t>
        </m:r>
      </m:oMath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at</w:delText>
        </w:r>
      </w:del>
      <w:del w:id="1517" w:author="PR Preview" w:date="2026-01-01T00:00:00Z">
        <w:r>
          <w:delText xml:space="preserve"> </w:delText>
        </w:r>
      </w:del>
      <m:oMath>
        <m:r>
          <m:t>0</m:t>
        </m:r>
      </m:oMath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are -1 from the left and 1 from the right,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so</w:delText>
        </w:r>
      </w:del>
      <w:del w:id="1522" w:author="PR Preview" w:date="2026-01-01T00:00:00Z">
        <w:r>
          <w:delText xml:space="preserve"> </w:delText>
        </w:r>
      </w:del>
      <m:oMath>
        <m:r>
          <m:t>g</m:t>
        </m:r>
      </m:oMath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has no derivative at</w:delText>
        </w:r>
      </w:del>
      <w:del w:id="1525" w:author="PR Preview" w:date="2026-01-01T00:00:00Z">
        <w:r>
          <w:delText xml:space="preserve"> </w:delText>
        </w:r>
      </w:del>
      <m:oMath>
        <m:r>
          <m:t>0</m:t>
        </m:r>
      </m:oMath>
      <w:del w:id="1526" w:author="PR Preview" w:date="2026-01-01T00:00:00Z">
        <w:r>
          <w:delText xml:space="preserve">.</w:delText>
        </w:r>
      </w:del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Thus</w:delText>
        </w:r>
      </w:del>
      <w:del w:id="1529" w:author="PR Preview" w:date="2026-01-01T00:00:00Z">
        <w:r>
          <w:delText xml:space="preserve"> </w:delText>
        </w:r>
      </w:del>
      <m:oMath>
        <m:r>
          <m:t>0</m:t>
        </m:r>
      </m:oMath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is a critical point of</w:delText>
        </w:r>
      </w:del>
      <w:del w:id="1532" w:author="PR Preview" w:date="2026-01-01T00:00:00Z">
        <w:r>
          <w:delText xml:space="preserve"> </w:delText>
        </w:r>
      </w:del>
      <m:oMath>
        <m:r>
          <m:t>g</m:t>
        </m:r>
      </m:oMath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(</w:delText>
        </w:r>
      </w:del>
      <w:hyperlink w:anchor="def-critical-point">
        <w:del w:id="153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536" w:author="PR Preview" w:date="2026-01-01T00:00:00Z">
        <w:r>
          <w:delText xml:space="preserve">), but not a flat point.</w:delText>
        </w:r>
      </w:del>
    </w:p>
    <w:p>
      <w:pPr>
        <w:pStyle w:val="FirstParagraph"/>
      </w:pPr>
      <w:ins w:id="1537" w:author="PR Preview" w:date="2026-01-01T00:00:00Z">
        <w:r>
          <w:t xml:space="preserve">The derivative is</w:t>
        </w:r>
      </w:ins>
      <w:ins w:id="1538" w:author="PR Preview" w:date="2026-01-01T00:00:00Z">
        <w:r>
          <w:t xml:space="preserve"> </w:t>
        </w:r>
      </w:ins>
      <m:oMath>
        <m:r>
          <m:t>0</m:t>
        </m:r>
      </m:oMath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at 2 of the 5 points,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namely</w:t>
        </w:r>
      </w:ins>
      <w:ins w:id="1543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and</w:t>
        </w:r>
      </w:ins>
      <w:ins w:id="1546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</m:oMath>
      <w:ins w:id="1547" w:author="PR Preview" w:date="2026-01-01T00:00:00Z">
        <w:r>
          <w:t xml:space="preserve">.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These are flat points of</w:t>
        </w:r>
      </w:ins>
      <w:ins w:id="1550" w:author="PR Preview" w:date="2026-01-01T00:00:00Z">
        <w:r>
          <w:t xml:space="preserve"> </w:t>
        </w:r>
      </w:ins>
      <m:oMath>
        <m:r>
          <m:t>f</m:t>
        </m:r>
      </m:oMath>
      <w:ins w:id="1551" w:author="PR Preview" w:date="2026-01-01T00:00:00Z">
        <w:r>
          <w:t xml:space="preserve">, so by</w:t>
        </w:r>
      </w:ins>
      <w:ins w:id="1552" w:author="PR Preview" w:date="2026-01-01T00:00:00Z">
        <w:r>
          <w:t xml:space="preserve"> </w:t>
        </w:r>
      </w:ins>
      <w:hyperlink w:anchor="thm-flat-point-critical">
        <w:ins w:id="1553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they are critical points.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The difference quotients of</w:t>
        </w:r>
      </w:ins>
      <w:ins w:id="1558" w:author="PR Preview" w:date="2026-01-01T00:00:00Z">
        <w:r>
          <w:t xml:space="preserve"> </w:t>
        </w:r>
      </w:ins>
      <m:oMath>
        <m:r>
          <m:t>g</m:t>
        </m:r>
      </m:oMath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at</w:t>
        </w:r>
      </w:ins>
      <w:ins w:id="1561" w:author="PR Preview" w:date="2026-01-01T00:00:00Z">
        <w:r>
          <w:t xml:space="preserve"> </w:t>
        </w:r>
      </w:ins>
      <m:oMath>
        <m:r>
          <m:t>0</m:t>
        </m:r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are -1 from the left and 1 from the right,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so</w:t>
        </w:r>
      </w:ins>
      <w:ins w:id="1566" w:author="PR Preview" w:date="2026-01-01T00:00:00Z">
        <w:r>
          <w:t xml:space="preserve"> </w:t>
        </w:r>
      </w:ins>
      <m:oMath>
        <m:r>
          <m:t>g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has no derivative at</w:t>
        </w:r>
      </w:ins>
      <w:ins w:id="1569" w:author="PR Preview" w:date="2026-01-01T00:00:00Z">
        <w:r>
          <w:t xml:space="preserve"> </w:t>
        </w:r>
      </w:ins>
      <m:oMath>
        <m:r>
          <m:t>0</m:t>
        </m:r>
      </m:oMath>
      <w:ins w:id="1570" w:author="PR Preview" w:date="2026-01-01T00:00:00Z">
        <w:r>
          <w:t xml:space="preserve">.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Thus</w:t>
        </w:r>
      </w:ins>
      <w:ins w:id="1573" w:author="PR Preview" w:date="2026-01-01T00:00:00Z">
        <w:r>
          <w:t xml:space="preserve"> </w:t>
        </w:r>
      </w:ins>
      <m:oMath>
        <m:r>
          <m:t>0</m:t>
        </m:r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is a critical point of</w:t>
        </w:r>
      </w:ins>
      <w:ins w:id="1576" w:author="PR Preview" w:date="2026-01-01T00:00:00Z">
        <w:r>
          <w:t xml:space="preserve"> </w:t>
        </w:r>
      </w:ins>
      <m:oMath>
        <m:r>
          <m:t>g</m:t>
        </m:r>
      </m:oMath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(</w:t>
        </w:r>
      </w:ins>
      <w:hyperlink w:anchor="def-critical-point">
        <w:ins w:id="157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580" w:author="PR Preview" w:date="2026-01-01T00:00:00Z">
        <w:r>
          <w:t xml:space="preserve">), but not a flat point.</w:t>
        </w:r>
      </w:ins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del w:id="1581" w:author="PR Preview" w:date="2026-01-01T00:00:00Z">
        <w:r>
          <w:rPr>
            <w:b/>
            <w:bCs/>
          </w:rPr>
          <w:delText xml:space="preserve">Definition 13 (Taylor polynomial)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Let</w:delText>
        </w:r>
      </w:del>
      <w:del w:id="1584" w:author="PR Preview" w:date="2026-01-01T00:00:00Z">
        <w:r>
          <w:delText xml:space="preserve"> </w:delText>
        </w:r>
      </w:del>
      <m:oMath>
        <m:r>
          <m:t>f</m:t>
        </m:r>
      </m:oMath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be a function that has at least</w:delText>
        </w:r>
      </w:del>
      <w:del w:id="1587" w:author="PR Preview" w:date="2026-01-01T00:00:00Z">
        <w:r>
          <w:delText xml:space="preserve"> </w:delText>
        </w:r>
      </w:del>
      <m:oMath>
        <m:r>
          <m:t>n</m:t>
        </m:r>
      </m:oMath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derivatives at a point</w:delText>
        </w:r>
      </w:del>
      <w:del w:id="159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591" w:author="PR Preview" w:date="2026-01-01T00:00:00Z">
        <w:r>
          <w:delText xml:space="preserve">.</w:delText>
        </w:r>
      </w:del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The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rPr>
            <w:b/>
            <w:bCs/>
          </w:rPr>
          <w:delText xml:space="preserve">Taylor polynomial</w:delText>
        </w:r>
      </w:del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of degree</w:delText>
        </w:r>
      </w:del>
      <w:del w:id="1598" w:author="PR Preview" w:date="2026-01-01T00:00:00Z">
        <w:r>
          <w:delText xml:space="preserve"> </w:delText>
        </w:r>
      </w:del>
      <m:oMath>
        <m:r>
          <m:t>n</m:t>
        </m:r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for</w:delText>
        </w:r>
      </w:del>
      <w:del w:id="1601" w:author="PR Preview" w:date="2026-01-01T00:00:00Z">
        <w:r>
          <w:delText xml:space="preserve"> </w:delText>
        </w:r>
      </w:del>
      <m:oMath>
        <m:r>
          <m:t>f</m:t>
        </m:r>
      </m:oMath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centered at</w:delText>
        </w:r>
      </w:del>
      <w:del w:id="16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is:</w:delText>
        </w:r>
      </w:del>
    </w:p>
    <w:p>
      <w:pPr>
        <w:pStyle w:val="FirstParagraph"/>
      </w:pPr>
      <w:ins w:id="1607" w:author="PR Preview" w:date="2026-01-01T00:00:00Z">
        <w:r>
          <w:rPr>
            <w:b/>
            <w:bCs/>
          </w:rPr>
          <w:t xml:space="preserve">Definition 20 (Taylor polynomial)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Let</w:t>
        </w:r>
      </w:ins>
      <w:ins w:id="1610" w:author="PR Preview" w:date="2026-01-01T00:00:00Z">
        <w:r>
          <w:t xml:space="preserve"> </w:t>
        </w:r>
      </w:ins>
      <m:oMath>
        <m:r>
          <m:t>f</m:t>
        </m:r>
      </m:oMath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be a function that has at least</w:t>
        </w:r>
      </w:ins>
      <w:ins w:id="1613" w:author="PR Preview" w:date="2026-01-01T00:00:00Z">
        <w:r>
          <w:t xml:space="preserve"> </w:t>
        </w:r>
      </w:ins>
      <m:oMath>
        <m:r>
          <m:t>n</m:t>
        </m:r>
      </m:oMath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derivatives at a point</w:t>
        </w:r>
      </w:ins>
      <w:ins w:id="16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617" w:author="PR Preview" w:date="2026-01-01T00:00:00Z">
        <w:r>
          <w:t xml:space="preserve">.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The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rPr>
            <w:b/>
            <w:bCs/>
          </w:rPr>
          <w:t xml:space="preserve">Taylor polynomial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of degree</w:t>
        </w:r>
      </w:ins>
      <w:ins w:id="1624" w:author="PR Preview" w:date="2026-01-01T00:00:00Z">
        <w:r>
          <w:t xml:space="preserve"> </w:t>
        </w:r>
      </w:ins>
      <m:oMath>
        <m:r>
          <m:t>n</m:t>
        </m:r>
      </m:oMath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for</w:t>
        </w:r>
      </w:ins>
      <w:ins w:id="1627" w:author="PR Preview" w:date="2026-01-01T00:00:00Z">
        <w:r>
          <w:t xml:space="preserve"> </w:t>
        </w:r>
      </w:ins>
      <m:oMath>
        <m:r>
          <m:t>f</m:t>
        </m:r>
      </m:oMath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centered at</w:t>
        </w:r>
      </w:ins>
      <w:ins w:id="163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is:</w:t>
        </w:r>
      </w:ins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del w:id="1633" w:author="PR Preview" w:date="2026-01-01T00:00:00Z">
        <w:r>
          <w:rPr>
            <w:b/>
            <w:bCs/>
          </w:rPr>
          <w:delText xml:space="preserve">Definition 14 (Maclaurin polynomial)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When</w:delText>
        </w:r>
      </w:del>
      <w:del w:id="16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1637" w:author="PR Preview" w:date="2026-01-01T00:00:00Z">
        <w:r>
          <w:delText xml:space="preserve">, the Taylor polynomial</w:delText>
        </w:r>
      </w:del>
      <w:del w:id="163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(</w:delText>
        </w:r>
      </w:del>
      <w:hyperlink w:anchor="def-taylor-polynomial">
        <w:del w:id="164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42" w:author="PR Preview" w:date="2026-01-01T00:00:00Z">
        <w:r>
          <w:delText xml:space="preserve">) is called the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rPr>
            <w:b/>
            <w:bCs/>
          </w:rPr>
          <w:delText xml:space="preserve">Maclaurin polynomial</w:delText>
        </w:r>
      </w:del>
      <w:del w:id="1645" w:author="PR Preview" w:date="2026-01-01T00:00:00Z">
        <w:r>
          <w:delText xml:space="preserve">.</w:delText>
        </w:r>
      </w:del>
    </w:p>
    <w:p>
      <w:pPr>
        <w:pStyle w:val="BodyText"/>
      </w:pPr>
      <w:del w:id="1646" w:author="PR Preview" w:date="2026-01-01T00:00:00Z">
        <w:r>
          <w:rPr>
            <w:b/>
            <w:bCs/>
          </w:rPr>
          <w:delText xml:space="preserve">Definition 15 (Taylor series)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Let</w:delText>
        </w:r>
      </w:del>
      <w:del w:id="1649" w:author="PR Preview" w:date="2026-01-01T00:00:00Z">
        <w:r>
          <w:delText xml:space="preserve"> </w:delText>
        </w:r>
      </w:del>
      <m:oMath>
        <m:r>
          <m:t>f</m:t>
        </m:r>
      </m:oMath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delText xml:space="preserve">and</w:delText>
        </w:r>
      </w:del>
      <w:del w:id="16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be as in</w:delText>
        </w:r>
      </w:del>
      <w:del w:id="1655" w:author="PR Preview" w:date="2026-01-01T00:00:00Z">
        <w:r>
          <w:delText xml:space="preserve"> </w:delText>
        </w:r>
      </w:del>
      <w:hyperlink w:anchor="def-taylor-polynomial">
        <w:del w:id="165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57" w:author="PR Preview" w:date="2026-01-01T00:00:00Z">
        <w:r>
          <w:delText xml:space="preserve">.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When</w:delText>
        </w:r>
      </w:del>
      <w:del w:id="1660" w:author="PR Preview" w:date="2026-01-01T00:00:00Z">
        <w:r>
          <w:delText xml:space="preserve"> </w:delText>
        </w:r>
      </w:del>
      <m:oMath>
        <m:r>
          <m:t>f</m:t>
        </m:r>
      </m:oMath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delText xml:space="preserve">is infinitely differentiable and the series converges to</w:delText>
        </w:r>
      </w:del>
      <w:del w:id="16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on an open interval containing</w:delText>
        </w:r>
      </w:del>
      <w:del w:id="16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67" w:author="PR Preview" w:date="2026-01-01T00:00:00Z">
        <w:r>
          <w:delText xml:space="preserve">, the infinite sum</w:delText>
        </w:r>
      </w:del>
      <w:del w:id="166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is the</w:delText>
        </w:r>
      </w:del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rPr>
            <w:b/>
            <w:bCs/>
          </w:rPr>
          <w:delText xml:space="preserve">Taylor series</w:delText>
        </w:r>
      </w:del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of</w:delText>
        </w:r>
      </w:del>
      <w:del w:id="1675" w:author="PR Preview" w:date="2026-01-01T00:00:00Z">
        <w:r>
          <w:delText xml:space="preserve"> </w:delText>
        </w:r>
      </w:del>
      <m:oMath>
        <m:r>
          <m:t>f</m:t>
        </m:r>
      </m:oMath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centered at</w:delText>
        </w:r>
      </w:del>
      <w:del w:id="16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79" w:author="PR Preview" w:date="2026-01-01T00:00:00Z">
        <w:r>
          <w:delText xml:space="preserve">.</w:delText>
        </w:r>
      </w:del>
    </w:p>
    <w:p>
      <w:pPr>
        <w:pStyle w:val="FirstParagraph"/>
      </w:pPr>
      <w:ins w:id="1680" w:author="PR Preview" w:date="2026-01-01T00:00:00Z">
        <w:r>
          <w:rPr>
            <w:b/>
            <w:bCs/>
          </w:rPr>
          <w:t xml:space="preserve">Definition 21 (Maclaurin polynomial)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When</w:t>
        </w:r>
      </w:ins>
      <w:ins w:id="168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1684" w:author="PR Preview" w:date="2026-01-01T00:00:00Z">
        <w:r>
          <w:t xml:space="preserve">, the Taylor polynomial</w:t>
        </w:r>
      </w:ins>
      <w:ins w:id="168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(</w:t>
        </w:r>
      </w:ins>
      <w:hyperlink w:anchor="def-taylor-polynomial">
        <w:ins w:id="168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689" w:author="PR Preview" w:date="2026-01-01T00:00:00Z">
        <w:r>
          <w:t xml:space="preserve">) is called the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rPr>
            <w:b/>
            <w:bCs/>
          </w:rPr>
          <w:t xml:space="preserve">Maclaurin polynomial</w:t>
        </w:r>
      </w:ins>
      <w:ins w:id="1692" w:author="PR Preview" w:date="2026-01-01T00:00:00Z">
        <w:r>
          <w:t xml:space="preserve">.</w:t>
        </w:r>
      </w:ins>
    </w:p>
    <w:bookmarkEnd w:id="153"/>
    <w:bookmarkStart w:id="154" w:name="def-taylor-series"/>
    <w:p>
      <w:pPr>
        <w:pStyle w:val="BodyText"/>
      </w:pPr>
      <w:ins w:id="1693" w:author="PR Preview" w:date="2026-01-01T00:00:00Z">
        <w:r>
          <w:rPr>
            <w:b/>
            <w:bCs/>
          </w:rPr>
          <w:t xml:space="preserve">Definition 22 (Taylor series)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Let</w:t>
        </w:r>
      </w:ins>
      <w:ins w:id="1696" w:author="PR Preview" w:date="2026-01-01T00:00:00Z">
        <w:r>
          <w:t xml:space="preserve"> </w:t>
        </w:r>
      </w:ins>
      <m:oMath>
        <m:r>
          <m:t>f</m:t>
        </m:r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and</w:t>
        </w:r>
      </w:ins>
      <w:ins w:id="169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be as in</w:t>
        </w:r>
      </w:ins>
      <w:ins w:id="1702" w:author="PR Preview" w:date="2026-01-01T00:00:00Z">
        <w:r>
          <w:t xml:space="preserve"> </w:t>
        </w:r>
      </w:ins>
      <w:hyperlink w:anchor="def-taylor-polynomial">
        <w:ins w:id="1703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704" w:author="PR Preview" w:date="2026-01-01T00:00:00Z">
        <w:r>
          <w:t xml:space="preserve">.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When</w:t>
        </w:r>
      </w:ins>
      <w:ins w:id="1707" w:author="PR Preview" w:date="2026-01-01T00:00:00Z">
        <w:r>
          <w:t xml:space="preserve"> </w:t>
        </w:r>
      </w:ins>
      <m:oMath>
        <m:r>
          <m:t>f</m:t>
        </m:r>
      </m:oMath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is infinitely differentiable and the series converges to</w:t>
        </w:r>
      </w:ins>
      <w:ins w:id="17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on an open interval containing</w:t>
        </w:r>
      </w:ins>
      <w:ins w:id="171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14" w:author="PR Preview" w:date="2026-01-01T00:00:00Z">
        <w:r>
          <w:t xml:space="preserve">, the infinite sum</w:t>
        </w:r>
      </w:ins>
      <w:ins w:id="171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is the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rPr>
            <w:b/>
            <w:bCs/>
          </w:rPr>
          <w:t xml:space="preserve">Taylor series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of</w:t>
        </w:r>
      </w:ins>
      <w:ins w:id="1722" w:author="PR Preview" w:date="2026-01-01T00:00:00Z">
        <w:r>
          <w:t xml:space="preserve"> </w:t>
        </w:r>
      </w:ins>
      <m:oMath>
        <m:r>
          <m:t>f</m:t>
        </m:r>
      </m:oMath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centered at</w:t>
        </w:r>
      </w:ins>
      <w:ins w:id="172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26" w:author="PR Preview" w:date="2026-01-01T00:00:00Z">
        <w:r>
          <w:t xml:space="preserve">.</w:t>
        </w:r>
      </w:ins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ins w:id="1727" w:author="PR Preview" w:date="2026-01-01T00:00:00Z">
        <w:r>
          <w:rPr>
            <w:b/>
            <w:bCs/>
          </w:rPr>
          <w:t xml:space="preserve">Theorem 14 (Maclaurin polynomial of the standard normal density)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The Maclaurin polynomial (</w:t>
        </w:r>
      </w:ins>
      <w:hyperlink w:anchor="def-maclaurin-polynomial">
        <w:ins w:id="173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31" w:author="PR Preview" w:date="2026-01-01T00:00:00Z">
        <w:r>
          <w:t xml:space="preserve">) of degree 3 of the standard normal density</w:t>
        </w:r>
      </w:ins>
      <w:ins w:id="1732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ins w:id="1735" w:author="PR Preview" w:date="2026-01-01T00:00:00Z">
        <w:r>
          <w:rPr>
            <w:i/>
            <w:iCs/>
          </w:rPr>
          <w:t xml:space="preserve">Proof</w:t>
        </w:r>
      </w:ins>
      <w:ins w:id="1736" w:author="PR Preview" w:date="2026-01-01T00:00:00Z">
        <w:r>
          <w:t xml:space="preserve">. </w:t>
        </w:r>
      </w:ins>
      <w:ins w:id="1737" w:author="PR Preview" w:date="2026-01-01T00:00:00Z">
        <w:r>
          <w:t xml:space="preserve">This is the solution to</w:t>
        </w:r>
      </w:ins>
      <w:ins w:id="1738" w:author="PR Preview" w:date="2026-01-01T00:00:00Z">
        <w:r>
          <w:t xml:space="preserve"> </w:t>
        </w:r>
      </w:ins>
      <w:hyperlink w:anchor="exr-miller-taylor-normal-density">
        <w:ins w:id="1739" w:author="PR Preview" w:date="2026-01-01T00:00:00Z">
          <w:r>
            <w:rPr>
              <w:rStyle w:val="Hyperlink"/>
            </w:rPr>
            <w:t xml:space="preserve">Exercise 23</w:t>
          </w:r>
        </w:ins>
      </w:hyperlink>
      <w:ins w:id="1740" w:author="PR Preview" w:date="2026-01-01T00:00:00Z">
        <w:r>
          <w:t xml:space="preserve">, worked in</w:t>
        </w:r>
      </w:ins>
      <w:ins w:id="1741" w:author="PR Preview" w:date="2026-01-01T00:00:00Z">
        <w:r>
          <w:t xml:space="preserve"> </w:t>
        </w:r>
      </w:ins>
      <w:hyperlink w:anchor="sol-miller-taylor-normal-density">
        <w:ins w:id="1742" w:author="PR Preview" w:date="2026-01-01T00:00:00Z">
          <w:r>
            <w:rPr>
              <w:rStyle w:val="Hyperlink"/>
            </w:rPr>
            <w:t xml:space="preserve">Solution 23</w:t>
          </w:r>
        </w:ins>
      </w:hyperlink>
      <w:ins w:id="1743" w:author="PR Preview" w:date="2026-01-01T00:00:00Z">
        <w:r>
          <w:t xml:space="preserve">.</w:t>
        </w:r>
      </w:ins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ins w:id="1744" w:author="PR Preview" w:date="2026-01-01T00:00:00Z">
        <w:r>
          <w:rPr>
            <w:b/>
            <w:bCs/>
          </w:rPr>
          <w:t xml:space="preserve">Theorem 15 (Maclaurin polynomial of</w:t>
        </w:r>
      </w:ins>
      <w:ins w:id="174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ins w:id="1746" w:author="PR Preview" w:date="2026-01-01T00:00:00Z">
        <w:r>
          <w:rPr>
            <w:b/>
            <w:bCs/>
          </w:rPr>
          <w:t xml:space="preserve">)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The Maclaurin polynomial (</w:t>
        </w:r>
      </w:ins>
      <w:hyperlink w:anchor="def-maclaurin-polynomial">
        <w:ins w:id="1749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50" w:author="PR Preview" w:date="2026-01-01T00:00:00Z">
        <w:r>
          <w:t xml:space="preserve">) of degree 3 of</w:t>
        </w:r>
      </w:ins>
      <w:ins w:id="17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ins w:id="1754" w:author="PR Preview" w:date="2026-01-01T00:00:00Z">
        <w:r>
          <w:rPr>
            <w:i/>
            <w:iCs/>
          </w:rPr>
          <w:t xml:space="preserve">Proof</w:t>
        </w:r>
      </w:ins>
      <w:ins w:id="1755" w:author="PR Preview" w:date="2026-01-01T00:00:00Z">
        <w:r>
          <w:t xml:space="preserve">. </w:t>
        </w:r>
      </w:ins>
      <w:ins w:id="1756" w:author="PR Preview" w:date="2026-01-01T00:00:00Z">
        <w:r>
          <w:t xml:space="preserve">This is the solution to</w:t>
        </w:r>
      </w:ins>
      <w:ins w:id="1757" w:author="PR Preview" w:date="2026-01-01T00:00:00Z">
        <w:r>
          <w:t xml:space="preserve"> </w:t>
        </w:r>
      </w:ins>
      <w:hyperlink w:anchor="exr-miller-taylor-log-one-plus-x">
        <w:ins w:id="1758" w:author="PR Preview" w:date="2026-01-01T00:00:00Z">
          <w:r>
            <w:rPr>
              <w:rStyle w:val="Hyperlink"/>
            </w:rPr>
            <w:t xml:space="preserve">Exercise 27</w:t>
          </w:r>
        </w:ins>
      </w:hyperlink>
      <w:ins w:id="1759" w:author="PR Preview" w:date="2026-01-01T00:00:00Z">
        <w:r>
          <w:t xml:space="preserve">, worked in</w:t>
        </w:r>
      </w:ins>
      <w:ins w:id="1760" w:author="PR Preview" w:date="2026-01-01T00:00:00Z">
        <w:r>
          <w:t xml:space="preserve"> </w:t>
        </w:r>
      </w:ins>
      <w:hyperlink w:anchor="sol-miller-taylor-log-one-plus-x">
        <w:ins w:id="1761" w:author="PR Preview" w:date="2026-01-01T00:00:00Z">
          <w:r>
            <w:rPr>
              <w:rStyle w:val="Hyperlink"/>
            </w:rPr>
            <w:t xml:space="preserve">Solution 27</w:t>
          </w:r>
        </w:ins>
      </w:hyperlink>
      <w:ins w:id="1762" w:author="PR Preview" w:date="2026-01-01T00:00:00Z">
        <w:r>
          <w:t xml:space="preserve">.</w:t>
        </w:r>
      </w:ins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del w:id="1763" w:author="PR Preview" w:date="2026-01-01T00:00:00Z">
        <w:r>
          <w:rPr>
            <w:i/>
            <w:iCs/>
          </w:rPr>
          <w:delText xml:space="preserve">Solution 28</w:delText>
        </w:r>
      </w:del>
      <w:del w:id="1764" w:author="PR Preview" w:date="2026-01-01T00:00:00Z">
        <w:r>
          <w:delText xml:space="preserve">. </w:delText>
        </w:r>
      </w:del>
      <w:del w:id="1765" w:author="PR Preview" w:date="2026-01-01T00:00:00Z">
        <w:r>
          <w:delText xml:space="preserve">Substitute</w:delText>
        </w:r>
      </w:del>
      <w:del w:id="1766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into the expansion for</w:delText>
        </w:r>
      </w:del>
      <w:del w:id="176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from</w:delText>
        </w:r>
      </w:del>
      <w:del w:id="1772" w:author="PR Preview" w:date="2026-01-01T00:00:00Z">
        <w:r>
          <w:delText xml:space="preserve"> </w:delText>
        </w:r>
      </w:del>
      <w:hyperlink w:anchor="exr-miller-taylor-log-one-plus-x">
        <w:del w:id="1773" w:author="PR Preview" w:date="2026-01-01T00:00:00Z">
          <w:r>
            <w:rPr>
              <w:rStyle w:val="Hyperlink"/>
            </w:rPr>
            <w:delText xml:space="preserve">Exercise 27</w:delText>
          </w:r>
        </w:del>
      </w:hyperlink>
      <w:del w:id="177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BodyText"/>
      </w:pPr>
      <w:ins w:id="1775" w:author="PR Preview" w:date="2026-01-01T00:00:00Z">
        <w:r>
          <w:rPr>
            <w:i/>
            <w:iCs/>
          </w:rPr>
          <w:t xml:space="preserve">Solution 28</w:t>
        </w:r>
      </w:ins>
      <w:ins w:id="1776" w:author="PR Preview" w:date="2026-01-01T00:00:00Z">
        <w:r>
          <w:t xml:space="preserve">. </w:t>
        </w:r>
      </w:ins>
      <w:ins w:id="1777" w:author="PR Preview" w:date="2026-01-01T00:00:00Z">
        <w:r>
          <w:t xml:space="preserve">Substitute</w:t>
        </w:r>
      </w:ins>
      <w:ins w:id="1778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into the expansion for</w:t>
        </w:r>
      </w:ins>
      <w:ins w:id="178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from</w:t>
        </w:r>
      </w:ins>
      <w:ins w:id="1784" w:author="PR Preview" w:date="2026-01-01T00:00:00Z">
        <w:r>
          <w:t xml:space="preserve"> </w:t>
        </w:r>
      </w:ins>
      <w:hyperlink w:anchor="thm-taylor-log-one-plus-x">
        <w:ins w:id="1785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78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ins w:id="1787" w:author="PR Preview" w:date="2026-01-01T00:00:00Z">
        <w:r>
          <w:rPr>
            <w:b/>
            <w:bCs/>
          </w:rPr>
          <w:t xml:space="preserve">Theorem 16 (Maclaurin polynomial of</w:t>
        </w:r>
      </w:ins>
      <w:ins w:id="178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789" w:author="PR Preview" w:date="2026-01-01T00:00:00Z">
        <w:r>
          <w:rPr>
            <w:b/>
            <w:bCs/>
          </w:rPr>
          <w:t xml:space="preserve">)</w:t>
        </w:r>
      </w:ins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The Maclaurin polynomial (</w:t>
        </w:r>
      </w:ins>
      <w:hyperlink w:anchor="def-maclaurin-polynomial">
        <w:ins w:id="1792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93" w:author="PR Preview" w:date="2026-01-01T00:00:00Z">
        <w:r>
          <w:t xml:space="preserve">) of degree 3 of</w:t>
        </w:r>
      </w:ins>
      <w:ins w:id="17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ins w:id="1797" w:author="PR Preview" w:date="2026-01-01T00:00:00Z">
        <w:r>
          <w:rPr>
            <w:i/>
            <w:iCs/>
          </w:rPr>
          <w:t xml:space="preserve">Proof</w:t>
        </w:r>
      </w:ins>
      <w:ins w:id="1798" w:author="PR Preview" w:date="2026-01-01T00:00:00Z">
        <w:r>
          <w:t xml:space="preserve">. </w:t>
        </w:r>
      </w:ins>
      <w:ins w:id="1799" w:author="PR Preview" w:date="2026-01-01T00:00:00Z">
        <w:r>
          <w:t xml:space="preserve">This is the solution to</w:t>
        </w:r>
      </w:ins>
      <w:ins w:id="1800" w:author="PR Preview" w:date="2026-01-01T00:00:00Z">
        <w:r>
          <w:t xml:space="preserve"> </w:t>
        </w:r>
      </w:ins>
      <w:hyperlink w:anchor="exr-miller-taylor-log-one-minus-x">
        <w:ins w:id="1801" w:author="PR Preview" w:date="2026-01-01T00:00:00Z">
          <w:r>
            <w:rPr>
              <w:rStyle w:val="Hyperlink"/>
            </w:rPr>
            <w:t xml:space="preserve">Exercise 28</w:t>
          </w:r>
        </w:ins>
      </w:hyperlink>
      <w:ins w:id="1802" w:author="PR Preview" w:date="2026-01-01T00:00:00Z">
        <w:r>
          <w:t xml:space="preserve">, worked in</w:t>
        </w:r>
      </w:ins>
      <w:ins w:id="1803" w:author="PR Preview" w:date="2026-01-01T00:00:00Z">
        <w:r>
          <w:t xml:space="preserve"> </w:t>
        </w:r>
      </w:ins>
      <w:hyperlink w:anchor="sol-miller-taylor-log-one-minus-x">
        <w:ins w:id="1804" w:author="PR Preview" w:date="2026-01-01T00:00:00Z">
          <w:r>
            <w:rPr>
              <w:rStyle w:val="Hyperlink"/>
            </w:rPr>
            <w:t xml:space="preserve">Solution 28</w:t>
          </w:r>
        </w:ins>
      </w:hyperlink>
      <w:ins w:id="1805" w:author="PR Preview" w:date="2026-01-01T00:00:00Z">
        <w:r>
          <w:t xml:space="preserve">.</w:t>
        </w:r>
      </w:ins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del w:id="1806" w:author="PR Preview" w:date="2026-01-01T00:00:00Z">
        <w:r>
          <w:delText xml:space="preserve">Substitute the series for</w:delText>
        </w:r>
      </w:del>
      <w:del w:id="180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from</w:delText>
        </w:r>
      </w:del>
      <w:del w:id="1810" w:author="PR Preview" w:date="2026-01-01T00:00:00Z">
        <w:r>
          <w:delText xml:space="preserve"> </w:delText>
        </w:r>
      </w:del>
      <w:hyperlink w:anchor="exr-miller-taylor-log-one-minus-x">
        <w:del w:id="1811" w:author="PR Preview" w:date="2026-01-01T00:00:00Z">
          <w:r>
            <w:rPr>
              <w:rStyle w:val="Hyperlink"/>
            </w:rPr>
            <w:delText xml:space="preserve">Exercise 28</w:delText>
          </w:r>
        </w:del>
      </w:hyperlink>
      <w:del w:id="1812" w:author="PR Preview" w:date="2026-01-01T00:00:00Z">
        <w:r>
          <w:delText xml:space="preserve">:</w:delText>
        </w:r>
      </w:del>
    </w:p>
    <w:p>
      <w:pPr>
        <w:pStyle w:val="FirstParagraph"/>
      </w:pPr>
      <w:ins w:id="1813" w:author="PR Preview" w:date="2026-01-01T00:00:00Z">
        <w:r>
          <w:t xml:space="preserve">Substitute the series for</w:t>
        </w:r>
      </w:ins>
      <w:ins w:id="181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from</w:t>
        </w:r>
      </w:ins>
      <w:ins w:id="1817" w:author="PR Preview" w:date="2026-01-01T00:00:00Z">
        <w:r>
          <w:t xml:space="preserve"> </w:t>
        </w:r>
      </w:ins>
      <w:hyperlink w:anchor="thm-taylor-log-one-minus-x">
        <w:ins w:id="1818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8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13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2026-10-15T20:50:21Z</dcterms:created>
  <dcterms:modified xsi:type="dcterms:W3CDTF">2026-10-15T20:50:21Z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