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del w:id="3" w:author="PR Preview" w:date="2026-01-01T00:00:00Z">
        <w:r>
          <w:delText xml:space="preserve">The closed ball (</w:delText>
        </w:r>
      </w:del>
      <w:hyperlink r:id="rId10">
        <w:del w:id="4" w:author="PR Preview" w:date="2026-01-01T00:00:00Z">
          <w:r>
            <w:rPr>
              <w:rStyle w:val="Hyperlink"/>
            </w:rPr>
            <w:delText xml:space="preserve">ball</w:delText>
          </w:r>
        </w:del>
      </w:hyperlink>
      <w:del w:id="5" w:author="PR Preview" w:date="2026-01-01T00:00:00Z">
        <w:r>
          <w:delText xml:space="preserve">)</w:delText>
        </w:r>
      </w:del>
      <w:del w:id="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convex: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for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</w:delText>
        </w:r>
      </w:del>
      <w:del w:id="1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" w:author="PR Preview" w:date="2026-01-01T00:00:00Z">
        <w:r>
          <w:delText xml:space="preserve">,</w:delText>
        </w:r>
      </w:del>
    </w:p>
    <w:p>
      <w:pPr>
        <w:numPr>
          <w:ilvl w:val="0"/>
          <w:numId w:val="1007"/>
        </w:numPr>
      </w:pPr>
      <w:ins w:id="16" w:author="PR Preview" w:date="2026-01-01T00:00:00Z">
        <w:r>
          <w:t xml:space="preserve">The closed ball (</w:t>
        </w:r>
      </w:ins>
      <w:hyperlink r:id="rId73">
        <w:ins w:id="17" w:author="PR Preview" w:date="2026-01-01T00:00:00Z">
          <w:r>
            <w:rPr>
              <w:rStyle w:val="Hyperlink"/>
            </w:rPr>
            <w:t xml:space="preserve">closed ball</w:t>
          </w:r>
        </w:ins>
      </w:hyperlink>
      <w:ins w:id="18" w:author="PR Preview" w:date="2026-01-01T00:00:00Z">
        <w:r>
          <w:t xml:space="preserve">)</w:t>
        </w:r>
      </w:ins>
      <w:ins w:id="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convex: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for</w:t>
        </w:r>
      </w:ins>
      <w:ins w:id="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del w:id="29" w:author="PR Preview" w:date="2026-01-01T00:00:00Z">
        <w:r>
          <w:rPr>
            <w:b/>
            <w:bCs/>
          </w:rPr>
          <w:delText xml:space="preserve">Example 15 (Intersecting a ball with a half-plane)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 closed unit ball (</w:delText>
        </w:r>
      </w:del>
      <w:hyperlink r:id="rId10">
        <w:del w:id="32" w:author="PR Preview" w:date="2026-01-01T00:00:00Z">
          <w:r>
            <w:rPr>
              <w:rStyle w:val="Hyperlink"/>
            </w:rPr>
            <w:delText xml:space="preserve">ball</w:delText>
          </w:r>
        </w:del>
      </w:hyperlink>
      <w:del w:id="33" w:author="PR Preview" w:date="2026-01-01T00:00:00Z">
        <w:r>
          <w:delText xml:space="preserve">) in</w:delText>
        </w:r>
      </w:del>
      <w:del w:id="3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 convex (</w:delText>
        </w:r>
      </w:del>
      <w:hyperlink w:anchor="exm-convex-set">
        <w:del w:id="3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38" w:author="PR Preview" w:date="2026-01-01T00:00:00Z">
        <w:r>
          <w:delText xml:space="preserve">),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and so is the half-plane (</w:delText>
        </w:r>
      </w:del>
      <w:hyperlink w:anchor="def-half-space">
        <w:del w:id="4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2" w:author="PR Preview" w:date="2026-01-01T00:00:00Z">
        <w:r>
          <w:delText xml:space="preserve">)</w:delText>
        </w:r>
      </w:del>
      <w:del w:id="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44" w:author="PR Preview" w:date="2026-01-01T00:00:00Z">
        <w:r>
          <w:delText xml:space="preserve">: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if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1" w:author="PR Preview" w:date="2026-01-01T00:00:00Z">
        <w:r>
          <w:delText xml:space="preserve">, then</w:delText>
        </w:r>
      </w:del>
      <w:del w:id="52" w:author="PR Preview" w:date="2026-01-01T00:00:00Z">
        <w:r>
          <w:delText xml:space="preserve"> </w:delText>
        </w:r>
      </w:del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for</w:delText>
        </w:r>
      </w:del>
      <w:del w:id="5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6" w:author="PR Preview" w:date="2026-01-01T00:00:00Z">
        <w:r>
          <w:delText xml:space="preserve">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By</w:delText>
        </w:r>
      </w:del>
      <w:del w:id="59" w:author="PR Preview" w:date="2026-01-01T00:00:00Z">
        <w:r>
          <w:delText xml:space="preserve"> </w:delText>
        </w:r>
      </w:del>
      <w:hyperlink w:anchor="thm-convex-intersection">
        <w:del w:id="60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61" w:author="PR Preview" w:date="2026-01-01T00:00:00Z">
        <w:r>
          <w:delText xml:space="preserve">, the closed half-disk</w:delText>
        </w:r>
      </w:del>
      <w:del w:id="6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convex.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 union need not be convex:</w:delText>
        </w:r>
      </w:del>
      <w:del w:id="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and</w:delText>
        </w:r>
      </w:del>
      <w:del w:id="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are convex,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but their union is the set of</w:delText>
        </w:r>
      </w:del>
      <w:del w:id="75" w:author="PR Preview" w:date="2026-01-01T00:00:00Z">
        <w:r>
          <w:delText xml:space="preserve"> </w:delText>
        </w:r>
      </w:del>
      <w:hyperlink w:anchor="exm-not-convex-set">
        <w:del w:id="76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77" w:author="PR Preview" w:date="2026-01-01T00:00:00Z">
        <w:r>
          <w:delText xml:space="preserve">.</w:delText>
        </w:r>
      </w:del>
    </w:p>
    <w:p>
      <w:pPr>
        <w:pStyle w:val="BodyText"/>
      </w:pPr>
      <w:del w:id="78" w:author="PR Preview" w:date="2026-01-01T00:00:00Z">
        <w:r>
          <w:rPr>
            <w:b/>
            <w:bCs/>
          </w:rPr>
          <w:delText xml:space="preserve">Definition 5 (Strictly convex and concave functions)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 function</w:delText>
        </w:r>
      </w:del>
      <w:del w:id="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strictly convex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if</w:delText>
        </w:r>
      </w:del>
      <w:del w:id="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 all</w:delText>
        </w:r>
      </w:del>
      <w:del w:id="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in</w:delText>
        </w:r>
      </w:del>
      <w:del w:id="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 all</w:delText>
        </w:r>
      </w:del>
      <w:del w:id="9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8" w:author="PR Preview" w:date="2026-01-01T00:00:00Z">
        <w:r>
          <w:delText xml:space="preserve">.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It is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rPr>
            <w:b/>
            <w:bCs/>
          </w:rPr>
          <w:delText xml:space="preserve">concave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if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</w:delText>
        </w:r>
      </w:del>
      <w:del w:id="108" w:author="PR Preview" w:date="2026-01-01T00:00:00Z">
        <w:r>
          <w:delText xml:space="preserve"> </w:delText>
        </w:r>
      </w:del>
      <w:hyperlink r:id="rId84">
        <w:del w:id="109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b/>
            <w:bCs/>
          </w:rPr>
          <w:delText xml:space="preserve">strictly concave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if</w:delText>
        </w:r>
      </w:del>
      <w:del w:id="1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strictly convex.</w:delText>
        </w:r>
      </w:del>
    </w:p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Example 15 (Intersecting a ball with a half-plane)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 closed unit ball (</w:t>
        </w:r>
      </w:ins>
      <w:hyperlink r:id="rId81">
        <w:ins w:id="123" w:author="PR Preview" w:date="2026-01-01T00:00:00Z">
          <w:r>
            <w:rPr>
              <w:rStyle w:val="Hyperlink"/>
            </w:rPr>
            <w:t xml:space="preserve">unit ball</w:t>
          </w:r>
        </w:ins>
      </w:hyperlink>
      <w:ins w:id="124" w:author="PR Preview" w:date="2026-01-01T00:00:00Z">
        <w:r>
          <w:t xml:space="preserve">) in</w:t>
        </w:r>
      </w:ins>
      <w:ins w:id="12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convex (</w:t>
        </w:r>
      </w:ins>
      <w:hyperlink w:anchor="exm-convex-set">
        <w:ins w:id="12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29" w:author="PR Preview" w:date="2026-01-01T00:00:00Z">
        <w:r>
          <w:t xml:space="preserve">),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and so is the half-plane (</w:t>
        </w:r>
      </w:ins>
      <w:hyperlink w:anchor="def-half-space">
        <w:ins w:id="13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3" w:author="PR Preview" w:date="2026-01-01T00:00:00Z">
        <w:r>
          <w:t xml:space="preserve">)</w:t>
        </w:r>
      </w:ins>
      <w:ins w:id="1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135" w:author="PR Preview" w:date="2026-01-01T00:00:00Z">
        <w:r>
          <w:t xml:space="preserve">: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if</w:t>
        </w:r>
      </w:ins>
      <w:ins w:id="1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142" w:author="PR Preview" w:date="2026-01-01T00:00:00Z">
        <w:r>
          <w:t xml:space="preserve">, then</w:t>
        </w:r>
      </w:ins>
      <w:ins w:id="143" w:author="PR Preview" w:date="2026-01-01T00:00:00Z">
        <w:r>
          <w:t xml:space="preserve"> </w:t>
        </w:r>
      </w:ins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for</w:t>
        </w:r>
      </w:ins>
      <w:ins w:id="14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47" w:author="PR Preview" w:date="2026-01-01T00:00:00Z">
        <w:r>
          <w:t xml:space="preserve">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By</w:t>
        </w:r>
      </w:ins>
      <w:ins w:id="150" w:author="PR Preview" w:date="2026-01-01T00:00:00Z">
        <w:r>
          <w:t xml:space="preserve"> </w:t>
        </w:r>
      </w:ins>
      <w:hyperlink w:anchor="thm-convex-intersection">
        <w:ins w:id="15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52" w:author="PR Preview" w:date="2026-01-01T00:00:00Z">
        <w:r>
          <w:t xml:space="preserve">, the closed half-disk</w:t>
        </w:r>
      </w:ins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convex.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 union need not be convex:</w:t>
        </w:r>
      </w:ins>
      <w:ins w:id="15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</w:t>
        </w:r>
      </w:ins>
      <w:ins w:id="16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are convex,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but their union is the set of</w:t>
        </w:r>
      </w:ins>
      <w:ins w:id="166" w:author="PR Preview" w:date="2026-01-01T00:00:00Z">
        <w:r>
          <w:t xml:space="preserve"> </w:t>
        </w:r>
      </w:ins>
      <w:hyperlink w:anchor="exm-not-convex-set">
        <w:ins w:id="167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68" w:author="PR Preview" w:date="2026-01-01T00:00:00Z">
        <w:r>
          <w:t xml:space="preserve">.</w:t>
        </w:r>
      </w:ins>
    </w:p>
    <w:bookmarkEnd w:id="82"/>
    <w:bookmarkStart w:id="83" w:name="def-strictly-convex"/>
    <w:p>
      <w:pPr>
        <w:pStyle w:val="BodyText"/>
      </w:pPr>
      <w:ins w:id="169" w:author="PR Preview" w:date="2026-01-01T00:00:00Z">
        <w:r>
          <w:rPr>
            <w:b/>
            <w:bCs/>
          </w:rPr>
          <w:t xml:space="preserve">Definition 5 (Strictly convex function)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 function</w:t>
        </w:r>
      </w:ins>
      <w:ins w:id="1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strictly convex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if</w:t>
        </w:r>
      </w:ins>
      <w:ins w:id="1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 all</w:t>
        </w:r>
      </w:ins>
      <w:ins w:id="1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in</w:t>
        </w:r>
      </w:ins>
      <w:ins w:id="18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 all</w:t>
        </w:r>
      </w:ins>
      <w:ins w:id="18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9" w:author="PR Preview" w:date="2026-01-01T00:00:00Z">
        <w:r>
          <w:t xml:space="preserve">.</w:t>
        </w:r>
      </w:ins>
    </w:p>
    <w:bookmarkEnd w:id="83"/>
    <w:bookmarkStart w:id="85" w:name="def-concave"/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Definition 6 (Concave function)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 function</w:t>
        </w:r>
      </w:ins>
      <w:ins w:id="1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concave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if</w:t>
        </w:r>
      </w:ins>
      <w:ins w:id="2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</w:t>
        </w:r>
      </w:ins>
      <w:ins w:id="203" w:author="PR Preview" w:date="2026-01-01T00:00:00Z">
        <w:r>
          <w:t xml:space="preserve"> </w:t>
        </w:r>
      </w:ins>
      <w:hyperlink r:id="rId84">
        <w:ins w:id="204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205" w:author="PR Preview" w:date="2026-01-01T00:00:00Z">
        <w:r>
          <w:t xml:space="preserve">.</w:t>
        </w:r>
      </w:ins>
    </w:p>
    <w:bookmarkEnd w:id="85"/>
    <w:bookmarkStart w:id="86" w:name="def-strictly-concave"/>
    <w:p>
      <w:pPr>
        <w:pStyle w:val="BodyText"/>
      </w:pPr>
      <w:ins w:id="206" w:author="PR Preview" w:date="2026-01-01T00:00:00Z">
        <w:r>
          <w:rPr>
            <w:b/>
            <w:bCs/>
          </w:rPr>
          <w:t xml:space="preserve">Definition 7 (Strictly concave function)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 function</w:t>
        </w:r>
      </w:ins>
      <w:ins w:id="2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rPr>
            <w:b/>
            <w:bCs/>
          </w:rPr>
          <w:t xml:space="preserve">strictly concave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if</w:t>
        </w:r>
      </w:ins>
      <w:ins w:id="2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is strictly convex (</w:t>
        </w:r>
      </w:ins>
      <w:hyperlink w:anchor="def-strictly-convex">
        <w:ins w:id="21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20" w:author="PR Preview" w:date="2026-01-01T00:00:00Z">
        <w:r>
          <w:t xml:space="preserve">).</w:t>
        </w:r>
      </w:ins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del w:id="221" w:author="PR Preview" w:date="2026-01-01T00:00:00Z">
        <w:r>
          <w:rPr>
            <w:b/>
            <w:bCs/>
          </w:rPr>
          <w:delText xml:space="preserve">Definition 6 (Epigraph)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The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rPr>
            <w:b/>
            <w:bCs/>
          </w:rPr>
          <w:delText xml:space="preserve">epigraph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of</w:delText>
        </w:r>
      </w:del>
      <w:del w:id="2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 the set of points on or over its</w:delText>
        </w:r>
      </w:del>
      <w:del w:id="231" w:author="PR Preview" w:date="2026-01-01T00:00:00Z">
        <w:r>
          <w:delText xml:space="preserve"> </w:delText>
        </w:r>
      </w:del>
      <w:hyperlink r:id="rId90">
        <w:del w:id="232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233" w:author="PR Preview" w:date="2026-01-01T00:00:00Z">
        <w:r>
          <w:delText xml:space="preserve">,</w:delText>
        </w:r>
      </w:del>
    </w:p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Definition 8 (Epigraph)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rPr>
            <w:b/>
            <w:bCs/>
          </w:rPr>
          <w:t xml:space="preserve">epigraph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</w:t>
        </w:r>
      </w:ins>
      <w:ins w:id="2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the set of points on or over its</w:t>
        </w:r>
      </w:ins>
      <w:ins w:id="244" w:author="PR Preview" w:date="2026-01-01T00:00:00Z">
        <w:r>
          <w:t xml:space="preserve"> </w:t>
        </w:r>
      </w:ins>
      <w:hyperlink r:id="rId90">
        <w:ins w:id="245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24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del w:id="247" w:author="PR Preview" w:date="2026-01-01T00:00:00Z">
        <w:r>
          <w:rPr>
            <w:b/>
            <w:bCs/>
          </w:rPr>
          <w:delText xml:space="preserve">Theorem 8 (Convexity through the epigraph)</w:delText>
        </w:r>
      </w:del>
      <w:del w:id="2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is</w:delText>
        </w:r>
      </w:del>
      <w:del w:id="251" w:author="PR Preview" w:date="2026-01-01T00:00:00Z">
        <w:r>
          <w:delText xml:space="preserve"> </w:delText>
        </w:r>
      </w:del>
      <w:hyperlink r:id="rId84">
        <w:del w:id="252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if and only if its epigraph (</w:delText>
        </w:r>
      </w:del>
      <w:hyperlink w:anchor="def-epigraph">
        <w:del w:id="25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56" w:author="PR Preview" w:date="2026-01-01T00:00:00Z">
        <w:r>
          <w:delText xml:space="preserve">) is convex (</w:delText>
        </w:r>
      </w:del>
      <w:hyperlink w:anchor="def-convex-set">
        <w:del w:id="25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58" w:author="PR Preview" w:date="2026-01-01T00:00:00Z">
        <w:r>
          <w:delText xml:space="preserve">).</w:delText>
        </w:r>
      </w:del>
    </w:p>
    <w:p>
      <w:pPr>
        <w:pStyle w:val="BodyText"/>
      </w:pPr>
      <w:ins w:id="259" w:author="PR Preview" w:date="2026-01-01T00:00:00Z">
        <w:r>
          <w:rPr>
            <w:b/>
            <w:bCs/>
          </w:rPr>
          <w:t xml:space="preserve">Theorem 8 (Convexity through the epigraph)</w:t>
        </w:r>
      </w:ins>
      <w:ins w:id="2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</w:t>
        </w:r>
      </w:ins>
      <w:ins w:id="263" w:author="PR Preview" w:date="2026-01-01T00:00:00Z">
        <w:r>
          <w:t xml:space="preserve"> </w:t>
        </w:r>
      </w:ins>
      <w:hyperlink r:id="rId84">
        <w:ins w:id="264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if and only if its epigraph (</w:t>
        </w:r>
      </w:ins>
      <w:hyperlink w:anchor="def-epigraph">
        <w:ins w:id="2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68" w:author="PR Preview" w:date="2026-01-01T00:00:00Z">
        <w:r>
          <w:t xml:space="preserve">) is convex (</w:t>
        </w:r>
      </w:ins>
      <w:hyperlink w:anchor="def-convex-set">
        <w:ins w:id="26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70" w:author="PR Preview" w:date="2026-01-01T00:00:00Z">
        <w:r>
          <w:t xml:space="preserve">).</w:t>
        </w:r>
      </w:ins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71" w:author="PR Preview" w:date="2026-01-01T00:00:00Z">
        <w:r>
          <w:delText xml:space="preserve">and by</w:delText>
        </w:r>
      </w:del>
      <w:del w:id="272" w:author="PR Preview" w:date="2026-01-01T00:00:00Z">
        <w:r>
          <w:delText xml:space="preserve"> </w:delText>
        </w:r>
      </w:del>
      <w:hyperlink w:anchor="def-epigraph">
        <w:del w:id="27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that membership means</w:delText>
        </w:r>
      </w:del>
      <w:del w:id="2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277" w:author="PR Preview" w:date="2026-01-01T00:00:00Z">
        <w:r>
          <w:delText xml:space="preserve">.</w:delText>
        </w:r>
      </w:del>
    </w:p>
    <w:p>
      <w:pPr>
        <w:pStyle w:val="FirstParagraph"/>
      </w:pPr>
      <w:ins w:id="278" w:author="PR Preview" w:date="2026-01-01T00:00:00Z">
        <w:r>
          <w:t xml:space="preserve">and by</w:t>
        </w:r>
      </w:ins>
      <w:ins w:id="279" w:author="PR Preview" w:date="2026-01-01T00:00:00Z">
        <w:r>
          <w:t xml:space="preserve"> </w:t>
        </w:r>
      </w:ins>
      <w:hyperlink w:anchor="def-epigraph">
        <w:ins w:id="28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that membership means</w:t>
        </w:r>
      </w:ins>
      <w:ins w:id="2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8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7 (Tangent plane)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Let</w:delText>
        </w:r>
      </w:del>
      <w:del w:id="2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have a gradient at</w:delText>
        </w:r>
      </w:del>
      <w:del w:id="2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(</w:delText>
        </w:r>
      </w:del>
      <w:hyperlink r:id="rId17">
        <w:del w:id="294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295" w:author="PR Preview" w:date="2026-01-01T00:00:00Z">
        <w:r>
          <w:delText xml:space="preserve">).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The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b/>
            <w:bCs/>
          </w:rPr>
          <w:delText xml:space="preserve">tangent plane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to the</w:delText>
        </w:r>
      </w:del>
      <w:del w:id="302" w:author="PR Preview" w:date="2026-01-01T00:00:00Z">
        <w:r>
          <w:delText xml:space="preserve"> </w:delText>
        </w:r>
      </w:del>
      <w:hyperlink r:id="rId90">
        <w:del w:id="303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of</w:delText>
        </w:r>
      </w:del>
      <w:del w:id="306" w:author="PR Preview" w:date="2026-01-01T00:00:00Z">
        <w:r>
          <w:delText xml:space="preserve"> </w:delText>
        </w:r>
      </w:del>
      <m:oMath>
        <m:r>
          <m:t>f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at</w:delText>
        </w:r>
      </w:del>
      <w:del w:id="3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is the graph of the function</w:delText>
        </w:r>
      </w:del>
    </w:p>
    <w:p>
      <w:pPr>
        <w:pStyle w:val="FirstParagraph"/>
      </w:pPr>
      <w:ins w:id="312" w:author="PR Preview" w:date="2026-01-01T00:00:00Z">
        <w:r>
          <w:rPr>
            <w:b/>
            <w:bCs/>
          </w:rPr>
          <w:t xml:space="preserve">Definition 9 (Tangent plane)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Let</w:t>
        </w:r>
      </w:ins>
      <w:ins w:id="3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have a gradient at</w:t>
        </w:r>
      </w:ins>
      <w:ins w:id="3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(</w:t>
        </w:r>
      </w:ins>
      <w:hyperlink r:id="rId17">
        <w:ins w:id="321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322" w:author="PR Preview" w:date="2026-01-01T00:00:00Z">
        <w:r>
          <w:t xml:space="preserve">).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rPr>
            <w:b/>
            <w:bCs/>
          </w:rPr>
          <w:t xml:space="preserve">tangent plane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to the</w:t>
        </w:r>
      </w:ins>
      <w:ins w:id="329" w:author="PR Preview" w:date="2026-01-01T00:00:00Z">
        <w:r>
          <w:t xml:space="preserve"> </w:t>
        </w:r>
      </w:ins>
      <w:hyperlink r:id="rId90">
        <w:ins w:id="33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of</w:t>
        </w:r>
      </w:ins>
      <w:ins w:id="333" w:author="PR Preview" w:date="2026-01-01T00:00:00Z">
        <w:r>
          <w:t xml:space="preserve"> </w:t>
        </w:r>
      </w:ins>
      <m:oMath>
        <m:r>
          <m:t>f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at</w:t>
        </w:r>
      </w:ins>
      <w:ins w:id="3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the graph of the function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del w:id="339" w:author="PR Preview" w:date="2026-01-01T00:00:00Z">
        <w:r>
          <w:delText xml:space="preserve">every tangent plane (</w:delText>
        </w:r>
      </w:del>
      <w:hyperlink w:anchor="def-tangent-plane">
        <w:del w:id="34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41" w:author="PR Preview" w:date="2026-01-01T00:00:00Z">
        <w:r>
          <w:delText xml:space="preserve">) lies on or under the graph.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If the inequality is strict whenever</w:delText>
        </w:r>
      </w:del>
      <w:del w:id="3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del w:id="345" w:author="PR Preview" w:date="2026-01-01T00:00:00Z">
        <w:r>
          <w:delText xml:space="preserve">, then</w:delText>
        </w:r>
      </w:del>
      <w:del w:id="346" w:author="PR Preview" w:date="2026-01-01T00:00:00Z">
        <w:r>
          <w:delText xml:space="preserve"> </w:delText>
        </w:r>
      </w:del>
      <m:oMath>
        <m:r>
          <m:t>f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is strictly convex (</w:delText>
        </w:r>
      </w:del>
      <w:hyperlink w:anchor="def-strictly-convex">
        <w:del w:id="34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50" w:author="PR Preview" w:date="2026-01-01T00:00:00Z">
        <w:r>
          <w:delText xml:space="preserve">).</w:delText>
        </w:r>
      </w:del>
    </w:p>
    <w:p>
      <w:pPr>
        <w:pStyle w:val="FirstParagraph"/>
      </w:pPr>
      <w:ins w:id="351" w:author="PR Preview" w:date="2026-01-01T00:00:00Z">
        <w:r>
          <w:t xml:space="preserve">every tangent plane (</w:t>
        </w:r>
      </w:ins>
      <w:hyperlink w:anchor="def-tangent-plane">
        <w:ins w:id="35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53" w:author="PR Preview" w:date="2026-01-01T00:00:00Z">
        <w:r>
          <w:t xml:space="preserve">) lies on or under the graph.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If the inequality is strict whenever</w:t>
        </w:r>
      </w:ins>
      <w:ins w:id="3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ins w:id="357" w:author="PR Preview" w:date="2026-01-01T00:00:00Z">
        <w:r>
          <w:t xml:space="preserve">, then</w:t>
        </w:r>
      </w:ins>
      <w:ins w:id="358" w:author="PR Preview" w:date="2026-01-01T00:00:00Z">
        <w:r>
          <w:t xml:space="preserve"> </w:t>
        </w:r>
      </w:ins>
      <m:oMath>
        <m:r>
          <m:t>f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strictly convex (</w:t>
        </w:r>
      </w:ins>
      <w:hyperlink w:anchor="def-strictly-convex">
        <w:ins w:id="36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62" w:author="PR Preview" w:date="2026-01-01T00:00:00Z">
        <w:r>
          <w:t xml:space="preserve">).</w:t>
        </w:r>
      </w:ins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del w:id="363" w:author="PR Preview" w:date="2026-01-01T00:00:00Z">
        <w:r>
          <w:rPr>
            <w:b/>
            <w:bCs/>
          </w:rPr>
          <w:delText xml:space="preserve">Definition 8 (Feasible set and constraints)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In a problem that looks for a best point among some allowed points of</w:delText>
        </w:r>
      </w:del>
      <w:del w:id="3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7" w:author="PR Preview" w:date="2026-01-01T00:00:00Z">
        <w:r>
          <w:delText xml:space="preserve">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the set</w:delText>
        </w:r>
      </w:del>
      <w:del w:id="3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of allowed points is the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feasible set</w:delText>
        </w:r>
      </w:del>
      <w:del w:id="375" w:author="PR Preview" w:date="2026-01-01T00:00:00Z">
        <w:r>
          <w:delText xml:space="preserve">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 its points are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rPr>
            <w:b/>
            <w:bCs/>
          </w:rPr>
          <w:delText xml:space="preserve">feasible</w:delText>
        </w:r>
      </w:del>
      <w:del w:id="380" w:author="PR Preview" w:date="2026-01-01T00:00:00Z">
        <w:r>
          <w:delText xml:space="preserve">.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When</w:delText>
        </w:r>
      </w:del>
      <w:del w:id="383" w:author="PR Preview" w:date="2026-01-01T00:00:00Z">
        <w:r>
          <w:delText xml:space="preserve"> </w:delText>
        </w:r>
      </w:del>
      <m:oMath>
        <m:r>
          <m:t>F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is the set of points that satisfy some equations or inequalities,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those equations or inequalities are the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rPr>
            <w:b/>
            <w:bCs/>
          </w:rPr>
          <w:delText xml:space="preserve">constraints</w:delText>
        </w:r>
      </w:del>
      <w:del w:id="390" w:author="PR Preview" w:date="2026-01-01T00:00:00Z">
        <w:r>
          <w:delText xml:space="preserve">.</w:delText>
        </w:r>
      </w:del>
    </w:p>
    <w:p>
      <w:pPr>
        <w:pStyle w:val="FirstParagraph"/>
      </w:pPr>
      <w:ins w:id="391" w:author="PR Preview" w:date="2026-01-01T00:00:00Z">
        <w:r>
          <w:rPr>
            <w:b/>
            <w:bCs/>
          </w:rPr>
          <w:t xml:space="preserve">Definition 10 (Feasible set)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In a problem that looks for a best point among some allowed points of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 set</w:t>
        </w:r>
      </w:ins>
      <w:ins w:id="3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of allowed points is the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rPr>
            <w:b/>
            <w:bCs/>
          </w:rPr>
          <w:t xml:space="preserve">feasible set</w:t>
        </w:r>
      </w:ins>
      <w:ins w:id="403" w:author="PR Preview" w:date="2026-01-01T00:00:00Z">
        <w:r>
          <w:t xml:space="preserve">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and its points are feasible.</w:t>
        </w:r>
      </w:ins>
    </w:p>
    <w:bookmarkEnd w:id="113"/>
    <w:bookmarkStart w:id="114" w:name="def-constraints"/>
    <w:p>
      <w:pPr>
        <w:pStyle w:val="BodyText"/>
      </w:pPr>
      <w:ins w:id="406" w:author="PR Preview" w:date="2026-01-01T00:00:00Z">
        <w:r>
          <w:rPr>
            <w:b/>
            <w:bCs/>
          </w:rPr>
          <w:t xml:space="preserve">Definition 11 (Constraints)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When the feasible set</w:t>
        </w:r>
      </w:ins>
      <w:ins w:id="409" w:author="PR Preview" w:date="2026-01-01T00:00:00Z">
        <w:r>
          <w:t xml:space="preserve"> </w:t>
        </w:r>
      </w:ins>
      <m:oMath>
        <m:r>
          <m:t>F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(</w:t>
        </w:r>
      </w:ins>
      <w:hyperlink w:anchor="def-feasible-set">
        <w:ins w:id="41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13" w:author="PR Preview" w:date="2026-01-01T00:00:00Z">
        <w:r>
          <w:t xml:space="preserve">) is the set of points that satisfy some equations or inequalities,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those equations or inequalities are the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b/>
            <w:bCs/>
          </w:rPr>
          <w:t xml:space="preserve">constraints</w:t>
        </w:r>
      </w:ins>
      <w:ins w:id="418" w:author="PR Preview" w:date="2026-01-01T00:00:00Z">
        <w:r>
          <w:t xml:space="preserve">.</w:t>
        </w:r>
      </w:ins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del w:id="419" w:author="PR Preview" w:date="2026-01-01T00:00:00Z">
        <w:r>
          <w:rPr>
            <w:b/>
            <w:bCs/>
          </w:rPr>
          <w:delText xml:space="preserve">Definition 9 (Objective function (objective) and minimization problem)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Let</w:delText>
        </w:r>
      </w:del>
      <w:del w:id="4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and let</w:delText>
        </w:r>
      </w:del>
      <w:del w:id="4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be a feasible set (</w:delText>
        </w:r>
      </w:del>
      <w:hyperlink w:anchor="def-feasible-set">
        <w:del w:id="42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29" w:author="PR Preview" w:date="2026-01-01T00:00:00Z">
        <w:r>
          <w:delText xml:space="preserve">).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In the problem of minimizing</w:delText>
        </w:r>
      </w:del>
      <w:del w:id="432" w:author="PR Preview" w:date="2026-01-01T00:00:00Z">
        <w:r>
          <w:delText xml:space="preserve"> </w:delText>
        </w:r>
      </w:del>
      <m:oMath>
        <m:r>
          <m:t>f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over</w:delText>
        </w:r>
      </w:del>
      <w:del w:id="435" w:author="PR Preview" w:date="2026-01-01T00:00:00Z">
        <w:r>
          <w:delText xml:space="preserve"> </w:delText>
        </w:r>
      </w:del>
      <m:oMath>
        <m:r>
          <m:t>F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m:oMath>
        <m:r>
          <m:t>f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is the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rPr>
            <w:b/>
            <w:bCs/>
          </w:rPr>
          <w:delText xml:space="preserve">objective function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(or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rPr>
            <w:b/>
            <w:bCs/>
          </w:rPr>
          <w:delText xml:space="preserve">objective</w:delText>
        </w:r>
      </w:del>
      <w:del w:id="446" w:author="PR Preview" w:date="2026-01-01T00:00:00Z">
        <w:r>
          <w:delText xml:space="preserve">).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rPr>
            <w:b/>
            <w:bCs/>
          </w:rPr>
          <w:delText xml:space="preserve">minimizer of</w:delText>
        </w:r>
      </w:del>
      <w:del w:id="451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452" w:author="PR Preview" w:date="2026-01-01T00:00:00Z">
        <w:r>
          <w:rPr>
            <w:b/>
            <w:bCs/>
          </w:rPr>
          <w:delText xml:space="preserve"> </w:delText>
        </w:r>
      </w:del>
      <w:del w:id="453" w:author="PR Preview" w:date="2026-01-01T00:00:00Z">
        <w:r>
          <w:rPr>
            <w:b/>
            <w:bCs/>
          </w:rPr>
          <w:delText xml:space="preserve">over</w:delText>
        </w:r>
      </w:del>
      <w:del w:id="454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is a feasible</w:delText>
        </w:r>
      </w:del>
      <w:del w:id="45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with</w:delText>
        </w:r>
      </w:del>
      <w:del w:id="4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for every feasible</w:delText>
        </w:r>
      </w:del>
      <w:del w:id="4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64" w:author="PR Preview" w:date="2026-01-01T00:00:00Z">
        <w:r>
          <w:delText xml:space="preserve">: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a</w:delText>
        </w:r>
      </w:del>
      <w:del w:id="467" w:author="PR Preview" w:date="2026-01-01T00:00:00Z">
        <w:r>
          <w:delText xml:space="preserve"> </w:delText>
        </w:r>
      </w:del>
      <w:hyperlink r:id="rId107">
        <w:del w:id="468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of</w:delText>
        </w:r>
      </w:del>
      <w:del w:id="471" w:author="PR Preview" w:date="2026-01-01T00:00:00Z">
        <w:r>
          <w:delText xml:space="preserve"> </w:delText>
        </w:r>
      </w:del>
      <m:oMath>
        <m:r>
          <m:t>f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with its domain restricted to</w:delText>
        </w:r>
      </w:del>
      <w:del w:id="474" w:author="PR Preview" w:date="2026-01-01T00:00:00Z">
        <w:r>
          <w:delText xml:space="preserve"> </w:delText>
        </w:r>
      </w:del>
      <m:oMath>
        <m:r>
          <m:t>F</m:t>
        </m:r>
      </m:oMath>
      <w:del w:id="475" w:author="PR Preview" w:date="2026-01-01T00:00:00Z">
        <w:r>
          <w:delText xml:space="preserve">.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When</w:delText>
        </w:r>
      </w:del>
      <w:del w:id="478" w:author="PR Preview" w:date="2026-01-01T00:00:00Z">
        <w:r>
          <w:delText xml:space="preserve"> </w:delText>
        </w:r>
      </w:del>
      <m:oMath>
        <m:r>
          <m:t>F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is given by constraints,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problem is to minimize</w:delText>
        </w:r>
      </w:del>
      <w:del w:id="483" w:author="PR Preview" w:date="2026-01-01T00:00:00Z">
        <w:r>
          <w:delText xml:space="preserve"> </w:delText>
        </w:r>
      </w:del>
      <m:oMath>
        <m:r>
          <m:t>f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rPr>
            <w:b/>
            <w:bCs/>
          </w:rPr>
          <w:delText xml:space="preserve">subject to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them.</w:delText>
        </w:r>
      </w:del>
    </w:p>
    <w:p>
      <w:pPr>
        <w:pStyle w:val="BodyText"/>
      </w:pPr>
      <w:ins w:id="488" w:author="PR Preview" w:date="2026-01-01T00:00:00Z">
        <w:r>
          <w:rPr>
            <w:b/>
            <w:bCs/>
          </w:rPr>
          <w:t xml:space="preserve">Definition 12 (Objective function (objective))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Let</w:t>
        </w:r>
      </w:ins>
      <w:ins w:id="4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 let</w:t>
        </w:r>
      </w:ins>
      <w:ins w:id="4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be a feasible set (</w:t>
        </w:r>
      </w:ins>
      <w:hyperlink w:anchor="def-feasible-set">
        <w:ins w:id="49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98" w:author="PR Preview" w:date="2026-01-01T00:00:00Z">
        <w:r>
          <w:t xml:space="preserve">).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In the problem of minimizing</w:t>
        </w:r>
      </w:ins>
      <w:ins w:id="501" w:author="PR Preview" w:date="2026-01-01T00:00:00Z">
        <w:r>
          <w:t xml:space="preserve"> </w:t>
        </w:r>
      </w:ins>
      <m:oMath>
        <m:r>
          <m:t>f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over</w:t>
        </w:r>
      </w:ins>
      <w:ins w:id="504" w:author="PR Preview" w:date="2026-01-01T00:00:00Z">
        <w:r>
          <w:t xml:space="preserve"> </w:t>
        </w:r>
      </w:ins>
      <m:oMath>
        <m:r>
          <m:t>F</m:t>
        </m:r>
      </m:oMath>
      <w:ins w:id="505" w:author="PR Preview" w:date="2026-01-01T00:00:00Z">
        <w:r>
          <w:t xml:space="preserve">,</w:t>
        </w:r>
      </w:ins>
      <w:ins w:id="506" w:author="PR Preview" w:date="2026-01-01T00:00:00Z">
        <w:r>
          <w:t xml:space="preserve"> </w:t>
        </w:r>
      </w:ins>
      <m:oMath>
        <m:r>
          <m:t>f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is the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rPr>
            <w:b/>
            <w:bCs/>
          </w:rPr>
          <w:t xml:space="preserve">objective function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(or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rPr>
            <w:b/>
            <w:bCs/>
          </w:rPr>
          <w:t xml:space="preserve">objective</w:t>
        </w:r>
      </w:ins>
      <w:ins w:id="515" w:author="PR Preview" w:date="2026-01-01T00:00:00Z">
        <w:r>
          <w:t xml:space="preserve">).</w:t>
        </w:r>
      </w:ins>
    </w:p>
    <w:bookmarkEnd w:id="116"/>
    <w:bookmarkStart w:id="117" w:name="def-minimizer-over-feasible-set"/>
    <w:p>
      <w:pPr>
        <w:pStyle w:val="BodyText"/>
      </w:pPr>
      <w:ins w:id="516" w:author="PR Preview" w:date="2026-01-01T00:00:00Z">
        <w:r>
          <w:rPr>
            <w:b/>
            <w:bCs/>
          </w:rPr>
          <w:t xml:space="preserve">Definition 13 (Minimizer over a feasible set)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With</w:t>
        </w:r>
      </w:ins>
      <w:ins w:id="519" w:author="PR Preview" w:date="2026-01-01T00:00:00Z">
        <w:r>
          <w:t xml:space="preserve"> </w:t>
        </w:r>
      </w:ins>
      <m:oMath>
        <m:r>
          <m:t>f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m:oMath>
        <m:r>
          <m:t>F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as in</w:t>
        </w:r>
      </w:ins>
      <w:ins w:id="525" w:author="PR Preview" w:date="2026-01-01T00:00:00Z">
        <w:r>
          <w:t xml:space="preserve"> </w:t>
        </w:r>
      </w:ins>
      <w:hyperlink w:anchor="def-objective-function">
        <w:ins w:id="52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b/>
            <w:bCs/>
          </w:rPr>
          <w:t xml:space="preserve">minimizer of</w:t>
        </w:r>
      </w:ins>
      <w:ins w:id="532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33" w:author="PR Preview" w:date="2026-01-01T00:00:00Z">
        <w:r>
          <w:rPr>
            <w:b/>
            <w:bCs/>
          </w:rPr>
          <w:t xml:space="preserve"> </w:t>
        </w:r>
      </w:ins>
      <w:ins w:id="534" w:author="PR Preview" w:date="2026-01-01T00:00:00Z">
        <w:r>
          <w:rPr>
            <w:b/>
            <w:bCs/>
          </w:rPr>
          <w:t xml:space="preserve">over</w:t>
        </w:r>
      </w:ins>
      <w:ins w:id="535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is a feasible</w:t>
        </w:r>
      </w:ins>
      <w:ins w:id="53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with</w:t>
        </w:r>
      </w:ins>
      <w:ins w:id="5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 every feasible</w:t>
        </w:r>
      </w:ins>
      <w:ins w:id="5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45" w:author="PR Preview" w:date="2026-01-01T00:00:00Z">
        <w:r>
          <w:t xml:space="preserve">: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</w:t>
        </w:r>
      </w:ins>
      <w:ins w:id="548" w:author="PR Preview" w:date="2026-01-01T00:00:00Z">
        <w:r>
          <w:t xml:space="preserve"> </w:t>
        </w:r>
      </w:ins>
      <w:hyperlink r:id="rId107">
        <w:ins w:id="549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of</w:t>
        </w:r>
      </w:ins>
      <w:ins w:id="552" w:author="PR Preview" w:date="2026-01-01T00:00:00Z">
        <w:r>
          <w:t xml:space="preserve"> </w:t>
        </w:r>
      </w:ins>
      <m:oMath>
        <m:r>
          <m:t>f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with its domain restricted to</w:t>
        </w:r>
      </w:ins>
      <w:ins w:id="555" w:author="PR Preview" w:date="2026-01-01T00:00:00Z">
        <w:r>
          <w:t xml:space="preserve"> </w:t>
        </w:r>
      </w:ins>
      <m:oMath>
        <m:r>
          <m:t>F</m:t>
        </m:r>
      </m:oMath>
      <w:ins w:id="556" w:author="PR Preview" w:date="2026-01-01T00:00:00Z">
        <w:r>
          <w:t xml:space="preserve">.</w:t>
        </w:r>
      </w:ins>
    </w:p>
    <w:bookmarkEnd w:id="117"/>
    <w:bookmarkStart w:id="118" w:name="def-minimization-problem"/>
    <w:p>
      <w:pPr>
        <w:pStyle w:val="BodyText"/>
      </w:pPr>
      <w:ins w:id="557" w:author="PR Preview" w:date="2026-01-01T00:00:00Z">
        <w:r>
          <w:rPr>
            <w:b/>
            <w:bCs/>
          </w:rPr>
          <w:t xml:space="preserve">Definition 14 (Minimization problem)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With</w:t>
        </w:r>
      </w:ins>
      <w:ins w:id="560" w:author="PR Preview" w:date="2026-01-01T00:00:00Z">
        <w:r>
          <w:t xml:space="preserve"> </w:t>
        </w:r>
      </w:ins>
      <m:oMath>
        <m:r>
          <m:t>f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and</w:t>
        </w:r>
      </w:ins>
      <w:ins w:id="563" w:author="PR Preview" w:date="2026-01-01T00:00:00Z">
        <w:r>
          <w:t xml:space="preserve"> </w:t>
        </w:r>
      </w:ins>
      <m:oMath>
        <m:r>
          <m:t>F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as in</w:t>
        </w:r>
      </w:ins>
      <w:ins w:id="566" w:author="PR Preview" w:date="2026-01-01T00:00:00Z">
        <w:r>
          <w:t xml:space="preserve"> </w:t>
        </w:r>
      </w:ins>
      <w:hyperlink w:anchor="def-objective-function">
        <w:ins w:id="56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68" w:author="PR Preview" w:date="2026-01-01T00:00:00Z">
        <w:r>
          <w:t xml:space="preserve">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the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rPr>
            <w:b/>
            <w:bCs/>
          </w:rPr>
          <w:t xml:space="preserve">minimization problem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is to find a minimizer of</w:t>
        </w:r>
      </w:ins>
      <w:ins w:id="575" w:author="PR Preview" w:date="2026-01-01T00:00:00Z">
        <w:r>
          <w:t xml:space="preserve"> </w:t>
        </w:r>
      </w:ins>
      <m:oMath>
        <m:r>
          <m:t>f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over</w:t>
        </w:r>
      </w:ins>
      <w:ins w:id="578" w:author="PR Preview" w:date="2026-01-01T00:00:00Z">
        <w:r>
          <w:t xml:space="preserve"> </w:t>
        </w:r>
      </w:ins>
      <m:oMath>
        <m:r>
          <m:t>F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(</w:t>
        </w:r>
      </w:ins>
      <w:hyperlink w:anchor="def-minimizer-over-feasible-set">
        <w:ins w:id="58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582" w:author="PR Preview" w:date="2026-01-01T00:00:00Z">
        <w:r>
          <w:t xml:space="preserve">).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When</w:t>
        </w:r>
      </w:ins>
      <w:ins w:id="585" w:author="PR Preview" w:date="2026-01-01T00:00:00Z">
        <w:r>
          <w:t xml:space="preserve"> </w:t>
        </w:r>
      </w:ins>
      <m:oMath>
        <m:r>
          <m:t>F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is given by constraints (</w:t>
        </w:r>
      </w:ins>
      <w:hyperlink w:anchor="def-constraints">
        <w:ins w:id="58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89" w:author="PR Preview" w:date="2026-01-01T00:00:00Z">
        <w:r>
          <w:t xml:space="preserve">),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 problem is to minimize</w:t>
        </w:r>
      </w:ins>
      <w:ins w:id="592" w:author="PR Preview" w:date="2026-01-01T00:00:00Z">
        <w:r>
          <w:t xml:space="preserve"> </w:t>
        </w:r>
      </w:ins>
      <m:oMath>
        <m:r>
          <m:t>f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subject to them.</w:t>
        </w:r>
      </w:ins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del w:id="595" w:author="PR Preview" w:date="2026-01-01T00:00:00Z">
        <w:r>
          <w:delText xml:space="preserve">Here the objective (</w:delText>
        </w:r>
      </w:del>
      <w:hyperlink w:anchor="def-minimization-problem">
        <w:del w:id="59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97" w:author="PR Preview" w:date="2026-01-01T00:00:00Z">
        <w:r>
          <w:delText xml:space="preserve">) is a quadratic</w:delText>
        </w:r>
      </w:del>
      <w:del w:id="59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with</w:delText>
        </w:r>
      </w:del>
      <w:del w:id="60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positive definite,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and the constraints (</w:delText>
        </w:r>
      </w:del>
      <w:hyperlink w:anchor="def-feasible-set">
        <w:del w:id="60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07" w:author="PR Preview" w:date="2026-01-01T00:00:00Z">
        <w:r>
          <w:delText xml:space="preserve">) are</w:delText>
        </w:r>
      </w:del>
      <w:del w:id="608" w:author="PR Preview" w:date="2026-01-01T00:00:00Z">
        <w:r>
          <w:delText xml:space="preserve"> </w:delText>
        </w:r>
      </w:del>
      <m:oMath>
        <m:r>
          <m:t>m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linear equations</w:delText>
        </w:r>
      </w:del>
      <w:del w:id="61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612" w:author="PR Preview" w:date="2026-01-01T00:00:00Z">
        <w:r>
          <w:delText xml:space="preserve">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where</w:delText>
        </w:r>
      </w:del>
      <w:del w:id="6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is a</w:delText>
        </w:r>
      </w:del>
      <w:del w:id="61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matrix and</w:delText>
        </w:r>
      </w:del>
      <w:del w:id="6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22" w:author="PR Preview" w:date="2026-01-01T00:00:00Z">
        <w:r>
          <w:delText xml:space="preserve">.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The only stationary point of the objective alone (</w:delText>
        </w:r>
      </w:del>
      <w:hyperlink w:anchor="def-stationary-point">
        <w:del w:id="625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26" w:author="PR Preview" w:date="2026-01-01T00:00:00Z">
        <w:r>
          <w:delText xml:space="preserve">) is</w:delText>
        </w:r>
      </w:del>
      <w:del w:id="6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(its gradient is</w:delText>
        </w:r>
      </w:del>
      <w:del w:id="63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631" w:author="PR Preview" w:date="2026-01-01T00:00:00Z">
        <w:r>
          <w:delText xml:space="preserve">, and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is invertible), which may not satisfy the constraints.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A Lagrange multiplier adds one unknown per constraint,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 the minimizer over the feasible set (</w:delText>
        </w:r>
      </w:del>
      <w:hyperlink w:anchor="def-feasible-set">
        <w:del w:id="63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40" w:author="PR Preview" w:date="2026-01-01T00:00:00Z">
        <w:r>
          <w:delText xml:space="preserve">) is then found among the stationary points of a new function of the extended set of unknowns.</w:delText>
        </w:r>
      </w:del>
    </w:p>
    <w:p>
      <w:pPr>
        <w:pStyle w:val="BodyText"/>
      </w:pPr>
      <w:del w:id="641" w:author="PR Preview" w:date="2026-01-01T00:00:00Z">
        <w:r>
          <w:rPr>
            <w:b/>
            <w:bCs/>
          </w:rPr>
          <w:delText xml:space="preserve">Definition 10 (Lagrangian)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For the problem of minimizing</w:delText>
        </w:r>
      </w:del>
      <w:del w:id="6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over</w:delText>
        </w:r>
      </w:del>
      <w:del w:id="64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subject to</w:delText>
        </w:r>
      </w:del>
      <w:del w:id="6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651" w:author="PR Preview" w:date="2026-01-01T00:00:00Z">
        <w:r>
          <w:delText xml:space="preserve">,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with</w:delText>
        </w:r>
      </w:del>
      <w:del w:id="6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</w:delText>
        </w:r>
      </w:del>
      <w:del w:id="6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matrix and</w:delText>
        </w:r>
      </w:del>
      <w:del w:id="66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61" w:author="PR Preview" w:date="2026-01-01T00:00:00Z">
        <w:r>
          <w:delText xml:space="preserve">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rPr>
            <w:b/>
            <w:bCs/>
          </w:rPr>
          <w:delText xml:space="preserve">Lagrangian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is the function of</w:delText>
        </w:r>
      </w:del>
      <w:del w:id="6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and</w:delText>
        </w:r>
      </w:del>
      <w:del w:id="6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672" w:author="PR Preview" w:date="2026-01-01T00:00:00Z">
        <w:r>
          <w:delText xml:space="preserve">and the entries of</w:delText>
        </w:r>
      </w:del>
      <w:del w:id="67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are the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rPr>
            <w:b/>
            <w:bCs/>
          </w:rPr>
          <w:delText xml:space="preserve">Lagrange multipliers</w:delText>
        </w:r>
      </w:del>
      <w:del w:id="678" w:author="PR Preview" w:date="2026-01-01T00:00:00Z">
        <w:r>
          <w:delText xml:space="preserve">, one per constraint.</w:delText>
        </w:r>
      </w:del>
    </w:p>
    <w:p>
      <w:pPr>
        <w:pStyle w:val="BodyText"/>
      </w:pPr>
      <w:ins w:id="679" w:author="PR Preview" w:date="2026-01-01T00:00:00Z">
        <w:r>
          <w:t xml:space="preserve">Here the objective (</w:t>
        </w:r>
      </w:ins>
      <w:hyperlink w:anchor="def-objective-function">
        <w:ins w:id="68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81" w:author="PR Preview" w:date="2026-01-01T00:00:00Z">
        <w:r>
          <w:t xml:space="preserve">) is a quadratic</w:t>
        </w:r>
      </w:ins>
      <w:ins w:id="68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with</w:t>
        </w:r>
      </w:ins>
      <w:ins w:id="68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positive definite,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and the constraints (</w:t>
        </w:r>
      </w:ins>
      <w:hyperlink w:anchor="def-constraints">
        <w:ins w:id="69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91" w:author="PR Preview" w:date="2026-01-01T00:00:00Z">
        <w:r>
          <w:t xml:space="preserve">) are</w:t>
        </w:r>
      </w:ins>
      <w:ins w:id="692" w:author="PR Preview" w:date="2026-01-01T00:00:00Z">
        <w:r>
          <w:t xml:space="preserve"> </w:t>
        </w:r>
      </w:ins>
      <m:oMath>
        <m:r>
          <m:t>m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linear equations</w:t>
        </w:r>
      </w:ins>
      <w:ins w:id="69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where</w:t>
        </w:r>
      </w:ins>
      <w:ins w:id="6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is a</w:t>
        </w:r>
      </w:ins>
      <w:ins w:id="7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matrix and</w:t>
        </w:r>
      </w:ins>
      <w:ins w:id="7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06" w:author="PR Preview" w:date="2026-01-01T00:00:00Z">
        <w:r>
          <w:t xml:space="preserve">.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The only stationary point of the objective alone (</w:t>
        </w:r>
      </w:ins>
      <w:hyperlink w:anchor="def-stationary-point">
        <w:ins w:id="70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10" w:author="PR Preview" w:date="2026-01-01T00:00:00Z">
        <w:r>
          <w:t xml:space="preserve">) is</w:t>
        </w:r>
      </w:ins>
      <w:ins w:id="71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(its gradient is</w:t>
        </w:r>
      </w:ins>
      <w:ins w:id="71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715" w:author="PR Preview" w:date="2026-01-01T00:00:00Z">
        <w:r>
          <w:t xml:space="preserve">, and</w:t>
        </w:r>
      </w:ins>
      <w:ins w:id="71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is invertible), which may not satisfy the constraints.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 Lagrange multiplier adds one unknown per constraint,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and the minimizer over the feasible set (</w:t>
        </w:r>
      </w:ins>
      <w:hyperlink w:anchor="def-feasible-set">
        <w:ins w:id="72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24" w:author="PR Preview" w:date="2026-01-01T00:00:00Z">
        <w:r>
          <w:t xml:space="preserve">) is then found among the stationary points of a new function of the extended set of unknowns.</w:t>
        </w:r>
      </w:ins>
    </w:p>
    <w:bookmarkStart w:id="120" w:name="def-lagrangian"/>
    <w:p>
      <w:pPr>
        <w:pStyle w:val="BodyText"/>
      </w:pPr>
      <w:ins w:id="725" w:author="PR Preview" w:date="2026-01-01T00:00:00Z">
        <w:r>
          <w:rPr>
            <w:b/>
            <w:bCs/>
          </w:rPr>
          <w:t xml:space="preserve">Definition 15 (Lagrangian)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For the problem of minimizing</w:t>
        </w:r>
      </w:ins>
      <w:ins w:id="7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over</w:t>
        </w:r>
      </w:ins>
      <w:ins w:id="7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subject to</w:t>
        </w:r>
      </w:ins>
      <w:ins w:id="7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735" w:author="PR Preview" w:date="2026-01-01T00:00:00Z">
        <w:r>
          <w:t xml:space="preserve">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with</w:t>
        </w:r>
      </w:ins>
      <w:ins w:id="7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</w:t>
        </w:r>
      </w:ins>
      <w:ins w:id="7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matrix and</w:t>
        </w:r>
      </w:ins>
      <w:ins w:id="7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the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rPr>
            <w:b/>
            <w:bCs/>
          </w:rPr>
          <w:t xml:space="preserve">Lagrangian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is the function of</w:t>
        </w:r>
      </w:ins>
      <w:ins w:id="7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and</w:t>
        </w:r>
      </w:ins>
      <w:ins w:id="7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ins w:id="756" w:author="PR Preview" w:date="2026-01-01T00:00:00Z">
        <w:r>
          <w:rPr>
            <w:b/>
            <w:bCs/>
          </w:rPr>
          <w:t xml:space="preserve">Definition 16 (Lagrange multipliers)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In the Lagrangian</w:t>
        </w:r>
      </w:ins>
      <w:ins w:id="75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(</w:t>
        </w:r>
      </w:ins>
      <w:hyperlink w:anchor="def-lagrangian">
        <w:ins w:id="76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63" w:author="PR Preview" w:date="2026-01-01T00:00:00Z">
        <w:r>
          <w:t xml:space="preserve">),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the entries of</w:t>
        </w:r>
      </w:ins>
      <w:ins w:id="7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are the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rPr>
            <w:b/>
            <w:bCs/>
          </w:rPr>
          <w:t xml:space="preserve">Lagrange multipliers</w:t>
        </w:r>
      </w:ins>
      <w:ins w:id="771" w:author="PR Preview" w:date="2026-01-01T00:00:00Z">
        <w:r>
          <w:t xml:space="preserve">, one per constraint.</w:t>
        </w:r>
      </w:ins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del w:id="772" w:author="PR Preview" w:date="2026-01-01T00:00:00Z">
        <w:r>
          <w:rPr>
            <w:b/>
            <w:bCs/>
          </w:rPr>
          <w:delText xml:space="preserve">Definition 11 (Sensitivity)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Suppose a minimization problem (</w:delText>
        </w:r>
      </w:del>
      <w:hyperlink w:anchor="def-minimization-problem">
        <w:del w:id="77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776" w:author="PR Preview" w:date="2026-01-01T00:00:00Z">
        <w:r>
          <w:delText xml:space="preserve">)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depends on a vector</w:delText>
        </w:r>
      </w:del>
      <w:del w:id="7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780" w:author="PR Preview" w:date="2026-01-01T00:00:00Z">
        <w:r>
          <w:delText xml:space="preserve">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and let</w:delText>
        </w:r>
      </w:del>
      <w:del w:id="78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be its minimum value, as a function of</w:delText>
        </w:r>
      </w:del>
      <w:del w:id="78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787" w:author="PR Preview" w:date="2026-01-01T00:00:00Z">
        <w:r>
          <w:delText xml:space="preserve">.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When the gradient</w:delText>
        </w:r>
      </w:del>
      <w:del w:id="7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exists (</w:delText>
        </w:r>
      </w:del>
      <w:hyperlink r:id="rId17">
        <w:del w:id="793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794" w:author="PR Preview" w:date="2026-01-01T00:00:00Z">
        <w:r>
          <w:delText xml:space="preserve">),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it is the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rPr>
            <w:b/>
            <w:bCs/>
          </w:rPr>
          <w:delText xml:space="preserve">sensitivity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 the minimum value to</w:delText>
        </w:r>
      </w:del>
      <w:del w:id="8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802" w:author="PR Preview" w:date="2026-01-01T00:00:00Z">
        <w:r>
          <w:delText xml:space="preserve">: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by</w:delText>
        </w:r>
      </w:del>
      <w:del w:id="805" w:author="PR Preview" w:date="2026-01-01T00:00:00Z">
        <w:r>
          <w:delText xml:space="preserve"> </w:delText>
        </w:r>
      </w:del>
      <w:hyperlink r:id="rId134">
        <w:del w:id="806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807" w:author="PR Preview" w:date="2026-01-01T00:00:00Z">
        <w:r>
          <w:delText xml:space="preserve">, its entry</w:delText>
        </w:r>
      </w:del>
      <w:del w:id="808" w:author="PR Preview" w:date="2026-01-01T00:00:00Z">
        <w:r>
          <w:delText xml:space="preserve"> </w:delText>
        </w:r>
      </w:del>
      <m:oMath>
        <m:r>
          <m:t>i</m:t>
        </m:r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is the limit,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as a change in</w:delText>
        </w:r>
      </w:del>
      <w:del w:id="81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alone shrinks to</w:delText>
        </w:r>
      </w:del>
      <w:del w:id="816" w:author="PR Preview" w:date="2026-01-01T00:00:00Z">
        <w:r>
          <w:delText xml:space="preserve"> </w:delText>
        </w:r>
      </w:del>
      <m:oMath>
        <m:r>
          <m:t>0</m:t>
        </m:r>
      </m:oMath>
      <w:del w:id="817" w:author="PR Preview" w:date="2026-01-01T00:00:00Z">
        <w:r>
          <w:delText xml:space="preserve">,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of the resulting change in the minimum value divided by the change in</w:delText>
        </w:r>
      </w:del>
      <w:del w:id="820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821" w:author="PR Preview" w:date="2026-01-01T00:00:00Z">
        <w:r>
          <w:delText xml:space="preserve">.</w:delText>
        </w:r>
      </w:del>
    </w:p>
    <w:p>
      <w:pPr>
        <w:pStyle w:val="BodyText"/>
      </w:pPr>
      <w:del w:id="822" w:author="PR Preview" w:date="2026-01-01T00:00:00Z">
        <w:r>
          <w:rPr>
            <w:b/>
            <w:bCs/>
          </w:rPr>
          <w:delText xml:space="preserve">Example 30 (The sensitivity of a one-point problem)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Minimize</w:delText>
        </w:r>
      </w:del>
      <w:del w:id="82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subject to</w:delText>
        </w:r>
      </w:del>
      <w:del w:id="82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829" w:author="PR Preview" w:date="2026-01-01T00:00:00Z">
        <w:r>
          <w:delText xml:space="preserve">, for a number</w:delText>
        </w:r>
      </w:del>
      <w:del w:id="830" w:author="PR Preview" w:date="2026-01-01T00:00:00Z">
        <w:r>
          <w:delText xml:space="preserve"> </w:delText>
        </w:r>
      </w:del>
      <m:oMath>
        <m:r>
          <m:t>b</m:t>
        </m:r>
      </m:oMath>
      <w:del w:id="831" w:author="PR Preview" w:date="2026-01-01T00:00:00Z">
        <w:r>
          <w:delText xml:space="preserve">.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The feasible set (</w:delText>
        </w:r>
      </w:del>
      <w:hyperlink w:anchor="def-feasible-set">
        <w:del w:id="83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35" w:author="PR Preview" w:date="2026-01-01T00:00:00Z">
        <w:r>
          <w:delText xml:space="preserve">) is</w:delText>
        </w:r>
      </w:del>
      <w:del w:id="8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837" w:author="PR Preview" w:date="2026-01-01T00:00:00Z">
        <w:r>
          <w:delText xml:space="preserve">, so the minimum value is</w:delText>
        </w:r>
      </w:del>
      <w:del w:id="8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839" w:author="PR Preview" w:date="2026-01-01T00:00:00Z">
        <w:r>
          <w:delText xml:space="preserve">,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and its sensitivity to</w:delText>
        </w:r>
      </w:del>
      <w:del w:id="842" w:author="PR Preview" w:date="2026-01-01T00:00:00Z">
        <w:r>
          <w:delText xml:space="preserve"> </w:delText>
        </w:r>
      </w:del>
      <m:oMath>
        <m:r>
          <m:t>b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is</w:delText>
        </w:r>
      </w:del>
      <w:del w:id="8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At</w:delText>
        </w:r>
      </w:del>
      <w:del w:id="84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the sensitivity is</w:delText>
        </w:r>
      </w:del>
      <w:del w:id="852" w:author="PR Preview" w:date="2026-01-01T00:00:00Z">
        <w:r>
          <w:delText xml:space="preserve"> </w:delText>
        </w:r>
      </w:del>
      <m:oMath>
        <m:r>
          <m:t>6</m:t>
        </m:r>
      </m:oMath>
      <w:del w:id="853" w:author="PR Preview" w:date="2026-01-01T00:00:00Z">
        <w:r>
          <w:delText xml:space="preserve">: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moving</w:delText>
        </w:r>
      </w:del>
      <w:del w:id="856" w:author="PR Preview" w:date="2026-01-01T00:00:00Z">
        <w:r>
          <w:delText xml:space="preserve"> </w:delText>
        </w:r>
      </w:del>
      <m:oMath>
        <m:r>
          <m:t>b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from</w:delText>
        </w:r>
      </w:del>
      <w:del w:id="859" w:author="PR Preview" w:date="2026-01-01T00:00:00Z">
        <w:r>
          <w:delText xml:space="preserve"> </w:delText>
        </w:r>
      </w:del>
      <m:oMath>
        <m:r>
          <m:t>3</m:t>
        </m:r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to</w:delText>
        </w:r>
      </w:del>
      <w:del w:id="862" w:author="PR Preview" w:date="2026-01-01T00:00:00Z">
        <w:r>
          <w:delText xml:space="preserve"> </w:delText>
        </w:r>
      </w:del>
      <m:oMath>
        <m:r>
          <m:t>3.1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raises the minimum value from</w:delText>
        </w:r>
      </w:del>
      <w:del w:id="865" w:author="PR Preview" w:date="2026-01-01T00:00:00Z">
        <w:r>
          <w:delText xml:space="preserve"> </w:delText>
        </w:r>
      </w:del>
      <m:oMath>
        <m:r>
          <m:t>9</m:t>
        </m:r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to</w:delText>
        </w:r>
      </w:del>
      <w:del w:id="868" w:author="PR Preview" w:date="2026-01-01T00:00:00Z">
        <w:r>
          <w:delText xml:space="preserve"> </w:delText>
        </w:r>
      </w:del>
      <m:oMath>
        <m:r>
          <m:t>9.61</m:t>
        </m:r>
      </m:oMath>
      <w:del w:id="869" w:author="PR Preview" w:date="2026-01-01T00:00:00Z">
        <w:r>
          <w:delText xml:space="preserve">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 increase of</w:delText>
        </w:r>
      </w:del>
      <w:del w:id="872" w:author="PR Preview" w:date="2026-01-01T00:00:00Z">
        <w:r>
          <w:delText xml:space="preserve"> </w:delText>
        </w:r>
      </w:del>
      <m:oMath>
        <m:r>
          <m:t>0.61</m:t>
        </m:r>
      </m:oMath>
      <w:del w:id="873" w:author="PR Preview" w:date="2026-01-01T00:00:00Z">
        <w:r>
          <w:delText xml:space="preserve">, close to</w:delText>
        </w:r>
      </w:del>
      <w:del w:id="874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875" w:author="PR Preview" w:date="2026-01-01T00:00:00Z">
        <w:r>
          <w:delText xml:space="preserve">.</w:delText>
        </w:r>
      </w:del>
    </w:p>
    <w:p>
      <w:pPr>
        <w:pStyle w:val="BodyText"/>
      </w:pPr>
      <w:del w:id="876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In</w:delText>
        </w:r>
      </w:del>
      <w:del w:id="879" w:author="PR Preview" w:date="2026-01-01T00:00:00Z">
        <w:r>
          <w:delText xml:space="preserve"> </w:delText>
        </w:r>
      </w:del>
      <w:hyperlink w:anchor="thm-qp-equality">
        <w:del w:id="880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881" w:author="PR Preview" w:date="2026-01-01T00:00:00Z">
        <w:r>
          <w:delText xml:space="preserve">, write the minimum value as a function of</w:delText>
        </w:r>
      </w:del>
      <w:del w:id="8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883" w:author="PR Preview" w:date="2026-01-01T00:00:00Z">
        <w:r>
          <w:delText xml:space="preserve">,</w:delText>
        </w:r>
      </w:del>
      <w:del w:id="88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885" w:author="PR Preview" w:date="2026-01-01T00:00:00Z">
        <w:r>
          <w:delText xml:space="preserve">.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Its sensitivity to</w:delText>
        </w:r>
      </w:del>
      <w:del w:id="8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(</w:delText>
        </w:r>
      </w:del>
      <w:hyperlink w:anchor="def-sensitivity">
        <w:del w:id="891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892" w:author="PR Preview" w:date="2026-01-01T00:00:00Z">
        <w:r>
          <w:delText xml:space="preserve">) is</w:delText>
        </w:r>
      </w:del>
    </w:p>
    <w:p>
      <w:pPr>
        <w:pStyle w:val="FirstParagraph"/>
      </w:pPr>
      <w:ins w:id="893" w:author="PR Preview" w:date="2026-01-01T00:00:00Z">
        <w:r>
          <w:rPr>
            <w:b/>
            <w:bCs/>
          </w:rPr>
          <w:t xml:space="preserve">Definition 17 (Sensitivity)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Suppose a minimization problem (</w:t>
        </w:r>
      </w:ins>
      <w:hyperlink w:anchor="def-minimization-problem">
        <w:ins w:id="89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97" w:author="PR Preview" w:date="2026-01-01T00:00:00Z">
        <w:r>
          <w:t xml:space="preserve">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depends on a vector</w:t>
        </w:r>
      </w:ins>
      <w:ins w:id="9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let</w:t>
        </w:r>
      </w:ins>
      <w:ins w:id="90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be its minimum value, as a function of</w:t>
        </w:r>
      </w:ins>
      <w:ins w:id="9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908" w:author="PR Preview" w:date="2026-01-01T00:00:00Z">
        <w:r>
          <w:t xml:space="preserve">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When the gradient</w:t>
        </w:r>
      </w:ins>
      <w:ins w:id="9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exists (</w:t>
        </w:r>
      </w:ins>
      <w:hyperlink r:id="rId17">
        <w:ins w:id="914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915" w:author="PR Preview" w:date="2026-01-01T00:00:00Z">
        <w:r>
          <w:t xml:space="preserve">),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it is the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rPr>
            <w:b/>
            <w:bCs/>
          </w:rPr>
          <w:t xml:space="preserve">sensitivity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of the minimum value to</w:t>
        </w:r>
      </w:ins>
      <w:ins w:id="9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923" w:author="PR Preview" w:date="2026-01-01T00:00:00Z">
        <w:r>
          <w:t xml:space="preserve">: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by</w:t>
        </w:r>
      </w:ins>
      <w:ins w:id="926" w:author="PR Preview" w:date="2026-01-01T00:00:00Z">
        <w:r>
          <w:t xml:space="preserve"> </w:t>
        </w:r>
      </w:ins>
      <w:hyperlink r:id="rId134">
        <w:ins w:id="927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928" w:author="PR Preview" w:date="2026-01-01T00:00:00Z">
        <w:r>
          <w:t xml:space="preserve">, its entry</w:t>
        </w:r>
      </w:ins>
      <w:ins w:id="929" w:author="PR Preview" w:date="2026-01-01T00:00:00Z">
        <w:r>
          <w:t xml:space="preserve"> </w:t>
        </w:r>
      </w:ins>
      <m:oMath>
        <m:r>
          <m:t>i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is the limit,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as a change in</w:t>
        </w:r>
      </w:ins>
      <w:ins w:id="93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alone shrinks to</w:t>
        </w:r>
      </w:ins>
      <w:ins w:id="937" w:author="PR Preview" w:date="2026-01-01T00:00:00Z">
        <w:r>
          <w:t xml:space="preserve"> </w:t>
        </w:r>
      </w:ins>
      <m:oMath>
        <m:r>
          <m:t>0</m:t>
        </m:r>
      </m:oMath>
      <w:ins w:id="938" w:author="PR Preview" w:date="2026-01-01T00:00:00Z">
        <w:r>
          <w:t xml:space="preserve">,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of the resulting change in the minimum value divided by the change in</w:t>
        </w:r>
      </w:ins>
      <w:ins w:id="94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942" w:author="PR Preview" w:date="2026-01-01T00:00:00Z">
        <w:r>
          <w:t xml:space="preserve">.</w:t>
        </w:r>
      </w:ins>
    </w:p>
    <w:bookmarkEnd w:id="135"/>
    <w:bookmarkStart w:id="136" w:name="exm-sensitivity"/>
    <w:p>
      <w:pPr>
        <w:pStyle w:val="BodyText"/>
      </w:pPr>
      <w:ins w:id="943" w:author="PR Preview" w:date="2026-01-01T00:00:00Z">
        <w:r>
          <w:rPr>
            <w:b/>
            <w:bCs/>
          </w:rPr>
          <w:t xml:space="preserve">Example 30 (The sensitivity of a one-point problem)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Minimize</w:t>
        </w:r>
      </w:ins>
      <w:ins w:id="94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subject to</w:t>
        </w:r>
      </w:ins>
      <w:ins w:id="9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950" w:author="PR Preview" w:date="2026-01-01T00:00:00Z">
        <w:r>
          <w:t xml:space="preserve">, for a number</w:t>
        </w:r>
      </w:ins>
      <w:ins w:id="951" w:author="PR Preview" w:date="2026-01-01T00:00:00Z">
        <w:r>
          <w:t xml:space="preserve"> </w:t>
        </w:r>
      </w:ins>
      <m:oMath>
        <m:r>
          <m:t>b</m:t>
        </m:r>
      </m:oMath>
      <w:ins w:id="952" w:author="PR Preview" w:date="2026-01-01T00:00:00Z">
        <w:r>
          <w:t xml:space="preserve">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The feasible set (</w:t>
        </w:r>
      </w:ins>
      <w:hyperlink w:anchor="def-feasible-set">
        <w:ins w:id="95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56" w:author="PR Preview" w:date="2026-01-01T00:00:00Z">
        <w:r>
          <w:t xml:space="preserve">) is</w:t>
        </w:r>
      </w:ins>
      <w:ins w:id="95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958" w:author="PR Preview" w:date="2026-01-01T00:00:00Z">
        <w:r>
          <w:t xml:space="preserve">, so the minimum value is</w:t>
        </w:r>
      </w:ins>
      <w:ins w:id="95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960" w:author="PR Preview" w:date="2026-01-01T00:00:00Z">
        <w:r>
          <w:t xml:space="preserve">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and its sensitivity to</w:t>
        </w:r>
      </w:ins>
      <w:ins w:id="963" w:author="PR Preview" w:date="2026-01-01T00:00:00Z">
        <w:r>
          <w:t xml:space="preserve"> </w:t>
        </w:r>
      </w:ins>
      <m:oMath>
        <m:r>
          <m:t>b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</w:t>
        </w:r>
      </w:ins>
      <w:ins w:id="96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967" w:author="PR Preview" w:date="2026-01-01T00:00:00Z">
        <w:r>
          <w:t xml:space="preserve">.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At</w:t>
        </w:r>
      </w:ins>
      <w:ins w:id="97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the sensitivity is</w:t>
        </w:r>
      </w:ins>
      <w:ins w:id="973" w:author="PR Preview" w:date="2026-01-01T00:00:00Z">
        <w:r>
          <w:t xml:space="preserve"> </w:t>
        </w:r>
      </w:ins>
      <m:oMath>
        <m:r>
          <m:t>6</m:t>
        </m:r>
      </m:oMath>
      <w:ins w:id="974" w:author="PR Preview" w:date="2026-01-01T00:00:00Z">
        <w:r>
          <w:t xml:space="preserve">: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moving</w:t>
        </w:r>
      </w:ins>
      <w:ins w:id="977" w:author="PR Preview" w:date="2026-01-01T00:00:00Z">
        <w:r>
          <w:t xml:space="preserve"> </w:t>
        </w:r>
      </w:ins>
      <m:oMath>
        <m:r>
          <m:t>b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from</w:t>
        </w:r>
      </w:ins>
      <w:ins w:id="980" w:author="PR Preview" w:date="2026-01-01T00:00:00Z">
        <w:r>
          <w:t xml:space="preserve"> </w:t>
        </w:r>
      </w:ins>
      <m:oMath>
        <m:r>
          <m:t>3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to</w:t>
        </w:r>
      </w:ins>
      <w:ins w:id="983" w:author="PR Preview" w:date="2026-01-01T00:00:00Z">
        <w:r>
          <w:t xml:space="preserve"> </w:t>
        </w:r>
      </w:ins>
      <m:oMath>
        <m:r>
          <m:t>3.1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raises the minimum value from</w:t>
        </w:r>
      </w:ins>
      <w:ins w:id="986" w:author="PR Preview" w:date="2026-01-01T00:00:00Z">
        <w:r>
          <w:t xml:space="preserve"> </w:t>
        </w:r>
      </w:ins>
      <m:oMath>
        <m:r>
          <m:t>9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to</w:t>
        </w:r>
      </w:ins>
      <w:ins w:id="989" w:author="PR Preview" w:date="2026-01-01T00:00:00Z">
        <w:r>
          <w:t xml:space="preserve"> </w:t>
        </w:r>
      </w:ins>
      <m:oMath>
        <m:r>
          <m:t>9.61</m:t>
        </m:r>
      </m:oMath>
      <w:ins w:id="990" w:author="PR Preview" w:date="2026-01-01T00:00:00Z">
        <w:r>
          <w:t xml:space="preserve">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an increase of</w:t>
        </w:r>
      </w:ins>
      <w:ins w:id="993" w:author="PR Preview" w:date="2026-01-01T00:00:00Z">
        <w:r>
          <w:t xml:space="preserve"> </w:t>
        </w:r>
      </w:ins>
      <m:oMath>
        <m:r>
          <m:t>0.61</m:t>
        </m:r>
      </m:oMath>
      <w:ins w:id="994" w:author="PR Preview" w:date="2026-01-01T00:00:00Z">
        <w:r>
          <w:t xml:space="preserve">, close to</w:t>
        </w:r>
      </w:ins>
      <w:ins w:id="995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996" w:author="PR Preview" w:date="2026-01-01T00:00:00Z">
        <w:r>
          <w:t xml:space="preserve">.</w:t>
        </w:r>
      </w:ins>
    </w:p>
    <w:bookmarkEnd w:id="136"/>
    <w:bookmarkStart w:id="137" w:name="cor-qp-sensitivity"/>
    <w:p>
      <w:pPr>
        <w:pStyle w:val="BodyText"/>
      </w:pPr>
      <w:ins w:id="997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In</w:t>
        </w:r>
      </w:ins>
      <w:ins w:id="1000" w:author="PR Preview" w:date="2026-01-01T00:00:00Z">
        <w:r>
          <w:t xml:space="preserve"> </w:t>
        </w:r>
      </w:ins>
      <w:hyperlink w:anchor="thm-qp-equality">
        <w:ins w:id="100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002" w:author="PR Preview" w:date="2026-01-01T00:00:00Z">
        <w:r>
          <w:t xml:space="preserve">, write the minimum value as a function of</w:t>
        </w:r>
      </w:ins>
      <w:ins w:id="10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1006" w:author="PR Preview" w:date="2026-01-01T00:00:00Z">
        <w:r>
          <w:t xml:space="preserve">.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Its sensitivity to</w:t>
        </w:r>
      </w:ins>
      <w:ins w:id="10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(</w:t>
        </w:r>
      </w:ins>
      <w:hyperlink w:anchor="def-sensitivity">
        <w:ins w:id="101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013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del w:id="1014" w:author="PR Preview" w:date="2026-01-01T00:00:00Z">
        <w:r>
          <w:rPr>
            <w:b/>
            <w:bCs/>
          </w:rPr>
          <w:delText xml:space="preserve">Definition 12 (Iterative method, iterates and error)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An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rPr>
            <w:b/>
            <w:bCs/>
          </w:rPr>
          <w:delText xml:space="preserve">iterative method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starts from a point</w:delText>
        </w:r>
      </w:del>
      <w:del w:id="102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and computes</w:delText>
        </w:r>
      </w:del>
      <w:del w:id="102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from</w:delText>
        </w:r>
      </w:del>
      <w:del w:id="102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by a fixed rule, for</w:delText>
        </w:r>
      </w:del>
      <w:del w:id="103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31" w:author="PR Preview" w:date="2026-01-01T00:00:00Z">
        <w:r>
          <w:delText xml:space="preserve">;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the points</w:delText>
        </w:r>
      </w:del>
      <w:del w:id="103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are its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rPr>
            <w:b/>
            <w:bCs/>
          </w:rPr>
          <w:delText xml:space="preserve">iterates</w:delText>
        </w:r>
      </w:del>
      <w:del w:id="1039" w:author="PR Preview" w:date="2026-01-01T00:00:00Z">
        <w:r>
          <w:delText xml:space="preserve">.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For a point</w:delText>
        </w:r>
      </w:del>
      <w:del w:id="104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that the method is meant to reach,</w:delText>
        </w:r>
      </w:del>
      <w:del w:id="10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is the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rPr>
            <w:b/>
            <w:bCs/>
          </w:rPr>
          <w:delText xml:space="preserve">error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of the iterate</w:delText>
        </w:r>
      </w:del>
      <w:del w:id="105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053" w:author="PR Preview" w:date="2026-01-01T00:00:00Z">
        <w:r>
          <w:delText xml:space="preserve">.</w:delText>
        </w:r>
      </w:del>
    </w:p>
    <w:p>
      <w:pPr>
        <w:pStyle w:val="BodyText"/>
      </w:pPr>
      <w:del w:id="1054" w:author="PR Preview" w:date="2026-01-01T00:00:00Z">
        <w:r>
          <w:rPr>
            <w:b/>
            <w:bCs/>
          </w:rPr>
          <w:delText xml:space="preserve">Definition 13 (Iterates and convergence of a sequence of vectors)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A</w:delText>
        </w:r>
      </w:del>
      <w:del w:id="1057" w:author="PR Preview" w:date="2026-01-01T00:00:00Z">
        <w:r>
          <w:delText xml:space="preserve"> </w:delText>
        </w:r>
      </w:del>
      <w:hyperlink r:id="rId145">
        <w:del w:id="105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0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in</w:delText>
        </w:r>
      </w:del>
      <w:del w:id="10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rPr>
            <w:b/>
            <w:bCs/>
          </w:rPr>
          <w:delText xml:space="preserve">converges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to</w:delText>
        </w:r>
      </w:del>
      <w:del w:id="106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if the sequence of distances</w:delText>
        </w:r>
      </w:del>
      <w:del w:id="10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071" w:author="PR Preview" w:date="2026-01-01T00:00:00Z">
        <w:r>
          <w:delText xml:space="preserve"> </w:delText>
        </w:r>
      </w:del>
      <w:hyperlink r:id="rId11">
        <w:del w:id="1072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to</w:delText>
        </w:r>
      </w:del>
      <w:del w:id="1075" w:author="PR Preview" w:date="2026-01-01T00:00:00Z">
        <w:r>
          <w:delText xml:space="preserve"> </w:delText>
        </w:r>
      </w:del>
      <m:oMath>
        <m:r>
          <m:t>0</m:t>
        </m:r>
      </m:oMath>
      <w:del w:id="1076" w:author="PR Preview" w:date="2026-01-01T00:00:00Z">
        <w:r>
          <w:delText xml:space="preserve">.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For</w:delText>
        </w:r>
      </w:del>
      <w:del w:id="10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080" w:author="PR Preview" w:date="2026-01-01T00:00:00Z">
        <w:r>
          <w:delText xml:space="preserve">,</w:delText>
        </w:r>
      </w:del>
      <w:del w:id="10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082" w:author="PR Preview" w:date="2026-01-01T00:00:00Z">
        <w:r>
          <w:delText xml:space="preserve">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and this is the convergence of a sequence of numbers to</w:delText>
        </w:r>
      </w:del>
      <w:del w:id="108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086" w:author="PR Preview" w:date="2026-01-01T00:00:00Z">
        <w:r>
          <w:delText xml:space="preserve">.</w:delText>
        </w:r>
      </w:del>
    </w:p>
    <w:p>
      <w:pPr>
        <w:pStyle w:val="FirstParagraph"/>
      </w:pPr>
      <w:ins w:id="1087" w:author="PR Preview" w:date="2026-01-01T00:00:00Z">
        <w:r>
          <w:rPr>
            <w:b/>
            <w:bCs/>
          </w:rPr>
          <w:t xml:space="preserve">Definition 18 (Iterative method)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An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rPr>
            <w:b/>
            <w:bCs/>
          </w:rPr>
          <w:t xml:space="preserve">iterative method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starts from a point</w:t>
        </w:r>
      </w:ins>
      <w:ins w:id="109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and computes</w:t>
        </w:r>
      </w:ins>
      <w:ins w:id="109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from</w:t>
        </w:r>
      </w:ins>
      <w:ins w:id="110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by a fixed rule, for</w:t>
        </w:r>
      </w:ins>
      <w:ins w:id="110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04" w:author="PR Preview" w:date="2026-01-01T00:00:00Z">
        <w:r>
          <w:t xml:space="preserve">.</w:t>
        </w:r>
      </w:ins>
    </w:p>
    <w:bookmarkEnd w:id="142"/>
    <w:bookmarkStart w:id="143" w:name="def-iterate"/>
    <w:p>
      <w:pPr>
        <w:pStyle w:val="BodyText"/>
      </w:pPr>
      <w:ins w:id="1105" w:author="PR Preview" w:date="2026-01-01T00:00:00Z">
        <w:r>
          <w:rPr>
            <w:b/>
            <w:bCs/>
          </w:rPr>
          <w:t xml:space="preserve">Definition 19 (Iterate)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In an iterative method (</w:t>
        </w:r>
      </w:ins>
      <w:hyperlink w:anchor="def-iterative-method">
        <w:ins w:id="110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09" w:author="PR Preview" w:date="2026-01-01T00:00:00Z">
        <w:r>
          <w:t xml:space="preserve">),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the points</w:t>
        </w:r>
      </w:ins>
      <w:ins w:id="1112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are its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rPr>
            <w:b/>
            <w:bCs/>
          </w:rPr>
          <w:t xml:space="preserve">iterates</w:t>
        </w:r>
      </w:ins>
      <w:ins w:id="1117" w:author="PR Preview" w:date="2026-01-01T00:00:00Z">
        <w:r>
          <w:t xml:space="preserve">.</w:t>
        </w:r>
      </w:ins>
    </w:p>
    <w:bookmarkEnd w:id="143"/>
    <w:bookmarkStart w:id="144" w:name="def-iterate-error"/>
    <w:p>
      <w:pPr>
        <w:pStyle w:val="BodyText"/>
      </w:pPr>
      <w:ins w:id="1118" w:author="PR Preview" w:date="2026-01-01T00:00:00Z">
        <w:r>
          <w:rPr>
            <w:b/>
            <w:bCs/>
          </w:rPr>
          <w:t xml:space="preserve">Definition 20 (Error of an iterate)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For a point</w:t>
        </w:r>
      </w:ins>
      <w:ins w:id="112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that an iterative method (</w:t>
        </w:r>
      </w:ins>
      <w:hyperlink w:anchor="def-iterative-method">
        <w:ins w:id="112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25" w:author="PR Preview" w:date="2026-01-01T00:00:00Z">
        <w:r>
          <w:t xml:space="preserve">) is meant to reach,</w:t>
        </w:r>
      </w:ins>
      <w:ins w:id="112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is the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rPr>
            <w:b/>
            <w:bCs/>
          </w:rPr>
          <w:t xml:space="preserve">error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of the iterate</w:t>
        </w:r>
      </w:ins>
      <w:ins w:id="113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(</w:t>
        </w:r>
      </w:ins>
      <w:hyperlink w:anchor="def-iterate">
        <w:ins w:id="113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137" w:author="PR Preview" w:date="2026-01-01T00:00:00Z">
        <w:r>
          <w:t xml:space="preserve">).</w:t>
        </w:r>
      </w:ins>
    </w:p>
    <w:bookmarkEnd w:id="144"/>
    <w:bookmarkStart w:id="147" w:name="def-vector-sequence-limit"/>
    <w:p>
      <w:pPr>
        <w:pStyle w:val="BodyText"/>
      </w:pPr>
      <w:ins w:id="1138" w:author="PR Preview" w:date="2026-01-01T00:00:00Z">
        <w:r>
          <w:rPr>
            <w:b/>
            <w:bCs/>
          </w:rPr>
          <w:t xml:space="preserve">Definition 21 (Convergence of a sequence of vectors)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</w:t>
        </w:r>
      </w:ins>
      <w:ins w:id="1141" w:author="PR Preview" w:date="2026-01-01T00:00:00Z">
        <w:r>
          <w:t xml:space="preserve"> </w:t>
        </w:r>
      </w:ins>
      <w:hyperlink r:id="rId145">
        <w:ins w:id="1142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14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in</w:t>
        </w:r>
      </w:ins>
      <w:ins w:id="114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rPr>
            <w:b/>
            <w:bCs/>
          </w:rPr>
          <w:t xml:space="preserve">converges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to</w:t>
        </w:r>
      </w:ins>
      <w:ins w:id="115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if the sequence of distances</w:t>
        </w:r>
      </w:ins>
      <w:ins w:id="115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155" w:author="PR Preview" w:date="2026-01-01T00:00:00Z">
        <w:r>
          <w:t xml:space="preserve"> </w:t>
        </w:r>
      </w:ins>
      <w:hyperlink r:id="rId146">
        <w:ins w:id="1156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to</w:t>
        </w:r>
      </w:ins>
      <w:ins w:id="1159" w:author="PR Preview" w:date="2026-01-01T00:00:00Z">
        <w:r>
          <w:t xml:space="preserve"> </w:t>
        </w:r>
      </w:ins>
      <m:oMath>
        <m:r>
          <m:t>0</m:t>
        </m:r>
      </m:oMath>
      <w:ins w:id="1160" w:author="PR Preview" w:date="2026-01-01T00:00:00Z">
        <w:r>
          <w:t xml:space="preserve">.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For</w:t>
        </w:r>
      </w:ins>
      <w:ins w:id="11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164" w:author="PR Preview" w:date="2026-01-01T00:00:00Z">
        <w:r>
          <w:t xml:space="preserve">,</w:t>
        </w:r>
      </w:ins>
      <w:ins w:id="116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166" w:author="PR Preview" w:date="2026-01-01T00:00:00Z">
        <w:r>
          <w:t xml:space="preserve">,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and this is the convergence of a sequence of numbers to</w:t>
        </w:r>
      </w:ins>
      <w:ins w:id="116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70" w:author="PR Preview" w:date="2026-01-01T00:00:00Z">
        <w:r>
          <w:t xml:space="preserve">.</w:t>
        </w:r>
      </w:ins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del w:id="1171" w:author="PR Preview" w:date="2026-01-01T00:00:00Z">
        <w:r>
          <w:rPr>
            <w:b/>
            <w:bCs/>
          </w:rPr>
          <w:delText xml:space="preserve">Definition 14 (Newton’s method for minimization)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Let</w:delText>
        </w:r>
      </w:del>
      <w:del w:id="11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have first and second partial derivatives,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and let</w:delText>
        </w:r>
      </w:del>
      <w:del w:id="117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be a starting point.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rPr>
            <w:b/>
            <w:bCs/>
          </w:rPr>
          <w:delText xml:space="preserve">Newton’s method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computes, for</w:delText>
        </w:r>
      </w:del>
      <w:del w:id="118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187" w:author="PR Preview" w:date="2026-01-01T00:00:00Z">
        <w:r>
          <w:delText xml:space="preserve">, as long as</w:delText>
        </w:r>
      </w:del>
      <w:del w:id="118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is invertible,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91" w:author="PR Preview" w:date="2026-01-01T00:00:00Z">
        <w:r>
          <w:delText xml:space="preserve">The vector</w:delText>
        </w:r>
      </w:del>
      <w:del w:id="119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is the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rPr>
            <w:b/>
            <w:bCs/>
          </w:rPr>
          <w:delText xml:space="preserve">Newton step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at</w:delText>
        </w:r>
      </w:del>
      <w:del w:id="119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200" w:author="PR Preview" w:date="2026-01-01T00:00:00Z">
        <w:r>
          <w:delText xml:space="preserve">.</w:delText>
        </w:r>
      </w:del>
    </w:p>
    <w:p>
      <w:pPr>
        <w:pStyle w:val="BodyText"/>
      </w:pPr>
      <w:ins w:id="1201" w:author="PR Preview" w:date="2026-01-01T00:00:00Z">
        <w:r>
          <w:rPr>
            <w:b/>
            <w:bCs/>
          </w:rPr>
          <w:t xml:space="preserve">Definition 22 (Newton’s method for minimization)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Let</w:t>
        </w:r>
      </w:ins>
      <w:ins w:id="12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have first and second partial derivatives,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 let</w:t>
        </w:r>
      </w:ins>
      <w:ins w:id="120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be a starting point.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rPr>
            <w:b/>
            <w:bCs/>
          </w:rPr>
          <w:t xml:space="preserve">Newton’s method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computes, for</w:t>
        </w:r>
      </w:ins>
      <w:ins w:id="121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217" w:author="PR Preview" w:date="2026-01-01T00:00:00Z">
        <w:r>
          <w:t xml:space="preserve">, as long as</w:t>
        </w:r>
      </w:ins>
      <w:ins w:id="121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invertible,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ins w:id="1221" w:author="PR Preview" w:date="2026-01-01T00:00:00Z">
        <w:r>
          <w:rPr>
            <w:b/>
            <w:bCs/>
          </w:rPr>
          <w:t xml:space="preserve">Definition 23 (Newton step)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In Newton’s method (</w:t>
        </w:r>
      </w:ins>
      <w:hyperlink w:anchor="def-newton-method">
        <w:ins w:id="122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225" w:author="PR Preview" w:date="2026-01-01T00:00:00Z">
        <w:r>
          <w:t xml:space="preserve">),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the vector</w:t>
        </w:r>
      </w:ins>
      <w:ins w:id="12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is the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rPr>
            <w:b/>
            <w:bCs/>
          </w:rPr>
          <w:t xml:space="preserve">Newton step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at</w:t>
        </w:r>
      </w:ins>
      <w:ins w:id="123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236" w:author="PR Preview" w:date="2026-01-01T00:00:00Z">
        <w:r>
          <w:t xml:space="preserve">.</w:t>
        </w:r>
      </w:ins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1237" w:author="PR Preview" w:date="2026-01-01T00:00:00Z">
        <w:r>
          <w:delText xml:space="preserve">The iterates (</w:delText>
        </w:r>
      </w:del>
      <w:hyperlink w:anchor="def-iterative-method">
        <w:del w:id="123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239" w:author="PR Preview" w:date="2026-01-01T00:00:00Z">
        <w:r>
          <w:delText xml:space="preserve">) approach</w:delText>
        </w:r>
      </w:del>
      <w:del w:id="1240" w:author="PR Preview" w:date="2026-01-01T00:00:00Z">
        <w:r>
          <w:delText xml:space="preserve"> </w:delText>
        </w:r>
      </w:del>
      <m:oMath>
        <m:r>
          <m:t>2</m:t>
        </m:r>
      </m:oMath>
      <w:del w:id="1241" w:author="PR Preview" w:date="2026-01-01T00:00:00Z">
        <w:r>
          <w:delText xml:space="preserve">, the local minimizer of</w:delText>
        </w:r>
      </w:del>
      <w:del w:id="1242" w:author="PR Preview" w:date="2026-01-01T00:00:00Z">
        <w:r>
          <w:delText xml:space="preserve"> </w:delText>
        </w:r>
      </w:del>
      <m:oMath>
        <m:r>
          <m:t>f</m:t>
        </m:r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(a stationary point, since</w:delText>
        </w:r>
      </w:del>
      <w:del w:id="124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46" w:author="PR Preview" w:date="2026-01-01T00:00:00Z">
        <w:r>
          <w:delText xml:space="preserve">, with</w:delText>
        </w:r>
      </w:del>
      <w:del w:id="124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248" w:author="PR Preview" w:date="2026-01-01T00:00:00Z">
        <w:r>
          <w:delText xml:space="preserve">;</w:delText>
        </w:r>
      </w:del>
      <w:del w:id="1249" w:author="PR Preview" w:date="2026-01-01T00:00:00Z">
        <w:r>
          <w:delText xml:space="preserve"> </w:delText>
        </w:r>
      </w:del>
      <w:hyperlink w:anchor="thm-second-order-condition">
        <w:del w:id="125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251" w:author="PR Preview" w:date="2026-01-01T00:00:00Z">
        <w:r>
          <w:delText xml:space="preserve">).</w:delText>
        </w:r>
      </w:del>
    </w:p>
    <w:p>
      <w:pPr>
        <w:pStyle w:val="BodyText"/>
      </w:pPr>
      <w:del w:id="1252" w:author="PR Preview" w:date="2026-01-01T00:00:00Z">
        <w:r>
          <w:rPr>
            <w:b/>
            <w:bCs/>
          </w:rPr>
          <w:delText xml:space="preserve">Definition 15 (Quadratic model (second-order Taylor polynomial))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Let</w:delText>
        </w:r>
      </w:del>
      <w:del w:id="1255" w:author="PR Preview" w:date="2026-01-01T00:00:00Z">
        <w:r>
          <w:delText xml:space="preserve"> </w:delText>
        </w:r>
      </w:del>
      <m:oMath>
        <m:r>
          <m:t>f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be as in</w:delText>
        </w:r>
      </w:del>
      <w:del w:id="1258" w:author="PR Preview" w:date="2026-01-01T00:00:00Z">
        <w:r>
          <w:delText xml:space="preserve"> </w:delText>
        </w:r>
      </w:del>
      <w:hyperlink w:anchor="def-newton-method">
        <w:del w:id="125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and let</w:delText>
        </w:r>
      </w:del>
      <w:del w:id="12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be a point,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with</w:delText>
        </w:r>
      </w:del>
      <w:del w:id="126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and</w:delText>
        </w:r>
      </w:del>
      <w:del w:id="1270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271" w:author="PR Preview" w:date="2026-01-01T00:00:00Z">
        <w:r>
          <w:delText xml:space="preserve">.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The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rPr>
            <w:b/>
            <w:bCs/>
          </w:rPr>
          <w:delText xml:space="preserve">quadratic model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of</w:delText>
        </w:r>
      </w:del>
      <w:del w:id="1278" w:author="PR Preview" w:date="2026-01-01T00:00:00Z">
        <w:r>
          <w:delText xml:space="preserve"> </w:delText>
        </w:r>
      </w:del>
      <m:oMath>
        <m:r>
          <m:t>f</m:t>
        </m:r>
      </m:oMath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at</w:delText>
        </w:r>
      </w:del>
      <w:del w:id="12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is the function of a step</w:delText>
        </w:r>
      </w:del>
      <w:del w:id="12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FirstParagraph"/>
      </w:pPr>
      <w:ins w:id="1285" w:author="PR Preview" w:date="2026-01-01T00:00:00Z">
        <w:r>
          <w:t xml:space="preserve">The iterates (</w:t>
        </w:r>
      </w:ins>
      <w:hyperlink w:anchor="def-iterate">
        <w:ins w:id="128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287" w:author="PR Preview" w:date="2026-01-01T00:00:00Z">
        <w:r>
          <w:t xml:space="preserve">) approach</w:t>
        </w:r>
      </w:ins>
      <w:ins w:id="1288" w:author="PR Preview" w:date="2026-01-01T00:00:00Z">
        <w:r>
          <w:t xml:space="preserve"> </w:t>
        </w:r>
      </w:ins>
      <m:oMath>
        <m:r>
          <m:t>2</m:t>
        </m:r>
      </m:oMath>
      <w:ins w:id="1289" w:author="PR Preview" w:date="2026-01-01T00:00:00Z">
        <w:r>
          <w:t xml:space="preserve">, the local minimizer of</w:t>
        </w:r>
      </w:ins>
      <w:ins w:id="1290" w:author="PR Preview" w:date="2026-01-01T00:00:00Z">
        <w:r>
          <w:t xml:space="preserve"> </w:t>
        </w:r>
      </w:ins>
      <m:oMath>
        <m:r>
          <m:t>f</m:t>
        </m:r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(a stationary point, since</w:t>
        </w:r>
      </w:ins>
      <w:ins w:id="129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94" w:author="PR Preview" w:date="2026-01-01T00:00:00Z">
        <w:r>
          <w:t xml:space="preserve">, with</w:t>
        </w:r>
      </w:ins>
      <w:ins w:id="129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296" w:author="PR Preview" w:date="2026-01-01T00:00:00Z">
        <w:r>
          <w:t xml:space="preserve">;</w:t>
        </w:r>
      </w:ins>
      <w:ins w:id="1297" w:author="PR Preview" w:date="2026-01-01T00:00:00Z">
        <w:r>
          <w:t xml:space="preserve"> </w:t>
        </w:r>
      </w:ins>
      <w:hyperlink w:anchor="thm-second-order-condition">
        <w:ins w:id="129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99" w:author="PR Preview" w:date="2026-01-01T00:00:00Z">
        <w:r>
          <w:t xml:space="preserve">).</w:t>
        </w:r>
      </w:ins>
    </w:p>
    <w:bookmarkEnd w:id="151"/>
    <w:bookmarkStart w:id="152" w:name="def-quadratic-model"/>
    <w:p>
      <w:pPr>
        <w:pStyle w:val="BodyText"/>
      </w:pPr>
      <w:ins w:id="1300" w:author="PR Preview" w:date="2026-01-01T00:00:00Z">
        <w:r>
          <w:rPr>
            <w:b/>
            <w:bCs/>
          </w:rPr>
          <w:t xml:space="preserve">Definition 24 (Quadratic model (second-order Taylor polynomial))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Let</w:t>
        </w:r>
      </w:ins>
      <w:ins w:id="1303" w:author="PR Preview" w:date="2026-01-01T00:00:00Z">
        <w:r>
          <w:t xml:space="preserve"> </w:t>
        </w:r>
      </w:ins>
      <m:oMath>
        <m:r>
          <m:t>f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be as in</w:t>
        </w:r>
      </w:ins>
      <w:ins w:id="1306" w:author="PR Preview" w:date="2026-01-01T00:00:00Z">
        <w:r>
          <w:t xml:space="preserve"> </w:t>
        </w:r>
      </w:ins>
      <w:hyperlink w:anchor="def-newton-method">
        <w:ins w:id="130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and let</w:t>
        </w:r>
      </w:ins>
      <w:ins w:id="13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be a point,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with</w:t>
        </w:r>
      </w:ins>
      <w:ins w:id="13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and</w:t>
        </w:r>
      </w:ins>
      <w:ins w:id="1318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319" w:author="PR Preview" w:date="2026-01-01T00:00:00Z">
        <w:r>
          <w:t xml:space="preserve">.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The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rPr>
            <w:b/>
            <w:bCs/>
          </w:rPr>
          <w:t xml:space="preserve">quadratic model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of</w:t>
        </w:r>
      </w:ins>
      <w:ins w:id="1326" w:author="PR Preview" w:date="2026-01-01T00:00:00Z">
        <w:r>
          <w:t xml:space="preserve"> </w:t>
        </w:r>
      </w:ins>
      <m:oMath>
        <m:r>
          <m:t>f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at</w:t>
        </w:r>
      </w:ins>
      <w:ins w:id="13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is the function of a step</w:t>
        </w:r>
      </w:ins>
      <w:ins w:id="13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del w:id="1333" w:author="PR Preview" w:date="2026-01-01T00:00:00Z">
        <w:r>
          <w:rPr>
            <w:i/>
            <w:iCs/>
          </w:rPr>
          <w:delText xml:space="preserve">Remark 3</w:delText>
        </w:r>
      </w:del>
      <w:del w:id="1334" w:author="PR Preview" w:date="2026-01-01T00:00:00Z">
        <w:r>
          <w:delText xml:space="preserve"> (The quadratic model and Taylor’s theorem). </w:delText>
        </w:r>
      </w:del>
      <w:del w:id="1335" w:author="PR Preview" w:date="2026-01-01T00:00:00Z">
        <w:r>
          <w:delText xml:space="preserve">When the second partial derivatives of</w:delText>
        </w:r>
      </w:del>
      <w:del w:id="1336" w:author="PR Preview" w:date="2026-01-01T00:00:00Z">
        <w:r>
          <w:delText xml:space="preserve"> </w:delText>
        </w:r>
      </w:del>
      <m:oMath>
        <m:r>
          <m:t>f</m:t>
        </m:r>
      </m:oMath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are continuous,</w:delText>
        </w:r>
      </w:del>
      <w:del w:id="1339" w:author="PR Preview" w:date="2026-01-01T00:00:00Z">
        <w:r>
          <w:delText xml:space="preserve"> </w:delText>
        </w:r>
      </w:del>
      <w:hyperlink w:anchor="thm-taylor-mv">
        <w:del w:id="134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says that</w:delText>
        </w:r>
      </w:del>
      <w:del w:id="13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equals the expression for</w:delText>
        </w:r>
      </w:del>
      <w:del w:id="134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in</w:delText>
        </w:r>
      </w:del>
      <w:del w:id="1349" w:author="PR Preview" w:date="2026-01-01T00:00:00Z">
        <w:r>
          <w:delText xml:space="preserve"> </w:delText>
        </w:r>
      </w:del>
      <w:hyperlink w:anchor="def-quadratic-model">
        <w:del w:id="135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with the Hessian evaluated at a point between</w:delText>
        </w:r>
      </w:del>
      <w:del w:id="13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and</w:delText>
        </w:r>
      </w:del>
      <w:del w:id="13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del w:id="1357" w:author="PR Preview" w:date="2026-01-01T00:00:00Z">
        <w:r>
          <w:delText xml:space="preserve">.</w:delText>
        </w:r>
      </w:del>
    </w:p>
    <w:p>
      <w:pPr>
        <w:pStyle w:val="BodyText"/>
      </w:pPr>
      <w:del w:id="1358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Let</w:delText>
        </w:r>
      </w:del>
      <w:del w:id="1361" w:author="PR Preview" w:date="2026-01-01T00:00:00Z">
        <w:r>
          <w:delText xml:space="preserve"> </w:delText>
        </w:r>
      </w:del>
      <m:oMath>
        <m:r>
          <m:t>q</m:t>
        </m:r>
      </m:oMath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be the quadratic model of</w:delText>
        </w:r>
      </w:del>
      <w:del w:id="1364" w:author="PR Preview" w:date="2026-01-01T00:00:00Z">
        <w:r>
          <w:delText xml:space="preserve"> </w:delText>
        </w:r>
      </w:del>
      <m:oMath>
        <m:r>
          <m:t>f</m:t>
        </m:r>
      </m:oMath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at</w:delText>
        </w:r>
      </w:del>
      <w:del w:id="136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(</w:delText>
        </w:r>
      </w:del>
      <w:hyperlink w:anchor="def-quadratic-model">
        <w:del w:id="137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371" w:author="PR Preview" w:date="2026-01-01T00:00:00Z">
        <w:r>
          <w:delText xml:space="preserve">),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with</w:delText>
        </w:r>
      </w:del>
      <w:del w:id="1374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375" w:author="PR Preview" w:date="2026-01-01T00:00:00Z">
        <w:r>
          <w:delText xml:space="preserve"> </w:delText>
        </w:r>
      </w:del>
      <w:hyperlink r:id="rId64">
        <w:del w:id="137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377" w:author="PR Preview" w:date="2026-01-01T00:00:00Z">
        <w:r>
          <w:delText xml:space="preserve">.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Its unique minimizer is the Newton step</w:delText>
        </w:r>
      </w:del>
      <w:del w:id="138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del w:id="1381" w:author="PR Preview" w:date="2026-01-01T00:00:00Z">
        <w:r>
          <w:delText xml:space="preserve">.</w:delText>
        </w:r>
      </w:del>
    </w:p>
    <w:p>
      <w:pPr>
        <w:pStyle w:val="BodyText"/>
      </w:pPr>
      <w:ins w:id="1382" w:author="PR Preview" w:date="2026-01-01T00:00:00Z">
        <w:r>
          <w:rPr>
            <w:i/>
            <w:iCs/>
          </w:rPr>
          <w:t xml:space="preserve">Remark 3</w:t>
        </w:r>
      </w:ins>
      <w:ins w:id="1383" w:author="PR Preview" w:date="2026-01-01T00:00:00Z">
        <w:r>
          <w:t xml:space="preserve"> (The quadratic model and Taylor’s theorem). </w:t>
        </w:r>
      </w:ins>
      <w:ins w:id="1384" w:author="PR Preview" w:date="2026-01-01T00:00:00Z">
        <w:r>
          <w:t xml:space="preserve">When the second partial derivatives of</w:t>
        </w:r>
      </w:ins>
      <w:ins w:id="1385" w:author="PR Preview" w:date="2026-01-01T00:00:00Z">
        <w:r>
          <w:t xml:space="preserve"> </w:t>
        </w:r>
      </w:ins>
      <m:oMath>
        <m:r>
          <m:t>f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are continuous,</w:t>
        </w:r>
      </w:ins>
      <w:ins w:id="1388" w:author="PR Preview" w:date="2026-01-01T00:00:00Z">
        <w:r>
          <w:t xml:space="preserve"> </w:t>
        </w:r>
      </w:ins>
      <w:hyperlink w:anchor="thm-taylor-mv">
        <w:ins w:id="138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says that</w:t>
        </w:r>
      </w:ins>
      <w:ins w:id="13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equals the expression for</w:t>
        </w:r>
      </w:ins>
      <w:ins w:id="139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in</w:t>
        </w:r>
      </w:ins>
      <w:ins w:id="1398" w:author="PR Preview" w:date="2026-01-01T00:00:00Z">
        <w:r>
          <w:t xml:space="preserve"> </w:t>
        </w:r>
      </w:ins>
      <w:hyperlink w:anchor="def-quadratic-model">
        <w:ins w:id="139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with the Hessian evaluated at a point between</w:t>
        </w:r>
      </w:ins>
      <w:ins w:id="14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and</w:t>
        </w:r>
      </w:ins>
      <w:ins w:id="14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ins w:id="1406" w:author="PR Preview" w:date="2026-01-01T00:00:00Z">
        <w:r>
          <w:t xml:space="preserve">.</w:t>
        </w:r>
      </w:ins>
    </w:p>
    <w:bookmarkEnd w:id="154"/>
    <w:bookmarkStart w:id="155" w:name="thm-newton-model"/>
    <w:p>
      <w:pPr>
        <w:pStyle w:val="BodyText"/>
      </w:pPr>
      <w:ins w:id="1407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Let</w:t>
        </w:r>
      </w:ins>
      <w:ins w:id="1410" w:author="PR Preview" w:date="2026-01-01T00:00:00Z">
        <w:r>
          <w:t xml:space="preserve"> </w:t>
        </w:r>
      </w:ins>
      <m:oMath>
        <m:r>
          <m:t>q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be the quadratic model of</w:t>
        </w:r>
      </w:ins>
      <w:ins w:id="1413" w:author="PR Preview" w:date="2026-01-01T00:00:00Z">
        <w:r>
          <w:t xml:space="preserve"> </w:t>
        </w:r>
      </w:ins>
      <m:oMath>
        <m:r>
          <m:t>f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at</w:t>
        </w:r>
      </w:ins>
      <w:ins w:id="14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(</w:t>
        </w:r>
      </w:ins>
      <w:hyperlink w:anchor="def-quadratic-model">
        <w:ins w:id="141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420" w:author="PR Preview" w:date="2026-01-01T00:00:00Z">
        <w:r>
          <w:t xml:space="preserve">),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with</w:t>
        </w:r>
      </w:ins>
      <w:ins w:id="1423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424" w:author="PR Preview" w:date="2026-01-01T00:00:00Z">
        <w:r>
          <w:t xml:space="preserve"> </w:t>
        </w:r>
      </w:ins>
      <w:hyperlink r:id="rId64">
        <w:ins w:id="1425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426" w:author="PR Preview" w:date="2026-01-01T00:00:00Z">
        <w:r>
          <w:t xml:space="preserve">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Its unique minimizer is the Newton step</w:t>
        </w:r>
      </w:ins>
      <w:ins w:id="142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ins w:id="1430" w:author="PR Preview" w:date="2026-01-01T00:00:00Z">
        <w:r>
          <w:t xml:space="preserve">.</w:t>
        </w:r>
      </w:ins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del w:id="1431" w:author="PR Preview" w:date="2026-01-01T00:00:00Z">
        <w:r>
          <w:rPr>
            <w:b/>
            <w:bCs/>
          </w:rPr>
          <w:delText xml:space="preserve">Definition 16 (Quadratic convergence)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A</w:delText>
        </w:r>
      </w:del>
      <w:del w:id="1434" w:author="PR Preview" w:date="2026-01-01T00:00:00Z">
        <w:r>
          <w:delText xml:space="preserve"> </w:delText>
        </w:r>
      </w:del>
      <w:hyperlink r:id="rId145">
        <w:del w:id="143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43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in</w:delText>
        </w:r>
      </w:del>
      <w:del w:id="143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that converges (</w:delText>
        </w:r>
      </w:del>
      <w:hyperlink w:anchor="def-vector-sequence-limit">
        <w:del w:id="144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443" w:author="PR Preview" w:date="2026-01-01T00:00:00Z">
        <w:r>
          <w:delText xml:space="preserve">) to</w:delText>
        </w:r>
      </w:del>
      <w:del w:id="144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rPr>
            <w:b/>
            <w:bCs/>
          </w:rPr>
          <w:delText xml:space="preserve">converges quadratically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if there is a constant</w:delText>
        </w:r>
      </w:del>
      <w:del w:id="1449" w:author="PR Preview" w:date="2026-01-01T00:00:00Z">
        <w:r>
          <w:delText xml:space="preserve"> </w:delText>
        </w:r>
      </w:del>
      <m:oMath>
        <m:r>
          <m:t>C</m:t>
        </m:r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with</w:delText>
        </w:r>
      </w:del>
    </w:p>
    <w:p>
      <w:pPr>
        <w:pStyle w:val="BodyText"/>
      </w:pPr>
      <w:ins w:id="1452" w:author="PR Preview" w:date="2026-01-01T00:00:00Z">
        <w:r>
          <w:rPr>
            <w:b/>
            <w:bCs/>
          </w:rPr>
          <w:t xml:space="preserve">Definition 25 (Quadratic convergence)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A</w:t>
        </w:r>
      </w:ins>
      <w:ins w:id="1455" w:author="PR Preview" w:date="2026-01-01T00:00:00Z">
        <w:r>
          <w:t xml:space="preserve"> </w:t>
        </w:r>
      </w:ins>
      <w:hyperlink r:id="rId145">
        <w:ins w:id="145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45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in</w:t>
        </w:r>
      </w:ins>
      <w:ins w:id="14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that converges (</w:t>
        </w:r>
      </w:ins>
      <w:hyperlink w:anchor="def-vector-sequence-limit">
        <w:ins w:id="146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64" w:author="PR Preview" w:date="2026-01-01T00:00:00Z">
        <w:r>
          <w:t xml:space="preserve">) to</w:t>
        </w:r>
      </w:ins>
      <w:ins w:id="146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rPr>
            <w:b/>
            <w:bCs/>
          </w:rPr>
          <w:t xml:space="preserve">converges quadratically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if there is a constant</w:t>
        </w:r>
      </w:ins>
      <w:ins w:id="1470" w:author="PR Preview" w:date="2026-01-01T00:00:00Z">
        <w:r>
          <w:t xml:space="preserve"> </w:t>
        </w:r>
      </w:ins>
      <m:oMath>
        <m:r>
          <m:t>C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1473" w:author="PR Preview" w:date="2026-01-01T00:00:00Z">
        <w:r>
          <w:delText xml:space="preserve">So near</w:delText>
        </w:r>
      </w:del>
      <w:del w:id="1474" w:author="PR Preview" w:date="2026-01-01T00:00:00Z">
        <w:r>
          <w:delText xml:space="preserve"> </w:delText>
        </w:r>
      </w:del>
      <m:oMath>
        <m:r>
          <m:t>2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the error is roughly squared and divided by</w:delText>
        </w:r>
      </w:del>
      <w:del w:id="1477" w:author="PR Preview" w:date="2026-01-01T00:00:00Z">
        <w:r>
          <w:delText xml:space="preserve"> </w:delText>
        </w:r>
      </w:del>
      <m:oMath>
        <m:r>
          <m:t>4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at each step:</w:delText>
        </w:r>
      </w:del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the errors are</w:delText>
        </w:r>
      </w:del>
      <w:del w:id="1482" w:author="PR Preview" w:date="2026-01-01T00:00:00Z">
        <w:r>
          <w:delText xml:space="preserve"> </w:delText>
        </w:r>
      </w:del>
      <m:oMath>
        <m:r>
          <m:t>0.05</m:t>
        </m:r>
      </m:oMath>
      <w:del w:id="1483" w:author="PR Preview" w:date="2026-01-01T00:00:00Z">
        <w:r>
          <w:delText xml:space="preserve">, then</w:delText>
        </w:r>
      </w:del>
      <w:del w:id="1484" w:author="PR Preview" w:date="2026-01-01T00:00:00Z">
        <w:r>
          <w:delText xml:space="preserve"> </w:delText>
        </w:r>
      </w:del>
      <m:oMath>
        <m:r>
          <m:t>0.00061</m:t>
        </m:r>
      </m:oMath>
      <w:del w:id="1485" w:author="PR Preview" w:date="2026-01-01T00:00:00Z">
        <w:r>
          <w:delText xml:space="preserve">, then</w:delText>
        </w:r>
      </w:del>
      <w:del w:id="1486" w:author="PR Preview" w:date="2026-01-01T00:00:00Z">
        <w:r>
          <w:delText xml:space="preserve"> </w:delText>
        </w:r>
      </w:del>
      <m:oMath>
        <m:r>
          <m:t>0.000000093</m:t>
        </m:r>
      </m:oMath>
      <w:del w:id="1487" w:author="PR Preview" w:date="2026-01-01T00:00:00Z">
        <w:r>
          <w:delText xml:space="preserve">,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and</w:delText>
        </w:r>
      </w:del>
      <w:del w:id="1490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1491" w:author="PR Preview" w:date="2026-01-01T00:00:00Z">
        <w:r>
          <w:delText xml:space="preserve">.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The iterates converge quadratically (</w:delText>
        </w:r>
      </w:del>
      <w:hyperlink w:anchor="def-quadratic-convergence">
        <w:del w:id="149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495" w:author="PR Preview" w:date="2026-01-01T00:00:00Z">
        <w:r>
          <w:delText xml:space="preserve">):</w:delText>
        </w:r>
      </w:del>
      <w:del w:id="149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works for every</w:delText>
        </w:r>
      </w:del>
      <w:del w:id="149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1500" w:author="PR Preview" w:date="2026-01-01T00:00:00Z">
        <w:r>
          <w:delText xml:space="preserve">, since then</w:delText>
        </w:r>
      </w:del>
      <w:del w:id="150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502" w:author="PR Preview" w:date="2026-01-01T00:00:00Z">
        <w:r>
          <w:delText xml:space="preserve">,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and every iterate from</w:delText>
        </w:r>
      </w:del>
      <w:del w:id="1505" w:author="PR Preview" w:date="2026-01-01T00:00:00Z">
        <w:r>
          <w:delText xml:space="preserve"> </w:delText>
        </w:r>
      </w:del>
      <m:oMath>
        <m:r>
          <m:t>2.5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is at least</w:delText>
        </w:r>
      </w:del>
      <w:del w:id="1508" w:author="PR Preview" w:date="2026-01-01T00:00:00Z">
        <w:r>
          <w:delText xml:space="preserve"> </w:delText>
        </w:r>
      </w:del>
      <m:oMath>
        <m:r>
          <m:t>2</m:t>
        </m:r>
      </m:oMath>
      <w:del w:id="1509" w:author="PR Preview" w:date="2026-01-01T00:00:00Z">
        <w:r>
          <w:delText xml:space="preserve">, since the identity makes</w:delText>
        </w:r>
      </w:del>
      <w:del w:id="151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whenever</w:delText>
        </w:r>
      </w:del>
      <w:del w:id="151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1514" w:author="PR Preview" w:date="2026-01-01T00:00:00Z">
        <w:r>
          <w:delText xml:space="preserve">.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Zhou (2024)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states such a bound for Newton’s method in general;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it holds from starting points close enough to a minimizer where the Hessian is positive definite,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when near that minimizer the Hessian changes by at most a constant times the distance moved,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which these notes do not prove.</w:delText>
        </w:r>
      </w:del>
    </w:p>
    <w:p>
      <w:pPr>
        <w:pStyle w:val="FirstParagraph"/>
      </w:pPr>
      <w:ins w:id="1525" w:author="PR Preview" w:date="2026-01-01T00:00:00Z">
        <w:r>
          <w:t xml:space="preserve">So near</w:t>
        </w:r>
      </w:ins>
      <w:ins w:id="1526" w:author="PR Preview" w:date="2026-01-01T00:00:00Z">
        <w:r>
          <w:t xml:space="preserve"> </w:t>
        </w:r>
      </w:ins>
      <m:oMath>
        <m:r>
          <m:t>2</m:t>
        </m:r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the error is roughly squared and divided by</w:t>
        </w:r>
      </w:ins>
      <w:ins w:id="1529" w:author="PR Preview" w:date="2026-01-01T00:00:00Z">
        <w:r>
          <w:t xml:space="preserve"> </w:t>
        </w:r>
      </w:ins>
      <m:oMath>
        <m:r>
          <m:t>4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at each step: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the errors are</w:t>
        </w:r>
      </w:ins>
      <w:ins w:id="1534" w:author="PR Preview" w:date="2026-01-01T00:00:00Z">
        <w:r>
          <w:t xml:space="preserve"> </w:t>
        </w:r>
      </w:ins>
      <m:oMath>
        <m:r>
          <m:t>0.05</m:t>
        </m:r>
      </m:oMath>
      <w:ins w:id="1535" w:author="PR Preview" w:date="2026-01-01T00:00:00Z">
        <w:r>
          <w:t xml:space="preserve">, then</w:t>
        </w:r>
      </w:ins>
      <w:ins w:id="1536" w:author="PR Preview" w:date="2026-01-01T00:00:00Z">
        <w:r>
          <w:t xml:space="preserve"> </w:t>
        </w:r>
      </w:ins>
      <m:oMath>
        <m:r>
          <m:t>0.00061</m:t>
        </m:r>
      </m:oMath>
      <w:ins w:id="1537" w:author="PR Preview" w:date="2026-01-01T00:00:00Z">
        <w:r>
          <w:t xml:space="preserve">, then</w:t>
        </w:r>
      </w:ins>
      <w:ins w:id="1538" w:author="PR Preview" w:date="2026-01-01T00:00:00Z">
        <w:r>
          <w:t xml:space="preserve"> </w:t>
        </w:r>
      </w:ins>
      <m:oMath>
        <m:r>
          <m:t>0.000000093</m:t>
        </m:r>
      </m:oMath>
      <w:ins w:id="1539" w:author="PR Preview" w:date="2026-01-01T00:00:00Z">
        <w:r>
          <w:t xml:space="preserve">,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and</w:t>
        </w:r>
      </w:ins>
      <w:ins w:id="1542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1543" w:author="PR Preview" w:date="2026-01-01T00:00:00Z">
        <w:r>
          <w:t xml:space="preserve">.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The iterates converge quadratically (</w:t>
        </w:r>
      </w:ins>
      <w:hyperlink w:anchor="def-quadratic-convergence">
        <w:ins w:id="1546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547" w:author="PR Preview" w:date="2026-01-01T00:00:00Z">
        <w:r>
          <w:t xml:space="preserve">):</w:t>
        </w:r>
      </w:ins>
      <w:ins w:id="154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works for every</w:t>
        </w:r>
      </w:ins>
      <w:ins w:id="155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1552" w:author="PR Preview" w:date="2026-01-01T00:00:00Z">
        <w:r>
          <w:t xml:space="preserve">, since then</w:t>
        </w:r>
      </w:ins>
      <w:ins w:id="155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554" w:author="PR Preview" w:date="2026-01-01T00:00:00Z">
        <w:r>
          <w:t xml:space="preserve">,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and every iterate from</w:t>
        </w:r>
      </w:ins>
      <w:ins w:id="1557" w:author="PR Preview" w:date="2026-01-01T00:00:00Z">
        <w:r>
          <w:t xml:space="preserve"> </w:t>
        </w:r>
      </w:ins>
      <m:oMath>
        <m:r>
          <m:t>2.5</m:t>
        </m:r>
      </m:oMath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is at least</w:t>
        </w:r>
      </w:ins>
      <w:ins w:id="1560" w:author="PR Preview" w:date="2026-01-01T00:00:00Z">
        <w:r>
          <w:t xml:space="preserve"> </w:t>
        </w:r>
      </w:ins>
      <m:oMath>
        <m:r>
          <m:t>2</m:t>
        </m:r>
      </m:oMath>
      <w:ins w:id="1561" w:author="PR Preview" w:date="2026-01-01T00:00:00Z">
        <w:r>
          <w:t xml:space="preserve">, since the identity makes</w:t>
        </w:r>
      </w:ins>
      <w:ins w:id="156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whenever</w:t>
        </w:r>
      </w:ins>
      <w:ins w:id="15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1566" w:author="PR Preview" w:date="2026-01-01T00:00:00Z">
        <w:r>
          <w:t xml:space="preserve">.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Zhou (2024)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states such a bound for Newton’s method in general;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it holds from starting points close enough to a minimizer where the Hessian is positive definite,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when near that minimizer the Hessian changes by at most a constant times the distance moved,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which these notes do not prove.</w:t>
        </w:r>
      </w:ins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del w:id="1577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Let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be a</w:delText>
        </w:r>
      </w:del>
      <w:del w:id="158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84" w:author="PR Preview" w:date="2026-01-01T00:00:00Z">
        <w:r>
          <w:delText xml:space="preserve"> </w:delText>
        </w:r>
      </w:del>
      <w:hyperlink r:id="rId64">
        <w:del w:id="1585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matrix,</w:delText>
        </w:r>
      </w:del>
      <w:del w:id="15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89" w:author="PR Preview" w:date="2026-01-01T00:00:00Z">
        <w:r>
          <w:delText xml:space="preserve">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and</w:delText>
        </w:r>
      </w:del>
      <w:del w:id="15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1593" w:author="PR Preview" w:date="2026-01-01T00:00:00Z">
        <w:r>
          <w:delText xml:space="preserve">.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From any</w:delText>
        </w:r>
      </w:del>
      <w:del w:id="159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597" w:author="PR Preview" w:date="2026-01-01T00:00:00Z">
        <w:r>
          <w:delText xml:space="preserve">, Newton’s method (</w:delText>
        </w:r>
      </w:del>
      <w:hyperlink w:anchor="def-newton-method">
        <w:del w:id="159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599" w:author="PR Preview" w:date="2026-01-01T00:00:00Z">
        <w:r>
          <w:delText xml:space="preserve">) gives</w:delText>
        </w:r>
      </w:del>
      <w:del w:id="160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1601" w:author="PR Preview" w:date="2026-01-01T00:00:00Z">
        <w:r>
          <w:delText xml:space="preserve">,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the unique minimizer of</w:delText>
        </w:r>
      </w:del>
      <w:del w:id="1604" w:author="PR Preview" w:date="2026-01-01T00:00:00Z">
        <w:r>
          <w:delText xml:space="preserve"> </w:delText>
        </w:r>
      </w:del>
      <m:oMath>
        <m:r>
          <m:t>f</m:t>
        </m:r>
      </m:oMath>
      <w:del w:id="1605" w:author="PR Preview" w:date="2026-01-01T00:00:00Z">
        <w:r>
          <w:delText xml:space="preserve">.</w:delText>
        </w:r>
      </w:del>
    </w:p>
    <w:p>
      <w:pPr>
        <w:pStyle w:val="BodyText"/>
      </w:pPr>
      <w:ins w:id="1606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Let</w:t>
        </w:r>
      </w:ins>
      <w:ins w:id="16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be a</w:t>
        </w:r>
      </w:ins>
      <w:ins w:id="16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13" w:author="PR Preview" w:date="2026-01-01T00:00:00Z">
        <w:r>
          <w:t xml:space="preserve"> </w:t>
        </w:r>
      </w:ins>
      <w:hyperlink r:id="rId64">
        <w:ins w:id="1614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matrix,</w:t>
        </w:r>
      </w:ins>
      <w:ins w:id="16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and</w:t>
        </w:r>
      </w:ins>
      <w:ins w:id="16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1622" w:author="PR Preview" w:date="2026-01-01T00:00:00Z">
        <w:r>
          <w:t xml:space="preserve">.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From any</w:t>
        </w:r>
      </w:ins>
      <w:ins w:id="162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626" w:author="PR Preview" w:date="2026-01-01T00:00:00Z">
        <w:r>
          <w:t xml:space="preserve">, Newton’s method (</w:t>
        </w:r>
      </w:ins>
      <w:hyperlink w:anchor="def-newton-method">
        <w:ins w:id="162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628" w:author="PR Preview" w:date="2026-01-01T00:00:00Z">
        <w:r>
          <w:t xml:space="preserve">) gives</w:t>
        </w:r>
      </w:ins>
      <w:ins w:id="162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1630" w:author="PR Preview" w:date="2026-01-01T00:00:00Z">
        <w:r>
          <w:t xml:space="preserve">,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the unique minimizer of</w:t>
        </w:r>
      </w:ins>
      <w:ins w:id="1633" w:author="PR Preview" w:date="2026-01-01T00:00:00Z">
        <w:r>
          <w:t xml:space="preserve"> </w:t>
        </w:r>
      </w:ins>
      <m:oMath>
        <m:r>
          <m:t>f</m:t>
        </m:r>
      </m:oMath>
      <w:ins w:id="1634" w:author="PR Preview" w:date="2026-01-01T00:00:00Z">
        <w:r>
          <w:t xml:space="preserve">.</w:t>
        </w:r>
      </w:ins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del w:id="1635" w:author="PR Preview" w:date="2026-01-01T00:00:00Z">
        <w:r>
          <w:rPr>
            <w:b/>
            <w:bCs/>
          </w:rPr>
          <w:delText xml:space="preserve">Definition 17 (Gradient descent)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Let</w:delText>
        </w:r>
      </w:del>
      <w:del w:id="16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have first partial derivatives,</w:delText>
        </w:r>
      </w:del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let</w:delText>
        </w:r>
      </w:del>
      <w:del w:id="164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be a starting point,</w:delText>
        </w:r>
      </w:del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and let</w:delText>
        </w:r>
      </w:del>
      <w:del w:id="1648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be positive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rPr>
            <w:b/>
            <w:bCs/>
          </w:rPr>
          <w:delText xml:space="preserve">step lengths</w:delText>
        </w:r>
      </w:del>
      <w:del w:id="1653" w:author="PR Preview" w:date="2026-01-01T00:00:00Z">
        <w:r>
          <w:delText xml:space="preserve">.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rPr>
            <w:b/>
            <w:bCs/>
          </w:rPr>
          <w:delText xml:space="preserve">Gradient descent</w:delText>
        </w:r>
      </w:del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computes, for</w:delText>
        </w:r>
      </w:del>
      <w:del w:id="165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59" w:author="PR Preview" w:date="2026-01-01T00:00:00Z">
        <w:r>
          <w:delText xml:space="preserve">,</w:delText>
        </w:r>
      </w:del>
    </w:p>
    <w:p>
      <w:pPr>
        <w:pStyle w:val="BodyText"/>
      </w:pPr>
      <w:ins w:id="1660" w:author="PR Preview" w:date="2026-01-01T00:00:00Z">
        <w:r>
          <w:rPr>
            <w:b/>
            <w:bCs/>
          </w:rPr>
          <w:t xml:space="preserve">Definition 26 (Gradient descent)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Let</w:t>
        </w:r>
      </w:ins>
      <w:ins w:id="16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have first partial derivatives,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let</w:t>
        </w:r>
      </w:ins>
      <w:ins w:id="166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be a starting point,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and let</w:t>
        </w:r>
      </w:ins>
      <w:ins w:id="1673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be positive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rPr>
            <w:b/>
            <w:bCs/>
          </w:rPr>
          <w:t xml:space="preserve">step lengths</w:t>
        </w:r>
      </w:ins>
      <w:ins w:id="1678" w:author="PR Preview" w:date="2026-01-01T00:00:00Z">
        <w:r>
          <w:t xml:space="preserve">.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rPr>
            <w:b/>
            <w:bCs/>
          </w:rPr>
          <w:t xml:space="preserve">Gradient descent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computes, for</w:t>
        </w:r>
      </w:ins>
      <w:ins w:id="168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8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del w:id="1685" w:author="PR Preview" w:date="2026-01-01T00:00:00Z">
        <w:r>
          <w:rPr>
            <w:i/>
            <w:iCs/>
          </w:rPr>
          <w:delText xml:space="preserve">Remark 4</w:delText>
        </w:r>
      </w:del>
      <w:del w:id="1686" w:author="PR Preview" w:date="2026-01-01T00:00:00Z">
        <w:r>
          <w:delText xml:space="preserve"> (Gradient descent as Newton’s method with a simpler Hessian). </w:delText>
        </w:r>
      </w:del>
      <w:del w:id="1687" w:author="PR Preview" w:date="2026-01-01T00:00:00Z">
        <w:r>
          <w:delText xml:space="preserve">Gradient descent (</w:delText>
        </w:r>
      </w:del>
      <w:hyperlink w:anchor="def-gradient-descent">
        <w:del w:id="168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689" w:author="PR Preview" w:date="2026-01-01T00:00:00Z">
        <w:r>
          <w:delText xml:space="preserve">) is Newton’s method (</w:delText>
        </w:r>
      </w:del>
      <w:hyperlink w:anchor="def-newton-method">
        <w:del w:id="169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691" w:author="PR Preview" w:date="2026-01-01T00:00:00Z">
        <w:r>
          <w:delText xml:space="preserve">) with the Hessian replaced by</w:delText>
        </w:r>
      </w:del>
      <w:del w:id="169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693" w:author="PR Preview" w:date="2026-01-01T00:00:00Z">
        <w:r>
          <w:delText xml:space="preserve">,</w:delText>
        </w:r>
      </w:del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1696" w:author="PR Preview" w:date="2026-01-01T00:00:00Z">
        <w:r>
          <w:rPr>
            <w:b/>
            <w:bCs/>
          </w:rPr>
          <w:delText xml:space="preserve">Definition 18 (Line search and exact line search)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In gradient descent (</w:delText>
        </w:r>
      </w:del>
      <w:hyperlink w:anchor="def-gradient-descent">
        <w:del w:id="169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700" w:author="PR Preview" w:date="2026-01-01T00:00:00Z">
        <w:r>
          <w:delText xml:space="preserve">),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a</w:delText>
        </w:r>
      </w:del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rPr>
            <w:b/>
            <w:bCs/>
          </w:rPr>
          <w:delText xml:space="preserve">line search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 a rule that chooses the step length</w:delText>
        </w:r>
      </w:del>
      <w:del w:id="1707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by examining the values of</w:delText>
        </w:r>
      </w:del>
      <w:del w:id="1710" w:author="PR Preview" w:date="2026-01-01T00:00:00Z">
        <w:r>
          <w:delText xml:space="preserve"> </w:delText>
        </w:r>
      </w:del>
      <m:oMath>
        <m:r>
          <m:t>f</m:t>
        </m:r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along the line</w:delText>
        </w:r>
      </w:del>
      <w:del w:id="17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1714" w:author="PR Preview" w:date="2026-01-01T00:00:00Z">
        <w:r>
          <w:delText xml:space="preserve">.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rPr>
            <w:b/>
            <w:bCs/>
          </w:rPr>
          <w:delText xml:space="preserve">Exact line search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is the line search that chooses</w:delText>
        </w:r>
      </w:del>
      <w:del w:id="171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to minimize</w:delText>
        </w:r>
      </w:del>
      <w:del w:id="17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over</w:delText>
        </w:r>
      </w:del>
      <w:del w:id="172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726" w:author="PR Preview" w:date="2026-01-01T00:00:00Z">
        <w:r>
          <w:delText xml:space="preserve">.</w:delText>
        </w:r>
      </w:del>
    </w:p>
    <w:p>
      <w:pPr>
        <w:pStyle w:val="FirstParagraph"/>
      </w:pPr>
      <w:ins w:id="1727" w:author="PR Preview" w:date="2026-01-01T00:00:00Z">
        <w:r>
          <w:rPr>
            <w:i/>
            <w:iCs/>
          </w:rPr>
          <w:t xml:space="preserve">Remark 4</w:t>
        </w:r>
      </w:ins>
      <w:ins w:id="1728" w:author="PR Preview" w:date="2026-01-01T00:00:00Z">
        <w:r>
          <w:t xml:space="preserve"> (Gradient descent as Newton’s method with a simpler Hessian). </w:t>
        </w:r>
      </w:ins>
      <w:ins w:id="1729" w:author="PR Preview" w:date="2026-01-01T00:00:00Z">
        <w:r>
          <w:t xml:space="preserve">Gradient descent (</w:t>
        </w:r>
      </w:ins>
      <w:hyperlink w:anchor="def-gradient-descent">
        <w:ins w:id="1730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731" w:author="PR Preview" w:date="2026-01-01T00:00:00Z">
        <w:r>
          <w:t xml:space="preserve">) is Newton’s method (</w:t>
        </w:r>
      </w:ins>
      <w:hyperlink w:anchor="def-newton-method">
        <w:ins w:id="173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733" w:author="PR Preview" w:date="2026-01-01T00:00:00Z">
        <w:r>
          <w:t xml:space="preserve">) with the Hessian replaced by</w:t>
        </w:r>
      </w:ins>
      <w:ins w:id="173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735" w:author="PR Preview" w:date="2026-01-01T00:00:00Z">
        <w:r>
          <w:t xml:space="preserve">,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so it needs no second derivatives.</w:t>
        </w:r>
      </w:ins>
    </w:p>
    <w:bookmarkEnd w:id="165"/>
    <w:bookmarkStart w:id="166" w:name="def-line-search"/>
    <w:p>
      <w:pPr>
        <w:pStyle w:val="BodyText"/>
      </w:pPr>
      <w:ins w:id="1738" w:author="PR Preview" w:date="2026-01-01T00:00:00Z">
        <w:r>
          <w:rPr>
            <w:b/>
            <w:bCs/>
          </w:rPr>
          <w:t xml:space="preserve">Definition 27 (Line search)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In gradient descent (</w:t>
        </w:r>
      </w:ins>
      <w:hyperlink w:anchor="def-gradient-descent">
        <w:ins w:id="174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742" w:author="PR Preview" w:date="2026-01-01T00:00:00Z">
        <w:r>
          <w:t xml:space="preserve">),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a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rPr>
            <w:b/>
            <w:bCs/>
          </w:rPr>
          <w:t xml:space="preserve">line search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is a rule that chooses the step length</w:t>
        </w:r>
      </w:ins>
      <w:ins w:id="1749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by examining the values of</w:t>
        </w:r>
      </w:ins>
      <w:ins w:id="1752" w:author="PR Preview" w:date="2026-01-01T00:00:00Z">
        <w:r>
          <w:t xml:space="preserve"> </w:t>
        </w:r>
      </w:ins>
      <m:oMath>
        <m:r>
          <m:t>f</m:t>
        </m:r>
      </m:oMath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along the line</w:t>
        </w:r>
      </w:ins>
      <w:ins w:id="175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1756" w:author="PR Preview" w:date="2026-01-01T00:00:00Z">
        <w:r>
          <w:t xml:space="preserve">.</w:t>
        </w:r>
      </w:ins>
    </w:p>
    <w:bookmarkEnd w:id="166"/>
    <w:bookmarkStart w:id="167" w:name="def-exact-line-search"/>
    <w:p>
      <w:pPr>
        <w:pStyle w:val="BodyText"/>
      </w:pPr>
      <w:ins w:id="1757" w:author="PR Preview" w:date="2026-01-01T00:00:00Z">
        <w:r>
          <w:rPr>
            <w:b/>
            <w:bCs/>
          </w:rPr>
          <w:t xml:space="preserve">Definition 28 (Exact line search)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rPr>
            <w:b/>
            <w:bCs/>
          </w:rPr>
          <w:t xml:space="preserve">Exact line search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is the line search (</w:t>
        </w:r>
      </w:ins>
      <w:hyperlink w:anchor="def-line-search">
        <w:ins w:id="1762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763" w:author="PR Preview" w:date="2026-01-01T00:00:00Z">
        <w:r>
          <w:t xml:space="preserve">) that chooses</w:t>
        </w:r>
      </w:ins>
      <w:ins w:id="176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to minimize</w:t>
        </w:r>
      </w:ins>
      <w:ins w:id="17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over</w:t>
        </w:r>
      </w:ins>
      <w:ins w:id="177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771" w:author="PR Preview" w:date="2026-01-01T00:00:00Z">
        <w:r>
          <w:t xml:space="preserve">.</w:t>
        </w:r>
      </w:ins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del w:id="1772" w:author="PR Preview" w:date="2026-01-01T00:00:00Z">
        <w:r>
          <w:rPr>
            <w:b/>
            <w:bCs/>
          </w:rPr>
          <w:delText xml:space="preserve">Definition 19 (Descent direction)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Let</w:delText>
        </w:r>
      </w:del>
      <w:del w:id="17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have a gradient</w:delText>
        </w:r>
      </w:del>
      <w:del w:id="17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at</w:delText>
        </w:r>
      </w:del>
      <w:del w:id="17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782" w:author="PR Preview" w:date="2026-01-01T00:00:00Z">
        <w:r>
          <w:delText xml:space="preserve">.</w:delText>
        </w:r>
      </w:del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A direction</w:delText>
        </w:r>
      </w:del>
      <w:del w:id="17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d</m:t>
            </m:r>
          </m:e>
        </m:acc>
      </m:oMath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(</w:delText>
        </w:r>
      </w:del>
      <w:hyperlink r:id="rId169">
        <w:del w:id="1788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1789" w:author="PR Preview" w:date="2026-01-01T00:00:00Z">
        <w:r>
          <w:delText xml:space="preserve">) is a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rPr>
            <w:b/>
            <w:bCs/>
          </w:rPr>
          <w:delText xml:space="preserve">descent direction</w:delText>
        </w:r>
      </w:del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for</w:delText>
        </w:r>
      </w:del>
      <w:del w:id="1794" w:author="PR Preview" w:date="2026-01-01T00:00:00Z">
        <w:r>
          <w:delText xml:space="preserve"> </w:delText>
        </w:r>
      </w:del>
      <m:oMath>
        <m:r>
          <m:t>f</m:t>
        </m:r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at</w:delText>
        </w:r>
      </w:del>
      <w:del w:id="17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if</w:delText>
        </w:r>
      </w:del>
      <w:del w:id="18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del w:id="1801" w:author="PR Preview" w:date="2026-01-01T00:00:00Z">
        <w:r>
          <w:delText xml:space="preserve">.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When</w:delText>
        </w:r>
      </w:del>
      <w:del w:id="18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805" w:author="PR Preview" w:date="2026-01-01T00:00:00Z">
        <w:r>
          <w:delText xml:space="preserve">,</w:delText>
        </w:r>
      </w:del>
      <w:del w:id="180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is a descent direction,</w:delText>
        </w:r>
      </w:del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since</w:delText>
        </w:r>
      </w:del>
      <w:del w:id="18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1812" w:author="PR Preview" w:date="2026-01-01T00:00:00Z">
        <w:r>
          <w:delText xml:space="preserve">.</w:delText>
        </w:r>
      </w:del>
    </w:p>
    <w:p>
      <w:pPr>
        <w:pStyle w:val="BodyText"/>
      </w:pPr>
      <w:ins w:id="1813" w:author="PR Preview" w:date="2026-01-01T00:00:00Z">
        <w:r>
          <w:rPr>
            <w:b/>
            <w:bCs/>
          </w:rPr>
          <w:t xml:space="preserve">Definition 29 (Descent direction)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Let</w:t>
        </w:r>
      </w:ins>
      <w:ins w:id="18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have a gradient</w:t>
        </w:r>
      </w:ins>
      <w:ins w:id="18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at</w:t>
        </w:r>
      </w:ins>
      <w:ins w:id="18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23" w:author="PR Preview" w:date="2026-01-01T00:00:00Z">
        <w:r>
          <w:t xml:space="preserve">.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A direction</w:t>
        </w:r>
      </w:ins>
      <w:ins w:id="18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d</m:t>
            </m:r>
          </m:e>
        </m:acc>
      </m:oMath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(</w:t>
        </w:r>
      </w:ins>
      <w:hyperlink r:id="rId169">
        <w:ins w:id="1829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1830" w:author="PR Preview" w:date="2026-01-01T00:00:00Z">
        <w:r>
          <w:t xml:space="preserve">) is a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rPr>
            <w:b/>
            <w:bCs/>
          </w:rPr>
          <w:t xml:space="preserve">descent direction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for</w:t>
        </w:r>
      </w:ins>
      <w:ins w:id="1835" w:author="PR Preview" w:date="2026-01-01T00:00:00Z">
        <w:r>
          <w:t xml:space="preserve"> </w:t>
        </w:r>
      </w:ins>
      <m:oMath>
        <m:r>
          <m:t>f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at</w:t>
        </w:r>
      </w:ins>
      <w:ins w:id="18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if</w:t>
        </w:r>
      </w:ins>
      <w:ins w:id="18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ins w:id="1842" w:author="PR Preview" w:date="2026-01-01T00:00:00Z">
        <w:r>
          <w:t xml:space="preserve">.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When</w:t>
        </w:r>
      </w:ins>
      <w:ins w:id="18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846" w:author="PR Preview" w:date="2026-01-01T00:00:00Z">
        <w:r>
          <w:t xml:space="preserve">,</w:t>
        </w:r>
      </w:ins>
      <w:ins w:id="184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is a descent direction,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since</w:t>
        </w:r>
      </w:ins>
      <w:ins w:id="18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ins w:id="1853" w:author="PR Preview" w:date="2026-01-01T00:00:00Z">
        <w:r>
          <w:t xml:space="preserve">.</w:t>
        </w:r>
      </w:ins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del w:id="1854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Let</w:delText>
        </w:r>
      </w:del>
      <w:del w:id="18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have first partial derivatives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that are continuous on</w:delText>
        </w:r>
      </w:del>
      <w:del w:id="18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(</w:delText>
        </w:r>
      </w:del>
      <w:hyperlink r:id="rId46">
        <w:del w:id="1865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866" w:author="PR Preview" w:date="2026-01-01T00:00:00Z">
        <w:r>
          <w:delText xml:space="preserve">),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and let</w:delText>
        </w:r>
      </w:del>
      <w:del w:id="186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be a point with</w:delText>
        </w:r>
      </w:del>
      <w:del w:id="187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873" w:author="PR Preview" w:date="2026-01-01T00:00:00Z">
        <w:r>
          <w:delText xml:space="preserve">.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Then there is an</w:delText>
        </w:r>
      </w:del>
      <w:del w:id="187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with</w:delText>
        </w:r>
      </w:del>
      <w:del w:id="18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for every</w:delText>
        </w:r>
      </w:del>
      <w:del w:id="188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1883" w:author="PR Preview" w:date="2026-01-01T00:00:00Z">
        <w:r>
          <w:delText xml:space="preserve">: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a short enough step in the descent direction</w:delText>
        </w:r>
      </w:del>
      <w:del w:id="18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(</w:delText>
        </w:r>
      </w:del>
      <w:hyperlink w:anchor="def-descent-direction">
        <w:del w:id="188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890" w:author="PR Preview" w:date="2026-01-01T00:00:00Z">
        <w:r>
          <w:delText xml:space="preserve">) decreases</w:delText>
        </w:r>
      </w:del>
      <w:del w:id="1891" w:author="PR Preview" w:date="2026-01-01T00:00:00Z">
        <w:r>
          <w:delText xml:space="preserve"> </w:delText>
        </w:r>
      </w:del>
      <m:oMath>
        <m:r>
          <m:t>f</m:t>
        </m:r>
      </m:oMath>
      <w:del w:id="1892" w:author="PR Preview" w:date="2026-01-01T00:00:00Z">
        <w:r>
          <w:delText xml:space="preserve">.</w:delText>
        </w:r>
      </w:del>
    </w:p>
    <w:p>
      <w:pPr>
        <w:pStyle w:val="FirstParagraph"/>
      </w:pPr>
      <w:ins w:id="1893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Let</w:t>
        </w:r>
      </w:ins>
      <w:ins w:id="18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have first partial derivatives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that are continuous on</w:t>
        </w:r>
      </w:ins>
      <w:ins w:id="19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(</w:t>
        </w:r>
      </w:ins>
      <w:hyperlink r:id="rId40">
        <w:ins w:id="1904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905" w:author="PR Preview" w:date="2026-01-01T00:00:00Z">
        <w:r>
          <w:t xml:space="preserve">),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and let</w:t>
        </w:r>
      </w:ins>
      <w:ins w:id="19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be a point with</w:t>
        </w:r>
      </w:ins>
      <w:ins w:id="19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912" w:author="PR Preview" w:date="2026-01-01T00:00:00Z">
        <w:r>
          <w:t xml:space="preserve">.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Then there is an</w:t>
        </w:r>
      </w:ins>
      <w:ins w:id="191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with</w:t>
        </w:r>
      </w:ins>
      <w:ins w:id="19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for every</w:t>
        </w:r>
      </w:ins>
      <w:ins w:id="192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1922" w:author="PR Preview" w:date="2026-01-01T00:00:00Z">
        <w:r>
          <w:t xml:space="preserve">: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a short enough step in the descent direction</w:t>
        </w:r>
      </w:ins>
      <w:ins w:id="19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(</w:t>
        </w:r>
      </w:ins>
      <w:hyperlink w:anchor="def-descent-direction">
        <w:ins w:id="1928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929" w:author="PR Preview" w:date="2026-01-01T00:00:00Z">
        <w:r>
          <w:t xml:space="preserve">) decreases</w:t>
        </w:r>
      </w:ins>
      <w:ins w:id="1930" w:author="PR Preview" w:date="2026-01-01T00:00:00Z">
        <w:r>
          <w:t xml:space="preserve"> </w:t>
        </w:r>
      </w:ins>
      <m:oMath>
        <m:r>
          <m:t>f</m:t>
        </m:r>
      </m:oMath>
      <w:ins w:id="1931" w:author="PR Preview" w:date="2026-01-01T00:00:00Z">
        <w:r>
          <w:t xml:space="preserve">.</w:t>
        </w:r>
      </w:ins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del w:id="1932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Let</w:delText>
        </w:r>
      </w:del>
      <w:del w:id="19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with</w:delText>
        </w:r>
      </w:del>
      <w:del w:id="19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1939" w:author="PR Preview" w:date="2026-01-01T00:00:00Z">
        <w:r>
          <w:delText xml:space="preserve">,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so</w:delText>
        </w:r>
      </w:del>
      <w:del w:id="194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and one gradient step of length</w:delText>
        </w:r>
      </w:del>
      <w:del w:id="1945" w:author="PR Preview" w:date="2026-01-01T00:00:00Z">
        <w:r>
          <w:delText xml:space="preserve"> </w:delText>
        </w:r>
      </w:del>
      <m:oMath>
        <m:r>
          <m:t>s</m:t>
        </m:r>
      </m:oMath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from</w:delText>
        </w:r>
      </w:del>
      <w:del w:id="19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gives</w:delText>
        </w:r>
      </w:del>
      <w:del w:id="195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52" w:author="PR Preview" w:date="2026-01-01T00:00:00Z">
        <w:r>
          <w:delText xml:space="preserve">.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For exact line search (</w:delText>
        </w:r>
      </w:del>
      <w:hyperlink w:anchor="def-line-search">
        <w:del w:id="195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956" w:author="PR Preview" w:date="2026-01-01T00:00:00Z">
        <w:r>
          <w:delText xml:space="preserve">), let</w:delText>
        </w:r>
      </w:del>
      <w:del w:id="1957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at that point:</w:delText>
        </w:r>
      </w:del>
    </w:p>
    <w:p>
      <w:pPr>
        <w:pStyle w:val="BodyText"/>
      </w:pPr>
      <w:ins w:id="1960" w:author="PR Preview" w:date="2026-01-01T00:00:00Z">
        <w:r>
          <w:rPr>
            <w:b/>
            <w:bCs/>
          </w:rPr>
          <w:t xml:space="preserve">Example 44 (Gradient descent zigzags)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Let</w:t>
        </w:r>
      </w:ins>
      <w:ins w:id="19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with</w:t>
        </w:r>
      </w:ins>
      <w:ins w:id="196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967" w:author="PR Preview" w:date="2026-01-01T00:00:00Z">
        <w:r>
          <w:t xml:space="preserve">,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so</w:t>
        </w:r>
      </w:ins>
      <w:ins w:id="197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and one gradient step of length</w:t>
        </w:r>
      </w:ins>
      <w:ins w:id="1973" w:author="PR Preview" w:date="2026-01-01T00:00:00Z">
        <w:r>
          <w:t xml:space="preserve"> </w:t>
        </w:r>
      </w:ins>
      <m:oMath>
        <m:r>
          <m:t>s</m:t>
        </m:r>
      </m:oMath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from</w:t>
        </w:r>
      </w:ins>
      <w:ins w:id="19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gives</w:t>
        </w:r>
      </w:ins>
      <w:ins w:id="197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80" w:author="PR Preview" w:date="2026-01-01T00:00:00Z">
        <w:r>
          <w:t xml:space="preserve">.</w:t>
        </w:r>
      </w:ins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For exact line search (</w:t>
        </w:r>
      </w:ins>
      <w:hyperlink w:anchor="def-exact-line-search">
        <w:ins w:id="198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984" w:author="PR Preview" w:date="2026-01-01T00:00:00Z">
        <w:r>
          <w:t xml:space="preserve">), let</w:t>
        </w:r>
      </w:ins>
      <w:ins w:id="1985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Relationship Id="rId10" Type="http://schemas.openxmlformats.org/officeDocument/2006/relationships/hyperlink" Target="vector-calculus.qmd#def-ball" TargetMode="External"/><Relationship Id="rId11" Type="http://schemas.openxmlformats.org/officeDocument/2006/relationships/hyperlink" Target="algebra-exponentials.html#def-sequence-limit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2026-10-15T21:28:27Z</dcterms:created>
  <dcterms:modified xsi:type="dcterms:W3CDTF">2026-10-15T21:28:27Z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