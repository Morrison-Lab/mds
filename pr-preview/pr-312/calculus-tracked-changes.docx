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13:27:41 (PDT)</w:t>
        </w:r>
      </w:ins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2 (One-sided limits)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t>f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 function and</w:delText>
        </w:r>
      </w:del>
      <w:del w:id="9" w:author="PR Preview" w:date="2026-01-01T00:00:00Z">
        <w:r>
          <w:delText xml:space="preserve"> </w:delText>
        </w:r>
      </w:del>
      <m:oMath>
        <m:r>
          <m:t>L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 real number.</w:delText>
        </w:r>
      </w:del>
    </w:p>
    <w:p>
      <w:pPr>
        <w:pStyle w:val="Compact"/>
        <w:numPr>
          <w:ilvl w:val="0"/>
          <w:numId w:val="1001"/>
        </w:numPr>
      </w:pPr>
      <w:del w:id="12" w:author="PR Preview" w:date="2026-01-01T00:00:00Z">
        <w:r>
          <w:delText xml:space="preserve">The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rPr>
            <w:b/>
            <w:bCs/>
          </w:rPr>
          <w:delText xml:space="preserve">right-hand limit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of</w:delText>
        </w:r>
      </w:del>
      <w:del w:id="17" w:author="PR Preview" w:date="2026-01-01T00:00:00Z">
        <w:r>
          <w:delText xml:space="preserve"> </w:delText>
        </w:r>
      </w:del>
      <m:oMath>
        <m:r>
          <m:t>f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at</w:delText>
        </w:r>
      </w:del>
      <w:del w:id="20" w:author="PR Preview" w:date="2026-01-01T00:00:00Z">
        <w:r>
          <w:delText xml:space="preserve"> </w:delText>
        </w:r>
      </w:del>
      <m:oMath>
        <m:r>
          <m:t>c</m:t>
        </m:r>
      </m:oMath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is</w:delText>
        </w:r>
      </w:del>
      <w:del w:id="23" w:author="PR Preview" w:date="2026-01-01T00:00:00Z">
        <w:r>
          <w:delText xml:space="preserve"> </w:delText>
        </w:r>
      </w:del>
      <m:oMath>
        <m:r>
          <m:t>L</m:t>
        </m:r>
      </m:oMath>
      <w:del w:id="24" w:author="PR Preview" w:date="2026-01-01T00:00:00Z">
        <w:r>
          <w:delText xml:space="preserve">,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written</w:delText>
        </w:r>
      </w:del>
      <w:del w:id="27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del w:id="28" w:author="PR Preview" w:date="2026-01-01T00:00:00Z">
        <w:r>
          <w:delText xml:space="preserve">,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if for every</w:delText>
        </w:r>
      </w:del>
      <w:del w:id="31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there is a</w:delText>
        </w:r>
      </w:del>
      <w:del w:id="34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such that</w:delText>
        </w:r>
      </w:del>
      <w:del w:id="3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for every</w:delText>
        </w:r>
      </w:del>
      <w:del w:id="40" w:author="PR Preview" w:date="2026-01-01T00:00:00Z">
        <w:r>
          <w:delText xml:space="preserve"> </w:delText>
        </w:r>
      </w:del>
      <m:oMath>
        <m:r>
          <m:t>x</m:t>
        </m:r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with</w:delText>
        </w:r>
      </w:del>
      <w:del w:id="43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del w:id="4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1"/>
        </w:numPr>
      </w:pPr>
      <w:del w:id="45" w:author="PR Preview" w:date="2026-01-01T00:00:00Z">
        <w:r>
          <w:delText xml:space="preserve">The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rPr>
            <w:b/>
            <w:bCs/>
          </w:rPr>
          <w:delText xml:space="preserve">left-hand limit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of</w:delText>
        </w:r>
      </w:del>
      <w:del w:id="50" w:author="PR Preview" w:date="2026-01-01T00:00:00Z">
        <w:r>
          <w:delText xml:space="preserve"> </w:delText>
        </w:r>
      </w:del>
      <m:oMath>
        <m:r>
          <m:t>f</m:t>
        </m:r>
      </m:oMath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at</w:delText>
        </w:r>
      </w:del>
      <w:del w:id="53" w:author="PR Preview" w:date="2026-01-01T00:00:00Z">
        <w:r>
          <w:delText xml:space="preserve"> </w:delText>
        </w:r>
      </w:del>
      <m:oMath>
        <m:r>
          <m:t>c</m:t>
        </m:r>
      </m:oMath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is</w:delText>
        </w:r>
      </w:del>
      <w:del w:id="56" w:author="PR Preview" w:date="2026-01-01T00:00:00Z">
        <w:r>
          <w:delText xml:space="preserve"> </w:delText>
        </w:r>
      </w:del>
      <m:oMath>
        <m:r>
          <m:t>L</m:t>
        </m:r>
      </m:oMath>
      <w:del w:id="57" w:author="PR Preview" w:date="2026-01-01T00:00:00Z">
        <w:r>
          <w:delText xml:space="preserve">,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written</w:delText>
        </w:r>
      </w:del>
      <w:del w:id="60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del w:id="61" w:author="PR Preview" w:date="2026-01-01T00:00:00Z">
        <w:r>
          <w:delText xml:space="preserve">,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if for every</w:delText>
        </w:r>
      </w:del>
      <w:del w:id="64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there is a</w:delText>
        </w:r>
      </w:del>
      <w:del w:id="67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such that</w:delText>
        </w:r>
      </w:del>
      <w:del w:id="7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for every</w:delText>
        </w:r>
      </w:del>
      <w:del w:id="73" w:author="PR Preview" w:date="2026-01-01T00:00:00Z">
        <w:r>
          <w:delText xml:space="preserve"> </w:delText>
        </w:r>
      </w:del>
      <m:oMath>
        <m:r>
          <m:t>x</m:t>
        </m:r>
      </m:oMath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with</w:delText>
        </w:r>
      </w:del>
      <w:del w:id="76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del w:id="77" w:author="PR Preview" w:date="2026-01-01T00:00:00Z">
        <w:r>
          <w:delText xml:space="preserve">.</w:delText>
        </w:r>
      </w:del>
    </w:p>
    <w:p>
      <w:pPr>
        <w:pStyle w:val="FirstParagraph"/>
      </w:pPr>
      <w:del w:id="78" w:author="PR Preview" w:date="2026-01-01T00:00:00Z">
        <w:r>
          <w:delText xml:space="preserve">These are the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rPr>
            <w:b/>
            <w:bCs/>
          </w:rPr>
          <w:delText xml:space="preserve">one-sided limits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of</w:delText>
        </w:r>
      </w:del>
      <w:del w:id="83" w:author="PR Preview" w:date="2026-01-01T00:00:00Z">
        <w:r>
          <w:delText xml:space="preserve"> </w:delText>
        </w:r>
      </w:del>
      <m:oMath>
        <m:r>
          <m:t>f</m:t>
        </m:r>
      </m:oMath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at</w:delText>
        </w:r>
      </w:del>
      <w:del w:id="86" w:author="PR Preview" w:date="2026-01-01T00:00:00Z">
        <w:r>
          <w:delText xml:space="preserve"> </w:delText>
        </w:r>
      </w:del>
      <m:oMath>
        <m:r>
          <m:t>c</m:t>
        </m:r>
      </m:oMath>
      <w:del w:id="87" w:author="PR Preview" w:date="2026-01-01T00:00:00Z">
        <w:r>
          <w:delText xml:space="preserve">.</w:delText>
        </w:r>
      </w:del>
    </w:p>
    <w:p>
      <w:pPr>
        <w:pStyle w:val="FirstParagraph"/>
      </w:pPr>
      <w:ins w:id="88" w:author="PR Preview" w:date="2026-01-01T00:00:00Z">
        <w:r>
          <w:rPr>
            <w:b/>
            <w:bCs/>
          </w:rPr>
          <w:t xml:space="preserve">Definition 2 (Right-hand limit)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Let</w:t>
        </w:r>
      </w:ins>
      <w:ins w:id="91" w:author="PR Preview" w:date="2026-01-01T00:00:00Z">
        <w:r>
          <w:t xml:space="preserve"> </w:t>
        </w:r>
      </w:ins>
      <m:oMath>
        <m:r>
          <m:t>f</m:t>
        </m:r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be a function and</w:t>
        </w:r>
      </w:ins>
      <w:ins w:id="94" w:author="PR Preview" w:date="2026-01-01T00:00:00Z">
        <w:r>
          <w:t xml:space="preserve"> </w:t>
        </w:r>
      </w:ins>
      <m:oMath>
        <m:r>
          <m:t>L</m:t>
        </m:r>
      </m:oMath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a real number.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The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rPr>
            <w:b/>
            <w:bCs/>
          </w:rPr>
          <w:t xml:space="preserve">right-hand limit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of</w:t>
        </w:r>
      </w:ins>
      <w:ins w:id="103" w:author="PR Preview" w:date="2026-01-01T00:00:00Z">
        <w:r>
          <w:t xml:space="preserve"> </w:t>
        </w:r>
      </w:ins>
      <m:oMath>
        <m:r>
          <m:t>f</m:t>
        </m:r>
      </m:oMath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at</w:t>
        </w:r>
      </w:ins>
      <w:ins w:id="106" w:author="PR Preview" w:date="2026-01-01T00:00:00Z">
        <w:r>
          <w:t xml:space="preserve"> </w:t>
        </w:r>
      </w:ins>
      <m:oMath>
        <m:r>
          <m:t>c</m:t>
        </m:r>
      </m:oMath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is</w:t>
        </w:r>
      </w:ins>
      <w:ins w:id="109" w:author="PR Preview" w:date="2026-01-01T00:00:00Z">
        <w:r>
          <w:t xml:space="preserve"> </w:t>
        </w:r>
      </w:ins>
      <m:oMath>
        <m:r>
          <m:t>L</m:t>
        </m:r>
      </m:oMath>
      <w:ins w:id="110" w:author="PR Preview" w:date="2026-01-01T00:00:00Z">
        <w:r>
          <w:t xml:space="preserve">,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written</w:t>
        </w:r>
      </w:ins>
      <w:ins w:id="113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ins w:id="114" w:author="PR Preview" w:date="2026-01-01T00:00:00Z">
        <w:r>
          <w:t xml:space="preserve">,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if for every</w:t>
        </w:r>
      </w:ins>
      <w:ins w:id="117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there is a</w:t>
        </w:r>
      </w:ins>
      <w:ins w:id="120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such that</w:t>
        </w:r>
      </w:ins>
      <w:ins w:id="123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for every</w:t>
        </w:r>
      </w:ins>
      <w:ins w:id="126" w:author="PR Preview" w:date="2026-01-01T00:00:00Z">
        <w:r>
          <w:t xml:space="preserve"> </w:t>
        </w:r>
      </w:ins>
      <m:oMath>
        <m:r>
          <m:t>x</m:t>
        </m:r>
      </m:oMath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with</w:t>
        </w:r>
      </w:ins>
      <w:ins w:id="129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ins w:id="130" w:author="PR Preview" w:date="2026-01-01T00:00:00Z">
        <w:r>
          <w:t xml:space="preserve">.</w:t>
        </w:r>
      </w:ins>
    </w:p>
    <w:bookmarkEnd w:id="16"/>
    <w:bookmarkStart w:id="17" w:name="def-left-hand-limit"/>
    <w:p>
      <w:pPr>
        <w:pStyle w:val="BodyText"/>
      </w:pPr>
      <w:ins w:id="131" w:author="PR Preview" w:date="2026-01-01T00:00:00Z">
        <w:r>
          <w:rPr>
            <w:b/>
            <w:bCs/>
          </w:rPr>
          <w:t xml:space="preserve">Definition 3 (Left-hand limit)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Let</w:t>
        </w:r>
      </w:ins>
      <w:ins w:id="134" w:author="PR Preview" w:date="2026-01-01T00:00:00Z">
        <w:r>
          <w:t xml:space="preserve"> </w:t>
        </w:r>
      </w:ins>
      <m:oMath>
        <m:r>
          <m:t>f</m:t>
        </m:r>
      </m:oMath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be a function and</w:t>
        </w:r>
      </w:ins>
      <w:ins w:id="137" w:author="PR Preview" w:date="2026-01-01T00:00:00Z">
        <w:r>
          <w:t xml:space="preserve"> </w:t>
        </w:r>
      </w:ins>
      <m:oMath>
        <m:r>
          <m:t>L</m:t>
        </m:r>
      </m:oMath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a real number.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The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rPr>
            <w:b/>
            <w:bCs/>
          </w:rPr>
          <w:t xml:space="preserve">left-hand limit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of</w:t>
        </w:r>
      </w:ins>
      <w:ins w:id="146" w:author="PR Preview" w:date="2026-01-01T00:00:00Z">
        <w:r>
          <w:t xml:space="preserve"> </w:t>
        </w:r>
      </w:ins>
      <m:oMath>
        <m:r>
          <m:t>f</m:t>
        </m:r>
      </m:oMath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at</w:t>
        </w:r>
      </w:ins>
      <w:ins w:id="149" w:author="PR Preview" w:date="2026-01-01T00:00:00Z">
        <w:r>
          <w:t xml:space="preserve"> </w:t>
        </w:r>
      </w:ins>
      <m:oMath>
        <m:r>
          <m:t>c</m:t>
        </m:r>
      </m:oMath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is</w:t>
        </w:r>
      </w:ins>
      <w:ins w:id="152" w:author="PR Preview" w:date="2026-01-01T00:00:00Z">
        <w:r>
          <w:t xml:space="preserve"> </w:t>
        </w:r>
      </w:ins>
      <m:oMath>
        <m:r>
          <m:t>L</m:t>
        </m:r>
      </m:oMath>
      <w:ins w:id="153" w:author="PR Preview" w:date="2026-01-01T00:00:00Z">
        <w:r>
          <w:t xml:space="preserve">,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written</w:t>
        </w:r>
      </w:ins>
      <w:ins w:id="156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ins w:id="157" w:author="PR Preview" w:date="2026-01-01T00:00:00Z">
        <w:r>
          <w:t xml:space="preserve">,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if for every</w:t>
        </w:r>
      </w:ins>
      <w:ins w:id="160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there is a</w:t>
        </w:r>
      </w:ins>
      <w:ins w:id="163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such that</w:t>
        </w:r>
      </w:ins>
      <w:ins w:id="166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for every</w:t>
        </w:r>
      </w:ins>
      <w:ins w:id="169" w:author="PR Preview" w:date="2026-01-01T00:00:00Z">
        <w:r>
          <w:t xml:space="preserve"> </w:t>
        </w:r>
      </w:ins>
      <m:oMath>
        <m:r>
          <m:t>x</m:t>
        </m:r>
      </m:oMath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with</w:t>
        </w:r>
      </w:ins>
      <w:ins w:id="172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ins w:id="173" w:author="PR Preview" w:date="2026-01-01T00:00:00Z">
        <w:r>
          <w:t xml:space="preserve">.</w:t>
        </w:r>
      </w:ins>
    </w:p>
    <w:bookmarkEnd w:id="17"/>
    <w:bookmarkStart w:id="18" w:name="def-one-sided-limit"/>
    <w:p>
      <w:pPr>
        <w:pStyle w:val="BodyText"/>
      </w:pPr>
      <w:ins w:id="174" w:author="PR Preview" w:date="2026-01-01T00:00:00Z">
        <w:r>
          <w:rPr>
            <w:b/>
            <w:bCs/>
          </w:rPr>
          <w:t xml:space="preserve">Definition 4 (One-sided limits)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Let</w:t>
        </w:r>
      </w:ins>
      <w:ins w:id="177" w:author="PR Preview" w:date="2026-01-01T00:00:00Z">
        <w:r>
          <w:t xml:space="preserve"> </w:t>
        </w:r>
      </w:ins>
      <m:oMath>
        <m:r>
          <m:t>f</m:t>
        </m:r>
      </m:oMath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be a function.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The right-hand limit (</w:t>
        </w:r>
      </w:ins>
      <w:hyperlink w:anchor="def-right-hand-limit">
        <w:ins w:id="182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83" w:author="PR Preview" w:date="2026-01-01T00:00:00Z">
        <w:r>
          <w:t xml:space="preserve">) and the left-hand limit (</w:t>
        </w:r>
      </w:ins>
      <w:hyperlink w:anchor="def-left-hand-limit">
        <w:ins w:id="184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185" w:author="PR Preview" w:date="2026-01-01T00:00:00Z">
        <w:r>
          <w:t xml:space="preserve">) of</w:t>
        </w:r>
      </w:ins>
      <w:ins w:id="186" w:author="PR Preview" w:date="2026-01-01T00:00:00Z">
        <w:r>
          <w:t xml:space="preserve"> </w:t>
        </w:r>
      </w:ins>
      <m:oMath>
        <m:r>
          <m:t>f</m:t>
        </m:r>
      </m:oMath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at</w:t>
        </w:r>
      </w:ins>
      <w:ins w:id="189" w:author="PR Preview" w:date="2026-01-01T00:00:00Z">
        <w:r>
          <w:t xml:space="preserve"> </w:t>
        </w:r>
      </w:ins>
      <m:oMath>
        <m:r>
          <m:t>c</m:t>
        </m:r>
      </m:oMath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are the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rPr>
            <w:b/>
            <w:bCs/>
          </w:rPr>
          <w:t xml:space="preserve">one-sided limits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of</w:t>
        </w:r>
      </w:ins>
      <w:ins w:id="196" w:author="PR Preview" w:date="2026-01-01T00:00:00Z">
        <w:r>
          <w:t xml:space="preserve"> </w:t>
        </w:r>
      </w:ins>
      <m:oMath>
        <m:r>
          <m:t>f</m:t>
        </m:r>
      </m:oMath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at</w:t>
        </w:r>
      </w:ins>
      <w:ins w:id="199" w:author="PR Preview" w:date="2026-01-01T00:00:00Z">
        <w:r>
          <w:t xml:space="preserve"> </w:t>
        </w:r>
      </w:ins>
      <m:oMath>
        <m:r>
          <m:t>c</m:t>
        </m:r>
      </m:oMath>
      <w:ins w:id="200" w:author="PR Preview" w:date="2026-01-01T00:00:00Z">
        <w:r>
          <w:t xml:space="preserve">.</w:t>
        </w:r>
      </w:ins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del w:id="201" w:author="PR Preview" w:date="2026-01-01T00:00:00Z">
        <w:r>
          <w:rPr>
            <w:i/>
            <w:iCs/>
          </w:rPr>
          <w:delText xml:space="preserve">Remark 1</w:delText>
        </w:r>
      </w:del>
      <w:del w:id="202" w:author="PR Preview" w:date="2026-01-01T00:00:00Z">
        <w:r>
          <w:delText xml:space="preserve"> (A limit exists exactly when both one-sided limits exist and are equal). </w:delText>
        </w:r>
      </w:del>
      <w:del w:id="203" w:author="PR Preview" w:date="2026-01-01T00:00:00Z">
        <w:r>
          <w:delText xml:space="preserve">The limit</w:delText>
        </w:r>
      </w:del>
      <w:del w:id="204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(</w:delText>
        </w:r>
      </w:del>
      <w:hyperlink w:anchor="def-limit">
        <w:del w:id="207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208" w:author="PR Preview" w:date="2026-01-01T00:00:00Z">
        <w:r>
          <w:delText xml:space="preserve">) exists</w:delText>
        </w:r>
      </w:del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exactly when both one-sided limits (</w:delText>
        </w:r>
      </w:del>
      <w:hyperlink w:anchor="def-one-sided-limit">
        <w:del w:id="211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212" w:author="PR Preview" w:date="2026-01-01T00:00:00Z">
        <w:r>
          <w:delText xml:space="preserve">) exist and are equal,</w:delText>
        </w:r>
      </w:del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and then all three are equal.</w:delText>
        </w:r>
      </w:del>
    </w:p>
    <w:p>
      <w:pPr>
        <w:pStyle w:val="FirstParagraph"/>
      </w:pPr>
      <w:del w:id="215" w:author="PR Preview" w:date="2026-01-01T00:00:00Z">
        <w:r>
          <w:rPr>
            <w:b/>
            <w:bCs/>
          </w:rPr>
          <w:delText xml:space="preserve">Definition 3 (Difference quotient)</w:delText>
        </w:r>
      </w:del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Let</w:delText>
        </w:r>
      </w:del>
      <w:del w:id="218" w:author="PR Preview" w:date="2026-01-01T00:00:00Z">
        <w:r>
          <w:delText xml:space="preserve"> </w:delText>
        </w:r>
      </w:del>
      <m:oMath>
        <m:r>
          <m:t>f</m:t>
        </m:r>
      </m:oMath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be a real-valued function of one variable, defined at</w:delText>
        </w:r>
      </w:del>
      <w:del w:id="221" w:author="PR Preview" w:date="2026-01-01T00:00:00Z">
        <w:r>
          <w:delText xml:space="preserve"> </w:delText>
        </w:r>
      </w:del>
      <m:oMath>
        <m:r>
          <m:t>c</m:t>
        </m:r>
      </m:oMath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and at</w:delText>
        </w:r>
      </w:del>
      <w:del w:id="224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+</m:t>
        </m:r>
        <m:r>
          <m:t>h</m:t>
        </m:r>
      </m:oMath>
      <w:del w:id="225" w:author="PR Preview" w:date="2026-01-01T00:00:00Z">
        <w:r>
          <w:delText xml:space="preserve">, with</w:delText>
        </w:r>
      </w:del>
      <w:del w:id="226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≠</m:t>
        </m:r>
        <m:r>
          <m:t>0</m:t>
        </m:r>
      </m:oMath>
      <w:del w:id="227" w:author="PR Preview" w:date="2026-01-01T00:00:00Z">
        <w:r>
          <w:delText xml:space="preserve">.</w:delText>
        </w:r>
      </w:del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The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rPr>
            <w:b/>
            <w:bCs/>
          </w:rPr>
          <w:delText xml:space="preserve">difference quotient</w:delText>
        </w:r>
      </w:del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of</w:delText>
        </w:r>
      </w:del>
      <w:del w:id="234" w:author="PR Preview" w:date="2026-01-01T00:00:00Z">
        <w:r>
          <w:delText xml:space="preserve"> </w:delText>
        </w:r>
      </w:del>
      <m:oMath>
        <m:r>
          <m:t>f</m:t>
        </m:r>
      </m:oMath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at</w:delText>
        </w:r>
      </w:del>
      <w:del w:id="237" w:author="PR Preview" w:date="2026-01-01T00:00:00Z">
        <w:r>
          <w:delText xml:space="preserve"> </w:delText>
        </w:r>
      </w:del>
      <m:oMath>
        <m:r>
          <m:t>c</m:t>
        </m:r>
      </m:oMath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with increment</w:delText>
        </w:r>
      </w:del>
      <w:del w:id="240" w:author="PR Preview" w:date="2026-01-01T00:00:00Z">
        <w:r>
          <w:delText xml:space="preserve"> </w:delText>
        </w:r>
      </w:del>
      <m:oMath>
        <m:r>
          <m:t>h</m:t>
        </m:r>
      </m:oMath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delText xml:space="preserve">is</w:delText>
        </w:r>
      </w:del>
    </w:p>
    <w:p>
      <w:pPr>
        <w:pStyle w:val="BodyText"/>
      </w:pPr>
      <w:ins w:id="243" w:author="PR Preview" w:date="2026-01-01T00:00:00Z">
        <w:r>
          <w:rPr>
            <w:i/>
            <w:iCs/>
          </w:rPr>
          <w:t xml:space="preserve">Remark 1</w:t>
        </w:r>
      </w:ins>
      <w:ins w:id="244" w:author="PR Preview" w:date="2026-01-01T00:00:00Z">
        <w:r>
          <w:t xml:space="preserve"> (A limit exists exactly when both one-sided limits exist and are equal). </w:t>
        </w:r>
      </w:ins>
      <w:ins w:id="245" w:author="PR Preview" w:date="2026-01-01T00:00:00Z">
        <w:r>
          <w:t xml:space="preserve">The limit</w:t>
        </w:r>
      </w:ins>
      <w:ins w:id="246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(</w:t>
        </w:r>
      </w:ins>
      <w:hyperlink w:anchor="def-limit">
        <w:ins w:id="249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250" w:author="PR Preview" w:date="2026-01-01T00:00:00Z">
        <w:r>
          <w:t xml:space="preserve">) exists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exactly when both one-sided limits (</w:t>
        </w:r>
      </w:ins>
      <w:hyperlink w:anchor="def-one-sided-limit">
        <w:ins w:id="253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254" w:author="PR Preview" w:date="2026-01-01T00:00:00Z">
        <w:r>
          <w:t xml:space="preserve">) exist and are equal,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and then all three are equal.</w:t>
        </w:r>
      </w:ins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ins w:id="257" w:author="PR Preview" w:date="2026-01-01T00:00:00Z">
        <w:r>
          <w:rPr>
            <w:b/>
            <w:bCs/>
          </w:rPr>
          <w:t xml:space="preserve">Definition 5 (Difference quotient)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Let</w:t>
        </w:r>
      </w:ins>
      <w:ins w:id="260" w:author="PR Preview" w:date="2026-01-01T00:00:00Z">
        <w:r>
          <w:t xml:space="preserve"> </w:t>
        </w:r>
      </w:ins>
      <m:oMath>
        <m:r>
          <m:t>f</m:t>
        </m:r>
      </m:oMath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be a real-valued function of one variable, defined at</w:t>
        </w:r>
      </w:ins>
      <w:ins w:id="263" w:author="PR Preview" w:date="2026-01-01T00:00:00Z">
        <w:r>
          <w:t xml:space="preserve"> </w:t>
        </w:r>
      </w:ins>
      <m:oMath>
        <m:r>
          <m:t>c</m:t>
        </m:r>
      </m:oMath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and at</w:t>
        </w:r>
      </w:ins>
      <w:ins w:id="266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+</m:t>
        </m:r>
        <m:r>
          <m:t>h</m:t>
        </m:r>
      </m:oMath>
      <w:ins w:id="267" w:author="PR Preview" w:date="2026-01-01T00:00:00Z">
        <w:r>
          <w:t xml:space="preserve">, with</w:t>
        </w:r>
      </w:ins>
      <w:ins w:id="268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≠</m:t>
        </m:r>
        <m:r>
          <m:t>0</m:t>
        </m:r>
      </m:oMath>
      <w:ins w:id="269" w:author="PR Preview" w:date="2026-01-01T00:00:00Z">
        <w:r>
          <w:t xml:space="preserve">.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The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rPr>
            <w:b/>
            <w:bCs/>
          </w:rPr>
          <w:t xml:space="preserve">difference quotient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of</w:t>
        </w:r>
      </w:ins>
      <w:ins w:id="276" w:author="PR Preview" w:date="2026-01-01T00:00:00Z">
        <w:r>
          <w:t xml:space="preserve"> </w:t>
        </w:r>
      </w:ins>
      <m:oMath>
        <m:r>
          <m:t>f</m:t>
        </m:r>
      </m:oMath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at</w:t>
        </w:r>
      </w:ins>
      <w:ins w:id="279" w:author="PR Preview" w:date="2026-01-01T00:00:00Z">
        <w:r>
          <w:t xml:space="preserve"> </w:t>
        </w:r>
      </w:ins>
      <m:oMath>
        <m:r>
          <m:t>c</m:t>
        </m:r>
      </m:oMath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with increment</w:t>
        </w:r>
      </w:ins>
      <w:ins w:id="282" w:author="PR Preview" w:date="2026-01-01T00:00:00Z">
        <w:r>
          <w:t xml:space="preserve"> </w:t>
        </w:r>
      </w:ins>
      <m:oMath>
        <m:r>
          <m:t>h</m:t>
        </m:r>
      </m:oMath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del w:id="285" w:author="PR Preview" w:date="2026-01-01T00:00:00Z">
        <w:r>
          <w:rPr>
            <w:b/>
            <w:bCs/>
          </w:rPr>
          <w:delText xml:space="preserve">Definition 4 (Differentiable function)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A function</w:delText>
        </w:r>
      </w:del>
      <w:del w:id="288" w:author="PR Preview" w:date="2026-01-01T00:00:00Z">
        <w:r>
          <w:delText xml:space="preserve"> </w:delText>
        </w:r>
      </w:del>
      <m:oMath>
        <m:r>
          <m:t>f</m:t>
        </m:r>
      </m:oMath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is</w:delText>
        </w:r>
      </w:del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rPr>
            <w:b/>
            <w:bCs/>
          </w:rPr>
          <w:delText xml:space="preserve">differentiable at</w:delText>
        </w:r>
      </w:del>
      <w:del w:id="29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c</m:t>
        </m:r>
      </m:oMath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if the limit (</w:delText>
        </w:r>
      </w:del>
      <w:hyperlink w:anchor="def-limit">
        <w:del w:id="296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297" w:author="PR Preview" w:date="2026-01-01T00:00:00Z">
        <w:r>
          <w:delText xml:space="preserve">) of the difference quotient (</w:delText>
        </w:r>
      </w:del>
      <w:hyperlink w:anchor="def-difference-quotient">
        <w:del w:id="298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299" w:author="PR Preview" w:date="2026-01-01T00:00:00Z">
        <w:r>
          <w:delText xml:space="preserve">) as</w:delText>
        </w:r>
      </w:del>
      <w:del w:id="300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→</m:t>
        </m:r>
        <m:r>
          <m:t>0</m:t>
        </m:r>
      </m:oMath>
      <w:del w:id="301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302" w:author="PR Preview" w:date="2026-01-01T00:00:00Z">
        <w:r>
          <w:delText xml:space="preserve">exists and is finite.</w:delText>
        </w:r>
      </w:del>
      <w:del w:id="303" w:author="PR Preview" w:date="2026-01-01T00:00:00Z">
        <w:r>
          <w:delText xml:space="preserve"> </w:delText>
        </w:r>
      </w:del>
      <w:del w:id="304" w:author="PR Preview" w:date="2026-01-01T00:00:00Z">
        <w:r>
          <w:delText xml:space="preserve">The number</w:delText>
        </w:r>
      </w:del>
      <w:del w:id="305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is the derivative of</w:delText>
        </w:r>
      </w:del>
      <w:del w:id="308" w:author="PR Preview" w:date="2026-01-01T00:00:00Z">
        <w:r>
          <w:delText xml:space="preserve"> </w:delText>
        </w:r>
      </w:del>
      <m:oMath>
        <m:r>
          <m:t>f</m:t>
        </m:r>
      </m:oMath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at</w:delText>
        </w:r>
      </w:del>
      <w:del w:id="311" w:author="PR Preview" w:date="2026-01-01T00:00:00Z">
        <w:r>
          <w:delText xml:space="preserve"> </w:delText>
        </w:r>
      </w:del>
      <m:oMath>
        <m:r>
          <m:t>c</m:t>
        </m:r>
      </m:oMath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(</w:delText>
        </w:r>
      </w:del>
      <w:hyperlink w:anchor="def-derivative">
        <w:del w:id="314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315" w:author="PR Preview" w:date="2026-01-01T00:00:00Z">
        <w:r>
          <w:delText xml:space="preserve">).</w:delText>
        </w:r>
      </w:del>
    </w:p>
    <w:p>
      <w:pPr>
        <w:pStyle w:val="FirstParagraph"/>
      </w:pPr>
      <w:ins w:id="316" w:author="PR Preview" w:date="2026-01-01T00:00:00Z">
        <w:r>
          <w:rPr>
            <w:b/>
            <w:bCs/>
          </w:rPr>
          <w:t xml:space="preserve">Definition 6 (Differentiable function)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A function</w:t>
        </w:r>
      </w:ins>
      <w:ins w:id="319" w:author="PR Preview" w:date="2026-01-01T00:00:00Z">
        <w:r>
          <w:t xml:space="preserve"> </w:t>
        </w:r>
      </w:ins>
      <m:oMath>
        <m:r>
          <m:t>f</m:t>
        </m:r>
      </m:oMath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is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rPr>
            <w:b/>
            <w:bCs/>
          </w:rPr>
          <w:t xml:space="preserve">differentiable at</w:t>
        </w:r>
      </w:ins>
      <w:ins w:id="32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c</m:t>
        </m:r>
      </m:oMath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if the limit (</w:t>
        </w:r>
      </w:ins>
      <w:hyperlink w:anchor="def-limit">
        <w:ins w:id="327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328" w:author="PR Preview" w:date="2026-01-01T00:00:00Z">
        <w:r>
          <w:t xml:space="preserve">) of the difference quotient (</w:t>
        </w:r>
      </w:ins>
      <w:hyperlink w:anchor="def-difference-quotient">
        <w:ins w:id="329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330" w:author="PR Preview" w:date="2026-01-01T00:00:00Z">
        <w:r>
          <w:t xml:space="preserve">) as</w:t>
        </w:r>
      </w:ins>
      <w:ins w:id="331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→</m:t>
        </m:r>
        <m:r>
          <m:t>0</m:t>
        </m:r>
      </m:oMath>
      <w:ins w:id="332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333" w:author="PR Preview" w:date="2026-01-01T00:00:00Z">
        <w:r>
          <w:t xml:space="preserve">exists and is finite.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The number</w:t>
        </w:r>
      </w:ins>
      <w:ins w:id="336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is the derivative of</w:t>
        </w:r>
      </w:ins>
      <w:ins w:id="339" w:author="PR Preview" w:date="2026-01-01T00:00:00Z">
        <w:r>
          <w:t xml:space="preserve"> </w:t>
        </w:r>
      </w:ins>
      <m:oMath>
        <m:r>
          <m:t>f</m:t>
        </m:r>
      </m:oMath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at</w:t>
        </w:r>
      </w:ins>
      <w:ins w:id="342" w:author="PR Preview" w:date="2026-01-01T00:00:00Z">
        <w:r>
          <w:t xml:space="preserve"> </w:t>
        </w:r>
      </w:ins>
      <m:oMath>
        <m:r>
          <m:t>c</m:t>
        </m:r>
      </m:oMath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(</w:t>
        </w:r>
      </w:ins>
      <w:hyperlink w:anchor="def-derivative">
        <w:ins w:id="345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346" w:author="PR Preview" w:date="2026-01-01T00:00:00Z">
        <w:r>
          <w:t xml:space="preserve">).</w:t>
        </w:r>
      </w:ins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del w:id="347" w:author="PR Preview" w:date="2026-01-01T00:00:00Z">
        <w:r>
          <w:rPr>
            <w:b/>
            <w:bCs/>
          </w:rPr>
          <w:delText xml:space="preserve">Definition 5 (Derivative)</w:delText>
        </w:r>
      </w:del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If</w:delText>
        </w:r>
      </w:del>
      <w:del w:id="350" w:author="PR Preview" w:date="2026-01-01T00:00:00Z">
        <w:r>
          <w:delText xml:space="preserve"> </w:delText>
        </w:r>
      </w:del>
      <m:oMath>
        <m:r>
          <m:t>f</m:t>
        </m:r>
      </m:oMath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is differentiable at</w:delText>
        </w:r>
      </w:del>
      <w:del w:id="353" w:author="PR Preview" w:date="2026-01-01T00:00:00Z">
        <w:r>
          <w:delText xml:space="preserve"> </w:delText>
        </w:r>
      </w:del>
      <m:oMath>
        <m:r>
          <m:t>c</m:t>
        </m:r>
      </m:oMath>
      <w:del w:id="354" w:author="PR Preview" w:date="2026-01-01T00:00:00Z">
        <w:r>
          <w:delText xml:space="preserve"> </w:delText>
        </w:r>
      </w:del>
      <w:del w:id="355" w:author="PR Preview" w:date="2026-01-01T00:00:00Z">
        <w:r>
          <w:delText xml:space="preserve">(</w:delText>
        </w:r>
      </w:del>
      <w:hyperlink w:anchor="def-differentiable">
        <w:del w:id="356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357" w:author="PR Preview" w:date="2026-01-01T00:00:00Z">
        <w:r>
          <w:delText xml:space="preserve">),</w:delText>
        </w:r>
      </w:del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the number</w:delText>
        </w:r>
      </w:del>
      <w:del w:id="360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is the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rPr>
            <w:b/>
            <w:bCs/>
          </w:rPr>
          <w:delText xml:space="preserve">derivative</w:delText>
        </w:r>
      </w:del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delText xml:space="preserve">of</w:delText>
        </w:r>
      </w:del>
      <w:del w:id="367" w:author="PR Preview" w:date="2026-01-01T00:00:00Z">
        <w:r>
          <w:delText xml:space="preserve"> </w:delText>
        </w:r>
      </w:del>
      <m:oMath>
        <m:r>
          <m:t>f</m:t>
        </m:r>
      </m:oMath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delText xml:space="preserve">at</w:delText>
        </w:r>
      </w:del>
      <w:del w:id="370" w:author="PR Preview" w:date="2026-01-01T00:00:00Z">
        <w:r>
          <w:delText xml:space="preserve"> </w:delText>
        </w:r>
      </w:del>
      <m:oMath>
        <m:r>
          <m:t>c</m:t>
        </m:r>
      </m:oMath>
      <w:del w:id="371" w:author="PR Preview" w:date="2026-01-01T00:00:00Z">
        <w:r>
          <w:delText xml:space="preserve">.</w:delText>
        </w:r>
      </w:del>
      <w:del w:id="372" w:author="PR Preview" w:date="2026-01-01T00:00:00Z">
        <w:r>
          <w:delText xml:space="preserve"> </w:delText>
        </w:r>
      </w:del>
      <w:del w:id="373" w:author="PR Preview" w:date="2026-01-01T00:00:00Z">
        <w:r>
          <w:delText xml:space="preserve">The</w:delText>
        </w:r>
      </w:del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rPr>
            <w:b/>
            <w:bCs/>
          </w:rPr>
          <w:delText xml:space="preserve">derivative</w:delText>
        </w:r>
      </w:del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of</w:delText>
        </w:r>
      </w:del>
      <w:del w:id="378" w:author="PR Preview" w:date="2026-01-01T00:00:00Z">
        <w:r>
          <w:delText xml:space="preserve"> </w:delText>
        </w:r>
      </w:del>
      <m:oMath>
        <m:r>
          <m:t>f</m:t>
        </m:r>
      </m:oMath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is the function</w:delText>
        </w:r>
      </w:del>
      <w:del w:id="381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whose value at each</w:delText>
        </w:r>
      </w:del>
      <w:del w:id="384" w:author="PR Preview" w:date="2026-01-01T00:00:00Z">
        <w:r>
          <w:delText xml:space="preserve"> </w:delText>
        </w:r>
      </w:del>
      <m:oMath>
        <m:r>
          <m:t>x</m:t>
        </m:r>
      </m:oMath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delText xml:space="preserve">where</w:delText>
        </w:r>
      </w:del>
      <w:del w:id="387" w:author="PR Preview" w:date="2026-01-01T00:00:00Z">
        <w:r>
          <w:delText xml:space="preserve"> </w:delText>
        </w:r>
      </w:del>
      <m:oMath>
        <m:r>
          <m:t>f</m:t>
        </m:r>
      </m:oMath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is differentiable is</w:delText>
        </w:r>
      </w:del>
      <w:del w:id="390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91" w:author="PR Preview" w:date="2026-01-01T00:00:00Z">
        <w:r>
          <w:delText xml:space="preserve">.</w:delText>
        </w:r>
      </w:del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Writing the derivative with a prime, as</w:delText>
        </w:r>
      </w:del>
      <w:del w:id="394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or</w:delText>
        </w:r>
      </w:del>
      <w:del w:id="397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98" w:author="PR Preview" w:date="2026-01-01T00:00:00Z">
        <w:r>
          <w:delText xml:space="preserve">, is</w:delText>
        </w:r>
      </w:del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rPr>
            <w:b/>
            <w:bCs/>
          </w:rPr>
          <w:delText xml:space="preserve">Lagrange’s notation</w:delText>
        </w:r>
      </w:del>
      <w:del w:id="401" w:author="PR Preview" w:date="2026-01-01T00:00:00Z">
        <w:r>
          <w:delText xml:space="preserve">.</w:delText>
        </w:r>
      </w:del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delText xml:space="preserve">The derivative of</w:delText>
        </w:r>
      </w:del>
      <w:del w:id="404" w:author="PR Preview" w:date="2026-01-01T00:00:00Z">
        <w:r>
          <w:delText xml:space="preserve"> </w:delText>
        </w:r>
      </w:del>
      <m:oMath>
        <m:r>
          <m:t>f</m:t>
        </m:r>
      </m:oMath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is also written</w:delText>
        </w:r>
      </w:del>
      <w:del w:id="40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or</w:delText>
        </w:r>
      </w:del>
      <w:del w:id="410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411" w:author="PR Preview" w:date="2026-01-01T00:00:00Z">
        <w:r>
          <w:delText xml:space="preserve">,</w:delText>
        </w:r>
      </w:del>
      <w:del w:id="412" w:author="PR Preview" w:date="2026-01-01T00:00:00Z">
        <w:r>
          <w:delText xml:space="preserve"> </w:delText>
        </w:r>
      </w:del>
      <w:del w:id="413" w:author="PR Preview" w:date="2026-01-01T00:00:00Z">
        <w:r>
          <w:delText xml:space="preserve">which is</w:delText>
        </w:r>
      </w:del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rPr>
            <w:b/>
            <w:bCs/>
          </w:rPr>
          <w:delText xml:space="preserve">Leibniz notation</w:delText>
        </w:r>
      </w:del>
      <w:del w:id="416" w:author="PR Preview" w:date="2026-01-01T00:00:00Z">
        <w:r>
          <w:delText xml:space="preserve">.</w:delText>
        </w:r>
      </w:del>
    </w:p>
    <w:p>
      <w:pPr>
        <w:pStyle w:val="FirstParagraph"/>
      </w:pPr>
      <w:ins w:id="417" w:author="PR Preview" w:date="2026-01-01T00:00:00Z">
        <w:r>
          <w:rPr>
            <w:b/>
            <w:bCs/>
          </w:rPr>
          <w:t xml:space="preserve">Definition 7 (Derivative)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If</w:t>
        </w:r>
      </w:ins>
      <w:ins w:id="420" w:author="PR Preview" w:date="2026-01-01T00:00:00Z">
        <w:r>
          <w:t xml:space="preserve"> </w:t>
        </w:r>
      </w:ins>
      <m:oMath>
        <m:r>
          <m:t>f</m:t>
        </m:r>
      </m:oMath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is differentiable at</w:t>
        </w:r>
      </w:ins>
      <w:ins w:id="423" w:author="PR Preview" w:date="2026-01-01T00:00:00Z">
        <w:r>
          <w:t xml:space="preserve"> </w:t>
        </w:r>
      </w:ins>
      <m:oMath>
        <m:r>
          <m:t>c</m:t>
        </m:r>
      </m:oMath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(</w:t>
        </w:r>
      </w:ins>
      <w:hyperlink w:anchor="def-differentiable">
        <w:ins w:id="426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427" w:author="PR Preview" w:date="2026-01-01T00:00:00Z">
        <w:r>
          <w:t xml:space="preserve">),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the number</w:t>
        </w:r>
      </w:ins>
      <w:ins w:id="43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is the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rPr>
            <w:b/>
            <w:bCs/>
          </w:rPr>
          <w:t xml:space="preserve">derivative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of</w:t>
        </w:r>
      </w:ins>
      <w:ins w:id="437" w:author="PR Preview" w:date="2026-01-01T00:00:00Z">
        <w:r>
          <w:t xml:space="preserve"> </w:t>
        </w:r>
      </w:ins>
      <m:oMath>
        <m:r>
          <m:t>f</m:t>
        </m:r>
      </m:oMath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at</w:t>
        </w:r>
      </w:ins>
      <w:ins w:id="440" w:author="PR Preview" w:date="2026-01-01T00:00:00Z">
        <w:r>
          <w:t xml:space="preserve"> </w:t>
        </w:r>
      </w:ins>
      <m:oMath>
        <m:r>
          <m:t>c</m:t>
        </m:r>
      </m:oMath>
      <w:ins w:id="441" w:author="PR Preview" w:date="2026-01-01T00:00:00Z">
        <w:r>
          <w:t xml:space="preserve">.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The</w:t>
        </w:r>
      </w:ins>
      <w:ins w:id="444" w:author="PR Preview" w:date="2026-01-01T00:00:00Z">
        <w:r>
          <w:t xml:space="preserve"> </w:t>
        </w:r>
      </w:ins>
      <w:ins w:id="445" w:author="PR Preview" w:date="2026-01-01T00:00:00Z">
        <w:r>
          <w:rPr>
            <w:b/>
            <w:bCs/>
          </w:rPr>
          <w:t xml:space="preserve">derivative</w:t>
        </w:r>
      </w:ins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of</w:t>
        </w:r>
      </w:ins>
      <w:ins w:id="448" w:author="PR Preview" w:date="2026-01-01T00:00:00Z">
        <w:r>
          <w:t xml:space="preserve"> </w:t>
        </w:r>
      </w:ins>
      <m:oMath>
        <m:r>
          <m:t>f</m:t>
        </m:r>
      </m:oMath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is the function</w:t>
        </w:r>
      </w:ins>
      <w:ins w:id="451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whose value at each</w:t>
        </w:r>
      </w:ins>
      <w:ins w:id="454" w:author="PR Preview" w:date="2026-01-01T00:00:00Z">
        <w:r>
          <w:t xml:space="preserve"> </w:t>
        </w:r>
      </w:ins>
      <m:oMath>
        <m:r>
          <m:t>x</m:t>
        </m:r>
      </m:oMath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where</w:t>
        </w:r>
      </w:ins>
      <w:ins w:id="457" w:author="PR Preview" w:date="2026-01-01T00:00:00Z">
        <w:r>
          <w:t xml:space="preserve"> </w:t>
        </w:r>
      </w:ins>
      <m:oMath>
        <m:r>
          <m:t>f</m:t>
        </m:r>
      </m:oMath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is differentiable is</w:t>
        </w:r>
      </w:ins>
      <w:ins w:id="46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61" w:author="PR Preview" w:date="2026-01-01T00:00:00Z">
        <w:r>
          <w:t xml:space="preserve">.</w:t>
        </w:r>
      </w:ins>
    </w:p>
    <w:bookmarkEnd w:id="34"/>
    <w:bookmarkStart w:id="35" w:name="def-lagrange-notation"/>
    <w:p>
      <w:pPr>
        <w:pStyle w:val="BodyText"/>
      </w:pPr>
      <w:ins w:id="462" w:author="PR Preview" w:date="2026-01-01T00:00:00Z">
        <w:r>
          <w:rPr>
            <w:b/>
            <w:bCs/>
          </w:rPr>
          <w:t xml:space="preserve">Definition 8 (Lagrange’s notation)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Writing the derivative (</w:t>
        </w:r>
      </w:ins>
      <w:hyperlink w:anchor="def-derivative">
        <w:ins w:id="465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466" w:author="PR Preview" w:date="2026-01-01T00:00:00Z">
        <w:r>
          <w:t xml:space="preserve">) with a prime, as</w:t>
        </w:r>
      </w:ins>
      <w:ins w:id="467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or</w:t>
        </w:r>
      </w:ins>
      <w:ins w:id="47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71" w:author="PR Preview" w:date="2026-01-01T00:00:00Z">
        <w:r>
          <w:t xml:space="preserve">, is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rPr>
            <w:b/>
            <w:bCs/>
          </w:rPr>
          <w:t xml:space="preserve">Lagrange’s notation</w:t>
        </w:r>
      </w:ins>
      <w:ins w:id="474" w:author="PR Preview" w:date="2026-01-01T00:00:00Z">
        <w:r>
          <w:t xml:space="preserve">.</w:t>
        </w:r>
      </w:ins>
    </w:p>
    <w:bookmarkEnd w:id="35"/>
    <w:bookmarkStart w:id="36" w:name="def-leibniz-notation"/>
    <w:p>
      <w:pPr>
        <w:pStyle w:val="BodyText"/>
      </w:pPr>
      <w:ins w:id="475" w:author="PR Preview" w:date="2026-01-01T00:00:00Z">
        <w:r>
          <w:rPr>
            <w:b/>
            <w:bCs/>
          </w:rPr>
          <w:t xml:space="preserve">Definition 9 (Leibniz notation)</w:t>
        </w:r>
      </w:ins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The derivative of</w:t>
        </w:r>
      </w:ins>
      <w:ins w:id="478" w:author="PR Preview" w:date="2026-01-01T00:00:00Z">
        <w:r>
          <w:t xml:space="preserve"> </w:t>
        </w:r>
      </w:ins>
      <m:oMath>
        <m:r>
          <m:t>f</m:t>
        </m:r>
      </m:oMath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(</w:t>
        </w:r>
      </w:ins>
      <w:hyperlink w:anchor="def-derivative">
        <w:ins w:id="481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482" w:author="PR Preview" w:date="2026-01-01T00:00:00Z">
        <w:r>
          <w:t xml:space="preserve">) is also written</w:t>
        </w:r>
      </w:ins>
      <w:ins w:id="483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or</w:t>
        </w:r>
      </w:ins>
      <w:ins w:id="486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87" w:author="PR Preview" w:date="2026-01-01T00:00:00Z">
        <w:r>
          <w:t xml:space="preserve">,</w:t>
        </w:r>
      </w:ins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which is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rPr>
            <w:b/>
            <w:bCs/>
          </w:rPr>
          <w:t xml:space="preserve">Leibniz notation</w:t>
        </w:r>
      </w:ins>
      <w:ins w:id="492" w:author="PR Preview" w:date="2026-01-01T00:00:00Z">
        <w:r>
          <w:t xml:space="preserve">.</w:t>
        </w:r>
      </w:ins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del w:id="493" w:author="PR Preview" w:date="2026-01-01T00:00:00Z">
        <w:r>
          <w:rPr>
            <w:b/>
            <w:bCs/>
          </w:rPr>
          <w:delText xml:space="preserve">Definition 6 (One-sided derivatives)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Let</w:delText>
        </w:r>
      </w:del>
      <w:del w:id="496" w:author="PR Preview" w:date="2026-01-01T00:00:00Z">
        <w:r>
          <w:delText xml:space="preserve"> </w:delText>
        </w:r>
      </w:del>
      <m:oMath>
        <m:r>
          <m:t>f</m:t>
        </m:r>
      </m:oMath>
      <w:del w:id="497" w:author="PR Preview" w:date="2026-01-01T00:00:00Z">
        <w:r>
          <w:delText xml:space="preserve"> </w:delText>
        </w:r>
      </w:del>
      <w:del w:id="498" w:author="PR Preview" w:date="2026-01-01T00:00:00Z">
        <w:r>
          <w:delText xml:space="preserve">be a function defined at</w:delText>
        </w:r>
      </w:del>
      <w:del w:id="499" w:author="PR Preview" w:date="2026-01-01T00:00:00Z">
        <w:r>
          <w:delText xml:space="preserve"> </w:delText>
        </w:r>
      </w:del>
      <m:oMath>
        <m:r>
          <m:t>c</m:t>
        </m:r>
      </m:oMath>
      <w:del w:id="500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5"/>
        </w:numPr>
      </w:pPr>
      <w:del w:id="501" w:author="PR Preview" w:date="2026-01-01T00:00:00Z">
        <w:r>
          <w:delText xml:space="preserve">The</w:delText>
        </w:r>
      </w:del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rPr>
            <w:b/>
            <w:bCs/>
          </w:rPr>
          <w:delText xml:space="preserve">right-hand derivative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of</w:delText>
        </w:r>
      </w:del>
      <w:del w:id="506" w:author="PR Preview" w:date="2026-01-01T00:00:00Z">
        <w:r>
          <w:delText xml:space="preserve"> </w:delText>
        </w:r>
      </w:del>
      <m:oMath>
        <m:r>
          <m:t>f</m:t>
        </m:r>
      </m:oMath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at</w:delText>
        </w:r>
      </w:del>
      <w:del w:id="509" w:author="PR Preview" w:date="2026-01-01T00:00:00Z">
        <w:r>
          <w:delText xml:space="preserve"> </w:delText>
        </w:r>
      </w:del>
      <m:oMath>
        <m:r>
          <m:t>c</m:t>
        </m:r>
      </m:oMath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is the right-hand limit (</w:delText>
        </w:r>
      </w:del>
      <w:hyperlink w:anchor="def-one-sided-limit">
        <w:del w:id="512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513" w:author="PR Preview" w:date="2026-01-01T00:00:00Z">
        <w:r>
          <w:delText xml:space="preserve">)</w:delText>
        </w:r>
      </w:del>
      <w:del w:id="514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del w:id="515" w:author="PR Preview" w:date="2026-01-01T00:00:00Z">
        <w:r>
          <w:delText xml:space="preserve"> </w:delText>
        </w:r>
      </w:del>
      <w:del w:id="516" w:author="PR Preview" w:date="2026-01-01T00:00:00Z">
        <w:r>
          <w:delText xml:space="preserve">of the difference quotient (</w:delText>
        </w:r>
      </w:del>
      <w:hyperlink w:anchor="def-difference-quotient">
        <w:del w:id="517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518" w:author="PR Preview" w:date="2026-01-01T00:00:00Z">
        <w:r>
          <w:delText xml:space="preserve">),</w:delText>
        </w:r>
      </w:del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when that limit exists and is finite.</w:delText>
        </w:r>
      </w:del>
    </w:p>
    <w:p>
      <w:pPr>
        <w:pStyle w:val="Compact"/>
        <w:numPr>
          <w:ilvl w:val="0"/>
          <w:numId w:val="1005"/>
        </w:numPr>
      </w:pPr>
      <w:del w:id="521" w:author="PR Preview" w:date="2026-01-01T00:00:00Z">
        <w:r>
          <w:delText xml:space="preserve">The</w:delText>
        </w:r>
      </w:del>
      <w:del w:id="522" w:author="PR Preview" w:date="2026-01-01T00:00:00Z">
        <w:r>
          <w:delText xml:space="preserve"> </w:delText>
        </w:r>
      </w:del>
      <w:del w:id="523" w:author="PR Preview" w:date="2026-01-01T00:00:00Z">
        <w:r>
          <w:rPr>
            <w:b/>
            <w:bCs/>
          </w:rPr>
          <w:delText xml:space="preserve">left-hand derivative</w:delText>
        </w:r>
      </w:del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delText xml:space="preserve">of</w:delText>
        </w:r>
      </w:del>
      <w:del w:id="526" w:author="PR Preview" w:date="2026-01-01T00:00:00Z">
        <w:r>
          <w:delText xml:space="preserve"> </w:delText>
        </w:r>
      </w:del>
      <m:oMath>
        <m:r>
          <m:t>f</m:t>
        </m:r>
      </m:oMath>
      <w:del w:id="527" w:author="PR Preview" w:date="2026-01-01T00:00:00Z">
        <w:r>
          <w:delText xml:space="preserve"> </w:delText>
        </w:r>
      </w:del>
      <w:del w:id="528" w:author="PR Preview" w:date="2026-01-01T00:00:00Z">
        <w:r>
          <w:delText xml:space="preserve">at</w:delText>
        </w:r>
      </w:del>
      <w:del w:id="529" w:author="PR Preview" w:date="2026-01-01T00:00:00Z">
        <w:r>
          <w:delText xml:space="preserve"> </w:delText>
        </w:r>
      </w:del>
      <m:oMath>
        <m:r>
          <m:t>c</m:t>
        </m:r>
      </m:oMath>
      <w:del w:id="530" w:author="PR Preview" w:date="2026-01-01T00:00:00Z">
        <w:r>
          <w:delText xml:space="preserve"> </w:delText>
        </w:r>
      </w:del>
      <w:del w:id="531" w:author="PR Preview" w:date="2026-01-01T00:00:00Z">
        <w:r>
          <w:delText xml:space="preserve">is the left-hand limit</w:delText>
        </w:r>
      </w:del>
      <w:del w:id="53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del w:id="533" w:author="PR Preview" w:date="2026-01-01T00:00:00Z">
        <w:r>
          <w:delText xml:space="preserve">,</w:delText>
        </w:r>
      </w:del>
      <w:del w:id="534" w:author="PR Preview" w:date="2026-01-01T00:00:00Z">
        <w:r>
          <w:delText xml:space="preserve"> </w:delText>
        </w:r>
      </w:del>
      <w:del w:id="535" w:author="PR Preview" w:date="2026-01-01T00:00:00Z">
        <w:r>
          <w:delText xml:space="preserve">when that limit exists and is finite.</w:delText>
        </w:r>
      </w:del>
    </w:p>
    <w:p>
      <w:pPr>
        <w:pStyle w:val="FirstParagraph"/>
      </w:pPr>
      <w:del w:id="536" w:author="PR Preview" w:date="2026-01-01T00:00:00Z">
        <w:r>
          <w:delText xml:space="preserve">These are the</w:delText>
        </w:r>
      </w:del>
      <w:del w:id="537" w:author="PR Preview" w:date="2026-01-01T00:00:00Z">
        <w:r>
          <w:delText xml:space="preserve"> </w:delText>
        </w:r>
      </w:del>
      <w:del w:id="538" w:author="PR Preview" w:date="2026-01-01T00:00:00Z">
        <w:r>
          <w:rPr>
            <w:b/>
            <w:bCs/>
          </w:rPr>
          <w:delText xml:space="preserve">one-sided derivatives</w:delText>
        </w:r>
      </w:del>
      <w:del w:id="539" w:author="PR Preview" w:date="2026-01-01T00:00:00Z">
        <w:r>
          <w:delText xml:space="preserve"> </w:delText>
        </w:r>
      </w:del>
      <w:del w:id="540" w:author="PR Preview" w:date="2026-01-01T00:00:00Z">
        <w:r>
          <w:delText xml:space="preserve">of</w:delText>
        </w:r>
      </w:del>
      <w:del w:id="541" w:author="PR Preview" w:date="2026-01-01T00:00:00Z">
        <w:r>
          <w:delText xml:space="preserve"> </w:delText>
        </w:r>
      </w:del>
      <m:oMath>
        <m:r>
          <m:t>f</m:t>
        </m:r>
      </m:oMath>
      <w:del w:id="542" w:author="PR Preview" w:date="2026-01-01T00:00:00Z">
        <w:r>
          <w:delText xml:space="preserve"> </w:delText>
        </w:r>
      </w:del>
      <w:del w:id="543" w:author="PR Preview" w:date="2026-01-01T00:00:00Z">
        <w:r>
          <w:delText xml:space="preserve">at</w:delText>
        </w:r>
      </w:del>
      <w:del w:id="544" w:author="PR Preview" w:date="2026-01-01T00:00:00Z">
        <w:r>
          <w:delText xml:space="preserve"> </w:delText>
        </w:r>
      </w:del>
      <m:oMath>
        <m:r>
          <m:t>c</m:t>
        </m:r>
      </m:oMath>
      <w:del w:id="545" w:author="PR Preview" w:date="2026-01-01T00:00:00Z">
        <w:r>
          <w:delText xml:space="preserve">.</w:delText>
        </w:r>
      </w:del>
    </w:p>
    <w:p>
      <w:pPr>
        <w:pStyle w:val="BodyText"/>
      </w:pPr>
      <w:ins w:id="546" w:author="PR Preview" w:date="2026-01-01T00:00:00Z">
        <w:r>
          <w:rPr>
            <w:b/>
            <w:bCs/>
          </w:rPr>
          <w:t xml:space="preserve">Definition 10 (Right-hand derivative)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Let</w:t>
        </w:r>
      </w:ins>
      <w:ins w:id="549" w:author="PR Preview" w:date="2026-01-01T00:00:00Z">
        <w:r>
          <w:t xml:space="preserve"> </w:t>
        </w:r>
      </w:ins>
      <m:oMath>
        <m:r>
          <m:t>f</m:t>
        </m:r>
      </m:oMath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be a function defined at</w:t>
        </w:r>
      </w:ins>
      <w:ins w:id="552" w:author="PR Preview" w:date="2026-01-01T00:00:00Z">
        <w:r>
          <w:t xml:space="preserve"> </w:t>
        </w:r>
      </w:ins>
      <m:oMath>
        <m:r>
          <m:t>c</m:t>
        </m:r>
      </m:oMath>
      <w:ins w:id="553" w:author="PR Preview" w:date="2026-01-01T00:00:00Z">
        <w:r>
          <w:t xml:space="preserve">.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The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rPr>
            <w:b/>
            <w:bCs/>
          </w:rPr>
          <w:t xml:space="preserve">right-hand derivative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of</w:t>
        </w:r>
      </w:ins>
      <w:ins w:id="560" w:author="PR Preview" w:date="2026-01-01T00:00:00Z">
        <w:r>
          <w:t xml:space="preserve"> </w:t>
        </w:r>
      </w:ins>
      <m:oMath>
        <m:r>
          <m:t>f</m:t>
        </m:r>
      </m:oMath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at</w:t>
        </w:r>
      </w:ins>
      <w:ins w:id="563" w:author="PR Preview" w:date="2026-01-01T00:00:00Z">
        <w:r>
          <w:t xml:space="preserve"> </w:t>
        </w:r>
      </w:ins>
      <m:oMath>
        <m:r>
          <m:t>c</m:t>
        </m:r>
      </m:oMath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is the right-hand limit (</w:t>
        </w:r>
      </w:ins>
      <w:hyperlink w:anchor="def-right-hand-limit">
        <w:ins w:id="566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567" w:author="PR Preview" w:date="2026-01-01T00:00:00Z">
        <w:r>
          <w:t xml:space="preserve">)</w:t>
        </w:r>
      </w:ins>
      <w:ins w:id="568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of the difference quotient (</w:t>
        </w:r>
      </w:ins>
      <w:hyperlink w:anchor="def-difference-quotient">
        <w:ins w:id="571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572" w:author="PR Preview" w:date="2026-01-01T00:00:00Z">
        <w:r>
          <w:t xml:space="preserve">),</w:t>
        </w:r>
      </w:ins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when that limit exists and is finite.</w:t>
        </w:r>
      </w:ins>
    </w:p>
    <w:bookmarkEnd w:id="38"/>
    <w:bookmarkStart w:id="39" w:name="def-left-hand-derivative"/>
    <w:p>
      <w:pPr>
        <w:pStyle w:val="BodyText"/>
      </w:pPr>
      <w:ins w:id="575" w:author="PR Preview" w:date="2026-01-01T00:00:00Z">
        <w:r>
          <w:rPr>
            <w:b/>
            <w:bCs/>
          </w:rPr>
          <w:t xml:space="preserve">Definition 11 (Left-hand derivative)</w:t>
        </w:r>
      </w:ins>
      <w:ins w:id="576" w:author="PR Preview" w:date="2026-01-01T00:00:00Z">
        <w:r>
          <w:t xml:space="preserve"> </w:t>
        </w:r>
      </w:ins>
      <w:ins w:id="577" w:author="PR Preview" w:date="2026-01-01T00:00:00Z">
        <w:r>
          <w:t xml:space="preserve">Let</w:t>
        </w:r>
      </w:ins>
      <w:ins w:id="578" w:author="PR Preview" w:date="2026-01-01T00:00:00Z">
        <w:r>
          <w:t xml:space="preserve"> </w:t>
        </w:r>
      </w:ins>
      <m:oMath>
        <m:r>
          <m:t>f</m:t>
        </m:r>
      </m:oMath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be a function defined at</w:t>
        </w:r>
      </w:ins>
      <w:ins w:id="581" w:author="PR Preview" w:date="2026-01-01T00:00:00Z">
        <w:r>
          <w:t xml:space="preserve"> </w:t>
        </w:r>
      </w:ins>
      <m:oMath>
        <m:r>
          <m:t>c</m:t>
        </m:r>
      </m:oMath>
      <w:ins w:id="582" w:author="PR Preview" w:date="2026-01-01T00:00:00Z">
        <w:r>
          <w:t xml:space="preserve">.</w:t>
        </w:r>
      </w:ins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The</w:t>
        </w:r>
      </w:ins>
      <w:ins w:id="585" w:author="PR Preview" w:date="2026-01-01T00:00:00Z">
        <w:r>
          <w:t xml:space="preserve"> </w:t>
        </w:r>
      </w:ins>
      <w:ins w:id="586" w:author="PR Preview" w:date="2026-01-01T00:00:00Z">
        <w:r>
          <w:rPr>
            <w:b/>
            <w:bCs/>
          </w:rPr>
          <w:t xml:space="preserve">left-hand derivative</w:t>
        </w:r>
      </w:ins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of</w:t>
        </w:r>
      </w:ins>
      <w:ins w:id="589" w:author="PR Preview" w:date="2026-01-01T00:00:00Z">
        <w:r>
          <w:t xml:space="preserve"> </w:t>
        </w:r>
      </w:ins>
      <m:oMath>
        <m:r>
          <m:t>f</m:t>
        </m:r>
      </m:oMath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at</w:t>
        </w:r>
      </w:ins>
      <w:ins w:id="592" w:author="PR Preview" w:date="2026-01-01T00:00:00Z">
        <w:r>
          <w:t xml:space="preserve"> </w:t>
        </w:r>
      </w:ins>
      <m:oMath>
        <m:r>
          <m:t>c</m:t>
        </m:r>
      </m:oMath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is the left-hand limit (</w:t>
        </w:r>
      </w:ins>
      <w:hyperlink w:anchor="def-left-hand-limit">
        <w:ins w:id="595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596" w:author="PR Preview" w:date="2026-01-01T00:00:00Z">
        <w:r>
          <w:t xml:space="preserve">)</w:t>
        </w:r>
      </w:ins>
      <w:ins w:id="59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ins w:id="598" w:author="PR Preview" w:date="2026-01-01T00:00:00Z">
        <w:r>
          <w:t xml:space="preserve">,</w:t>
        </w:r>
      </w:ins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when that limit exists and is finite.</w:t>
        </w:r>
      </w:ins>
    </w:p>
    <w:bookmarkEnd w:id="39"/>
    <w:bookmarkStart w:id="40" w:name="def-one-sided-derivative"/>
    <w:p>
      <w:pPr>
        <w:pStyle w:val="BodyText"/>
      </w:pPr>
      <w:ins w:id="601" w:author="PR Preview" w:date="2026-01-01T00:00:00Z">
        <w:r>
          <w:rPr>
            <w:b/>
            <w:bCs/>
          </w:rPr>
          <w:t xml:space="preserve">Definition 12 (One-sided derivatives)</w:t>
        </w:r>
      </w:ins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Let</w:t>
        </w:r>
      </w:ins>
      <w:ins w:id="604" w:author="PR Preview" w:date="2026-01-01T00:00:00Z">
        <w:r>
          <w:t xml:space="preserve"> </w:t>
        </w:r>
      </w:ins>
      <m:oMath>
        <m:r>
          <m:t>f</m:t>
        </m:r>
      </m:oMath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be a function defined at</w:t>
        </w:r>
      </w:ins>
      <w:ins w:id="607" w:author="PR Preview" w:date="2026-01-01T00:00:00Z">
        <w:r>
          <w:t xml:space="preserve"> </w:t>
        </w:r>
      </w:ins>
      <m:oMath>
        <m:r>
          <m:t>c</m:t>
        </m:r>
      </m:oMath>
      <w:ins w:id="608" w:author="PR Preview" w:date="2026-01-01T00:00:00Z">
        <w:r>
          <w:t xml:space="preserve">.</w:t>
        </w:r>
      </w:ins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The right-hand derivative (</w:t>
        </w:r>
      </w:ins>
      <w:hyperlink w:anchor="def-right-hand-derivative">
        <w:ins w:id="611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612" w:author="PR Preview" w:date="2026-01-01T00:00:00Z">
        <w:r>
          <w:t xml:space="preserve">) and the left-hand derivative (</w:t>
        </w:r>
      </w:ins>
      <w:hyperlink w:anchor="def-left-hand-derivative">
        <w:ins w:id="613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614" w:author="PR Preview" w:date="2026-01-01T00:00:00Z">
        <w:r>
          <w:t xml:space="preserve">) of</w:t>
        </w:r>
      </w:ins>
      <w:ins w:id="615" w:author="PR Preview" w:date="2026-01-01T00:00:00Z">
        <w:r>
          <w:t xml:space="preserve"> </w:t>
        </w:r>
      </w:ins>
      <m:oMath>
        <m:r>
          <m:t>f</m:t>
        </m:r>
      </m:oMath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at</w:t>
        </w:r>
      </w:ins>
      <w:ins w:id="618" w:author="PR Preview" w:date="2026-01-01T00:00:00Z">
        <w:r>
          <w:t xml:space="preserve"> </w:t>
        </w:r>
      </w:ins>
      <m:oMath>
        <m:r>
          <m:t>c</m:t>
        </m:r>
      </m:oMath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are the</w:t>
        </w:r>
      </w:ins>
      <w:ins w:id="621" w:author="PR Preview" w:date="2026-01-01T00:00:00Z">
        <w:r>
          <w:t xml:space="preserve"> </w:t>
        </w:r>
      </w:ins>
      <w:ins w:id="622" w:author="PR Preview" w:date="2026-01-01T00:00:00Z">
        <w:r>
          <w:rPr>
            <w:b/>
            <w:bCs/>
          </w:rPr>
          <w:t xml:space="preserve">one-sided derivatives</w:t>
        </w:r>
      </w:ins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of</w:t>
        </w:r>
      </w:ins>
      <w:ins w:id="625" w:author="PR Preview" w:date="2026-01-01T00:00:00Z">
        <w:r>
          <w:t xml:space="preserve"> </w:t>
        </w:r>
      </w:ins>
      <m:oMath>
        <m:r>
          <m:t>f</m:t>
        </m:r>
      </m:oMath>
      <w:ins w:id="626" w:author="PR Preview" w:date="2026-01-01T00:00:00Z">
        <w:r>
          <w:t xml:space="preserve"> </w:t>
        </w:r>
      </w:ins>
      <w:ins w:id="627" w:author="PR Preview" w:date="2026-01-01T00:00:00Z">
        <w:r>
          <w:t xml:space="preserve">at</w:t>
        </w:r>
      </w:ins>
      <w:ins w:id="628" w:author="PR Preview" w:date="2026-01-01T00:00:00Z">
        <w:r>
          <w:t xml:space="preserve"> </w:t>
        </w:r>
      </w:ins>
      <m:oMath>
        <m:r>
          <m:t>c</m:t>
        </m:r>
      </m:oMath>
      <w:ins w:id="629" w:author="PR Preview" w:date="2026-01-01T00:00:00Z">
        <w:r>
          <w:t xml:space="preserve">.</w:t>
        </w:r>
      </w:ins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del w:id="630" w:author="PR Preview" w:date="2026-01-01T00:00:00Z">
        <w:r>
          <w:rPr>
            <w:b/>
            <w:bCs/>
          </w:rPr>
          <w:delText xml:space="preserve">Definition 7 (Second derivative)</w:delText>
        </w:r>
      </w:del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Let</w:delText>
        </w:r>
      </w:del>
      <w:del w:id="633" w:author="PR Preview" w:date="2026-01-01T00:00:00Z">
        <w:r>
          <w:delText xml:space="preserve"> </w:delText>
        </w:r>
      </w:del>
      <m:oMath>
        <m:r>
          <m:t>f</m:t>
        </m:r>
      </m:oMath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delText xml:space="preserve">be a real-valued function of one variable</w:delText>
        </w:r>
      </w:del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whose derivative</w:delText>
        </w:r>
      </w:del>
      <w:del w:id="638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delText xml:space="preserve">(</w:delText>
        </w:r>
      </w:del>
      <w:hyperlink w:anchor="def-derivative">
        <w:del w:id="641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642" w:author="PR Preview" w:date="2026-01-01T00:00:00Z">
        <w:r>
          <w:delText xml:space="preserve">) exists</w:delText>
        </w:r>
      </w:del>
      <w:del w:id="643" w:author="PR Preview" w:date="2026-01-01T00:00:00Z">
        <w:r>
          <w:delText xml:space="preserve"> </w:delText>
        </w:r>
      </w:del>
      <w:del w:id="644" w:author="PR Preview" w:date="2026-01-01T00:00:00Z">
        <w:r>
          <w:delText xml:space="preserve">at every point of an</w:delText>
        </w:r>
      </w:del>
      <w:del w:id="645" w:author="PR Preview" w:date="2026-01-01T00:00:00Z">
        <w:r>
          <w:delText xml:space="preserve"> </w:delText>
        </w:r>
      </w:del>
      <w:hyperlink r:id="rId219">
        <w:del w:id="646" w:author="PR Preview" w:date="2026-01-01T00:00:00Z">
          <w:r>
            <w:rPr>
              <w:rStyle w:val="Hyperlink"/>
            </w:rPr>
            <w:delText xml:space="preserve">open interval</w:delText>
          </w:r>
        </w:del>
      </w:hyperlink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containing</w:delText>
        </w:r>
      </w:del>
      <w:del w:id="649" w:author="PR Preview" w:date="2026-01-01T00:00:00Z">
        <w:r>
          <w:delText xml:space="preserve"> </w:delText>
        </w:r>
      </w:del>
      <m:oMath>
        <m:r>
          <m:t>c</m:t>
        </m:r>
      </m:oMath>
      <w:del w:id="650" w:author="PR Preview" w:date="2026-01-01T00:00:00Z">
        <w:r>
          <w:delText xml:space="preserve">.</w:delText>
        </w:r>
      </w:del>
      <w:del w:id="651" w:author="PR Preview" w:date="2026-01-01T00:00:00Z">
        <w:r>
          <w:delText xml:space="preserve"> </w:delText>
        </w:r>
      </w:del>
      <w:del w:id="652" w:author="PR Preview" w:date="2026-01-01T00:00:00Z">
        <w:r>
          <w:delText xml:space="preserve">If</w:delText>
        </w:r>
      </w:del>
      <w:del w:id="653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is differentiable (</w:delText>
        </w:r>
      </w:del>
      <w:hyperlink w:anchor="def-differentiable">
        <w:del w:id="656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657" w:author="PR Preview" w:date="2026-01-01T00:00:00Z">
        <w:r>
          <w:delText xml:space="preserve">) at</w:delText>
        </w:r>
      </w:del>
      <w:del w:id="658" w:author="PR Preview" w:date="2026-01-01T00:00:00Z">
        <w:r>
          <w:delText xml:space="preserve"> </w:delText>
        </w:r>
      </w:del>
      <m:oMath>
        <m:r>
          <m:t>c</m:t>
        </m:r>
      </m:oMath>
      <w:del w:id="659" w:author="PR Preview" w:date="2026-01-01T00:00:00Z">
        <w:r>
          <w:delText xml:space="preserve">,</w:delText>
        </w:r>
      </w:del>
      <w:del w:id="660" w:author="PR Preview" w:date="2026-01-01T00:00:00Z">
        <w:r>
          <w:delText xml:space="preserve"> </w:delText>
        </w:r>
      </w:del>
      <w:del w:id="661" w:author="PR Preview" w:date="2026-01-01T00:00:00Z">
        <w:r>
          <w:delText xml:space="preserve">its derivative there, written</w:delText>
        </w:r>
      </w:del>
      <w:del w:id="662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del w:id="663" w:author="PR Preview" w:date="2026-01-01T00:00:00Z">
        <w:r>
          <w:delText xml:space="preserve"> </w:delText>
        </w:r>
      </w:del>
      <w:del w:id="664" w:author="PR Preview" w:date="2026-01-01T00:00:00Z">
        <w:r>
          <w:delText xml:space="preserve">or</w:delText>
        </w:r>
      </w:del>
      <w:del w:id="66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del w:id="666" w:author="PR Preview" w:date="2026-01-01T00:00:00Z">
        <w:r>
          <w:delText xml:space="preserve">,</w:delText>
        </w:r>
      </w:del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delText xml:space="preserve">is the</w:delText>
        </w:r>
      </w:del>
      <w:del w:id="669" w:author="PR Preview" w:date="2026-01-01T00:00:00Z">
        <w:r>
          <w:delText xml:space="preserve"> </w:delText>
        </w:r>
      </w:del>
      <w:del w:id="670" w:author="PR Preview" w:date="2026-01-01T00:00:00Z">
        <w:r>
          <w:rPr>
            <w:b/>
            <w:bCs/>
          </w:rPr>
          <w:delText xml:space="preserve">second derivative</w:delText>
        </w:r>
      </w:del>
      <w:del w:id="671" w:author="PR Preview" w:date="2026-01-01T00:00:00Z">
        <w:r>
          <w:delText xml:space="preserve"> </w:delText>
        </w:r>
      </w:del>
      <w:del w:id="672" w:author="PR Preview" w:date="2026-01-01T00:00:00Z">
        <w:r>
          <w:delText xml:space="preserve">of</w:delText>
        </w:r>
      </w:del>
      <w:del w:id="673" w:author="PR Preview" w:date="2026-01-01T00:00:00Z">
        <w:r>
          <w:delText xml:space="preserve"> </w:delText>
        </w:r>
      </w:del>
      <m:oMath>
        <m:r>
          <m:t>f</m:t>
        </m:r>
      </m:oMath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at</w:delText>
        </w:r>
      </w:del>
      <w:del w:id="676" w:author="PR Preview" w:date="2026-01-01T00:00:00Z">
        <w:r>
          <w:delText xml:space="preserve"> </w:delText>
        </w:r>
      </w:del>
      <m:oMath>
        <m:r>
          <m:t>c</m:t>
        </m:r>
      </m:oMath>
      <w:del w:id="677" w:author="PR Preview" w:date="2026-01-01T00:00:00Z">
        <w:r>
          <w:delText xml:space="preserve">.</w:delText>
        </w:r>
      </w:del>
    </w:p>
    <w:p>
      <w:pPr>
        <w:pStyle w:val="BodyText"/>
      </w:pPr>
      <w:ins w:id="678" w:author="PR Preview" w:date="2026-01-01T00:00:00Z">
        <w:r>
          <w:rPr>
            <w:b/>
            <w:bCs/>
          </w:rPr>
          <w:t xml:space="preserve">Definition 13 (Second derivative)</w:t>
        </w:r>
      </w:ins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Let</w:t>
        </w:r>
      </w:ins>
      <w:ins w:id="681" w:author="PR Preview" w:date="2026-01-01T00:00:00Z">
        <w:r>
          <w:t xml:space="preserve"> </w:t>
        </w:r>
      </w:ins>
      <m:oMath>
        <m:r>
          <m:t>f</m:t>
        </m:r>
      </m:oMath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be a real-valued function of one variable</w:t>
        </w:r>
      </w:ins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whose derivative</w:t>
        </w:r>
      </w:ins>
      <w:ins w:id="686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(</w:t>
        </w:r>
      </w:ins>
      <w:hyperlink w:anchor="def-derivative">
        <w:ins w:id="689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690" w:author="PR Preview" w:date="2026-01-01T00:00:00Z">
        <w:r>
          <w:t xml:space="preserve">) exists</w:t>
        </w:r>
      </w:ins>
      <w:ins w:id="691" w:author="PR Preview" w:date="2026-01-01T00:00:00Z">
        <w:r>
          <w:t xml:space="preserve"> </w:t>
        </w:r>
      </w:ins>
      <w:ins w:id="692" w:author="PR Preview" w:date="2026-01-01T00:00:00Z">
        <w:r>
          <w:t xml:space="preserve">at every point of an</w:t>
        </w:r>
      </w:ins>
      <w:ins w:id="693" w:author="PR Preview" w:date="2026-01-01T00:00:00Z">
        <w:r>
          <w:t xml:space="preserve"> </w:t>
        </w:r>
      </w:ins>
      <w:hyperlink r:id="rId10">
        <w:ins w:id="694" w:author="PR Preview" w:date="2026-01-01T00:00:00Z">
          <w:r>
            <w:rPr>
              <w:rStyle w:val="Hyperlink"/>
            </w:rPr>
            <w:t xml:space="preserve">open interval</w:t>
          </w:r>
        </w:ins>
      </w:hyperlink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containing</w:t>
        </w:r>
      </w:ins>
      <w:ins w:id="697" w:author="PR Preview" w:date="2026-01-01T00:00:00Z">
        <w:r>
          <w:t xml:space="preserve"> </w:t>
        </w:r>
      </w:ins>
      <m:oMath>
        <m:r>
          <m:t>c</m:t>
        </m:r>
      </m:oMath>
      <w:ins w:id="698" w:author="PR Preview" w:date="2026-01-01T00:00:00Z">
        <w:r>
          <w:t xml:space="preserve">.</w:t>
        </w:r>
      </w:ins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If</w:t>
        </w:r>
      </w:ins>
      <w:ins w:id="701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is differentiable (</w:t>
        </w:r>
      </w:ins>
      <w:hyperlink w:anchor="def-differentiable">
        <w:ins w:id="704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705" w:author="PR Preview" w:date="2026-01-01T00:00:00Z">
        <w:r>
          <w:t xml:space="preserve">) at</w:t>
        </w:r>
      </w:ins>
      <w:ins w:id="706" w:author="PR Preview" w:date="2026-01-01T00:00:00Z">
        <w:r>
          <w:t xml:space="preserve"> </w:t>
        </w:r>
      </w:ins>
      <m:oMath>
        <m:r>
          <m:t>c</m:t>
        </m:r>
      </m:oMath>
      <w:ins w:id="707" w:author="PR Preview" w:date="2026-01-01T00:00:00Z">
        <w:r>
          <w:t xml:space="preserve">,</w:t>
        </w:r>
      </w:ins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its derivative there, written</w:t>
        </w:r>
      </w:ins>
      <w:ins w:id="71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or</w:t>
        </w:r>
      </w:ins>
      <w:ins w:id="713" w:author="PR Preview" w:date="2026-01-01T00:00:00Z">
        <w:r>
          <w:t xml:space="preserve"> </w:t>
        </w:r>
      </w:ins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ins w:id="714" w:author="PR Preview" w:date="2026-01-01T00:00:00Z">
        <w:r>
          <w:t xml:space="preserve">,</w:t>
        </w:r>
      </w:ins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is the</w:t>
        </w:r>
      </w:ins>
      <w:ins w:id="717" w:author="PR Preview" w:date="2026-01-01T00:00:00Z">
        <w:r>
          <w:t xml:space="preserve"> </w:t>
        </w:r>
      </w:ins>
      <w:ins w:id="718" w:author="PR Preview" w:date="2026-01-01T00:00:00Z">
        <w:r>
          <w:rPr>
            <w:b/>
            <w:bCs/>
          </w:rPr>
          <w:t xml:space="preserve">second derivative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of</w:t>
        </w:r>
      </w:ins>
      <w:ins w:id="721" w:author="PR Preview" w:date="2026-01-01T00:00:00Z">
        <w:r>
          <w:t xml:space="preserve"> </w:t>
        </w:r>
      </w:ins>
      <m:oMath>
        <m:r>
          <m:t>f</m:t>
        </m:r>
      </m:oMath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at</w:t>
        </w:r>
      </w:ins>
      <w:ins w:id="724" w:author="PR Preview" w:date="2026-01-01T00:00:00Z">
        <w:r>
          <w:t xml:space="preserve"> </w:t>
        </w:r>
      </w:ins>
      <m:oMath>
        <m:r>
          <m:t>c</m:t>
        </m:r>
      </m:oMath>
      <w:ins w:id="725" w:author="PR Preview" w:date="2026-01-01T00:00:00Z">
        <w:r>
          <w:t xml:space="preserve">.</w:t>
        </w:r>
      </w:ins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del w:id="726" w:author="PR Preview" w:date="2026-01-01T00:00:00Z">
        <w:r>
          <w:delText xml:space="preserve">or in Lagrange’s notation (</w:delText>
        </w:r>
      </w:del>
      <w:hyperlink w:anchor="def-derivative">
        <w:del w:id="727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728" w:author="PR Preview" w:date="2026-01-01T00:00:00Z">
        <w:r>
          <w:delText xml:space="preserve">),</w:delText>
        </w:r>
      </w:del>
      <w:del w:id="729" w:author="PR Preview" w:date="2026-01-01T00:00:00Z">
        <w:r>
          <w:delText xml:space="preserve"> </w:delText>
        </w:r>
      </w:del>
      <w:del w:id="730" w:author="PR Preview" w:date="2026-01-01T00:00:00Z">
        <w:r>
          <w:delText xml:space="preserve">if</w:delText>
        </w:r>
      </w:del>
      <w:del w:id="731" w:author="PR Preview" w:date="2026-01-01T00:00:00Z">
        <w:r>
          <w:delText xml:space="preserve"> </w:delText>
        </w:r>
      </w:del>
      <m:oMath>
        <m:r>
          <m:t>g</m:t>
        </m:r>
      </m:oMath>
      <w:del w:id="732" w:author="PR Preview" w:date="2026-01-01T00:00:00Z">
        <w:r>
          <w:delText xml:space="preserve"> </w:delText>
        </w:r>
      </w:del>
      <w:del w:id="733" w:author="PR Preview" w:date="2026-01-01T00:00:00Z">
        <w:r>
          <w:delText xml:space="preserve">is differentiable at</w:delText>
        </w:r>
      </w:del>
      <w:del w:id="734" w:author="PR Preview" w:date="2026-01-01T00:00:00Z">
        <w:r>
          <w:delText xml:space="preserve"> </w:delText>
        </w:r>
      </w:del>
      <m:oMath>
        <m:r>
          <m:t>x</m:t>
        </m:r>
      </m:oMath>
      <w:del w:id="735" w:author="PR Preview" w:date="2026-01-01T00:00:00Z">
        <w:r>
          <w:delText xml:space="preserve"> </w:delText>
        </w:r>
      </w:del>
      <w:del w:id="736" w:author="PR Preview" w:date="2026-01-01T00:00:00Z">
        <w:r>
          <w:delText xml:space="preserve">and</w:delText>
        </w:r>
      </w:del>
      <w:del w:id="737" w:author="PR Preview" w:date="2026-01-01T00:00:00Z">
        <w:r>
          <w:delText xml:space="preserve"> </w:delText>
        </w:r>
      </w:del>
      <m:oMath>
        <m:r>
          <m:t>f</m:t>
        </m:r>
      </m:oMath>
      <w:del w:id="738" w:author="PR Preview" w:date="2026-01-01T00:00:00Z">
        <w:r>
          <w:delText xml:space="preserve"> </w:delText>
        </w:r>
      </w:del>
      <w:del w:id="739" w:author="PR Preview" w:date="2026-01-01T00:00:00Z">
        <w:r>
          <w:delText xml:space="preserve">is differentiable at</w:delText>
        </w:r>
      </w:del>
      <w:del w:id="740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741" w:author="PR Preview" w:date="2026-01-01T00:00:00Z">
        <w:r>
          <w:delText xml:space="preserve">,</w:delText>
        </w:r>
      </w:del>
      <w:del w:id="742" w:author="PR Preview" w:date="2026-01-01T00:00:00Z">
        <w:r>
          <w:delText xml:space="preserve"> </w:delText>
        </w:r>
      </w:del>
      <w:del w:id="743" w:author="PR Preview" w:date="2026-01-01T00:00:00Z">
        <w:r>
          <w:delText xml:space="preserve">then for the</w:delText>
        </w:r>
      </w:del>
      <w:del w:id="744" w:author="PR Preview" w:date="2026-01-01T00:00:00Z">
        <w:r>
          <w:delText xml:space="preserve"> </w:delText>
        </w:r>
      </w:del>
      <w:hyperlink r:id="rId87">
        <w:del w:id="745" w:author="PR Preview" w:date="2026-01-01T00:00:00Z">
          <w:r>
            <w:rPr>
              <w:rStyle w:val="Hyperlink"/>
            </w:rPr>
            <w:delText xml:space="preserve">composition</w:delText>
          </w:r>
        </w:del>
      </w:hyperlink>
      <w:del w:id="74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∘</m:t>
        </m:r>
        <m:r>
          <m:t>g</m:t>
        </m:r>
      </m:oMath>
      <w:del w:id="747" w:author="PR Preview" w:date="2026-01-01T00:00:00Z">
        <w:r>
          <w:delText xml:space="preserve">,</w:delText>
        </w:r>
      </w:del>
      <w:del w:id="748" w:author="PR Preview" w:date="2026-01-01T00:00:00Z">
        <w:r>
          <w:delText xml:space="preserve"> </w:delText>
        </w:r>
      </w:del>
      <w:del w:id="749" w:author="PR Preview" w:date="2026-01-01T00:00:00Z">
        <w:r>
          <w:delText xml:space="preserve">with inner function</w:delText>
        </w:r>
      </w:del>
      <w:del w:id="750" w:author="PR Preview" w:date="2026-01-01T00:00:00Z">
        <w:r>
          <w:delText xml:space="preserve"> </w:delText>
        </w:r>
      </w:del>
      <m:oMath>
        <m:r>
          <m:t>g</m:t>
        </m:r>
      </m:oMath>
      <w:del w:id="751" w:author="PR Preview" w:date="2026-01-01T00:00:00Z">
        <w:r>
          <w:delText xml:space="preserve"> </w:delText>
        </w:r>
      </w:del>
      <w:del w:id="752" w:author="PR Preview" w:date="2026-01-01T00:00:00Z">
        <w:r>
          <w:delText xml:space="preserve">and outer function</w:delText>
        </w:r>
      </w:del>
      <w:del w:id="753" w:author="PR Preview" w:date="2026-01-01T00:00:00Z">
        <w:r>
          <w:delText xml:space="preserve"> </w:delText>
        </w:r>
      </w:del>
      <m:oMath>
        <m:r>
          <m:t>f</m:t>
        </m:r>
      </m:oMath>
      <w:del w:id="754" w:author="PR Preview" w:date="2026-01-01T00:00:00Z">
        <w:r>
          <w:delText xml:space="preserve">:</w:delText>
        </w:r>
      </w:del>
    </w:p>
    <w:p>
      <w:pPr>
        <w:pStyle w:val="FirstParagraph"/>
      </w:pPr>
      <w:ins w:id="755" w:author="PR Preview" w:date="2026-01-01T00:00:00Z">
        <w:r>
          <w:t xml:space="preserve">or in Lagrange’s notation (</w:t>
        </w:r>
      </w:ins>
      <w:hyperlink w:anchor="def-derivative">
        <w:ins w:id="756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757" w:author="PR Preview" w:date="2026-01-01T00:00:00Z">
        <w:r>
          <w:t xml:space="preserve">),</w:t>
        </w:r>
      </w:ins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if</w:t>
        </w:r>
      </w:ins>
      <w:ins w:id="760" w:author="PR Preview" w:date="2026-01-01T00:00:00Z">
        <w:r>
          <w:t xml:space="preserve"> </w:t>
        </w:r>
      </w:ins>
      <m:oMath>
        <m:r>
          <m:t>g</m:t>
        </m:r>
      </m:oMath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is differentiable at</w:t>
        </w:r>
      </w:ins>
      <w:ins w:id="763" w:author="PR Preview" w:date="2026-01-01T00:00:00Z">
        <w:r>
          <w:t xml:space="preserve"> </w:t>
        </w:r>
      </w:ins>
      <m:oMath>
        <m:r>
          <m:t>x</m:t>
        </m:r>
      </m:oMath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and</w:t>
        </w:r>
      </w:ins>
      <w:ins w:id="766" w:author="PR Preview" w:date="2026-01-01T00:00:00Z">
        <w:r>
          <w:t xml:space="preserve"> </w:t>
        </w:r>
      </w:ins>
      <m:oMath>
        <m:r>
          <m:t>f</m:t>
        </m:r>
      </m:oMath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is differentiable at</w:t>
        </w:r>
      </w:ins>
      <w:ins w:id="769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770" w:author="PR Preview" w:date="2026-01-01T00:00:00Z">
        <w:r>
          <w:t xml:space="preserve">,</w:t>
        </w:r>
      </w:ins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then for the</w:t>
        </w:r>
      </w:ins>
      <w:ins w:id="773" w:author="PR Preview" w:date="2026-01-01T00:00:00Z">
        <w:r>
          <w:t xml:space="preserve"> </w:t>
        </w:r>
      </w:ins>
      <w:hyperlink r:id="rId87">
        <w:ins w:id="774" w:author="PR Preview" w:date="2026-01-01T00:00:00Z">
          <w:r>
            <w:rPr>
              <w:rStyle w:val="Hyperlink"/>
            </w:rPr>
            <w:t xml:space="preserve">composition</w:t>
          </w:r>
        </w:ins>
      </w:hyperlink>
      <w:ins w:id="77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∘</m:t>
        </m:r>
        <m:r>
          <m:t>g</m:t>
        </m:r>
      </m:oMath>
      <w:ins w:id="776" w:author="PR Preview" w:date="2026-01-01T00:00:00Z">
        <w:r>
          <w:t xml:space="preserve">,</w:t>
        </w:r>
      </w:ins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with inner function</w:t>
        </w:r>
      </w:ins>
      <w:ins w:id="779" w:author="PR Preview" w:date="2026-01-01T00:00:00Z">
        <w:r>
          <w:t xml:space="preserve"> </w:t>
        </w:r>
      </w:ins>
      <m:oMath>
        <m:r>
          <m:t>g</m:t>
        </m:r>
      </m:oMath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and outer function</w:t>
        </w:r>
      </w:ins>
      <w:ins w:id="782" w:author="PR Preview" w:date="2026-01-01T00:00:00Z">
        <w:r>
          <w:t xml:space="preserve"> </w:t>
        </w:r>
      </w:ins>
      <m:oMath>
        <m:r>
          <m:t>f</m:t>
        </m:r>
      </m:oMath>
      <w:ins w:id="78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ins w:id="784" w:author="PR Preview" w:date="2026-01-01T00:00:00Z">
        <w:r>
          <w:rPr>
            <w:b/>
            <w:bCs/>
          </w:rPr>
          <w:t xml:space="preserve">Theorem 11 (Derivative of the standard Gaussian kernel)</w:t>
        </w:r>
      </w:ins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For</w:t>
        </w:r>
      </w:ins>
      <w:ins w:id="78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and every</w:t>
        </w:r>
      </w:ins>
      <w:ins w:id="79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79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ins w:id="792" w:author="PR Preview" w:date="2026-01-01T00:00:00Z">
        <w:r>
          <w:rPr>
            <w:i/>
            <w:iCs/>
          </w:rPr>
          <w:t xml:space="preserve">Proof</w:t>
        </w:r>
      </w:ins>
      <w:ins w:id="793" w:author="PR Preview" w:date="2026-01-01T00:00:00Z">
        <w:r>
          <w:t xml:space="preserve">. </w:t>
        </w:r>
      </w:ins>
      <w:ins w:id="794" w:author="PR Preview" w:date="2026-01-01T00:00:00Z">
        <w:r>
          <w:t xml:space="preserve">This is the solution to</w:t>
        </w:r>
      </w:ins>
      <w:ins w:id="795" w:author="PR Preview" w:date="2026-01-01T00:00:00Z">
        <w:r>
          <w:t xml:space="preserve"> </w:t>
        </w:r>
      </w:ins>
      <w:hyperlink w:anchor="exr-miller-deriv-gaussian-kernel">
        <w:ins w:id="796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797" w:author="PR Preview" w:date="2026-01-01T00:00:00Z">
        <w:r>
          <w:t xml:space="preserve">, worked in</w:t>
        </w:r>
      </w:ins>
      <w:ins w:id="798" w:author="PR Preview" w:date="2026-01-01T00:00:00Z">
        <w:r>
          <w:t xml:space="preserve"> </w:t>
        </w:r>
      </w:ins>
      <w:hyperlink w:anchor="sol-miller-deriv-gaussian-kernel">
        <w:ins w:id="799" w:author="PR Preview" w:date="2026-01-01T00:00:00Z">
          <w:r>
            <w:rPr>
              <w:rStyle w:val="Hyperlink"/>
            </w:rPr>
            <w:t xml:space="preserve">Solution 7</w:t>
          </w:r>
        </w:ins>
      </w:hyperlink>
      <w:ins w:id="800" w:author="PR Preview" w:date="2026-01-01T00:00:00Z">
        <w:r>
          <w:t xml:space="preserve">.</w:t>
        </w:r>
      </w:ins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del w:id="801" w:author="PR Preview" w:date="2026-01-01T00:00:00Z">
        <w:r>
          <w:rPr>
            <w:i/>
            <w:iCs/>
          </w:rPr>
          <w:delText xml:space="preserve">Solution 8</w:delText>
        </w:r>
      </w:del>
      <w:del w:id="802" w:author="PR Preview" w:date="2026-01-01T00:00:00Z">
        <w:r>
          <w:delText xml:space="preserve">. </w:delText>
        </w:r>
      </w:del>
      <w:del w:id="803" w:author="PR Preview" w:date="2026-01-01T00:00:00Z">
        <w:r>
          <w:delText xml:space="preserve">From</w:delText>
        </w:r>
      </w:del>
      <w:del w:id="804" w:author="PR Preview" w:date="2026-01-01T00:00:00Z">
        <w:r>
          <w:delText xml:space="preserve"> </w:delText>
        </w:r>
      </w:del>
      <w:hyperlink w:anchor="exr-miller-deriv-gaussian-kernel">
        <w:del w:id="805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806" w:author="PR Preview" w:date="2026-01-01T00:00:00Z">
        <w:r>
          <w:delText xml:space="preserve">, the first derivative is</w:delText>
        </w:r>
      </w:del>
      <w:del w:id="807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del w:id="808" w:author="PR Preview" w:date="2026-01-01T00:00:00Z">
        <w:r>
          <w:delText xml:space="preserve">. Apply the product rule (</w:delText>
        </w:r>
      </w:del>
      <w:hyperlink w:anchor="thm-product-rule">
        <w:del w:id="809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810" w:author="PR Preview" w:date="2026-01-01T00:00:00Z">
        <w:r>
          <w:delText xml:space="preserve">) to</w:delText>
        </w:r>
      </w:del>
      <w:del w:id="811" w:author="PR Preview" w:date="2026-01-01T00:00:00Z">
        <w:r>
          <w:delText xml:space="preserve"> </w:delText>
        </w:r>
      </w:del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del w:id="812" w:author="PR Preview" w:date="2026-01-01T00:00:00Z">
        <w:r>
          <w:delText xml:space="preserve"> </w:delText>
        </w:r>
      </w:del>
      <w:del w:id="813" w:author="PR Preview" w:date="2026-01-01T00:00:00Z">
        <w:r>
          <w:delText xml:space="preserve">and</w:delText>
        </w:r>
      </w:del>
      <w:del w:id="814" w:author="PR Preview" w:date="2026-01-01T00:00:00Z">
        <w:r>
          <w:delText xml:space="preserve"> </w:delText>
        </w:r>
      </w:del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del w:id="815" w:author="PR Preview" w:date="2026-01-01T00:00:00Z">
        <w:r>
          <w:delText xml:space="preserve">:</w:delText>
        </w:r>
      </w:del>
    </w:p>
    <w:p>
      <w:pPr>
        <w:pStyle w:val="FirstParagraph"/>
      </w:pPr>
      <w:ins w:id="816" w:author="PR Preview" w:date="2026-01-01T00:00:00Z">
        <w:r>
          <w:rPr>
            <w:i/>
            <w:iCs/>
          </w:rPr>
          <w:t xml:space="preserve">Solution 8</w:t>
        </w:r>
      </w:ins>
      <w:ins w:id="817" w:author="PR Preview" w:date="2026-01-01T00:00:00Z">
        <w:r>
          <w:t xml:space="preserve">. </w:t>
        </w:r>
      </w:ins>
      <w:ins w:id="818" w:author="PR Preview" w:date="2026-01-01T00:00:00Z">
        <w:r>
          <w:t xml:space="preserve">From</w:t>
        </w:r>
      </w:ins>
      <w:ins w:id="819" w:author="PR Preview" w:date="2026-01-01T00:00:00Z">
        <w:r>
          <w:t xml:space="preserve"> </w:t>
        </w:r>
      </w:ins>
      <w:hyperlink w:anchor="thm-deriv-gaussian-kernel">
        <w:ins w:id="820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821" w:author="PR Preview" w:date="2026-01-01T00:00:00Z">
        <w:r>
          <w:t xml:space="preserve">, the first derivative is</w:t>
        </w:r>
      </w:ins>
      <w:ins w:id="822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ins w:id="823" w:author="PR Preview" w:date="2026-01-01T00:00:00Z">
        <w:r>
          <w:t xml:space="preserve">. Apply the product rule (</w:t>
        </w:r>
      </w:ins>
      <w:hyperlink w:anchor="thm-product-rule">
        <w:ins w:id="824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825" w:author="PR Preview" w:date="2026-01-01T00:00:00Z">
        <w:r>
          <w:t xml:space="preserve">) to</w:t>
        </w:r>
      </w:ins>
      <w:ins w:id="826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ins w:id="827" w:author="PR Preview" w:date="2026-01-01T00:00:00Z">
        <w:r>
          <w:t xml:space="preserve"> </w:t>
        </w:r>
      </w:ins>
      <w:ins w:id="828" w:author="PR Preview" w:date="2026-01-01T00:00:00Z">
        <w:r>
          <w:t xml:space="preserve">and</w:t>
        </w:r>
      </w:ins>
      <w:ins w:id="829" w:author="PR Preview" w:date="2026-01-01T00:00:00Z">
        <w:r>
          <w:t xml:space="preserve"> </w:t>
        </w:r>
      </w:ins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ins w:id="83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ins w:id="831" w:author="PR Preview" w:date="2026-01-01T00:00:00Z">
        <w:r>
          <w:rPr>
            <w:b/>
            <w:bCs/>
          </w:rPr>
          <w:t xml:space="preserve">Theorem 12 (Second derivative of the standard Gaussian kernel)</w:t>
        </w:r>
      </w:ins>
      <w:ins w:id="832" w:author="PR Preview" w:date="2026-01-01T00:00:00Z">
        <w:r>
          <w:t xml:space="preserve"> </w:t>
        </w:r>
      </w:ins>
      <w:ins w:id="833" w:author="PR Preview" w:date="2026-01-01T00:00:00Z">
        <w:r>
          <w:t xml:space="preserve">For</w:t>
        </w:r>
      </w:ins>
      <w:ins w:id="83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and every</w:t>
        </w:r>
      </w:ins>
      <w:ins w:id="83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83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ins w:id="839" w:author="PR Preview" w:date="2026-01-01T00:00:00Z">
        <w:r>
          <w:rPr>
            <w:i/>
            <w:iCs/>
          </w:rPr>
          <w:t xml:space="preserve">Proof</w:t>
        </w:r>
      </w:ins>
      <w:ins w:id="840" w:author="PR Preview" w:date="2026-01-01T00:00:00Z">
        <w:r>
          <w:t xml:space="preserve">. </w:t>
        </w:r>
      </w:ins>
      <w:ins w:id="841" w:author="PR Preview" w:date="2026-01-01T00:00:00Z">
        <w:r>
          <w:t xml:space="preserve">This is the solution to</w:t>
        </w:r>
      </w:ins>
      <w:ins w:id="842" w:author="PR Preview" w:date="2026-01-01T00:00:00Z">
        <w:r>
          <w:t xml:space="preserve"> </w:t>
        </w:r>
      </w:ins>
      <w:hyperlink w:anchor="exr-miller-deriv-second-gaussian-kernel">
        <w:ins w:id="843" w:author="PR Preview" w:date="2026-01-01T00:00:00Z">
          <w:r>
            <w:rPr>
              <w:rStyle w:val="Hyperlink"/>
            </w:rPr>
            <w:t xml:space="preserve">Exercise 8</w:t>
          </w:r>
        </w:ins>
      </w:hyperlink>
      <w:ins w:id="844" w:author="PR Preview" w:date="2026-01-01T00:00:00Z">
        <w:r>
          <w:t xml:space="preserve">, worked in</w:t>
        </w:r>
      </w:ins>
      <w:ins w:id="845" w:author="PR Preview" w:date="2026-01-01T00:00:00Z">
        <w:r>
          <w:t xml:space="preserve"> </w:t>
        </w:r>
      </w:ins>
      <w:hyperlink w:anchor="sol-miller-deriv-second-gaussian-kernel">
        <w:ins w:id="846" w:author="PR Preview" w:date="2026-01-01T00:00:00Z">
          <w:r>
            <w:rPr>
              <w:rStyle w:val="Hyperlink"/>
            </w:rPr>
            <w:t xml:space="preserve">Solution 8</w:t>
          </w:r>
        </w:ins>
      </w:hyperlink>
      <w:ins w:id="847" w:author="PR Preview" w:date="2026-01-01T00:00:00Z">
        <w:r>
          <w:t xml:space="preserve">.</w:t>
        </w:r>
      </w:ins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del w:id="848" w:author="PR Preview" w:date="2026-01-01T00:00:00Z">
        <w:r>
          <w:rPr>
            <w:b/>
            <w:bCs/>
          </w:rPr>
          <w:delText xml:space="preserve">Definition 8 (Profile of a function)</w:delText>
        </w:r>
      </w:del>
      <w:del w:id="849" w:author="PR Preview" w:date="2026-01-01T00:00:00Z">
        <w:r>
          <w:delText xml:space="preserve"> </w:delText>
        </w:r>
      </w:del>
      <w:del w:id="850" w:author="PR Preview" w:date="2026-01-01T00:00:00Z">
        <w:r>
          <w:delText xml:space="preserve">The</w:delText>
        </w:r>
      </w:del>
      <w:del w:id="851" w:author="PR Preview" w:date="2026-01-01T00:00:00Z">
        <w:r>
          <w:delText xml:space="preserve"> </w:delText>
        </w:r>
      </w:del>
      <w:del w:id="852" w:author="PR Preview" w:date="2026-01-01T00:00:00Z">
        <w:r>
          <w:rPr>
            <w:b/>
            <w:bCs/>
          </w:rPr>
          <w:delText xml:space="preserve">profile</w:delText>
        </w:r>
      </w:del>
      <w:del w:id="853" w:author="PR Preview" w:date="2026-01-01T00:00:00Z">
        <w:r>
          <w:delText xml:space="preserve"> </w:delText>
        </w:r>
      </w:del>
      <w:del w:id="854" w:author="PR Preview" w:date="2026-01-01T00:00:00Z">
        <w:r>
          <w:delText xml:space="preserve">of a function</w:delText>
        </w:r>
      </w:del>
      <w:del w:id="855" w:author="PR Preview" w:date="2026-01-01T00:00:00Z">
        <w:r>
          <w:delText xml:space="preserve"> </w:delText>
        </w:r>
      </w:del>
      <m:oMath>
        <m:r>
          <m:t>f</m:t>
        </m:r>
      </m:oMath>
      <w:del w:id="856" w:author="PR Preview" w:date="2026-01-01T00:00:00Z">
        <w:r>
          <w:delText xml:space="preserve"> </w:delText>
        </w:r>
      </w:del>
      <w:del w:id="857" w:author="PR Preview" w:date="2026-01-01T00:00:00Z">
        <w:r>
          <w:delText xml:space="preserve">of a real variable</w:delText>
        </w:r>
      </w:del>
      <w:del w:id="858" w:author="PR Preview" w:date="2026-01-01T00:00:00Z">
        <w:r>
          <w:delText xml:space="preserve"> </w:delText>
        </w:r>
      </w:del>
      <w:del w:id="859" w:author="PR Preview" w:date="2026-01-01T00:00:00Z">
        <w:r>
          <w:delText xml:space="preserve">is the list of related functions and values to work out</w:delText>
        </w:r>
      </w:del>
      <w:del w:id="860" w:author="PR Preview" w:date="2026-01-01T00:00:00Z">
        <w:r>
          <w:delText xml:space="preserve"> </w:delText>
        </w:r>
      </w:del>
      <w:del w:id="861" w:author="PR Preview" w:date="2026-01-01T00:00:00Z">
        <w:r>
          <w:delText xml:space="preserve">when meeting</w:delText>
        </w:r>
      </w:del>
      <w:del w:id="862" w:author="PR Preview" w:date="2026-01-01T00:00:00Z">
        <w:r>
          <w:delText xml:space="preserve"> </w:delText>
        </w:r>
      </w:del>
      <m:oMath>
        <m:r>
          <m:t>f</m:t>
        </m:r>
      </m:oMath>
      <w:del w:id="863" w:author="PR Preview" w:date="2026-01-01T00:00:00Z">
        <w:r>
          <w:delText xml:space="preserve"> </w:delText>
        </w:r>
      </w:del>
      <w:del w:id="864" w:author="PR Preview" w:date="2026-01-01T00:00:00Z">
        <w:r>
          <w:delText xml:space="preserve">for the first time:</w:delText>
        </w:r>
      </w:del>
    </w:p>
    <w:p>
      <w:pPr>
        <w:pStyle w:val="FirstParagraph"/>
      </w:pPr>
      <w:ins w:id="865" w:author="PR Preview" w:date="2026-01-01T00:00:00Z">
        <w:r>
          <w:rPr>
            <w:b/>
            <w:bCs/>
          </w:rPr>
          <w:t xml:space="preserve">Definition 14 (Logarithmic derivative)</w:t>
        </w:r>
      </w:ins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The</w:t>
        </w:r>
      </w:ins>
      <w:ins w:id="868" w:author="PR Preview" w:date="2026-01-01T00:00:00Z">
        <w:r>
          <w:t xml:space="preserve"> </w:t>
        </w:r>
      </w:ins>
      <w:ins w:id="869" w:author="PR Preview" w:date="2026-01-01T00:00:00Z">
        <w:r>
          <w:rPr>
            <w:b/>
            <w:bCs/>
          </w:rPr>
          <w:t xml:space="preserve">logarithmic derivative</w:t>
        </w:r>
      </w:ins>
      <w:ins w:id="870" w:author="PR Preview" w:date="2026-01-01T00:00:00Z">
        <w:r>
          <w:t xml:space="preserve"> </w:t>
        </w:r>
      </w:ins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of a function</w:t>
        </w:r>
      </w:ins>
      <w:ins w:id="873" w:author="PR Preview" w:date="2026-01-01T00:00:00Z">
        <w:r>
          <w:t xml:space="preserve"> </w:t>
        </w:r>
      </w:ins>
      <m:oMath>
        <m:r>
          <m:t>f</m:t>
        </m:r>
      </m:oMath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of a real variable</w:t>
        </w:r>
      </w:ins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equals</w:t>
        </w:r>
      </w:ins>
      <w:ins w:id="87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by</w:t>
        </w:r>
      </w:ins>
      <w:ins w:id="881" w:author="PR Preview" w:date="2026-01-01T00:00:00Z">
        <w:r>
          <w:t xml:space="preserve"> </w:t>
        </w:r>
      </w:ins>
      <w:hyperlink w:anchor="cor-deriv-log-chain">
        <w:ins w:id="882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883" w:author="PR Preview" w:date="2026-01-01T00:00:00Z">
        <w:r>
          <w:t xml:space="preserve"> </w:t>
        </w:r>
      </w:ins>
      <w:ins w:id="884" w:author="PR Preview" w:date="2026-01-01T00:00:00Z">
        <w:r>
          <w:t xml:space="preserve">and measures the rate of change of</w:t>
        </w:r>
      </w:ins>
      <w:ins w:id="885" w:author="PR Preview" w:date="2026-01-01T00:00:00Z">
        <w:r>
          <w:t xml:space="preserve"> </w:t>
        </w:r>
      </w:ins>
      <m:oMath>
        <m:r>
          <m:t>f</m:t>
        </m:r>
      </m:oMath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relative to its size;</w:t>
        </w:r>
      </w:ins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it needs</w:t>
        </w:r>
      </w:ins>
      <w:ins w:id="89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891" w:author="PR Preview" w:date="2026-01-01T00:00:00Z">
        <w:r>
          <w:t xml:space="preserve">,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and for</w:t>
        </w:r>
      </w:ins>
      <w:ins w:id="89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the same expression is the derivative of</w:t>
        </w:r>
      </w:ins>
      <w:ins w:id="897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ins w:id="898" w:author="PR Preview" w:date="2026-01-01T00:00:00Z">
        <w:r>
          <w:t xml:space="preserve">.</w:t>
        </w:r>
      </w:ins>
    </w:p>
    <w:bookmarkEnd w:id="110"/>
    <w:bookmarkStart w:id="113" w:name="def-function-profile"/>
    <w:p>
      <w:pPr>
        <w:pStyle w:val="BodyText"/>
      </w:pPr>
      <w:ins w:id="899" w:author="PR Preview" w:date="2026-01-01T00:00:00Z">
        <w:r>
          <w:rPr>
            <w:b/>
            <w:bCs/>
          </w:rPr>
          <w:t xml:space="preserve">Definition 15 (Profile of a function)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The</w:t>
        </w:r>
      </w:ins>
      <w:ins w:id="902" w:author="PR Preview" w:date="2026-01-01T00:00:00Z">
        <w:r>
          <w:t xml:space="preserve"> </w:t>
        </w:r>
      </w:ins>
      <w:ins w:id="903" w:author="PR Preview" w:date="2026-01-01T00:00:00Z">
        <w:r>
          <w:rPr>
            <w:b/>
            <w:bCs/>
          </w:rPr>
          <w:t xml:space="preserve">profile</w:t>
        </w:r>
      </w:ins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of a function</w:t>
        </w:r>
      </w:ins>
      <w:ins w:id="906" w:author="PR Preview" w:date="2026-01-01T00:00:00Z">
        <w:r>
          <w:t xml:space="preserve"> </w:t>
        </w:r>
      </w:ins>
      <m:oMath>
        <m:r>
          <m:t>f</m:t>
        </m:r>
      </m:oMath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of a real variable</w:t>
        </w:r>
      </w:ins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is the list of related functions and values to work out</w:t>
        </w:r>
      </w:ins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when meeting</w:t>
        </w:r>
      </w:ins>
      <w:ins w:id="913" w:author="PR Preview" w:date="2026-01-01T00:00:00Z">
        <w:r>
          <w:t xml:space="preserve"> </w:t>
        </w:r>
      </w:ins>
      <m:oMath>
        <m:r>
          <m:t>f</m:t>
        </m:r>
      </m:oMath>
      <w:ins w:id="914" w:author="PR Preview" w:date="2026-01-01T00:00:00Z">
        <w:r>
          <w:t xml:space="preserve"> </w:t>
        </w:r>
      </w:ins>
      <w:ins w:id="915" w:author="PR Preview" w:date="2026-01-01T00:00:00Z">
        <w:r>
          <w:t xml:space="preserve">for the first time:</w:t>
        </w:r>
      </w:ins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del w:id="916" w:author="PR Preview" w:date="2026-01-01T00:00:00Z">
        <w:r>
          <w:delText xml:space="preserve">the</w:delText>
        </w:r>
      </w:del>
      <w:del w:id="917" w:author="PR Preview" w:date="2026-01-01T00:00:00Z">
        <w:r>
          <w:delText xml:space="preserve"> </w:delText>
        </w:r>
      </w:del>
      <w:del w:id="918" w:author="PR Preview" w:date="2026-01-01T00:00:00Z">
        <w:r>
          <w:rPr>
            <w:b/>
            <w:bCs/>
          </w:rPr>
          <w:delText xml:space="preserve">logarithmic derivative</w:delText>
        </w:r>
      </w:del>
      <w:del w:id="91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del w:id="920" w:author="PR Preview" w:date="2026-01-01T00:00:00Z">
        <w:r>
          <w:delText xml:space="preserve">,</w:delText>
        </w:r>
      </w:del>
      <w:del w:id="921" w:author="PR Preview" w:date="2026-01-01T00:00:00Z">
        <w:r>
          <w:delText xml:space="preserve"> </w:delText>
        </w:r>
      </w:del>
      <w:del w:id="922" w:author="PR Preview" w:date="2026-01-01T00:00:00Z">
        <w:r>
          <w:delText xml:space="preserve">which equals</w:delText>
        </w:r>
      </w:del>
      <w:del w:id="923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924" w:author="PR Preview" w:date="2026-01-01T00:00:00Z">
        <w:r>
          <w:delText xml:space="preserve"> </w:delText>
        </w:r>
      </w:del>
      <w:del w:id="925" w:author="PR Preview" w:date="2026-01-01T00:00:00Z">
        <w:r>
          <w:delText xml:space="preserve">by</w:delText>
        </w:r>
      </w:del>
      <w:del w:id="926" w:author="PR Preview" w:date="2026-01-01T00:00:00Z">
        <w:r>
          <w:delText xml:space="preserve"> </w:delText>
        </w:r>
      </w:del>
      <w:hyperlink w:anchor="cor-deriv-log-chain">
        <w:del w:id="927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928" w:author="PR Preview" w:date="2026-01-01T00:00:00Z">
        <w:r>
          <w:delText xml:space="preserve"> </w:delText>
        </w:r>
      </w:del>
      <w:del w:id="929" w:author="PR Preview" w:date="2026-01-01T00:00:00Z">
        <w:r>
          <w:delText xml:space="preserve">and measures the rate of change of</w:delText>
        </w:r>
      </w:del>
      <w:del w:id="930" w:author="PR Preview" w:date="2026-01-01T00:00:00Z">
        <w:r>
          <w:delText xml:space="preserve"> </w:delText>
        </w:r>
      </w:del>
      <m:oMath>
        <m:r>
          <m:t>f</m:t>
        </m:r>
      </m:oMath>
      <w:del w:id="931" w:author="PR Preview" w:date="2026-01-01T00:00:00Z">
        <w:r>
          <w:delText xml:space="preserve"> </w:delText>
        </w:r>
      </w:del>
      <w:del w:id="932" w:author="PR Preview" w:date="2026-01-01T00:00:00Z">
        <w:r>
          <w:delText xml:space="preserve">relative to its size;</w:delText>
        </w:r>
      </w:del>
      <w:del w:id="933" w:author="PR Preview" w:date="2026-01-01T00:00:00Z">
        <w:r>
          <w:delText xml:space="preserve"> </w:delText>
        </w:r>
      </w:del>
      <w:del w:id="934" w:author="PR Preview" w:date="2026-01-01T00:00:00Z">
        <w:r>
          <w:delText xml:space="preserve">it needs</w:delText>
        </w:r>
      </w:del>
      <w:del w:id="93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936" w:author="PR Preview" w:date="2026-01-01T00:00:00Z">
        <w:r>
          <w:delText xml:space="preserve">,</w:delText>
        </w:r>
      </w:del>
      <w:del w:id="937" w:author="PR Preview" w:date="2026-01-01T00:00:00Z">
        <w:r>
          <w:delText xml:space="preserve"> </w:delText>
        </w:r>
      </w:del>
      <w:del w:id="938" w:author="PR Preview" w:date="2026-01-01T00:00:00Z">
        <w:r>
          <w:delText xml:space="preserve">and for</w:delText>
        </w:r>
      </w:del>
      <w:del w:id="93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del w:id="940" w:author="PR Preview" w:date="2026-01-01T00:00:00Z">
        <w:r>
          <w:delText xml:space="preserve"> </w:delText>
        </w:r>
      </w:del>
      <w:del w:id="941" w:author="PR Preview" w:date="2026-01-01T00:00:00Z">
        <w:r>
          <w:delText xml:space="preserve">the same expression is the derivative of</w:delText>
        </w:r>
      </w:del>
      <w:del w:id="942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del w:id="943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12"/>
        </w:numPr>
      </w:pPr>
      <w:ins w:id="944" w:author="PR Preview" w:date="2026-01-01T00:00:00Z">
        <w:r>
          <w:t xml:space="preserve">the</w:t>
        </w:r>
      </w:ins>
      <w:ins w:id="945" w:author="PR Preview" w:date="2026-01-01T00:00:00Z">
        <w:r>
          <w:t xml:space="preserve"> </w:t>
        </w:r>
      </w:ins>
      <w:hyperlink w:anchor="def-logarithmic-derivative">
        <w:ins w:id="946" w:author="PR Preview" w:date="2026-01-01T00:00:00Z">
          <w:r>
            <w:rPr>
              <w:rStyle w:val="Hyperlink"/>
            </w:rPr>
            <w:t xml:space="preserve">logarithmic derivative</w:t>
          </w:r>
        </w:ins>
      </w:hyperlink>
      <w:ins w:id="947" w:author="PR Preview" w:date="2026-01-01T00:00:00Z">
        <w:r>
          <w:t xml:space="preserve"> </w:t>
        </w:r>
      </w:ins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ins w:id="948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949" w:author="PR Preview" w:date="2026-01-01T00:00:00Z">
        <w:r>
          <w:delText xml:space="preserve">The profile in</w:delText>
        </w:r>
      </w:del>
      <w:del w:id="950" w:author="PR Preview" w:date="2026-01-01T00:00:00Z">
        <w:r>
          <w:delText xml:space="preserve"> </w:delText>
        </w:r>
      </w:del>
      <w:hyperlink w:anchor="def-function-profile">
        <w:del w:id="951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952" w:author="PR Preview" w:date="2026-01-01T00:00:00Z">
        <w:r>
          <w:delText xml:space="preserve"> </w:delText>
        </w:r>
      </w:del>
      <w:del w:id="953" w:author="PR Preview" w:date="2026-01-01T00:00:00Z">
        <w:r>
          <w:delText xml:space="preserve">of</w:delText>
        </w:r>
      </w:del>
      <w:del w:id="954" w:author="PR Preview" w:date="2026-01-01T00:00:00Z">
        <w:r>
          <w:delText xml:space="preserve"> </w:delText>
        </w:r>
      </w:del>
      <m:oMath>
        <m:r>
          <m:t>f</m:t>
        </m:r>
      </m:oMath>
      <w:del w:id="955" w:author="PR Preview" w:date="2026-01-01T00:00:00Z">
        <w:r>
          <w:delText xml:space="preserve"> </w:delText>
        </w:r>
      </w:del>
      <w:del w:id="956" w:author="PR Preview" w:date="2026-01-01T00:00:00Z">
        <w:r>
          <w:delText xml:space="preserve">is as follows.</w:delText>
        </w:r>
      </w:del>
      <w:del w:id="957" w:author="PR Preview" w:date="2026-01-01T00:00:00Z">
        <w:r>
          <w:delText xml:space="preserve"> </w:delText>
        </w:r>
      </w:del>
      <w:del w:id="958" w:author="PR Preview" w:date="2026-01-01T00:00:00Z">
        <w:r>
          <w:delText xml:space="preserve">Write</w:delText>
        </w:r>
      </w:del>
      <w:del w:id="959" w:author="PR Preview" w:date="2026-01-01T00:00:00Z">
        <w:r>
          <w:delText xml:space="preserve"> </w:delText>
        </w:r>
      </w:del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del w:id="960" w:author="PR Preview" w:date="2026-01-01T00:00:00Z">
        <w:r>
          <w:delText xml:space="preserve">, so that</w:delText>
        </w:r>
      </w:del>
      <w:del w:id="96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del w:id="962" w:author="PR Preview" w:date="2026-01-01T00:00:00Z">
        <w:r>
          <w:delText xml:space="preserve"> </w:delText>
        </w:r>
      </w:del>
      <w:del w:id="963" w:author="PR Preview" w:date="2026-01-01T00:00:00Z">
        <w:r>
          <w:delText xml:space="preserve">and</w:delText>
        </w:r>
      </w:del>
      <w:del w:id="964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del w:id="965" w:author="PR Preview" w:date="2026-01-01T00:00:00Z">
        <w:r>
          <w:delText xml:space="preserve">.</w:delText>
        </w:r>
      </w:del>
    </w:p>
    <w:p>
      <w:pPr>
        <w:pStyle w:val="FirstParagraph"/>
      </w:pPr>
      <w:ins w:id="966" w:author="PR Preview" w:date="2026-01-01T00:00:00Z">
        <w:r>
          <w:t xml:space="preserve">The profile in</w:t>
        </w:r>
      </w:ins>
      <w:ins w:id="967" w:author="PR Preview" w:date="2026-01-01T00:00:00Z">
        <w:r>
          <w:t xml:space="preserve"> </w:t>
        </w:r>
      </w:ins>
      <w:hyperlink w:anchor="def-function-profile">
        <w:ins w:id="968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of</w:t>
        </w:r>
      </w:ins>
      <w:ins w:id="971" w:author="PR Preview" w:date="2026-01-01T00:00:00Z">
        <w:r>
          <w:t xml:space="preserve"> </w:t>
        </w:r>
      </w:ins>
      <m:oMath>
        <m:r>
          <m:t>f</m:t>
        </m:r>
      </m:oMath>
      <w:ins w:id="972" w:author="PR Preview" w:date="2026-01-01T00:00:00Z">
        <w:r>
          <w:t xml:space="preserve"> </w:t>
        </w:r>
      </w:ins>
      <w:ins w:id="973" w:author="PR Preview" w:date="2026-01-01T00:00:00Z">
        <w:r>
          <w:t xml:space="preserve">is as follows.</w:t>
        </w:r>
      </w:ins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Write</w:t>
        </w:r>
      </w:ins>
      <w:ins w:id="976" w:author="PR Preview" w:date="2026-01-01T00:00:00Z">
        <w:r>
          <w:t xml:space="preserve"> </w:t>
        </w:r>
      </w:ins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ins w:id="977" w:author="PR Preview" w:date="2026-01-01T00:00:00Z">
        <w:r>
          <w:t xml:space="preserve">, so that</w:t>
        </w:r>
      </w:ins>
      <w:ins w:id="97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ins w:id="979" w:author="PR Preview" w:date="2026-01-01T00:00:00Z">
        <w:r>
          <w:t xml:space="preserve"> </w:t>
        </w:r>
      </w:ins>
      <w:ins w:id="980" w:author="PR Preview" w:date="2026-01-01T00:00:00Z">
        <w:r>
          <w:t xml:space="preserve">and</w:t>
        </w:r>
      </w:ins>
      <w:ins w:id="98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ins w:id="982" w:author="PR Preview" w:date="2026-01-01T00:00:00Z">
        <w:r>
          <w:t xml:space="preserve">.</w:t>
        </w:r>
      </w:ins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del w:id="983" w:author="PR Preview" w:date="2026-01-01T00:00:00Z">
        <w:r>
          <w:rPr>
            <w:b/>
            <w:bCs/>
          </w:rPr>
          <w:delText xml:space="preserve">Definition 9 (Tangent line)</w:delText>
        </w:r>
      </w:del>
      <w:del w:id="984" w:author="PR Preview" w:date="2026-01-01T00:00:00Z">
        <w:r>
          <w:delText xml:space="preserve"> </w:delText>
        </w:r>
      </w:del>
      <w:del w:id="985" w:author="PR Preview" w:date="2026-01-01T00:00:00Z">
        <w:r>
          <w:delText xml:space="preserve">Let</w:delText>
        </w:r>
      </w:del>
      <w:del w:id="986" w:author="PR Preview" w:date="2026-01-01T00:00:00Z">
        <w:r>
          <w:delText xml:space="preserve"> </w:delText>
        </w:r>
      </w:del>
      <m:oMath>
        <m:r>
          <m:t>f</m:t>
        </m:r>
      </m:oMath>
      <w:del w:id="987" w:author="PR Preview" w:date="2026-01-01T00:00:00Z">
        <w:r>
          <w:delText xml:space="preserve"> </w:delText>
        </w:r>
      </w:del>
      <w:del w:id="988" w:author="PR Preview" w:date="2026-01-01T00:00:00Z">
        <w:r>
          <w:delText xml:space="preserve">be differentiable at</w:delText>
        </w:r>
      </w:del>
      <w:del w:id="989" w:author="PR Preview" w:date="2026-01-01T00:00:00Z">
        <w:r>
          <w:delText xml:space="preserve"> </w:delText>
        </w:r>
      </w:del>
      <m:oMath>
        <m:r>
          <m:t>c</m:t>
        </m:r>
      </m:oMath>
      <w:del w:id="990" w:author="PR Preview" w:date="2026-01-01T00:00:00Z">
        <w:r>
          <w:delText xml:space="preserve"> </w:delText>
        </w:r>
      </w:del>
      <w:del w:id="991" w:author="PR Preview" w:date="2026-01-01T00:00:00Z">
        <w:r>
          <w:delText xml:space="preserve">(</w:delText>
        </w:r>
      </w:del>
      <w:hyperlink w:anchor="def-differentiable">
        <w:del w:id="992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993" w:author="PR Preview" w:date="2026-01-01T00:00:00Z">
        <w:r>
          <w:delText xml:space="preserve">).</w:delText>
        </w:r>
      </w:del>
      <w:del w:id="994" w:author="PR Preview" w:date="2026-01-01T00:00:00Z">
        <w:r>
          <w:delText xml:space="preserve"> </w:delText>
        </w:r>
      </w:del>
      <w:del w:id="995" w:author="PR Preview" w:date="2026-01-01T00:00:00Z">
        <w:r>
          <w:delText xml:space="preserve">The</w:delText>
        </w:r>
      </w:del>
      <w:del w:id="996" w:author="PR Preview" w:date="2026-01-01T00:00:00Z">
        <w:r>
          <w:delText xml:space="preserve"> </w:delText>
        </w:r>
      </w:del>
      <w:del w:id="997" w:author="PR Preview" w:date="2026-01-01T00:00:00Z">
        <w:r>
          <w:rPr>
            <w:b/>
            <w:bCs/>
          </w:rPr>
          <w:delText xml:space="preserve">tangent line</w:delText>
        </w:r>
      </w:del>
      <w:del w:id="998" w:author="PR Preview" w:date="2026-01-01T00:00:00Z">
        <w:r>
          <w:delText xml:space="preserve"> </w:delText>
        </w:r>
      </w:del>
      <w:del w:id="999" w:author="PR Preview" w:date="2026-01-01T00:00:00Z">
        <w:r>
          <w:delText xml:space="preserve">to the</w:delText>
        </w:r>
      </w:del>
      <w:del w:id="1000" w:author="PR Preview" w:date="2026-01-01T00:00:00Z">
        <w:r>
          <w:delText xml:space="preserve"> </w:delText>
        </w:r>
      </w:del>
      <w:hyperlink r:id="rId120">
        <w:del w:id="1001" w:author="PR Preview" w:date="2026-01-01T00:00:00Z">
          <w:r>
            <w:rPr>
              <w:rStyle w:val="Hyperlink"/>
            </w:rPr>
            <w:delText xml:space="preserve">graph</w:delText>
          </w:r>
        </w:del>
      </w:hyperlink>
      <w:del w:id="1002" w:author="PR Preview" w:date="2026-01-01T00:00:00Z">
        <w:r>
          <w:delText xml:space="preserve"> </w:delText>
        </w:r>
      </w:del>
      <w:del w:id="1003" w:author="PR Preview" w:date="2026-01-01T00:00:00Z">
        <w:r>
          <w:delText xml:space="preserve">of</w:delText>
        </w:r>
      </w:del>
      <w:del w:id="1004" w:author="PR Preview" w:date="2026-01-01T00:00:00Z">
        <w:r>
          <w:delText xml:space="preserve"> </w:delText>
        </w:r>
      </w:del>
      <m:oMath>
        <m:r>
          <m:t>f</m:t>
        </m:r>
      </m:oMath>
      <w:del w:id="1005" w:author="PR Preview" w:date="2026-01-01T00:00:00Z">
        <w:r>
          <w:delText xml:space="preserve"> </w:delText>
        </w:r>
      </w:del>
      <w:del w:id="1006" w:author="PR Preview" w:date="2026-01-01T00:00:00Z">
        <w:r>
          <w:delText xml:space="preserve">at</w:delText>
        </w:r>
      </w:del>
      <w:del w:id="1007" w:author="PR Preview" w:date="2026-01-01T00:00:00Z">
        <w:r>
          <w:delText xml:space="preserve"> </w:delText>
        </w:r>
      </w:del>
      <m:oMath>
        <m:r>
          <m:t>c</m:t>
        </m:r>
      </m:oMath>
      <w:del w:id="1008" w:author="PR Preview" w:date="2026-01-01T00:00:00Z">
        <w:r>
          <w:delText xml:space="preserve"> </w:delText>
        </w:r>
      </w:del>
      <w:del w:id="1009" w:author="PR Preview" w:date="2026-01-01T00:00:00Z">
        <w:r>
          <w:delText xml:space="preserve">is the graph of the</w:delText>
        </w:r>
      </w:del>
      <w:del w:id="1010" w:author="PR Preview" w:date="2026-01-01T00:00:00Z">
        <w:r>
          <w:delText xml:space="preserve"> </w:delText>
        </w:r>
      </w:del>
      <w:hyperlink r:id="rId121">
        <w:del w:id="1011" w:author="PR Preview" w:date="2026-01-01T00:00:00Z">
          <w:r>
            <w:rPr>
              <w:rStyle w:val="Hyperlink"/>
            </w:rPr>
            <w:delText xml:space="preserve">affine function</w:delText>
          </w:r>
        </w:del>
      </w:hyperlink>
    </w:p>
    <w:p>
      <w:pPr>
        <w:pStyle w:val="FirstParagraph"/>
      </w:pPr>
      <w:ins w:id="1012" w:author="PR Preview" w:date="2026-01-01T00:00:00Z">
        <w:r>
          <w:rPr>
            <w:b/>
            <w:bCs/>
          </w:rPr>
          <w:t xml:space="preserve">Definition 16 (Tangent line)</w:t>
        </w:r>
      </w:ins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Let</w:t>
        </w:r>
      </w:ins>
      <w:ins w:id="1015" w:author="PR Preview" w:date="2026-01-01T00:00:00Z">
        <w:r>
          <w:t xml:space="preserve"> </w:t>
        </w:r>
      </w:ins>
      <m:oMath>
        <m:r>
          <m:t>f</m:t>
        </m:r>
      </m:oMath>
      <w:ins w:id="1016" w:author="PR Preview" w:date="2026-01-01T00:00:00Z">
        <w:r>
          <w:t xml:space="preserve"> </w:t>
        </w:r>
      </w:ins>
      <w:ins w:id="1017" w:author="PR Preview" w:date="2026-01-01T00:00:00Z">
        <w:r>
          <w:t xml:space="preserve">be differentiable at</w:t>
        </w:r>
      </w:ins>
      <w:ins w:id="1018" w:author="PR Preview" w:date="2026-01-01T00:00:00Z">
        <w:r>
          <w:t xml:space="preserve"> </w:t>
        </w:r>
      </w:ins>
      <m:oMath>
        <m:r>
          <m:t>c</m:t>
        </m:r>
      </m:oMath>
      <w:ins w:id="1019" w:author="PR Preview" w:date="2026-01-01T00:00:00Z">
        <w:r>
          <w:t xml:space="preserve"> </w:t>
        </w:r>
      </w:ins>
      <w:ins w:id="1020" w:author="PR Preview" w:date="2026-01-01T00:00:00Z">
        <w:r>
          <w:t xml:space="preserve">(</w:t>
        </w:r>
      </w:ins>
      <w:hyperlink w:anchor="def-differentiable">
        <w:ins w:id="1021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022" w:author="PR Preview" w:date="2026-01-01T00:00:00Z">
        <w:r>
          <w:t xml:space="preserve">).</w:t>
        </w:r>
      </w:ins>
      <w:ins w:id="1023" w:author="PR Preview" w:date="2026-01-01T00:00:00Z">
        <w:r>
          <w:t xml:space="preserve"> </w:t>
        </w:r>
      </w:ins>
      <w:ins w:id="1024" w:author="PR Preview" w:date="2026-01-01T00:00:00Z">
        <w:r>
          <w:t xml:space="preserve">The</w:t>
        </w:r>
      </w:ins>
      <w:ins w:id="1025" w:author="PR Preview" w:date="2026-01-01T00:00:00Z">
        <w:r>
          <w:t xml:space="preserve"> </w:t>
        </w:r>
      </w:ins>
      <w:ins w:id="1026" w:author="PR Preview" w:date="2026-01-01T00:00:00Z">
        <w:r>
          <w:rPr>
            <w:b/>
            <w:bCs/>
          </w:rPr>
          <w:t xml:space="preserve">tangent line</w:t>
        </w:r>
      </w:ins>
      <w:ins w:id="1027" w:author="PR Preview" w:date="2026-01-01T00:00:00Z">
        <w:r>
          <w:t xml:space="preserve"> </w:t>
        </w:r>
      </w:ins>
      <w:ins w:id="1028" w:author="PR Preview" w:date="2026-01-01T00:00:00Z">
        <w:r>
          <w:t xml:space="preserve">to the</w:t>
        </w:r>
      </w:ins>
      <w:ins w:id="1029" w:author="PR Preview" w:date="2026-01-01T00:00:00Z">
        <w:r>
          <w:t xml:space="preserve"> </w:t>
        </w:r>
      </w:ins>
      <w:hyperlink r:id="rId120">
        <w:ins w:id="1030" w:author="PR Preview" w:date="2026-01-01T00:00:00Z">
          <w:r>
            <w:rPr>
              <w:rStyle w:val="Hyperlink"/>
            </w:rPr>
            <w:t xml:space="preserve">graph</w:t>
          </w:r>
        </w:ins>
      </w:hyperlink>
      <w:ins w:id="1031" w:author="PR Preview" w:date="2026-01-01T00:00:00Z">
        <w:r>
          <w:t xml:space="preserve"> </w:t>
        </w:r>
      </w:ins>
      <w:ins w:id="1032" w:author="PR Preview" w:date="2026-01-01T00:00:00Z">
        <w:r>
          <w:t xml:space="preserve">of</w:t>
        </w:r>
      </w:ins>
      <w:ins w:id="1033" w:author="PR Preview" w:date="2026-01-01T00:00:00Z">
        <w:r>
          <w:t xml:space="preserve"> </w:t>
        </w:r>
      </w:ins>
      <m:oMath>
        <m:r>
          <m:t>f</m:t>
        </m:r>
      </m:oMath>
      <w:ins w:id="1034" w:author="PR Preview" w:date="2026-01-01T00:00:00Z">
        <w:r>
          <w:t xml:space="preserve"> </w:t>
        </w:r>
      </w:ins>
      <w:ins w:id="1035" w:author="PR Preview" w:date="2026-01-01T00:00:00Z">
        <w:r>
          <w:t xml:space="preserve">at</w:t>
        </w:r>
      </w:ins>
      <w:ins w:id="1036" w:author="PR Preview" w:date="2026-01-01T00:00:00Z">
        <w:r>
          <w:t xml:space="preserve"> </w:t>
        </w:r>
      </w:ins>
      <m:oMath>
        <m:r>
          <m:t>c</m:t>
        </m:r>
      </m:oMath>
      <w:ins w:id="1037" w:author="PR Preview" w:date="2026-01-01T00:00:00Z">
        <w:r>
          <w:t xml:space="preserve"> </w:t>
        </w:r>
      </w:ins>
      <w:ins w:id="1038" w:author="PR Preview" w:date="2026-01-01T00:00:00Z">
        <w:r>
          <w:t xml:space="preserve">is the graph of the</w:t>
        </w:r>
      </w:ins>
      <w:ins w:id="1039" w:author="PR Preview" w:date="2026-01-01T00:00:00Z">
        <w:r>
          <w:t xml:space="preserve"> </w:t>
        </w:r>
      </w:ins>
      <w:hyperlink r:id="rId121">
        <w:ins w:id="1040" w:author="PR Preview" w:date="2026-01-01T00:00:00Z">
          <w:r>
            <w:rPr>
              <w:rStyle w:val="Hyperlink"/>
            </w:rPr>
            <w:t xml:space="preserve">affine function</w:t>
          </w:r>
        </w:ins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del w:id="1041" w:author="PR Preview" w:date="2026-01-01T00:00:00Z">
        <w:r>
          <w:rPr>
            <w:b/>
            <w:bCs/>
          </w:rPr>
          <w:delText xml:space="preserve">Definition 10 (Linear approximation (first-order Taylor approximation))</w:delText>
        </w:r>
      </w:del>
      <w:del w:id="1042" w:author="PR Preview" w:date="2026-01-01T00:00:00Z">
        <w:r>
          <w:delText xml:space="preserve"> </w:delText>
        </w:r>
      </w:del>
      <w:del w:id="1043" w:author="PR Preview" w:date="2026-01-01T00:00:00Z">
        <w:r>
          <w:delText xml:space="preserve">For a function</w:delText>
        </w:r>
      </w:del>
      <w:del w:id="1044" w:author="PR Preview" w:date="2026-01-01T00:00:00Z">
        <w:r>
          <w:delText xml:space="preserve"> </w:delText>
        </w:r>
      </w:del>
      <m:oMath>
        <m:r>
          <m:t>f</m:t>
        </m:r>
      </m:oMath>
      <w:del w:id="1045" w:author="PR Preview" w:date="2026-01-01T00:00:00Z">
        <w:r>
          <w:delText xml:space="preserve"> </w:delText>
        </w:r>
      </w:del>
      <w:del w:id="1046" w:author="PR Preview" w:date="2026-01-01T00:00:00Z">
        <w:r>
          <w:delText xml:space="preserve">that is differentiable at</w:delText>
        </w:r>
      </w:del>
      <w:del w:id="1047" w:author="PR Preview" w:date="2026-01-01T00:00:00Z">
        <w:r>
          <w:delText xml:space="preserve"> </w:delText>
        </w:r>
      </w:del>
      <m:oMath>
        <m:r>
          <m:t>w</m:t>
        </m:r>
      </m:oMath>
      <w:del w:id="1048" w:author="PR Preview" w:date="2026-01-01T00:00:00Z">
        <w:r>
          <w:delText xml:space="preserve">,</w:delText>
        </w:r>
      </w:del>
      <w:del w:id="1049" w:author="PR Preview" w:date="2026-01-01T00:00:00Z">
        <w:r>
          <w:delText xml:space="preserve"> </w:delText>
        </w:r>
      </w:del>
      <w:del w:id="1050" w:author="PR Preview" w:date="2026-01-01T00:00:00Z">
        <w:r>
          <w:delText xml:space="preserve">the</w:delText>
        </w:r>
      </w:del>
      <w:del w:id="1051" w:author="PR Preview" w:date="2026-01-01T00:00:00Z">
        <w:r>
          <w:delText xml:space="preserve"> </w:delText>
        </w:r>
      </w:del>
      <w:del w:id="1052" w:author="PR Preview" w:date="2026-01-01T00:00:00Z">
        <w:r>
          <w:rPr>
            <w:b/>
            <w:bCs/>
          </w:rPr>
          <w:delText xml:space="preserve">linear approximation</w:delText>
        </w:r>
      </w:del>
      <w:del w:id="1053" w:author="PR Preview" w:date="2026-01-01T00:00:00Z">
        <w:r>
          <w:delText xml:space="preserve"> </w:delText>
        </w:r>
      </w:del>
      <w:del w:id="1054" w:author="PR Preview" w:date="2026-01-01T00:00:00Z">
        <w:r>
          <w:delText xml:space="preserve">of</w:delText>
        </w:r>
      </w:del>
      <w:del w:id="1055" w:author="PR Preview" w:date="2026-01-01T00:00:00Z">
        <w:r>
          <w:delText xml:space="preserve"> </w:delText>
        </w:r>
      </w:del>
      <m:oMath>
        <m:r>
          <m:t>f</m:t>
        </m:r>
      </m:oMath>
      <w:del w:id="1056" w:author="PR Preview" w:date="2026-01-01T00:00:00Z">
        <w:r>
          <w:delText xml:space="preserve"> </w:delText>
        </w:r>
      </w:del>
      <w:del w:id="1057" w:author="PR Preview" w:date="2026-01-01T00:00:00Z">
        <w:r>
          <w:delText xml:space="preserve">at</w:delText>
        </w:r>
      </w:del>
      <w:del w:id="1058" w:author="PR Preview" w:date="2026-01-01T00:00:00Z">
        <w:r>
          <w:delText xml:space="preserve"> </w:delText>
        </w:r>
      </w:del>
      <m:oMath>
        <m:r>
          <m:t>w</m:t>
        </m:r>
      </m:oMath>
      <w:del w:id="1059" w:author="PR Preview" w:date="2026-01-01T00:00:00Z">
        <w:r>
          <w:delText xml:space="preserve"> </w:delText>
        </w:r>
      </w:del>
      <w:del w:id="1060" w:author="PR Preview" w:date="2026-01-01T00:00:00Z">
        <w:r>
          <w:delText xml:space="preserve">(also called the</w:delText>
        </w:r>
      </w:del>
      <w:del w:id="1061" w:author="PR Preview" w:date="2026-01-01T00:00:00Z">
        <w:r>
          <w:delText xml:space="preserve"> </w:delText>
        </w:r>
      </w:del>
      <w:del w:id="1062" w:author="PR Preview" w:date="2026-01-01T00:00:00Z">
        <w:r>
          <w:rPr>
            <w:b/>
            <w:bCs/>
          </w:rPr>
          <w:delText xml:space="preserve">first-order Taylor approximation</w:delText>
        </w:r>
      </w:del>
      <w:del w:id="1063" w:author="PR Preview" w:date="2026-01-01T00:00:00Z">
        <w:r>
          <w:delText xml:space="preserve">)</w:delText>
        </w:r>
      </w:del>
      <w:del w:id="1064" w:author="PR Preview" w:date="2026-01-01T00:00:00Z">
        <w:r>
          <w:delText xml:space="preserve"> </w:delText>
        </w:r>
      </w:del>
      <w:del w:id="1065" w:author="PR Preview" w:date="2026-01-01T00:00:00Z">
        <w:r>
          <w:delText xml:space="preserve">is the function of the step</w:delText>
        </w:r>
      </w:del>
      <w:del w:id="1066" w:author="PR Preview" w:date="2026-01-01T00:00:00Z">
        <w:r>
          <w:delText xml:space="preserve"> </w:delText>
        </w:r>
      </w:del>
      <m:oMath>
        <m:r>
          <m:t>ε</m:t>
        </m:r>
      </m:oMath>
    </w:p>
    <w:p>
      <w:pPr>
        <w:pStyle w:val="FirstParagraph"/>
      </w:pPr>
      <w:ins w:id="1067" w:author="PR Preview" w:date="2026-01-01T00:00:00Z">
        <w:r>
          <w:rPr>
            <w:b/>
            <w:bCs/>
          </w:rPr>
          <w:t xml:space="preserve">Definition 17 (Linear approximation (first-order Taylor approximation))</w:t>
        </w:r>
      </w:ins>
      <w:ins w:id="1068" w:author="PR Preview" w:date="2026-01-01T00:00:00Z">
        <w:r>
          <w:t xml:space="preserve"> </w:t>
        </w:r>
      </w:ins>
      <w:ins w:id="1069" w:author="PR Preview" w:date="2026-01-01T00:00:00Z">
        <w:r>
          <w:t xml:space="preserve">For a function</w:t>
        </w:r>
      </w:ins>
      <w:ins w:id="1070" w:author="PR Preview" w:date="2026-01-01T00:00:00Z">
        <w:r>
          <w:t xml:space="preserve"> </w:t>
        </w:r>
      </w:ins>
      <m:oMath>
        <m:r>
          <m:t>f</m:t>
        </m:r>
      </m:oMath>
      <w:ins w:id="1071" w:author="PR Preview" w:date="2026-01-01T00:00:00Z">
        <w:r>
          <w:t xml:space="preserve"> </w:t>
        </w:r>
      </w:ins>
      <w:ins w:id="1072" w:author="PR Preview" w:date="2026-01-01T00:00:00Z">
        <w:r>
          <w:t xml:space="preserve">that is differentiable at</w:t>
        </w:r>
      </w:ins>
      <w:ins w:id="1073" w:author="PR Preview" w:date="2026-01-01T00:00:00Z">
        <w:r>
          <w:t xml:space="preserve"> </w:t>
        </w:r>
      </w:ins>
      <m:oMath>
        <m:r>
          <m:t>w</m:t>
        </m:r>
      </m:oMath>
      <w:ins w:id="1074" w:author="PR Preview" w:date="2026-01-01T00:00:00Z">
        <w:r>
          <w:t xml:space="preserve">,</w:t>
        </w:r>
      </w:ins>
      <w:ins w:id="1075" w:author="PR Preview" w:date="2026-01-01T00:00:00Z">
        <w:r>
          <w:t xml:space="preserve"> </w:t>
        </w:r>
      </w:ins>
      <w:ins w:id="1076" w:author="PR Preview" w:date="2026-01-01T00:00:00Z">
        <w:r>
          <w:t xml:space="preserve">the</w:t>
        </w:r>
      </w:ins>
      <w:ins w:id="1077" w:author="PR Preview" w:date="2026-01-01T00:00:00Z">
        <w:r>
          <w:t xml:space="preserve"> </w:t>
        </w:r>
      </w:ins>
      <w:ins w:id="1078" w:author="PR Preview" w:date="2026-01-01T00:00:00Z">
        <w:r>
          <w:rPr>
            <w:b/>
            <w:bCs/>
          </w:rPr>
          <w:t xml:space="preserve">linear approximation</w:t>
        </w:r>
      </w:ins>
      <w:ins w:id="1079" w:author="PR Preview" w:date="2026-01-01T00:00:00Z">
        <w:r>
          <w:t xml:space="preserve"> </w:t>
        </w:r>
      </w:ins>
      <w:ins w:id="1080" w:author="PR Preview" w:date="2026-01-01T00:00:00Z">
        <w:r>
          <w:t xml:space="preserve">of</w:t>
        </w:r>
      </w:ins>
      <w:ins w:id="1081" w:author="PR Preview" w:date="2026-01-01T00:00:00Z">
        <w:r>
          <w:t xml:space="preserve"> </w:t>
        </w:r>
      </w:ins>
      <m:oMath>
        <m:r>
          <m:t>f</m:t>
        </m:r>
      </m:oMath>
      <w:ins w:id="1082" w:author="PR Preview" w:date="2026-01-01T00:00:00Z">
        <w:r>
          <w:t xml:space="preserve"> </w:t>
        </w:r>
      </w:ins>
      <w:ins w:id="1083" w:author="PR Preview" w:date="2026-01-01T00:00:00Z">
        <w:r>
          <w:t xml:space="preserve">at</w:t>
        </w:r>
      </w:ins>
      <w:ins w:id="1084" w:author="PR Preview" w:date="2026-01-01T00:00:00Z">
        <w:r>
          <w:t xml:space="preserve"> </w:t>
        </w:r>
      </w:ins>
      <m:oMath>
        <m:r>
          <m:t>w</m:t>
        </m:r>
      </m:oMath>
      <w:ins w:id="1085" w:author="PR Preview" w:date="2026-01-01T00:00:00Z">
        <w:r>
          <w:t xml:space="preserve"> </w:t>
        </w:r>
      </w:ins>
      <w:ins w:id="1086" w:author="PR Preview" w:date="2026-01-01T00:00:00Z">
        <w:r>
          <w:t xml:space="preserve">(also called the</w:t>
        </w:r>
      </w:ins>
      <w:ins w:id="1087" w:author="PR Preview" w:date="2026-01-01T00:00:00Z">
        <w:r>
          <w:t xml:space="preserve"> </w:t>
        </w:r>
      </w:ins>
      <w:ins w:id="1088" w:author="PR Preview" w:date="2026-01-01T00:00:00Z">
        <w:r>
          <w:rPr>
            <w:b/>
            <w:bCs/>
          </w:rPr>
          <w:t xml:space="preserve">first-order Taylor approximation</w:t>
        </w:r>
      </w:ins>
      <w:ins w:id="1089" w:author="PR Preview" w:date="2026-01-01T00:00:00Z">
        <w:r>
          <w:t xml:space="preserve">)</w:t>
        </w:r>
      </w:ins>
      <w:ins w:id="1090" w:author="PR Preview" w:date="2026-01-01T00:00:00Z">
        <w:r>
          <w:t xml:space="preserve"> </w:t>
        </w:r>
      </w:ins>
      <w:ins w:id="1091" w:author="PR Preview" w:date="2026-01-01T00:00:00Z">
        <w:r>
          <w:t xml:space="preserve">is the function of the step</w:t>
        </w:r>
      </w:ins>
      <w:ins w:id="1092" w:author="PR Preview" w:date="2026-01-01T00:00:00Z">
        <w:r>
          <w:t xml:space="preserve"> </w:t>
        </w:r>
      </w:ins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del w:id="1093" w:author="PR Preview" w:date="2026-01-01T00:00:00Z">
        <w:r>
          <w:rPr>
            <w:i/>
            <w:iCs/>
          </w:rPr>
          <w:delText xml:space="preserve">Remark 2</w:delText>
        </w:r>
      </w:del>
      <w:del w:id="1094" w:author="PR Preview" w:date="2026-01-01T00:00:00Z">
        <w:r>
          <w:delText xml:space="preserve"> (The</w:delText>
        </w:r>
      </w:del>
      <w:del w:id="1095" w:author="PR Preview" w:date="2026-01-01T00:00:00Z">
        <w:r>
          <w:delText xml:space="preserve"> </w:delText>
        </w:r>
      </w:del>
      <w:del w:id="1096" w:author="PR Preview" w:date="2026-01-01T00:00:00Z">
        <w:r>
          <w:delText xml:space="preserve">“linear”</w:delText>
        </w:r>
      </w:del>
      <w:del w:id="1097" w:author="PR Preview" w:date="2026-01-01T00:00:00Z">
        <w:r>
          <w:delText xml:space="preserve"> </w:delText>
        </w:r>
      </w:del>
      <w:del w:id="1098" w:author="PR Preview" w:date="2026-01-01T00:00:00Z">
        <w:r>
          <w:delText xml:space="preserve">approximation is affine). </w:delText>
        </w:r>
      </w:del>
      <w:del w:id="1099" w:author="PR Preview" w:date="2026-01-01T00:00:00Z">
        <w:r>
          <w:delText xml:space="preserve">The linear approximation</w:delText>
        </w:r>
      </w:del>
      <w:del w:id="110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del w:id="1101" w:author="PR Preview" w:date="2026-01-01T00:00:00Z">
        <w:r>
          <w:delText xml:space="preserve"> </w:delText>
        </w:r>
      </w:del>
      <w:del w:id="1102" w:author="PR Preview" w:date="2026-01-01T00:00:00Z">
        <w:r>
          <w:delText xml:space="preserve">(</w:delText>
        </w:r>
      </w:del>
      <w:hyperlink w:anchor="def-linear-approximation">
        <w:del w:id="1103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1104" w:author="PR Preview" w:date="2026-01-01T00:00:00Z">
        <w:r>
          <w:delText xml:space="preserve">)</w:delText>
        </w:r>
      </w:del>
      <w:del w:id="1105" w:author="PR Preview" w:date="2026-01-01T00:00:00Z">
        <w:r>
          <w:delText xml:space="preserve"> </w:delText>
        </w:r>
      </w:del>
      <w:del w:id="1106" w:author="PR Preview" w:date="2026-01-01T00:00:00Z">
        <w:r>
          <w:delText xml:space="preserve">is an</w:delText>
        </w:r>
      </w:del>
      <w:del w:id="1107" w:author="PR Preview" w:date="2026-01-01T00:00:00Z">
        <w:r>
          <w:delText xml:space="preserve"> </w:delText>
        </w:r>
      </w:del>
      <w:hyperlink r:id="rId121">
        <w:del w:id="1108" w:author="PR Preview" w:date="2026-01-01T00:00:00Z">
          <w:r>
            <w:rPr>
              <w:rStyle w:val="Hyperlink"/>
            </w:rPr>
            <w:delText xml:space="preserve">affine function</w:delText>
          </w:r>
        </w:del>
      </w:hyperlink>
      <w:del w:id="1109" w:author="PR Preview" w:date="2026-01-01T00:00:00Z">
        <w:r>
          <w:delText xml:space="preserve"> </w:delText>
        </w:r>
      </w:del>
      <w:del w:id="1110" w:author="PR Preview" w:date="2026-01-01T00:00:00Z">
        <w:r>
          <w:delText xml:space="preserve">of the step</w:delText>
        </w:r>
      </w:del>
      <w:del w:id="1111" w:author="PR Preview" w:date="2026-01-01T00:00:00Z">
        <w:r>
          <w:delText xml:space="preserve"> </w:delText>
        </w:r>
      </w:del>
      <m:oMath>
        <m:r>
          <m:t>ε</m:t>
        </m:r>
      </m:oMath>
      <w:del w:id="1112" w:author="PR Preview" w:date="2026-01-01T00:00:00Z">
        <w:r>
          <w:delText xml:space="preserve">:</w:delText>
        </w:r>
      </w:del>
      <w:del w:id="1113" w:author="PR Preview" w:date="2026-01-01T00:00:00Z">
        <w:r>
          <w:delText xml:space="preserve"> </w:delText>
        </w:r>
      </w:del>
      <w:del w:id="1114" w:author="PR Preview" w:date="2026-01-01T00:00:00Z">
        <w:r>
          <w:delText xml:space="preserve">its slope is</w:delText>
        </w:r>
      </w:del>
      <w:del w:id="111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del w:id="1116" w:author="PR Preview" w:date="2026-01-01T00:00:00Z">
        <w:r>
          <w:delText xml:space="preserve"> </w:delText>
        </w:r>
      </w:del>
      <w:del w:id="1117" w:author="PR Preview" w:date="2026-01-01T00:00:00Z">
        <w:r>
          <w:delText xml:space="preserve">and its intercept is</w:delText>
        </w:r>
      </w:del>
      <w:del w:id="111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del w:id="1119" w:author="PR Preview" w:date="2026-01-01T00:00:00Z">
        <w:r>
          <w:delText xml:space="preserve">.</w:delText>
        </w:r>
      </w:del>
      <w:del w:id="1120" w:author="PR Preview" w:date="2026-01-01T00:00:00Z">
        <w:r>
          <w:delText xml:space="preserve"> </w:delText>
        </w:r>
      </w:del>
      <w:del w:id="1121" w:author="PR Preview" w:date="2026-01-01T00:00:00Z">
        <w:r>
          <w:delText xml:space="preserve">It is</w:delText>
        </w:r>
      </w:del>
      <w:del w:id="1122" w:author="PR Preview" w:date="2026-01-01T00:00:00Z">
        <w:r>
          <w:delText xml:space="preserve"> </w:delText>
        </w:r>
      </w:del>
      <w:hyperlink r:id="rId127">
        <w:del w:id="1123" w:author="PR Preview" w:date="2026-01-01T00:00:00Z">
          <w:r>
            <w:rPr>
              <w:rStyle w:val="Hyperlink"/>
            </w:rPr>
            <w:delText xml:space="preserve">linear</w:delText>
          </w:r>
        </w:del>
      </w:hyperlink>
      <w:del w:id="1124" w:author="PR Preview" w:date="2026-01-01T00:00:00Z">
        <w:r>
          <w:delText xml:space="preserve"> </w:delText>
        </w:r>
      </w:del>
      <w:del w:id="1125" w:author="PR Preview" w:date="2026-01-01T00:00:00Z">
        <w:r>
          <w:delText xml:space="preserve">in</w:delText>
        </w:r>
      </w:del>
      <w:del w:id="1126" w:author="PR Preview" w:date="2026-01-01T00:00:00Z">
        <w:r>
          <w:delText xml:space="preserve"> </w:delText>
        </w:r>
      </w:del>
      <m:oMath>
        <m:r>
          <m:t>ε</m:t>
        </m:r>
      </m:oMath>
      <w:del w:id="1127" w:author="PR Preview" w:date="2026-01-01T00:00:00Z">
        <w:r>
          <w:delText xml:space="preserve"> </w:delText>
        </w:r>
      </w:del>
      <w:del w:id="1128" w:author="PR Preview" w:date="2026-01-01T00:00:00Z">
        <w:r>
          <w:delText xml:space="preserve">only when</w:delText>
        </w:r>
      </w:del>
      <w:del w:id="112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130" w:author="PR Preview" w:date="2026-01-01T00:00:00Z">
        <w:r>
          <w:delText xml:space="preserve">.</w:delText>
        </w:r>
      </w:del>
      <w:del w:id="1131" w:author="PR Preview" w:date="2026-01-01T00:00:00Z">
        <w:r>
          <w:delText xml:space="preserve"> </w:delText>
        </w:r>
      </w:del>
      <w:del w:id="1132" w:author="PR Preview" w:date="2026-01-01T00:00:00Z">
        <w:r>
          <w:delText xml:space="preserve">The name</w:delText>
        </w:r>
      </w:del>
      <w:del w:id="1133" w:author="PR Preview" w:date="2026-01-01T00:00:00Z">
        <w:r>
          <w:delText xml:space="preserve"> </w:delText>
        </w:r>
      </w:del>
      <w:del w:id="1134" w:author="PR Preview" w:date="2026-01-01T00:00:00Z">
        <w:r>
          <w:delText xml:space="preserve">“linear approximation”</w:delText>
        </w:r>
      </w:del>
      <w:del w:id="1135" w:author="PR Preview" w:date="2026-01-01T00:00:00Z">
        <w:r>
          <w:delText xml:space="preserve"> </w:delText>
        </w:r>
      </w:del>
      <w:del w:id="1136" w:author="PR Preview" w:date="2026-01-01T00:00:00Z">
        <w:r>
          <w:delText xml:space="preserve">uses</w:delText>
        </w:r>
      </w:del>
      <w:del w:id="1137" w:author="PR Preview" w:date="2026-01-01T00:00:00Z">
        <w:r>
          <w:delText xml:space="preserve"> </w:delText>
        </w:r>
      </w:del>
      <w:del w:id="1138" w:author="PR Preview" w:date="2026-01-01T00:00:00Z">
        <w:r>
          <w:delText xml:space="preserve">“linear”</w:delText>
        </w:r>
      </w:del>
      <w:del w:id="1139" w:author="PR Preview" w:date="2026-01-01T00:00:00Z">
        <w:r>
          <w:delText xml:space="preserve"> </w:delText>
        </w:r>
      </w:del>
      <w:del w:id="1140" w:author="PR Preview" w:date="2026-01-01T00:00:00Z">
        <w:r>
          <w:delText xml:space="preserve">in the looser sense of elementary algebra</w:delText>
        </w:r>
      </w:del>
      <w:del w:id="1141" w:author="PR Preview" w:date="2026-01-01T00:00:00Z">
        <w:r>
          <w:delText xml:space="preserve"> </w:delText>
        </w:r>
      </w:del>
      <w:del w:id="1142" w:author="PR Preview" w:date="2026-01-01T00:00:00Z">
        <w:r>
          <w:delText xml:space="preserve">(</w:delText>
        </w:r>
      </w:del>
      <w:hyperlink r:id="rId128">
        <w:del w:id="1143" w:author="PR Preview" w:date="2026-01-01T00:00:00Z">
          <w:r>
            <w:rPr>
              <w:rStyle w:val="Hyperlink"/>
            </w:rPr>
            <w:delText xml:space="preserve">remark</w:delText>
          </w:r>
        </w:del>
      </w:hyperlink>
      <w:del w:id="1144" w:author="PR Preview" w:date="2026-01-01T00:00:00Z">
        <w:r>
          <w:delText xml:space="preserve">).</w:delText>
        </w:r>
      </w:del>
      <w:del w:id="1145" w:author="PR Preview" w:date="2026-01-01T00:00:00Z">
        <w:r>
          <w:delText xml:space="preserve"> </w:delText>
        </w:r>
      </w:del>
      <w:del w:id="1146" w:author="PR Preview" w:date="2026-01-01T00:00:00Z">
        <w:r>
          <w:delText xml:space="preserve">Boyd and Vandenberghe (2018)</w:delText>
        </w:r>
      </w:del>
      <w:del w:id="1147" w:author="PR Preview" w:date="2026-01-01T00:00:00Z">
        <w:r>
          <w:delText xml:space="preserve">, section 2.2, treats the first-order Taylor approximation</w:delText>
        </w:r>
      </w:del>
      <w:del w:id="1148" w:author="PR Preview" w:date="2026-01-01T00:00:00Z">
        <w:r>
          <w:delText xml:space="preserve"> </w:delText>
        </w:r>
      </w:del>
      <w:del w:id="1149" w:author="PR Preview" w:date="2026-01-01T00:00:00Z">
        <w:r>
          <w:delText xml:space="preserve">as an affine function for functions of several variables as well.</w:delText>
        </w:r>
      </w:del>
    </w:p>
    <w:p>
      <w:pPr>
        <w:pStyle w:val="BodyText"/>
      </w:pPr>
      <w:ins w:id="1150" w:author="PR Preview" w:date="2026-01-01T00:00:00Z">
        <w:r>
          <w:rPr>
            <w:i/>
            <w:iCs/>
          </w:rPr>
          <w:t xml:space="preserve">Remark 2</w:t>
        </w:r>
      </w:ins>
      <w:ins w:id="1151" w:author="PR Preview" w:date="2026-01-01T00:00:00Z">
        <w:r>
          <w:t xml:space="preserve"> (The</w:t>
        </w:r>
      </w:ins>
      <w:ins w:id="1152" w:author="PR Preview" w:date="2026-01-01T00:00:00Z">
        <w:r>
          <w:t xml:space="preserve"> </w:t>
        </w:r>
      </w:ins>
      <w:ins w:id="1153" w:author="PR Preview" w:date="2026-01-01T00:00:00Z">
        <w:r>
          <w:t xml:space="preserve">“linear”</w:t>
        </w:r>
      </w:ins>
      <w:ins w:id="1154" w:author="PR Preview" w:date="2026-01-01T00:00:00Z">
        <w:r>
          <w:t xml:space="preserve"> </w:t>
        </w:r>
      </w:ins>
      <w:ins w:id="1155" w:author="PR Preview" w:date="2026-01-01T00:00:00Z">
        <w:r>
          <w:t xml:space="preserve">approximation is affine). </w:t>
        </w:r>
      </w:ins>
      <w:ins w:id="1156" w:author="PR Preview" w:date="2026-01-01T00:00:00Z">
        <w:r>
          <w:t xml:space="preserve">The linear approximation</w:t>
        </w:r>
      </w:ins>
      <w:ins w:id="115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ins w:id="1158" w:author="PR Preview" w:date="2026-01-01T00:00:00Z">
        <w:r>
          <w:t xml:space="preserve"> </w:t>
        </w:r>
      </w:ins>
      <w:ins w:id="1159" w:author="PR Preview" w:date="2026-01-01T00:00:00Z">
        <w:r>
          <w:t xml:space="preserve">(</w:t>
        </w:r>
      </w:ins>
      <w:hyperlink w:anchor="def-linear-approximation">
        <w:ins w:id="1160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1161" w:author="PR Preview" w:date="2026-01-01T00:00:00Z">
        <w:r>
          <w:t xml:space="preserve">)</w:t>
        </w:r>
      </w:ins>
      <w:ins w:id="1162" w:author="PR Preview" w:date="2026-01-01T00:00:00Z">
        <w:r>
          <w:t xml:space="preserve"> </w:t>
        </w:r>
      </w:ins>
      <w:ins w:id="1163" w:author="PR Preview" w:date="2026-01-01T00:00:00Z">
        <w:r>
          <w:t xml:space="preserve">is an</w:t>
        </w:r>
      </w:ins>
      <w:ins w:id="1164" w:author="PR Preview" w:date="2026-01-01T00:00:00Z">
        <w:r>
          <w:t xml:space="preserve"> </w:t>
        </w:r>
      </w:ins>
      <w:hyperlink r:id="rId121">
        <w:ins w:id="1165" w:author="PR Preview" w:date="2026-01-01T00:00:00Z">
          <w:r>
            <w:rPr>
              <w:rStyle w:val="Hyperlink"/>
            </w:rPr>
            <w:t xml:space="preserve">affine function</w:t>
          </w:r>
        </w:ins>
      </w:hyperlink>
      <w:ins w:id="1166" w:author="PR Preview" w:date="2026-01-01T00:00:00Z">
        <w:r>
          <w:t xml:space="preserve"> </w:t>
        </w:r>
      </w:ins>
      <w:ins w:id="1167" w:author="PR Preview" w:date="2026-01-01T00:00:00Z">
        <w:r>
          <w:t xml:space="preserve">of the step</w:t>
        </w:r>
      </w:ins>
      <w:ins w:id="1168" w:author="PR Preview" w:date="2026-01-01T00:00:00Z">
        <w:r>
          <w:t xml:space="preserve"> </w:t>
        </w:r>
      </w:ins>
      <m:oMath>
        <m:r>
          <m:t>ε</m:t>
        </m:r>
      </m:oMath>
      <w:ins w:id="1169" w:author="PR Preview" w:date="2026-01-01T00:00:00Z">
        <w:r>
          <w:t xml:space="preserve">:</w:t>
        </w:r>
      </w:ins>
      <w:ins w:id="1170" w:author="PR Preview" w:date="2026-01-01T00:00:00Z">
        <w:r>
          <w:t xml:space="preserve"> </w:t>
        </w:r>
      </w:ins>
      <w:ins w:id="1171" w:author="PR Preview" w:date="2026-01-01T00:00:00Z">
        <w:r>
          <w:t xml:space="preserve">its slope is</w:t>
        </w:r>
      </w:ins>
      <w:ins w:id="1172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ins w:id="1173" w:author="PR Preview" w:date="2026-01-01T00:00:00Z">
        <w:r>
          <w:t xml:space="preserve"> </w:t>
        </w:r>
      </w:ins>
      <w:ins w:id="1174" w:author="PR Preview" w:date="2026-01-01T00:00:00Z">
        <w:r>
          <w:t xml:space="preserve">and its intercept is</w:t>
        </w:r>
      </w:ins>
      <w:ins w:id="117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ins w:id="1176" w:author="PR Preview" w:date="2026-01-01T00:00:00Z">
        <w:r>
          <w:t xml:space="preserve">.</w:t>
        </w:r>
      </w:ins>
      <w:ins w:id="1177" w:author="PR Preview" w:date="2026-01-01T00:00:00Z">
        <w:r>
          <w:t xml:space="preserve"> </w:t>
        </w:r>
      </w:ins>
      <w:ins w:id="1178" w:author="PR Preview" w:date="2026-01-01T00:00:00Z">
        <w:r>
          <w:t xml:space="preserve">It is</w:t>
        </w:r>
      </w:ins>
      <w:ins w:id="1179" w:author="PR Preview" w:date="2026-01-01T00:00:00Z">
        <w:r>
          <w:t xml:space="preserve"> </w:t>
        </w:r>
      </w:ins>
      <w:hyperlink r:id="rId127">
        <w:ins w:id="1180" w:author="PR Preview" w:date="2026-01-01T00:00:00Z">
          <w:r>
            <w:rPr>
              <w:rStyle w:val="Hyperlink"/>
            </w:rPr>
            <w:t xml:space="preserve">linear</w:t>
          </w:r>
        </w:ins>
      </w:hyperlink>
      <w:ins w:id="1181" w:author="PR Preview" w:date="2026-01-01T00:00:00Z">
        <w:r>
          <w:t xml:space="preserve"> </w:t>
        </w:r>
      </w:ins>
      <w:ins w:id="1182" w:author="PR Preview" w:date="2026-01-01T00:00:00Z">
        <w:r>
          <w:t xml:space="preserve">in</w:t>
        </w:r>
      </w:ins>
      <w:ins w:id="1183" w:author="PR Preview" w:date="2026-01-01T00:00:00Z">
        <w:r>
          <w:t xml:space="preserve"> </w:t>
        </w:r>
      </w:ins>
      <m:oMath>
        <m:r>
          <m:t>ε</m:t>
        </m:r>
      </m:oMath>
      <w:ins w:id="1184" w:author="PR Preview" w:date="2026-01-01T00:00:00Z">
        <w:r>
          <w:t xml:space="preserve"> </w:t>
        </w:r>
      </w:ins>
      <w:ins w:id="1185" w:author="PR Preview" w:date="2026-01-01T00:00:00Z">
        <w:r>
          <w:t xml:space="preserve">only when</w:t>
        </w:r>
      </w:ins>
      <w:ins w:id="118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187" w:author="PR Preview" w:date="2026-01-01T00:00:00Z">
        <w:r>
          <w:t xml:space="preserve">.</w:t>
        </w:r>
      </w:ins>
      <w:ins w:id="1188" w:author="PR Preview" w:date="2026-01-01T00:00:00Z">
        <w:r>
          <w:t xml:space="preserve"> </w:t>
        </w:r>
      </w:ins>
      <w:ins w:id="1189" w:author="PR Preview" w:date="2026-01-01T00:00:00Z">
        <w:r>
          <w:t xml:space="preserve">The name</w:t>
        </w:r>
      </w:ins>
      <w:ins w:id="1190" w:author="PR Preview" w:date="2026-01-01T00:00:00Z">
        <w:r>
          <w:t xml:space="preserve"> </w:t>
        </w:r>
      </w:ins>
      <w:ins w:id="1191" w:author="PR Preview" w:date="2026-01-01T00:00:00Z">
        <w:r>
          <w:t xml:space="preserve">“linear approximation”</w:t>
        </w:r>
      </w:ins>
      <w:ins w:id="1192" w:author="PR Preview" w:date="2026-01-01T00:00:00Z">
        <w:r>
          <w:t xml:space="preserve"> </w:t>
        </w:r>
      </w:ins>
      <w:ins w:id="1193" w:author="PR Preview" w:date="2026-01-01T00:00:00Z">
        <w:r>
          <w:t xml:space="preserve">uses</w:t>
        </w:r>
      </w:ins>
      <w:ins w:id="1194" w:author="PR Preview" w:date="2026-01-01T00:00:00Z">
        <w:r>
          <w:t xml:space="preserve"> </w:t>
        </w:r>
      </w:ins>
      <w:ins w:id="1195" w:author="PR Preview" w:date="2026-01-01T00:00:00Z">
        <w:r>
          <w:t xml:space="preserve">“linear”</w:t>
        </w:r>
      </w:ins>
      <w:ins w:id="1196" w:author="PR Preview" w:date="2026-01-01T00:00:00Z">
        <w:r>
          <w:t xml:space="preserve"> </w:t>
        </w:r>
      </w:ins>
      <w:ins w:id="1197" w:author="PR Preview" w:date="2026-01-01T00:00:00Z">
        <w:r>
          <w:t xml:space="preserve">in the looser sense of elementary algebra</w:t>
        </w:r>
      </w:ins>
      <w:ins w:id="1198" w:author="PR Preview" w:date="2026-01-01T00:00:00Z">
        <w:r>
          <w:t xml:space="preserve"> </w:t>
        </w:r>
      </w:ins>
      <w:ins w:id="1199" w:author="PR Preview" w:date="2026-01-01T00:00:00Z">
        <w:r>
          <w:t xml:space="preserve">(</w:t>
        </w:r>
      </w:ins>
      <w:hyperlink r:id="rId128">
        <w:ins w:id="1200" w:author="PR Preview" w:date="2026-01-01T00:00:00Z">
          <w:r>
            <w:rPr>
              <w:rStyle w:val="Hyperlink"/>
            </w:rPr>
            <w:t xml:space="preserve">remark</w:t>
          </w:r>
        </w:ins>
      </w:hyperlink>
      <w:ins w:id="1201" w:author="PR Preview" w:date="2026-01-01T00:00:00Z">
        <w:r>
          <w:t xml:space="preserve">).</w:t>
        </w:r>
      </w:ins>
      <w:ins w:id="1202" w:author="PR Preview" w:date="2026-01-01T00:00:00Z">
        <w:r>
          <w:t xml:space="preserve"> </w:t>
        </w:r>
      </w:ins>
      <w:ins w:id="1203" w:author="PR Preview" w:date="2026-01-01T00:00:00Z">
        <w:r>
          <w:t xml:space="preserve">Boyd and Vandenberghe (2018)</w:t>
        </w:r>
      </w:ins>
      <w:ins w:id="1204" w:author="PR Preview" w:date="2026-01-01T00:00:00Z">
        <w:r>
          <w:t xml:space="preserve">, section 2.2, treats the first-order Taylor approximation</w:t>
        </w:r>
      </w:ins>
      <w:ins w:id="1205" w:author="PR Preview" w:date="2026-01-01T00:00:00Z">
        <w:r>
          <w:t xml:space="preserve"> </w:t>
        </w:r>
      </w:ins>
      <w:ins w:id="1206" w:author="PR Preview" w:date="2026-01-01T00:00:00Z">
        <w:r>
          <w:t xml:space="preserve">as an affine function for functions of several variables as well.</w:t>
        </w:r>
      </w:ins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del w:id="1207" w:author="PR Preview" w:date="2026-01-01T00:00:00Z">
        <w:r>
          <w:rPr>
            <w:b/>
            <w:bCs/>
          </w:rPr>
          <w:delText xml:space="preserve">Definition 11 (Flat point (stationary point))</w:delText>
        </w:r>
      </w:del>
      <w:del w:id="1208" w:author="PR Preview" w:date="2026-01-01T00:00:00Z">
        <w:r>
          <w:delText xml:space="preserve"> </w:delText>
        </w:r>
      </w:del>
      <w:del w:id="1209" w:author="PR Preview" w:date="2026-01-01T00:00:00Z">
        <w:r>
          <w:delText xml:space="preserve">Let</w:delText>
        </w:r>
      </w:del>
      <w:del w:id="1210" w:author="PR Preview" w:date="2026-01-01T00:00:00Z">
        <w:r>
          <w:delText xml:space="preserve"> </w:delText>
        </w:r>
      </w:del>
      <m:oMath>
        <m:r>
          <m:t>f</m:t>
        </m:r>
      </m:oMath>
      <w:del w:id="1211" w:author="PR Preview" w:date="2026-01-01T00:00:00Z">
        <w:r>
          <w:delText xml:space="preserve"> </w:delText>
        </w:r>
      </w:del>
      <w:del w:id="1212" w:author="PR Preview" w:date="2026-01-01T00:00:00Z">
        <w:r>
          <w:delText xml:space="preserve">be differentiable at</w:delText>
        </w:r>
      </w:del>
      <w:del w:id="1213" w:author="PR Preview" w:date="2026-01-01T00:00:00Z">
        <w:r>
          <w:delText xml:space="preserve"> </w:delText>
        </w:r>
      </w:del>
      <m:oMath>
        <m:r>
          <m:t>c</m:t>
        </m:r>
      </m:oMath>
      <w:del w:id="1214" w:author="PR Preview" w:date="2026-01-01T00:00:00Z">
        <w:r>
          <w:delText xml:space="preserve"> </w:delText>
        </w:r>
      </w:del>
      <w:del w:id="1215" w:author="PR Preview" w:date="2026-01-01T00:00:00Z">
        <w:r>
          <w:delText xml:space="preserve">(</w:delText>
        </w:r>
      </w:del>
      <w:hyperlink w:anchor="def-differentiable">
        <w:del w:id="1216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1217" w:author="PR Preview" w:date="2026-01-01T00:00:00Z">
        <w:r>
          <w:delText xml:space="preserve">).</w:delText>
        </w:r>
      </w:del>
      <w:del w:id="1218" w:author="PR Preview" w:date="2026-01-01T00:00:00Z">
        <w:r>
          <w:delText xml:space="preserve"> </w:delText>
        </w:r>
      </w:del>
      <w:del w:id="1219" w:author="PR Preview" w:date="2026-01-01T00:00:00Z">
        <w:r>
          <w:delText xml:space="preserve">If</w:delText>
        </w:r>
      </w:del>
      <w:del w:id="1220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221" w:author="PR Preview" w:date="2026-01-01T00:00:00Z">
        <w:r>
          <w:delText xml:space="preserve">, then</w:delText>
        </w:r>
      </w:del>
      <w:del w:id="1222" w:author="PR Preview" w:date="2026-01-01T00:00:00Z">
        <w:r>
          <w:delText xml:space="preserve"> </w:delText>
        </w:r>
      </w:del>
      <m:oMath>
        <m:r>
          <m:t>c</m:t>
        </m:r>
      </m:oMath>
      <w:del w:id="1223" w:author="PR Preview" w:date="2026-01-01T00:00:00Z">
        <w:r>
          <w:delText xml:space="preserve"> </w:delText>
        </w:r>
      </w:del>
      <w:del w:id="1224" w:author="PR Preview" w:date="2026-01-01T00:00:00Z">
        <w:r>
          <w:delText xml:space="preserve">is a</w:delText>
        </w:r>
      </w:del>
      <w:del w:id="1225" w:author="PR Preview" w:date="2026-01-01T00:00:00Z">
        <w:r>
          <w:delText xml:space="preserve"> </w:delText>
        </w:r>
      </w:del>
      <w:del w:id="1226" w:author="PR Preview" w:date="2026-01-01T00:00:00Z">
        <w:r>
          <w:rPr>
            <w:b/>
            <w:bCs/>
          </w:rPr>
          <w:delText xml:space="preserve">flat point</w:delText>
        </w:r>
      </w:del>
      <w:del w:id="1227" w:author="PR Preview" w:date="2026-01-01T00:00:00Z">
        <w:r>
          <w:delText xml:space="preserve"> </w:delText>
        </w:r>
      </w:del>
      <w:del w:id="1228" w:author="PR Preview" w:date="2026-01-01T00:00:00Z">
        <w:r>
          <w:delText xml:space="preserve">of</w:delText>
        </w:r>
      </w:del>
      <w:del w:id="1229" w:author="PR Preview" w:date="2026-01-01T00:00:00Z">
        <w:r>
          <w:delText xml:space="preserve"> </w:delText>
        </w:r>
      </w:del>
      <m:oMath>
        <m:r>
          <m:t>f</m:t>
        </m:r>
      </m:oMath>
      <w:del w:id="1230" w:author="PR Preview" w:date="2026-01-01T00:00:00Z">
        <w:r>
          <w:delText xml:space="preserve"> </w:delText>
        </w:r>
      </w:del>
      <w:del w:id="1231" w:author="PR Preview" w:date="2026-01-01T00:00:00Z">
        <w:r>
          <w:delText xml:space="preserve">(also called a</w:delText>
        </w:r>
      </w:del>
      <w:del w:id="1232" w:author="PR Preview" w:date="2026-01-01T00:00:00Z">
        <w:r>
          <w:delText xml:space="preserve"> </w:delText>
        </w:r>
      </w:del>
      <w:del w:id="1233" w:author="PR Preview" w:date="2026-01-01T00:00:00Z">
        <w:r>
          <w:rPr>
            <w:b/>
            <w:bCs/>
          </w:rPr>
          <w:delText xml:space="preserve">stationary point</w:delText>
        </w:r>
      </w:del>
      <w:del w:id="1234" w:author="PR Preview" w:date="2026-01-01T00:00:00Z">
        <w:r>
          <w:delText xml:space="preserve">).</w:delText>
        </w:r>
      </w:del>
    </w:p>
    <w:p>
      <w:pPr>
        <w:pStyle w:val="FirstParagraph"/>
      </w:pPr>
      <w:ins w:id="1235" w:author="PR Preview" w:date="2026-01-01T00:00:00Z">
        <w:r>
          <w:rPr>
            <w:b/>
            <w:bCs/>
          </w:rPr>
          <w:t xml:space="preserve">Definition 18 (Flat point (stationary point))</w:t>
        </w:r>
      </w:ins>
      <w:ins w:id="1236" w:author="PR Preview" w:date="2026-01-01T00:00:00Z">
        <w:r>
          <w:t xml:space="preserve"> </w:t>
        </w:r>
      </w:ins>
      <w:ins w:id="1237" w:author="PR Preview" w:date="2026-01-01T00:00:00Z">
        <w:r>
          <w:t xml:space="preserve">Let</w:t>
        </w:r>
      </w:ins>
      <w:ins w:id="1238" w:author="PR Preview" w:date="2026-01-01T00:00:00Z">
        <w:r>
          <w:t xml:space="preserve"> </w:t>
        </w:r>
      </w:ins>
      <m:oMath>
        <m:r>
          <m:t>f</m:t>
        </m:r>
      </m:oMath>
      <w:ins w:id="1239" w:author="PR Preview" w:date="2026-01-01T00:00:00Z">
        <w:r>
          <w:t xml:space="preserve"> </w:t>
        </w:r>
      </w:ins>
      <w:ins w:id="1240" w:author="PR Preview" w:date="2026-01-01T00:00:00Z">
        <w:r>
          <w:t xml:space="preserve">be differentiable at</w:t>
        </w:r>
      </w:ins>
      <w:ins w:id="1241" w:author="PR Preview" w:date="2026-01-01T00:00:00Z">
        <w:r>
          <w:t xml:space="preserve"> </w:t>
        </w:r>
      </w:ins>
      <m:oMath>
        <m:r>
          <m:t>c</m:t>
        </m:r>
      </m:oMath>
      <w:ins w:id="1242" w:author="PR Preview" w:date="2026-01-01T00:00:00Z">
        <w:r>
          <w:t xml:space="preserve"> </w:t>
        </w:r>
      </w:ins>
      <w:ins w:id="1243" w:author="PR Preview" w:date="2026-01-01T00:00:00Z">
        <w:r>
          <w:t xml:space="preserve">(</w:t>
        </w:r>
      </w:ins>
      <w:hyperlink w:anchor="def-differentiable">
        <w:ins w:id="1244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245" w:author="PR Preview" w:date="2026-01-01T00:00:00Z">
        <w:r>
          <w:t xml:space="preserve">).</w:t>
        </w:r>
      </w:ins>
      <w:ins w:id="1246" w:author="PR Preview" w:date="2026-01-01T00:00:00Z">
        <w:r>
          <w:t xml:space="preserve"> </w:t>
        </w:r>
      </w:ins>
      <w:ins w:id="1247" w:author="PR Preview" w:date="2026-01-01T00:00:00Z">
        <w:r>
          <w:t xml:space="preserve">If</w:t>
        </w:r>
      </w:ins>
      <w:ins w:id="1248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249" w:author="PR Preview" w:date="2026-01-01T00:00:00Z">
        <w:r>
          <w:t xml:space="preserve">, then</w:t>
        </w:r>
      </w:ins>
      <w:ins w:id="1250" w:author="PR Preview" w:date="2026-01-01T00:00:00Z">
        <w:r>
          <w:t xml:space="preserve"> </w:t>
        </w:r>
      </w:ins>
      <m:oMath>
        <m:r>
          <m:t>c</m:t>
        </m:r>
      </m:oMath>
      <w:ins w:id="1251" w:author="PR Preview" w:date="2026-01-01T00:00:00Z">
        <w:r>
          <w:t xml:space="preserve"> </w:t>
        </w:r>
      </w:ins>
      <w:ins w:id="1252" w:author="PR Preview" w:date="2026-01-01T00:00:00Z">
        <w:r>
          <w:t xml:space="preserve">is a</w:t>
        </w:r>
      </w:ins>
      <w:ins w:id="1253" w:author="PR Preview" w:date="2026-01-01T00:00:00Z">
        <w:r>
          <w:t xml:space="preserve"> </w:t>
        </w:r>
      </w:ins>
      <w:ins w:id="1254" w:author="PR Preview" w:date="2026-01-01T00:00:00Z">
        <w:r>
          <w:rPr>
            <w:b/>
            <w:bCs/>
          </w:rPr>
          <w:t xml:space="preserve">flat point</w:t>
        </w:r>
      </w:ins>
      <w:ins w:id="1255" w:author="PR Preview" w:date="2026-01-01T00:00:00Z">
        <w:r>
          <w:t xml:space="preserve"> </w:t>
        </w:r>
      </w:ins>
      <w:ins w:id="1256" w:author="PR Preview" w:date="2026-01-01T00:00:00Z">
        <w:r>
          <w:t xml:space="preserve">of</w:t>
        </w:r>
      </w:ins>
      <w:ins w:id="1257" w:author="PR Preview" w:date="2026-01-01T00:00:00Z">
        <w:r>
          <w:t xml:space="preserve"> </w:t>
        </w:r>
      </w:ins>
      <m:oMath>
        <m:r>
          <m:t>f</m:t>
        </m:r>
      </m:oMath>
      <w:ins w:id="1258" w:author="PR Preview" w:date="2026-01-01T00:00:00Z">
        <w:r>
          <w:t xml:space="preserve"> </w:t>
        </w:r>
      </w:ins>
      <w:ins w:id="1259" w:author="PR Preview" w:date="2026-01-01T00:00:00Z">
        <w:r>
          <w:t xml:space="preserve">(also called a</w:t>
        </w:r>
      </w:ins>
      <w:ins w:id="1260" w:author="PR Preview" w:date="2026-01-01T00:00:00Z">
        <w:r>
          <w:t xml:space="preserve"> </w:t>
        </w:r>
      </w:ins>
      <w:ins w:id="1261" w:author="PR Preview" w:date="2026-01-01T00:00:00Z">
        <w:r>
          <w:rPr>
            <w:b/>
            <w:bCs/>
          </w:rPr>
          <w:t xml:space="preserve">stationary point</w:t>
        </w:r>
      </w:ins>
      <w:ins w:id="1262" w:author="PR Preview" w:date="2026-01-01T00:00:00Z">
        <w:r>
          <w:t xml:space="preserve">).</w:t>
        </w:r>
      </w:ins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del w:id="1263" w:author="PR Preview" w:date="2026-01-01T00:00:00Z">
        <w:r>
          <w:rPr>
            <w:b/>
            <w:bCs/>
          </w:rPr>
          <w:delText xml:space="preserve">Definition 12 (Critical point)</w:delText>
        </w:r>
      </w:del>
      <w:del w:id="1264" w:author="PR Preview" w:date="2026-01-01T00:00:00Z">
        <w:r>
          <w:delText xml:space="preserve"> </w:delText>
        </w:r>
      </w:del>
      <w:del w:id="1265" w:author="PR Preview" w:date="2026-01-01T00:00:00Z">
        <w:r>
          <w:delText xml:space="preserve">Let</w:delText>
        </w:r>
      </w:del>
      <w:del w:id="1266" w:author="PR Preview" w:date="2026-01-01T00:00:00Z">
        <w:r>
          <w:delText xml:space="preserve"> </w:delText>
        </w:r>
      </w:del>
      <m:oMath>
        <m:r>
          <m:t>f</m:t>
        </m:r>
      </m:oMath>
      <w:del w:id="1267" w:author="PR Preview" w:date="2026-01-01T00:00:00Z">
        <w:r>
          <w:delText xml:space="preserve"> </w:delText>
        </w:r>
      </w:del>
      <w:del w:id="1268" w:author="PR Preview" w:date="2026-01-01T00:00:00Z">
        <w:r>
          <w:delText xml:space="preserve">be a function defined on an</w:delText>
        </w:r>
      </w:del>
      <w:del w:id="1269" w:author="PR Preview" w:date="2026-01-01T00:00:00Z">
        <w:r>
          <w:delText xml:space="preserve"> </w:delText>
        </w:r>
      </w:del>
      <w:hyperlink r:id="rId219">
        <w:del w:id="1270" w:author="PR Preview" w:date="2026-01-01T00:00:00Z">
          <w:r>
            <w:rPr>
              <w:rStyle w:val="Hyperlink"/>
            </w:rPr>
            <w:delText xml:space="preserve">open interval</w:delText>
          </w:r>
        </w:del>
      </w:hyperlink>
      <w:del w:id="1271" w:author="PR Preview" w:date="2026-01-01T00:00:00Z">
        <w:r>
          <w:delText xml:space="preserve"> </w:delText>
        </w:r>
      </w:del>
      <w:del w:id="1272" w:author="PR Preview" w:date="2026-01-01T00:00:00Z">
        <w:r>
          <w:delText xml:space="preserve">containing</w:delText>
        </w:r>
      </w:del>
      <w:del w:id="1273" w:author="PR Preview" w:date="2026-01-01T00:00:00Z">
        <w:r>
          <w:delText xml:space="preserve"> </w:delText>
        </w:r>
      </w:del>
      <m:oMath>
        <m:r>
          <m:t>c</m:t>
        </m:r>
      </m:oMath>
      <w:del w:id="1274" w:author="PR Preview" w:date="2026-01-01T00:00:00Z">
        <w:r>
          <w:delText xml:space="preserve">.</w:delText>
        </w:r>
      </w:del>
      <w:del w:id="1275" w:author="PR Preview" w:date="2026-01-01T00:00:00Z">
        <w:r>
          <w:delText xml:space="preserve"> </w:delText>
        </w:r>
      </w:del>
      <w:del w:id="1276" w:author="PR Preview" w:date="2026-01-01T00:00:00Z">
        <w:r>
          <w:delText xml:space="preserve">The point</w:delText>
        </w:r>
      </w:del>
      <w:del w:id="1277" w:author="PR Preview" w:date="2026-01-01T00:00:00Z">
        <w:r>
          <w:delText xml:space="preserve"> </w:delText>
        </w:r>
      </w:del>
      <m:oMath>
        <m:r>
          <m:t>c</m:t>
        </m:r>
      </m:oMath>
      <w:del w:id="1278" w:author="PR Preview" w:date="2026-01-01T00:00:00Z">
        <w:r>
          <w:delText xml:space="preserve"> </w:delText>
        </w:r>
      </w:del>
      <w:del w:id="1279" w:author="PR Preview" w:date="2026-01-01T00:00:00Z">
        <w:r>
          <w:delText xml:space="preserve">is a</w:delText>
        </w:r>
      </w:del>
      <w:del w:id="1280" w:author="PR Preview" w:date="2026-01-01T00:00:00Z">
        <w:r>
          <w:delText xml:space="preserve"> </w:delText>
        </w:r>
      </w:del>
      <w:del w:id="1281" w:author="PR Preview" w:date="2026-01-01T00:00:00Z">
        <w:r>
          <w:rPr>
            <w:b/>
            <w:bCs/>
          </w:rPr>
          <w:delText xml:space="preserve">critical point</w:delText>
        </w:r>
      </w:del>
      <w:del w:id="1282" w:author="PR Preview" w:date="2026-01-01T00:00:00Z">
        <w:r>
          <w:delText xml:space="preserve"> </w:delText>
        </w:r>
      </w:del>
      <w:del w:id="1283" w:author="PR Preview" w:date="2026-01-01T00:00:00Z">
        <w:r>
          <w:delText xml:space="preserve">of</w:delText>
        </w:r>
      </w:del>
      <w:del w:id="1284" w:author="PR Preview" w:date="2026-01-01T00:00:00Z">
        <w:r>
          <w:delText xml:space="preserve"> </w:delText>
        </w:r>
      </w:del>
      <m:oMath>
        <m:r>
          <m:t>f</m:t>
        </m:r>
      </m:oMath>
      <w:del w:id="1285" w:author="PR Preview" w:date="2026-01-01T00:00:00Z">
        <w:r>
          <w:delText xml:space="preserve"> </w:delText>
        </w:r>
      </w:del>
      <w:del w:id="1286" w:author="PR Preview" w:date="2026-01-01T00:00:00Z">
        <w:r>
          <w:delText xml:space="preserve">if either</w:delText>
        </w:r>
      </w:del>
      <w:del w:id="1287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288" w:author="PR Preview" w:date="2026-01-01T00:00:00Z">
        <w:r>
          <w:delText xml:space="preserve"> </w:delText>
        </w:r>
      </w:del>
      <w:del w:id="1289" w:author="PR Preview" w:date="2026-01-01T00:00:00Z">
        <w:r>
          <w:delText xml:space="preserve">or</w:delText>
        </w:r>
      </w:del>
      <w:del w:id="1290" w:author="PR Preview" w:date="2026-01-01T00:00:00Z">
        <w:r>
          <w:delText xml:space="preserve"> </w:delText>
        </w:r>
      </w:del>
      <m:oMath>
        <m:r>
          <m:t>f</m:t>
        </m:r>
      </m:oMath>
      <w:del w:id="1291" w:author="PR Preview" w:date="2026-01-01T00:00:00Z">
        <w:r>
          <w:delText xml:space="preserve"> </w:delText>
        </w:r>
      </w:del>
      <w:del w:id="1292" w:author="PR Preview" w:date="2026-01-01T00:00:00Z">
        <w:r>
          <w:delText xml:space="preserve">is not differentiable at</w:delText>
        </w:r>
      </w:del>
      <w:del w:id="1293" w:author="PR Preview" w:date="2026-01-01T00:00:00Z">
        <w:r>
          <w:delText xml:space="preserve"> </w:delText>
        </w:r>
      </w:del>
      <m:oMath>
        <m:r>
          <m:t>c</m:t>
        </m:r>
      </m:oMath>
      <w:del w:id="1294" w:author="PR Preview" w:date="2026-01-01T00:00:00Z">
        <w:r>
          <w:delText xml:space="preserve"> </w:delText>
        </w:r>
      </w:del>
      <w:del w:id="1295" w:author="PR Preview" w:date="2026-01-01T00:00:00Z">
        <w:r>
          <w:delText xml:space="preserve">(</w:delText>
        </w:r>
      </w:del>
      <w:hyperlink w:anchor="def-differentiable">
        <w:del w:id="1296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1297" w:author="PR Preview" w:date="2026-01-01T00:00:00Z">
        <w:r>
          <w:delText xml:space="preserve">).</w:delText>
        </w:r>
      </w:del>
    </w:p>
    <w:p>
      <w:pPr>
        <w:pStyle w:val="BodyText"/>
      </w:pPr>
      <w:ins w:id="1298" w:author="PR Preview" w:date="2026-01-01T00:00:00Z">
        <w:r>
          <w:rPr>
            <w:b/>
            <w:bCs/>
          </w:rPr>
          <w:t xml:space="preserve">Definition 19 (Critical point)</w:t>
        </w:r>
      </w:ins>
      <w:ins w:id="1299" w:author="PR Preview" w:date="2026-01-01T00:00:00Z">
        <w:r>
          <w:t xml:space="preserve"> </w:t>
        </w:r>
      </w:ins>
      <w:ins w:id="1300" w:author="PR Preview" w:date="2026-01-01T00:00:00Z">
        <w:r>
          <w:t xml:space="preserve">Let</w:t>
        </w:r>
      </w:ins>
      <w:ins w:id="1301" w:author="PR Preview" w:date="2026-01-01T00:00:00Z">
        <w:r>
          <w:t xml:space="preserve"> </w:t>
        </w:r>
      </w:ins>
      <m:oMath>
        <m:r>
          <m:t>f</m:t>
        </m:r>
      </m:oMath>
      <w:ins w:id="1302" w:author="PR Preview" w:date="2026-01-01T00:00:00Z">
        <w:r>
          <w:t xml:space="preserve"> </w:t>
        </w:r>
      </w:ins>
      <w:ins w:id="1303" w:author="PR Preview" w:date="2026-01-01T00:00:00Z">
        <w:r>
          <w:t xml:space="preserve">be a function defined on an</w:t>
        </w:r>
      </w:ins>
      <w:ins w:id="1304" w:author="PR Preview" w:date="2026-01-01T00:00:00Z">
        <w:r>
          <w:t xml:space="preserve"> </w:t>
        </w:r>
      </w:ins>
      <w:hyperlink r:id="rId10">
        <w:ins w:id="1305" w:author="PR Preview" w:date="2026-01-01T00:00:00Z">
          <w:r>
            <w:rPr>
              <w:rStyle w:val="Hyperlink"/>
            </w:rPr>
            <w:t xml:space="preserve">open interval</w:t>
          </w:r>
        </w:ins>
      </w:hyperlink>
      <w:ins w:id="1306" w:author="PR Preview" w:date="2026-01-01T00:00:00Z">
        <w:r>
          <w:t xml:space="preserve"> </w:t>
        </w:r>
      </w:ins>
      <w:ins w:id="1307" w:author="PR Preview" w:date="2026-01-01T00:00:00Z">
        <w:r>
          <w:t xml:space="preserve">containing</w:t>
        </w:r>
      </w:ins>
      <w:ins w:id="1308" w:author="PR Preview" w:date="2026-01-01T00:00:00Z">
        <w:r>
          <w:t xml:space="preserve"> </w:t>
        </w:r>
      </w:ins>
      <m:oMath>
        <m:r>
          <m:t>c</m:t>
        </m:r>
      </m:oMath>
      <w:ins w:id="1309" w:author="PR Preview" w:date="2026-01-01T00:00:00Z">
        <w:r>
          <w:t xml:space="preserve">.</w:t>
        </w:r>
      </w:ins>
      <w:ins w:id="1310" w:author="PR Preview" w:date="2026-01-01T00:00:00Z">
        <w:r>
          <w:t xml:space="preserve"> </w:t>
        </w:r>
      </w:ins>
      <w:ins w:id="1311" w:author="PR Preview" w:date="2026-01-01T00:00:00Z">
        <w:r>
          <w:t xml:space="preserve">The point</w:t>
        </w:r>
      </w:ins>
      <w:ins w:id="1312" w:author="PR Preview" w:date="2026-01-01T00:00:00Z">
        <w:r>
          <w:t xml:space="preserve"> </w:t>
        </w:r>
      </w:ins>
      <m:oMath>
        <m:r>
          <m:t>c</m:t>
        </m:r>
      </m:oMath>
      <w:ins w:id="1313" w:author="PR Preview" w:date="2026-01-01T00:00:00Z">
        <w:r>
          <w:t xml:space="preserve"> </w:t>
        </w:r>
      </w:ins>
      <w:ins w:id="1314" w:author="PR Preview" w:date="2026-01-01T00:00:00Z">
        <w:r>
          <w:t xml:space="preserve">is a</w:t>
        </w:r>
      </w:ins>
      <w:ins w:id="1315" w:author="PR Preview" w:date="2026-01-01T00:00:00Z">
        <w:r>
          <w:t xml:space="preserve"> </w:t>
        </w:r>
      </w:ins>
      <w:ins w:id="1316" w:author="PR Preview" w:date="2026-01-01T00:00:00Z">
        <w:r>
          <w:rPr>
            <w:b/>
            <w:bCs/>
          </w:rPr>
          <w:t xml:space="preserve">critical point</w:t>
        </w:r>
      </w:ins>
      <w:ins w:id="1317" w:author="PR Preview" w:date="2026-01-01T00:00:00Z">
        <w:r>
          <w:t xml:space="preserve"> </w:t>
        </w:r>
      </w:ins>
      <w:ins w:id="1318" w:author="PR Preview" w:date="2026-01-01T00:00:00Z">
        <w:r>
          <w:t xml:space="preserve">of</w:t>
        </w:r>
      </w:ins>
      <w:ins w:id="1319" w:author="PR Preview" w:date="2026-01-01T00:00:00Z">
        <w:r>
          <w:t xml:space="preserve"> </w:t>
        </w:r>
      </w:ins>
      <m:oMath>
        <m:r>
          <m:t>f</m:t>
        </m:r>
      </m:oMath>
      <w:ins w:id="1320" w:author="PR Preview" w:date="2026-01-01T00:00:00Z">
        <w:r>
          <w:t xml:space="preserve"> </w:t>
        </w:r>
      </w:ins>
      <w:ins w:id="1321" w:author="PR Preview" w:date="2026-01-01T00:00:00Z">
        <w:r>
          <w:t xml:space="preserve">if either</w:t>
        </w:r>
      </w:ins>
      <w:ins w:id="1322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323" w:author="PR Preview" w:date="2026-01-01T00:00:00Z">
        <w:r>
          <w:t xml:space="preserve"> </w:t>
        </w:r>
      </w:ins>
      <w:ins w:id="1324" w:author="PR Preview" w:date="2026-01-01T00:00:00Z">
        <w:r>
          <w:t xml:space="preserve">or</w:t>
        </w:r>
      </w:ins>
      <w:ins w:id="1325" w:author="PR Preview" w:date="2026-01-01T00:00:00Z">
        <w:r>
          <w:t xml:space="preserve"> </w:t>
        </w:r>
      </w:ins>
      <m:oMath>
        <m:r>
          <m:t>f</m:t>
        </m:r>
      </m:oMath>
      <w:ins w:id="1326" w:author="PR Preview" w:date="2026-01-01T00:00:00Z">
        <w:r>
          <w:t xml:space="preserve"> </w:t>
        </w:r>
      </w:ins>
      <w:ins w:id="1327" w:author="PR Preview" w:date="2026-01-01T00:00:00Z">
        <w:r>
          <w:t xml:space="preserve">is not differentiable at</w:t>
        </w:r>
      </w:ins>
      <w:ins w:id="1328" w:author="PR Preview" w:date="2026-01-01T00:00:00Z">
        <w:r>
          <w:t xml:space="preserve"> </w:t>
        </w:r>
      </w:ins>
      <m:oMath>
        <m:r>
          <m:t>c</m:t>
        </m:r>
      </m:oMath>
      <w:ins w:id="1329" w:author="PR Preview" w:date="2026-01-01T00:00:00Z">
        <w:r>
          <w:t xml:space="preserve"> </w:t>
        </w:r>
      </w:ins>
      <w:ins w:id="1330" w:author="PR Preview" w:date="2026-01-01T00:00:00Z">
        <w:r>
          <w:t xml:space="preserve">(</w:t>
        </w:r>
      </w:ins>
      <w:hyperlink w:anchor="def-differentiable">
        <w:ins w:id="1331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332" w:author="PR Preview" w:date="2026-01-01T00:00:00Z">
        <w:r>
          <w:t xml:space="preserve">).</w:t>
        </w:r>
      </w:ins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del w:id="1333" w:author="PR Preview" w:date="2026-01-01T00:00:00Z">
        <w:r>
          <w:delText xml:space="preserve"> </w:delText>
        </w:r>
      </w:del>
      <w:del w:id="1334" w:author="PR Preview" w:date="2026-01-01T00:00:00Z">
        <w:r>
          <w:delText xml:space="preserve">has no derivative at</w:delText>
        </w:r>
      </w:del>
      <w:del w:id="1335" w:author="PR Preview" w:date="2026-01-01T00:00:00Z">
        <w:r>
          <w:delText xml:space="preserve"> </w:delText>
        </w:r>
      </w:del>
      <m:oMath>
        <m:r>
          <m:t>w</m:t>
        </m:r>
        <m:r>
          <m:rPr>
            <m:sty m:val="p"/>
          </m:rPr>
          <m:t>=</m:t>
        </m:r>
        <m:r>
          <m:t>0</m:t>
        </m:r>
      </m:oMath>
      <w:del w:id="1336" w:author="PR Preview" w:date="2026-01-01T00:00:00Z">
        <w:r>
          <w:delText xml:space="preserve">:</w:delText>
        </w:r>
      </w:del>
      <w:del w:id="1337" w:author="PR Preview" w:date="2026-01-01T00:00:00Z">
        <w:r>
          <w:delText xml:space="preserve"> </w:delText>
        </w:r>
      </w:del>
      <w:del w:id="1338" w:author="PR Preview" w:date="2026-01-01T00:00:00Z">
        <w:r>
          <w:delText xml:space="preserve">its one-sided derivatives there are</w:delText>
        </w:r>
      </w:del>
      <w:del w:id="1339" w:author="PR Preview" w:date="2026-01-01T00:00:00Z">
        <w:r>
          <w:delText xml:space="preserve"> </w:delText>
        </w:r>
      </w:del>
      <m:oMath>
        <m:r>
          <m:t>1</m:t>
        </m:r>
      </m:oMath>
      <w:del w:id="1340" w:author="PR Preview" w:date="2026-01-01T00:00:00Z">
        <w:r>
          <w:delText xml:space="preserve"> </w:delText>
        </w:r>
      </w:del>
      <w:del w:id="1341" w:author="PR Preview" w:date="2026-01-01T00:00:00Z">
        <w:r>
          <w:delText xml:space="preserve">and</w:delText>
        </w:r>
      </w:del>
      <w:del w:id="1342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343" w:author="PR Preview" w:date="2026-01-01T00:00:00Z">
        <w:r>
          <w:delText xml:space="preserve"> </w:delText>
        </w:r>
      </w:del>
      <w:del w:id="1344" w:author="PR Preview" w:date="2026-01-01T00:00:00Z">
        <w:r>
          <w:delText xml:space="preserve">(</w:delText>
        </w:r>
      </w:del>
      <w:hyperlink w:anchor="exm-one-sided-derivative">
        <w:del w:id="1345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1346" w:author="PR Preview" w:date="2026-01-01T00:00:00Z">
        <w:r>
          <w:delText xml:space="preserve">),</w:delText>
        </w:r>
      </w:del>
      <w:del w:id="1347" w:author="PR Preview" w:date="2026-01-01T00:00:00Z">
        <w:r>
          <w:delText xml:space="preserve"> </w:delText>
        </w:r>
      </w:del>
      <w:del w:id="1348" w:author="PR Preview" w:date="2026-01-01T00:00:00Z">
        <w:r>
          <w:delText xml:space="preserve">so the difference quotient</w:delText>
        </w:r>
      </w:del>
      <w:del w:id="1349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del w:id="1350" w:author="PR Preview" w:date="2026-01-01T00:00:00Z">
        <w:r>
          <w:delText xml:space="preserve"> </w:delText>
        </w:r>
      </w:del>
      <w:del w:id="1351" w:author="PR Preview" w:date="2026-01-01T00:00:00Z">
        <w:r>
          <w:delText xml:space="preserve">has no limit as</w:delText>
        </w:r>
      </w:del>
      <w:del w:id="1352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→</m:t>
        </m:r>
        <m:r>
          <m:t>0</m:t>
        </m:r>
      </m:oMath>
      <w:del w:id="1353" w:author="PR Preview" w:date="2026-01-01T00:00:00Z">
        <w:r>
          <w:delText xml:space="preserve"> </w:delText>
        </w:r>
      </w:del>
      <w:del w:id="1354" w:author="PR Preview" w:date="2026-01-01T00:00:00Z">
        <w:r>
          <w:delText xml:space="preserve">(</w:delText>
        </w:r>
      </w:del>
      <w:hyperlink w:anchor="def-one-sided-limit">
        <w:del w:id="1355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356" w:author="PR Preview" w:date="2026-01-01T00:00:00Z">
        <w:r>
          <w:delText xml:space="preserve">).</w:delText>
        </w:r>
      </w:del>
      <w:del w:id="1357" w:author="PR Preview" w:date="2026-01-01T00:00:00Z">
        <w:r>
          <w:delText xml:space="preserve"> </w:delText>
        </w:r>
      </w:del>
      <w:del w:id="1358" w:author="PR Preview" w:date="2026-01-01T00:00:00Z">
        <w:r>
          <w:delText xml:space="preserve">So</w:delText>
        </w:r>
      </w:del>
      <w:del w:id="1359" w:author="PR Preview" w:date="2026-01-01T00:00:00Z">
        <w:r>
          <w:delText xml:space="preserve"> </w:delText>
        </w:r>
      </w:del>
      <m:oMath>
        <m:r>
          <m:t>0</m:t>
        </m:r>
      </m:oMath>
      <w:del w:id="1360" w:author="PR Preview" w:date="2026-01-01T00:00:00Z">
        <w:r>
          <w:delText xml:space="preserve"> </w:delText>
        </w:r>
      </w:del>
      <w:del w:id="1361" w:author="PR Preview" w:date="2026-01-01T00:00:00Z">
        <w:r>
          <w:delText xml:space="preserve">is a critical point of</w:delText>
        </w:r>
      </w:del>
      <w:del w:id="1362" w:author="PR Preview" w:date="2026-01-01T00:00:00Z">
        <w:r>
          <w:delText xml:space="preserve"> </w:delText>
        </w:r>
      </w:del>
      <m:oMath>
        <m:r>
          <m:t>g</m:t>
        </m:r>
      </m:oMath>
      <w:del w:id="1363" w:author="PR Preview" w:date="2026-01-01T00:00:00Z">
        <w:r>
          <w:delText xml:space="preserve"> </w:delText>
        </w:r>
      </w:del>
      <w:del w:id="1364" w:author="PR Preview" w:date="2026-01-01T00:00:00Z">
        <w:r>
          <w:delText xml:space="preserve">but not a flat point.</w:delText>
        </w:r>
      </w:del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ins w:id="1365" w:author="PR Preview" w:date="2026-01-01T00:00:00Z">
        <w:r>
          <w:t xml:space="preserve"> </w:t>
        </w:r>
      </w:ins>
      <w:ins w:id="1366" w:author="PR Preview" w:date="2026-01-01T00:00:00Z">
        <w:r>
          <w:t xml:space="preserve">has no derivative at</w:t>
        </w:r>
      </w:ins>
      <w:ins w:id="1367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r>
          <m:t>0</m:t>
        </m:r>
      </m:oMath>
      <w:ins w:id="1368" w:author="PR Preview" w:date="2026-01-01T00:00:00Z">
        <w:r>
          <w:t xml:space="preserve">:</w:t>
        </w:r>
      </w:ins>
      <w:ins w:id="1369" w:author="PR Preview" w:date="2026-01-01T00:00:00Z">
        <w:r>
          <w:t xml:space="preserve"> </w:t>
        </w:r>
      </w:ins>
      <w:ins w:id="1370" w:author="PR Preview" w:date="2026-01-01T00:00:00Z">
        <w:r>
          <w:t xml:space="preserve">its one-sided derivatives there are</w:t>
        </w:r>
      </w:ins>
      <w:ins w:id="1371" w:author="PR Preview" w:date="2026-01-01T00:00:00Z">
        <w:r>
          <w:t xml:space="preserve"> </w:t>
        </w:r>
      </w:ins>
      <m:oMath>
        <m:r>
          <m:t>1</m:t>
        </m:r>
      </m:oMath>
      <w:ins w:id="1372" w:author="PR Preview" w:date="2026-01-01T00:00:00Z">
        <w:r>
          <w:t xml:space="preserve"> </w:t>
        </w:r>
      </w:ins>
      <w:ins w:id="1373" w:author="PR Preview" w:date="2026-01-01T00:00:00Z">
        <w:r>
          <w:t xml:space="preserve">and</w:t>
        </w:r>
      </w:ins>
      <w:ins w:id="1374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375" w:author="PR Preview" w:date="2026-01-01T00:00:00Z">
        <w:r>
          <w:t xml:space="preserve"> </w:t>
        </w:r>
      </w:ins>
      <w:ins w:id="1376" w:author="PR Preview" w:date="2026-01-01T00:00:00Z">
        <w:r>
          <w:t xml:space="preserve">(</w:t>
        </w:r>
      </w:ins>
      <w:hyperlink w:anchor="exm-one-sided-derivative">
        <w:ins w:id="1377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1378" w:author="PR Preview" w:date="2026-01-01T00:00:00Z">
        <w:r>
          <w:t xml:space="preserve">),</w:t>
        </w:r>
      </w:ins>
      <w:ins w:id="1379" w:author="PR Preview" w:date="2026-01-01T00:00:00Z">
        <w:r>
          <w:t xml:space="preserve"> </w:t>
        </w:r>
      </w:ins>
      <w:ins w:id="1380" w:author="PR Preview" w:date="2026-01-01T00:00:00Z">
        <w:r>
          <w:t xml:space="preserve">so the difference quotient</w:t>
        </w:r>
      </w:ins>
      <w:ins w:id="1381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ins w:id="1382" w:author="PR Preview" w:date="2026-01-01T00:00:00Z">
        <w:r>
          <w:t xml:space="preserve"> </w:t>
        </w:r>
      </w:ins>
      <w:ins w:id="1383" w:author="PR Preview" w:date="2026-01-01T00:00:00Z">
        <w:r>
          <w:t xml:space="preserve">has no limit as</w:t>
        </w:r>
      </w:ins>
      <w:ins w:id="1384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→</m:t>
        </m:r>
        <m:r>
          <m:t>0</m:t>
        </m:r>
      </m:oMath>
      <w:ins w:id="1385" w:author="PR Preview" w:date="2026-01-01T00:00:00Z">
        <w:r>
          <w:t xml:space="preserve"> </w:t>
        </w:r>
      </w:ins>
      <w:ins w:id="1386" w:author="PR Preview" w:date="2026-01-01T00:00:00Z">
        <w:r>
          <w:t xml:space="preserve">(</w:t>
        </w:r>
      </w:ins>
      <w:hyperlink w:anchor="def-one-sided-limit">
        <w:ins w:id="1387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388" w:author="PR Preview" w:date="2026-01-01T00:00:00Z">
        <w:r>
          <w:t xml:space="preserve">).</w:t>
        </w:r>
      </w:ins>
      <w:ins w:id="1389" w:author="PR Preview" w:date="2026-01-01T00:00:00Z">
        <w:r>
          <w:t xml:space="preserve"> </w:t>
        </w:r>
      </w:ins>
      <w:ins w:id="1390" w:author="PR Preview" w:date="2026-01-01T00:00:00Z">
        <w:r>
          <w:t xml:space="preserve">So</w:t>
        </w:r>
      </w:ins>
      <w:ins w:id="1391" w:author="PR Preview" w:date="2026-01-01T00:00:00Z">
        <w:r>
          <w:t xml:space="preserve"> </w:t>
        </w:r>
      </w:ins>
      <m:oMath>
        <m:r>
          <m:t>0</m:t>
        </m:r>
      </m:oMath>
      <w:ins w:id="1392" w:author="PR Preview" w:date="2026-01-01T00:00:00Z">
        <w:r>
          <w:t xml:space="preserve"> </w:t>
        </w:r>
      </w:ins>
      <w:ins w:id="1393" w:author="PR Preview" w:date="2026-01-01T00:00:00Z">
        <w:r>
          <w:t xml:space="preserve">is a critical point of</w:t>
        </w:r>
      </w:ins>
      <w:ins w:id="1394" w:author="PR Preview" w:date="2026-01-01T00:00:00Z">
        <w:r>
          <w:t xml:space="preserve"> </w:t>
        </w:r>
      </w:ins>
      <m:oMath>
        <m:r>
          <m:t>g</m:t>
        </m:r>
      </m:oMath>
      <w:ins w:id="1395" w:author="PR Preview" w:date="2026-01-01T00:00:00Z">
        <w:r>
          <w:t xml:space="preserve"> </w:t>
        </w:r>
      </w:ins>
      <w:ins w:id="1396" w:author="PR Preview" w:date="2026-01-01T00:00:00Z">
        <w:r>
          <w:t xml:space="preserve">but not a flat point.</w:t>
        </w:r>
      </w:ins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del w:id="1397" w:author="PR Preview" w:date="2026-01-01T00:00:00Z">
        <w:r>
          <w:rPr>
            <w:b/>
            <w:bCs/>
          </w:rPr>
          <w:delText xml:space="preserve">Theorem 11 (Every flat point is a critical point)</w:delText>
        </w:r>
      </w:del>
      <w:del w:id="1398" w:author="PR Preview" w:date="2026-01-01T00:00:00Z">
        <w:r>
          <w:delText xml:space="preserve"> </w:delText>
        </w:r>
      </w:del>
      <w:del w:id="1399" w:author="PR Preview" w:date="2026-01-01T00:00:00Z">
        <w:r>
          <w:delText xml:space="preserve">If</w:delText>
        </w:r>
      </w:del>
      <w:del w:id="1400" w:author="PR Preview" w:date="2026-01-01T00:00:00Z">
        <w:r>
          <w:delText xml:space="preserve"> </w:delText>
        </w:r>
      </w:del>
      <m:oMath>
        <m:r>
          <m:t>c</m:t>
        </m:r>
      </m:oMath>
      <w:del w:id="1401" w:author="PR Preview" w:date="2026-01-01T00:00:00Z">
        <w:r>
          <w:delText xml:space="preserve"> </w:delText>
        </w:r>
      </w:del>
      <w:del w:id="1402" w:author="PR Preview" w:date="2026-01-01T00:00:00Z">
        <w:r>
          <w:delText xml:space="preserve">is a flat point of</w:delText>
        </w:r>
      </w:del>
      <w:del w:id="1403" w:author="PR Preview" w:date="2026-01-01T00:00:00Z">
        <w:r>
          <w:delText xml:space="preserve"> </w:delText>
        </w:r>
      </w:del>
      <m:oMath>
        <m:r>
          <m:t>f</m:t>
        </m:r>
      </m:oMath>
      <w:del w:id="1404" w:author="PR Preview" w:date="2026-01-01T00:00:00Z">
        <w:r>
          <w:delText xml:space="preserve"> </w:delText>
        </w:r>
      </w:del>
      <w:del w:id="1405" w:author="PR Preview" w:date="2026-01-01T00:00:00Z">
        <w:r>
          <w:delText xml:space="preserve">(</w:delText>
        </w:r>
      </w:del>
      <w:hyperlink w:anchor="def-flat-point">
        <w:del w:id="1406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1407" w:author="PR Preview" w:date="2026-01-01T00:00:00Z">
        <w:r>
          <w:delText xml:space="preserve">), then</w:delText>
        </w:r>
      </w:del>
      <w:del w:id="1408" w:author="PR Preview" w:date="2026-01-01T00:00:00Z">
        <w:r>
          <w:delText xml:space="preserve"> </w:delText>
        </w:r>
      </w:del>
      <m:oMath>
        <m:r>
          <m:t>c</m:t>
        </m:r>
      </m:oMath>
      <w:del w:id="1409" w:author="PR Preview" w:date="2026-01-01T00:00:00Z">
        <w:r>
          <w:delText xml:space="preserve"> </w:delText>
        </w:r>
      </w:del>
      <w:del w:id="1410" w:author="PR Preview" w:date="2026-01-01T00:00:00Z">
        <w:r>
          <w:delText xml:space="preserve">is a critical point of</w:delText>
        </w:r>
      </w:del>
      <w:del w:id="1411" w:author="PR Preview" w:date="2026-01-01T00:00:00Z">
        <w:r>
          <w:delText xml:space="preserve"> </w:delText>
        </w:r>
      </w:del>
      <m:oMath>
        <m:r>
          <m:t>f</m:t>
        </m:r>
      </m:oMath>
      <w:del w:id="1412" w:author="PR Preview" w:date="2026-01-01T00:00:00Z">
        <w:r>
          <w:delText xml:space="preserve"> </w:delText>
        </w:r>
      </w:del>
      <w:del w:id="1413" w:author="PR Preview" w:date="2026-01-01T00:00:00Z">
        <w:r>
          <w:delText xml:space="preserve">(</w:delText>
        </w:r>
      </w:del>
      <w:hyperlink w:anchor="def-critical-point">
        <w:del w:id="1414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415" w:author="PR Preview" w:date="2026-01-01T00:00:00Z">
        <w:r>
          <w:delText xml:space="preserve">).</w:delText>
        </w:r>
      </w:del>
    </w:p>
    <w:p>
      <w:pPr>
        <w:pStyle w:val="BodyText"/>
      </w:pPr>
      <w:del w:id="1416" w:author="PR Preview" w:date="2026-01-01T00:00:00Z">
        <w:r>
          <w:rPr>
            <w:i/>
            <w:iCs/>
          </w:rPr>
          <w:delText xml:space="preserve">Proof</w:delText>
        </w:r>
      </w:del>
      <w:del w:id="1417" w:author="PR Preview" w:date="2026-01-01T00:00:00Z">
        <w:r>
          <w:delText xml:space="preserve">. </w:delText>
        </w:r>
      </w:del>
      <w:del w:id="1418" w:author="PR Preview" w:date="2026-01-01T00:00:00Z">
        <w:r>
          <w:delText xml:space="preserve">A flat point</w:delText>
        </w:r>
      </w:del>
      <w:del w:id="1419" w:author="PR Preview" w:date="2026-01-01T00:00:00Z">
        <w:r>
          <w:delText xml:space="preserve"> </w:delText>
        </w:r>
      </w:del>
      <m:oMath>
        <m:r>
          <m:t>c</m:t>
        </m:r>
      </m:oMath>
      <w:del w:id="1420" w:author="PR Preview" w:date="2026-01-01T00:00:00Z">
        <w:r>
          <w:delText xml:space="preserve"> </w:delText>
        </w:r>
      </w:del>
      <w:del w:id="1421" w:author="PR Preview" w:date="2026-01-01T00:00:00Z">
        <w:r>
          <w:delText xml:space="preserve">has</w:delText>
        </w:r>
      </w:del>
      <w:del w:id="1422" w:author="PR Preview" w:date="2026-01-01T00:00:00Z">
        <w:r>
          <w:delText xml:space="preserve"> </w:delText>
        </w:r>
      </w:del>
      <m:oMath>
        <m:r>
          <m:t>f</m:t>
        </m:r>
      </m:oMath>
      <w:del w:id="1423" w:author="PR Preview" w:date="2026-01-01T00:00:00Z">
        <w:r>
          <w:delText xml:space="preserve"> </w:delText>
        </w:r>
      </w:del>
      <w:del w:id="1424" w:author="PR Preview" w:date="2026-01-01T00:00:00Z">
        <w:r>
          <w:delText xml:space="preserve">differentiable at</w:delText>
        </w:r>
      </w:del>
      <w:del w:id="1425" w:author="PR Preview" w:date="2026-01-01T00:00:00Z">
        <w:r>
          <w:delText xml:space="preserve"> </w:delText>
        </w:r>
      </w:del>
      <m:oMath>
        <m:r>
          <m:t>c</m:t>
        </m:r>
      </m:oMath>
      <w:del w:id="1426" w:author="PR Preview" w:date="2026-01-01T00:00:00Z">
        <w:r>
          <w:delText xml:space="preserve"> </w:delText>
        </w:r>
      </w:del>
      <w:del w:id="1427" w:author="PR Preview" w:date="2026-01-01T00:00:00Z">
        <w:r>
          <w:delText xml:space="preserve">and</w:delText>
        </w:r>
      </w:del>
      <w:del w:id="1428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429" w:author="PR Preview" w:date="2026-01-01T00:00:00Z">
        <w:r>
          <w:delText xml:space="preserve">.</w:delText>
        </w:r>
      </w:del>
      <w:del w:id="1430" w:author="PR Preview" w:date="2026-01-01T00:00:00Z">
        <w:r>
          <w:delText xml:space="preserve"> </w:delText>
        </w:r>
      </w:del>
      <w:del w:id="1431" w:author="PR Preview" w:date="2026-01-01T00:00:00Z">
        <w:r>
          <w:delText xml:space="preserve">The condition</w:delText>
        </w:r>
      </w:del>
      <w:del w:id="1432" w:author="PR Preview" w:date="2026-01-01T00:00:00Z">
        <w:r>
          <w:delText xml:space="preserve"> </w:delText>
        </w:r>
      </w:del>
      <w:del w:id="1433" w:author="PR Preview" w:date="2026-01-01T00:00:00Z">
        <w:r>
          <w:delText xml:space="preserve">“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434" w:author="PR Preview" w:date="2026-01-01T00:00:00Z">
        <w:r>
          <w:delText xml:space="preserve">”</w:delText>
        </w:r>
      </w:del>
      <w:del w:id="1435" w:author="PR Preview" w:date="2026-01-01T00:00:00Z">
        <w:r>
          <w:delText xml:space="preserve"> </w:delText>
        </w:r>
      </w:del>
      <w:del w:id="1436" w:author="PR Preview" w:date="2026-01-01T00:00:00Z">
        <w:r>
          <w:delText xml:space="preserve">is the first alternative in</w:delText>
        </w:r>
      </w:del>
      <w:del w:id="1437" w:author="PR Preview" w:date="2026-01-01T00:00:00Z">
        <w:r>
          <w:delText xml:space="preserve"> </w:delText>
        </w:r>
      </w:del>
      <w:hyperlink w:anchor="def-critical-point">
        <w:del w:id="1438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439" w:author="PR Preview" w:date="2026-01-01T00:00:00Z">
        <w:r>
          <w:delText xml:space="preserve">,</w:delText>
        </w:r>
      </w:del>
      <w:del w:id="1440" w:author="PR Preview" w:date="2026-01-01T00:00:00Z">
        <w:r>
          <w:delText xml:space="preserve"> </w:delText>
        </w:r>
      </w:del>
      <w:del w:id="1441" w:author="PR Preview" w:date="2026-01-01T00:00:00Z">
        <w:r>
          <w:delText xml:space="preserve">so</w:delText>
        </w:r>
      </w:del>
      <w:del w:id="1442" w:author="PR Preview" w:date="2026-01-01T00:00:00Z">
        <w:r>
          <w:delText xml:space="preserve"> </w:delText>
        </w:r>
      </w:del>
      <m:oMath>
        <m:r>
          <m:t>c</m:t>
        </m:r>
      </m:oMath>
      <w:del w:id="1443" w:author="PR Preview" w:date="2026-01-01T00:00:00Z">
        <w:r>
          <w:delText xml:space="preserve"> </w:delText>
        </w:r>
      </w:del>
      <w:del w:id="1444" w:author="PR Preview" w:date="2026-01-01T00:00:00Z">
        <w:r>
          <w:delText xml:space="preserve">is a critical point.</w:delText>
        </w:r>
      </w:del>
    </w:p>
    <w:p>
      <w:pPr>
        <w:pStyle w:val="FirstParagraph"/>
      </w:pPr>
      <w:ins w:id="1445" w:author="PR Preview" w:date="2026-01-01T00:00:00Z">
        <w:r>
          <w:rPr>
            <w:b/>
            <w:bCs/>
          </w:rPr>
          <w:t xml:space="preserve">Theorem 13 (Every flat point is a critical point)</w:t>
        </w:r>
      </w:ins>
      <w:ins w:id="1446" w:author="PR Preview" w:date="2026-01-01T00:00:00Z">
        <w:r>
          <w:t xml:space="preserve"> </w:t>
        </w:r>
      </w:ins>
      <w:ins w:id="1447" w:author="PR Preview" w:date="2026-01-01T00:00:00Z">
        <w:r>
          <w:t xml:space="preserve">If</w:t>
        </w:r>
      </w:ins>
      <w:ins w:id="1448" w:author="PR Preview" w:date="2026-01-01T00:00:00Z">
        <w:r>
          <w:t xml:space="preserve"> </w:t>
        </w:r>
      </w:ins>
      <m:oMath>
        <m:r>
          <m:t>c</m:t>
        </m:r>
      </m:oMath>
      <w:ins w:id="1449" w:author="PR Preview" w:date="2026-01-01T00:00:00Z">
        <w:r>
          <w:t xml:space="preserve"> </w:t>
        </w:r>
      </w:ins>
      <w:ins w:id="1450" w:author="PR Preview" w:date="2026-01-01T00:00:00Z">
        <w:r>
          <w:t xml:space="preserve">is a flat point of</w:t>
        </w:r>
      </w:ins>
      <w:ins w:id="1451" w:author="PR Preview" w:date="2026-01-01T00:00:00Z">
        <w:r>
          <w:t xml:space="preserve"> </w:t>
        </w:r>
      </w:ins>
      <m:oMath>
        <m:r>
          <m:t>f</m:t>
        </m:r>
      </m:oMath>
      <w:ins w:id="1452" w:author="PR Preview" w:date="2026-01-01T00:00:00Z">
        <w:r>
          <w:t xml:space="preserve"> </w:t>
        </w:r>
      </w:ins>
      <w:ins w:id="1453" w:author="PR Preview" w:date="2026-01-01T00:00:00Z">
        <w:r>
          <w:t xml:space="preserve">(</w:t>
        </w:r>
      </w:ins>
      <w:hyperlink w:anchor="def-flat-point">
        <w:ins w:id="1454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1455" w:author="PR Preview" w:date="2026-01-01T00:00:00Z">
        <w:r>
          <w:t xml:space="preserve">), then</w:t>
        </w:r>
      </w:ins>
      <w:ins w:id="1456" w:author="PR Preview" w:date="2026-01-01T00:00:00Z">
        <w:r>
          <w:t xml:space="preserve"> </w:t>
        </w:r>
      </w:ins>
      <m:oMath>
        <m:r>
          <m:t>c</m:t>
        </m:r>
      </m:oMath>
      <w:ins w:id="1457" w:author="PR Preview" w:date="2026-01-01T00:00:00Z">
        <w:r>
          <w:t xml:space="preserve"> </w:t>
        </w:r>
      </w:ins>
      <w:ins w:id="1458" w:author="PR Preview" w:date="2026-01-01T00:00:00Z">
        <w:r>
          <w:t xml:space="preserve">is a critical point of</w:t>
        </w:r>
      </w:ins>
      <w:ins w:id="1459" w:author="PR Preview" w:date="2026-01-01T00:00:00Z">
        <w:r>
          <w:t xml:space="preserve"> </w:t>
        </w:r>
      </w:ins>
      <m:oMath>
        <m:r>
          <m:t>f</m:t>
        </m:r>
      </m:oMath>
      <w:ins w:id="1460" w:author="PR Preview" w:date="2026-01-01T00:00:00Z">
        <w:r>
          <w:t xml:space="preserve"> </w:t>
        </w:r>
      </w:ins>
      <w:ins w:id="1461" w:author="PR Preview" w:date="2026-01-01T00:00:00Z">
        <w:r>
          <w:t xml:space="preserve">(</w:t>
        </w:r>
      </w:ins>
      <w:hyperlink w:anchor="def-critical-point">
        <w:ins w:id="1462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463" w:author="PR Preview" w:date="2026-01-01T00:00:00Z">
        <w:r>
          <w:t xml:space="preserve">).</w:t>
        </w:r>
      </w:ins>
    </w:p>
    <w:bookmarkEnd w:id="143"/>
    <w:p>
      <w:pPr>
        <w:pStyle w:val="BodyText"/>
      </w:pPr>
      <w:ins w:id="1464" w:author="PR Preview" w:date="2026-01-01T00:00:00Z">
        <w:r>
          <w:rPr>
            <w:i/>
            <w:iCs/>
          </w:rPr>
          <w:t xml:space="preserve">Proof</w:t>
        </w:r>
      </w:ins>
      <w:ins w:id="1465" w:author="PR Preview" w:date="2026-01-01T00:00:00Z">
        <w:r>
          <w:t xml:space="preserve">. </w:t>
        </w:r>
      </w:ins>
      <w:ins w:id="1466" w:author="PR Preview" w:date="2026-01-01T00:00:00Z">
        <w:r>
          <w:t xml:space="preserve">A flat point</w:t>
        </w:r>
      </w:ins>
      <w:ins w:id="1467" w:author="PR Preview" w:date="2026-01-01T00:00:00Z">
        <w:r>
          <w:t xml:space="preserve"> </w:t>
        </w:r>
      </w:ins>
      <m:oMath>
        <m:r>
          <m:t>c</m:t>
        </m:r>
      </m:oMath>
      <w:ins w:id="1468" w:author="PR Preview" w:date="2026-01-01T00:00:00Z">
        <w:r>
          <w:t xml:space="preserve"> </w:t>
        </w:r>
      </w:ins>
      <w:ins w:id="1469" w:author="PR Preview" w:date="2026-01-01T00:00:00Z">
        <w:r>
          <w:t xml:space="preserve">has</w:t>
        </w:r>
      </w:ins>
      <w:ins w:id="1470" w:author="PR Preview" w:date="2026-01-01T00:00:00Z">
        <w:r>
          <w:t xml:space="preserve"> </w:t>
        </w:r>
      </w:ins>
      <m:oMath>
        <m:r>
          <m:t>f</m:t>
        </m:r>
      </m:oMath>
      <w:ins w:id="1471" w:author="PR Preview" w:date="2026-01-01T00:00:00Z">
        <w:r>
          <w:t xml:space="preserve"> </w:t>
        </w:r>
      </w:ins>
      <w:ins w:id="1472" w:author="PR Preview" w:date="2026-01-01T00:00:00Z">
        <w:r>
          <w:t xml:space="preserve">differentiable at</w:t>
        </w:r>
      </w:ins>
      <w:ins w:id="1473" w:author="PR Preview" w:date="2026-01-01T00:00:00Z">
        <w:r>
          <w:t xml:space="preserve"> </w:t>
        </w:r>
      </w:ins>
      <m:oMath>
        <m:r>
          <m:t>c</m:t>
        </m:r>
      </m:oMath>
      <w:ins w:id="1474" w:author="PR Preview" w:date="2026-01-01T00:00:00Z">
        <w:r>
          <w:t xml:space="preserve"> </w:t>
        </w:r>
      </w:ins>
      <w:ins w:id="1475" w:author="PR Preview" w:date="2026-01-01T00:00:00Z">
        <w:r>
          <w:t xml:space="preserve">and</w:t>
        </w:r>
      </w:ins>
      <w:ins w:id="1476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477" w:author="PR Preview" w:date="2026-01-01T00:00:00Z">
        <w:r>
          <w:t xml:space="preserve">.</w:t>
        </w:r>
      </w:ins>
      <w:ins w:id="1478" w:author="PR Preview" w:date="2026-01-01T00:00:00Z">
        <w:r>
          <w:t xml:space="preserve"> </w:t>
        </w:r>
      </w:ins>
      <w:ins w:id="1479" w:author="PR Preview" w:date="2026-01-01T00:00:00Z">
        <w:r>
          <w:t xml:space="preserve">The condition</w:t>
        </w:r>
      </w:ins>
      <w:ins w:id="1480" w:author="PR Preview" w:date="2026-01-01T00:00:00Z">
        <w:r>
          <w:t xml:space="preserve"> </w:t>
        </w:r>
      </w:ins>
      <w:ins w:id="1481" w:author="PR Preview" w:date="2026-01-01T00:00:00Z">
        <w:r>
          <w:t xml:space="preserve">“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482" w:author="PR Preview" w:date="2026-01-01T00:00:00Z">
        <w:r>
          <w:t xml:space="preserve">”</w:t>
        </w:r>
      </w:ins>
      <w:ins w:id="1483" w:author="PR Preview" w:date="2026-01-01T00:00:00Z">
        <w:r>
          <w:t xml:space="preserve"> </w:t>
        </w:r>
      </w:ins>
      <w:ins w:id="1484" w:author="PR Preview" w:date="2026-01-01T00:00:00Z">
        <w:r>
          <w:t xml:space="preserve">is the first alternative in</w:t>
        </w:r>
      </w:ins>
      <w:ins w:id="1485" w:author="PR Preview" w:date="2026-01-01T00:00:00Z">
        <w:r>
          <w:t xml:space="preserve"> </w:t>
        </w:r>
      </w:ins>
      <w:hyperlink w:anchor="def-critical-point">
        <w:ins w:id="1486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487" w:author="PR Preview" w:date="2026-01-01T00:00:00Z">
        <w:r>
          <w:t xml:space="preserve">,</w:t>
        </w:r>
      </w:ins>
      <w:ins w:id="1488" w:author="PR Preview" w:date="2026-01-01T00:00:00Z">
        <w:r>
          <w:t xml:space="preserve"> </w:t>
        </w:r>
      </w:ins>
      <w:ins w:id="1489" w:author="PR Preview" w:date="2026-01-01T00:00:00Z">
        <w:r>
          <w:t xml:space="preserve">so</w:t>
        </w:r>
      </w:ins>
      <w:ins w:id="1490" w:author="PR Preview" w:date="2026-01-01T00:00:00Z">
        <w:r>
          <w:t xml:space="preserve"> </w:t>
        </w:r>
      </w:ins>
      <m:oMath>
        <m:r>
          <m:t>c</m:t>
        </m:r>
      </m:oMath>
      <w:ins w:id="1491" w:author="PR Preview" w:date="2026-01-01T00:00:00Z">
        <w:r>
          <w:t xml:space="preserve"> </w:t>
        </w:r>
      </w:ins>
      <w:ins w:id="1492" w:author="PR Preview" w:date="2026-01-01T00:00:00Z">
        <w:r>
          <w:t xml:space="preserve">is a critical point.</w:t>
        </w:r>
      </w:ins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del w:id="1493" w:author="PR Preview" w:date="2026-01-01T00:00:00Z">
        <w:r>
          <w:delText xml:space="preserve">The derivative is</w:delText>
        </w:r>
      </w:del>
      <w:del w:id="1494" w:author="PR Preview" w:date="2026-01-01T00:00:00Z">
        <w:r>
          <w:delText xml:space="preserve"> </w:delText>
        </w:r>
      </w:del>
      <m:oMath>
        <m:r>
          <m:t>0</m:t>
        </m:r>
      </m:oMath>
      <w:del w:id="1495" w:author="PR Preview" w:date="2026-01-01T00:00:00Z">
        <w:r>
          <w:delText xml:space="preserve"> </w:delText>
        </w:r>
      </w:del>
      <w:del w:id="1496" w:author="PR Preview" w:date="2026-01-01T00:00:00Z">
        <w:r>
          <w:delText xml:space="preserve">at 2 of the 5 points,</w:delText>
        </w:r>
      </w:del>
      <w:del w:id="1497" w:author="PR Preview" w:date="2026-01-01T00:00:00Z">
        <w:r>
          <w:delText xml:space="preserve"> </w:delText>
        </w:r>
      </w:del>
      <w:del w:id="1498" w:author="PR Preview" w:date="2026-01-01T00:00:00Z">
        <w:r>
          <w:delText xml:space="preserve">namely</w:delText>
        </w:r>
      </w:del>
      <w:del w:id="1499" w:author="PR Preview" w:date="2026-01-01T00:00:00Z">
        <w:r>
          <w:delText xml:space="preserve"> </w:delText>
        </w:r>
      </w:del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1500" w:author="PR Preview" w:date="2026-01-01T00:00:00Z">
        <w:r>
          <w:delText xml:space="preserve"> </w:delText>
        </w:r>
      </w:del>
      <w:del w:id="1501" w:author="PR Preview" w:date="2026-01-01T00:00:00Z">
        <w:r>
          <w:delText xml:space="preserve">and</w:delText>
        </w:r>
      </w:del>
      <w:del w:id="1502" w:author="PR Preview" w:date="2026-01-01T00:00:00Z">
        <w:r>
          <w:delText xml:space="preserve"> </w:delText>
        </w:r>
      </w:del>
      <m:oMath>
        <m:r>
          <m:t>w</m:t>
        </m:r>
        <m:r>
          <m:rPr>
            <m:sty m:val="p"/>
          </m:rPr>
          <m:t>=</m:t>
        </m:r>
        <m:r>
          <m:t>1</m:t>
        </m:r>
      </m:oMath>
      <w:del w:id="1503" w:author="PR Preview" w:date="2026-01-01T00:00:00Z">
        <w:r>
          <w:delText xml:space="preserve">.</w:delText>
        </w:r>
      </w:del>
      <w:del w:id="1504" w:author="PR Preview" w:date="2026-01-01T00:00:00Z">
        <w:r>
          <w:delText xml:space="preserve"> </w:delText>
        </w:r>
      </w:del>
      <w:del w:id="1505" w:author="PR Preview" w:date="2026-01-01T00:00:00Z">
        <w:r>
          <w:delText xml:space="preserve">These are flat points of</w:delText>
        </w:r>
      </w:del>
      <w:del w:id="1506" w:author="PR Preview" w:date="2026-01-01T00:00:00Z">
        <w:r>
          <w:delText xml:space="preserve"> </w:delText>
        </w:r>
      </w:del>
      <m:oMath>
        <m:r>
          <m:t>f</m:t>
        </m:r>
      </m:oMath>
      <w:del w:id="1507" w:author="PR Preview" w:date="2026-01-01T00:00:00Z">
        <w:r>
          <w:delText xml:space="preserve">, so by</w:delText>
        </w:r>
      </w:del>
      <w:del w:id="1508" w:author="PR Preview" w:date="2026-01-01T00:00:00Z">
        <w:r>
          <w:delText xml:space="preserve"> </w:delText>
        </w:r>
      </w:del>
      <w:hyperlink w:anchor="thm-flat-point-critical">
        <w:del w:id="1509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1510" w:author="PR Preview" w:date="2026-01-01T00:00:00Z">
        <w:r>
          <w:delText xml:space="preserve"> </w:delText>
        </w:r>
      </w:del>
      <w:del w:id="1511" w:author="PR Preview" w:date="2026-01-01T00:00:00Z">
        <w:r>
          <w:delText xml:space="preserve">they are critical points.</w:delText>
        </w:r>
      </w:del>
      <w:del w:id="1512" w:author="PR Preview" w:date="2026-01-01T00:00:00Z">
        <w:r>
          <w:delText xml:space="preserve"> </w:delText>
        </w:r>
      </w:del>
      <w:del w:id="1513" w:author="PR Preview" w:date="2026-01-01T00:00:00Z">
        <w:r>
          <w:delText xml:space="preserve">The difference quotients of</w:delText>
        </w:r>
      </w:del>
      <w:del w:id="1514" w:author="PR Preview" w:date="2026-01-01T00:00:00Z">
        <w:r>
          <w:delText xml:space="preserve"> </w:delText>
        </w:r>
      </w:del>
      <m:oMath>
        <m:r>
          <m:t>g</m:t>
        </m:r>
      </m:oMath>
      <w:del w:id="1515" w:author="PR Preview" w:date="2026-01-01T00:00:00Z">
        <w:r>
          <w:delText xml:space="preserve"> </w:delText>
        </w:r>
      </w:del>
      <w:del w:id="1516" w:author="PR Preview" w:date="2026-01-01T00:00:00Z">
        <w:r>
          <w:delText xml:space="preserve">at</w:delText>
        </w:r>
      </w:del>
      <w:del w:id="1517" w:author="PR Preview" w:date="2026-01-01T00:00:00Z">
        <w:r>
          <w:delText xml:space="preserve"> </w:delText>
        </w:r>
      </w:del>
      <m:oMath>
        <m:r>
          <m:t>0</m:t>
        </m:r>
      </m:oMath>
      <w:del w:id="1518" w:author="PR Preview" w:date="2026-01-01T00:00:00Z">
        <w:r>
          <w:delText xml:space="preserve"> </w:delText>
        </w:r>
      </w:del>
      <w:del w:id="1519" w:author="PR Preview" w:date="2026-01-01T00:00:00Z">
        <w:r>
          <w:delText xml:space="preserve">are -1 from the left and 1 from the right,</w:delText>
        </w:r>
      </w:del>
      <w:del w:id="1520" w:author="PR Preview" w:date="2026-01-01T00:00:00Z">
        <w:r>
          <w:delText xml:space="preserve"> </w:delText>
        </w:r>
      </w:del>
      <w:del w:id="1521" w:author="PR Preview" w:date="2026-01-01T00:00:00Z">
        <w:r>
          <w:delText xml:space="preserve">so</w:delText>
        </w:r>
      </w:del>
      <w:del w:id="1522" w:author="PR Preview" w:date="2026-01-01T00:00:00Z">
        <w:r>
          <w:delText xml:space="preserve"> </w:delText>
        </w:r>
      </w:del>
      <m:oMath>
        <m:r>
          <m:t>g</m:t>
        </m:r>
      </m:oMath>
      <w:del w:id="1523" w:author="PR Preview" w:date="2026-01-01T00:00:00Z">
        <w:r>
          <w:delText xml:space="preserve"> </w:delText>
        </w:r>
      </w:del>
      <w:del w:id="1524" w:author="PR Preview" w:date="2026-01-01T00:00:00Z">
        <w:r>
          <w:delText xml:space="preserve">has no derivative at</w:delText>
        </w:r>
      </w:del>
      <w:del w:id="1525" w:author="PR Preview" w:date="2026-01-01T00:00:00Z">
        <w:r>
          <w:delText xml:space="preserve"> </w:delText>
        </w:r>
      </w:del>
      <m:oMath>
        <m:r>
          <m:t>0</m:t>
        </m:r>
      </m:oMath>
      <w:del w:id="1526" w:author="PR Preview" w:date="2026-01-01T00:00:00Z">
        <w:r>
          <w:delText xml:space="preserve">.</w:delText>
        </w:r>
      </w:del>
      <w:del w:id="1527" w:author="PR Preview" w:date="2026-01-01T00:00:00Z">
        <w:r>
          <w:delText xml:space="preserve"> </w:delText>
        </w:r>
      </w:del>
      <w:del w:id="1528" w:author="PR Preview" w:date="2026-01-01T00:00:00Z">
        <w:r>
          <w:delText xml:space="preserve">Thus</w:delText>
        </w:r>
      </w:del>
      <w:del w:id="1529" w:author="PR Preview" w:date="2026-01-01T00:00:00Z">
        <w:r>
          <w:delText xml:space="preserve"> </w:delText>
        </w:r>
      </w:del>
      <m:oMath>
        <m:r>
          <m:t>0</m:t>
        </m:r>
      </m:oMath>
      <w:del w:id="1530" w:author="PR Preview" w:date="2026-01-01T00:00:00Z">
        <w:r>
          <w:delText xml:space="preserve"> </w:delText>
        </w:r>
      </w:del>
      <w:del w:id="1531" w:author="PR Preview" w:date="2026-01-01T00:00:00Z">
        <w:r>
          <w:delText xml:space="preserve">is a critical point of</w:delText>
        </w:r>
      </w:del>
      <w:del w:id="1532" w:author="PR Preview" w:date="2026-01-01T00:00:00Z">
        <w:r>
          <w:delText xml:space="preserve"> </w:delText>
        </w:r>
      </w:del>
      <m:oMath>
        <m:r>
          <m:t>g</m:t>
        </m:r>
      </m:oMath>
      <w:del w:id="1533" w:author="PR Preview" w:date="2026-01-01T00:00:00Z">
        <w:r>
          <w:delText xml:space="preserve"> </w:delText>
        </w:r>
      </w:del>
      <w:del w:id="1534" w:author="PR Preview" w:date="2026-01-01T00:00:00Z">
        <w:r>
          <w:delText xml:space="preserve">(</w:delText>
        </w:r>
      </w:del>
      <w:hyperlink w:anchor="def-critical-point">
        <w:del w:id="1535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536" w:author="PR Preview" w:date="2026-01-01T00:00:00Z">
        <w:r>
          <w:delText xml:space="preserve">), but not a flat point.</w:delText>
        </w:r>
      </w:del>
    </w:p>
    <w:p>
      <w:pPr>
        <w:pStyle w:val="FirstParagraph"/>
      </w:pPr>
      <w:ins w:id="1537" w:author="PR Preview" w:date="2026-01-01T00:00:00Z">
        <w:r>
          <w:t xml:space="preserve">The derivative is</w:t>
        </w:r>
      </w:ins>
      <w:ins w:id="1538" w:author="PR Preview" w:date="2026-01-01T00:00:00Z">
        <w:r>
          <w:t xml:space="preserve"> </w:t>
        </w:r>
      </w:ins>
      <m:oMath>
        <m:r>
          <m:t>0</m:t>
        </m:r>
      </m:oMath>
      <w:ins w:id="1539" w:author="PR Preview" w:date="2026-01-01T00:00:00Z">
        <w:r>
          <w:t xml:space="preserve"> </w:t>
        </w:r>
      </w:ins>
      <w:ins w:id="1540" w:author="PR Preview" w:date="2026-01-01T00:00:00Z">
        <w:r>
          <w:t xml:space="preserve">at 2 of the 5 points,</w:t>
        </w:r>
      </w:ins>
      <w:ins w:id="1541" w:author="PR Preview" w:date="2026-01-01T00:00:00Z">
        <w:r>
          <w:t xml:space="preserve"> </w:t>
        </w:r>
      </w:ins>
      <w:ins w:id="1542" w:author="PR Preview" w:date="2026-01-01T00:00:00Z">
        <w:r>
          <w:t xml:space="preserve">namely</w:t>
        </w:r>
      </w:ins>
      <w:ins w:id="1543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544" w:author="PR Preview" w:date="2026-01-01T00:00:00Z">
        <w:r>
          <w:t xml:space="preserve"> </w:t>
        </w:r>
      </w:ins>
      <w:ins w:id="1545" w:author="PR Preview" w:date="2026-01-01T00:00:00Z">
        <w:r>
          <w:t xml:space="preserve">and</w:t>
        </w:r>
      </w:ins>
      <w:ins w:id="1546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r>
          <m:t>1</m:t>
        </m:r>
      </m:oMath>
      <w:ins w:id="1547" w:author="PR Preview" w:date="2026-01-01T00:00:00Z">
        <w:r>
          <w:t xml:space="preserve">.</w:t>
        </w:r>
      </w:ins>
      <w:ins w:id="1548" w:author="PR Preview" w:date="2026-01-01T00:00:00Z">
        <w:r>
          <w:t xml:space="preserve"> </w:t>
        </w:r>
      </w:ins>
      <w:ins w:id="1549" w:author="PR Preview" w:date="2026-01-01T00:00:00Z">
        <w:r>
          <w:t xml:space="preserve">These are flat points of</w:t>
        </w:r>
      </w:ins>
      <w:ins w:id="1550" w:author="PR Preview" w:date="2026-01-01T00:00:00Z">
        <w:r>
          <w:t xml:space="preserve"> </w:t>
        </w:r>
      </w:ins>
      <m:oMath>
        <m:r>
          <m:t>f</m:t>
        </m:r>
      </m:oMath>
      <w:ins w:id="1551" w:author="PR Preview" w:date="2026-01-01T00:00:00Z">
        <w:r>
          <w:t xml:space="preserve">, so by</w:t>
        </w:r>
      </w:ins>
      <w:ins w:id="1552" w:author="PR Preview" w:date="2026-01-01T00:00:00Z">
        <w:r>
          <w:t xml:space="preserve"> </w:t>
        </w:r>
      </w:ins>
      <w:hyperlink w:anchor="thm-flat-point-critical">
        <w:ins w:id="1553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1554" w:author="PR Preview" w:date="2026-01-01T00:00:00Z">
        <w:r>
          <w:t xml:space="preserve"> </w:t>
        </w:r>
      </w:ins>
      <w:ins w:id="1555" w:author="PR Preview" w:date="2026-01-01T00:00:00Z">
        <w:r>
          <w:t xml:space="preserve">they are critical points.</w:t>
        </w:r>
      </w:ins>
      <w:ins w:id="1556" w:author="PR Preview" w:date="2026-01-01T00:00:00Z">
        <w:r>
          <w:t xml:space="preserve"> </w:t>
        </w:r>
      </w:ins>
      <w:ins w:id="1557" w:author="PR Preview" w:date="2026-01-01T00:00:00Z">
        <w:r>
          <w:t xml:space="preserve">The difference quotients of</w:t>
        </w:r>
      </w:ins>
      <w:ins w:id="1558" w:author="PR Preview" w:date="2026-01-01T00:00:00Z">
        <w:r>
          <w:t xml:space="preserve"> </w:t>
        </w:r>
      </w:ins>
      <m:oMath>
        <m:r>
          <m:t>g</m:t>
        </m:r>
      </m:oMath>
      <w:ins w:id="1559" w:author="PR Preview" w:date="2026-01-01T00:00:00Z">
        <w:r>
          <w:t xml:space="preserve"> </w:t>
        </w:r>
      </w:ins>
      <w:ins w:id="1560" w:author="PR Preview" w:date="2026-01-01T00:00:00Z">
        <w:r>
          <w:t xml:space="preserve">at</w:t>
        </w:r>
      </w:ins>
      <w:ins w:id="1561" w:author="PR Preview" w:date="2026-01-01T00:00:00Z">
        <w:r>
          <w:t xml:space="preserve"> </w:t>
        </w:r>
      </w:ins>
      <m:oMath>
        <m:r>
          <m:t>0</m:t>
        </m:r>
      </m:oMath>
      <w:ins w:id="1562" w:author="PR Preview" w:date="2026-01-01T00:00:00Z">
        <w:r>
          <w:t xml:space="preserve"> </w:t>
        </w:r>
      </w:ins>
      <w:ins w:id="1563" w:author="PR Preview" w:date="2026-01-01T00:00:00Z">
        <w:r>
          <w:t xml:space="preserve">are -1 from the left and 1 from the right,</w:t>
        </w:r>
      </w:ins>
      <w:ins w:id="1564" w:author="PR Preview" w:date="2026-01-01T00:00:00Z">
        <w:r>
          <w:t xml:space="preserve"> </w:t>
        </w:r>
      </w:ins>
      <w:ins w:id="1565" w:author="PR Preview" w:date="2026-01-01T00:00:00Z">
        <w:r>
          <w:t xml:space="preserve">so</w:t>
        </w:r>
      </w:ins>
      <w:ins w:id="1566" w:author="PR Preview" w:date="2026-01-01T00:00:00Z">
        <w:r>
          <w:t xml:space="preserve"> </w:t>
        </w:r>
      </w:ins>
      <m:oMath>
        <m:r>
          <m:t>g</m:t>
        </m:r>
      </m:oMath>
      <w:ins w:id="1567" w:author="PR Preview" w:date="2026-01-01T00:00:00Z">
        <w:r>
          <w:t xml:space="preserve"> </w:t>
        </w:r>
      </w:ins>
      <w:ins w:id="1568" w:author="PR Preview" w:date="2026-01-01T00:00:00Z">
        <w:r>
          <w:t xml:space="preserve">has no derivative at</w:t>
        </w:r>
      </w:ins>
      <w:ins w:id="1569" w:author="PR Preview" w:date="2026-01-01T00:00:00Z">
        <w:r>
          <w:t xml:space="preserve"> </w:t>
        </w:r>
      </w:ins>
      <m:oMath>
        <m:r>
          <m:t>0</m:t>
        </m:r>
      </m:oMath>
      <w:ins w:id="1570" w:author="PR Preview" w:date="2026-01-01T00:00:00Z">
        <w:r>
          <w:t xml:space="preserve">.</w:t>
        </w:r>
      </w:ins>
      <w:ins w:id="1571" w:author="PR Preview" w:date="2026-01-01T00:00:00Z">
        <w:r>
          <w:t xml:space="preserve"> </w:t>
        </w:r>
      </w:ins>
      <w:ins w:id="1572" w:author="PR Preview" w:date="2026-01-01T00:00:00Z">
        <w:r>
          <w:t xml:space="preserve">Thus</w:t>
        </w:r>
      </w:ins>
      <w:ins w:id="1573" w:author="PR Preview" w:date="2026-01-01T00:00:00Z">
        <w:r>
          <w:t xml:space="preserve"> </w:t>
        </w:r>
      </w:ins>
      <m:oMath>
        <m:r>
          <m:t>0</m:t>
        </m:r>
      </m:oMath>
      <w:ins w:id="1574" w:author="PR Preview" w:date="2026-01-01T00:00:00Z">
        <w:r>
          <w:t xml:space="preserve"> </w:t>
        </w:r>
      </w:ins>
      <w:ins w:id="1575" w:author="PR Preview" w:date="2026-01-01T00:00:00Z">
        <w:r>
          <w:t xml:space="preserve">is a critical point of</w:t>
        </w:r>
      </w:ins>
      <w:ins w:id="1576" w:author="PR Preview" w:date="2026-01-01T00:00:00Z">
        <w:r>
          <w:t xml:space="preserve"> </w:t>
        </w:r>
      </w:ins>
      <m:oMath>
        <m:r>
          <m:t>g</m:t>
        </m:r>
      </m:oMath>
      <w:ins w:id="1577" w:author="PR Preview" w:date="2026-01-01T00:00:00Z">
        <w:r>
          <w:t xml:space="preserve"> </w:t>
        </w:r>
      </w:ins>
      <w:ins w:id="1578" w:author="PR Preview" w:date="2026-01-01T00:00:00Z">
        <w:r>
          <w:t xml:space="preserve">(</w:t>
        </w:r>
      </w:ins>
      <w:hyperlink w:anchor="def-critical-point">
        <w:ins w:id="1579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580" w:author="PR Preview" w:date="2026-01-01T00:00:00Z">
        <w:r>
          <w:t xml:space="preserve">), but not a flat point.</w:t>
        </w:r>
      </w:ins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del w:id="1581" w:author="PR Preview" w:date="2026-01-01T00:00:00Z">
        <w:r>
          <w:rPr>
            <w:b/>
            <w:bCs/>
          </w:rPr>
          <w:delText xml:space="preserve">Definition 13 (Taylor polynomial)</w:delText>
        </w:r>
      </w:del>
      <w:del w:id="1582" w:author="PR Preview" w:date="2026-01-01T00:00:00Z">
        <w:r>
          <w:delText xml:space="preserve"> </w:delText>
        </w:r>
      </w:del>
      <w:del w:id="1583" w:author="PR Preview" w:date="2026-01-01T00:00:00Z">
        <w:r>
          <w:delText xml:space="preserve">Let</w:delText>
        </w:r>
      </w:del>
      <w:del w:id="1584" w:author="PR Preview" w:date="2026-01-01T00:00:00Z">
        <w:r>
          <w:delText xml:space="preserve"> </w:delText>
        </w:r>
      </w:del>
      <m:oMath>
        <m:r>
          <m:t>f</m:t>
        </m:r>
      </m:oMath>
      <w:del w:id="1585" w:author="PR Preview" w:date="2026-01-01T00:00:00Z">
        <w:r>
          <w:delText xml:space="preserve"> </w:delText>
        </w:r>
      </w:del>
      <w:del w:id="1586" w:author="PR Preview" w:date="2026-01-01T00:00:00Z">
        <w:r>
          <w:delText xml:space="preserve">be a function that has at least</w:delText>
        </w:r>
      </w:del>
      <w:del w:id="1587" w:author="PR Preview" w:date="2026-01-01T00:00:00Z">
        <w:r>
          <w:delText xml:space="preserve"> </w:delText>
        </w:r>
      </w:del>
      <m:oMath>
        <m:r>
          <m:t>n</m:t>
        </m:r>
      </m:oMath>
      <w:del w:id="1588" w:author="PR Preview" w:date="2026-01-01T00:00:00Z">
        <w:r>
          <w:delText xml:space="preserve"> </w:delText>
        </w:r>
      </w:del>
      <w:del w:id="1589" w:author="PR Preview" w:date="2026-01-01T00:00:00Z">
        <w:r>
          <w:delText xml:space="preserve">derivatives at a point</w:delText>
        </w:r>
      </w:del>
      <w:del w:id="159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0</m:t>
            </m:r>
          </m:sub>
        </m:sSub>
      </m:oMath>
      <w:del w:id="1591" w:author="PR Preview" w:date="2026-01-01T00:00:00Z">
        <w:r>
          <w:delText xml:space="preserve">.</w:delText>
        </w:r>
      </w:del>
      <w:del w:id="1592" w:author="PR Preview" w:date="2026-01-01T00:00:00Z">
        <w:r>
          <w:delText xml:space="preserve"> </w:delText>
        </w:r>
      </w:del>
      <w:del w:id="1593" w:author="PR Preview" w:date="2026-01-01T00:00:00Z">
        <w:r>
          <w:delText xml:space="preserve">The</w:delText>
        </w:r>
      </w:del>
      <w:del w:id="1594" w:author="PR Preview" w:date="2026-01-01T00:00:00Z">
        <w:r>
          <w:delText xml:space="preserve"> </w:delText>
        </w:r>
      </w:del>
      <w:del w:id="1595" w:author="PR Preview" w:date="2026-01-01T00:00:00Z">
        <w:r>
          <w:rPr>
            <w:b/>
            <w:bCs/>
          </w:rPr>
          <w:delText xml:space="preserve">Taylor polynomial</w:delText>
        </w:r>
      </w:del>
      <w:del w:id="1596" w:author="PR Preview" w:date="2026-01-01T00:00:00Z">
        <w:r>
          <w:delText xml:space="preserve"> </w:delText>
        </w:r>
      </w:del>
      <w:del w:id="1597" w:author="PR Preview" w:date="2026-01-01T00:00:00Z">
        <w:r>
          <w:delText xml:space="preserve">of degree</w:delText>
        </w:r>
      </w:del>
      <w:del w:id="1598" w:author="PR Preview" w:date="2026-01-01T00:00:00Z">
        <w:r>
          <w:delText xml:space="preserve"> </w:delText>
        </w:r>
      </w:del>
      <m:oMath>
        <m:r>
          <m:t>n</m:t>
        </m:r>
      </m:oMath>
      <w:del w:id="1599" w:author="PR Preview" w:date="2026-01-01T00:00:00Z">
        <w:r>
          <w:delText xml:space="preserve"> </w:delText>
        </w:r>
      </w:del>
      <w:del w:id="1600" w:author="PR Preview" w:date="2026-01-01T00:00:00Z">
        <w:r>
          <w:delText xml:space="preserve">for</w:delText>
        </w:r>
      </w:del>
      <w:del w:id="1601" w:author="PR Preview" w:date="2026-01-01T00:00:00Z">
        <w:r>
          <w:delText xml:space="preserve"> </w:delText>
        </w:r>
      </w:del>
      <m:oMath>
        <m:r>
          <m:t>f</m:t>
        </m:r>
      </m:oMath>
      <w:del w:id="1602" w:author="PR Preview" w:date="2026-01-01T00:00:00Z">
        <w:r>
          <w:delText xml:space="preserve"> </w:delText>
        </w:r>
      </w:del>
      <w:del w:id="1603" w:author="PR Preview" w:date="2026-01-01T00:00:00Z">
        <w:r>
          <w:delText xml:space="preserve">centered at</w:delText>
        </w:r>
      </w:del>
      <w:del w:id="160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0</m:t>
            </m:r>
          </m:sub>
        </m:sSub>
      </m:oMath>
      <w:del w:id="1605" w:author="PR Preview" w:date="2026-01-01T00:00:00Z">
        <w:r>
          <w:delText xml:space="preserve"> </w:delText>
        </w:r>
      </w:del>
      <w:del w:id="1606" w:author="PR Preview" w:date="2026-01-01T00:00:00Z">
        <w:r>
          <w:delText xml:space="preserve">is:</w:delText>
        </w:r>
      </w:del>
    </w:p>
    <w:p>
      <w:pPr>
        <w:pStyle w:val="FirstParagraph"/>
      </w:pPr>
      <w:ins w:id="1607" w:author="PR Preview" w:date="2026-01-01T00:00:00Z">
        <w:r>
          <w:rPr>
            <w:b/>
            <w:bCs/>
          </w:rPr>
          <w:t xml:space="preserve">Definition 20 (Taylor polynomial)</w:t>
        </w:r>
      </w:ins>
      <w:ins w:id="1608" w:author="PR Preview" w:date="2026-01-01T00:00:00Z">
        <w:r>
          <w:t xml:space="preserve"> </w:t>
        </w:r>
      </w:ins>
      <w:ins w:id="1609" w:author="PR Preview" w:date="2026-01-01T00:00:00Z">
        <w:r>
          <w:t xml:space="preserve">Let</w:t>
        </w:r>
      </w:ins>
      <w:ins w:id="1610" w:author="PR Preview" w:date="2026-01-01T00:00:00Z">
        <w:r>
          <w:t xml:space="preserve"> </w:t>
        </w:r>
      </w:ins>
      <m:oMath>
        <m:r>
          <m:t>f</m:t>
        </m:r>
      </m:oMath>
      <w:ins w:id="1611" w:author="PR Preview" w:date="2026-01-01T00:00:00Z">
        <w:r>
          <w:t xml:space="preserve"> </w:t>
        </w:r>
      </w:ins>
      <w:ins w:id="1612" w:author="PR Preview" w:date="2026-01-01T00:00:00Z">
        <w:r>
          <w:t xml:space="preserve">be a function that has at least</w:t>
        </w:r>
      </w:ins>
      <w:ins w:id="1613" w:author="PR Preview" w:date="2026-01-01T00:00:00Z">
        <w:r>
          <w:t xml:space="preserve"> </w:t>
        </w:r>
      </w:ins>
      <m:oMath>
        <m:r>
          <m:t>n</m:t>
        </m:r>
      </m:oMath>
      <w:ins w:id="1614" w:author="PR Preview" w:date="2026-01-01T00:00:00Z">
        <w:r>
          <w:t xml:space="preserve"> </w:t>
        </w:r>
      </w:ins>
      <w:ins w:id="1615" w:author="PR Preview" w:date="2026-01-01T00:00:00Z">
        <w:r>
          <w:t xml:space="preserve">derivatives at a point</w:t>
        </w:r>
      </w:ins>
      <w:ins w:id="161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</m:oMath>
      <w:ins w:id="1617" w:author="PR Preview" w:date="2026-01-01T00:00:00Z">
        <w:r>
          <w:t xml:space="preserve">.</w:t>
        </w:r>
      </w:ins>
      <w:ins w:id="1618" w:author="PR Preview" w:date="2026-01-01T00:00:00Z">
        <w:r>
          <w:t xml:space="preserve"> </w:t>
        </w:r>
      </w:ins>
      <w:ins w:id="1619" w:author="PR Preview" w:date="2026-01-01T00:00:00Z">
        <w:r>
          <w:t xml:space="preserve">The</w:t>
        </w:r>
      </w:ins>
      <w:ins w:id="1620" w:author="PR Preview" w:date="2026-01-01T00:00:00Z">
        <w:r>
          <w:t xml:space="preserve"> </w:t>
        </w:r>
      </w:ins>
      <w:ins w:id="1621" w:author="PR Preview" w:date="2026-01-01T00:00:00Z">
        <w:r>
          <w:rPr>
            <w:b/>
            <w:bCs/>
          </w:rPr>
          <w:t xml:space="preserve">Taylor polynomial</w:t>
        </w:r>
      </w:ins>
      <w:ins w:id="1622" w:author="PR Preview" w:date="2026-01-01T00:00:00Z">
        <w:r>
          <w:t xml:space="preserve"> </w:t>
        </w:r>
      </w:ins>
      <w:ins w:id="1623" w:author="PR Preview" w:date="2026-01-01T00:00:00Z">
        <w:r>
          <w:t xml:space="preserve">of degree</w:t>
        </w:r>
      </w:ins>
      <w:ins w:id="1624" w:author="PR Preview" w:date="2026-01-01T00:00:00Z">
        <w:r>
          <w:t xml:space="preserve"> </w:t>
        </w:r>
      </w:ins>
      <m:oMath>
        <m:r>
          <m:t>n</m:t>
        </m:r>
      </m:oMath>
      <w:ins w:id="1625" w:author="PR Preview" w:date="2026-01-01T00:00:00Z">
        <w:r>
          <w:t xml:space="preserve"> </w:t>
        </w:r>
      </w:ins>
      <w:ins w:id="1626" w:author="PR Preview" w:date="2026-01-01T00:00:00Z">
        <w:r>
          <w:t xml:space="preserve">for</w:t>
        </w:r>
      </w:ins>
      <w:ins w:id="1627" w:author="PR Preview" w:date="2026-01-01T00:00:00Z">
        <w:r>
          <w:t xml:space="preserve"> </w:t>
        </w:r>
      </w:ins>
      <m:oMath>
        <m:r>
          <m:t>f</m:t>
        </m:r>
      </m:oMath>
      <w:ins w:id="1628" w:author="PR Preview" w:date="2026-01-01T00:00:00Z">
        <w:r>
          <w:t xml:space="preserve"> </w:t>
        </w:r>
      </w:ins>
      <w:ins w:id="1629" w:author="PR Preview" w:date="2026-01-01T00:00:00Z">
        <w:r>
          <w:t xml:space="preserve">centered at</w:t>
        </w:r>
      </w:ins>
      <w:ins w:id="163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</m:oMath>
      <w:ins w:id="1631" w:author="PR Preview" w:date="2026-01-01T00:00:00Z">
        <w:r>
          <w:t xml:space="preserve"> </w:t>
        </w:r>
      </w:ins>
      <w:ins w:id="1632" w:author="PR Preview" w:date="2026-01-01T00:00:00Z">
        <w:r>
          <w:t xml:space="preserve">is:</w:t>
        </w:r>
      </w:ins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del w:id="1633" w:author="PR Preview" w:date="2026-01-01T00:00:00Z">
        <w:r>
          <w:rPr>
            <w:b/>
            <w:bCs/>
          </w:rPr>
          <w:delText xml:space="preserve">Definition 14 (Maclaurin polynomial)</w:delText>
        </w:r>
      </w:del>
      <w:del w:id="1634" w:author="PR Preview" w:date="2026-01-01T00:00:00Z">
        <w:r>
          <w:delText xml:space="preserve"> </w:delText>
        </w:r>
      </w:del>
      <w:del w:id="1635" w:author="PR Preview" w:date="2026-01-01T00:00:00Z">
        <w:r>
          <w:delText xml:space="preserve">When</w:delText>
        </w:r>
      </w:del>
      <w:del w:id="163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del w:id="1637" w:author="PR Preview" w:date="2026-01-01T00:00:00Z">
        <w:r>
          <w:delText xml:space="preserve">, the Taylor polynomial</w:delText>
        </w:r>
      </w:del>
      <w:del w:id="1638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639" w:author="PR Preview" w:date="2026-01-01T00:00:00Z">
        <w:r>
          <w:delText xml:space="preserve"> </w:delText>
        </w:r>
      </w:del>
      <w:del w:id="1640" w:author="PR Preview" w:date="2026-01-01T00:00:00Z">
        <w:r>
          <w:delText xml:space="preserve">(</w:delText>
        </w:r>
      </w:del>
      <w:hyperlink w:anchor="def-taylor-polynomial">
        <w:del w:id="1641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1642" w:author="PR Preview" w:date="2026-01-01T00:00:00Z">
        <w:r>
          <w:delText xml:space="preserve">) is called the</w:delText>
        </w:r>
      </w:del>
      <w:del w:id="1643" w:author="PR Preview" w:date="2026-01-01T00:00:00Z">
        <w:r>
          <w:delText xml:space="preserve"> </w:delText>
        </w:r>
      </w:del>
      <w:del w:id="1644" w:author="PR Preview" w:date="2026-01-01T00:00:00Z">
        <w:r>
          <w:rPr>
            <w:b/>
            <w:bCs/>
          </w:rPr>
          <w:delText xml:space="preserve">Maclaurin polynomial</w:delText>
        </w:r>
      </w:del>
      <w:del w:id="1645" w:author="PR Preview" w:date="2026-01-01T00:00:00Z">
        <w:r>
          <w:delText xml:space="preserve">.</w:delText>
        </w:r>
      </w:del>
    </w:p>
    <w:p>
      <w:pPr>
        <w:pStyle w:val="BodyText"/>
      </w:pPr>
      <w:del w:id="1646" w:author="PR Preview" w:date="2026-01-01T00:00:00Z">
        <w:r>
          <w:rPr>
            <w:b/>
            <w:bCs/>
          </w:rPr>
          <w:delText xml:space="preserve">Definition 15 (Taylor series)</w:delText>
        </w:r>
      </w:del>
      <w:del w:id="1647" w:author="PR Preview" w:date="2026-01-01T00:00:00Z">
        <w:r>
          <w:delText xml:space="preserve"> </w:delText>
        </w:r>
      </w:del>
      <w:del w:id="1648" w:author="PR Preview" w:date="2026-01-01T00:00:00Z">
        <w:r>
          <w:delText xml:space="preserve">Let</w:delText>
        </w:r>
      </w:del>
      <w:del w:id="1649" w:author="PR Preview" w:date="2026-01-01T00:00:00Z">
        <w:r>
          <w:delText xml:space="preserve"> </w:delText>
        </w:r>
      </w:del>
      <m:oMath>
        <m:r>
          <m:t>f</m:t>
        </m:r>
      </m:oMath>
      <w:del w:id="1650" w:author="PR Preview" w:date="2026-01-01T00:00:00Z">
        <w:r>
          <w:delText xml:space="preserve"> </w:delText>
        </w:r>
      </w:del>
      <w:del w:id="1651" w:author="PR Preview" w:date="2026-01-01T00:00:00Z">
        <w:r>
          <w:delText xml:space="preserve">and</w:delText>
        </w:r>
      </w:del>
      <w:del w:id="165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0</m:t>
            </m:r>
          </m:sub>
        </m:sSub>
      </m:oMath>
      <w:del w:id="1653" w:author="PR Preview" w:date="2026-01-01T00:00:00Z">
        <w:r>
          <w:delText xml:space="preserve"> </w:delText>
        </w:r>
      </w:del>
      <w:del w:id="1654" w:author="PR Preview" w:date="2026-01-01T00:00:00Z">
        <w:r>
          <w:delText xml:space="preserve">be as in</w:delText>
        </w:r>
      </w:del>
      <w:del w:id="1655" w:author="PR Preview" w:date="2026-01-01T00:00:00Z">
        <w:r>
          <w:delText xml:space="preserve"> </w:delText>
        </w:r>
      </w:del>
      <w:hyperlink w:anchor="def-taylor-polynomial">
        <w:del w:id="1656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1657" w:author="PR Preview" w:date="2026-01-01T00:00:00Z">
        <w:r>
          <w:delText xml:space="preserve">.</w:delText>
        </w:r>
      </w:del>
      <w:del w:id="1658" w:author="PR Preview" w:date="2026-01-01T00:00:00Z">
        <w:r>
          <w:delText xml:space="preserve"> </w:delText>
        </w:r>
      </w:del>
      <w:del w:id="1659" w:author="PR Preview" w:date="2026-01-01T00:00:00Z">
        <w:r>
          <w:delText xml:space="preserve">When</w:delText>
        </w:r>
      </w:del>
      <w:del w:id="1660" w:author="PR Preview" w:date="2026-01-01T00:00:00Z">
        <w:r>
          <w:delText xml:space="preserve"> </w:delText>
        </w:r>
      </w:del>
      <m:oMath>
        <m:r>
          <m:t>f</m:t>
        </m:r>
      </m:oMath>
      <w:del w:id="1661" w:author="PR Preview" w:date="2026-01-01T00:00:00Z">
        <w:r>
          <w:delText xml:space="preserve"> </w:delText>
        </w:r>
      </w:del>
      <w:del w:id="1662" w:author="PR Preview" w:date="2026-01-01T00:00:00Z">
        <w:r>
          <w:delText xml:space="preserve">is infinitely differentiable and the series converges to</w:delText>
        </w:r>
      </w:del>
      <w:del w:id="166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664" w:author="PR Preview" w:date="2026-01-01T00:00:00Z">
        <w:r>
          <w:delText xml:space="preserve"> </w:delText>
        </w:r>
      </w:del>
      <w:del w:id="1665" w:author="PR Preview" w:date="2026-01-01T00:00:00Z">
        <w:r>
          <w:delText xml:space="preserve">on an open interval containing</w:delText>
        </w:r>
      </w:del>
      <w:del w:id="166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0</m:t>
            </m:r>
          </m:sub>
        </m:sSub>
      </m:oMath>
      <w:del w:id="1667" w:author="PR Preview" w:date="2026-01-01T00:00:00Z">
        <w:r>
          <w:delText xml:space="preserve">, the infinite sum</w:delText>
        </w:r>
      </w:del>
      <w:del w:id="1668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del w:id="1669" w:author="PR Preview" w:date="2026-01-01T00:00:00Z">
        <w:r>
          <w:delText xml:space="preserve"> </w:delText>
        </w:r>
      </w:del>
      <w:del w:id="1670" w:author="PR Preview" w:date="2026-01-01T00:00:00Z">
        <w:r>
          <w:delText xml:space="preserve">is the</w:delText>
        </w:r>
      </w:del>
      <w:del w:id="1671" w:author="PR Preview" w:date="2026-01-01T00:00:00Z">
        <w:r>
          <w:delText xml:space="preserve"> </w:delText>
        </w:r>
      </w:del>
      <w:del w:id="1672" w:author="PR Preview" w:date="2026-01-01T00:00:00Z">
        <w:r>
          <w:rPr>
            <w:b/>
            <w:bCs/>
          </w:rPr>
          <w:delText xml:space="preserve">Taylor series</w:delText>
        </w:r>
      </w:del>
      <w:del w:id="1673" w:author="PR Preview" w:date="2026-01-01T00:00:00Z">
        <w:r>
          <w:delText xml:space="preserve"> </w:delText>
        </w:r>
      </w:del>
      <w:del w:id="1674" w:author="PR Preview" w:date="2026-01-01T00:00:00Z">
        <w:r>
          <w:delText xml:space="preserve">of</w:delText>
        </w:r>
      </w:del>
      <w:del w:id="1675" w:author="PR Preview" w:date="2026-01-01T00:00:00Z">
        <w:r>
          <w:delText xml:space="preserve"> </w:delText>
        </w:r>
      </w:del>
      <m:oMath>
        <m:r>
          <m:t>f</m:t>
        </m:r>
      </m:oMath>
      <w:del w:id="1676" w:author="PR Preview" w:date="2026-01-01T00:00:00Z">
        <w:r>
          <w:delText xml:space="preserve"> </w:delText>
        </w:r>
      </w:del>
      <w:del w:id="1677" w:author="PR Preview" w:date="2026-01-01T00:00:00Z">
        <w:r>
          <w:delText xml:space="preserve">centered at</w:delText>
        </w:r>
      </w:del>
      <w:del w:id="167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0</m:t>
            </m:r>
          </m:sub>
        </m:sSub>
      </m:oMath>
      <w:del w:id="1679" w:author="PR Preview" w:date="2026-01-01T00:00:00Z">
        <w:r>
          <w:delText xml:space="preserve">.</w:delText>
        </w:r>
      </w:del>
    </w:p>
    <w:p>
      <w:pPr>
        <w:pStyle w:val="FirstParagraph"/>
      </w:pPr>
      <w:ins w:id="1680" w:author="PR Preview" w:date="2026-01-01T00:00:00Z">
        <w:r>
          <w:rPr>
            <w:b/>
            <w:bCs/>
          </w:rPr>
          <w:t xml:space="preserve">Definition 21 (Maclaurin polynomial)</w:t>
        </w:r>
      </w:ins>
      <w:ins w:id="1681" w:author="PR Preview" w:date="2026-01-01T00:00:00Z">
        <w:r>
          <w:t xml:space="preserve"> </w:t>
        </w:r>
      </w:ins>
      <w:ins w:id="1682" w:author="PR Preview" w:date="2026-01-01T00:00:00Z">
        <w:r>
          <w:t xml:space="preserve">When</w:t>
        </w:r>
      </w:ins>
      <w:ins w:id="168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ins w:id="1684" w:author="PR Preview" w:date="2026-01-01T00:00:00Z">
        <w:r>
          <w:t xml:space="preserve">, the Taylor polynomial</w:t>
        </w:r>
      </w:ins>
      <w:ins w:id="1685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686" w:author="PR Preview" w:date="2026-01-01T00:00:00Z">
        <w:r>
          <w:t xml:space="preserve"> </w:t>
        </w:r>
      </w:ins>
      <w:ins w:id="1687" w:author="PR Preview" w:date="2026-01-01T00:00:00Z">
        <w:r>
          <w:t xml:space="preserve">(</w:t>
        </w:r>
      </w:ins>
      <w:hyperlink w:anchor="def-taylor-polynomial">
        <w:ins w:id="1688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689" w:author="PR Preview" w:date="2026-01-01T00:00:00Z">
        <w:r>
          <w:t xml:space="preserve">) is called the</w:t>
        </w:r>
      </w:ins>
      <w:ins w:id="1690" w:author="PR Preview" w:date="2026-01-01T00:00:00Z">
        <w:r>
          <w:t xml:space="preserve"> </w:t>
        </w:r>
      </w:ins>
      <w:ins w:id="1691" w:author="PR Preview" w:date="2026-01-01T00:00:00Z">
        <w:r>
          <w:rPr>
            <w:b/>
            <w:bCs/>
          </w:rPr>
          <w:t xml:space="preserve">Maclaurin polynomial</w:t>
        </w:r>
      </w:ins>
      <w:ins w:id="1692" w:author="PR Preview" w:date="2026-01-01T00:00:00Z">
        <w:r>
          <w:t xml:space="preserve">.</w:t>
        </w:r>
      </w:ins>
    </w:p>
    <w:bookmarkEnd w:id="153"/>
    <w:bookmarkStart w:id="154" w:name="def-taylor-series"/>
    <w:p>
      <w:pPr>
        <w:pStyle w:val="BodyText"/>
      </w:pPr>
      <w:ins w:id="1693" w:author="PR Preview" w:date="2026-01-01T00:00:00Z">
        <w:r>
          <w:rPr>
            <w:b/>
            <w:bCs/>
          </w:rPr>
          <w:t xml:space="preserve">Definition 22 (Taylor series)</w:t>
        </w:r>
      </w:ins>
      <w:ins w:id="1694" w:author="PR Preview" w:date="2026-01-01T00:00:00Z">
        <w:r>
          <w:t xml:space="preserve"> </w:t>
        </w:r>
      </w:ins>
      <w:ins w:id="1695" w:author="PR Preview" w:date="2026-01-01T00:00:00Z">
        <w:r>
          <w:t xml:space="preserve">Let</w:t>
        </w:r>
      </w:ins>
      <w:ins w:id="1696" w:author="PR Preview" w:date="2026-01-01T00:00:00Z">
        <w:r>
          <w:t xml:space="preserve"> </w:t>
        </w:r>
      </w:ins>
      <m:oMath>
        <m:r>
          <m:t>f</m:t>
        </m:r>
      </m:oMath>
      <w:ins w:id="1697" w:author="PR Preview" w:date="2026-01-01T00:00:00Z">
        <w:r>
          <w:t xml:space="preserve"> </w:t>
        </w:r>
      </w:ins>
      <w:ins w:id="1698" w:author="PR Preview" w:date="2026-01-01T00:00:00Z">
        <w:r>
          <w:t xml:space="preserve">and</w:t>
        </w:r>
      </w:ins>
      <w:ins w:id="169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</m:oMath>
      <w:ins w:id="1700" w:author="PR Preview" w:date="2026-01-01T00:00:00Z">
        <w:r>
          <w:t xml:space="preserve"> </w:t>
        </w:r>
      </w:ins>
      <w:ins w:id="1701" w:author="PR Preview" w:date="2026-01-01T00:00:00Z">
        <w:r>
          <w:t xml:space="preserve">be as in</w:t>
        </w:r>
      </w:ins>
      <w:ins w:id="1702" w:author="PR Preview" w:date="2026-01-01T00:00:00Z">
        <w:r>
          <w:t xml:space="preserve"> </w:t>
        </w:r>
      </w:ins>
      <w:hyperlink w:anchor="def-taylor-polynomial">
        <w:ins w:id="1703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704" w:author="PR Preview" w:date="2026-01-01T00:00:00Z">
        <w:r>
          <w:t xml:space="preserve">.</w:t>
        </w:r>
      </w:ins>
      <w:ins w:id="1705" w:author="PR Preview" w:date="2026-01-01T00:00:00Z">
        <w:r>
          <w:t xml:space="preserve"> </w:t>
        </w:r>
      </w:ins>
      <w:ins w:id="1706" w:author="PR Preview" w:date="2026-01-01T00:00:00Z">
        <w:r>
          <w:t xml:space="preserve">When</w:t>
        </w:r>
      </w:ins>
      <w:ins w:id="1707" w:author="PR Preview" w:date="2026-01-01T00:00:00Z">
        <w:r>
          <w:t xml:space="preserve"> </w:t>
        </w:r>
      </w:ins>
      <m:oMath>
        <m:r>
          <m:t>f</m:t>
        </m:r>
      </m:oMath>
      <w:ins w:id="1708" w:author="PR Preview" w:date="2026-01-01T00:00:00Z">
        <w:r>
          <w:t xml:space="preserve"> </w:t>
        </w:r>
      </w:ins>
      <w:ins w:id="1709" w:author="PR Preview" w:date="2026-01-01T00:00:00Z">
        <w:r>
          <w:t xml:space="preserve">is infinitely differentiable and the series converges to</w:t>
        </w:r>
      </w:ins>
      <w:ins w:id="171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711" w:author="PR Preview" w:date="2026-01-01T00:00:00Z">
        <w:r>
          <w:t xml:space="preserve"> </w:t>
        </w:r>
      </w:ins>
      <w:ins w:id="1712" w:author="PR Preview" w:date="2026-01-01T00:00:00Z">
        <w:r>
          <w:t xml:space="preserve">on an open interval containing</w:t>
        </w:r>
      </w:ins>
      <w:ins w:id="171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</m:oMath>
      <w:ins w:id="1714" w:author="PR Preview" w:date="2026-01-01T00:00:00Z">
        <w:r>
          <w:t xml:space="preserve">, the infinite sum</w:t>
        </w:r>
      </w:ins>
      <w:ins w:id="1715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ins w:id="1716" w:author="PR Preview" w:date="2026-01-01T00:00:00Z">
        <w:r>
          <w:t xml:space="preserve"> </w:t>
        </w:r>
      </w:ins>
      <w:ins w:id="1717" w:author="PR Preview" w:date="2026-01-01T00:00:00Z">
        <w:r>
          <w:t xml:space="preserve">is the</w:t>
        </w:r>
      </w:ins>
      <w:ins w:id="1718" w:author="PR Preview" w:date="2026-01-01T00:00:00Z">
        <w:r>
          <w:t xml:space="preserve"> </w:t>
        </w:r>
      </w:ins>
      <w:ins w:id="1719" w:author="PR Preview" w:date="2026-01-01T00:00:00Z">
        <w:r>
          <w:rPr>
            <w:b/>
            <w:bCs/>
          </w:rPr>
          <w:t xml:space="preserve">Taylor series</w:t>
        </w:r>
      </w:ins>
      <w:ins w:id="1720" w:author="PR Preview" w:date="2026-01-01T00:00:00Z">
        <w:r>
          <w:t xml:space="preserve"> </w:t>
        </w:r>
      </w:ins>
      <w:ins w:id="1721" w:author="PR Preview" w:date="2026-01-01T00:00:00Z">
        <w:r>
          <w:t xml:space="preserve">of</w:t>
        </w:r>
      </w:ins>
      <w:ins w:id="1722" w:author="PR Preview" w:date="2026-01-01T00:00:00Z">
        <w:r>
          <w:t xml:space="preserve"> </w:t>
        </w:r>
      </w:ins>
      <m:oMath>
        <m:r>
          <m:t>f</m:t>
        </m:r>
      </m:oMath>
      <w:ins w:id="1723" w:author="PR Preview" w:date="2026-01-01T00:00:00Z">
        <w:r>
          <w:t xml:space="preserve"> </w:t>
        </w:r>
      </w:ins>
      <w:ins w:id="1724" w:author="PR Preview" w:date="2026-01-01T00:00:00Z">
        <w:r>
          <w:t xml:space="preserve">centered at</w:t>
        </w:r>
      </w:ins>
      <w:ins w:id="172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</m:oMath>
      <w:ins w:id="1726" w:author="PR Preview" w:date="2026-01-01T00:00:00Z">
        <w:r>
          <w:t xml:space="preserve">.</w:t>
        </w:r>
      </w:ins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ins w:id="1727" w:author="PR Preview" w:date="2026-01-01T00:00:00Z">
        <w:r>
          <w:rPr>
            <w:b/>
            <w:bCs/>
          </w:rPr>
          <w:t xml:space="preserve">Theorem 14 (Maclaurin polynomial of the standard normal density)</w:t>
        </w:r>
      </w:ins>
      <w:ins w:id="1728" w:author="PR Preview" w:date="2026-01-01T00:00:00Z">
        <w:r>
          <w:t xml:space="preserve"> </w:t>
        </w:r>
      </w:ins>
      <w:ins w:id="1729" w:author="PR Preview" w:date="2026-01-01T00:00:00Z">
        <w:r>
          <w:t xml:space="preserve">The Maclaurin polynomial (</w:t>
        </w:r>
      </w:ins>
      <w:hyperlink w:anchor="def-maclaurin-polynomial">
        <w:ins w:id="1730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731" w:author="PR Preview" w:date="2026-01-01T00:00:00Z">
        <w:r>
          <w:t xml:space="preserve">) of degree 3 of the standard normal density</w:t>
        </w:r>
      </w:ins>
      <w:ins w:id="1732" w:author="PR Preview" w:date="2026-01-01T00:00:00Z">
        <w:r>
          <w:t xml:space="preserve"> </w:t>
        </w:r>
      </w:ins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ins w:id="1733" w:author="PR Preview" w:date="2026-01-01T00:00:00Z">
        <w:r>
          <w:t xml:space="preserve"> </w:t>
        </w:r>
      </w:ins>
      <w:ins w:id="1734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ins w:id="1735" w:author="PR Preview" w:date="2026-01-01T00:00:00Z">
        <w:r>
          <w:rPr>
            <w:i/>
            <w:iCs/>
          </w:rPr>
          <w:t xml:space="preserve">Proof</w:t>
        </w:r>
      </w:ins>
      <w:ins w:id="1736" w:author="PR Preview" w:date="2026-01-01T00:00:00Z">
        <w:r>
          <w:t xml:space="preserve">. </w:t>
        </w:r>
      </w:ins>
      <w:ins w:id="1737" w:author="PR Preview" w:date="2026-01-01T00:00:00Z">
        <w:r>
          <w:t xml:space="preserve">This is the solution to</w:t>
        </w:r>
      </w:ins>
      <w:ins w:id="1738" w:author="PR Preview" w:date="2026-01-01T00:00:00Z">
        <w:r>
          <w:t xml:space="preserve"> </w:t>
        </w:r>
      </w:ins>
      <w:hyperlink w:anchor="exr-miller-taylor-normal-density">
        <w:ins w:id="1739" w:author="PR Preview" w:date="2026-01-01T00:00:00Z">
          <w:r>
            <w:rPr>
              <w:rStyle w:val="Hyperlink"/>
            </w:rPr>
            <w:t xml:space="preserve">Exercise 23</w:t>
          </w:r>
        </w:ins>
      </w:hyperlink>
      <w:ins w:id="1740" w:author="PR Preview" w:date="2026-01-01T00:00:00Z">
        <w:r>
          <w:t xml:space="preserve">, worked in</w:t>
        </w:r>
      </w:ins>
      <w:ins w:id="1741" w:author="PR Preview" w:date="2026-01-01T00:00:00Z">
        <w:r>
          <w:t xml:space="preserve"> </w:t>
        </w:r>
      </w:ins>
      <w:hyperlink w:anchor="sol-miller-taylor-normal-density">
        <w:ins w:id="1742" w:author="PR Preview" w:date="2026-01-01T00:00:00Z">
          <w:r>
            <w:rPr>
              <w:rStyle w:val="Hyperlink"/>
            </w:rPr>
            <w:t xml:space="preserve">Solution 23</w:t>
          </w:r>
        </w:ins>
      </w:hyperlink>
      <w:ins w:id="1743" w:author="PR Preview" w:date="2026-01-01T00:00:00Z">
        <w:r>
          <w:t xml:space="preserve">.</w:t>
        </w:r>
      </w:ins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ins w:id="1744" w:author="PR Preview" w:date="2026-01-01T00:00:00Z">
        <w:r>
          <w:rPr>
            <w:b/>
            <w:bCs/>
          </w:rPr>
          <w:t xml:space="preserve">Theorem 15 (Maclaurin polynomial of</w:t>
        </w:r>
      </w:ins>
      <w:ins w:id="1745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ins w:id="1746" w:author="PR Preview" w:date="2026-01-01T00:00:00Z">
        <w:r>
          <w:rPr>
            <w:b/>
            <w:bCs/>
          </w:rPr>
          <w:t xml:space="preserve">)</w:t>
        </w:r>
      </w:ins>
      <w:ins w:id="1747" w:author="PR Preview" w:date="2026-01-01T00:00:00Z">
        <w:r>
          <w:t xml:space="preserve"> </w:t>
        </w:r>
      </w:ins>
      <w:ins w:id="1748" w:author="PR Preview" w:date="2026-01-01T00:00:00Z">
        <w:r>
          <w:t xml:space="preserve">The Maclaurin polynomial (</w:t>
        </w:r>
      </w:ins>
      <w:hyperlink w:anchor="def-maclaurin-polynomial">
        <w:ins w:id="1749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750" w:author="PR Preview" w:date="2026-01-01T00:00:00Z">
        <w:r>
          <w:t xml:space="preserve">) of degree 3 of</w:t>
        </w:r>
      </w:ins>
      <w:ins w:id="175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ins w:id="1752" w:author="PR Preview" w:date="2026-01-01T00:00:00Z">
        <w:r>
          <w:t xml:space="preserve"> </w:t>
        </w:r>
      </w:ins>
      <w:ins w:id="1753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ins w:id="1754" w:author="PR Preview" w:date="2026-01-01T00:00:00Z">
        <w:r>
          <w:rPr>
            <w:i/>
            <w:iCs/>
          </w:rPr>
          <w:t xml:space="preserve">Proof</w:t>
        </w:r>
      </w:ins>
      <w:ins w:id="1755" w:author="PR Preview" w:date="2026-01-01T00:00:00Z">
        <w:r>
          <w:t xml:space="preserve">. </w:t>
        </w:r>
      </w:ins>
      <w:ins w:id="1756" w:author="PR Preview" w:date="2026-01-01T00:00:00Z">
        <w:r>
          <w:t xml:space="preserve">This is the solution to</w:t>
        </w:r>
      </w:ins>
      <w:ins w:id="1757" w:author="PR Preview" w:date="2026-01-01T00:00:00Z">
        <w:r>
          <w:t xml:space="preserve"> </w:t>
        </w:r>
      </w:ins>
      <w:hyperlink w:anchor="exr-miller-taylor-log-one-plus-x">
        <w:ins w:id="1758" w:author="PR Preview" w:date="2026-01-01T00:00:00Z">
          <w:r>
            <w:rPr>
              <w:rStyle w:val="Hyperlink"/>
            </w:rPr>
            <w:t xml:space="preserve">Exercise 27</w:t>
          </w:r>
        </w:ins>
      </w:hyperlink>
      <w:ins w:id="1759" w:author="PR Preview" w:date="2026-01-01T00:00:00Z">
        <w:r>
          <w:t xml:space="preserve">, worked in</w:t>
        </w:r>
      </w:ins>
      <w:ins w:id="1760" w:author="PR Preview" w:date="2026-01-01T00:00:00Z">
        <w:r>
          <w:t xml:space="preserve"> </w:t>
        </w:r>
      </w:ins>
      <w:hyperlink w:anchor="sol-miller-taylor-log-one-plus-x">
        <w:ins w:id="1761" w:author="PR Preview" w:date="2026-01-01T00:00:00Z">
          <w:r>
            <w:rPr>
              <w:rStyle w:val="Hyperlink"/>
            </w:rPr>
            <w:t xml:space="preserve">Solution 27</w:t>
          </w:r>
        </w:ins>
      </w:hyperlink>
      <w:ins w:id="1762" w:author="PR Preview" w:date="2026-01-01T00:00:00Z">
        <w:r>
          <w:t xml:space="preserve">.</w:t>
        </w:r>
      </w:ins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del w:id="1763" w:author="PR Preview" w:date="2026-01-01T00:00:00Z">
        <w:r>
          <w:rPr>
            <w:i/>
            <w:iCs/>
          </w:rPr>
          <w:delText xml:space="preserve">Solution 28</w:delText>
        </w:r>
      </w:del>
      <w:del w:id="1764" w:author="PR Preview" w:date="2026-01-01T00:00:00Z">
        <w:r>
          <w:delText xml:space="preserve">. </w:delText>
        </w:r>
      </w:del>
      <w:del w:id="1765" w:author="PR Preview" w:date="2026-01-01T00:00:00Z">
        <w:r>
          <w:delText xml:space="preserve">Substitute</w:delText>
        </w:r>
      </w:del>
      <w:del w:id="1766" w:author="PR Preview" w:date="2026-01-01T00:00:00Z">
        <w:r>
          <w:delText xml:space="preserve"> </w:delText>
        </w:r>
      </w:del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del w:id="1767" w:author="PR Preview" w:date="2026-01-01T00:00:00Z">
        <w:r>
          <w:delText xml:space="preserve"> </w:delText>
        </w:r>
      </w:del>
      <w:del w:id="1768" w:author="PR Preview" w:date="2026-01-01T00:00:00Z">
        <w:r>
          <w:delText xml:space="preserve">into the expansion for</w:delText>
        </w:r>
      </w:del>
      <w:del w:id="1769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del w:id="1770" w:author="PR Preview" w:date="2026-01-01T00:00:00Z">
        <w:r>
          <w:delText xml:space="preserve"> </w:delText>
        </w:r>
      </w:del>
      <w:del w:id="1771" w:author="PR Preview" w:date="2026-01-01T00:00:00Z">
        <w:r>
          <w:delText xml:space="preserve">from</w:delText>
        </w:r>
      </w:del>
      <w:del w:id="1772" w:author="PR Preview" w:date="2026-01-01T00:00:00Z">
        <w:r>
          <w:delText xml:space="preserve"> </w:delText>
        </w:r>
      </w:del>
      <w:hyperlink w:anchor="exr-miller-taylor-log-one-plus-x">
        <w:del w:id="1773" w:author="PR Preview" w:date="2026-01-01T00:00:00Z">
          <w:r>
            <w:rPr>
              <w:rStyle w:val="Hyperlink"/>
            </w:rPr>
            <w:delText xml:space="preserve">Exercise 27</w:delText>
          </w:r>
        </w:del>
      </w:hyperlink>
      <w:del w:id="1774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BodyText"/>
      </w:pPr>
      <w:ins w:id="1775" w:author="PR Preview" w:date="2026-01-01T00:00:00Z">
        <w:r>
          <w:rPr>
            <w:i/>
            <w:iCs/>
          </w:rPr>
          <w:t xml:space="preserve">Solution 28</w:t>
        </w:r>
      </w:ins>
      <w:ins w:id="1776" w:author="PR Preview" w:date="2026-01-01T00:00:00Z">
        <w:r>
          <w:t xml:space="preserve">. </w:t>
        </w:r>
      </w:ins>
      <w:ins w:id="1777" w:author="PR Preview" w:date="2026-01-01T00:00:00Z">
        <w:r>
          <w:t xml:space="preserve">Substitute</w:t>
        </w:r>
      </w:ins>
      <w:ins w:id="1778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ins w:id="1779" w:author="PR Preview" w:date="2026-01-01T00:00:00Z">
        <w:r>
          <w:t xml:space="preserve"> </w:t>
        </w:r>
      </w:ins>
      <w:ins w:id="1780" w:author="PR Preview" w:date="2026-01-01T00:00:00Z">
        <w:r>
          <w:t xml:space="preserve">into the expansion for</w:t>
        </w:r>
      </w:ins>
      <w:ins w:id="1781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ins w:id="1782" w:author="PR Preview" w:date="2026-01-01T00:00:00Z">
        <w:r>
          <w:t xml:space="preserve"> </w:t>
        </w:r>
      </w:ins>
      <w:ins w:id="1783" w:author="PR Preview" w:date="2026-01-01T00:00:00Z">
        <w:r>
          <w:t xml:space="preserve">from</w:t>
        </w:r>
      </w:ins>
      <w:ins w:id="1784" w:author="PR Preview" w:date="2026-01-01T00:00:00Z">
        <w:r>
          <w:t xml:space="preserve"> </w:t>
        </w:r>
      </w:ins>
      <w:hyperlink w:anchor="thm-taylor-log-one-plus-x">
        <w:ins w:id="1785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178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ins w:id="1787" w:author="PR Preview" w:date="2026-01-01T00:00:00Z">
        <w:r>
          <w:rPr>
            <w:b/>
            <w:bCs/>
          </w:rPr>
          <w:t xml:space="preserve">Theorem 16 (Maclaurin polynomial of</w:t>
        </w:r>
      </w:ins>
      <w:ins w:id="1788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ins w:id="1789" w:author="PR Preview" w:date="2026-01-01T00:00:00Z">
        <w:r>
          <w:rPr>
            <w:b/>
            <w:bCs/>
          </w:rPr>
          <w:t xml:space="preserve">)</w:t>
        </w:r>
      </w:ins>
      <w:ins w:id="1790" w:author="PR Preview" w:date="2026-01-01T00:00:00Z">
        <w:r>
          <w:t xml:space="preserve"> </w:t>
        </w:r>
      </w:ins>
      <w:ins w:id="1791" w:author="PR Preview" w:date="2026-01-01T00:00:00Z">
        <w:r>
          <w:t xml:space="preserve">The Maclaurin polynomial (</w:t>
        </w:r>
      </w:ins>
      <w:hyperlink w:anchor="def-maclaurin-polynomial">
        <w:ins w:id="1792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793" w:author="PR Preview" w:date="2026-01-01T00:00:00Z">
        <w:r>
          <w:t xml:space="preserve">) of degree 3 of</w:t>
        </w:r>
      </w:ins>
      <w:ins w:id="179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ins w:id="1795" w:author="PR Preview" w:date="2026-01-01T00:00:00Z">
        <w:r>
          <w:t xml:space="preserve"> </w:t>
        </w:r>
      </w:ins>
      <w:ins w:id="1796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ins w:id="1797" w:author="PR Preview" w:date="2026-01-01T00:00:00Z">
        <w:r>
          <w:rPr>
            <w:i/>
            <w:iCs/>
          </w:rPr>
          <w:t xml:space="preserve">Proof</w:t>
        </w:r>
      </w:ins>
      <w:ins w:id="1798" w:author="PR Preview" w:date="2026-01-01T00:00:00Z">
        <w:r>
          <w:t xml:space="preserve">. </w:t>
        </w:r>
      </w:ins>
      <w:ins w:id="1799" w:author="PR Preview" w:date="2026-01-01T00:00:00Z">
        <w:r>
          <w:t xml:space="preserve">This is the solution to</w:t>
        </w:r>
      </w:ins>
      <w:ins w:id="1800" w:author="PR Preview" w:date="2026-01-01T00:00:00Z">
        <w:r>
          <w:t xml:space="preserve"> </w:t>
        </w:r>
      </w:ins>
      <w:hyperlink w:anchor="exr-miller-taylor-log-one-minus-x">
        <w:ins w:id="1801" w:author="PR Preview" w:date="2026-01-01T00:00:00Z">
          <w:r>
            <w:rPr>
              <w:rStyle w:val="Hyperlink"/>
            </w:rPr>
            <w:t xml:space="preserve">Exercise 28</w:t>
          </w:r>
        </w:ins>
      </w:hyperlink>
      <w:ins w:id="1802" w:author="PR Preview" w:date="2026-01-01T00:00:00Z">
        <w:r>
          <w:t xml:space="preserve">, worked in</w:t>
        </w:r>
      </w:ins>
      <w:ins w:id="1803" w:author="PR Preview" w:date="2026-01-01T00:00:00Z">
        <w:r>
          <w:t xml:space="preserve"> </w:t>
        </w:r>
      </w:ins>
      <w:hyperlink w:anchor="sol-miller-taylor-log-one-minus-x">
        <w:ins w:id="1804" w:author="PR Preview" w:date="2026-01-01T00:00:00Z">
          <w:r>
            <w:rPr>
              <w:rStyle w:val="Hyperlink"/>
            </w:rPr>
            <w:t xml:space="preserve">Solution 28</w:t>
          </w:r>
        </w:ins>
      </w:hyperlink>
      <w:ins w:id="1805" w:author="PR Preview" w:date="2026-01-01T00:00:00Z">
        <w:r>
          <w:t xml:space="preserve">.</w:t>
        </w:r>
      </w:ins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del w:id="1806" w:author="PR Preview" w:date="2026-01-01T00:00:00Z">
        <w:r>
          <w:delText xml:space="preserve">Substitute the series for</w:delText>
        </w:r>
      </w:del>
      <w:del w:id="1807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del w:id="1808" w:author="PR Preview" w:date="2026-01-01T00:00:00Z">
        <w:r>
          <w:delText xml:space="preserve"> </w:delText>
        </w:r>
      </w:del>
      <w:del w:id="1809" w:author="PR Preview" w:date="2026-01-01T00:00:00Z">
        <w:r>
          <w:delText xml:space="preserve">from</w:delText>
        </w:r>
      </w:del>
      <w:del w:id="1810" w:author="PR Preview" w:date="2026-01-01T00:00:00Z">
        <w:r>
          <w:delText xml:space="preserve"> </w:delText>
        </w:r>
      </w:del>
      <w:hyperlink w:anchor="exr-miller-taylor-log-one-minus-x">
        <w:del w:id="1811" w:author="PR Preview" w:date="2026-01-01T00:00:00Z">
          <w:r>
            <w:rPr>
              <w:rStyle w:val="Hyperlink"/>
            </w:rPr>
            <w:delText xml:space="preserve">Exercise 28</w:delText>
          </w:r>
        </w:del>
      </w:hyperlink>
      <w:del w:id="1812" w:author="PR Preview" w:date="2026-01-01T00:00:00Z">
        <w:r>
          <w:delText xml:space="preserve">:</w:delText>
        </w:r>
      </w:del>
    </w:p>
    <w:p>
      <w:pPr>
        <w:pStyle w:val="FirstParagraph"/>
      </w:pPr>
      <w:ins w:id="1813" w:author="PR Preview" w:date="2026-01-01T00:00:00Z">
        <w:r>
          <w:t xml:space="preserve">Substitute the series for</w:t>
        </w:r>
      </w:ins>
      <w:ins w:id="1814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ins w:id="1815" w:author="PR Preview" w:date="2026-01-01T00:00:00Z">
        <w:r>
          <w:t xml:space="preserve"> </w:t>
        </w:r>
      </w:ins>
      <w:ins w:id="1816" w:author="PR Preview" w:date="2026-01-01T00:00:00Z">
        <w:r>
          <w:t xml:space="preserve">from</w:t>
        </w:r>
      </w:ins>
      <w:ins w:id="1817" w:author="PR Preview" w:date="2026-01-01T00:00:00Z">
        <w:r>
          <w:t xml:space="preserve"> </w:t>
        </w:r>
      </w:ins>
      <w:hyperlink w:anchor="thm-taylor-log-one-minus-x">
        <w:ins w:id="1818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181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del w:id="1820" w:author="PR Preview" w:date="2026-01-01T00:00:00Z">
        <w:r>
          <w:rPr>
            <w:b/>
            <w:bCs/>
          </w:rPr>
          <w:delText xml:space="preserve">Definition 16 (Antiderivative)</w:delText>
        </w:r>
      </w:del>
      <w:del w:id="1821" w:author="PR Preview" w:date="2026-01-01T00:00:00Z">
        <w:r>
          <w:delText xml:space="preserve"> </w:delText>
        </w:r>
      </w:del>
      <w:del w:id="1822" w:author="PR Preview" w:date="2026-01-01T00:00:00Z">
        <w:r>
          <w:delText xml:space="preserve">A function</w:delText>
        </w:r>
      </w:del>
      <w:del w:id="1823" w:author="PR Preview" w:date="2026-01-01T00:00:00Z">
        <w:r>
          <w:delText xml:space="preserve"> </w:delText>
        </w:r>
      </w:del>
      <m:oMath>
        <m:r>
          <m:t>F</m:t>
        </m:r>
      </m:oMath>
      <w:del w:id="1824" w:author="PR Preview" w:date="2026-01-01T00:00:00Z">
        <w:r>
          <w:delText xml:space="preserve"> </w:delText>
        </w:r>
      </w:del>
      <w:del w:id="1825" w:author="PR Preview" w:date="2026-01-01T00:00:00Z">
        <w:r>
          <w:delText xml:space="preserve">is an</w:delText>
        </w:r>
      </w:del>
      <w:del w:id="1826" w:author="PR Preview" w:date="2026-01-01T00:00:00Z">
        <w:r>
          <w:delText xml:space="preserve"> </w:delText>
        </w:r>
      </w:del>
      <w:del w:id="1827" w:author="PR Preview" w:date="2026-01-01T00:00:00Z">
        <w:r>
          <w:rPr>
            <w:b/>
            <w:bCs/>
          </w:rPr>
          <w:delText xml:space="preserve">antiderivative</w:delText>
        </w:r>
      </w:del>
      <w:del w:id="1828" w:author="PR Preview" w:date="2026-01-01T00:00:00Z">
        <w:r>
          <w:delText xml:space="preserve"> </w:delText>
        </w:r>
      </w:del>
      <w:del w:id="1829" w:author="PR Preview" w:date="2026-01-01T00:00:00Z">
        <w:r>
          <w:delText xml:space="preserve">of</w:delText>
        </w:r>
      </w:del>
      <w:del w:id="1830" w:author="PR Preview" w:date="2026-01-01T00:00:00Z">
        <w:r>
          <w:delText xml:space="preserve"> </w:delText>
        </w:r>
      </w:del>
      <m:oMath>
        <m:r>
          <m:t>f</m:t>
        </m:r>
      </m:oMath>
      <w:del w:id="1831" w:author="PR Preview" w:date="2026-01-01T00:00:00Z">
        <w:r>
          <w:delText xml:space="preserve"> </w:delText>
        </w:r>
      </w:del>
      <w:del w:id="1832" w:author="PR Preview" w:date="2026-01-01T00:00:00Z">
        <w:r>
          <w:delText xml:space="preserve">on an interval</w:delText>
        </w:r>
      </w:del>
      <w:del w:id="1833" w:author="PR Preview" w:date="2026-01-01T00:00:00Z">
        <w:r>
          <w:delText xml:space="preserve"> </w:delText>
        </w:r>
      </w:del>
      <m:oMath>
        <m:r>
          <m:t>I</m:t>
        </m:r>
      </m:oMath>
      <w:del w:id="1834" w:author="PR Preview" w:date="2026-01-01T00:00:00Z">
        <w:r>
          <w:delText xml:space="preserve"> </w:delText>
        </w:r>
      </w:del>
      <w:del w:id="1835" w:author="PR Preview" w:date="2026-01-01T00:00:00Z">
        <w:r>
          <w:delText xml:space="preserve">if:</w:delText>
        </w:r>
      </w:del>
    </w:p>
    <w:p>
      <w:pPr>
        <w:pStyle w:val="FirstParagraph"/>
      </w:pPr>
      <w:ins w:id="1836" w:author="PR Preview" w:date="2026-01-01T00:00:00Z">
        <w:r>
          <w:rPr>
            <w:b/>
            <w:bCs/>
          </w:rPr>
          <w:t xml:space="preserve">Definition 23 (Antiderivative)</w:t>
        </w:r>
      </w:ins>
      <w:ins w:id="1837" w:author="PR Preview" w:date="2026-01-01T00:00:00Z">
        <w:r>
          <w:t xml:space="preserve"> </w:t>
        </w:r>
      </w:ins>
      <w:ins w:id="1838" w:author="PR Preview" w:date="2026-01-01T00:00:00Z">
        <w:r>
          <w:t xml:space="preserve">A function</w:t>
        </w:r>
      </w:ins>
      <w:ins w:id="1839" w:author="PR Preview" w:date="2026-01-01T00:00:00Z">
        <w:r>
          <w:t xml:space="preserve"> </w:t>
        </w:r>
      </w:ins>
      <m:oMath>
        <m:r>
          <m:t>F</m:t>
        </m:r>
      </m:oMath>
      <w:ins w:id="1840" w:author="PR Preview" w:date="2026-01-01T00:00:00Z">
        <w:r>
          <w:t xml:space="preserve"> </w:t>
        </w:r>
      </w:ins>
      <w:ins w:id="1841" w:author="PR Preview" w:date="2026-01-01T00:00:00Z">
        <w:r>
          <w:t xml:space="preserve">is an</w:t>
        </w:r>
      </w:ins>
      <w:ins w:id="1842" w:author="PR Preview" w:date="2026-01-01T00:00:00Z">
        <w:r>
          <w:t xml:space="preserve"> </w:t>
        </w:r>
      </w:ins>
      <w:ins w:id="1843" w:author="PR Preview" w:date="2026-01-01T00:00:00Z">
        <w:r>
          <w:rPr>
            <w:b/>
            <w:bCs/>
          </w:rPr>
          <w:t xml:space="preserve">antiderivative</w:t>
        </w:r>
      </w:ins>
      <w:ins w:id="1844" w:author="PR Preview" w:date="2026-01-01T00:00:00Z">
        <w:r>
          <w:t xml:space="preserve"> </w:t>
        </w:r>
      </w:ins>
      <w:ins w:id="1845" w:author="PR Preview" w:date="2026-01-01T00:00:00Z">
        <w:r>
          <w:t xml:space="preserve">of</w:t>
        </w:r>
      </w:ins>
      <w:ins w:id="1846" w:author="PR Preview" w:date="2026-01-01T00:00:00Z">
        <w:r>
          <w:t xml:space="preserve"> </w:t>
        </w:r>
      </w:ins>
      <m:oMath>
        <m:r>
          <m:t>f</m:t>
        </m:r>
      </m:oMath>
      <w:ins w:id="1847" w:author="PR Preview" w:date="2026-01-01T00:00:00Z">
        <w:r>
          <w:t xml:space="preserve"> </w:t>
        </w:r>
      </w:ins>
      <w:ins w:id="1848" w:author="PR Preview" w:date="2026-01-01T00:00:00Z">
        <w:r>
          <w:t xml:space="preserve">on an interval</w:t>
        </w:r>
      </w:ins>
      <w:ins w:id="1849" w:author="PR Preview" w:date="2026-01-01T00:00:00Z">
        <w:r>
          <w:t xml:space="preserve"> </w:t>
        </w:r>
      </w:ins>
      <m:oMath>
        <m:r>
          <m:t>I</m:t>
        </m:r>
      </m:oMath>
      <w:ins w:id="1850" w:author="PR Preview" w:date="2026-01-01T00:00:00Z">
        <w:r>
          <w:t xml:space="preserve"> </w:t>
        </w:r>
      </w:ins>
      <w:ins w:id="1851" w:author="PR Preview" w:date="2026-01-01T00:00:00Z">
        <w:r>
          <w:t xml:space="preserve">if: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del w:id="1852" w:author="PR Preview" w:date="2026-01-01T00:00:00Z">
        <w:r>
          <w:rPr>
            <w:b/>
            <w:bCs/>
          </w:rPr>
          <w:delText xml:space="preserve">Definition 17 (Indefinite integral)</w:delText>
        </w:r>
      </w:del>
      <w:del w:id="1853" w:author="PR Preview" w:date="2026-01-01T00:00:00Z">
        <w:r>
          <w:delText xml:space="preserve"> </w:delText>
        </w:r>
      </w:del>
      <w:del w:id="1854" w:author="PR Preview" w:date="2026-01-01T00:00:00Z">
        <w:r>
          <w:delText xml:space="preserve">The</w:delText>
        </w:r>
      </w:del>
      <w:del w:id="1855" w:author="PR Preview" w:date="2026-01-01T00:00:00Z">
        <w:r>
          <w:delText xml:space="preserve"> </w:delText>
        </w:r>
      </w:del>
      <w:del w:id="1856" w:author="PR Preview" w:date="2026-01-01T00:00:00Z">
        <w:r>
          <w:rPr>
            <w:b/>
            <w:bCs/>
          </w:rPr>
          <w:delText xml:space="preserve">indefinite integral</w:delText>
        </w:r>
      </w:del>
      <w:del w:id="1857" w:author="PR Preview" w:date="2026-01-01T00:00:00Z">
        <w:r>
          <w:delText xml:space="preserve"> </w:delText>
        </w:r>
      </w:del>
      <w:del w:id="1858" w:author="PR Preview" w:date="2026-01-01T00:00:00Z">
        <w:r>
          <w:delText xml:space="preserve">of</w:delText>
        </w:r>
      </w:del>
      <w:del w:id="1859" w:author="PR Preview" w:date="2026-01-01T00:00:00Z">
        <w:r>
          <w:delText xml:space="preserve"> </w:delText>
        </w:r>
      </w:del>
      <m:oMath>
        <m:r>
          <m:t>f</m:t>
        </m:r>
      </m:oMath>
      <w:del w:id="1860" w:author="PR Preview" w:date="2026-01-01T00:00:00Z">
        <w:r>
          <w:delText xml:space="preserve"> </w:delText>
        </w:r>
      </w:del>
      <w:del w:id="1861" w:author="PR Preview" w:date="2026-01-01T00:00:00Z">
        <w:r>
          <w:delText xml:space="preserve">is the family of all antiderivatives</w:delText>
        </w:r>
      </w:del>
      <w:del w:id="1862" w:author="PR Preview" w:date="2026-01-01T00:00:00Z">
        <w:r>
          <w:delText xml:space="preserve"> </w:delText>
        </w:r>
      </w:del>
      <w:del w:id="1863" w:author="PR Preview" w:date="2026-01-01T00:00:00Z">
        <w:r>
          <w:delText xml:space="preserve">(</w:delText>
        </w:r>
      </w:del>
      <w:hyperlink w:anchor="def-antiderivative">
        <w:del w:id="1864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1865" w:author="PR Preview" w:date="2026-01-01T00:00:00Z">
        <w:r>
          <w:delText xml:space="preserve">) of</w:delText>
        </w:r>
      </w:del>
      <w:del w:id="1866" w:author="PR Preview" w:date="2026-01-01T00:00:00Z">
        <w:r>
          <w:delText xml:space="preserve"> </w:delText>
        </w:r>
      </w:del>
      <m:oMath>
        <m:r>
          <m:t>f</m:t>
        </m:r>
      </m:oMath>
      <w:del w:id="1867" w:author="PR Preview" w:date="2026-01-01T00:00:00Z">
        <w:r>
          <w:delText xml:space="preserve">:</w:delText>
        </w:r>
      </w:del>
    </w:p>
    <w:p>
      <w:pPr>
        <w:pStyle w:val="BodyText"/>
      </w:pPr>
      <w:ins w:id="1868" w:author="PR Preview" w:date="2026-01-01T00:00:00Z">
        <w:r>
          <w:rPr>
            <w:b/>
            <w:bCs/>
          </w:rPr>
          <w:t xml:space="preserve">Definition 24 (Indefinite integral)</w:t>
        </w:r>
      </w:ins>
      <w:ins w:id="1869" w:author="PR Preview" w:date="2026-01-01T00:00:00Z">
        <w:r>
          <w:t xml:space="preserve"> </w:t>
        </w:r>
      </w:ins>
      <w:ins w:id="1870" w:author="PR Preview" w:date="2026-01-01T00:00:00Z">
        <w:r>
          <w:t xml:space="preserve">The</w:t>
        </w:r>
      </w:ins>
      <w:ins w:id="1871" w:author="PR Preview" w:date="2026-01-01T00:00:00Z">
        <w:r>
          <w:t xml:space="preserve"> </w:t>
        </w:r>
      </w:ins>
      <w:ins w:id="1872" w:author="PR Preview" w:date="2026-01-01T00:00:00Z">
        <w:r>
          <w:rPr>
            <w:b/>
            <w:bCs/>
          </w:rPr>
          <w:t xml:space="preserve">indefinite integral</w:t>
        </w:r>
      </w:ins>
      <w:ins w:id="1873" w:author="PR Preview" w:date="2026-01-01T00:00:00Z">
        <w:r>
          <w:t xml:space="preserve"> </w:t>
        </w:r>
      </w:ins>
      <w:ins w:id="1874" w:author="PR Preview" w:date="2026-01-01T00:00:00Z">
        <w:r>
          <w:t xml:space="preserve">of</w:t>
        </w:r>
      </w:ins>
      <w:ins w:id="1875" w:author="PR Preview" w:date="2026-01-01T00:00:00Z">
        <w:r>
          <w:t xml:space="preserve"> </w:t>
        </w:r>
      </w:ins>
      <m:oMath>
        <m:r>
          <m:t>f</m:t>
        </m:r>
      </m:oMath>
      <w:ins w:id="1876" w:author="PR Preview" w:date="2026-01-01T00:00:00Z">
        <w:r>
          <w:t xml:space="preserve"> </w:t>
        </w:r>
      </w:ins>
      <w:ins w:id="1877" w:author="PR Preview" w:date="2026-01-01T00:00:00Z">
        <w:r>
          <w:t xml:space="preserve">is the family of all antiderivatives</w:t>
        </w:r>
      </w:ins>
      <w:ins w:id="1878" w:author="PR Preview" w:date="2026-01-01T00:00:00Z">
        <w:r>
          <w:t xml:space="preserve"> </w:t>
        </w:r>
      </w:ins>
      <w:ins w:id="1879" w:author="PR Preview" w:date="2026-01-01T00:00:00Z">
        <w:r>
          <w:t xml:space="preserve">(</w:t>
        </w:r>
      </w:ins>
      <w:hyperlink w:anchor="def-antiderivative">
        <w:ins w:id="1880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1881" w:author="PR Preview" w:date="2026-01-01T00:00:00Z">
        <w:r>
          <w:t xml:space="preserve">) of</w:t>
        </w:r>
      </w:ins>
      <w:ins w:id="1882" w:author="PR Preview" w:date="2026-01-01T00:00:00Z">
        <w:r>
          <w:t xml:space="preserve"> </w:t>
        </w:r>
      </w:ins>
      <m:oMath>
        <m:r>
          <m:t>f</m:t>
        </m:r>
      </m:oMath>
      <w:ins w:id="188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del w:id="1884" w:author="PR Preview" w:date="2026-01-01T00:00:00Z">
        <w:r>
          <w:rPr>
            <w:b/>
            <w:bCs/>
          </w:rPr>
          <w:delText xml:space="preserve">Theorem 12 (Basic integration rules)</w:delText>
        </w:r>
      </w:del>
      <w:del w:id="1885" w:author="PR Preview" w:date="2026-01-01T00:00:00Z">
        <w:r>
          <w:delText xml:space="preserve"> </w:delText>
        </w:r>
      </w:del>
      <w:del w:id="1886" w:author="PR Preview" w:date="2026-01-01T00:00:00Z">
        <w:r>
          <w:delText xml:space="preserve">Each antiderivative in the table is defined only up to an arbitrary constant</w:delText>
        </w:r>
      </w:del>
      <w:del w:id="1887" w:author="PR Preview" w:date="2026-01-01T00:00:00Z">
        <w:r>
          <w:delText xml:space="preserve"> </w:delText>
        </w:r>
      </w:del>
      <m:oMath>
        <m:r>
          <m:t>C</m:t>
        </m:r>
      </m:oMath>
      <w:del w:id="1888" w:author="PR Preview" w:date="2026-01-01T00:00:00Z">
        <w:r>
          <w:delText xml:space="preserve"> </w:delText>
        </w:r>
      </w:del>
      <w:del w:id="1889" w:author="PR Preview" w:date="2026-01-01T00:00:00Z">
        <w:r>
          <w:delText xml:space="preserve">(see</w:delText>
        </w:r>
      </w:del>
      <w:del w:id="1890" w:author="PR Preview" w:date="2026-01-01T00:00:00Z">
        <w:r>
          <w:delText xml:space="preserve"> </w:delText>
        </w:r>
      </w:del>
      <w:hyperlink w:anchor="def-antiderivative">
        <w:del w:id="1891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1892" w:author="PR Preview" w:date="2026-01-01T00:00:00Z">
        <w:r>
          <w:delText xml:space="preserve">);</w:delText>
        </w:r>
      </w:del>
      <w:del w:id="1893" w:author="PR Preview" w:date="2026-01-01T00:00:00Z">
        <w:r>
          <w:delText xml:space="preserve"> </w:delText>
        </w:r>
      </w:del>
      <w:del w:id="1894" w:author="PR Preview" w:date="2026-01-01T00:00:00Z">
        <w:r>
          <w:delText xml:space="preserve">the table omits</w:delText>
        </w:r>
      </w:del>
      <w:del w:id="1895" w:author="PR Preview" w:date="2026-01-01T00:00:00Z">
        <w:r>
          <w:delText xml:space="preserve"> </w:delText>
        </w:r>
      </w:del>
      <m:oMath>
        <m:r>
          <m:rPr>
            <m:sty m:val="p"/>
          </m:rPr>
          <m:t>+</m:t>
        </m:r>
        <m:r>
          <m:t>C</m:t>
        </m:r>
      </m:oMath>
      <w:del w:id="1896" w:author="PR Preview" w:date="2026-01-01T00:00:00Z">
        <w:r>
          <w:delText xml:space="preserve"> </w:delText>
        </w:r>
      </w:del>
      <w:del w:id="1897" w:author="PR Preview" w:date="2026-01-01T00:00:00Z">
        <w:r>
          <w:delText xml:space="preserve">from every row for brevity.</w:delText>
        </w:r>
      </w:del>
    </w:p>
    <w:p>
      <w:pPr>
        <w:pStyle w:val="BodyText"/>
      </w:pPr>
      <w:ins w:id="1898" w:author="PR Preview" w:date="2026-01-01T00:00:00Z">
        <w:r>
          <w:rPr>
            <w:b/>
            <w:bCs/>
          </w:rPr>
          <w:t xml:space="preserve">Theorem 17 (Basic integration rules)</w:t>
        </w:r>
      </w:ins>
      <w:ins w:id="1899" w:author="PR Preview" w:date="2026-01-01T00:00:00Z">
        <w:r>
          <w:t xml:space="preserve"> </w:t>
        </w:r>
      </w:ins>
      <w:ins w:id="1900" w:author="PR Preview" w:date="2026-01-01T00:00:00Z">
        <w:r>
          <w:t xml:space="preserve">Each antiderivative in the table is defined only up to an arbitrary constant</w:t>
        </w:r>
      </w:ins>
      <w:ins w:id="1901" w:author="PR Preview" w:date="2026-01-01T00:00:00Z">
        <w:r>
          <w:t xml:space="preserve"> </w:t>
        </w:r>
      </w:ins>
      <m:oMath>
        <m:r>
          <m:t>C</m:t>
        </m:r>
      </m:oMath>
      <w:ins w:id="1902" w:author="PR Preview" w:date="2026-01-01T00:00:00Z">
        <w:r>
          <w:t xml:space="preserve"> </w:t>
        </w:r>
      </w:ins>
      <w:ins w:id="1903" w:author="PR Preview" w:date="2026-01-01T00:00:00Z">
        <w:r>
          <w:t xml:space="preserve">(see</w:t>
        </w:r>
      </w:ins>
      <w:ins w:id="1904" w:author="PR Preview" w:date="2026-01-01T00:00:00Z">
        <w:r>
          <w:t xml:space="preserve"> </w:t>
        </w:r>
      </w:ins>
      <w:hyperlink w:anchor="def-antiderivative">
        <w:ins w:id="1905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1906" w:author="PR Preview" w:date="2026-01-01T00:00:00Z">
        <w:r>
          <w:t xml:space="preserve">);</w:t>
        </w:r>
      </w:ins>
      <w:ins w:id="1907" w:author="PR Preview" w:date="2026-01-01T00:00:00Z">
        <w:r>
          <w:t xml:space="preserve"> </w:t>
        </w:r>
      </w:ins>
      <w:ins w:id="1908" w:author="PR Preview" w:date="2026-01-01T00:00:00Z">
        <w:r>
          <w:t xml:space="preserve">the table omits</w:t>
        </w:r>
      </w:ins>
      <w:ins w:id="1909" w:author="PR Preview" w:date="2026-01-01T00:00:00Z">
        <w:r>
          <w:t xml:space="preserve"> </w:t>
        </w:r>
      </w:ins>
      <m:oMath>
        <m:r>
          <m:rPr>
            <m:sty m:val="p"/>
          </m:rPr>
          <m:t>+</m:t>
        </m:r>
        <m:r>
          <m:t>C</m:t>
        </m:r>
      </m:oMath>
      <w:ins w:id="1910" w:author="PR Preview" w:date="2026-01-01T00:00:00Z">
        <w:r>
          <w:t xml:space="preserve"> </w:t>
        </w:r>
      </w:ins>
      <w:ins w:id="1911" w:author="PR Preview" w:date="2026-01-01T00:00:00Z">
        <w:r>
          <w:t xml:space="preserve">from every row for brevity.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del w:id="1912" w:author="PR Preview" w:date="2026-01-01T00:00:00Z">
        <w:r>
          <w:rPr>
            <w:b/>
            <w:bCs/>
          </w:rPr>
          <w:delText xml:space="preserve">Example 17 (Antiderivative of</w:delText>
        </w:r>
      </w:del>
      <w:del w:id="1913" w:author="PR Preview" w:date="2026-01-01T00:00:00Z">
        <w:r>
          <w:rPr>
            <w:b/>
            <w:bCs/>
          </w:rPr>
          <w:delText xml:space="preserve"> </w:delText>
        </w:r>
      </w:del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del w:id="1914" w:author="PR Preview" w:date="2026-01-01T00:00:00Z">
        <w:r>
          <w:rPr>
            <w:b/>
            <w:bCs/>
          </w:rPr>
          <w:delText xml:space="preserve">)</w:delText>
        </w:r>
      </w:del>
      <w:del w:id="1915" w:author="PR Preview" w:date="2026-01-01T00:00:00Z">
        <w:r>
          <w:delText xml:space="preserve"> </w:delText>
        </w:r>
      </w:del>
      <w:del w:id="1916" w:author="PR Preview" w:date="2026-01-01T00:00:00Z">
        <w:r>
          <w:delText xml:space="preserve">By the power rule (</w:delText>
        </w:r>
      </w:del>
      <m:oMath>
        <m:r>
          <m:t>n</m:t>
        </m:r>
        <m:r>
          <m:rPr>
            <m:sty m:val="p"/>
          </m:rPr>
          <m:t>=</m:t>
        </m:r>
        <m:r>
          <m:t>2</m:t>
        </m:r>
      </m:oMath>
      <w:del w:id="1917" w:author="PR Preview" w:date="2026-01-01T00:00:00Z">
        <w:r>
          <w:delText xml:space="preserve">) and linearity from</w:delText>
        </w:r>
      </w:del>
      <w:del w:id="1918" w:author="PR Preview" w:date="2026-01-01T00:00:00Z">
        <w:r>
          <w:delText xml:space="preserve"> </w:delText>
        </w:r>
      </w:del>
      <w:hyperlink w:anchor="thm-integral-rules">
        <w:del w:id="1919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920" w:author="PR Preview" w:date="2026-01-01T00:00:00Z">
        <w:r>
          <w:delText xml:space="preserve">:</w:delText>
        </w:r>
      </w:del>
    </w:p>
    <w:p>
      <w:pPr>
        <w:pStyle w:val="BodyText"/>
      </w:pPr>
      <w:ins w:id="1921" w:author="PR Preview" w:date="2026-01-01T00:00:00Z">
        <w:r>
          <w:rPr>
            <w:b/>
            <w:bCs/>
          </w:rPr>
          <w:t xml:space="preserve">Example 17 (Antiderivative of</w:t>
        </w:r>
      </w:ins>
      <w:ins w:id="1922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ins w:id="1923" w:author="PR Preview" w:date="2026-01-01T00:00:00Z">
        <w:r>
          <w:rPr>
            <w:b/>
            <w:bCs/>
          </w:rPr>
          <w:t xml:space="preserve">)</w:t>
        </w:r>
      </w:ins>
      <w:ins w:id="1924" w:author="PR Preview" w:date="2026-01-01T00:00:00Z">
        <w:r>
          <w:t xml:space="preserve"> </w:t>
        </w:r>
      </w:ins>
      <w:ins w:id="1925" w:author="PR Preview" w:date="2026-01-01T00:00:00Z">
        <w:r>
          <w:t xml:space="preserve">By the power rule (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</m:oMath>
      <w:ins w:id="1926" w:author="PR Preview" w:date="2026-01-01T00:00:00Z">
        <w:r>
          <w:t xml:space="preserve">) and linearity from</w:t>
        </w:r>
      </w:ins>
      <w:ins w:id="1927" w:author="PR Preview" w:date="2026-01-01T00:00:00Z">
        <w:r>
          <w:t xml:space="preserve"> </w:t>
        </w:r>
      </w:ins>
      <w:hyperlink w:anchor="thm-integral-rules">
        <w:ins w:id="1928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92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del w:id="1930" w:author="PR Preview" w:date="2026-01-01T00:00:00Z">
        <w:r>
          <w:rPr>
            <w:b/>
            <w:bCs/>
          </w:rPr>
          <w:delText xml:space="preserve">Definition 18 (Differentiable on an interval)</w:delText>
        </w:r>
      </w:del>
      <w:del w:id="1931" w:author="PR Preview" w:date="2026-01-01T00:00:00Z">
        <w:r>
          <w:delText xml:space="preserve"> </w:delText>
        </w:r>
      </w:del>
      <w:del w:id="1932" w:author="PR Preview" w:date="2026-01-01T00:00:00Z">
        <w:r>
          <w:delText xml:space="preserve">A function</w:delText>
        </w:r>
      </w:del>
      <w:del w:id="1933" w:author="PR Preview" w:date="2026-01-01T00:00:00Z">
        <w:r>
          <w:delText xml:space="preserve"> </w:delText>
        </w:r>
      </w:del>
      <m:oMath>
        <m:r>
          <m:t>f</m:t>
        </m:r>
      </m:oMath>
      <w:del w:id="1934" w:author="PR Preview" w:date="2026-01-01T00:00:00Z">
        <w:r>
          <w:delText xml:space="preserve"> </w:delText>
        </w:r>
      </w:del>
      <w:del w:id="1935" w:author="PR Preview" w:date="2026-01-01T00:00:00Z">
        <w:r>
          <w:delText xml:space="preserve">is</w:delText>
        </w:r>
      </w:del>
      <w:del w:id="1936" w:author="PR Preview" w:date="2026-01-01T00:00:00Z">
        <w:r>
          <w:delText xml:space="preserve"> </w:delText>
        </w:r>
      </w:del>
      <w:del w:id="1937" w:author="PR Preview" w:date="2026-01-01T00:00:00Z">
        <w:r>
          <w:rPr>
            <w:b/>
            <w:bCs/>
          </w:rPr>
          <w:delText xml:space="preserve">differentiable on</w:delText>
        </w:r>
      </w:del>
      <w:del w:id="1938" w:author="PR Preview" w:date="2026-01-01T00:00:00Z">
        <w:r>
          <w:delText xml:space="preserve"> </w:delText>
        </w:r>
      </w:del>
      <w:del w:id="1939" w:author="PR Preview" w:date="2026-01-01T00:00:00Z">
        <w:r>
          <w:delText xml:space="preserve">an interval</w:delText>
        </w:r>
      </w:del>
      <w:del w:id="1940" w:author="PR Preview" w:date="2026-01-01T00:00:00Z">
        <w:r>
          <w:delText xml:space="preserve"> </w:delText>
        </w:r>
      </w:del>
      <w:del w:id="1941" w:author="PR Preview" w:date="2026-01-01T00:00:00Z">
        <w:r>
          <w:delText xml:space="preserve">if it is differentiable (</w:delText>
        </w:r>
      </w:del>
      <w:hyperlink w:anchor="def-differentiable">
        <w:del w:id="1942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1943" w:author="PR Preview" w:date="2026-01-01T00:00:00Z">
        <w:r>
          <w:delText xml:space="preserve">) at every point of the interval</w:delText>
        </w:r>
      </w:del>
      <w:del w:id="1944" w:author="PR Preview" w:date="2026-01-01T00:00:00Z">
        <w:r>
          <w:delText xml:space="preserve"> </w:delText>
        </w:r>
      </w:del>
      <w:del w:id="1945" w:author="PR Preview" w:date="2026-01-01T00:00:00Z">
        <w:r>
          <w:delText xml:space="preserve">other than its</w:delText>
        </w:r>
      </w:del>
      <w:del w:id="1946" w:author="PR Preview" w:date="2026-01-01T00:00:00Z">
        <w:r>
          <w:delText xml:space="preserve"> </w:delText>
        </w:r>
      </w:del>
      <w:hyperlink r:id="rId219">
        <w:del w:id="1947" w:author="PR Preview" w:date="2026-01-01T00:00:00Z">
          <w:r>
            <w:rPr>
              <w:rStyle w:val="Hyperlink"/>
            </w:rPr>
            <w:delText xml:space="preserve">endpoints</w:delText>
          </w:r>
        </w:del>
      </w:hyperlink>
      <w:del w:id="1948" w:author="PR Preview" w:date="2026-01-01T00:00:00Z">
        <w:r>
          <w:delText xml:space="preserve">,</w:delText>
        </w:r>
      </w:del>
      <w:del w:id="1949" w:author="PR Preview" w:date="2026-01-01T00:00:00Z">
        <w:r>
          <w:delText xml:space="preserve"> </w:delText>
        </w:r>
      </w:del>
      <w:del w:id="1950" w:author="PR Preview" w:date="2026-01-01T00:00:00Z">
        <w:r>
          <w:delText xml:space="preserve">and, at each endpoint that belongs to the interval,</w:delText>
        </w:r>
      </w:del>
      <w:del w:id="1951" w:author="PR Preview" w:date="2026-01-01T00:00:00Z">
        <w:r>
          <w:delText xml:space="preserve"> </w:delText>
        </w:r>
      </w:del>
      <w:del w:id="1952" w:author="PR Preview" w:date="2026-01-01T00:00:00Z">
        <w:r>
          <w:delText xml:space="preserve">it has the one-sided derivative (</w:delText>
        </w:r>
      </w:del>
      <w:hyperlink w:anchor="def-one-sided-derivative">
        <w:del w:id="1953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954" w:author="PR Preview" w:date="2026-01-01T00:00:00Z">
        <w:r>
          <w:delText xml:space="preserve">) from inside the interval:</w:delText>
        </w:r>
      </w:del>
      <w:del w:id="1955" w:author="PR Preview" w:date="2026-01-01T00:00:00Z">
        <w:r>
          <w:delText xml:space="preserve"> </w:delText>
        </w:r>
      </w:del>
      <w:del w:id="1956" w:author="PR Preview" w:date="2026-01-01T00:00:00Z">
        <w:r>
          <w:delText xml:space="preserve">the right-hand derivative at the left endpoint</w:delText>
        </w:r>
      </w:del>
      <w:del w:id="1957" w:author="PR Preview" w:date="2026-01-01T00:00:00Z">
        <w:r>
          <w:delText xml:space="preserve"> </w:delText>
        </w:r>
      </w:del>
      <w:del w:id="1958" w:author="PR Preview" w:date="2026-01-01T00:00:00Z">
        <w:r>
          <w:delText xml:space="preserve">and the left-hand derivative at the right endpoint.</w:delText>
        </w:r>
      </w:del>
    </w:p>
    <w:p>
      <w:pPr>
        <w:pStyle w:val="FirstParagraph"/>
      </w:pPr>
      <w:ins w:id="1959" w:author="PR Preview" w:date="2026-01-01T00:00:00Z">
        <w:r>
          <w:rPr>
            <w:b/>
            <w:bCs/>
          </w:rPr>
          <w:t xml:space="preserve">Definition 25 (Differentiable on an interval)</w:t>
        </w:r>
      </w:ins>
      <w:ins w:id="1960" w:author="PR Preview" w:date="2026-01-01T00:00:00Z">
        <w:r>
          <w:t xml:space="preserve"> </w:t>
        </w:r>
      </w:ins>
      <w:ins w:id="1961" w:author="PR Preview" w:date="2026-01-01T00:00:00Z">
        <w:r>
          <w:t xml:space="preserve">A function</w:t>
        </w:r>
      </w:ins>
      <w:ins w:id="1962" w:author="PR Preview" w:date="2026-01-01T00:00:00Z">
        <w:r>
          <w:t xml:space="preserve"> </w:t>
        </w:r>
      </w:ins>
      <m:oMath>
        <m:r>
          <m:t>f</m:t>
        </m:r>
      </m:oMath>
      <w:ins w:id="1963" w:author="PR Preview" w:date="2026-01-01T00:00:00Z">
        <w:r>
          <w:t xml:space="preserve"> </w:t>
        </w:r>
      </w:ins>
      <w:ins w:id="1964" w:author="PR Preview" w:date="2026-01-01T00:00:00Z">
        <w:r>
          <w:t xml:space="preserve">is</w:t>
        </w:r>
      </w:ins>
      <w:ins w:id="1965" w:author="PR Preview" w:date="2026-01-01T00:00:00Z">
        <w:r>
          <w:t xml:space="preserve"> </w:t>
        </w:r>
      </w:ins>
      <w:ins w:id="1966" w:author="PR Preview" w:date="2026-01-01T00:00:00Z">
        <w:r>
          <w:rPr>
            <w:b/>
            <w:bCs/>
          </w:rPr>
          <w:t xml:space="preserve">differentiable on</w:t>
        </w:r>
      </w:ins>
      <w:ins w:id="1967" w:author="PR Preview" w:date="2026-01-01T00:00:00Z">
        <w:r>
          <w:t xml:space="preserve"> </w:t>
        </w:r>
      </w:ins>
      <w:ins w:id="1968" w:author="PR Preview" w:date="2026-01-01T00:00:00Z">
        <w:r>
          <w:t xml:space="preserve">an interval</w:t>
        </w:r>
      </w:ins>
      <w:ins w:id="1969" w:author="PR Preview" w:date="2026-01-01T00:00:00Z">
        <w:r>
          <w:t xml:space="preserve"> </w:t>
        </w:r>
      </w:ins>
      <w:ins w:id="1970" w:author="PR Preview" w:date="2026-01-01T00:00:00Z">
        <w:r>
          <w:t xml:space="preserve">if it is differentiable (</w:t>
        </w:r>
      </w:ins>
      <w:hyperlink w:anchor="def-differentiable">
        <w:ins w:id="1971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972" w:author="PR Preview" w:date="2026-01-01T00:00:00Z">
        <w:r>
          <w:t xml:space="preserve">) at every point of the interval</w:t>
        </w:r>
      </w:ins>
      <w:ins w:id="1973" w:author="PR Preview" w:date="2026-01-01T00:00:00Z">
        <w:r>
          <w:t xml:space="preserve"> </w:t>
        </w:r>
      </w:ins>
      <w:ins w:id="1974" w:author="PR Preview" w:date="2026-01-01T00:00:00Z">
        <w:r>
          <w:t xml:space="preserve">other than its</w:t>
        </w:r>
      </w:ins>
      <w:ins w:id="1975" w:author="PR Preview" w:date="2026-01-01T00:00:00Z">
        <w:r>
          <w:t xml:space="preserve"> </w:t>
        </w:r>
      </w:ins>
      <w:hyperlink r:id="rId219">
        <w:ins w:id="1976" w:author="PR Preview" w:date="2026-01-01T00:00:00Z">
          <w:r>
            <w:rPr>
              <w:rStyle w:val="Hyperlink"/>
            </w:rPr>
            <w:t xml:space="preserve">endpoints</w:t>
          </w:r>
        </w:ins>
      </w:hyperlink>
      <w:ins w:id="1977" w:author="PR Preview" w:date="2026-01-01T00:00:00Z">
        <w:r>
          <w:t xml:space="preserve">,</w:t>
        </w:r>
      </w:ins>
      <w:ins w:id="1978" w:author="PR Preview" w:date="2026-01-01T00:00:00Z">
        <w:r>
          <w:t xml:space="preserve"> </w:t>
        </w:r>
      </w:ins>
      <w:ins w:id="1979" w:author="PR Preview" w:date="2026-01-01T00:00:00Z">
        <w:r>
          <w:t xml:space="preserve">and, at each endpoint that belongs to the interval,</w:t>
        </w:r>
      </w:ins>
      <w:ins w:id="1980" w:author="PR Preview" w:date="2026-01-01T00:00:00Z">
        <w:r>
          <w:t xml:space="preserve"> </w:t>
        </w:r>
      </w:ins>
      <w:ins w:id="1981" w:author="PR Preview" w:date="2026-01-01T00:00:00Z">
        <w:r>
          <w:t xml:space="preserve">it has the one-sided derivative (</w:t>
        </w:r>
      </w:ins>
      <w:hyperlink w:anchor="def-one-sided-derivative">
        <w:ins w:id="1982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1983" w:author="PR Preview" w:date="2026-01-01T00:00:00Z">
        <w:r>
          <w:t xml:space="preserve">) from inside the interval:</w:t>
        </w:r>
      </w:ins>
      <w:ins w:id="1984" w:author="PR Preview" w:date="2026-01-01T00:00:00Z">
        <w:r>
          <w:t xml:space="preserve"> </w:t>
        </w:r>
      </w:ins>
      <w:ins w:id="1985" w:author="PR Preview" w:date="2026-01-01T00:00:00Z">
        <w:r>
          <w:t xml:space="preserve">the right-hand derivative at the left endpoint</w:t>
        </w:r>
      </w:ins>
      <w:ins w:id="1986" w:author="PR Preview" w:date="2026-01-01T00:00:00Z">
        <w:r>
          <w:t xml:space="preserve"> </w:t>
        </w:r>
      </w:ins>
      <w:ins w:id="1987" w:author="PR Preview" w:date="2026-01-01T00:00:00Z">
        <w:r>
          <w:t xml:space="preserve">and the left-hand derivative at the right endpoint.</w:t>
        </w:r>
      </w:ins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del w:id="1988" w:author="PR Preview" w:date="2026-01-01T00:00:00Z">
        <w:r>
          <w:rPr>
            <w:b/>
            <w:bCs/>
          </w:rPr>
          <w:delText xml:space="preserve">Definition 19 (Continuous function)</w:delText>
        </w:r>
      </w:del>
      <w:del w:id="1989" w:author="PR Preview" w:date="2026-01-01T00:00:00Z">
        <w:r>
          <w:delText xml:space="preserve"> </w:delText>
        </w:r>
      </w:del>
      <w:del w:id="1990" w:author="PR Preview" w:date="2026-01-01T00:00:00Z">
        <w:r>
          <w:delText xml:space="preserve">A function</w:delText>
        </w:r>
      </w:del>
      <w:del w:id="1991" w:author="PR Preview" w:date="2026-01-01T00:00:00Z">
        <w:r>
          <w:delText xml:space="preserve"> </w:delText>
        </w:r>
      </w:del>
      <m:oMath>
        <m:r>
          <m:t>f</m:t>
        </m:r>
      </m:oMath>
      <w:del w:id="1992" w:author="PR Preview" w:date="2026-01-01T00:00:00Z">
        <w:r>
          <w:delText xml:space="preserve"> </w:delText>
        </w:r>
      </w:del>
      <w:del w:id="1993" w:author="PR Preview" w:date="2026-01-01T00:00:00Z">
        <w:r>
          <w:delText xml:space="preserve">is</w:delText>
        </w:r>
      </w:del>
      <w:del w:id="1994" w:author="PR Preview" w:date="2026-01-01T00:00:00Z">
        <w:r>
          <w:delText xml:space="preserve"> </w:delText>
        </w:r>
      </w:del>
      <w:del w:id="1995" w:author="PR Preview" w:date="2026-01-01T00:00:00Z">
        <w:r>
          <w:rPr>
            <w:b/>
            <w:bCs/>
          </w:rPr>
          <w:delText xml:space="preserve">continuous at</w:delText>
        </w:r>
      </w:del>
      <w:del w:id="199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c</m:t>
        </m:r>
      </m:oMath>
      <w:del w:id="1997" w:author="PR Preview" w:date="2026-01-01T00:00:00Z">
        <w:r>
          <w:delText xml:space="preserve"> </w:delText>
        </w:r>
      </w:del>
      <w:del w:id="1998" w:author="PR Preview" w:date="2026-01-01T00:00:00Z">
        <w:r>
          <w:delText xml:space="preserve">if all three conditions hold:</w:delText>
        </w:r>
      </w:del>
    </w:p>
    <w:p>
      <w:pPr>
        <w:pStyle w:val="FirstParagraph"/>
      </w:pPr>
      <w:ins w:id="1999" w:author="PR Preview" w:date="2026-01-01T00:00:00Z">
        <w:r>
          <w:rPr>
            <w:b/>
            <w:bCs/>
          </w:rPr>
          <w:t xml:space="preserve">Definition 26 (Continuous function)</w:t>
        </w:r>
      </w:ins>
      <w:ins w:id="2000" w:author="PR Preview" w:date="2026-01-01T00:00:00Z">
        <w:r>
          <w:t xml:space="preserve"> </w:t>
        </w:r>
      </w:ins>
      <w:ins w:id="2001" w:author="PR Preview" w:date="2026-01-01T00:00:00Z">
        <w:r>
          <w:t xml:space="preserve">A function</w:t>
        </w:r>
      </w:ins>
      <w:ins w:id="2002" w:author="PR Preview" w:date="2026-01-01T00:00:00Z">
        <w:r>
          <w:t xml:space="preserve"> </w:t>
        </w:r>
      </w:ins>
      <m:oMath>
        <m:r>
          <m:t>f</m:t>
        </m:r>
      </m:oMath>
      <w:ins w:id="2003" w:author="PR Preview" w:date="2026-01-01T00:00:00Z">
        <w:r>
          <w:t xml:space="preserve"> </w:t>
        </w:r>
      </w:ins>
      <w:ins w:id="2004" w:author="PR Preview" w:date="2026-01-01T00:00:00Z">
        <w:r>
          <w:t xml:space="preserve">is</w:t>
        </w:r>
      </w:ins>
      <w:ins w:id="2005" w:author="PR Preview" w:date="2026-01-01T00:00:00Z">
        <w:r>
          <w:t xml:space="preserve"> </w:t>
        </w:r>
      </w:ins>
      <w:ins w:id="2006" w:author="PR Preview" w:date="2026-01-01T00:00:00Z">
        <w:r>
          <w:rPr>
            <w:b/>
            <w:bCs/>
          </w:rPr>
          <w:t xml:space="preserve">continuous at</w:t>
        </w:r>
      </w:ins>
      <w:ins w:id="200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c</m:t>
        </m:r>
      </m:oMath>
      <w:ins w:id="2008" w:author="PR Preview" w:date="2026-01-01T00:00:00Z">
        <w:r>
          <w:t xml:space="preserve"> </w:t>
        </w:r>
      </w:ins>
      <w:ins w:id="2009" w:author="PR Preview" w:date="2026-01-01T00:00:00Z">
        <w:r>
          <w:t xml:space="preserve">if all three conditions hold:</w:t>
        </w:r>
      </w:ins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del w:id="2010" w:author="PR Preview" w:date="2026-01-01T00:00:00Z">
        <w:r>
          <w:delText xml:space="preserve">If any of the three conditions fails,</w:delText>
        </w:r>
      </w:del>
      <w:del w:id="2011" w:author="PR Preview" w:date="2026-01-01T00:00:00Z">
        <w:r>
          <w:delText xml:space="preserve"> </w:delText>
        </w:r>
      </w:del>
      <m:oMath>
        <m:r>
          <m:t>f</m:t>
        </m:r>
      </m:oMath>
      <w:del w:id="2012" w:author="PR Preview" w:date="2026-01-01T00:00:00Z">
        <w:r>
          <w:delText xml:space="preserve"> </w:delText>
        </w:r>
      </w:del>
      <w:del w:id="2013" w:author="PR Preview" w:date="2026-01-01T00:00:00Z">
        <w:r>
          <w:delText xml:space="preserve">is</w:delText>
        </w:r>
      </w:del>
      <w:del w:id="2014" w:author="PR Preview" w:date="2026-01-01T00:00:00Z">
        <w:r>
          <w:delText xml:space="preserve"> </w:delText>
        </w:r>
      </w:del>
      <w:del w:id="2015" w:author="PR Preview" w:date="2026-01-01T00:00:00Z">
        <w:r>
          <w:rPr>
            <w:b/>
            <w:bCs/>
          </w:rPr>
          <w:delText xml:space="preserve">discontinuous</w:delText>
        </w:r>
      </w:del>
      <w:del w:id="2016" w:author="PR Preview" w:date="2026-01-01T00:00:00Z">
        <w:r>
          <w:delText xml:space="preserve"> </w:delText>
        </w:r>
      </w:del>
      <w:del w:id="2017" w:author="PR Preview" w:date="2026-01-01T00:00:00Z">
        <w:r>
          <w:delText xml:space="preserve">at</w:delText>
        </w:r>
      </w:del>
      <w:del w:id="2018" w:author="PR Preview" w:date="2026-01-01T00:00:00Z">
        <w:r>
          <w:delText xml:space="preserve"> </w:delText>
        </w:r>
      </w:del>
      <m:oMath>
        <m:r>
          <m:t>c</m:t>
        </m:r>
      </m:oMath>
      <w:del w:id="2019" w:author="PR Preview" w:date="2026-01-01T00:00:00Z">
        <w:r>
          <w:delText xml:space="preserve">.</w:delText>
        </w:r>
      </w:del>
    </w:p>
    <w:p>
      <w:pPr>
        <w:pStyle w:val="FirstParagraph"/>
      </w:pPr>
      <w:ins w:id="2020" w:author="PR Preview" w:date="2026-01-01T00:00:00Z">
        <w:r>
          <w:t xml:space="preserve">(Larson and Edwards 2018, sec. 1.4, p. 73)</w:t>
        </w:r>
      </w:ins>
    </w:p>
    <w:bookmarkEnd w:id="222"/>
    <w:bookmarkStart w:id="223" w:name="def-discontinuous"/>
    <w:p>
      <w:pPr>
        <w:pStyle w:val="BodyText"/>
      </w:pPr>
      <w:ins w:id="2021" w:author="PR Preview" w:date="2026-01-01T00:00:00Z">
        <w:r>
          <w:rPr>
            <w:b/>
            <w:bCs/>
          </w:rPr>
          <w:t xml:space="preserve">Definition 27 (Discontinuous function)</w:t>
        </w:r>
      </w:ins>
      <w:ins w:id="2022" w:author="PR Preview" w:date="2026-01-01T00:00:00Z">
        <w:r>
          <w:t xml:space="preserve"> </w:t>
        </w:r>
      </w:ins>
      <w:ins w:id="2023" w:author="PR Preview" w:date="2026-01-01T00:00:00Z">
        <w:r>
          <w:t xml:space="preserve">If any of the three conditions of</w:t>
        </w:r>
      </w:ins>
      <w:ins w:id="2024" w:author="PR Preview" w:date="2026-01-01T00:00:00Z">
        <w:r>
          <w:t xml:space="preserve"> </w:t>
        </w:r>
      </w:ins>
      <w:hyperlink w:anchor="def-continuous">
        <w:ins w:id="2025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2026" w:author="PR Preview" w:date="2026-01-01T00:00:00Z">
        <w:r>
          <w:t xml:space="preserve"> </w:t>
        </w:r>
      </w:ins>
      <w:ins w:id="2027" w:author="PR Preview" w:date="2026-01-01T00:00:00Z">
        <w:r>
          <w:t xml:space="preserve">fails,</w:t>
        </w:r>
      </w:ins>
      <w:ins w:id="2028" w:author="PR Preview" w:date="2026-01-01T00:00:00Z">
        <w:r>
          <w:t xml:space="preserve"> </w:t>
        </w:r>
      </w:ins>
      <m:oMath>
        <m:r>
          <m:t>f</m:t>
        </m:r>
      </m:oMath>
      <w:ins w:id="2029" w:author="PR Preview" w:date="2026-01-01T00:00:00Z">
        <w:r>
          <w:t xml:space="preserve"> </w:t>
        </w:r>
      </w:ins>
      <w:ins w:id="2030" w:author="PR Preview" w:date="2026-01-01T00:00:00Z">
        <w:r>
          <w:t xml:space="preserve">is</w:t>
        </w:r>
      </w:ins>
      <w:ins w:id="2031" w:author="PR Preview" w:date="2026-01-01T00:00:00Z">
        <w:r>
          <w:t xml:space="preserve"> </w:t>
        </w:r>
      </w:ins>
      <w:ins w:id="2032" w:author="PR Preview" w:date="2026-01-01T00:00:00Z">
        <w:r>
          <w:rPr>
            <w:b/>
            <w:bCs/>
          </w:rPr>
          <w:t xml:space="preserve">discontinuous</w:t>
        </w:r>
      </w:ins>
      <w:ins w:id="2033" w:author="PR Preview" w:date="2026-01-01T00:00:00Z">
        <w:r>
          <w:t xml:space="preserve"> </w:t>
        </w:r>
      </w:ins>
      <w:ins w:id="2034" w:author="PR Preview" w:date="2026-01-01T00:00:00Z">
        <w:r>
          <w:t xml:space="preserve">at</w:t>
        </w:r>
      </w:ins>
      <w:ins w:id="2035" w:author="PR Preview" w:date="2026-01-01T00:00:00Z">
        <w:r>
          <w:t xml:space="preserve"> </w:t>
        </w:r>
      </w:ins>
      <m:oMath>
        <m:r>
          <m:t>c</m:t>
        </m:r>
      </m:oMath>
      <w:ins w:id="2036" w:author="PR Preview" w:date="2026-01-01T00:00:00Z">
        <w:r>
          <w:t xml:space="preserve">.</w:t>
        </w:r>
      </w:ins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del w:id="2037" w:author="PR Preview" w:date="2026-01-01T00:00:00Z">
        <w:r>
          <w:rPr>
            <w:b/>
            <w:bCs/>
          </w:rPr>
          <w:delText xml:space="preserve">Definition 20 (Jump discontinuity)</w:delText>
        </w:r>
      </w:del>
      <w:del w:id="2038" w:author="PR Preview" w:date="2026-01-01T00:00:00Z">
        <w:r>
          <w:delText xml:space="preserve"> </w:delText>
        </w:r>
      </w:del>
      <w:del w:id="2039" w:author="PR Preview" w:date="2026-01-01T00:00:00Z">
        <w:r>
          <w:delText xml:space="preserve">A function</w:delText>
        </w:r>
      </w:del>
      <w:del w:id="2040" w:author="PR Preview" w:date="2026-01-01T00:00:00Z">
        <w:r>
          <w:delText xml:space="preserve"> </w:delText>
        </w:r>
      </w:del>
      <m:oMath>
        <m:r>
          <m:t>f</m:t>
        </m:r>
      </m:oMath>
      <w:del w:id="2041" w:author="PR Preview" w:date="2026-01-01T00:00:00Z">
        <w:r>
          <w:delText xml:space="preserve"> </w:delText>
        </w:r>
      </w:del>
      <w:del w:id="2042" w:author="PR Preview" w:date="2026-01-01T00:00:00Z">
        <w:r>
          <w:delText xml:space="preserve">has a</w:delText>
        </w:r>
      </w:del>
      <w:del w:id="2043" w:author="PR Preview" w:date="2026-01-01T00:00:00Z">
        <w:r>
          <w:delText xml:space="preserve"> </w:delText>
        </w:r>
      </w:del>
      <w:del w:id="2044" w:author="PR Preview" w:date="2026-01-01T00:00:00Z">
        <w:r>
          <w:rPr>
            <w:b/>
            <w:bCs/>
          </w:rPr>
          <w:delText xml:space="preserve">jump discontinuity</w:delText>
        </w:r>
      </w:del>
      <w:del w:id="2045" w:author="PR Preview" w:date="2026-01-01T00:00:00Z">
        <w:r>
          <w:delText xml:space="preserve"> </w:delText>
        </w:r>
      </w:del>
      <w:del w:id="2046" w:author="PR Preview" w:date="2026-01-01T00:00:00Z">
        <w:r>
          <w:delText xml:space="preserve">at</w:delText>
        </w:r>
      </w:del>
      <w:del w:id="2047" w:author="PR Preview" w:date="2026-01-01T00:00:00Z">
        <w:r>
          <w:delText xml:space="preserve"> </w:delText>
        </w:r>
      </w:del>
      <m:oMath>
        <m:r>
          <m:t>c</m:t>
        </m:r>
      </m:oMath>
      <w:del w:id="2048" w:author="PR Preview" w:date="2026-01-01T00:00:00Z">
        <w:r>
          <w:delText xml:space="preserve"> </w:delText>
        </w:r>
      </w:del>
      <w:del w:id="2049" w:author="PR Preview" w:date="2026-01-01T00:00:00Z">
        <w:r>
          <w:delText xml:space="preserve">if both one-sided limits (</w:delText>
        </w:r>
      </w:del>
      <w:hyperlink w:anchor="def-one-sided-limit">
        <w:del w:id="2050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2051" w:author="PR Preview" w:date="2026-01-01T00:00:00Z">
        <w:r>
          <w:delText xml:space="preserve">)</w:delText>
        </w:r>
      </w:del>
      <w:del w:id="205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053" w:author="PR Preview" w:date="2026-01-01T00:00:00Z">
        <w:r>
          <w:delText xml:space="preserve"> </w:delText>
        </w:r>
      </w:del>
      <w:del w:id="2054" w:author="PR Preview" w:date="2026-01-01T00:00:00Z">
        <w:r>
          <w:delText xml:space="preserve">and</w:delText>
        </w:r>
      </w:del>
      <w:del w:id="2055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056" w:author="PR Preview" w:date="2026-01-01T00:00:00Z">
        <w:r>
          <w:delText xml:space="preserve"> </w:delText>
        </w:r>
      </w:del>
      <w:del w:id="2057" w:author="PR Preview" w:date="2026-01-01T00:00:00Z">
        <w:r>
          <w:delText xml:space="preserve">exist</w:delText>
        </w:r>
      </w:del>
      <w:del w:id="2058" w:author="PR Preview" w:date="2026-01-01T00:00:00Z">
        <w:r>
          <w:delText xml:space="preserve"> </w:delText>
        </w:r>
      </w:del>
      <w:del w:id="2059" w:author="PR Preview" w:date="2026-01-01T00:00:00Z">
        <w:r>
          <w:delText xml:space="preserve">but are not equal.</w:delText>
        </w:r>
      </w:del>
      <w:del w:id="2060" w:author="PR Preview" w:date="2026-01-01T00:00:00Z">
        <w:r>
          <w:delText xml:space="preserve"> </w:delText>
        </w:r>
      </w:del>
      <w:del w:id="2061" w:author="PR Preview" w:date="2026-01-01T00:00:00Z">
        <w:r>
          <w:delText xml:space="preserve">Then</w:delText>
        </w:r>
      </w:del>
      <w:del w:id="206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063" w:author="PR Preview" w:date="2026-01-01T00:00:00Z">
        <w:r>
          <w:delText xml:space="preserve"> </w:delText>
        </w:r>
      </w:del>
      <w:del w:id="2064" w:author="PR Preview" w:date="2026-01-01T00:00:00Z">
        <w:r>
          <w:delText xml:space="preserve">does not exist,</w:delText>
        </w:r>
      </w:del>
      <w:del w:id="2065" w:author="PR Preview" w:date="2026-01-01T00:00:00Z">
        <w:r>
          <w:delText xml:space="preserve"> </w:delText>
        </w:r>
      </w:del>
      <w:del w:id="2066" w:author="PR Preview" w:date="2026-01-01T00:00:00Z">
        <w:r>
          <w:delText xml:space="preserve">so</w:delText>
        </w:r>
      </w:del>
      <w:del w:id="2067" w:author="PR Preview" w:date="2026-01-01T00:00:00Z">
        <w:r>
          <w:delText xml:space="preserve"> </w:delText>
        </w:r>
      </w:del>
      <m:oMath>
        <m:r>
          <m:t>f</m:t>
        </m:r>
      </m:oMath>
      <w:del w:id="2068" w:author="PR Preview" w:date="2026-01-01T00:00:00Z">
        <w:r>
          <w:delText xml:space="preserve"> </w:delText>
        </w:r>
      </w:del>
      <w:del w:id="2069" w:author="PR Preview" w:date="2026-01-01T00:00:00Z">
        <w:r>
          <w:delText xml:space="preserve">is discontinuous at</w:delText>
        </w:r>
      </w:del>
      <w:del w:id="2070" w:author="PR Preview" w:date="2026-01-01T00:00:00Z">
        <w:r>
          <w:delText xml:space="preserve"> </w:delText>
        </w:r>
      </w:del>
      <m:oMath>
        <m:r>
          <m:t>c</m:t>
        </m:r>
      </m:oMath>
      <w:del w:id="2071" w:author="PR Preview" w:date="2026-01-01T00:00:00Z">
        <w:r>
          <w:delText xml:space="preserve"> </w:delText>
        </w:r>
      </w:del>
      <w:del w:id="2072" w:author="PR Preview" w:date="2026-01-01T00:00:00Z">
        <w:r>
          <w:delText xml:space="preserve">(</w:delText>
        </w:r>
      </w:del>
      <w:hyperlink w:anchor="def-continuous">
        <w:del w:id="2073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2074" w:author="PR Preview" w:date="2026-01-01T00:00:00Z">
        <w:r>
          <w:delText xml:space="preserve">).</w:delText>
        </w:r>
      </w:del>
    </w:p>
    <w:p>
      <w:pPr>
        <w:pStyle w:val="FirstParagraph"/>
      </w:pPr>
      <w:ins w:id="2075" w:author="PR Preview" w:date="2026-01-01T00:00:00Z">
        <w:r>
          <w:rPr>
            <w:b/>
            <w:bCs/>
          </w:rPr>
          <w:t xml:space="preserve">Definition 28 (Jump discontinuity)</w:t>
        </w:r>
      </w:ins>
      <w:ins w:id="2076" w:author="PR Preview" w:date="2026-01-01T00:00:00Z">
        <w:r>
          <w:t xml:space="preserve"> </w:t>
        </w:r>
      </w:ins>
      <w:ins w:id="2077" w:author="PR Preview" w:date="2026-01-01T00:00:00Z">
        <w:r>
          <w:t xml:space="preserve">A function</w:t>
        </w:r>
      </w:ins>
      <w:ins w:id="2078" w:author="PR Preview" w:date="2026-01-01T00:00:00Z">
        <w:r>
          <w:t xml:space="preserve"> </w:t>
        </w:r>
      </w:ins>
      <m:oMath>
        <m:r>
          <m:t>f</m:t>
        </m:r>
      </m:oMath>
      <w:ins w:id="2079" w:author="PR Preview" w:date="2026-01-01T00:00:00Z">
        <w:r>
          <w:t xml:space="preserve"> </w:t>
        </w:r>
      </w:ins>
      <w:ins w:id="2080" w:author="PR Preview" w:date="2026-01-01T00:00:00Z">
        <w:r>
          <w:t xml:space="preserve">has a</w:t>
        </w:r>
      </w:ins>
      <w:ins w:id="2081" w:author="PR Preview" w:date="2026-01-01T00:00:00Z">
        <w:r>
          <w:t xml:space="preserve"> </w:t>
        </w:r>
      </w:ins>
      <w:ins w:id="2082" w:author="PR Preview" w:date="2026-01-01T00:00:00Z">
        <w:r>
          <w:rPr>
            <w:b/>
            <w:bCs/>
          </w:rPr>
          <w:t xml:space="preserve">jump discontinuity</w:t>
        </w:r>
      </w:ins>
      <w:ins w:id="2083" w:author="PR Preview" w:date="2026-01-01T00:00:00Z">
        <w:r>
          <w:t xml:space="preserve"> </w:t>
        </w:r>
      </w:ins>
      <w:ins w:id="2084" w:author="PR Preview" w:date="2026-01-01T00:00:00Z">
        <w:r>
          <w:t xml:space="preserve">at</w:t>
        </w:r>
      </w:ins>
      <w:ins w:id="2085" w:author="PR Preview" w:date="2026-01-01T00:00:00Z">
        <w:r>
          <w:t xml:space="preserve"> </w:t>
        </w:r>
      </w:ins>
      <m:oMath>
        <m:r>
          <m:t>c</m:t>
        </m:r>
      </m:oMath>
      <w:ins w:id="2086" w:author="PR Preview" w:date="2026-01-01T00:00:00Z">
        <w:r>
          <w:t xml:space="preserve"> </w:t>
        </w:r>
      </w:ins>
      <w:ins w:id="2087" w:author="PR Preview" w:date="2026-01-01T00:00:00Z">
        <w:r>
          <w:t xml:space="preserve">if both one-sided limits (</w:t>
        </w:r>
      </w:ins>
      <w:hyperlink w:anchor="def-one-sided-limit">
        <w:ins w:id="2088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2089" w:author="PR Preview" w:date="2026-01-01T00:00:00Z">
        <w:r>
          <w:t xml:space="preserve">)</w:t>
        </w:r>
      </w:ins>
      <w:ins w:id="2090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091" w:author="PR Preview" w:date="2026-01-01T00:00:00Z">
        <w:r>
          <w:t xml:space="preserve"> </w:t>
        </w:r>
      </w:ins>
      <w:ins w:id="2092" w:author="PR Preview" w:date="2026-01-01T00:00:00Z">
        <w:r>
          <w:t xml:space="preserve">and</w:t>
        </w:r>
      </w:ins>
      <w:ins w:id="2093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094" w:author="PR Preview" w:date="2026-01-01T00:00:00Z">
        <w:r>
          <w:t xml:space="preserve"> </w:t>
        </w:r>
      </w:ins>
      <w:ins w:id="2095" w:author="PR Preview" w:date="2026-01-01T00:00:00Z">
        <w:r>
          <w:t xml:space="preserve">exist</w:t>
        </w:r>
      </w:ins>
      <w:ins w:id="2096" w:author="PR Preview" w:date="2026-01-01T00:00:00Z">
        <w:r>
          <w:t xml:space="preserve"> </w:t>
        </w:r>
      </w:ins>
      <w:ins w:id="2097" w:author="PR Preview" w:date="2026-01-01T00:00:00Z">
        <w:r>
          <w:t xml:space="preserve">but are not equal.</w:t>
        </w:r>
      </w:ins>
      <w:ins w:id="2098" w:author="PR Preview" w:date="2026-01-01T00:00:00Z">
        <w:r>
          <w:t xml:space="preserve"> </w:t>
        </w:r>
      </w:ins>
      <w:ins w:id="2099" w:author="PR Preview" w:date="2026-01-01T00:00:00Z">
        <w:r>
          <w:t xml:space="preserve">Then</w:t>
        </w:r>
      </w:ins>
      <w:ins w:id="2100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101" w:author="PR Preview" w:date="2026-01-01T00:00:00Z">
        <w:r>
          <w:t xml:space="preserve"> </w:t>
        </w:r>
      </w:ins>
      <w:ins w:id="2102" w:author="PR Preview" w:date="2026-01-01T00:00:00Z">
        <w:r>
          <w:t xml:space="preserve">does not exist,</w:t>
        </w:r>
      </w:ins>
      <w:ins w:id="2103" w:author="PR Preview" w:date="2026-01-01T00:00:00Z">
        <w:r>
          <w:t xml:space="preserve"> </w:t>
        </w:r>
      </w:ins>
      <w:ins w:id="2104" w:author="PR Preview" w:date="2026-01-01T00:00:00Z">
        <w:r>
          <w:t xml:space="preserve">so</w:t>
        </w:r>
      </w:ins>
      <w:ins w:id="2105" w:author="PR Preview" w:date="2026-01-01T00:00:00Z">
        <w:r>
          <w:t xml:space="preserve"> </w:t>
        </w:r>
      </w:ins>
      <m:oMath>
        <m:r>
          <m:t>f</m:t>
        </m:r>
      </m:oMath>
      <w:ins w:id="2106" w:author="PR Preview" w:date="2026-01-01T00:00:00Z">
        <w:r>
          <w:t xml:space="preserve"> </w:t>
        </w:r>
      </w:ins>
      <w:ins w:id="2107" w:author="PR Preview" w:date="2026-01-01T00:00:00Z">
        <w:r>
          <w:t xml:space="preserve">is discontinuous at</w:t>
        </w:r>
      </w:ins>
      <w:ins w:id="2108" w:author="PR Preview" w:date="2026-01-01T00:00:00Z">
        <w:r>
          <w:t xml:space="preserve"> </w:t>
        </w:r>
      </w:ins>
      <m:oMath>
        <m:r>
          <m:t>c</m:t>
        </m:r>
      </m:oMath>
      <w:ins w:id="2109" w:author="PR Preview" w:date="2026-01-01T00:00:00Z">
        <w:r>
          <w:t xml:space="preserve"> </w:t>
        </w:r>
      </w:ins>
      <w:ins w:id="2110" w:author="PR Preview" w:date="2026-01-01T00:00:00Z">
        <w:r>
          <w:t xml:space="preserve">(</w:t>
        </w:r>
      </w:ins>
      <w:hyperlink w:anchor="def-discontinuous">
        <w:ins w:id="2111" w:author="PR Preview" w:date="2026-01-01T00:00:00Z">
          <w:r>
            <w:rPr>
              <w:rStyle w:val="Hyperlink"/>
            </w:rPr>
            <w:t xml:space="preserve">Definition 27</w:t>
          </w:r>
        </w:ins>
      </w:hyperlink>
      <w:ins w:id="2112" w:author="PR Preview" w:date="2026-01-01T00:00:00Z">
        <w:r>
          <w:t xml:space="preserve">).</w:t>
        </w:r>
      </w:ins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del w:id="2113" w:author="PR Preview" w:date="2026-01-01T00:00:00Z">
        <w:r>
          <w:rPr>
            <w:b/>
            <w:bCs/>
          </w:rPr>
          <w:delText xml:space="preserve">Definition 21 (Continuous on a closed interval)</w:delText>
        </w:r>
      </w:del>
      <w:del w:id="2114" w:author="PR Preview" w:date="2026-01-01T00:00:00Z">
        <w:r>
          <w:delText xml:space="preserve"> </w:delText>
        </w:r>
      </w:del>
      <w:del w:id="2115" w:author="PR Preview" w:date="2026-01-01T00:00:00Z">
        <w:r>
          <w:delText xml:space="preserve">A function</w:delText>
        </w:r>
      </w:del>
      <w:del w:id="2116" w:author="PR Preview" w:date="2026-01-01T00:00:00Z">
        <w:r>
          <w:delText xml:space="preserve"> </w:delText>
        </w:r>
      </w:del>
      <m:oMath>
        <m:r>
          <m:t>f</m:t>
        </m:r>
      </m:oMath>
      <w:del w:id="2117" w:author="PR Preview" w:date="2026-01-01T00:00:00Z">
        <w:r>
          <w:delText xml:space="preserve"> </w:delText>
        </w:r>
      </w:del>
      <w:del w:id="2118" w:author="PR Preview" w:date="2026-01-01T00:00:00Z">
        <w:r>
          <w:delText xml:space="preserve">is</w:delText>
        </w:r>
      </w:del>
      <w:del w:id="2119" w:author="PR Preview" w:date="2026-01-01T00:00:00Z">
        <w:r>
          <w:delText xml:space="preserve"> </w:delText>
        </w:r>
      </w:del>
      <w:del w:id="2120" w:author="PR Preview" w:date="2026-01-01T00:00:00Z">
        <w:r>
          <w:rPr>
            <w:b/>
            <w:bCs/>
          </w:rPr>
          <w:delText xml:space="preserve">continuous on</w:delText>
        </w:r>
      </w:del>
      <w:del w:id="2121" w:author="PR Preview" w:date="2026-01-01T00:00:00Z">
        <w:r>
          <w:delText xml:space="preserve"> </w:delText>
        </w:r>
      </w:del>
      <w:del w:id="2122" w:author="PR Preview" w:date="2026-01-01T00:00:00Z">
        <w:r>
          <w:delText xml:space="preserve">a closed interval</w:delText>
        </w:r>
      </w:del>
      <w:del w:id="212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2124" w:author="PR Preview" w:date="2026-01-01T00:00:00Z">
        <w:r>
          <w:delText xml:space="preserve"> </w:delText>
        </w:r>
      </w:del>
      <w:del w:id="2125" w:author="PR Preview" w:date="2026-01-01T00:00:00Z">
        <w:r>
          <w:delText xml:space="preserve">if all three conditions hold:</w:delText>
        </w:r>
      </w:del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del w:id="2126" w:author="PR Preview" w:date="2026-01-01T00:00:00Z">
        <w:r>
          <w:delText xml:space="preserve"> </w:delText>
        </w:r>
      </w:del>
      <w:del w:id="2127" w:author="PR Preview" w:date="2026-01-01T00:00:00Z">
        <w:r>
          <w:delText xml:space="preserve">is continuous (</w:delText>
        </w:r>
      </w:del>
      <w:hyperlink w:anchor="def-continuous">
        <w:del w:id="2128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2129" w:author="PR Preview" w:date="2026-01-01T00:00:00Z">
        <w:r>
          <w:delText xml:space="preserve">) at every point of the open interval</w:delText>
        </w:r>
      </w:del>
      <w:del w:id="213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del w:id="2131" w:author="PR Preview" w:date="2026-01-01T00:00:00Z">
        <w:r>
          <w:delText xml:space="preserve">,</w:delText>
        </w:r>
      </w:del>
    </w:p>
    <w:p>
      <w:pPr>
        <w:pStyle w:val="FirstParagraph"/>
      </w:pPr>
      <w:ins w:id="2132" w:author="PR Preview" w:date="2026-01-01T00:00:00Z">
        <w:r>
          <w:rPr>
            <w:b/>
            <w:bCs/>
          </w:rPr>
          <w:t xml:space="preserve">Definition 29 (Continuous on a closed interval)</w:t>
        </w:r>
      </w:ins>
      <w:ins w:id="2133" w:author="PR Preview" w:date="2026-01-01T00:00:00Z">
        <w:r>
          <w:t xml:space="preserve"> </w:t>
        </w:r>
      </w:ins>
      <w:ins w:id="2134" w:author="PR Preview" w:date="2026-01-01T00:00:00Z">
        <w:r>
          <w:t xml:space="preserve">A function</w:t>
        </w:r>
      </w:ins>
      <w:ins w:id="2135" w:author="PR Preview" w:date="2026-01-01T00:00:00Z">
        <w:r>
          <w:t xml:space="preserve"> </w:t>
        </w:r>
      </w:ins>
      <m:oMath>
        <m:r>
          <m:t>f</m:t>
        </m:r>
      </m:oMath>
      <w:ins w:id="2136" w:author="PR Preview" w:date="2026-01-01T00:00:00Z">
        <w:r>
          <w:t xml:space="preserve"> </w:t>
        </w:r>
      </w:ins>
      <w:ins w:id="2137" w:author="PR Preview" w:date="2026-01-01T00:00:00Z">
        <w:r>
          <w:t xml:space="preserve">is</w:t>
        </w:r>
      </w:ins>
      <w:ins w:id="2138" w:author="PR Preview" w:date="2026-01-01T00:00:00Z">
        <w:r>
          <w:t xml:space="preserve"> </w:t>
        </w:r>
      </w:ins>
      <w:ins w:id="2139" w:author="PR Preview" w:date="2026-01-01T00:00:00Z">
        <w:r>
          <w:rPr>
            <w:b/>
            <w:bCs/>
          </w:rPr>
          <w:t xml:space="preserve">continuous on</w:t>
        </w:r>
      </w:ins>
      <w:ins w:id="2140" w:author="PR Preview" w:date="2026-01-01T00:00:00Z">
        <w:r>
          <w:t xml:space="preserve"> </w:t>
        </w:r>
      </w:ins>
      <w:ins w:id="2141" w:author="PR Preview" w:date="2026-01-01T00:00:00Z">
        <w:r>
          <w:t xml:space="preserve">a closed interval</w:t>
        </w:r>
      </w:ins>
      <w:ins w:id="214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2143" w:author="PR Preview" w:date="2026-01-01T00:00:00Z">
        <w:r>
          <w:t xml:space="preserve"> </w:t>
        </w:r>
      </w:ins>
      <w:ins w:id="2144" w:author="PR Preview" w:date="2026-01-01T00:00:00Z">
        <w:r>
          <w:t xml:space="preserve">if all three conditions hold:</w:t>
        </w:r>
      </w:ins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ins w:id="2145" w:author="PR Preview" w:date="2026-01-01T00:00:00Z">
        <w:r>
          <w:t xml:space="preserve"> </w:t>
        </w:r>
      </w:ins>
      <w:ins w:id="2146" w:author="PR Preview" w:date="2026-01-01T00:00:00Z">
        <w:r>
          <w:t xml:space="preserve">is continuous (</w:t>
        </w:r>
      </w:ins>
      <w:hyperlink w:anchor="def-continuous">
        <w:ins w:id="2147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2148" w:author="PR Preview" w:date="2026-01-01T00:00:00Z">
        <w:r>
          <w:t xml:space="preserve">) at every point of the open interval</w:t>
        </w:r>
      </w:ins>
      <w:ins w:id="214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ins w:id="2150" w:author="PR Preview" w:date="2026-01-01T00:00:00Z">
        <w:r>
          <w:t xml:space="preserve">,</w:t>
        </w:r>
      </w:ins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del w:id="2151" w:author="PR Preview" w:date="2026-01-01T00:00:00Z">
        <w:r>
          <w:rPr>
            <w:b/>
            <w:bCs/>
          </w:rPr>
          <w:delText xml:space="preserve">Example 21 (Continuity on</w:delText>
        </w:r>
      </w:del>
      <w:del w:id="2152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153" w:author="PR Preview" w:date="2026-01-01T00:00:00Z">
        <w:r>
          <w:rPr>
            <w:b/>
            <w:bCs/>
          </w:rPr>
          <w:delText xml:space="preserve"> </w:delText>
        </w:r>
      </w:del>
      <w:del w:id="2154" w:author="PR Preview" w:date="2026-01-01T00:00:00Z">
        <w:r>
          <w:rPr>
            <w:b/>
            <w:bCs/>
          </w:rPr>
          <w:delText xml:space="preserve">uses one-sided limits at the endpoints)</w:delText>
        </w:r>
      </w:del>
      <w:del w:id="2155" w:author="PR Preview" w:date="2026-01-01T00:00:00Z">
        <w:r>
          <w:delText xml:space="preserve"> </w:delText>
        </w:r>
      </w:del>
      <w:del w:id="2156" w:author="PR Preview" w:date="2026-01-01T00:00:00Z">
        <w:r>
          <w:delText xml:space="preserve">Let</w:delText>
        </w:r>
      </w:del>
      <w:del w:id="215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del w:id="2158" w:author="PR Preview" w:date="2026-01-01T00:00:00Z">
        <w:r>
          <w:delText xml:space="preserve">, the</w:delText>
        </w:r>
      </w:del>
      <w:del w:id="2159" w:author="PR Preview" w:date="2026-01-01T00:00:00Z">
        <w:r>
          <w:delText xml:space="preserve"> </w:delText>
        </w:r>
      </w:del>
      <w:hyperlink r:id="rId228">
        <w:del w:id="2160" w:author="PR Preview" w:date="2026-01-01T00:00:00Z">
          <w:r>
            <w:rPr>
              <w:rStyle w:val="Hyperlink"/>
            </w:rPr>
            <w:delText xml:space="preserve">square root</w:delText>
          </w:r>
        </w:del>
      </w:hyperlink>
      <w:del w:id="2161" w:author="PR Preview" w:date="2026-01-01T00:00:00Z">
        <w:r>
          <w:delText xml:space="preserve">, defined for</w:delText>
        </w:r>
      </w:del>
      <w:del w:id="216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≥</m:t>
        </m:r>
        <m:r>
          <m:t>0</m:t>
        </m:r>
      </m:oMath>
      <w:del w:id="2163" w:author="PR Preview" w:date="2026-01-01T00:00:00Z">
        <w:r>
          <w:delText xml:space="preserve">.</w:delText>
        </w:r>
      </w:del>
      <w:del w:id="2164" w:author="PR Preview" w:date="2026-01-01T00:00:00Z">
        <w:r>
          <w:delText xml:space="preserve"> </w:delText>
        </w:r>
      </w:del>
      <w:del w:id="2165" w:author="PR Preview" w:date="2026-01-01T00:00:00Z">
        <w:r>
          <w:delText xml:space="preserve">Because</w:delText>
        </w:r>
      </w:del>
      <w:del w:id="2166" w:author="PR Preview" w:date="2026-01-01T00:00:00Z">
        <w:r>
          <w:delText xml:space="preserve"> </w:delText>
        </w:r>
      </w:del>
      <m:oMath>
        <m:r>
          <m:t>f</m:t>
        </m:r>
      </m:oMath>
      <w:del w:id="2167" w:author="PR Preview" w:date="2026-01-01T00:00:00Z">
        <w:r>
          <w:delText xml:space="preserve"> </w:delText>
        </w:r>
      </w:del>
      <w:del w:id="2168" w:author="PR Preview" w:date="2026-01-01T00:00:00Z">
        <w:r>
          <w:delText xml:space="preserve">is undefined for</w:delText>
        </w:r>
      </w:del>
      <w:del w:id="216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&lt;</m:t>
        </m:r>
        <m:r>
          <m:t>0</m:t>
        </m:r>
      </m:oMath>
      <w:del w:id="2170" w:author="PR Preview" w:date="2026-01-01T00:00:00Z">
        <w:r>
          <w:delText xml:space="preserve">,</w:delText>
        </w:r>
      </w:del>
      <w:del w:id="2171" w:author="PR Preview" w:date="2026-01-01T00:00:00Z">
        <w:r>
          <w:delText xml:space="preserve"> </w:delText>
        </w:r>
      </w:del>
      <w:del w:id="2172" w:author="PR Preview" w:date="2026-01-01T00:00:00Z">
        <w:r>
          <w:delText xml:space="preserve">only the right-hand limit of</w:delText>
        </w:r>
      </w:del>
      <w:del w:id="2173" w:author="PR Preview" w:date="2026-01-01T00:00:00Z">
        <w:r>
          <w:delText xml:space="preserve"> </w:delText>
        </w:r>
      </w:del>
      <m:oMath>
        <m:r>
          <m:t>f</m:t>
        </m:r>
      </m:oMath>
      <w:del w:id="2174" w:author="PR Preview" w:date="2026-01-01T00:00:00Z">
        <w:r>
          <w:delText xml:space="preserve"> </w:delText>
        </w:r>
      </w:del>
      <w:del w:id="2175" w:author="PR Preview" w:date="2026-01-01T00:00:00Z">
        <w:r>
          <w:delText xml:space="preserve">at</w:delText>
        </w:r>
      </w:del>
      <w:del w:id="2176" w:author="PR Preview" w:date="2026-01-01T00:00:00Z">
        <w:r>
          <w:delText xml:space="preserve"> </w:delText>
        </w:r>
      </w:del>
      <m:oMath>
        <m:r>
          <m:t>0</m:t>
        </m:r>
      </m:oMath>
      <w:del w:id="2177" w:author="PR Preview" w:date="2026-01-01T00:00:00Z">
        <w:r>
          <w:delText xml:space="preserve"> </w:delText>
        </w:r>
      </w:del>
      <w:del w:id="2178" w:author="PR Preview" w:date="2026-01-01T00:00:00Z">
        <w:r>
          <w:delText xml:space="preserve">makes sense,</w:delText>
        </w:r>
      </w:del>
      <w:del w:id="2179" w:author="PR Preview" w:date="2026-01-01T00:00:00Z">
        <w:r>
          <w:delText xml:space="preserve"> </w:delText>
        </w:r>
      </w:del>
      <w:del w:id="2180" w:author="PR Preview" w:date="2026-01-01T00:00:00Z">
        <w:r>
          <w:delText xml:space="preserve">and</w:delText>
        </w:r>
      </w:del>
      <w:del w:id="2181" w:author="PR Preview" w:date="2026-01-01T00:00:00Z">
        <w:r>
          <w:delText xml:space="preserve"> </w:delText>
        </w:r>
      </w:del>
      <w:hyperlink w:anchor="def-continuous-on">
        <w:del w:id="2182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2183" w:author="PR Preview" w:date="2026-01-01T00:00:00Z">
        <w:r>
          <w:delText xml:space="preserve"> </w:delText>
        </w:r>
      </w:del>
      <w:del w:id="2184" w:author="PR Preview" w:date="2026-01-01T00:00:00Z">
        <w:r>
          <w:delText xml:space="preserve">asks only for that one-sided limit at the endpoint</w:delText>
        </w:r>
      </w:del>
      <w:del w:id="2185" w:author="PR Preview" w:date="2026-01-01T00:00:00Z">
        <w:r>
          <w:delText xml:space="preserve"> </w:delText>
        </w:r>
      </w:del>
      <m:oMath>
        <m:r>
          <m:t>0</m:t>
        </m:r>
      </m:oMath>
      <w:del w:id="2186" w:author="PR Preview" w:date="2026-01-01T00:00:00Z">
        <w:r>
          <w:delText xml:space="preserve">.</w:delText>
        </w:r>
      </w:del>
      <w:del w:id="2187" w:author="PR Preview" w:date="2026-01-01T00:00:00Z">
        <w:r>
          <w:delText xml:space="preserve"> </w:delText>
        </w:r>
      </w:del>
      <w:del w:id="2188" w:author="PR Preview" w:date="2026-01-01T00:00:00Z">
        <w:r>
          <w:delText xml:space="preserve">Here</w:delText>
        </w:r>
      </w:del>
      <w:del w:id="2189" w:author="PR Preview" w:date="2026-01-01T00:00:00Z">
        <w:r>
          <w:delText xml:space="preserve"> </w:delText>
        </w:r>
      </w:del>
      <m:oMath>
        <m:r>
          <m:t>f</m:t>
        </m:r>
      </m:oMath>
      <w:del w:id="2190" w:author="PR Preview" w:date="2026-01-01T00:00:00Z">
        <w:r>
          <w:delText xml:space="preserve"> </w:delText>
        </w:r>
      </w:del>
      <w:del w:id="2191" w:author="PR Preview" w:date="2026-01-01T00:00:00Z">
        <w:r>
          <w:delText xml:space="preserve">is continuous at every point of</w:delText>
        </w:r>
      </w:del>
      <w:del w:id="219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193" w:author="PR Preview" w:date="2026-01-01T00:00:00Z">
        <w:r>
          <w:delText xml:space="preserve">,</w:delText>
        </w:r>
      </w:del>
    </w:p>
    <w:p>
      <w:pPr>
        <w:pStyle w:val="BodyText"/>
      </w:pPr>
      <w:ins w:id="2194" w:author="PR Preview" w:date="2026-01-01T00:00:00Z">
        <w:r>
          <w:rPr>
            <w:b/>
            <w:bCs/>
          </w:rPr>
          <w:t xml:space="preserve">Example 21 (Continuity on</w:t>
        </w:r>
      </w:ins>
      <w:ins w:id="2195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196" w:author="PR Preview" w:date="2026-01-01T00:00:00Z">
        <w:r>
          <w:rPr>
            <w:b/>
            <w:bCs/>
          </w:rPr>
          <w:t xml:space="preserve"> </w:t>
        </w:r>
      </w:ins>
      <w:ins w:id="2197" w:author="PR Preview" w:date="2026-01-01T00:00:00Z">
        <w:r>
          <w:rPr>
            <w:b/>
            <w:bCs/>
          </w:rPr>
          <w:t xml:space="preserve">uses one-sided limits at the endpoints)</w:t>
        </w:r>
      </w:ins>
      <w:ins w:id="2198" w:author="PR Preview" w:date="2026-01-01T00:00:00Z">
        <w:r>
          <w:t xml:space="preserve"> </w:t>
        </w:r>
      </w:ins>
      <w:ins w:id="2199" w:author="PR Preview" w:date="2026-01-01T00:00:00Z">
        <w:r>
          <w:t xml:space="preserve">Let</w:t>
        </w:r>
      </w:ins>
      <w:ins w:id="220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ins w:id="2201" w:author="PR Preview" w:date="2026-01-01T00:00:00Z">
        <w:r>
          <w:t xml:space="preserve">, the</w:t>
        </w:r>
      </w:ins>
      <w:ins w:id="2202" w:author="PR Preview" w:date="2026-01-01T00:00:00Z">
        <w:r>
          <w:t xml:space="preserve"> </w:t>
        </w:r>
      </w:ins>
      <w:hyperlink r:id="rId228">
        <w:ins w:id="2203" w:author="PR Preview" w:date="2026-01-01T00:00:00Z">
          <w:r>
            <w:rPr>
              <w:rStyle w:val="Hyperlink"/>
            </w:rPr>
            <w:t xml:space="preserve">square root</w:t>
          </w:r>
        </w:ins>
      </w:hyperlink>
      <w:ins w:id="2204" w:author="PR Preview" w:date="2026-01-01T00:00:00Z">
        <w:r>
          <w:t xml:space="preserve">, defined for</w:t>
        </w:r>
      </w:ins>
      <w:ins w:id="220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≥</m:t>
        </m:r>
        <m:r>
          <m:t>0</m:t>
        </m:r>
      </m:oMath>
      <w:ins w:id="2206" w:author="PR Preview" w:date="2026-01-01T00:00:00Z">
        <w:r>
          <w:t xml:space="preserve">.</w:t>
        </w:r>
      </w:ins>
      <w:ins w:id="2207" w:author="PR Preview" w:date="2026-01-01T00:00:00Z">
        <w:r>
          <w:t xml:space="preserve"> </w:t>
        </w:r>
      </w:ins>
      <w:ins w:id="2208" w:author="PR Preview" w:date="2026-01-01T00:00:00Z">
        <w:r>
          <w:t xml:space="preserve">Because</w:t>
        </w:r>
      </w:ins>
      <w:ins w:id="2209" w:author="PR Preview" w:date="2026-01-01T00:00:00Z">
        <w:r>
          <w:t xml:space="preserve"> </w:t>
        </w:r>
      </w:ins>
      <m:oMath>
        <m:r>
          <m:t>f</m:t>
        </m:r>
      </m:oMath>
      <w:ins w:id="2210" w:author="PR Preview" w:date="2026-01-01T00:00:00Z">
        <w:r>
          <w:t xml:space="preserve"> </w:t>
        </w:r>
      </w:ins>
      <w:ins w:id="2211" w:author="PR Preview" w:date="2026-01-01T00:00:00Z">
        <w:r>
          <w:t xml:space="preserve">is undefined for</w:t>
        </w:r>
      </w:ins>
      <w:ins w:id="221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&lt;</m:t>
        </m:r>
        <m:r>
          <m:t>0</m:t>
        </m:r>
      </m:oMath>
      <w:ins w:id="2213" w:author="PR Preview" w:date="2026-01-01T00:00:00Z">
        <w:r>
          <w:t xml:space="preserve">,</w:t>
        </w:r>
      </w:ins>
      <w:ins w:id="2214" w:author="PR Preview" w:date="2026-01-01T00:00:00Z">
        <w:r>
          <w:t xml:space="preserve"> </w:t>
        </w:r>
      </w:ins>
      <w:ins w:id="2215" w:author="PR Preview" w:date="2026-01-01T00:00:00Z">
        <w:r>
          <w:t xml:space="preserve">only the right-hand limit of</w:t>
        </w:r>
      </w:ins>
      <w:ins w:id="2216" w:author="PR Preview" w:date="2026-01-01T00:00:00Z">
        <w:r>
          <w:t xml:space="preserve"> </w:t>
        </w:r>
      </w:ins>
      <m:oMath>
        <m:r>
          <m:t>f</m:t>
        </m:r>
      </m:oMath>
      <w:ins w:id="2217" w:author="PR Preview" w:date="2026-01-01T00:00:00Z">
        <w:r>
          <w:t xml:space="preserve"> </w:t>
        </w:r>
      </w:ins>
      <w:ins w:id="2218" w:author="PR Preview" w:date="2026-01-01T00:00:00Z">
        <w:r>
          <w:t xml:space="preserve">at</w:t>
        </w:r>
      </w:ins>
      <w:ins w:id="2219" w:author="PR Preview" w:date="2026-01-01T00:00:00Z">
        <w:r>
          <w:t xml:space="preserve"> </w:t>
        </w:r>
      </w:ins>
      <m:oMath>
        <m:r>
          <m:t>0</m:t>
        </m:r>
      </m:oMath>
      <w:ins w:id="2220" w:author="PR Preview" w:date="2026-01-01T00:00:00Z">
        <w:r>
          <w:t xml:space="preserve"> </w:t>
        </w:r>
      </w:ins>
      <w:ins w:id="2221" w:author="PR Preview" w:date="2026-01-01T00:00:00Z">
        <w:r>
          <w:t xml:space="preserve">makes sense,</w:t>
        </w:r>
      </w:ins>
      <w:ins w:id="2222" w:author="PR Preview" w:date="2026-01-01T00:00:00Z">
        <w:r>
          <w:t xml:space="preserve"> </w:t>
        </w:r>
      </w:ins>
      <w:ins w:id="2223" w:author="PR Preview" w:date="2026-01-01T00:00:00Z">
        <w:r>
          <w:t xml:space="preserve">and</w:t>
        </w:r>
      </w:ins>
      <w:ins w:id="2224" w:author="PR Preview" w:date="2026-01-01T00:00:00Z">
        <w:r>
          <w:t xml:space="preserve"> </w:t>
        </w:r>
      </w:ins>
      <w:hyperlink w:anchor="def-continuous-on">
        <w:ins w:id="2225" w:author="PR Preview" w:date="2026-01-01T00:00:00Z">
          <w:r>
            <w:rPr>
              <w:rStyle w:val="Hyperlink"/>
            </w:rPr>
            <w:t xml:space="preserve">Definition 29</w:t>
          </w:r>
        </w:ins>
      </w:hyperlink>
      <w:ins w:id="2226" w:author="PR Preview" w:date="2026-01-01T00:00:00Z">
        <w:r>
          <w:t xml:space="preserve"> </w:t>
        </w:r>
      </w:ins>
      <w:ins w:id="2227" w:author="PR Preview" w:date="2026-01-01T00:00:00Z">
        <w:r>
          <w:t xml:space="preserve">asks only for that one-sided limit at the endpoint</w:t>
        </w:r>
      </w:ins>
      <w:ins w:id="2228" w:author="PR Preview" w:date="2026-01-01T00:00:00Z">
        <w:r>
          <w:t xml:space="preserve"> </w:t>
        </w:r>
      </w:ins>
      <m:oMath>
        <m:r>
          <m:t>0</m:t>
        </m:r>
      </m:oMath>
      <w:ins w:id="2229" w:author="PR Preview" w:date="2026-01-01T00:00:00Z">
        <w:r>
          <w:t xml:space="preserve">.</w:t>
        </w:r>
      </w:ins>
      <w:ins w:id="2230" w:author="PR Preview" w:date="2026-01-01T00:00:00Z">
        <w:r>
          <w:t xml:space="preserve"> </w:t>
        </w:r>
      </w:ins>
      <w:ins w:id="2231" w:author="PR Preview" w:date="2026-01-01T00:00:00Z">
        <w:r>
          <w:t xml:space="preserve">Here</w:t>
        </w:r>
      </w:ins>
      <w:ins w:id="2232" w:author="PR Preview" w:date="2026-01-01T00:00:00Z">
        <w:r>
          <w:t xml:space="preserve"> </w:t>
        </w:r>
      </w:ins>
      <m:oMath>
        <m:r>
          <m:t>f</m:t>
        </m:r>
      </m:oMath>
      <w:ins w:id="2233" w:author="PR Preview" w:date="2026-01-01T00:00:00Z">
        <w:r>
          <w:t xml:space="preserve"> </w:t>
        </w:r>
      </w:ins>
      <w:ins w:id="2234" w:author="PR Preview" w:date="2026-01-01T00:00:00Z">
        <w:r>
          <w:t xml:space="preserve">is continuous at every point of</w:t>
        </w:r>
      </w:ins>
      <w:ins w:id="223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23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2237" w:author="PR Preview" w:date="2026-01-01T00:00:00Z">
        <w:r>
          <w:delText xml:space="preserve">so</w:delText>
        </w:r>
      </w:del>
      <w:del w:id="2238" w:author="PR Preview" w:date="2026-01-01T00:00:00Z">
        <w:r>
          <w:delText xml:space="preserve"> </w:delText>
        </w:r>
      </w:del>
      <m:oMath>
        <m:r>
          <m:t>f</m:t>
        </m:r>
      </m:oMath>
      <w:del w:id="2239" w:author="PR Preview" w:date="2026-01-01T00:00:00Z">
        <w:r>
          <w:delText xml:space="preserve"> </w:delText>
        </w:r>
      </w:del>
      <w:del w:id="2240" w:author="PR Preview" w:date="2026-01-01T00:00:00Z">
        <w:r>
          <w:delText xml:space="preserve">is continuous on</w:delText>
        </w:r>
      </w:del>
      <w:del w:id="224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242" w:author="PR Preview" w:date="2026-01-01T00:00:00Z">
        <w:r>
          <w:delText xml:space="preserve"> </w:delText>
        </w:r>
      </w:del>
      <w:del w:id="2243" w:author="PR Preview" w:date="2026-01-01T00:00:00Z">
        <w:r>
          <w:delText xml:space="preserve">(</w:delText>
        </w:r>
      </w:del>
      <w:hyperlink w:anchor="def-continuous-on">
        <w:del w:id="2244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2245" w:author="PR Preview" w:date="2026-01-01T00:00:00Z">
        <w:r>
          <w:delText xml:space="preserve">).</w:delText>
        </w:r>
      </w:del>
    </w:p>
    <w:p>
      <w:pPr>
        <w:pStyle w:val="BodyText"/>
      </w:pPr>
      <w:del w:id="2246" w:author="PR Preview" w:date="2026-01-01T00:00:00Z">
        <w:r>
          <w:rPr>
            <w:b/>
            <w:bCs/>
          </w:rPr>
          <w:delText xml:space="preserve">Example 22 (A function not continuous on</w:delText>
        </w:r>
      </w:del>
      <w:del w:id="2247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248" w:author="PR Preview" w:date="2026-01-01T00:00:00Z">
        <w:r>
          <w:rPr>
            <w:b/>
            <w:bCs/>
          </w:rPr>
          <w:delText xml:space="preserve">)</w:delText>
        </w:r>
      </w:del>
      <w:del w:id="2249" w:author="PR Preview" w:date="2026-01-01T00:00:00Z">
        <w:r>
          <w:delText xml:space="preserve"> </w:delText>
        </w:r>
      </w:del>
      <w:del w:id="2250" w:author="PR Preview" w:date="2026-01-01T00:00:00Z">
        <w:r>
          <w:delText xml:space="preserve">Let</w:delText>
        </w:r>
      </w:del>
      <w:del w:id="225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2252" w:author="PR Preview" w:date="2026-01-01T00:00:00Z">
        <w:r>
          <w:delText xml:space="preserve"> </w:delText>
        </w:r>
      </w:del>
      <w:del w:id="2253" w:author="PR Preview" w:date="2026-01-01T00:00:00Z">
        <w:r>
          <w:delText xml:space="preserve">for</w:delText>
        </w:r>
      </w:del>
      <w:del w:id="2254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del w:id="2255" w:author="PR Preview" w:date="2026-01-01T00:00:00Z">
        <w:r>
          <w:delText xml:space="preserve"> </w:delText>
        </w:r>
      </w:del>
      <w:del w:id="2256" w:author="PR Preview" w:date="2026-01-01T00:00:00Z">
        <w:r>
          <w:delText xml:space="preserve">and</w:delText>
        </w:r>
      </w:del>
      <w:del w:id="225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del w:id="2258" w:author="PR Preview" w:date="2026-01-01T00:00:00Z">
        <w:r>
          <w:delText xml:space="preserve">.</w:delText>
        </w:r>
      </w:del>
      <w:del w:id="2259" w:author="PR Preview" w:date="2026-01-01T00:00:00Z">
        <w:r>
          <w:delText xml:space="preserve"> </w:delText>
        </w:r>
      </w:del>
      <w:del w:id="2260" w:author="PR Preview" w:date="2026-01-01T00:00:00Z">
        <w:r>
          <w:delText xml:space="preserve">Conditions 1 and 2 of</w:delText>
        </w:r>
      </w:del>
      <w:del w:id="2261" w:author="PR Preview" w:date="2026-01-01T00:00:00Z">
        <w:r>
          <w:delText xml:space="preserve"> </w:delText>
        </w:r>
      </w:del>
      <w:hyperlink w:anchor="def-continuous-on">
        <w:del w:id="2262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2263" w:author="PR Preview" w:date="2026-01-01T00:00:00Z">
        <w:r>
          <w:delText xml:space="preserve"> </w:delText>
        </w:r>
      </w:del>
      <w:del w:id="2264" w:author="PR Preview" w:date="2026-01-01T00:00:00Z">
        <w:r>
          <w:delText xml:space="preserve">hold,</w:delText>
        </w:r>
      </w:del>
      <w:del w:id="2265" w:author="PR Preview" w:date="2026-01-01T00:00:00Z">
        <w:r>
          <w:delText xml:space="preserve"> </w:delText>
        </w:r>
      </w:del>
      <w:del w:id="2266" w:author="PR Preview" w:date="2026-01-01T00:00:00Z">
        <w:r>
          <w:delText xml:space="preserve">but</w:delText>
        </w:r>
      </w:del>
    </w:p>
    <w:p>
      <w:pPr>
        <w:pStyle w:val="FirstParagraph"/>
      </w:pPr>
      <w:ins w:id="2267" w:author="PR Preview" w:date="2026-01-01T00:00:00Z">
        <w:r>
          <w:t xml:space="preserve">so</w:t>
        </w:r>
      </w:ins>
      <w:ins w:id="2268" w:author="PR Preview" w:date="2026-01-01T00:00:00Z">
        <w:r>
          <w:t xml:space="preserve"> </w:t>
        </w:r>
      </w:ins>
      <m:oMath>
        <m:r>
          <m:t>f</m:t>
        </m:r>
      </m:oMath>
      <w:ins w:id="2269" w:author="PR Preview" w:date="2026-01-01T00:00:00Z">
        <w:r>
          <w:t xml:space="preserve"> </w:t>
        </w:r>
      </w:ins>
      <w:ins w:id="2270" w:author="PR Preview" w:date="2026-01-01T00:00:00Z">
        <w:r>
          <w:t xml:space="preserve">is continuous on</w:t>
        </w:r>
      </w:ins>
      <w:ins w:id="227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272" w:author="PR Preview" w:date="2026-01-01T00:00:00Z">
        <w:r>
          <w:t xml:space="preserve"> </w:t>
        </w:r>
      </w:ins>
      <w:ins w:id="2273" w:author="PR Preview" w:date="2026-01-01T00:00:00Z">
        <w:r>
          <w:t xml:space="preserve">(</w:t>
        </w:r>
      </w:ins>
      <w:hyperlink w:anchor="def-continuous-on">
        <w:ins w:id="2274" w:author="PR Preview" w:date="2026-01-01T00:00:00Z">
          <w:r>
            <w:rPr>
              <w:rStyle w:val="Hyperlink"/>
            </w:rPr>
            <w:t xml:space="preserve">Definition 29</w:t>
          </w:r>
        </w:ins>
      </w:hyperlink>
      <w:ins w:id="2275" w:author="PR Preview" w:date="2026-01-01T00:00:00Z">
        <w:r>
          <w:t xml:space="preserve">).</w:t>
        </w:r>
      </w:ins>
    </w:p>
    <w:bookmarkEnd w:id="229"/>
    <w:bookmarkStart w:id="230" w:name="exm-not-continuous-on"/>
    <w:p>
      <w:pPr>
        <w:pStyle w:val="BodyText"/>
      </w:pPr>
      <w:ins w:id="2276" w:author="PR Preview" w:date="2026-01-01T00:00:00Z">
        <w:r>
          <w:rPr>
            <w:b/>
            <w:bCs/>
          </w:rPr>
          <w:t xml:space="preserve">Example 22 (A function not continuous on</w:t>
        </w:r>
      </w:ins>
      <w:ins w:id="2277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278" w:author="PR Preview" w:date="2026-01-01T00:00:00Z">
        <w:r>
          <w:rPr>
            <w:b/>
            <w:bCs/>
          </w:rPr>
          <w:t xml:space="preserve">)</w:t>
        </w:r>
      </w:ins>
      <w:ins w:id="2279" w:author="PR Preview" w:date="2026-01-01T00:00:00Z">
        <w:r>
          <w:t xml:space="preserve"> </w:t>
        </w:r>
      </w:ins>
      <w:ins w:id="2280" w:author="PR Preview" w:date="2026-01-01T00:00:00Z">
        <w:r>
          <w:t xml:space="preserve">Let</w:t>
        </w:r>
      </w:ins>
      <w:ins w:id="228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282" w:author="PR Preview" w:date="2026-01-01T00:00:00Z">
        <w:r>
          <w:t xml:space="preserve"> </w:t>
        </w:r>
      </w:ins>
      <w:ins w:id="2283" w:author="PR Preview" w:date="2026-01-01T00:00:00Z">
        <w:r>
          <w:t xml:space="preserve">for</w:t>
        </w:r>
      </w:ins>
      <w:ins w:id="2284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ins w:id="2285" w:author="PR Preview" w:date="2026-01-01T00:00:00Z">
        <w:r>
          <w:t xml:space="preserve"> </w:t>
        </w:r>
      </w:ins>
      <w:ins w:id="2286" w:author="PR Preview" w:date="2026-01-01T00:00:00Z">
        <w:r>
          <w:t xml:space="preserve">and</w:t>
        </w:r>
      </w:ins>
      <w:ins w:id="228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ins w:id="2288" w:author="PR Preview" w:date="2026-01-01T00:00:00Z">
        <w:r>
          <w:t xml:space="preserve">.</w:t>
        </w:r>
      </w:ins>
      <w:ins w:id="2289" w:author="PR Preview" w:date="2026-01-01T00:00:00Z">
        <w:r>
          <w:t xml:space="preserve"> </w:t>
        </w:r>
      </w:ins>
      <w:ins w:id="2290" w:author="PR Preview" w:date="2026-01-01T00:00:00Z">
        <w:r>
          <w:t xml:space="preserve">Conditions 1 and 2 of</w:t>
        </w:r>
      </w:ins>
      <w:ins w:id="2291" w:author="PR Preview" w:date="2026-01-01T00:00:00Z">
        <w:r>
          <w:t xml:space="preserve"> </w:t>
        </w:r>
      </w:ins>
      <w:hyperlink w:anchor="def-continuous-on">
        <w:ins w:id="2292" w:author="PR Preview" w:date="2026-01-01T00:00:00Z">
          <w:r>
            <w:rPr>
              <w:rStyle w:val="Hyperlink"/>
            </w:rPr>
            <w:t xml:space="preserve">Definition 29</w:t>
          </w:r>
        </w:ins>
      </w:hyperlink>
      <w:ins w:id="2293" w:author="PR Preview" w:date="2026-01-01T00:00:00Z">
        <w:r>
          <w:t xml:space="preserve"> </w:t>
        </w:r>
      </w:ins>
      <w:ins w:id="2294" w:author="PR Preview" w:date="2026-01-01T00:00:00Z">
        <w:r>
          <w:t xml:space="preserve">hold,</w:t>
        </w:r>
      </w:ins>
      <w:ins w:id="2295" w:author="PR Preview" w:date="2026-01-01T00:00:00Z">
        <w:r>
          <w:t xml:space="preserve"> </w:t>
        </w:r>
      </w:ins>
      <w:ins w:id="2296" w:author="PR Preview" w:date="2026-01-01T00:00:00Z">
        <w:r>
          <w:t xml:space="preserve">but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del w:id="2297" w:author="PR Preview" w:date="2026-01-01T00:00:00Z">
        <w:r>
          <w:rPr>
            <w:b/>
            <w:bCs/>
          </w:rPr>
          <w:delText xml:space="preserve">Definition 22 (Partition of an interval)</w:delText>
        </w:r>
      </w:del>
      <w:del w:id="2298" w:author="PR Preview" w:date="2026-01-01T00:00:00Z">
        <w:r>
          <w:delText xml:space="preserve"> </w:delText>
        </w:r>
      </w:del>
      <w:del w:id="2299" w:author="PR Preview" w:date="2026-01-01T00:00:00Z">
        <w:r>
          <w:delText xml:space="preserve">A</w:delText>
        </w:r>
      </w:del>
      <w:del w:id="2300" w:author="PR Preview" w:date="2026-01-01T00:00:00Z">
        <w:r>
          <w:delText xml:space="preserve"> </w:delText>
        </w:r>
      </w:del>
      <w:del w:id="2301" w:author="PR Preview" w:date="2026-01-01T00:00:00Z">
        <w:r>
          <w:rPr>
            <w:b/>
            <w:bCs/>
          </w:rPr>
          <w:delText xml:space="preserve">partition</w:delText>
        </w:r>
      </w:del>
      <w:del w:id="230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2303" w:author="PR Preview" w:date="2026-01-01T00:00:00Z">
        <w:r>
          <w:delText xml:space="preserve"> </w:delText>
        </w:r>
      </w:del>
      <w:del w:id="2304" w:author="PR Preview" w:date="2026-01-01T00:00:00Z">
        <w:r>
          <w:delText xml:space="preserve">of a closed interval</w:delText>
        </w:r>
      </w:del>
      <w:del w:id="230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2306" w:author="PR Preview" w:date="2026-01-01T00:00:00Z">
        <w:r>
          <w:delText xml:space="preserve"> </w:delText>
        </w:r>
      </w:del>
      <w:del w:id="2307" w:author="PR Preview" w:date="2026-01-01T00:00:00Z">
        <w:r>
          <w:delText xml:space="preserve">is a finite list of points</w:delText>
        </w:r>
      </w:del>
    </w:p>
    <w:p>
      <w:pPr>
        <w:pStyle w:val="BodyText"/>
      </w:pPr>
      <w:ins w:id="2308" w:author="PR Preview" w:date="2026-01-01T00:00:00Z">
        <w:r>
          <w:rPr>
            <w:b/>
            <w:bCs/>
          </w:rPr>
          <w:t xml:space="preserve">Definition 30 (Partition of an interval)</w:t>
        </w:r>
      </w:ins>
      <w:ins w:id="2309" w:author="PR Preview" w:date="2026-01-01T00:00:00Z">
        <w:r>
          <w:t xml:space="preserve"> </w:t>
        </w:r>
      </w:ins>
      <w:ins w:id="2310" w:author="PR Preview" w:date="2026-01-01T00:00:00Z">
        <w:r>
          <w:t xml:space="preserve">A</w:t>
        </w:r>
      </w:ins>
      <w:ins w:id="2311" w:author="PR Preview" w:date="2026-01-01T00:00:00Z">
        <w:r>
          <w:t xml:space="preserve"> </w:t>
        </w:r>
      </w:ins>
      <w:ins w:id="2312" w:author="PR Preview" w:date="2026-01-01T00:00:00Z">
        <w:r>
          <w:rPr>
            <w:b/>
            <w:bCs/>
          </w:rPr>
          <w:t xml:space="preserve">partition</w:t>
        </w:r>
      </w:ins>
      <w:ins w:id="231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2314" w:author="PR Preview" w:date="2026-01-01T00:00:00Z">
        <w:r>
          <w:t xml:space="preserve"> </w:t>
        </w:r>
      </w:ins>
      <w:ins w:id="2315" w:author="PR Preview" w:date="2026-01-01T00:00:00Z">
        <w:r>
          <w:t xml:space="preserve">of a closed interval</w:t>
        </w:r>
      </w:ins>
      <w:ins w:id="231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2317" w:author="PR Preview" w:date="2026-01-01T00:00:00Z">
        <w:r>
          <w:t xml:space="preserve"> </w:t>
        </w:r>
      </w:ins>
      <w:ins w:id="2318" w:author="PR Preview" w:date="2026-01-01T00:00:00Z">
        <w:r>
          <w:t xml:space="preserve">is a finite list of points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del w:id="2319" w:author="PR Preview" w:date="2026-01-01T00:00:00Z">
        <w:r>
          <w:rPr>
            <w:b/>
            <w:bCs/>
          </w:rPr>
          <w:delText xml:space="preserve">Definition 23 (Mesh of a partition)</w:delText>
        </w:r>
      </w:del>
      <w:del w:id="2320" w:author="PR Preview" w:date="2026-01-01T00:00:00Z">
        <w:r>
          <w:delText xml:space="preserve"> </w:delText>
        </w:r>
      </w:del>
      <w:del w:id="2321" w:author="PR Preview" w:date="2026-01-01T00:00:00Z">
        <w:r>
          <w:delText xml:space="preserve">The</w:delText>
        </w:r>
      </w:del>
      <w:del w:id="2322" w:author="PR Preview" w:date="2026-01-01T00:00:00Z">
        <w:r>
          <w:delText xml:space="preserve"> </w:delText>
        </w:r>
      </w:del>
      <w:del w:id="2323" w:author="PR Preview" w:date="2026-01-01T00:00:00Z">
        <w:r>
          <w:rPr>
            <w:b/>
            <w:bCs/>
          </w:rPr>
          <w:delText xml:space="preserve">mesh</w:delText>
        </w:r>
      </w:del>
      <w:del w:id="2324" w:author="PR Preview" w:date="2026-01-01T00:00:00Z">
        <w:r>
          <w:delText xml:space="preserve"> </w:delText>
        </w:r>
      </w:del>
      <w:del w:id="2325" w:author="PR Preview" w:date="2026-01-01T00:00:00Z">
        <w:r>
          <w:delText xml:space="preserve">of a partition</w:delText>
        </w:r>
      </w:del>
      <w:del w:id="232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2327" w:author="PR Preview" w:date="2026-01-01T00:00:00Z">
        <w:r>
          <w:delText xml:space="preserve"> </w:delText>
        </w:r>
      </w:del>
      <w:del w:id="2328" w:author="PR Preview" w:date="2026-01-01T00:00:00Z">
        <w:r>
          <w:delText xml:space="preserve">(</w:delText>
        </w:r>
      </w:del>
      <w:hyperlink w:anchor="def-partition">
        <w:del w:id="2329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2330" w:author="PR Preview" w:date="2026-01-01T00:00:00Z">
        <w:r>
          <w:delText xml:space="preserve">) is its largest subinterval width,</w:delText>
        </w:r>
      </w:del>
    </w:p>
    <w:p>
      <w:pPr>
        <w:pStyle w:val="FirstParagraph"/>
      </w:pPr>
      <w:ins w:id="2331" w:author="PR Preview" w:date="2026-01-01T00:00:00Z">
        <w:r>
          <w:rPr>
            <w:b/>
            <w:bCs/>
          </w:rPr>
          <w:t xml:space="preserve">Definition 31 (Mesh of a partition)</w:t>
        </w:r>
      </w:ins>
      <w:ins w:id="2332" w:author="PR Preview" w:date="2026-01-01T00:00:00Z">
        <w:r>
          <w:t xml:space="preserve"> </w:t>
        </w:r>
      </w:ins>
      <w:ins w:id="2333" w:author="PR Preview" w:date="2026-01-01T00:00:00Z">
        <w:r>
          <w:t xml:space="preserve">The</w:t>
        </w:r>
      </w:ins>
      <w:ins w:id="2334" w:author="PR Preview" w:date="2026-01-01T00:00:00Z">
        <w:r>
          <w:t xml:space="preserve"> </w:t>
        </w:r>
      </w:ins>
      <w:ins w:id="2335" w:author="PR Preview" w:date="2026-01-01T00:00:00Z">
        <w:r>
          <w:rPr>
            <w:b/>
            <w:bCs/>
          </w:rPr>
          <w:t xml:space="preserve">mesh</w:t>
        </w:r>
      </w:ins>
      <w:ins w:id="2336" w:author="PR Preview" w:date="2026-01-01T00:00:00Z">
        <w:r>
          <w:t xml:space="preserve"> </w:t>
        </w:r>
      </w:ins>
      <w:ins w:id="2337" w:author="PR Preview" w:date="2026-01-01T00:00:00Z">
        <w:r>
          <w:t xml:space="preserve">of a partition</w:t>
        </w:r>
      </w:ins>
      <w:ins w:id="233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2339" w:author="PR Preview" w:date="2026-01-01T00:00:00Z">
        <w:r>
          <w:t xml:space="preserve"> </w:t>
        </w:r>
      </w:ins>
      <w:ins w:id="2340" w:author="PR Preview" w:date="2026-01-01T00:00:00Z">
        <w:r>
          <w:t xml:space="preserve">(</w:t>
        </w:r>
      </w:ins>
      <w:hyperlink w:anchor="def-partition">
        <w:ins w:id="2341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2342" w:author="PR Preview" w:date="2026-01-01T00:00:00Z">
        <w:r>
          <w:t xml:space="preserve">) is its largest subinterval width,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del w:id="2343" w:author="PR Preview" w:date="2026-01-01T00:00:00Z">
        <w:r>
          <w:rPr>
            <w:b/>
            <w:bCs/>
          </w:rPr>
          <w:delText xml:space="preserve">Definition 24 (Riemann sum)</w:delText>
        </w:r>
      </w:del>
      <w:del w:id="2344" w:author="PR Preview" w:date="2026-01-01T00:00:00Z">
        <w:r>
          <w:delText xml:space="preserve"> </w:delText>
        </w:r>
      </w:del>
      <w:del w:id="2345" w:author="PR Preview" w:date="2026-01-01T00:00:00Z">
        <w:r>
          <w:delText xml:space="preserve">Let</w:delText>
        </w:r>
      </w:del>
      <w:del w:id="2346" w:author="PR Preview" w:date="2026-01-01T00:00:00Z">
        <w:r>
          <w:delText xml:space="preserve"> </w:delText>
        </w:r>
      </w:del>
      <m:oMath>
        <m:r>
          <m:t>f</m:t>
        </m:r>
      </m:oMath>
      <w:del w:id="2347" w:author="PR Preview" w:date="2026-01-01T00:00:00Z">
        <w:r>
          <w:delText xml:space="preserve"> </w:delText>
        </w:r>
      </w:del>
      <w:del w:id="2348" w:author="PR Preview" w:date="2026-01-01T00:00:00Z">
        <w:r>
          <w:delText xml:space="preserve">be a function on</w:delText>
        </w:r>
      </w:del>
      <w:del w:id="2349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2350" w:author="PR Preview" w:date="2026-01-01T00:00:00Z">
        <w:r>
          <w:delText xml:space="preserve">,</w:delText>
        </w:r>
      </w:del>
      <w:del w:id="2351" w:author="PR Preview" w:date="2026-01-01T00:00:00Z">
        <w:r>
          <w:delText xml:space="preserve"> </w:delText>
        </w:r>
      </w:del>
      <w:del w:id="2352" w:author="PR Preview" w:date="2026-01-01T00:00:00Z">
        <w:r>
          <w:delText xml:space="preserve">let</w:delText>
        </w:r>
      </w:del>
      <w:del w:id="235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2354" w:author="PR Preview" w:date="2026-01-01T00:00:00Z">
        <w:r>
          <w:delText xml:space="preserve"> </w:delText>
        </w:r>
      </w:del>
      <w:del w:id="2355" w:author="PR Preview" w:date="2026-01-01T00:00:00Z">
        <w:r>
          <w:delText xml:space="preserve">be a partition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del w:id="2356" w:author="PR Preview" w:date="2026-01-01T00:00:00Z">
        <w:r>
          <w:delText xml:space="preserve">of</w:delText>
        </w:r>
      </w:del>
      <w:del w:id="2357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2358" w:author="PR Preview" w:date="2026-01-01T00:00:00Z">
        <w:r>
          <w:delText xml:space="preserve"> </w:delText>
        </w:r>
      </w:del>
      <w:del w:id="2359" w:author="PR Preview" w:date="2026-01-01T00:00:00Z">
        <w:r>
          <w:delText xml:space="preserve">(</w:delText>
        </w:r>
      </w:del>
      <w:hyperlink w:anchor="def-partition">
        <w:del w:id="2360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2361" w:author="PR Preview" w:date="2026-01-01T00:00:00Z">
        <w:r>
          <w:delText xml:space="preserve">),</w:delText>
        </w:r>
      </w:del>
      <w:del w:id="2362" w:author="PR Preview" w:date="2026-01-01T00:00:00Z">
        <w:r>
          <w:delText xml:space="preserve"> </w:delText>
        </w:r>
      </w:del>
      <w:del w:id="2363" w:author="PR Preview" w:date="2026-01-01T00:00:00Z">
        <w:r>
          <w:delText xml:space="preserve">and choose a</w:delText>
        </w:r>
      </w:del>
      <w:del w:id="2364" w:author="PR Preview" w:date="2026-01-01T00:00:00Z">
        <w:r>
          <w:delText xml:space="preserve"> </w:delText>
        </w:r>
      </w:del>
      <w:del w:id="2365" w:author="PR Preview" w:date="2026-01-01T00:00:00Z">
        <w:r>
          <w:rPr>
            <w:b/>
            <w:bCs/>
          </w:rPr>
          <w:delText xml:space="preserve">sample point</w:delText>
        </w:r>
      </w:del>
      <w:del w:id="2366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del w:id="2367" w:author="PR Preview" w:date="2026-01-01T00:00:00Z">
        <w:r>
          <w:delText xml:space="preserve"> </w:delText>
        </w:r>
      </w:del>
      <w:del w:id="2368" w:author="PR Preview" w:date="2026-01-01T00:00:00Z">
        <w:r>
          <w:delText xml:space="preserve">in each subinterval</w:delText>
        </w:r>
      </w:del>
      <w:del w:id="2369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del w:id="2370" w:author="PR Preview" w:date="2026-01-01T00:00:00Z">
        <w:r>
          <w:delText xml:space="preserve">.</w:delText>
        </w:r>
      </w:del>
      <w:del w:id="2371" w:author="PR Preview" w:date="2026-01-01T00:00:00Z">
        <w:r>
          <w:delText xml:space="preserve"> </w:delText>
        </w:r>
      </w:del>
      <w:del w:id="2372" w:author="PR Preview" w:date="2026-01-01T00:00:00Z">
        <w:r>
          <w:delText xml:space="preserve">The</w:delText>
        </w:r>
      </w:del>
      <w:del w:id="2373" w:author="PR Preview" w:date="2026-01-01T00:00:00Z">
        <w:r>
          <w:delText xml:space="preserve"> </w:delText>
        </w:r>
      </w:del>
      <w:del w:id="2374" w:author="PR Preview" w:date="2026-01-01T00:00:00Z">
        <w:r>
          <w:rPr>
            <w:b/>
            <w:bCs/>
          </w:rPr>
          <w:delText xml:space="preserve">Riemann sum</w:delText>
        </w:r>
      </w:del>
      <w:del w:id="2375" w:author="PR Preview" w:date="2026-01-01T00:00:00Z">
        <w:r>
          <w:delText xml:space="preserve"> </w:delText>
        </w:r>
      </w:del>
      <w:del w:id="2376" w:author="PR Preview" w:date="2026-01-01T00:00:00Z">
        <w:r>
          <w:delText xml:space="preserve">of</w:delText>
        </w:r>
      </w:del>
      <w:del w:id="2377" w:author="PR Preview" w:date="2026-01-01T00:00:00Z">
        <w:r>
          <w:delText xml:space="preserve"> </w:delText>
        </w:r>
      </w:del>
      <m:oMath>
        <m:r>
          <m:t>f</m:t>
        </m:r>
      </m:oMath>
      <w:del w:id="2378" w:author="PR Preview" w:date="2026-01-01T00:00:00Z">
        <w:r>
          <w:delText xml:space="preserve"> </w:delText>
        </w:r>
      </w:del>
      <w:del w:id="2379" w:author="PR Preview" w:date="2026-01-01T00:00:00Z">
        <w:r>
          <w:delText xml:space="preserve">for</w:delText>
        </w:r>
      </w:del>
      <w:del w:id="238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2381" w:author="PR Preview" w:date="2026-01-01T00:00:00Z">
        <w:r>
          <w:delText xml:space="preserve"> </w:delText>
        </w:r>
      </w:del>
      <w:del w:id="2382" w:author="PR Preview" w:date="2026-01-01T00:00:00Z">
        <w:r>
          <w:delText xml:space="preserve">and these sample points is</w:delText>
        </w:r>
      </w:del>
    </w:p>
    <w:p>
      <w:pPr>
        <w:pStyle w:val="BodyText"/>
      </w:pPr>
      <w:ins w:id="2383" w:author="PR Preview" w:date="2026-01-01T00:00:00Z">
        <w:r>
          <w:rPr>
            <w:b/>
            <w:bCs/>
          </w:rPr>
          <w:t xml:space="preserve">Definition 32 (Sample point)</w:t>
        </w:r>
      </w:ins>
      <w:ins w:id="2384" w:author="PR Preview" w:date="2026-01-01T00:00:00Z">
        <w:r>
          <w:t xml:space="preserve"> </w:t>
        </w:r>
      </w:ins>
      <w:ins w:id="2385" w:author="PR Preview" w:date="2026-01-01T00:00:00Z">
        <w:r>
          <w:t xml:space="preserve">For a partition</w:t>
        </w:r>
      </w:ins>
      <w:ins w:id="238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2387" w:author="PR Preview" w:date="2026-01-01T00:00:00Z">
        <w:r>
          <w:t xml:space="preserve"> </w:t>
        </w:r>
      </w:ins>
      <w:ins w:id="2388" w:author="PR Preview" w:date="2026-01-01T00:00:00Z">
        <w:r>
          <w:t xml:space="preserve">of</w:t>
        </w:r>
      </w:ins>
      <w:ins w:id="238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2390" w:author="PR Preview" w:date="2026-01-01T00:00:00Z">
        <w:r>
          <w:t xml:space="preserve"> </w:t>
        </w:r>
      </w:ins>
      <w:ins w:id="2391" w:author="PR Preview" w:date="2026-01-01T00:00:00Z">
        <w:r>
          <w:t xml:space="preserve">(</w:t>
        </w:r>
      </w:ins>
      <w:hyperlink w:anchor="def-partition">
        <w:ins w:id="2392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2393" w:author="PR Preview" w:date="2026-01-01T00:00:00Z">
        <w:r>
          <w:t xml:space="preserve">),</w:t>
        </w:r>
      </w:ins>
      <w:ins w:id="2394" w:author="PR Preview" w:date="2026-01-01T00:00:00Z">
        <w:r>
          <w:t xml:space="preserve"> </w:t>
        </w:r>
      </w:ins>
      <w:ins w:id="2395" w:author="PR Preview" w:date="2026-01-01T00:00:00Z">
        <w:r>
          <w:t xml:space="preserve">choose a</w:t>
        </w:r>
      </w:ins>
      <w:ins w:id="2396" w:author="PR Preview" w:date="2026-01-01T00:00:00Z">
        <w:r>
          <w:t xml:space="preserve"> </w:t>
        </w:r>
      </w:ins>
      <w:ins w:id="2397" w:author="PR Preview" w:date="2026-01-01T00:00:00Z">
        <w:r>
          <w:rPr>
            <w:b/>
            <w:bCs/>
          </w:rPr>
          <w:t xml:space="preserve">sample point</w:t>
        </w:r>
      </w:ins>
      <w:ins w:id="2398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2399" w:author="PR Preview" w:date="2026-01-01T00:00:00Z">
        <w:r>
          <w:t xml:space="preserve"> </w:t>
        </w:r>
      </w:ins>
      <w:ins w:id="2400" w:author="PR Preview" w:date="2026-01-01T00:00:00Z">
        <w:r>
          <w:t xml:space="preserve">in each subinterval</w:t>
        </w:r>
      </w:ins>
      <w:ins w:id="240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ins w:id="2402" w:author="PR Preview" w:date="2026-01-01T00:00:00Z">
        <w:r>
          <w:t xml:space="preserve">.</w:t>
        </w:r>
      </w:ins>
    </w:p>
    <w:p>
      <w:pPr>
        <w:pStyle w:val="BodyText"/>
      </w:pPr>
      <w:ins w:id="2403" w:author="PR Preview" w:date="2026-01-01T00:00:00Z">
        <w:r>
          <w:t xml:space="preserve">(Larson and Edwards 2018, sec. 4.3)</w:t>
        </w:r>
      </w:ins>
    </w:p>
    <w:bookmarkEnd w:id="236"/>
    <w:bookmarkStart w:id="237" w:name="def-riemann-sum"/>
    <w:p>
      <w:pPr>
        <w:pStyle w:val="BodyText"/>
      </w:pPr>
      <w:ins w:id="2404" w:author="PR Preview" w:date="2026-01-01T00:00:00Z">
        <w:r>
          <w:rPr>
            <w:b/>
            <w:bCs/>
          </w:rPr>
          <w:t xml:space="preserve">Definition 33 (Riemann sum)</w:t>
        </w:r>
      </w:ins>
      <w:ins w:id="2405" w:author="PR Preview" w:date="2026-01-01T00:00:00Z">
        <w:r>
          <w:t xml:space="preserve"> </w:t>
        </w:r>
      </w:ins>
      <w:ins w:id="2406" w:author="PR Preview" w:date="2026-01-01T00:00:00Z">
        <w:r>
          <w:t xml:space="preserve">Let</w:t>
        </w:r>
      </w:ins>
      <w:ins w:id="2407" w:author="PR Preview" w:date="2026-01-01T00:00:00Z">
        <w:r>
          <w:t xml:space="preserve"> </w:t>
        </w:r>
      </w:ins>
      <m:oMath>
        <m:r>
          <m:t>f</m:t>
        </m:r>
      </m:oMath>
      <w:ins w:id="2408" w:author="PR Preview" w:date="2026-01-01T00:00:00Z">
        <w:r>
          <w:t xml:space="preserve"> </w:t>
        </w:r>
      </w:ins>
      <w:ins w:id="2409" w:author="PR Preview" w:date="2026-01-01T00:00:00Z">
        <w:r>
          <w:t xml:space="preserve">be a function on</w:t>
        </w:r>
      </w:ins>
      <w:ins w:id="241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2411" w:author="PR Preview" w:date="2026-01-01T00:00:00Z">
        <w:r>
          <w:t xml:space="preserve">,</w:t>
        </w:r>
      </w:ins>
      <w:ins w:id="2412" w:author="PR Preview" w:date="2026-01-01T00:00:00Z">
        <w:r>
          <w:t xml:space="preserve"> </w:t>
        </w:r>
      </w:ins>
      <w:ins w:id="2413" w:author="PR Preview" w:date="2026-01-01T00:00:00Z">
        <w:r>
          <w:t xml:space="preserve">let</w:t>
        </w:r>
      </w:ins>
      <w:ins w:id="241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2415" w:author="PR Preview" w:date="2026-01-01T00:00:00Z">
        <w:r>
          <w:t xml:space="preserve"> </w:t>
        </w:r>
      </w:ins>
      <w:ins w:id="2416" w:author="PR Preview" w:date="2026-01-01T00:00:00Z">
        <w:r>
          <w:t xml:space="preserve">be a partition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ins w:id="2417" w:author="PR Preview" w:date="2026-01-01T00:00:00Z">
        <w:r>
          <w:t xml:space="preserve">of</w:t>
        </w:r>
      </w:ins>
      <w:ins w:id="241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2419" w:author="PR Preview" w:date="2026-01-01T00:00:00Z">
        <w:r>
          <w:t xml:space="preserve"> </w:t>
        </w:r>
      </w:ins>
      <w:ins w:id="2420" w:author="PR Preview" w:date="2026-01-01T00:00:00Z">
        <w:r>
          <w:t xml:space="preserve">(</w:t>
        </w:r>
      </w:ins>
      <w:hyperlink w:anchor="def-partition">
        <w:ins w:id="2421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2422" w:author="PR Preview" w:date="2026-01-01T00:00:00Z">
        <w:r>
          <w:t xml:space="preserve">),</w:t>
        </w:r>
      </w:ins>
      <w:ins w:id="2423" w:author="PR Preview" w:date="2026-01-01T00:00:00Z">
        <w:r>
          <w:t xml:space="preserve"> </w:t>
        </w:r>
      </w:ins>
      <w:ins w:id="2424" w:author="PR Preview" w:date="2026-01-01T00:00:00Z">
        <w:r>
          <w:t xml:space="preserve">and choose a sample point</w:t>
        </w:r>
      </w:ins>
      <w:ins w:id="2425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2426" w:author="PR Preview" w:date="2026-01-01T00:00:00Z">
        <w:r>
          <w:t xml:space="preserve"> </w:t>
        </w:r>
      </w:ins>
      <w:ins w:id="2427" w:author="PR Preview" w:date="2026-01-01T00:00:00Z">
        <w:r>
          <w:t xml:space="preserve">(</w:t>
        </w:r>
      </w:ins>
      <w:hyperlink w:anchor="def-sample-point">
        <w:ins w:id="2428" w:author="PR Preview" w:date="2026-01-01T00:00:00Z">
          <w:r>
            <w:rPr>
              <w:rStyle w:val="Hyperlink"/>
            </w:rPr>
            <w:t xml:space="preserve">Definition 32</w:t>
          </w:r>
        </w:ins>
      </w:hyperlink>
      <w:ins w:id="2429" w:author="PR Preview" w:date="2026-01-01T00:00:00Z">
        <w:r>
          <w:t xml:space="preserve">) in each subinterval</w:t>
        </w:r>
      </w:ins>
      <w:ins w:id="243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ins w:id="2431" w:author="PR Preview" w:date="2026-01-01T00:00:00Z">
        <w:r>
          <w:t xml:space="preserve">.</w:t>
        </w:r>
      </w:ins>
      <w:ins w:id="2432" w:author="PR Preview" w:date="2026-01-01T00:00:00Z">
        <w:r>
          <w:t xml:space="preserve"> </w:t>
        </w:r>
      </w:ins>
      <w:ins w:id="2433" w:author="PR Preview" w:date="2026-01-01T00:00:00Z">
        <w:r>
          <w:t xml:space="preserve">The</w:t>
        </w:r>
      </w:ins>
      <w:ins w:id="2434" w:author="PR Preview" w:date="2026-01-01T00:00:00Z">
        <w:r>
          <w:t xml:space="preserve"> </w:t>
        </w:r>
      </w:ins>
      <w:ins w:id="2435" w:author="PR Preview" w:date="2026-01-01T00:00:00Z">
        <w:r>
          <w:rPr>
            <w:b/>
            <w:bCs/>
          </w:rPr>
          <w:t xml:space="preserve">Riemann sum</w:t>
        </w:r>
      </w:ins>
      <w:ins w:id="2436" w:author="PR Preview" w:date="2026-01-01T00:00:00Z">
        <w:r>
          <w:t xml:space="preserve"> </w:t>
        </w:r>
      </w:ins>
      <w:ins w:id="2437" w:author="PR Preview" w:date="2026-01-01T00:00:00Z">
        <w:r>
          <w:t xml:space="preserve">of</w:t>
        </w:r>
      </w:ins>
      <w:ins w:id="2438" w:author="PR Preview" w:date="2026-01-01T00:00:00Z">
        <w:r>
          <w:t xml:space="preserve"> </w:t>
        </w:r>
      </w:ins>
      <m:oMath>
        <m:r>
          <m:t>f</m:t>
        </m:r>
      </m:oMath>
      <w:ins w:id="2439" w:author="PR Preview" w:date="2026-01-01T00:00:00Z">
        <w:r>
          <w:t xml:space="preserve"> </w:t>
        </w:r>
      </w:ins>
      <w:ins w:id="2440" w:author="PR Preview" w:date="2026-01-01T00:00:00Z">
        <w:r>
          <w:t xml:space="preserve">for</w:t>
        </w:r>
      </w:ins>
      <w:ins w:id="244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2442" w:author="PR Preview" w:date="2026-01-01T00:00:00Z">
        <w:r>
          <w:t xml:space="preserve"> </w:t>
        </w:r>
      </w:ins>
      <w:ins w:id="2443" w:author="PR Preview" w:date="2026-01-01T00:00:00Z">
        <w:r>
          <w:t xml:space="preserve">and these sample points is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del w:id="2444" w:author="PR Preview" w:date="2026-01-01T00:00:00Z">
        <w:r>
          <w:rPr>
            <w:b/>
            <w:bCs/>
          </w:rPr>
          <w:delText xml:space="preserve">Definition 25 (Riemann integral (definite integral))</w:delText>
        </w:r>
      </w:del>
      <w:del w:id="2445" w:author="PR Preview" w:date="2026-01-01T00:00:00Z">
        <w:r>
          <w:delText xml:space="preserve"> </w:delText>
        </w:r>
      </w:del>
      <w:del w:id="2446" w:author="PR Preview" w:date="2026-01-01T00:00:00Z">
        <w:r>
          <w:delText xml:space="preserve">Let</w:delText>
        </w:r>
      </w:del>
      <w:del w:id="2447" w:author="PR Preview" w:date="2026-01-01T00:00:00Z">
        <w:r>
          <w:delText xml:space="preserve"> </w:delText>
        </w:r>
      </w:del>
      <m:oMath>
        <m:r>
          <m:t>f</m:t>
        </m:r>
      </m:oMath>
      <w:del w:id="2448" w:author="PR Preview" w:date="2026-01-01T00:00:00Z">
        <w:r>
          <w:delText xml:space="preserve"> </w:delText>
        </w:r>
      </w:del>
      <w:del w:id="2449" w:author="PR Preview" w:date="2026-01-01T00:00:00Z">
        <w:r>
          <w:delText xml:space="preserve">be a</w:delText>
        </w:r>
      </w:del>
      <w:del w:id="2450" w:author="PR Preview" w:date="2026-01-01T00:00:00Z">
        <w:r>
          <w:delText xml:space="preserve"> </w:delText>
        </w:r>
      </w:del>
      <w:hyperlink r:id="rId239">
        <w:del w:id="2451" w:author="PR Preview" w:date="2026-01-01T00:00:00Z">
          <w:r>
            <w:rPr>
              <w:rStyle w:val="Hyperlink"/>
            </w:rPr>
            <w:delText xml:space="preserve">bounded</w:delText>
          </w:r>
        </w:del>
      </w:hyperlink>
      <w:del w:id="2452" w:author="PR Preview" w:date="2026-01-01T00:00:00Z">
        <w:r>
          <w:delText xml:space="preserve"> </w:delText>
        </w:r>
      </w:del>
      <w:del w:id="2453" w:author="PR Preview" w:date="2026-01-01T00:00:00Z">
        <w:r>
          <w:delText xml:space="preserve">function on</w:delText>
        </w:r>
      </w:del>
      <w:del w:id="2454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2455" w:author="PR Preview" w:date="2026-01-01T00:00:00Z">
        <w:r>
          <w:delText xml:space="preserve">.</w:delText>
        </w:r>
      </w:del>
      <w:del w:id="2456" w:author="PR Preview" w:date="2026-01-01T00:00:00Z">
        <w:r>
          <w:delText xml:space="preserve"> </w:delText>
        </w:r>
      </w:del>
      <w:del w:id="2457" w:author="PR Preview" w:date="2026-01-01T00:00:00Z">
        <w:r>
          <w:delText xml:space="preserve">For each partition</w:delText>
        </w:r>
      </w:del>
      <w:del w:id="245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2459" w:author="PR Preview" w:date="2026-01-01T00:00:00Z">
        <w:r>
          <w:delText xml:space="preserve"> </w:delText>
        </w:r>
      </w:del>
      <w:del w:id="2460" w:author="PR Preview" w:date="2026-01-01T00:00:00Z">
        <w:r>
          <w:delText xml:space="preserve">of</w:delText>
        </w:r>
      </w:del>
      <w:del w:id="246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2462" w:author="PR Preview" w:date="2026-01-01T00:00:00Z">
        <w:r>
          <w:delText xml:space="preserve"> </w:delText>
        </w:r>
      </w:del>
      <w:del w:id="2463" w:author="PR Preview" w:date="2026-01-01T00:00:00Z">
        <w:r>
          <w:delText xml:space="preserve">(</w:delText>
        </w:r>
      </w:del>
      <w:hyperlink w:anchor="def-partition">
        <w:del w:id="2464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2465" w:author="PR Preview" w:date="2026-01-01T00:00:00Z">
        <w:r>
          <w:delText xml:space="preserve">),</w:delText>
        </w:r>
      </w:del>
      <w:del w:id="2466" w:author="PR Preview" w:date="2026-01-01T00:00:00Z">
        <w:r>
          <w:delText xml:space="preserve"> </w:delText>
        </w:r>
      </w:del>
      <w:del w:id="2467" w:author="PR Preview" w:date="2026-01-01T00:00:00Z">
        <w:r>
          <w:delText xml:space="preserve">choose a sample point</w:delText>
        </w:r>
      </w:del>
      <w:del w:id="2468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del w:id="2469" w:author="PR Preview" w:date="2026-01-01T00:00:00Z">
        <w:r>
          <w:delText xml:space="preserve"> </w:delText>
        </w:r>
      </w:del>
      <w:del w:id="2470" w:author="PR Preview" w:date="2026-01-01T00:00:00Z">
        <w:r>
          <w:delText xml:space="preserve">in each subinterval</w:delText>
        </w:r>
      </w:del>
      <w:del w:id="247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del w:id="2472" w:author="PR Preview" w:date="2026-01-01T00:00:00Z">
        <w:r>
          <w:delText xml:space="preserve">.</w:delText>
        </w:r>
      </w:del>
      <w:del w:id="2473" w:author="PR Preview" w:date="2026-01-01T00:00:00Z">
        <w:r>
          <w:delText xml:space="preserve"> </w:delText>
        </w:r>
      </w:del>
      <w:del w:id="2474" w:author="PR Preview" w:date="2026-01-01T00:00:00Z">
        <w:r>
          <w:delText xml:space="preserve">The</w:delText>
        </w:r>
      </w:del>
      <w:del w:id="2475" w:author="PR Preview" w:date="2026-01-01T00:00:00Z">
        <w:r>
          <w:delText xml:space="preserve"> </w:delText>
        </w:r>
      </w:del>
      <w:del w:id="2476" w:author="PR Preview" w:date="2026-01-01T00:00:00Z">
        <w:r>
          <w:rPr>
            <w:b/>
            <w:bCs/>
          </w:rPr>
          <w:delText xml:space="preserve">Riemann integral</w:delText>
        </w:r>
      </w:del>
      <w:del w:id="2477" w:author="PR Preview" w:date="2026-01-01T00:00:00Z">
        <w:r>
          <w:delText xml:space="preserve"> </w:delText>
        </w:r>
      </w:del>
      <w:del w:id="2478" w:author="PR Preview" w:date="2026-01-01T00:00:00Z">
        <w:r>
          <w:delText xml:space="preserve">of</w:delText>
        </w:r>
      </w:del>
      <w:del w:id="2479" w:author="PR Preview" w:date="2026-01-01T00:00:00Z">
        <w:r>
          <w:delText xml:space="preserve"> </w:delText>
        </w:r>
      </w:del>
      <m:oMath>
        <m:r>
          <m:t>f</m:t>
        </m:r>
      </m:oMath>
      <w:del w:id="2480" w:author="PR Preview" w:date="2026-01-01T00:00:00Z">
        <w:r>
          <w:delText xml:space="preserve"> </w:delText>
        </w:r>
      </w:del>
      <w:del w:id="2481" w:author="PR Preview" w:date="2026-01-01T00:00:00Z">
        <w:r>
          <w:delText xml:space="preserve">over</w:delText>
        </w:r>
      </w:del>
      <w:del w:id="248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2483" w:author="PR Preview" w:date="2026-01-01T00:00:00Z">
        <w:r>
          <w:delText xml:space="preserve"> </w:delText>
        </w:r>
      </w:del>
      <w:del w:id="2484" w:author="PR Preview" w:date="2026-01-01T00:00:00Z">
        <w:r>
          <w:delText xml:space="preserve">(also called the</w:delText>
        </w:r>
      </w:del>
      <w:del w:id="2485" w:author="PR Preview" w:date="2026-01-01T00:00:00Z">
        <w:r>
          <w:delText xml:space="preserve"> </w:delText>
        </w:r>
      </w:del>
      <w:del w:id="2486" w:author="PR Preview" w:date="2026-01-01T00:00:00Z">
        <w:r>
          <w:rPr>
            <w:b/>
            <w:bCs/>
          </w:rPr>
          <w:delText xml:space="preserve">definite integral</w:delText>
        </w:r>
      </w:del>
      <w:del w:id="2487" w:author="PR Preview" w:date="2026-01-01T00:00:00Z">
        <w:r>
          <w:delText xml:space="preserve"> </w:delText>
        </w:r>
      </w:del>
      <w:del w:id="2488" w:author="PR Preview" w:date="2026-01-01T00:00:00Z">
        <w:r>
          <w:delText xml:space="preserve">of</w:delText>
        </w:r>
      </w:del>
      <w:del w:id="2489" w:author="PR Preview" w:date="2026-01-01T00:00:00Z">
        <w:r>
          <w:delText xml:space="preserve"> </w:delText>
        </w:r>
      </w:del>
      <m:oMath>
        <m:r>
          <m:t>f</m:t>
        </m:r>
      </m:oMath>
      <w:del w:id="2490" w:author="PR Preview" w:date="2026-01-01T00:00:00Z">
        <w:r>
          <w:delText xml:space="preserve"> </w:delText>
        </w:r>
      </w:del>
      <w:del w:id="2491" w:author="PR Preview" w:date="2026-01-01T00:00:00Z">
        <w:r>
          <w:delText xml:space="preserve">from</w:delText>
        </w:r>
      </w:del>
      <w:del w:id="2492" w:author="PR Preview" w:date="2026-01-01T00:00:00Z">
        <w:r>
          <w:delText xml:space="preserve"> </w:delText>
        </w:r>
      </w:del>
      <m:oMath>
        <m:r>
          <m:t>a</m:t>
        </m:r>
      </m:oMath>
      <w:del w:id="2493" w:author="PR Preview" w:date="2026-01-01T00:00:00Z">
        <w:r>
          <w:delText xml:space="preserve"> </w:delText>
        </w:r>
      </w:del>
      <w:del w:id="2494" w:author="PR Preview" w:date="2026-01-01T00:00:00Z">
        <w:r>
          <w:delText xml:space="preserve">to</w:delText>
        </w:r>
      </w:del>
      <w:del w:id="2495" w:author="PR Preview" w:date="2026-01-01T00:00:00Z">
        <w:r>
          <w:delText xml:space="preserve"> </w:delText>
        </w:r>
      </w:del>
      <m:oMath>
        <m:r>
          <m:t>b</m:t>
        </m:r>
      </m:oMath>
      <w:del w:id="2496" w:author="PR Preview" w:date="2026-01-01T00:00:00Z">
        <w:r>
          <w:delText xml:space="preserve">)</w:delText>
        </w:r>
      </w:del>
      <w:del w:id="2497" w:author="PR Preview" w:date="2026-01-01T00:00:00Z">
        <w:r>
          <w:delText xml:space="preserve"> </w:delText>
        </w:r>
      </w:del>
      <w:del w:id="2498" w:author="PR Preview" w:date="2026-01-01T00:00:00Z">
        <w:r>
          <w:delText xml:space="preserve">is the limit of the Riemann sums (</w:delText>
        </w:r>
      </w:del>
      <w:hyperlink w:anchor="def-riemann-sum">
        <w:del w:id="2499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2500" w:author="PR Preview" w:date="2026-01-01T00:00:00Z">
        <w:r>
          <w:delText xml:space="preserve">) as the mesh (</w:delText>
        </w:r>
      </w:del>
      <w:hyperlink w:anchor="def-mesh">
        <w:del w:id="2501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2502" w:author="PR Preview" w:date="2026-01-01T00:00:00Z">
        <w:r>
          <w:delText xml:space="preserve">) shrinks to zero:</w:delText>
        </w:r>
      </w:del>
    </w:p>
    <w:p>
      <w:pPr>
        <w:pStyle w:val="FirstParagraph"/>
      </w:pPr>
      <w:ins w:id="2503" w:author="PR Preview" w:date="2026-01-01T00:00:00Z">
        <w:r>
          <w:rPr>
            <w:b/>
            <w:bCs/>
          </w:rPr>
          <w:t xml:space="preserve">Definition 34 (Riemann integral (definite integral))</w:t>
        </w:r>
      </w:ins>
      <w:ins w:id="2504" w:author="PR Preview" w:date="2026-01-01T00:00:00Z">
        <w:r>
          <w:t xml:space="preserve"> </w:t>
        </w:r>
      </w:ins>
      <w:ins w:id="2505" w:author="PR Preview" w:date="2026-01-01T00:00:00Z">
        <w:r>
          <w:t xml:space="preserve">Let</w:t>
        </w:r>
      </w:ins>
      <w:ins w:id="2506" w:author="PR Preview" w:date="2026-01-01T00:00:00Z">
        <w:r>
          <w:t xml:space="preserve"> </w:t>
        </w:r>
      </w:ins>
      <m:oMath>
        <m:r>
          <m:t>f</m:t>
        </m:r>
      </m:oMath>
      <w:ins w:id="2507" w:author="PR Preview" w:date="2026-01-01T00:00:00Z">
        <w:r>
          <w:t xml:space="preserve"> </w:t>
        </w:r>
      </w:ins>
      <w:ins w:id="2508" w:author="PR Preview" w:date="2026-01-01T00:00:00Z">
        <w:r>
          <w:t xml:space="preserve">be a</w:t>
        </w:r>
      </w:ins>
      <w:ins w:id="2509" w:author="PR Preview" w:date="2026-01-01T00:00:00Z">
        <w:r>
          <w:t xml:space="preserve"> </w:t>
        </w:r>
      </w:ins>
      <w:hyperlink r:id="rId239">
        <w:ins w:id="2510" w:author="PR Preview" w:date="2026-01-01T00:00:00Z">
          <w:r>
            <w:rPr>
              <w:rStyle w:val="Hyperlink"/>
            </w:rPr>
            <w:t xml:space="preserve">bounded</w:t>
          </w:r>
        </w:ins>
      </w:hyperlink>
      <w:ins w:id="2511" w:author="PR Preview" w:date="2026-01-01T00:00:00Z">
        <w:r>
          <w:t xml:space="preserve"> </w:t>
        </w:r>
      </w:ins>
      <w:ins w:id="2512" w:author="PR Preview" w:date="2026-01-01T00:00:00Z">
        <w:r>
          <w:t xml:space="preserve">function on</w:t>
        </w:r>
      </w:ins>
      <w:ins w:id="251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2514" w:author="PR Preview" w:date="2026-01-01T00:00:00Z">
        <w:r>
          <w:t xml:space="preserve">.</w:t>
        </w:r>
      </w:ins>
      <w:ins w:id="2515" w:author="PR Preview" w:date="2026-01-01T00:00:00Z">
        <w:r>
          <w:t xml:space="preserve"> </w:t>
        </w:r>
      </w:ins>
      <w:ins w:id="2516" w:author="PR Preview" w:date="2026-01-01T00:00:00Z">
        <w:r>
          <w:t xml:space="preserve">For each partition</w:t>
        </w:r>
      </w:ins>
      <w:ins w:id="251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2518" w:author="PR Preview" w:date="2026-01-01T00:00:00Z">
        <w:r>
          <w:t xml:space="preserve"> </w:t>
        </w:r>
      </w:ins>
      <w:ins w:id="2519" w:author="PR Preview" w:date="2026-01-01T00:00:00Z">
        <w:r>
          <w:t xml:space="preserve">of</w:t>
        </w:r>
      </w:ins>
      <w:ins w:id="252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2521" w:author="PR Preview" w:date="2026-01-01T00:00:00Z">
        <w:r>
          <w:t xml:space="preserve"> </w:t>
        </w:r>
      </w:ins>
      <w:ins w:id="2522" w:author="PR Preview" w:date="2026-01-01T00:00:00Z">
        <w:r>
          <w:t xml:space="preserve">(</w:t>
        </w:r>
      </w:ins>
      <w:hyperlink w:anchor="def-partition">
        <w:ins w:id="2523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2524" w:author="PR Preview" w:date="2026-01-01T00:00:00Z">
        <w:r>
          <w:t xml:space="preserve">),</w:t>
        </w:r>
      </w:ins>
      <w:ins w:id="2525" w:author="PR Preview" w:date="2026-01-01T00:00:00Z">
        <w:r>
          <w:t xml:space="preserve"> </w:t>
        </w:r>
      </w:ins>
      <w:ins w:id="2526" w:author="PR Preview" w:date="2026-01-01T00:00:00Z">
        <w:r>
          <w:t xml:space="preserve">choose a sample point</w:t>
        </w:r>
      </w:ins>
      <w:ins w:id="2527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2528" w:author="PR Preview" w:date="2026-01-01T00:00:00Z">
        <w:r>
          <w:t xml:space="preserve"> </w:t>
        </w:r>
      </w:ins>
      <w:ins w:id="2529" w:author="PR Preview" w:date="2026-01-01T00:00:00Z">
        <w:r>
          <w:t xml:space="preserve">in each subinterval</w:t>
        </w:r>
      </w:ins>
      <w:ins w:id="253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ins w:id="2531" w:author="PR Preview" w:date="2026-01-01T00:00:00Z">
        <w:r>
          <w:t xml:space="preserve">.</w:t>
        </w:r>
      </w:ins>
      <w:ins w:id="2532" w:author="PR Preview" w:date="2026-01-01T00:00:00Z">
        <w:r>
          <w:t xml:space="preserve"> </w:t>
        </w:r>
      </w:ins>
      <w:ins w:id="2533" w:author="PR Preview" w:date="2026-01-01T00:00:00Z">
        <w:r>
          <w:t xml:space="preserve">The</w:t>
        </w:r>
      </w:ins>
      <w:ins w:id="2534" w:author="PR Preview" w:date="2026-01-01T00:00:00Z">
        <w:r>
          <w:t xml:space="preserve"> </w:t>
        </w:r>
      </w:ins>
      <w:ins w:id="2535" w:author="PR Preview" w:date="2026-01-01T00:00:00Z">
        <w:r>
          <w:rPr>
            <w:b/>
            <w:bCs/>
          </w:rPr>
          <w:t xml:space="preserve">Riemann integral</w:t>
        </w:r>
      </w:ins>
      <w:ins w:id="2536" w:author="PR Preview" w:date="2026-01-01T00:00:00Z">
        <w:r>
          <w:t xml:space="preserve"> </w:t>
        </w:r>
      </w:ins>
      <w:ins w:id="2537" w:author="PR Preview" w:date="2026-01-01T00:00:00Z">
        <w:r>
          <w:t xml:space="preserve">of</w:t>
        </w:r>
      </w:ins>
      <w:ins w:id="2538" w:author="PR Preview" w:date="2026-01-01T00:00:00Z">
        <w:r>
          <w:t xml:space="preserve"> </w:t>
        </w:r>
      </w:ins>
      <m:oMath>
        <m:r>
          <m:t>f</m:t>
        </m:r>
      </m:oMath>
      <w:ins w:id="2539" w:author="PR Preview" w:date="2026-01-01T00:00:00Z">
        <w:r>
          <w:t xml:space="preserve"> </w:t>
        </w:r>
      </w:ins>
      <w:ins w:id="2540" w:author="PR Preview" w:date="2026-01-01T00:00:00Z">
        <w:r>
          <w:t xml:space="preserve">over</w:t>
        </w:r>
      </w:ins>
      <w:ins w:id="254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2542" w:author="PR Preview" w:date="2026-01-01T00:00:00Z">
        <w:r>
          <w:t xml:space="preserve"> </w:t>
        </w:r>
      </w:ins>
      <w:ins w:id="2543" w:author="PR Preview" w:date="2026-01-01T00:00:00Z">
        <w:r>
          <w:t xml:space="preserve">(also called the</w:t>
        </w:r>
      </w:ins>
      <w:ins w:id="2544" w:author="PR Preview" w:date="2026-01-01T00:00:00Z">
        <w:r>
          <w:t xml:space="preserve"> </w:t>
        </w:r>
      </w:ins>
      <w:ins w:id="2545" w:author="PR Preview" w:date="2026-01-01T00:00:00Z">
        <w:r>
          <w:rPr>
            <w:b/>
            <w:bCs/>
          </w:rPr>
          <w:t xml:space="preserve">definite integral</w:t>
        </w:r>
      </w:ins>
      <w:ins w:id="2546" w:author="PR Preview" w:date="2026-01-01T00:00:00Z">
        <w:r>
          <w:t xml:space="preserve"> </w:t>
        </w:r>
      </w:ins>
      <w:ins w:id="2547" w:author="PR Preview" w:date="2026-01-01T00:00:00Z">
        <w:r>
          <w:t xml:space="preserve">of</w:t>
        </w:r>
      </w:ins>
      <w:ins w:id="2548" w:author="PR Preview" w:date="2026-01-01T00:00:00Z">
        <w:r>
          <w:t xml:space="preserve"> </w:t>
        </w:r>
      </w:ins>
      <m:oMath>
        <m:r>
          <m:t>f</m:t>
        </m:r>
      </m:oMath>
      <w:ins w:id="2549" w:author="PR Preview" w:date="2026-01-01T00:00:00Z">
        <w:r>
          <w:t xml:space="preserve"> </w:t>
        </w:r>
      </w:ins>
      <w:ins w:id="2550" w:author="PR Preview" w:date="2026-01-01T00:00:00Z">
        <w:r>
          <w:t xml:space="preserve">from</w:t>
        </w:r>
      </w:ins>
      <w:ins w:id="2551" w:author="PR Preview" w:date="2026-01-01T00:00:00Z">
        <w:r>
          <w:t xml:space="preserve"> </w:t>
        </w:r>
      </w:ins>
      <m:oMath>
        <m:r>
          <m:t>a</m:t>
        </m:r>
      </m:oMath>
      <w:ins w:id="2552" w:author="PR Preview" w:date="2026-01-01T00:00:00Z">
        <w:r>
          <w:t xml:space="preserve"> </w:t>
        </w:r>
      </w:ins>
      <w:ins w:id="2553" w:author="PR Preview" w:date="2026-01-01T00:00:00Z">
        <w:r>
          <w:t xml:space="preserve">to</w:t>
        </w:r>
      </w:ins>
      <w:ins w:id="2554" w:author="PR Preview" w:date="2026-01-01T00:00:00Z">
        <w:r>
          <w:t xml:space="preserve"> </w:t>
        </w:r>
      </w:ins>
      <m:oMath>
        <m:r>
          <m:t>b</m:t>
        </m:r>
      </m:oMath>
      <w:ins w:id="2555" w:author="PR Preview" w:date="2026-01-01T00:00:00Z">
        <w:r>
          <w:t xml:space="preserve">)</w:t>
        </w:r>
      </w:ins>
      <w:ins w:id="2556" w:author="PR Preview" w:date="2026-01-01T00:00:00Z">
        <w:r>
          <w:t xml:space="preserve"> </w:t>
        </w:r>
      </w:ins>
      <w:ins w:id="2557" w:author="PR Preview" w:date="2026-01-01T00:00:00Z">
        <w:r>
          <w:t xml:space="preserve">is the limit of the Riemann sums (</w:t>
        </w:r>
      </w:ins>
      <w:hyperlink w:anchor="def-riemann-sum">
        <w:ins w:id="2558" w:author="PR Preview" w:date="2026-01-01T00:00:00Z">
          <w:r>
            <w:rPr>
              <w:rStyle w:val="Hyperlink"/>
            </w:rPr>
            <w:t xml:space="preserve">Definition 33</w:t>
          </w:r>
        </w:ins>
      </w:hyperlink>
      <w:ins w:id="2559" w:author="PR Preview" w:date="2026-01-01T00:00:00Z">
        <w:r>
          <w:t xml:space="preserve">) as the mesh (</w:t>
        </w:r>
      </w:ins>
      <w:hyperlink w:anchor="def-mesh">
        <w:ins w:id="2560" w:author="PR Preview" w:date="2026-01-01T00:00:00Z">
          <w:r>
            <w:rPr>
              <w:rStyle w:val="Hyperlink"/>
            </w:rPr>
            <w:t xml:space="preserve">Definition 31</w:t>
          </w:r>
        </w:ins>
      </w:hyperlink>
      <w:ins w:id="2561" w:author="PR Preview" w:date="2026-01-01T00:00:00Z">
        <w:r>
          <w:t xml:space="preserve">) shrinks to zero: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del w:id="2562" w:author="PR Preview" w:date="2026-01-01T00:00:00Z">
        <w:r>
          <w:rPr>
            <w:b/>
            <w:bCs/>
          </w:rPr>
          <w:delText xml:space="preserve">Definition 26 (Riemann integrable)</w:delText>
        </w:r>
      </w:del>
      <w:del w:id="2563" w:author="PR Preview" w:date="2026-01-01T00:00:00Z">
        <w:r>
          <w:delText xml:space="preserve"> </w:delText>
        </w:r>
      </w:del>
      <w:del w:id="2564" w:author="PR Preview" w:date="2026-01-01T00:00:00Z">
        <w:r>
          <w:delText xml:space="preserve">A bounded function</w:delText>
        </w:r>
      </w:del>
      <w:del w:id="2565" w:author="PR Preview" w:date="2026-01-01T00:00:00Z">
        <w:r>
          <w:delText xml:space="preserve"> </w:delText>
        </w:r>
      </w:del>
      <m:oMath>
        <m:r>
          <m:t>f</m:t>
        </m:r>
      </m:oMath>
      <w:del w:id="2566" w:author="PR Preview" w:date="2026-01-01T00:00:00Z">
        <w:r>
          <w:delText xml:space="preserve"> </w:delText>
        </w:r>
      </w:del>
      <w:del w:id="2567" w:author="PR Preview" w:date="2026-01-01T00:00:00Z">
        <w:r>
          <w:delText xml:space="preserve">is</w:delText>
        </w:r>
      </w:del>
      <w:del w:id="2568" w:author="PR Preview" w:date="2026-01-01T00:00:00Z">
        <w:r>
          <w:delText xml:space="preserve"> </w:delText>
        </w:r>
      </w:del>
      <w:del w:id="2569" w:author="PR Preview" w:date="2026-01-01T00:00:00Z">
        <w:r>
          <w:rPr>
            <w:b/>
            <w:bCs/>
          </w:rPr>
          <w:delText xml:space="preserve">Riemann integrable on</w:delText>
        </w:r>
      </w:del>
      <w:del w:id="257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2571" w:author="PR Preview" w:date="2026-01-01T00:00:00Z">
        <w:r>
          <w:delText xml:space="preserve"> </w:delText>
        </w:r>
      </w:del>
      <w:del w:id="2572" w:author="PR Preview" w:date="2026-01-01T00:00:00Z">
        <w:r>
          <w:delText xml:space="preserve">if the Riemann sums (</w:delText>
        </w:r>
      </w:del>
      <w:hyperlink w:anchor="def-riemann-sum">
        <w:del w:id="2573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2574" w:author="PR Preview" w:date="2026-01-01T00:00:00Z">
        <w:r>
          <w:delText xml:space="preserve">)</w:delText>
        </w:r>
      </w:del>
      <w:del w:id="2575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del w:id="2576" w:author="PR Preview" w:date="2026-01-01T00:00:00Z">
        <w:r>
          <w:delText xml:space="preserve">,</w:delText>
        </w:r>
      </w:del>
      <w:del w:id="2577" w:author="PR Preview" w:date="2026-01-01T00:00:00Z">
        <w:r>
          <w:delText xml:space="preserve"> </w:delText>
        </w:r>
      </w:del>
      <w:del w:id="2578" w:author="PR Preview" w:date="2026-01-01T00:00:00Z">
        <w:r>
          <w:delText xml:space="preserve">over partitions</w:delText>
        </w:r>
      </w:del>
      <w:del w:id="257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2580" w:author="PR Preview" w:date="2026-01-01T00:00:00Z">
        <w:r>
          <w:delText xml:space="preserve"> </w:delText>
        </w:r>
      </w:del>
      <w:del w:id="2581" w:author="PR Preview" w:date="2026-01-01T00:00:00Z">
        <w:r>
          <w:delText xml:space="preserve">of</w:delText>
        </w:r>
      </w:del>
      <w:del w:id="258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2583" w:author="PR Preview" w:date="2026-01-01T00:00:00Z">
        <w:r>
          <w:delText xml:space="preserve"> </w:delText>
        </w:r>
      </w:del>
      <w:del w:id="2584" w:author="PR Preview" w:date="2026-01-01T00:00:00Z">
        <w:r>
          <w:delText xml:space="preserve">(</w:delText>
        </w:r>
      </w:del>
      <w:hyperlink w:anchor="def-partition">
        <w:del w:id="2585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2586" w:author="PR Preview" w:date="2026-01-01T00:00:00Z">
        <w:r>
          <w:delText xml:space="preserve">)</w:delText>
        </w:r>
      </w:del>
      <w:del w:id="2587" w:author="PR Preview" w:date="2026-01-01T00:00:00Z">
        <w:r>
          <w:delText xml:space="preserve"> </w:delText>
        </w:r>
      </w:del>
      <w:del w:id="2588" w:author="PR Preview" w:date="2026-01-01T00:00:00Z">
        <w:r>
          <w:delText xml:space="preserve">with a sample point</w:delText>
        </w:r>
      </w:del>
      <w:del w:id="2589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del w:id="2590" w:author="PR Preview" w:date="2026-01-01T00:00:00Z">
        <w:r>
          <w:delText xml:space="preserve"> </w:delText>
        </w:r>
      </w:del>
      <w:del w:id="2591" w:author="PR Preview" w:date="2026-01-01T00:00:00Z">
        <w:r>
          <w:delText xml:space="preserve">in each subinterval</w:delText>
        </w:r>
      </w:del>
      <w:del w:id="259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del w:id="2593" w:author="PR Preview" w:date="2026-01-01T00:00:00Z">
        <w:r>
          <w:delText xml:space="preserve">,</w:delText>
        </w:r>
      </w:del>
      <w:del w:id="2594" w:author="PR Preview" w:date="2026-01-01T00:00:00Z">
        <w:r>
          <w:delText xml:space="preserve"> </w:delText>
        </w:r>
      </w:del>
      <w:del w:id="2595" w:author="PR Preview" w:date="2026-01-01T00:00:00Z">
        <w:r>
          <w:delText xml:space="preserve">approach a real-number limit as the mesh</w:delText>
        </w:r>
      </w:del>
      <w:del w:id="259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del w:id="2597" w:author="PR Preview" w:date="2026-01-01T00:00:00Z">
        <w:r>
          <w:delText xml:space="preserve"> </w:delText>
        </w:r>
      </w:del>
      <w:del w:id="2598" w:author="PR Preview" w:date="2026-01-01T00:00:00Z">
        <w:r>
          <w:delText xml:space="preserve">(</w:delText>
        </w:r>
      </w:del>
      <w:hyperlink w:anchor="def-mesh">
        <w:del w:id="2599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2600" w:author="PR Preview" w:date="2026-01-01T00:00:00Z">
        <w:r>
          <w:delText xml:space="preserve">) shrinks to zero,</w:delText>
        </w:r>
      </w:del>
      <w:del w:id="2601" w:author="PR Preview" w:date="2026-01-01T00:00:00Z">
        <w:r>
          <w:delText xml:space="preserve"> </w:delText>
        </w:r>
      </w:del>
      <w:del w:id="2602" w:author="PR Preview" w:date="2026-01-01T00:00:00Z">
        <w:r>
          <w:delText xml:space="preserve">and that limit is the same</w:delText>
        </w:r>
      </w:del>
      <w:del w:id="2603" w:author="PR Preview" w:date="2026-01-01T00:00:00Z">
        <w:r>
          <w:delText xml:space="preserve"> </w:delText>
        </w:r>
      </w:del>
      <w:del w:id="2604" w:author="PR Preview" w:date="2026-01-01T00:00:00Z">
        <w:r>
          <w:delText xml:space="preserve">for every choice of the partitions and of the sample points.</w:delText>
        </w:r>
      </w:del>
    </w:p>
    <w:p>
      <w:pPr>
        <w:pStyle w:val="BodyText"/>
      </w:pPr>
      <w:ins w:id="2605" w:author="PR Preview" w:date="2026-01-01T00:00:00Z">
        <w:r>
          <w:rPr>
            <w:b/>
            <w:bCs/>
          </w:rPr>
          <w:t xml:space="preserve">Definition 35 (Riemann integrable)</w:t>
        </w:r>
      </w:ins>
      <w:ins w:id="2606" w:author="PR Preview" w:date="2026-01-01T00:00:00Z">
        <w:r>
          <w:t xml:space="preserve"> </w:t>
        </w:r>
      </w:ins>
      <w:ins w:id="2607" w:author="PR Preview" w:date="2026-01-01T00:00:00Z">
        <w:r>
          <w:t xml:space="preserve">A bounded function</w:t>
        </w:r>
      </w:ins>
      <w:ins w:id="2608" w:author="PR Preview" w:date="2026-01-01T00:00:00Z">
        <w:r>
          <w:t xml:space="preserve"> </w:t>
        </w:r>
      </w:ins>
      <m:oMath>
        <m:r>
          <m:t>f</m:t>
        </m:r>
      </m:oMath>
      <w:ins w:id="2609" w:author="PR Preview" w:date="2026-01-01T00:00:00Z">
        <w:r>
          <w:t xml:space="preserve"> </w:t>
        </w:r>
      </w:ins>
      <w:ins w:id="2610" w:author="PR Preview" w:date="2026-01-01T00:00:00Z">
        <w:r>
          <w:t xml:space="preserve">is</w:t>
        </w:r>
      </w:ins>
      <w:ins w:id="2611" w:author="PR Preview" w:date="2026-01-01T00:00:00Z">
        <w:r>
          <w:t xml:space="preserve"> </w:t>
        </w:r>
      </w:ins>
      <w:ins w:id="2612" w:author="PR Preview" w:date="2026-01-01T00:00:00Z">
        <w:r>
          <w:rPr>
            <w:b/>
            <w:bCs/>
          </w:rPr>
          <w:t xml:space="preserve">Riemann integrable on</w:t>
        </w:r>
      </w:ins>
      <w:ins w:id="261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2614" w:author="PR Preview" w:date="2026-01-01T00:00:00Z">
        <w:r>
          <w:t xml:space="preserve"> </w:t>
        </w:r>
      </w:ins>
      <w:ins w:id="2615" w:author="PR Preview" w:date="2026-01-01T00:00:00Z">
        <w:r>
          <w:t xml:space="preserve">if the Riemann sums (</w:t>
        </w:r>
      </w:ins>
      <w:hyperlink w:anchor="def-riemann-sum">
        <w:ins w:id="2616" w:author="PR Preview" w:date="2026-01-01T00:00:00Z">
          <w:r>
            <w:rPr>
              <w:rStyle w:val="Hyperlink"/>
            </w:rPr>
            <w:t xml:space="preserve">Definition 33</w:t>
          </w:r>
        </w:ins>
      </w:hyperlink>
      <w:ins w:id="2617" w:author="PR Preview" w:date="2026-01-01T00:00:00Z">
        <w:r>
          <w:t xml:space="preserve">)</w:t>
        </w:r>
      </w:ins>
      <w:ins w:id="2618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ins w:id="2619" w:author="PR Preview" w:date="2026-01-01T00:00:00Z">
        <w:r>
          <w:t xml:space="preserve">,</w:t>
        </w:r>
      </w:ins>
      <w:ins w:id="2620" w:author="PR Preview" w:date="2026-01-01T00:00:00Z">
        <w:r>
          <w:t xml:space="preserve"> </w:t>
        </w:r>
      </w:ins>
      <w:ins w:id="2621" w:author="PR Preview" w:date="2026-01-01T00:00:00Z">
        <w:r>
          <w:t xml:space="preserve">over partitions</w:t>
        </w:r>
      </w:ins>
      <w:ins w:id="262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2623" w:author="PR Preview" w:date="2026-01-01T00:00:00Z">
        <w:r>
          <w:t xml:space="preserve"> </w:t>
        </w:r>
      </w:ins>
      <w:ins w:id="2624" w:author="PR Preview" w:date="2026-01-01T00:00:00Z">
        <w:r>
          <w:t xml:space="preserve">of</w:t>
        </w:r>
      </w:ins>
      <w:ins w:id="262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2626" w:author="PR Preview" w:date="2026-01-01T00:00:00Z">
        <w:r>
          <w:t xml:space="preserve"> </w:t>
        </w:r>
      </w:ins>
      <w:ins w:id="2627" w:author="PR Preview" w:date="2026-01-01T00:00:00Z">
        <w:r>
          <w:t xml:space="preserve">(</w:t>
        </w:r>
      </w:ins>
      <w:hyperlink w:anchor="def-partition">
        <w:ins w:id="2628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2629" w:author="PR Preview" w:date="2026-01-01T00:00:00Z">
        <w:r>
          <w:t xml:space="preserve">)</w:t>
        </w:r>
      </w:ins>
      <w:ins w:id="2630" w:author="PR Preview" w:date="2026-01-01T00:00:00Z">
        <w:r>
          <w:t xml:space="preserve"> </w:t>
        </w:r>
      </w:ins>
      <w:ins w:id="2631" w:author="PR Preview" w:date="2026-01-01T00:00:00Z">
        <w:r>
          <w:t xml:space="preserve">with a sample point</w:t>
        </w:r>
      </w:ins>
      <w:ins w:id="2632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2633" w:author="PR Preview" w:date="2026-01-01T00:00:00Z">
        <w:r>
          <w:t xml:space="preserve"> </w:t>
        </w:r>
      </w:ins>
      <w:ins w:id="2634" w:author="PR Preview" w:date="2026-01-01T00:00:00Z">
        <w:r>
          <w:t xml:space="preserve">in each subinterval</w:t>
        </w:r>
      </w:ins>
      <w:ins w:id="263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ins w:id="2636" w:author="PR Preview" w:date="2026-01-01T00:00:00Z">
        <w:r>
          <w:t xml:space="preserve">,</w:t>
        </w:r>
      </w:ins>
      <w:ins w:id="2637" w:author="PR Preview" w:date="2026-01-01T00:00:00Z">
        <w:r>
          <w:t xml:space="preserve"> </w:t>
        </w:r>
      </w:ins>
      <w:ins w:id="2638" w:author="PR Preview" w:date="2026-01-01T00:00:00Z">
        <w:r>
          <w:t xml:space="preserve">approach a real-number limit as the mesh</w:t>
        </w:r>
      </w:ins>
      <w:ins w:id="2639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ins w:id="2640" w:author="PR Preview" w:date="2026-01-01T00:00:00Z">
        <w:r>
          <w:t xml:space="preserve"> </w:t>
        </w:r>
      </w:ins>
      <w:ins w:id="2641" w:author="PR Preview" w:date="2026-01-01T00:00:00Z">
        <w:r>
          <w:t xml:space="preserve">(</w:t>
        </w:r>
      </w:ins>
      <w:hyperlink w:anchor="def-mesh">
        <w:ins w:id="2642" w:author="PR Preview" w:date="2026-01-01T00:00:00Z">
          <w:r>
            <w:rPr>
              <w:rStyle w:val="Hyperlink"/>
            </w:rPr>
            <w:t xml:space="preserve">Definition 31</w:t>
          </w:r>
        </w:ins>
      </w:hyperlink>
      <w:ins w:id="2643" w:author="PR Preview" w:date="2026-01-01T00:00:00Z">
        <w:r>
          <w:t xml:space="preserve">) shrinks to zero,</w:t>
        </w:r>
      </w:ins>
      <w:ins w:id="2644" w:author="PR Preview" w:date="2026-01-01T00:00:00Z">
        <w:r>
          <w:t xml:space="preserve"> </w:t>
        </w:r>
      </w:ins>
      <w:ins w:id="2645" w:author="PR Preview" w:date="2026-01-01T00:00:00Z">
        <w:r>
          <w:t xml:space="preserve">and that limit is the same</w:t>
        </w:r>
      </w:ins>
      <w:ins w:id="2646" w:author="PR Preview" w:date="2026-01-01T00:00:00Z">
        <w:r>
          <w:t xml:space="preserve"> </w:t>
        </w:r>
      </w:ins>
      <w:ins w:id="2647" w:author="PR Preview" w:date="2026-01-01T00:00:00Z">
        <w:r>
          <w:t xml:space="preserve">for every choice of the partitions and of the sample points.</w:t>
        </w:r>
      </w:ins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del w:id="2648" w:author="PR Preview" w:date="2026-01-01T00:00:00Z">
        <w:r>
          <w:delText xml:space="preserve">so the sums have the same limit,</w:delText>
        </w:r>
      </w:del>
      <w:del w:id="2649" w:author="PR Preview" w:date="2026-01-01T00:00:00Z">
        <w:r>
          <w:delText xml:space="preserve"> </w:delText>
        </w:r>
      </w:del>
      <m:oMath>
        <m:r>
          <m:t>6</m:t>
        </m:r>
      </m:oMath>
      <w:del w:id="2650" w:author="PR Preview" w:date="2026-01-01T00:00:00Z">
        <w:r>
          <w:delText xml:space="preserve">, for every choice:</w:delText>
        </w:r>
      </w:del>
      <w:del w:id="2651" w:author="PR Preview" w:date="2026-01-01T00:00:00Z">
        <w:r>
          <w:delText xml:space="preserve"> </w:delText>
        </w:r>
      </w:del>
      <m:oMath>
        <m:r>
          <m:t>f</m:t>
        </m:r>
      </m:oMath>
      <w:del w:id="2652" w:author="PR Preview" w:date="2026-01-01T00:00:00Z">
        <w:r>
          <w:delText xml:space="preserve"> </w:delText>
        </w:r>
      </w:del>
      <w:del w:id="2653" w:author="PR Preview" w:date="2026-01-01T00:00:00Z">
        <w:r>
          <w:delText xml:space="preserve">is Riemann integrable on</w:delText>
        </w:r>
      </w:del>
      <w:del w:id="2654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del w:id="2655" w:author="PR Preview" w:date="2026-01-01T00:00:00Z">
        <w:r>
          <w:delText xml:space="preserve"> </w:delText>
        </w:r>
      </w:del>
      <w:del w:id="2656" w:author="PR Preview" w:date="2026-01-01T00:00:00Z">
        <w:r>
          <w:delText xml:space="preserve">(</w:delText>
        </w:r>
      </w:del>
      <w:hyperlink w:anchor="def-integrable">
        <w:del w:id="2657" w:author="PR Preview" w:date="2026-01-01T00:00:00Z">
          <w:r>
            <w:rPr>
              <w:rStyle w:val="Hyperlink"/>
            </w:rPr>
            <w:delText xml:space="preserve">Definition 26</w:delText>
          </w:r>
        </w:del>
      </w:hyperlink>
      <w:del w:id="2658" w:author="PR Preview" w:date="2026-01-01T00:00:00Z">
        <w:r>
          <w:delText xml:space="preserve">),</w:delText>
        </w:r>
      </w:del>
      <w:del w:id="2659" w:author="PR Preview" w:date="2026-01-01T00:00:00Z">
        <w:r>
          <w:delText xml:space="preserve"> </w:delText>
        </w:r>
      </w:del>
      <w:del w:id="2660" w:author="PR Preview" w:date="2026-01-01T00:00:00Z">
        <w:r>
          <w:delText xml:space="preserve">and</w:delText>
        </w:r>
      </w:del>
      <w:del w:id="2661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del w:id="2662" w:author="PR Preview" w:date="2026-01-01T00:00:00Z">
        <w:r>
          <w:delText xml:space="preserve"> </w:delText>
        </w:r>
      </w:del>
      <w:del w:id="2663" w:author="PR Preview" w:date="2026-01-01T00:00:00Z">
        <w:r>
          <w:delText xml:space="preserve">(</w:delText>
        </w:r>
      </w:del>
      <w:hyperlink w:anchor="def-riemann-integral">
        <w:del w:id="2664" w:author="PR Preview" w:date="2026-01-01T00:00:00Z">
          <w:r>
            <w:rPr>
              <w:rStyle w:val="Hyperlink"/>
            </w:rPr>
            <w:delText xml:space="preserve">Definition 25</w:delText>
          </w:r>
        </w:del>
      </w:hyperlink>
      <w:del w:id="2665" w:author="PR Preview" w:date="2026-01-01T00:00:00Z">
        <w:r>
          <w:delText xml:space="preserve">).</w:delText>
        </w:r>
      </w:del>
    </w:p>
    <w:p>
      <w:pPr>
        <w:pStyle w:val="BodyText"/>
      </w:pPr>
      <w:del w:id="2666" w:author="PR Preview" w:date="2026-01-01T00:00:00Z">
        <w:r>
          <w:rPr>
            <w:b/>
            <w:bCs/>
          </w:rPr>
          <w:delText xml:space="preserve">Definition 27 (Integrand)</w:delText>
        </w:r>
      </w:del>
      <w:del w:id="2667" w:author="PR Preview" w:date="2026-01-01T00:00:00Z">
        <w:r>
          <w:delText xml:space="preserve"> </w:delText>
        </w:r>
      </w:del>
      <w:del w:id="2668" w:author="PR Preview" w:date="2026-01-01T00:00:00Z">
        <w:r>
          <w:delText xml:space="preserve">In an integral such as</w:delText>
        </w:r>
      </w:del>
      <w:del w:id="2669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2670" w:author="PR Preview" w:date="2026-01-01T00:00:00Z">
        <w:r>
          <w:delText xml:space="preserve"> </w:delText>
        </w:r>
      </w:del>
      <w:del w:id="2671" w:author="PR Preview" w:date="2026-01-01T00:00:00Z">
        <w:r>
          <w:delText xml:space="preserve">(</w:delText>
        </w:r>
      </w:del>
      <w:hyperlink w:anchor="def-riemann-integral">
        <w:del w:id="2672" w:author="PR Preview" w:date="2026-01-01T00:00:00Z">
          <w:r>
            <w:rPr>
              <w:rStyle w:val="Hyperlink"/>
            </w:rPr>
            <w:delText xml:space="preserve">Definition 25</w:delText>
          </w:r>
        </w:del>
      </w:hyperlink>
      <w:del w:id="2673" w:author="PR Preview" w:date="2026-01-01T00:00:00Z">
        <w:r>
          <w:delText xml:space="preserve">)</w:delText>
        </w:r>
      </w:del>
      <w:del w:id="2674" w:author="PR Preview" w:date="2026-01-01T00:00:00Z">
        <w:r>
          <w:delText xml:space="preserve"> </w:delText>
        </w:r>
      </w:del>
      <w:del w:id="2675" w:author="PR Preview" w:date="2026-01-01T00:00:00Z">
        <w:r>
          <w:delText xml:space="preserve">or</w:delText>
        </w:r>
      </w:del>
      <w:del w:id="2676" w:author="PR Preview" w:date="2026-01-01T00:00:00Z">
        <w:r>
          <w:delText xml:space="preserve"> </w:delText>
        </w:r>
      </w:del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2677" w:author="PR Preview" w:date="2026-01-01T00:00:00Z">
        <w:r>
          <w:delText xml:space="preserve"> </w:delText>
        </w:r>
      </w:del>
      <w:del w:id="2678" w:author="PR Preview" w:date="2026-01-01T00:00:00Z">
        <w:r>
          <w:delText xml:space="preserve">(</w:delText>
        </w:r>
      </w:del>
      <w:hyperlink w:anchor="def-indefinite-integral">
        <w:del w:id="2679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2680" w:author="PR Preview" w:date="2026-01-01T00:00:00Z">
        <w:r>
          <w:delText xml:space="preserve">),</w:delText>
        </w:r>
      </w:del>
      <w:del w:id="2681" w:author="PR Preview" w:date="2026-01-01T00:00:00Z">
        <w:r>
          <w:delText xml:space="preserve"> </w:delText>
        </w:r>
      </w:del>
      <w:del w:id="2682" w:author="PR Preview" w:date="2026-01-01T00:00:00Z">
        <w:r>
          <w:delText xml:space="preserve">the function</w:delText>
        </w:r>
      </w:del>
      <w:del w:id="2683" w:author="PR Preview" w:date="2026-01-01T00:00:00Z">
        <w:r>
          <w:delText xml:space="preserve"> </w:delText>
        </w:r>
      </w:del>
      <m:oMath>
        <m:r>
          <m:t>f</m:t>
        </m:r>
      </m:oMath>
      <w:del w:id="2684" w:author="PR Preview" w:date="2026-01-01T00:00:00Z">
        <w:r>
          <w:delText xml:space="preserve"> </w:delText>
        </w:r>
      </w:del>
      <w:del w:id="2685" w:author="PR Preview" w:date="2026-01-01T00:00:00Z">
        <w:r>
          <w:delText xml:space="preserve">being integrated is the</w:delText>
        </w:r>
      </w:del>
      <w:del w:id="2686" w:author="PR Preview" w:date="2026-01-01T00:00:00Z">
        <w:r>
          <w:delText xml:space="preserve"> </w:delText>
        </w:r>
      </w:del>
      <w:del w:id="2687" w:author="PR Preview" w:date="2026-01-01T00:00:00Z">
        <w:r>
          <w:rPr>
            <w:b/>
            <w:bCs/>
          </w:rPr>
          <w:delText xml:space="preserve">integrand</w:delText>
        </w:r>
      </w:del>
      <w:del w:id="2688" w:author="PR Preview" w:date="2026-01-01T00:00:00Z">
        <w:r>
          <w:delText xml:space="preserve">.</w:delText>
        </w:r>
      </w:del>
    </w:p>
    <w:p>
      <w:pPr>
        <w:pStyle w:val="FirstParagraph"/>
      </w:pPr>
      <w:ins w:id="2689" w:author="PR Preview" w:date="2026-01-01T00:00:00Z">
        <w:r>
          <w:t xml:space="preserve">so the sums have the same limit,</w:t>
        </w:r>
      </w:ins>
      <w:ins w:id="2690" w:author="PR Preview" w:date="2026-01-01T00:00:00Z">
        <w:r>
          <w:t xml:space="preserve"> </w:t>
        </w:r>
      </w:ins>
      <m:oMath>
        <m:r>
          <m:t>6</m:t>
        </m:r>
      </m:oMath>
      <w:ins w:id="2691" w:author="PR Preview" w:date="2026-01-01T00:00:00Z">
        <w:r>
          <w:t xml:space="preserve">, for every choice:</w:t>
        </w:r>
      </w:ins>
      <w:ins w:id="2692" w:author="PR Preview" w:date="2026-01-01T00:00:00Z">
        <w:r>
          <w:t xml:space="preserve"> </w:t>
        </w:r>
      </w:ins>
      <m:oMath>
        <m:r>
          <m:t>f</m:t>
        </m:r>
      </m:oMath>
      <w:ins w:id="2693" w:author="PR Preview" w:date="2026-01-01T00:00:00Z">
        <w:r>
          <w:t xml:space="preserve"> </w:t>
        </w:r>
      </w:ins>
      <w:ins w:id="2694" w:author="PR Preview" w:date="2026-01-01T00:00:00Z">
        <w:r>
          <w:t xml:space="preserve">is Riemann integrable on</w:t>
        </w:r>
      </w:ins>
      <w:ins w:id="269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ins w:id="2696" w:author="PR Preview" w:date="2026-01-01T00:00:00Z">
        <w:r>
          <w:t xml:space="preserve"> </w:t>
        </w:r>
      </w:ins>
      <w:ins w:id="2697" w:author="PR Preview" w:date="2026-01-01T00:00:00Z">
        <w:r>
          <w:t xml:space="preserve">(</w:t>
        </w:r>
      </w:ins>
      <w:hyperlink w:anchor="def-integrable">
        <w:ins w:id="2698" w:author="PR Preview" w:date="2026-01-01T00:00:00Z">
          <w:r>
            <w:rPr>
              <w:rStyle w:val="Hyperlink"/>
            </w:rPr>
            <w:t xml:space="preserve">Definition 35</w:t>
          </w:r>
        </w:ins>
      </w:hyperlink>
      <w:ins w:id="2699" w:author="PR Preview" w:date="2026-01-01T00:00:00Z">
        <w:r>
          <w:t xml:space="preserve">),</w:t>
        </w:r>
      </w:ins>
      <w:ins w:id="2700" w:author="PR Preview" w:date="2026-01-01T00:00:00Z">
        <w:r>
          <w:t xml:space="preserve"> </w:t>
        </w:r>
      </w:ins>
      <w:ins w:id="2701" w:author="PR Preview" w:date="2026-01-01T00:00:00Z">
        <w:r>
          <w:t xml:space="preserve">and</w:t>
        </w:r>
      </w:ins>
      <w:ins w:id="2702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ins w:id="2703" w:author="PR Preview" w:date="2026-01-01T00:00:00Z">
        <w:r>
          <w:t xml:space="preserve"> </w:t>
        </w:r>
      </w:ins>
      <w:ins w:id="2704" w:author="PR Preview" w:date="2026-01-01T00:00:00Z">
        <w:r>
          <w:t xml:space="preserve">(</w:t>
        </w:r>
      </w:ins>
      <w:hyperlink w:anchor="def-riemann-integral">
        <w:ins w:id="2705" w:author="PR Preview" w:date="2026-01-01T00:00:00Z">
          <w:r>
            <w:rPr>
              <w:rStyle w:val="Hyperlink"/>
            </w:rPr>
            <w:t xml:space="preserve">Definition 34</w:t>
          </w:r>
        </w:ins>
      </w:hyperlink>
      <w:ins w:id="2706" w:author="PR Preview" w:date="2026-01-01T00:00:00Z">
        <w:r>
          <w:t xml:space="preserve">).</w:t>
        </w:r>
      </w:ins>
    </w:p>
    <w:bookmarkEnd w:id="242"/>
    <w:bookmarkStart w:id="243" w:name="def-integrand"/>
    <w:p>
      <w:pPr>
        <w:pStyle w:val="BodyText"/>
      </w:pPr>
      <w:ins w:id="2707" w:author="PR Preview" w:date="2026-01-01T00:00:00Z">
        <w:r>
          <w:rPr>
            <w:b/>
            <w:bCs/>
          </w:rPr>
          <w:t xml:space="preserve">Definition 36 (Integrand)</w:t>
        </w:r>
      </w:ins>
      <w:ins w:id="2708" w:author="PR Preview" w:date="2026-01-01T00:00:00Z">
        <w:r>
          <w:t xml:space="preserve"> </w:t>
        </w:r>
      </w:ins>
      <w:ins w:id="2709" w:author="PR Preview" w:date="2026-01-01T00:00:00Z">
        <w:r>
          <w:t xml:space="preserve">In an integral such as</w:t>
        </w:r>
      </w:ins>
      <w:ins w:id="2710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2711" w:author="PR Preview" w:date="2026-01-01T00:00:00Z">
        <w:r>
          <w:t xml:space="preserve"> </w:t>
        </w:r>
      </w:ins>
      <w:ins w:id="2712" w:author="PR Preview" w:date="2026-01-01T00:00:00Z">
        <w:r>
          <w:t xml:space="preserve">(</w:t>
        </w:r>
      </w:ins>
      <w:hyperlink w:anchor="def-riemann-integral">
        <w:ins w:id="2713" w:author="PR Preview" w:date="2026-01-01T00:00:00Z">
          <w:r>
            <w:rPr>
              <w:rStyle w:val="Hyperlink"/>
            </w:rPr>
            <w:t xml:space="preserve">Definition 34</w:t>
          </w:r>
        </w:ins>
      </w:hyperlink>
      <w:ins w:id="2714" w:author="PR Preview" w:date="2026-01-01T00:00:00Z">
        <w:r>
          <w:t xml:space="preserve">)</w:t>
        </w:r>
      </w:ins>
      <w:ins w:id="2715" w:author="PR Preview" w:date="2026-01-01T00:00:00Z">
        <w:r>
          <w:t xml:space="preserve"> </w:t>
        </w:r>
      </w:ins>
      <w:ins w:id="2716" w:author="PR Preview" w:date="2026-01-01T00:00:00Z">
        <w:r>
          <w:t xml:space="preserve">or</w:t>
        </w:r>
      </w:ins>
      <w:ins w:id="2717" w:author="PR Preview" w:date="2026-01-01T00:00:00Z">
        <w:r>
          <w:t xml:space="preserve"> </w:t>
        </w:r>
      </w:ins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2718" w:author="PR Preview" w:date="2026-01-01T00:00:00Z">
        <w:r>
          <w:t xml:space="preserve"> </w:t>
        </w:r>
      </w:ins>
      <w:ins w:id="2719" w:author="PR Preview" w:date="2026-01-01T00:00:00Z">
        <w:r>
          <w:t xml:space="preserve">(</w:t>
        </w:r>
      </w:ins>
      <w:hyperlink w:anchor="def-indefinite-integral">
        <w:ins w:id="2720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2721" w:author="PR Preview" w:date="2026-01-01T00:00:00Z">
        <w:r>
          <w:t xml:space="preserve">),</w:t>
        </w:r>
      </w:ins>
      <w:ins w:id="2722" w:author="PR Preview" w:date="2026-01-01T00:00:00Z">
        <w:r>
          <w:t xml:space="preserve"> </w:t>
        </w:r>
      </w:ins>
      <w:ins w:id="2723" w:author="PR Preview" w:date="2026-01-01T00:00:00Z">
        <w:r>
          <w:t xml:space="preserve">the function</w:t>
        </w:r>
      </w:ins>
      <w:ins w:id="2724" w:author="PR Preview" w:date="2026-01-01T00:00:00Z">
        <w:r>
          <w:t xml:space="preserve"> </w:t>
        </w:r>
      </w:ins>
      <m:oMath>
        <m:r>
          <m:t>f</m:t>
        </m:r>
      </m:oMath>
      <w:ins w:id="2725" w:author="PR Preview" w:date="2026-01-01T00:00:00Z">
        <w:r>
          <w:t xml:space="preserve"> </w:t>
        </w:r>
      </w:ins>
      <w:ins w:id="2726" w:author="PR Preview" w:date="2026-01-01T00:00:00Z">
        <w:r>
          <w:t xml:space="preserve">being integrated is the</w:t>
        </w:r>
      </w:ins>
      <w:ins w:id="2727" w:author="PR Preview" w:date="2026-01-01T00:00:00Z">
        <w:r>
          <w:t xml:space="preserve"> </w:t>
        </w:r>
      </w:ins>
      <w:ins w:id="2728" w:author="PR Preview" w:date="2026-01-01T00:00:00Z">
        <w:r>
          <w:rPr>
            <w:b/>
            <w:bCs/>
          </w:rPr>
          <w:t xml:space="preserve">integrand</w:t>
        </w:r>
      </w:ins>
      <w:ins w:id="2729" w:author="PR Preview" w:date="2026-01-01T00:00:00Z">
        <w:r>
          <w:t xml:space="preserve">.</w:t>
        </w:r>
      </w:ins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del w:id="2730" w:author="PR Preview" w:date="2026-01-01T00:00:00Z">
        <w:r>
          <w:rPr>
            <w:i/>
            <w:iCs/>
          </w:rPr>
          <w:delText xml:space="preserve">Remark 3</w:delText>
        </w:r>
      </w:del>
      <w:del w:id="2731" w:author="PR Preview" w:date="2026-01-01T00:00:00Z">
        <w:r>
          <w:delText xml:space="preserve"> (Riemann integrable functions and Riemann integrals). </w:delText>
        </w:r>
      </w:del>
      <w:del w:id="2732" w:author="PR Preview" w:date="2026-01-01T00:00:00Z">
        <w:r>
          <w:delText xml:space="preserve">A bounded function</w:delText>
        </w:r>
      </w:del>
      <w:del w:id="2733" w:author="PR Preview" w:date="2026-01-01T00:00:00Z">
        <w:r>
          <w:delText xml:space="preserve"> </w:delText>
        </w:r>
      </w:del>
      <m:oMath>
        <m:r>
          <m:t>f</m:t>
        </m:r>
      </m:oMath>
      <w:del w:id="2734" w:author="PR Preview" w:date="2026-01-01T00:00:00Z">
        <w:r>
          <w:delText xml:space="preserve"> </w:delText>
        </w:r>
      </w:del>
      <w:del w:id="2735" w:author="PR Preview" w:date="2026-01-01T00:00:00Z">
        <w:r>
          <w:delText xml:space="preserve">is Riemann integrable on</w:delText>
        </w:r>
      </w:del>
      <w:del w:id="273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2737" w:author="PR Preview" w:date="2026-01-01T00:00:00Z">
        <w:r>
          <w:delText xml:space="preserve"> </w:delText>
        </w:r>
      </w:del>
      <w:del w:id="2738" w:author="PR Preview" w:date="2026-01-01T00:00:00Z">
        <w:r>
          <w:delText xml:space="preserve">exactly when its Riemann integral</w:delText>
        </w:r>
      </w:del>
      <w:del w:id="2739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2740" w:author="PR Preview" w:date="2026-01-01T00:00:00Z">
        <w:r>
          <w:delText xml:space="preserve"> </w:delText>
        </w:r>
      </w:del>
      <w:del w:id="2741" w:author="PR Preview" w:date="2026-01-01T00:00:00Z">
        <w:r>
          <w:delText xml:space="preserve">(</w:delText>
        </w:r>
      </w:del>
      <w:hyperlink w:anchor="def-riemann-integral">
        <w:del w:id="2742" w:author="PR Preview" w:date="2026-01-01T00:00:00Z">
          <w:r>
            <w:rPr>
              <w:rStyle w:val="Hyperlink"/>
            </w:rPr>
            <w:delText xml:space="preserve">Definition 25</w:delText>
          </w:r>
        </w:del>
      </w:hyperlink>
      <w:del w:id="2743" w:author="PR Preview" w:date="2026-01-01T00:00:00Z">
        <w:r>
          <w:delText xml:space="preserve">) exists;</w:delText>
        </w:r>
      </w:del>
      <w:del w:id="2744" w:author="PR Preview" w:date="2026-01-01T00:00:00Z">
        <w:r>
          <w:delText xml:space="preserve"> </w:delText>
        </w:r>
      </w:del>
      <w:del w:id="2745" w:author="PR Preview" w:date="2026-01-01T00:00:00Z">
        <w:r>
          <w:delText xml:space="preserve">the integral is the common limit of the sums.</w:delText>
        </w:r>
      </w:del>
      <w:del w:id="2746" w:author="PR Preview" w:date="2026-01-01T00:00:00Z">
        <w:r>
          <w:delText xml:space="preserve"> </w:delText>
        </w:r>
      </w:del>
      <w:del w:id="2747" w:author="PR Preview" w:date="2026-01-01T00:00:00Z">
        <w:r>
          <w:delText xml:space="preserve">For example, let</w:delText>
        </w:r>
      </w:del>
      <w:del w:id="2748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2749" w:author="PR Preview" w:date="2026-01-01T00:00:00Z">
        <w:r>
          <w:delText xml:space="preserve"> </w:delText>
        </w:r>
      </w:del>
      <w:del w:id="2750" w:author="PR Preview" w:date="2026-01-01T00:00:00Z">
        <w:r>
          <w:delText xml:space="preserve">when</w:delText>
        </w:r>
      </w:del>
      <w:del w:id="2751" w:author="PR Preview" w:date="2026-01-01T00:00:00Z">
        <w:r>
          <w:delText xml:space="preserve"> </w:delText>
        </w:r>
      </w:del>
      <m:oMath>
        <m:r>
          <m:t>x</m:t>
        </m:r>
      </m:oMath>
      <w:del w:id="2752" w:author="PR Preview" w:date="2026-01-01T00:00:00Z">
        <w:r>
          <w:delText xml:space="preserve"> </w:delText>
        </w:r>
      </w:del>
      <w:del w:id="2753" w:author="PR Preview" w:date="2026-01-01T00:00:00Z">
        <w:r>
          <w:delText xml:space="preserve">is</w:delText>
        </w:r>
      </w:del>
      <w:del w:id="2754" w:author="PR Preview" w:date="2026-01-01T00:00:00Z">
        <w:r>
          <w:delText xml:space="preserve"> </w:delText>
        </w:r>
      </w:del>
      <w:hyperlink r:id="rId247">
        <w:del w:id="2755" w:author="PR Preview" w:date="2026-01-01T00:00:00Z">
          <w:r>
            <w:rPr>
              <w:rStyle w:val="Hyperlink"/>
            </w:rPr>
            <w:delText xml:space="preserve">rational</w:delText>
          </w:r>
        </w:del>
      </w:hyperlink>
      <w:del w:id="2756" w:author="PR Preview" w:date="2026-01-01T00:00:00Z">
        <w:r>
          <w:delText xml:space="preserve"> </w:delText>
        </w:r>
      </w:del>
      <w:del w:id="2757" w:author="PR Preview" w:date="2026-01-01T00:00:00Z">
        <w:r>
          <w:delText xml:space="preserve">and</w:delText>
        </w:r>
      </w:del>
      <w:del w:id="2758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2759" w:author="PR Preview" w:date="2026-01-01T00:00:00Z">
        <w:r>
          <w:delText xml:space="preserve"> </w:delText>
        </w:r>
      </w:del>
      <w:del w:id="2760" w:author="PR Preview" w:date="2026-01-01T00:00:00Z">
        <w:r>
          <w:delText xml:space="preserve">when</w:delText>
        </w:r>
      </w:del>
      <w:del w:id="2761" w:author="PR Preview" w:date="2026-01-01T00:00:00Z">
        <w:r>
          <w:delText xml:space="preserve"> </w:delText>
        </w:r>
      </w:del>
      <m:oMath>
        <m:r>
          <m:t>x</m:t>
        </m:r>
      </m:oMath>
      <w:del w:id="2762" w:author="PR Preview" w:date="2026-01-01T00:00:00Z">
        <w:r>
          <w:delText xml:space="preserve"> </w:delText>
        </w:r>
      </w:del>
      <w:del w:id="2763" w:author="PR Preview" w:date="2026-01-01T00:00:00Z">
        <w:r>
          <w:delText xml:space="preserve">is</w:delText>
        </w:r>
      </w:del>
      <w:del w:id="2764" w:author="PR Preview" w:date="2026-01-01T00:00:00Z">
        <w:r>
          <w:delText xml:space="preserve"> </w:delText>
        </w:r>
      </w:del>
      <w:hyperlink r:id="rId248">
        <w:del w:id="2765" w:author="PR Preview" w:date="2026-01-01T00:00:00Z">
          <w:r>
            <w:rPr>
              <w:rStyle w:val="Hyperlink"/>
            </w:rPr>
            <w:delText xml:space="preserve">irrational</w:delText>
          </w:r>
        </w:del>
      </w:hyperlink>
      <w:del w:id="2766" w:author="PR Preview" w:date="2026-01-01T00:00:00Z">
        <w:r>
          <w:delText xml:space="preserve">,</w:delText>
        </w:r>
      </w:del>
      <w:del w:id="2767" w:author="PR Preview" w:date="2026-01-01T00:00:00Z">
        <w:r>
          <w:delText xml:space="preserve"> </w:delText>
        </w:r>
      </w:del>
      <w:del w:id="2768" w:author="PR Preview" w:date="2026-01-01T00:00:00Z">
        <w:r>
          <w:delText xml:space="preserve">on</w:delText>
        </w:r>
      </w:del>
      <w:del w:id="2769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770" w:author="PR Preview" w:date="2026-01-01T00:00:00Z">
        <w:r>
          <w:delText xml:space="preserve">.</w:delText>
        </w:r>
      </w:del>
      <w:del w:id="2771" w:author="PR Preview" w:date="2026-01-01T00:00:00Z">
        <w:r>
          <w:delText xml:space="preserve"> </w:delText>
        </w:r>
      </w:del>
      <w:del w:id="2772" w:author="PR Preview" w:date="2026-01-01T00:00:00Z">
        <w:r>
          <w:delText xml:space="preserve">Every subinterval contains both rational and irrational points.</w:delText>
        </w:r>
      </w:del>
      <w:del w:id="2773" w:author="PR Preview" w:date="2026-01-01T00:00:00Z">
        <w:r>
          <w:delText xml:space="preserve"> </w:delText>
        </w:r>
      </w:del>
      <w:del w:id="2774" w:author="PR Preview" w:date="2026-01-01T00:00:00Z">
        <w:r>
          <w:delText xml:space="preserve">Choosing every sample point rational gives</w:delText>
        </w:r>
      </w:del>
      <w:del w:id="2775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del w:id="2776" w:author="PR Preview" w:date="2026-01-01T00:00:00Z">
        <w:r>
          <w:delText xml:space="preserve"> </w:delText>
        </w:r>
      </w:del>
      <w:del w:id="2777" w:author="PR Preview" w:date="2026-01-01T00:00:00Z">
        <w:r>
          <w:delText xml:space="preserve">for every partition,</w:delText>
        </w:r>
      </w:del>
      <w:del w:id="2778" w:author="PR Preview" w:date="2026-01-01T00:00:00Z">
        <w:r>
          <w:delText xml:space="preserve"> </w:delText>
        </w:r>
      </w:del>
      <w:del w:id="2779" w:author="PR Preview" w:date="2026-01-01T00:00:00Z">
        <w:r>
          <w:delText xml:space="preserve">because the widths</w:delText>
        </w:r>
      </w:del>
      <w:del w:id="2780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del w:id="2781" w:author="PR Preview" w:date="2026-01-01T00:00:00Z">
        <w:r>
          <w:delText xml:space="preserve"> </w:delText>
        </w:r>
      </w:del>
      <w:del w:id="2782" w:author="PR Preview" w:date="2026-01-01T00:00:00Z">
        <w:r>
          <w:delText xml:space="preserve">add up to the length</w:delText>
        </w:r>
      </w:del>
      <w:del w:id="278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del w:id="2784" w:author="PR Preview" w:date="2026-01-01T00:00:00Z">
        <w:r>
          <w:delText xml:space="preserve"> </w:delText>
        </w:r>
      </w:del>
      <w:del w:id="2785" w:author="PR Preview" w:date="2026-01-01T00:00:00Z">
        <w:r>
          <w:delText xml:space="preserve">of</w:delText>
        </w:r>
      </w:del>
      <w:del w:id="278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787" w:author="PR Preview" w:date="2026-01-01T00:00:00Z">
        <w:r>
          <w:delText xml:space="preserve">,</w:delText>
        </w:r>
      </w:del>
      <w:del w:id="2788" w:author="PR Preview" w:date="2026-01-01T00:00:00Z">
        <w:r>
          <w:delText xml:space="preserve"> </w:delText>
        </w:r>
      </w:del>
      <w:del w:id="2789" w:author="PR Preview" w:date="2026-01-01T00:00:00Z">
        <w:r>
          <w:delText xml:space="preserve">and choosing every sample point irrational gives</w:delText>
        </w:r>
      </w:del>
      <w:del w:id="2790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2791" w:author="PR Preview" w:date="2026-01-01T00:00:00Z">
        <w:r>
          <w:delText xml:space="preserve">.</w:delText>
        </w:r>
      </w:del>
      <w:del w:id="2792" w:author="PR Preview" w:date="2026-01-01T00:00:00Z">
        <w:r>
          <w:delText xml:space="preserve"> </w:delText>
        </w:r>
      </w:del>
      <w:del w:id="2793" w:author="PR Preview" w:date="2026-01-01T00:00:00Z">
        <w:r>
          <w:delText xml:space="preserve">The two limits differ,</w:delText>
        </w:r>
      </w:del>
      <w:del w:id="2794" w:author="PR Preview" w:date="2026-01-01T00:00:00Z">
        <w:r>
          <w:delText xml:space="preserve"> </w:delText>
        </w:r>
      </w:del>
      <w:del w:id="2795" w:author="PR Preview" w:date="2026-01-01T00:00:00Z">
        <w:r>
          <w:delText xml:space="preserve">so</w:delText>
        </w:r>
      </w:del>
      <w:del w:id="2796" w:author="PR Preview" w:date="2026-01-01T00:00:00Z">
        <w:r>
          <w:delText xml:space="preserve"> </w:delText>
        </w:r>
      </w:del>
      <m:oMath>
        <m:r>
          <m:t>g</m:t>
        </m:r>
      </m:oMath>
      <w:del w:id="2797" w:author="PR Preview" w:date="2026-01-01T00:00:00Z">
        <w:r>
          <w:delText xml:space="preserve"> </w:delText>
        </w:r>
      </w:del>
      <w:del w:id="2798" w:author="PR Preview" w:date="2026-01-01T00:00:00Z">
        <w:r>
          <w:delText xml:space="preserve">is not Riemann integrable on</w:delText>
        </w:r>
      </w:del>
      <w:del w:id="2799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800" w:author="PR Preview" w:date="2026-01-01T00:00:00Z">
        <w:r>
          <w:delText xml:space="preserve">,</w:delText>
        </w:r>
      </w:del>
      <w:del w:id="2801" w:author="PR Preview" w:date="2026-01-01T00:00:00Z">
        <w:r>
          <w:delText xml:space="preserve"> </w:delText>
        </w:r>
      </w:del>
      <w:del w:id="2802" w:author="PR Preview" w:date="2026-01-01T00:00:00Z">
        <w:r>
          <w:delText xml:space="preserve">and</w:delText>
        </w:r>
      </w:del>
      <w:del w:id="2803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2804" w:author="PR Preview" w:date="2026-01-01T00:00:00Z">
        <w:r>
          <w:delText xml:space="preserve"> </w:delText>
        </w:r>
      </w:del>
      <w:del w:id="2805" w:author="PR Preview" w:date="2026-01-01T00:00:00Z">
        <w:r>
          <w:delText xml:space="preserve">does not exist.</w:delText>
        </w:r>
      </w:del>
    </w:p>
    <w:p>
      <w:pPr>
        <w:pStyle w:val="BodyText"/>
      </w:pPr>
      <w:del w:id="2806" w:author="PR Preview" w:date="2026-01-01T00:00:00Z">
        <w:r>
          <w:rPr>
            <w:b/>
            <w:bCs/>
          </w:rPr>
          <w:delText xml:space="preserve">Definition 28 (Equal-width Riemann sum)</w:delText>
        </w:r>
      </w:del>
      <w:del w:id="2807" w:author="PR Preview" w:date="2026-01-01T00:00:00Z">
        <w:r>
          <w:delText xml:space="preserve"> </w:delText>
        </w:r>
      </w:del>
      <w:del w:id="2808" w:author="PR Preview" w:date="2026-01-01T00:00:00Z">
        <w:r>
          <w:delText xml:space="preserve">For a bounded function</w:delText>
        </w:r>
      </w:del>
      <w:del w:id="2809" w:author="PR Preview" w:date="2026-01-01T00:00:00Z">
        <w:r>
          <w:delText xml:space="preserve"> </w:delText>
        </w:r>
      </w:del>
      <m:oMath>
        <m:r>
          <m:t>f</m:t>
        </m:r>
      </m:oMath>
      <w:del w:id="2810" w:author="PR Preview" w:date="2026-01-01T00:00:00Z">
        <w:r>
          <w:delText xml:space="preserve"> </w:delText>
        </w:r>
      </w:del>
      <w:del w:id="2811" w:author="PR Preview" w:date="2026-01-01T00:00:00Z">
        <w:r>
          <w:delText xml:space="preserve">on</w:delText>
        </w:r>
      </w:del>
      <w:del w:id="281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2813" w:author="PR Preview" w:date="2026-01-01T00:00:00Z">
        <w:r>
          <w:delText xml:space="preserve"> </w:delText>
        </w:r>
      </w:del>
      <w:del w:id="2814" w:author="PR Preview" w:date="2026-01-01T00:00:00Z">
        <w:r>
          <w:delText xml:space="preserve">and a positive integer</w:delText>
        </w:r>
      </w:del>
      <w:del w:id="2815" w:author="PR Preview" w:date="2026-01-01T00:00:00Z">
        <w:r>
          <w:delText xml:space="preserve"> </w:delText>
        </w:r>
      </w:del>
      <m:oMath>
        <m:r>
          <m:t>n</m:t>
        </m:r>
      </m:oMath>
      <w:del w:id="2816" w:author="PR Preview" w:date="2026-01-01T00:00:00Z">
        <w:r>
          <w:delText xml:space="preserve">,</w:delText>
        </w:r>
      </w:del>
      <w:del w:id="2817" w:author="PR Preview" w:date="2026-01-01T00:00:00Z">
        <w:r>
          <w:delText xml:space="preserve"> </w:delText>
        </w:r>
      </w:del>
      <w:del w:id="2818" w:author="PR Preview" w:date="2026-01-01T00:00:00Z">
        <w:r>
          <w:delText xml:space="preserve">split</w:delText>
        </w:r>
      </w:del>
      <w:del w:id="2819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2820" w:author="PR Preview" w:date="2026-01-01T00:00:00Z">
        <w:r>
          <w:delText xml:space="preserve"> </w:delText>
        </w:r>
      </w:del>
      <w:del w:id="2821" w:author="PR Preview" w:date="2026-01-01T00:00:00Z">
        <w:r>
          <w:delText xml:space="preserve">into</w:delText>
        </w:r>
      </w:del>
      <w:del w:id="2822" w:author="PR Preview" w:date="2026-01-01T00:00:00Z">
        <w:r>
          <w:delText xml:space="preserve"> </w:delText>
        </w:r>
      </w:del>
      <m:oMath>
        <m:r>
          <m:t>n</m:t>
        </m:r>
      </m:oMath>
      <w:del w:id="2823" w:author="PR Preview" w:date="2026-01-01T00:00:00Z">
        <w:r>
          <w:delText xml:space="preserve"> </w:delText>
        </w:r>
      </w:del>
      <w:del w:id="2824" w:author="PR Preview" w:date="2026-01-01T00:00:00Z">
        <w:r>
          <w:delText xml:space="preserve">subintervals of equal width</w:delText>
        </w:r>
      </w:del>
      <w:del w:id="2825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del w:id="2826" w:author="PR Preview" w:date="2026-01-01T00:00:00Z">
        <w:r>
          <w:delText xml:space="preserve">,</w:delText>
        </w:r>
      </w:del>
      <w:del w:id="2827" w:author="PR Preview" w:date="2026-01-01T00:00:00Z">
        <w:r>
          <w:delText xml:space="preserve"> </w:delText>
        </w:r>
      </w:del>
      <w:del w:id="2828" w:author="PR Preview" w:date="2026-01-01T00:00:00Z">
        <w:r>
          <w:delText xml:space="preserve">and let</w:delText>
        </w:r>
      </w:del>
      <w:del w:id="2829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del w:id="2830" w:author="PR Preview" w:date="2026-01-01T00:00:00Z">
        <w:r>
          <w:delText xml:space="preserve"> </w:delText>
        </w:r>
      </w:del>
      <w:del w:id="2831" w:author="PR Preview" w:date="2026-01-01T00:00:00Z">
        <w:r>
          <w:delText xml:space="preserve">be any point in the</w:delText>
        </w:r>
      </w:del>
      <w:del w:id="2832" w:author="PR Preview" w:date="2026-01-01T00:00:00Z">
        <w:r>
          <w:delText xml:space="preserve"> </w:delText>
        </w:r>
      </w:del>
      <m:oMath>
        <m:r>
          <m:t>i</m:t>
        </m:r>
      </m:oMath>
      <w:del w:id="2833" w:author="PR Preview" w:date="2026-01-01T00:00:00Z">
        <w:r>
          <w:delText xml:space="preserve">-th subinterval.</w:delText>
        </w:r>
      </w:del>
      <w:del w:id="2834" w:author="PR Preview" w:date="2026-01-01T00:00:00Z">
        <w:r>
          <w:delText xml:space="preserve"> </w:delText>
        </w:r>
      </w:del>
      <w:del w:id="2835" w:author="PR Preview" w:date="2026-01-01T00:00:00Z">
        <w:r>
          <w:delText xml:space="preserve">The</w:delText>
        </w:r>
      </w:del>
      <w:del w:id="2836" w:author="PR Preview" w:date="2026-01-01T00:00:00Z">
        <w:r>
          <w:delText xml:space="preserve"> </w:delText>
        </w:r>
      </w:del>
      <w:del w:id="2837" w:author="PR Preview" w:date="2026-01-01T00:00:00Z">
        <w:r>
          <w:rPr>
            <w:b/>
            <w:bCs/>
          </w:rPr>
          <w:delText xml:space="preserve">equal-width Riemann sum</w:delText>
        </w:r>
      </w:del>
      <w:del w:id="2838" w:author="PR Preview" w:date="2026-01-01T00:00:00Z">
        <w:r>
          <w:delText xml:space="preserve"> </w:delText>
        </w:r>
      </w:del>
      <w:del w:id="2839" w:author="PR Preview" w:date="2026-01-01T00:00:00Z">
        <w:r>
          <w:delText xml:space="preserve">is</w:delText>
        </w:r>
      </w:del>
    </w:p>
    <w:p>
      <w:pPr>
        <w:pStyle w:val="FirstParagraph"/>
      </w:pPr>
      <w:ins w:id="2840" w:author="PR Preview" w:date="2026-01-01T00:00:00Z">
        <w:r>
          <w:rPr>
            <w:i/>
            <w:iCs/>
          </w:rPr>
          <w:t xml:space="preserve">Remark 3</w:t>
        </w:r>
      </w:ins>
      <w:ins w:id="2841" w:author="PR Preview" w:date="2026-01-01T00:00:00Z">
        <w:r>
          <w:t xml:space="preserve"> (Riemann integrable functions and Riemann integrals). </w:t>
        </w:r>
      </w:ins>
      <w:ins w:id="2842" w:author="PR Preview" w:date="2026-01-01T00:00:00Z">
        <w:r>
          <w:t xml:space="preserve">A bounded function</w:t>
        </w:r>
      </w:ins>
      <w:ins w:id="2843" w:author="PR Preview" w:date="2026-01-01T00:00:00Z">
        <w:r>
          <w:t xml:space="preserve"> </w:t>
        </w:r>
      </w:ins>
      <m:oMath>
        <m:r>
          <m:t>f</m:t>
        </m:r>
      </m:oMath>
      <w:ins w:id="2844" w:author="PR Preview" w:date="2026-01-01T00:00:00Z">
        <w:r>
          <w:t xml:space="preserve"> </w:t>
        </w:r>
      </w:ins>
      <w:ins w:id="2845" w:author="PR Preview" w:date="2026-01-01T00:00:00Z">
        <w:r>
          <w:t xml:space="preserve">is Riemann integrable on</w:t>
        </w:r>
      </w:ins>
      <w:ins w:id="284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2847" w:author="PR Preview" w:date="2026-01-01T00:00:00Z">
        <w:r>
          <w:t xml:space="preserve"> </w:t>
        </w:r>
      </w:ins>
      <w:ins w:id="2848" w:author="PR Preview" w:date="2026-01-01T00:00:00Z">
        <w:r>
          <w:t xml:space="preserve">exactly when its Riemann integral</w:t>
        </w:r>
      </w:ins>
      <w:ins w:id="2849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2850" w:author="PR Preview" w:date="2026-01-01T00:00:00Z">
        <w:r>
          <w:t xml:space="preserve"> </w:t>
        </w:r>
      </w:ins>
      <w:ins w:id="2851" w:author="PR Preview" w:date="2026-01-01T00:00:00Z">
        <w:r>
          <w:t xml:space="preserve">(</w:t>
        </w:r>
      </w:ins>
      <w:hyperlink w:anchor="def-riemann-integral">
        <w:ins w:id="2852" w:author="PR Preview" w:date="2026-01-01T00:00:00Z">
          <w:r>
            <w:rPr>
              <w:rStyle w:val="Hyperlink"/>
            </w:rPr>
            <w:t xml:space="preserve">Definition 34</w:t>
          </w:r>
        </w:ins>
      </w:hyperlink>
      <w:ins w:id="2853" w:author="PR Preview" w:date="2026-01-01T00:00:00Z">
        <w:r>
          <w:t xml:space="preserve">) exists;</w:t>
        </w:r>
      </w:ins>
      <w:ins w:id="2854" w:author="PR Preview" w:date="2026-01-01T00:00:00Z">
        <w:r>
          <w:t xml:space="preserve"> </w:t>
        </w:r>
      </w:ins>
      <w:ins w:id="2855" w:author="PR Preview" w:date="2026-01-01T00:00:00Z">
        <w:r>
          <w:t xml:space="preserve">the integral is the common limit of the sums.</w:t>
        </w:r>
      </w:ins>
      <w:ins w:id="2856" w:author="PR Preview" w:date="2026-01-01T00:00:00Z">
        <w:r>
          <w:t xml:space="preserve"> </w:t>
        </w:r>
      </w:ins>
      <w:ins w:id="2857" w:author="PR Preview" w:date="2026-01-01T00:00:00Z">
        <w:r>
          <w:t xml:space="preserve">For example, let</w:t>
        </w:r>
      </w:ins>
      <w:ins w:id="2858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2859" w:author="PR Preview" w:date="2026-01-01T00:00:00Z">
        <w:r>
          <w:t xml:space="preserve"> </w:t>
        </w:r>
      </w:ins>
      <w:ins w:id="2860" w:author="PR Preview" w:date="2026-01-01T00:00:00Z">
        <w:r>
          <w:t xml:space="preserve">when</w:t>
        </w:r>
      </w:ins>
      <w:ins w:id="2861" w:author="PR Preview" w:date="2026-01-01T00:00:00Z">
        <w:r>
          <w:t xml:space="preserve"> </w:t>
        </w:r>
      </w:ins>
      <m:oMath>
        <m:r>
          <m:t>x</m:t>
        </m:r>
      </m:oMath>
      <w:ins w:id="2862" w:author="PR Preview" w:date="2026-01-01T00:00:00Z">
        <w:r>
          <w:t xml:space="preserve"> </w:t>
        </w:r>
      </w:ins>
      <w:ins w:id="2863" w:author="PR Preview" w:date="2026-01-01T00:00:00Z">
        <w:r>
          <w:t xml:space="preserve">is</w:t>
        </w:r>
      </w:ins>
      <w:ins w:id="2864" w:author="PR Preview" w:date="2026-01-01T00:00:00Z">
        <w:r>
          <w:t xml:space="preserve"> </w:t>
        </w:r>
      </w:ins>
      <w:hyperlink r:id="rId247">
        <w:ins w:id="2865" w:author="PR Preview" w:date="2026-01-01T00:00:00Z">
          <w:r>
            <w:rPr>
              <w:rStyle w:val="Hyperlink"/>
            </w:rPr>
            <w:t xml:space="preserve">rational</w:t>
          </w:r>
        </w:ins>
      </w:hyperlink>
      <w:ins w:id="2866" w:author="PR Preview" w:date="2026-01-01T00:00:00Z">
        <w:r>
          <w:t xml:space="preserve"> </w:t>
        </w:r>
      </w:ins>
      <w:ins w:id="2867" w:author="PR Preview" w:date="2026-01-01T00:00:00Z">
        <w:r>
          <w:t xml:space="preserve">and</w:t>
        </w:r>
      </w:ins>
      <w:ins w:id="2868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869" w:author="PR Preview" w:date="2026-01-01T00:00:00Z">
        <w:r>
          <w:t xml:space="preserve"> </w:t>
        </w:r>
      </w:ins>
      <w:ins w:id="2870" w:author="PR Preview" w:date="2026-01-01T00:00:00Z">
        <w:r>
          <w:t xml:space="preserve">when</w:t>
        </w:r>
      </w:ins>
      <w:ins w:id="2871" w:author="PR Preview" w:date="2026-01-01T00:00:00Z">
        <w:r>
          <w:t xml:space="preserve"> </w:t>
        </w:r>
      </w:ins>
      <m:oMath>
        <m:r>
          <m:t>x</m:t>
        </m:r>
      </m:oMath>
      <w:ins w:id="2872" w:author="PR Preview" w:date="2026-01-01T00:00:00Z">
        <w:r>
          <w:t xml:space="preserve"> </w:t>
        </w:r>
      </w:ins>
      <w:ins w:id="2873" w:author="PR Preview" w:date="2026-01-01T00:00:00Z">
        <w:r>
          <w:t xml:space="preserve">is</w:t>
        </w:r>
      </w:ins>
      <w:ins w:id="2874" w:author="PR Preview" w:date="2026-01-01T00:00:00Z">
        <w:r>
          <w:t xml:space="preserve"> </w:t>
        </w:r>
      </w:ins>
      <w:hyperlink r:id="rId248">
        <w:ins w:id="2875" w:author="PR Preview" w:date="2026-01-01T00:00:00Z">
          <w:r>
            <w:rPr>
              <w:rStyle w:val="Hyperlink"/>
            </w:rPr>
            <w:t xml:space="preserve">irrational</w:t>
          </w:r>
        </w:ins>
      </w:hyperlink>
      <w:ins w:id="2876" w:author="PR Preview" w:date="2026-01-01T00:00:00Z">
        <w:r>
          <w:t xml:space="preserve">,</w:t>
        </w:r>
      </w:ins>
      <w:ins w:id="2877" w:author="PR Preview" w:date="2026-01-01T00:00:00Z">
        <w:r>
          <w:t xml:space="preserve"> </w:t>
        </w:r>
      </w:ins>
      <w:ins w:id="2878" w:author="PR Preview" w:date="2026-01-01T00:00:00Z">
        <w:r>
          <w:t xml:space="preserve">on</w:t>
        </w:r>
      </w:ins>
      <w:ins w:id="287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880" w:author="PR Preview" w:date="2026-01-01T00:00:00Z">
        <w:r>
          <w:t xml:space="preserve">.</w:t>
        </w:r>
      </w:ins>
      <w:ins w:id="2881" w:author="PR Preview" w:date="2026-01-01T00:00:00Z">
        <w:r>
          <w:t xml:space="preserve"> </w:t>
        </w:r>
      </w:ins>
      <w:ins w:id="2882" w:author="PR Preview" w:date="2026-01-01T00:00:00Z">
        <w:r>
          <w:t xml:space="preserve">Every subinterval contains both rational and irrational points.</w:t>
        </w:r>
      </w:ins>
      <w:ins w:id="2883" w:author="PR Preview" w:date="2026-01-01T00:00:00Z">
        <w:r>
          <w:t xml:space="preserve"> </w:t>
        </w:r>
      </w:ins>
      <w:ins w:id="2884" w:author="PR Preview" w:date="2026-01-01T00:00:00Z">
        <w:r>
          <w:t xml:space="preserve">Choosing every sample point rational gives</w:t>
        </w:r>
      </w:ins>
      <w:ins w:id="2885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ins w:id="2886" w:author="PR Preview" w:date="2026-01-01T00:00:00Z">
        <w:r>
          <w:t xml:space="preserve"> </w:t>
        </w:r>
      </w:ins>
      <w:ins w:id="2887" w:author="PR Preview" w:date="2026-01-01T00:00:00Z">
        <w:r>
          <w:t xml:space="preserve">for every partition,</w:t>
        </w:r>
      </w:ins>
      <w:ins w:id="2888" w:author="PR Preview" w:date="2026-01-01T00:00:00Z">
        <w:r>
          <w:t xml:space="preserve"> </w:t>
        </w:r>
      </w:ins>
      <w:ins w:id="2889" w:author="PR Preview" w:date="2026-01-01T00:00:00Z">
        <w:r>
          <w:t xml:space="preserve">because the widths</w:t>
        </w:r>
      </w:ins>
      <w:ins w:id="2890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ins w:id="2891" w:author="PR Preview" w:date="2026-01-01T00:00:00Z">
        <w:r>
          <w:t xml:space="preserve"> </w:t>
        </w:r>
      </w:ins>
      <w:ins w:id="2892" w:author="PR Preview" w:date="2026-01-01T00:00:00Z">
        <w:r>
          <w:t xml:space="preserve">add up to the length</w:t>
        </w:r>
      </w:ins>
      <w:ins w:id="289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ins w:id="2894" w:author="PR Preview" w:date="2026-01-01T00:00:00Z">
        <w:r>
          <w:t xml:space="preserve"> </w:t>
        </w:r>
      </w:ins>
      <w:ins w:id="2895" w:author="PR Preview" w:date="2026-01-01T00:00:00Z">
        <w:r>
          <w:t xml:space="preserve">of</w:t>
        </w:r>
      </w:ins>
      <w:ins w:id="289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897" w:author="PR Preview" w:date="2026-01-01T00:00:00Z">
        <w:r>
          <w:t xml:space="preserve">,</w:t>
        </w:r>
      </w:ins>
      <w:ins w:id="2898" w:author="PR Preview" w:date="2026-01-01T00:00:00Z">
        <w:r>
          <w:t xml:space="preserve"> </w:t>
        </w:r>
      </w:ins>
      <w:ins w:id="2899" w:author="PR Preview" w:date="2026-01-01T00:00:00Z">
        <w:r>
          <w:t xml:space="preserve">and choosing every sample point irrational gives</w:t>
        </w:r>
      </w:ins>
      <w:ins w:id="2900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2901" w:author="PR Preview" w:date="2026-01-01T00:00:00Z">
        <w:r>
          <w:t xml:space="preserve">.</w:t>
        </w:r>
      </w:ins>
      <w:ins w:id="2902" w:author="PR Preview" w:date="2026-01-01T00:00:00Z">
        <w:r>
          <w:t xml:space="preserve"> </w:t>
        </w:r>
      </w:ins>
      <w:ins w:id="2903" w:author="PR Preview" w:date="2026-01-01T00:00:00Z">
        <w:r>
          <w:t xml:space="preserve">The two limits differ,</w:t>
        </w:r>
      </w:ins>
      <w:ins w:id="2904" w:author="PR Preview" w:date="2026-01-01T00:00:00Z">
        <w:r>
          <w:t xml:space="preserve"> </w:t>
        </w:r>
      </w:ins>
      <w:ins w:id="2905" w:author="PR Preview" w:date="2026-01-01T00:00:00Z">
        <w:r>
          <w:t xml:space="preserve">so</w:t>
        </w:r>
      </w:ins>
      <w:ins w:id="2906" w:author="PR Preview" w:date="2026-01-01T00:00:00Z">
        <w:r>
          <w:t xml:space="preserve"> </w:t>
        </w:r>
      </w:ins>
      <m:oMath>
        <m:r>
          <m:t>g</m:t>
        </m:r>
      </m:oMath>
      <w:ins w:id="2907" w:author="PR Preview" w:date="2026-01-01T00:00:00Z">
        <w:r>
          <w:t xml:space="preserve"> </w:t>
        </w:r>
      </w:ins>
      <w:ins w:id="2908" w:author="PR Preview" w:date="2026-01-01T00:00:00Z">
        <w:r>
          <w:t xml:space="preserve">is not Riemann integrable on</w:t>
        </w:r>
      </w:ins>
      <w:ins w:id="290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910" w:author="PR Preview" w:date="2026-01-01T00:00:00Z">
        <w:r>
          <w:t xml:space="preserve">,</w:t>
        </w:r>
      </w:ins>
      <w:ins w:id="2911" w:author="PR Preview" w:date="2026-01-01T00:00:00Z">
        <w:r>
          <w:t xml:space="preserve"> </w:t>
        </w:r>
      </w:ins>
      <w:ins w:id="2912" w:author="PR Preview" w:date="2026-01-01T00:00:00Z">
        <w:r>
          <w:t xml:space="preserve">and</w:t>
        </w:r>
      </w:ins>
      <w:ins w:id="2913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2914" w:author="PR Preview" w:date="2026-01-01T00:00:00Z">
        <w:r>
          <w:t xml:space="preserve"> </w:t>
        </w:r>
      </w:ins>
      <w:ins w:id="2915" w:author="PR Preview" w:date="2026-01-01T00:00:00Z">
        <w:r>
          <w:t xml:space="preserve">does not exist.</w:t>
        </w:r>
      </w:ins>
    </w:p>
    <w:bookmarkEnd w:id="249"/>
    <w:bookmarkStart w:id="250" w:name="def-riemann-sum-equal-width"/>
    <w:p>
      <w:pPr>
        <w:pStyle w:val="BodyText"/>
      </w:pPr>
      <w:ins w:id="2916" w:author="PR Preview" w:date="2026-01-01T00:00:00Z">
        <w:r>
          <w:rPr>
            <w:b/>
            <w:bCs/>
          </w:rPr>
          <w:t xml:space="preserve">Definition 37 (Equal-width Riemann sum)</w:t>
        </w:r>
      </w:ins>
      <w:ins w:id="2917" w:author="PR Preview" w:date="2026-01-01T00:00:00Z">
        <w:r>
          <w:t xml:space="preserve"> </w:t>
        </w:r>
      </w:ins>
      <w:ins w:id="2918" w:author="PR Preview" w:date="2026-01-01T00:00:00Z">
        <w:r>
          <w:t xml:space="preserve">For a bounded function</w:t>
        </w:r>
      </w:ins>
      <w:ins w:id="2919" w:author="PR Preview" w:date="2026-01-01T00:00:00Z">
        <w:r>
          <w:t xml:space="preserve"> </w:t>
        </w:r>
      </w:ins>
      <m:oMath>
        <m:r>
          <m:t>f</m:t>
        </m:r>
      </m:oMath>
      <w:ins w:id="2920" w:author="PR Preview" w:date="2026-01-01T00:00:00Z">
        <w:r>
          <w:t xml:space="preserve"> </w:t>
        </w:r>
      </w:ins>
      <w:ins w:id="2921" w:author="PR Preview" w:date="2026-01-01T00:00:00Z">
        <w:r>
          <w:t xml:space="preserve">on</w:t>
        </w:r>
      </w:ins>
      <w:ins w:id="292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2923" w:author="PR Preview" w:date="2026-01-01T00:00:00Z">
        <w:r>
          <w:t xml:space="preserve"> </w:t>
        </w:r>
      </w:ins>
      <w:ins w:id="2924" w:author="PR Preview" w:date="2026-01-01T00:00:00Z">
        <w:r>
          <w:t xml:space="preserve">and a positive integer</w:t>
        </w:r>
      </w:ins>
      <w:ins w:id="2925" w:author="PR Preview" w:date="2026-01-01T00:00:00Z">
        <w:r>
          <w:t xml:space="preserve"> </w:t>
        </w:r>
      </w:ins>
      <m:oMath>
        <m:r>
          <m:t>n</m:t>
        </m:r>
      </m:oMath>
      <w:ins w:id="2926" w:author="PR Preview" w:date="2026-01-01T00:00:00Z">
        <w:r>
          <w:t xml:space="preserve">,</w:t>
        </w:r>
      </w:ins>
      <w:ins w:id="2927" w:author="PR Preview" w:date="2026-01-01T00:00:00Z">
        <w:r>
          <w:t xml:space="preserve"> </w:t>
        </w:r>
      </w:ins>
      <w:ins w:id="2928" w:author="PR Preview" w:date="2026-01-01T00:00:00Z">
        <w:r>
          <w:t xml:space="preserve">split</w:t>
        </w:r>
      </w:ins>
      <w:ins w:id="292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2930" w:author="PR Preview" w:date="2026-01-01T00:00:00Z">
        <w:r>
          <w:t xml:space="preserve"> </w:t>
        </w:r>
      </w:ins>
      <w:ins w:id="2931" w:author="PR Preview" w:date="2026-01-01T00:00:00Z">
        <w:r>
          <w:t xml:space="preserve">into</w:t>
        </w:r>
      </w:ins>
      <w:ins w:id="2932" w:author="PR Preview" w:date="2026-01-01T00:00:00Z">
        <w:r>
          <w:t xml:space="preserve"> </w:t>
        </w:r>
      </w:ins>
      <m:oMath>
        <m:r>
          <m:t>n</m:t>
        </m:r>
      </m:oMath>
      <w:ins w:id="2933" w:author="PR Preview" w:date="2026-01-01T00:00:00Z">
        <w:r>
          <w:t xml:space="preserve"> </w:t>
        </w:r>
      </w:ins>
      <w:ins w:id="2934" w:author="PR Preview" w:date="2026-01-01T00:00:00Z">
        <w:r>
          <w:t xml:space="preserve">subintervals of equal width</w:t>
        </w:r>
      </w:ins>
      <w:ins w:id="2935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ins w:id="2936" w:author="PR Preview" w:date="2026-01-01T00:00:00Z">
        <w:r>
          <w:t xml:space="preserve">,</w:t>
        </w:r>
      </w:ins>
      <w:ins w:id="2937" w:author="PR Preview" w:date="2026-01-01T00:00:00Z">
        <w:r>
          <w:t xml:space="preserve"> </w:t>
        </w:r>
      </w:ins>
      <w:ins w:id="2938" w:author="PR Preview" w:date="2026-01-01T00:00:00Z">
        <w:r>
          <w:t xml:space="preserve">and let</w:t>
        </w:r>
      </w:ins>
      <w:ins w:id="2939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2940" w:author="PR Preview" w:date="2026-01-01T00:00:00Z">
        <w:r>
          <w:t xml:space="preserve"> </w:t>
        </w:r>
      </w:ins>
      <w:ins w:id="2941" w:author="PR Preview" w:date="2026-01-01T00:00:00Z">
        <w:r>
          <w:t xml:space="preserve">be any point in the</w:t>
        </w:r>
      </w:ins>
      <w:ins w:id="2942" w:author="PR Preview" w:date="2026-01-01T00:00:00Z">
        <w:r>
          <w:t xml:space="preserve"> </w:t>
        </w:r>
      </w:ins>
      <m:oMath>
        <m:r>
          <m:t>i</m:t>
        </m:r>
      </m:oMath>
      <w:ins w:id="2943" w:author="PR Preview" w:date="2026-01-01T00:00:00Z">
        <w:r>
          <w:t xml:space="preserve">-th subinterval.</w:t>
        </w:r>
      </w:ins>
      <w:ins w:id="2944" w:author="PR Preview" w:date="2026-01-01T00:00:00Z">
        <w:r>
          <w:t xml:space="preserve"> </w:t>
        </w:r>
      </w:ins>
      <w:ins w:id="2945" w:author="PR Preview" w:date="2026-01-01T00:00:00Z">
        <w:r>
          <w:t xml:space="preserve">The</w:t>
        </w:r>
      </w:ins>
      <w:ins w:id="2946" w:author="PR Preview" w:date="2026-01-01T00:00:00Z">
        <w:r>
          <w:t xml:space="preserve"> </w:t>
        </w:r>
      </w:ins>
      <w:ins w:id="2947" w:author="PR Preview" w:date="2026-01-01T00:00:00Z">
        <w:r>
          <w:rPr>
            <w:b/>
            <w:bCs/>
          </w:rPr>
          <w:t xml:space="preserve">equal-width Riemann sum</w:t>
        </w:r>
      </w:ins>
      <w:ins w:id="2948" w:author="PR Preview" w:date="2026-01-01T00:00:00Z">
        <w:r>
          <w:t xml:space="preserve"> </w:t>
        </w:r>
      </w:ins>
      <w:ins w:id="2949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del w:id="2950" w:author="PR Preview" w:date="2026-01-01T00:00:00Z">
        <w:r>
          <w:rPr>
            <w:b/>
            <w:bCs/>
          </w:rPr>
          <w:delText xml:space="preserve">Theorem 13 (Differentiability implies continuity)</w:delText>
        </w:r>
      </w:del>
      <w:del w:id="2951" w:author="PR Preview" w:date="2026-01-01T00:00:00Z">
        <w:r>
          <w:delText xml:space="preserve"> </w:delText>
        </w:r>
      </w:del>
      <w:del w:id="2952" w:author="PR Preview" w:date="2026-01-01T00:00:00Z">
        <w:r>
          <w:delText xml:space="preserve">If</w:delText>
        </w:r>
      </w:del>
      <w:del w:id="2953" w:author="PR Preview" w:date="2026-01-01T00:00:00Z">
        <w:r>
          <w:delText xml:space="preserve"> </w:delText>
        </w:r>
      </w:del>
      <m:oMath>
        <m:r>
          <m:t>f</m:t>
        </m:r>
      </m:oMath>
      <w:del w:id="2954" w:author="PR Preview" w:date="2026-01-01T00:00:00Z">
        <w:r>
          <w:delText xml:space="preserve"> </w:delText>
        </w:r>
      </w:del>
      <w:del w:id="2955" w:author="PR Preview" w:date="2026-01-01T00:00:00Z">
        <w:r>
          <w:delText xml:space="preserve">is differentiable at</w:delText>
        </w:r>
      </w:del>
      <w:del w:id="295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c</m:t>
        </m:r>
      </m:oMath>
      <w:del w:id="2957" w:author="PR Preview" w:date="2026-01-01T00:00:00Z">
        <w:r>
          <w:delText xml:space="preserve">, then</w:delText>
        </w:r>
      </w:del>
      <w:del w:id="2958" w:author="PR Preview" w:date="2026-01-01T00:00:00Z">
        <w:r>
          <w:delText xml:space="preserve"> </w:delText>
        </w:r>
      </w:del>
      <m:oMath>
        <m:r>
          <m:t>f</m:t>
        </m:r>
      </m:oMath>
      <w:del w:id="2959" w:author="PR Preview" w:date="2026-01-01T00:00:00Z">
        <w:r>
          <w:delText xml:space="preserve"> </w:delText>
        </w:r>
      </w:del>
      <w:del w:id="2960" w:author="PR Preview" w:date="2026-01-01T00:00:00Z">
        <w:r>
          <w:delText xml:space="preserve">is continuous at</w:delText>
        </w:r>
      </w:del>
      <w:del w:id="296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c</m:t>
        </m:r>
      </m:oMath>
      <w:del w:id="2962" w:author="PR Preview" w:date="2026-01-01T00:00:00Z">
        <w:r>
          <w:delText xml:space="preserve">.</w:delText>
        </w:r>
      </w:del>
    </w:p>
    <w:p>
      <w:pPr>
        <w:pStyle w:val="BodyText"/>
      </w:pPr>
      <w:ins w:id="2963" w:author="PR Preview" w:date="2026-01-01T00:00:00Z">
        <w:r>
          <w:rPr>
            <w:b/>
            <w:bCs/>
          </w:rPr>
          <w:t xml:space="preserve">Theorem 18 (Differentiability implies continuity)</w:t>
        </w:r>
      </w:ins>
      <w:ins w:id="2964" w:author="PR Preview" w:date="2026-01-01T00:00:00Z">
        <w:r>
          <w:t xml:space="preserve"> </w:t>
        </w:r>
      </w:ins>
      <w:ins w:id="2965" w:author="PR Preview" w:date="2026-01-01T00:00:00Z">
        <w:r>
          <w:t xml:space="preserve">If</w:t>
        </w:r>
      </w:ins>
      <w:ins w:id="2966" w:author="PR Preview" w:date="2026-01-01T00:00:00Z">
        <w:r>
          <w:t xml:space="preserve"> </w:t>
        </w:r>
      </w:ins>
      <m:oMath>
        <m:r>
          <m:t>f</m:t>
        </m:r>
      </m:oMath>
      <w:ins w:id="2967" w:author="PR Preview" w:date="2026-01-01T00:00:00Z">
        <w:r>
          <w:t xml:space="preserve"> </w:t>
        </w:r>
      </w:ins>
      <w:ins w:id="2968" w:author="PR Preview" w:date="2026-01-01T00:00:00Z">
        <w:r>
          <w:t xml:space="preserve">is differentiable at</w:t>
        </w:r>
      </w:ins>
      <w:ins w:id="296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c</m:t>
        </m:r>
      </m:oMath>
      <w:ins w:id="2970" w:author="PR Preview" w:date="2026-01-01T00:00:00Z">
        <w:r>
          <w:t xml:space="preserve">, then</w:t>
        </w:r>
      </w:ins>
      <w:ins w:id="2971" w:author="PR Preview" w:date="2026-01-01T00:00:00Z">
        <w:r>
          <w:t xml:space="preserve"> </w:t>
        </w:r>
      </w:ins>
      <m:oMath>
        <m:r>
          <m:t>f</m:t>
        </m:r>
      </m:oMath>
      <w:ins w:id="2972" w:author="PR Preview" w:date="2026-01-01T00:00:00Z">
        <w:r>
          <w:t xml:space="preserve"> </w:t>
        </w:r>
      </w:ins>
      <w:ins w:id="2973" w:author="PR Preview" w:date="2026-01-01T00:00:00Z">
        <w:r>
          <w:t xml:space="preserve">is continuous at</w:t>
        </w:r>
      </w:ins>
      <w:ins w:id="297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c</m:t>
        </m:r>
      </m:oMath>
      <w:ins w:id="2975" w:author="PR Preview" w:date="2026-01-01T00:00:00Z">
        <w:r>
          <w:t xml:space="preserve">.</w:t>
        </w:r>
      </w:ins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del w:id="2976" w:author="PR Preview" w:date="2026-01-01T00:00:00Z">
        <w:r>
          <w:delText xml:space="preserve">So</w:delText>
        </w:r>
      </w:del>
      <w:del w:id="2977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del w:id="2978" w:author="PR Preview" w:date="2026-01-01T00:00:00Z">
        <w:r>
          <w:delText xml:space="preserve">,</w:delText>
        </w:r>
      </w:del>
      <w:del w:id="2979" w:author="PR Preview" w:date="2026-01-01T00:00:00Z">
        <w:r>
          <w:delText xml:space="preserve"> </w:delText>
        </w:r>
      </w:del>
      <w:del w:id="2980" w:author="PR Preview" w:date="2026-01-01T00:00:00Z">
        <w:r>
          <w:delText xml:space="preserve">which is</w:delText>
        </w:r>
      </w:del>
      <w:del w:id="2981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del w:id="2982" w:author="PR Preview" w:date="2026-01-01T00:00:00Z">
        <w:r>
          <w:delText xml:space="preserve"> </w:delText>
        </w:r>
      </w:del>
      <w:del w:id="2983" w:author="PR Preview" w:date="2026-01-01T00:00:00Z">
        <w:r>
          <w:delText xml:space="preserve">with</w:delText>
        </w:r>
      </w:del>
      <w:del w:id="298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del w:id="2985" w:author="PR Preview" w:date="2026-01-01T00:00:00Z">
        <w:r>
          <w:delText xml:space="preserve">;</w:delText>
        </w:r>
      </w:del>
      <w:del w:id="2986" w:author="PR Preview" w:date="2026-01-01T00:00:00Z">
        <w:r>
          <w:delText xml:space="preserve"> </w:delText>
        </w:r>
      </w:del>
      <w:del w:id="2987" w:author="PR Preview" w:date="2026-01-01T00:00:00Z">
        <w:r>
          <w:delText xml:space="preserve">all three conditions of</w:delText>
        </w:r>
      </w:del>
      <w:del w:id="2988" w:author="PR Preview" w:date="2026-01-01T00:00:00Z">
        <w:r>
          <w:delText xml:space="preserve"> </w:delText>
        </w:r>
      </w:del>
      <w:hyperlink w:anchor="def-continuous">
        <w:del w:id="2989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2990" w:author="PR Preview" w:date="2026-01-01T00:00:00Z">
        <w:r>
          <w:delText xml:space="preserve"> </w:delText>
        </w:r>
      </w:del>
      <w:del w:id="2991" w:author="PR Preview" w:date="2026-01-01T00:00:00Z">
        <w:r>
          <w:delText xml:space="preserve">hold.</w:delText>
        </w:r>
      </w:del>
    </w:p>
    <w:p>
      <w:pPr>
        <w:pStyle w:val="BodyText"/>
      </w:pPr>
      <w:del w:id="2992" w:author="PR Preview" w:date="2026-01-01T00:00:00Z">
        <w:r>
          <w:rPr>
            <w:b/>
            <w:bCs/>
          </w:rPr>
          <w:delText xml:space="preserve">Example 30 (Differentiable, hence continuous:</w:delText>
        </w:r>
      </w:del>
      <w:del w:id="2993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del w:id="2994" w:author="PR Preview" w:date="2026-01-01T00:00:00Z">
        <w:r>
          <w:rPr>
            <w:b/>
            <w:bCs/>
          </w:rPr>
          <w:delText xml:space="preserve">)</w:delText>
        </w:r>
      </w:del>
      <w:del w:id="299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del w:id="2996" w:author="PR Preview" w:date="2026-01-01T00:00:00Z">
        <w:r>
          <w:delText xml:space="preserve"> </w:delText>
        </w:r>
      </w:del>
      <w:del w:id="2997" w:author="PR Preview" w:date="2026-01-01T00:00:00Z">
        <w:r>
          <w:delText xml:space="preserve">is differentiable everywhere</w:delText>
        </w:r>
      </w:del>
      <w:del w:id="2998" w:author="PR Preview" w:date="2026-01-01T00:00:00Z">
        <w:r>
          <w:delText xml:space="preserve"> </w:delText>
        </w:r>
      </w:del>
      <w:del w:id="2999" w:author="PR Preview" w:date="2026-01-01T00:00:00Z">
        <w:r>
          <w:delText xml:space="preserve">(with derivative</w:delText>
        </w:r>
      </w:del>
      <w:del w:id="3000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del w:id="3001" w:author="PR Preview" w:date="2026-01-01T00:00:00Z">
        <w:r>
          <w:delText xml:space="preserve">),</w:delText>
        </w:r>
      </w:del>
      <w:del w:id="3002" w:author="PR Preview" w:date="2026-01-01T00:00:00Z">
        <w:r>
          <w:delText xml:space="preserve"> </w:delText>
        </w:r>
      </w:del>
      <w:del w:id="3003" w:author="PR Preview" w:date="2026-01-01T00:00:00Z">
        <w:r>
          <w:delText xml:space="preserve">so by</w:delText>
        </w:r>
      </w:del>
      <w:del w:id="3004" w:author="PR Preview" w:date="2026-01-01T00:00:00Z">
        <w:r>
          <w:delText xml:space="preserve"> </w:delText>
        </w:r>
      </w:del>
      <w:hyperlink w:anchor="thm-diff-implies-cont">
        <w:del w:id="3005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3006" w:author="PR Preview" w:date="2026-01-01T00:00:00Z">
        <w:r>
          <w:delText xml:space="preserve"> </w:delText>
        </w:r>
      </w:del>
      <w:del w:id="3007" w:author="PR Preview" w:date="2026-01-01T00:00:00Z">
        <w:r>
          <w:delText xml:space="preserve">it is continuous everywhere.</w:delText>
        </w:r>
      </w:del>
    </w:p>
    <w:p>
      <w:pPr>
        <w:pStyle w:val="FirstParagraph"/>
      </w:pPr>
      <w:ins w:id="3008" w:author="PR Preview" w:date="2026-01-01T00:00:00Z">
        <w:r>
          <w:t xml:space="preserve">So</w:t>
        </w:r>
      </w:ins>
      <w:ins w:id="300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ins w:id="3010" w:author="PR Preview" w:date="2026-01-01T00:00:00Z">
        <w:r>
          <w:t xml:space="preserve">,</w:t>
        </w:r>
      </w:ins>
      <w:ins w:id="3011" w:author="PR Preview" w:date="2026-01-01T00:00:00Z">
        <w:r>
          <w:t xml:space="preserve"> </w:t>
        </w:r>
      </w:ins>
      <w:ins w:id="3012" w:author="PR Preview" w:date="2026-01-01T00:00:00Z">
        <w:r>
          <w:t xml:space="preserve">which is</w:t>
        </w:r>
      </w:ins>
      <w:ins w:id="3013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ins w:id="3014" w:author="PR Preview" w:date="2026-01-01T00:00:00Z">
        <w:r>
          <w:t xml:space="preserve"> </w:t>
        </w:r>
      </w:ins>
      <w:ins w:id="3015" w:author="PR Preview" w:date="2026-01-01T00:00:00Z">
        <w:r>
          <w:t xml:space="preserve">with</w:t>
        </w:r>
      </w:ins>
      <w:ins w:id="301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ins w:id="3017" w:author="PR Preview" w:date="2026-01-01T00:00:00Z">
        <w:r>
          <w:t xml:space="preserve">;</w:t>
        </w:r>
      </w:ins>
      <w:ins w:id="3018" w:author="PR Preview" w:date="2026-01-01T00:00:00Z">
        <w:r>
          <w:t xml:space="preserve"> </w:t>
        </w:r>
      </w:ins>
      <w:ins w:id="3019" w:author="PR Preview" w:date="2026-01-01T00:00:00Z">
        <w:r>
          <w:t xml:space="preserve">all three conditions of</w:t>
        </w:r>
      </w:ins>
      <w:ins w:id="3020" w:author="PR Preview" w:date="2026-01-01T00:00:00Z">
        <w:r>
          <w:t xml:space="preserve"> </w:t>
        </w:r>
      </w:ins>
      <w:hyperlink w:anchor="def-continuous">
        <w:ins w:id="3021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3022" w:author="PR Preview" w:date="2026-01-01T00:00:00Z">
        <w:r>
          <w:t xml:space="preserve"> </w:t>
        </w:r>
      </w:ins>
      <w:ins w:id="3023" w:author="PR Preview" w:date="2026-01-01T00:00:00Z">
        <w:r>
          <w:t xml:space="preserve">hold.</w:t>
        </w:r>
      </w:ins>
    </w:p>
    <w:bookmarkStart w:id="258" w:name="exm-diff-implies-cont"/>
    <w:p>
      <w:pPr>
        <w:pStyle w:val="BodyText"/>
      </w:pPr>
      <w:ins w:id="3024" w:author="PR Preview" w:date="2026-01-01T00:00:00Z">
        <w:r>
          <w:rPr>
            <w:b/>
            <w:bCs/>
          </w:rPr>
          <w:t xml:space="preserve">Example 30 (Differentiable, hence continuous:</w:t>
        </w:r>
      </w:ins>
      <w:ins w:id="3025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ins w:id="3026" w:author="PR Preview" w:date="2026-01-01T00:00:00Z">
        <w:r>
          <w:rPr>
            <w:b/>
            <w:bCs/>
          </w:rPr>
          <w:t xml:space="preserve">)</w:t>
        </w:r>
      </w:ins>
      <w:ins w:id="302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ins w:id="3028" w:author="PR Preview" w:date="2026-01-01T00:00:00Z">
        <w:r>
          <w:t xml:space="preserve"> </w:t>
        </w:r>
      </w:ins>
      <w:ins w:id="3029" w:author="PR Preview" w:date="2026-01-01T00:00:00Z">
        <w:r>
          <w:t xml:space="preserve">is differentiable everywhere</w:t>
        </w:r>
      </w:ins>
      <w:ins w:id="3030" w:author="PR Preview" w:date="2026-01-01T00:00:00Z">
        <w:r>
          <w:t xml:space="preserve"> </w:t>
        </w:r>
      </w:ins>
      <w:ins w:id="3031" w:author="PR Preview" w:date="2026-01-01T00:00:00Z">
        <w:r>
          <w:t xml:space="preserve">(with derivative</w:t>
        </w:r>
      </w:ins>
      <w:ins w:id="3032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ins w:id="3033" w:author="PR Preview" w:date="2026-01-01T00:00:00Z">
        <w:r>
          <w:t xml:space="preserve">),</w:t>
        </w:r>
      </w:ins>
      <w:ins w:id="3034" w:author="PR Preview" w:date="2026-01-01T00:00:00Z">
        <w:r>
          <w:t xml:space="preserve"> </w:t>
        </w:r>
      </w:ins>
      <w:ins w:id="3035" w:author="PR Preview" w:date="2026-01-01T00:00:00Z">
        <w:r>
          <w:t xml:space="preserve">so by</w:t>
        </w:r>
      </w:ins>
      <w:ins w:id="3036" w:author="PR Preview" w:date="2026-01-01T00:00:00Z">
        <w:r>
          <w:t xml:space="preserve"> </w:t>
        </w:r>
      </w:ins>
      <w:hyperlink w:anchor="thm-diff-implies-cont">
        <w:ins w:id="3037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3038" w:author="PR Preview" w:date="2026-01-01T00:00:00Z">
        <w:r>
          <w:t xml:space="preserve"> </w:t>
        </w:r>
      </w:ins>
      <w:ins w:id="3039" w:author="PR Preview" w:date="2026-01-01T00:00:00Z">
        <w:r>
          <w:t xml:space="preserve">it is continuous everywhere.</w:t>
        </w:r>
      </w:ins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del w:id="3040" w:author="PR Preview" w:date="2026-01-01T00:00:00Z">
        <w:r>
          <w:delText xml:space="preserve">This</w:delText>
        </w:r>
      </w:del>
      <w:del w:id="3041" w:author="PR Preview" w:date="2026-01-01T00:00:00Z">
        <w:r>
          <w:delText xml:space="preserve"> </w:delText>
        </w:r>
      </w:del>
      <w:hyperlink r:id="rId259">
        <w:del w:id="3042" w:author="PR Preview" w:date="2026-01-01T00:00:00Z">
          <w:r>
            <w:rPr>
              <w:rStyle w:val="Hyperlink"/>
            </w:rPr>
            <w:delText xml:space="preserve">counterexample</w:delText>
          </w:r>
        </w:del>
      </w:hyperlink>
      <w:del w:id="3043" w:author="PR Preview" w:date="2026-01-01T00:00:00Z">
        <w:r>
          <w:delText xml:space="preserve"> </w:delText>
        </w:r>
      </w:del>
      <w:del w:id="3044" w:author="PR Preview" w:date="2026-01-01T00:00:00Z">
        <w:r>
          <w:delText xml:space="preserve">shows that the</w:delText>
        </w:r>
      </w:del>
      <w:del w:id="3045" w:author="PR Preview" w:date="2026-01-01T00:00:00Z">
        <w:r>
          <w:delText xml:space="preserve"> </w:delText>
        </w:r>
      </w:del>
      <w:hyperlink r:id="rId260">
        <w:del w:id="3046" w:author="PR Preview" w:date="2026-01-01T00:00:00Z">
          <w:r>
            <w:rPr>
              <w:rStyle w:val="Hyperlink"/>
            </w:rPr>
            <w:delText xml:space="preserve">converse</w:delText>
          </w:r>
        </w:del>
      </w:hyperlink>
      <w:del w:id="3047" w:author="PR Preview" w:date="2026-01-01T00:00:00Z">
        <w:r>
          <w:delText xml:space="preserve"> </w:delText>
        </w:r>
      </w:del>
      <w:del w:id="3048" w:author="PR Preview" w:date="2026-01-01T00:00:00Z">
        <w:r>
          <w:delText xml:space="preserve">of</w:delText>
        </w:r>
      </w:del>
      <w:del w:id="3049" w:author="PR Preview" w:date="2026-01-01T00:00:00Z">
        <w:r>
          <w:delText xml:space="preserve"> </w:delText>
        </w:r>
      </w:del>
      <w:hyperlink w:anchor="thm-diff-implies-cont">
        <w:del w:id="3050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3051" w:author="PR Preview" w:date="2026-01-01T00:00:00Z">
        <w:r>
          <w:delText xml:space="preserve"> </w:delText>
        </w:r>
      </w:del>
      <w:del w:id="3052" w:author="PR Preview" w:date="2026-01-01T00:00:00Z">
        <w:r>
          <w:delText xml:space="preserve">fails:</w:delText>
        </w:r>
      </w:del>
      <w:del w:id="3053" w:author="PR Preview" w:date="2026-01-01T00:00:00Z">
        <w:r>
          <w:delText xml:space="preserve"> </w:delText>
        </w:r>
      </w:del>
      <w:del w:id="3054" w:author="PR Preview" w:date="2026-01-01T00:00:00Z">
        <w:r>
          <w:delText xml:space="preserve">continuity does not imply differentiability.</w:delText>
        </w:r>
      </w:del>
      <w:del w:id="3055" w:author="PR Preview" w:date="2026-01-01T00:00:00Z">
        <w:r>
          <w:delText xml:space="preserve"> </w:delText>
        </w:r>
      </w:del>
      <w:del w:id="3056" w:author="PR Preview" w:date="2026-01-01T00:00:00Z">
        <w:r>
          <w:delText xml:space="preserve">See</w:delText>
        </w:r>
      </w:del>
      <w:del w:id="3057" w:author="PR Preview" w:date="2026-01-01T00:00:00Z">
        <w:r>
          <w:delText xml:space="preserve"> </w:delText>
        </w:r>
      </w:del>
      <w:hyperlink w:anchor="fig-abs-value">
        <w:del w:id="3058" w:author="PR Preview" w:date="2026-01-01T00:00:00Z">
          <w:r>
            <w:rPr>
              <w:rStyle w:val="Hyperlink"/>
            </w:rPr>
            <w:delText xml:space="preserve">Figure 4</w:delText>
          </w:r>
        </w:del>
      </w:hyperlink>
      <w:del w:id="3059" w:author="PR Preview" w:date="2026-01-01T00:00:00Z">
        <w:r>
          <w:delText xml:space="preserve">.</w:delText>
        </w:r>
      </w:del>
    </w:p>
    <w:p>
      <w:pPr>
        <w:pStyle w:val="BodyText"/>
      </w:pPr>
      <w:del w:id="3060" w:author="PR Preview" w:date="2026-01-01T00:00:00Z">
        <w:r>
          <w:rPr>
            <w:b/>
            <w:bCs/>
          </w:rPr>
          <w:delText xml:space="preserve">Theorem 14 (Continuity implies integrability)</w:delText>
        </w:r>
      </w:del>
      <w:del w:id="3061" w:author="PR Preview" w:date="2026-01-01T00:00:00Z">
        <w:r>
          <w:delText xml:space="preserve"> </w:delText>
        </w:r>
      </w:del>
      <w:del w:id="3062" w:author="PR Preview" w:date="2026-01-01T00:00:00Z">
        <w:r>
          <w:delText xml:space="preserve">If</w:delText>
        </w:r>
      </w:del>
      <w:del w:id="3063" w:author="PR Preview" w:date="2026-01-01T00:00:00Z">
        <w:r>
          <w:delText xml:space="preserve"> </w:delText>
        </w:r>
      </w:del>
      <m:oMath>
        <m:r>
          <m:t>f</m:t>
        </m:r>
      </m:oMath>
      <w:del w:id="3064" w:author="PR Preview" w:date="2026-01-01T00:00:00Z">
        <w:r>
          <w:delText xml:space="preserve"> </w:delText>
        </w:r>
      </w:del>
      <w:del w:id="3065" w:author="PR Preview" w:date="2026-01-01T00:00:00Z">
        <w:r>
          <w:delText xml:space="preserve">is continuous on the closed interval</w:delText>
        </w:r>
      </w:del>
      <w:del w:id="306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067" w:author="PR Preview" w:date="2026-01-01T00:00:00Z">
        <w:r>
          <w:delText xml:space="preserve">,</w:delText>
        </w:r>
      </w:del>
      <w:del w:id="3068" w:author="PR Preview" w:date="2026-01-01T00:00:00Z">
        <w:r>
          <w:delText xml:space="preserve"> </w:delText>
        </w:r>
      </w:del>
      <w:del w:id="3069" w:author="PR Preview" w:date="2026-01-01T00:00:00Z">
        <w:r>
          <w:delText xml:space="preserve">then</w:delText>
        </w:r>
      </w:del>
      <w:del w:id="3070" w:author="PR Preview" w:date="2026-01-01T00:00:00Z">
        <w:r>
          <w:delText xml:space="preserve"> </w:delText>
        </w:r>
      </w:del>
      <m:oMath>
        <m:r>
          <m:t>f</m:t>
        </m:r>
      </m:oMath>
      <w:del w:id="3071" w:author="PR Preview" w:date="2026-01-01T00:00:00Z">
        <w:r>
          <w:delText xml:space="preserve"> </w:delText>
        </w:r>
      </w:del>
      <w:del w:id="3072" w:author="PR Preview" w:date="2026-01-01T00:00:00Z">
        <w:r>
          <w:delText xml:space="preserve">is integrable on</w:delText>
        </w:r>
      </w:del>
      <w:del w:id="307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074" w:author="PR Preview" w:date="2026-01-01T00:00:00Z">
        <w:r>
          <w:delText xml:space="preserve"> </w:delText>
        </w:r>
      </w:del>
      <w:del w:id="3075" w:author="PR Preview" w:date="2026-01-01T00:00:00Z">
        <w:r>
          <w:delText xml:space="preserve">(i.e., the Riemann integral</w:delText>
        </w:r>
      </w:del>
      <w:del w:id="3076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3077" w:author="PR Preview" w:date="2026-01-01T00:00:00Z">
        <w:r>
          <w:delText xml:space="preserve"> </w:delText>
        </w:r>
      </w:del>
      <w:del w:id="3078" w:author="PR Preview" w:date="2026-01-01T00:00:00Z">
        <w:r>
          <w:delText xml:space="preserve">exists and is finite).</w:delText>
        </w:r>
      </w:del>
    </w:p>
    <w:p>
      <w:pPr>
        <w:pStyle w:val="BodyText"/>
      </w:pPr>
      <w:ins w:id="3079" w:author="PR Preview" w:date="2026-01-01T00:00:00Z">
        <w:r>
          <w:t xml:space="preserve">This</w:t>
        </w:r>
      </w:ins>
      <w:ins w:id="3080" w:author="PR Preview" w:date="2026-01-01T00:00:00Z">
        <w:r>
          <w:t xml:space="preserve"> </w:t>
        </w:r>
      </w:ins>
      <w:hyperlink r:id="rId259">
        <w:ins w:id="3081" w:author="PR Preview" w:date="2026-01-01T00:00:00Z">
          <w:r>
            <w:rPr>
              <w:rStyle w:val="Hyperlink"/>
            </w:rPr>
            <w:t xml:space="preserve">counterexample</w:t>
          </w:r>
        </w:ins>
      </w:hyperlink>
      <w:ins w:id="3082" w:author="PR Preview" w:date="2026-01-01T00:00:00Z">
        <w:r>
          <w:t xml:space="preserve"> </w:t>
        </w:r>
      </w:ins>
      <w:ins w:id="3083" w:author="PR Preview" w:date="2026-01-01T00:00:00Z">
        <w:r>
          <w:t xml:space="preserve">shows that the</w:t>
        </w:r>
      </w:ins>
      <w:ins w:id="3084" w:author="PR Preview" w:date="2026-01-01T00:00:00Z">
        <w:r>
          <w:t xml:space="preserve"> </w:t>
        </w:r>
      </w:ins>
      <w:hyperlink r:id="rId260">
        <w:ins w:id="3085" w:author="PR Preview" w:date="2026-01-01T00:00:00Z">
          <w:r>
            <w:rPr>
              <w:rStyle w:val="Hyperlink"/>
            </w:rPr>
            <w:t xml:space="preserve">converse</w:t>
          </w:r>
        </w:ins>
      </w:hyperlink>
      <w:ins w:id="3086" w:author="PR Preview" w:date="2026-01-01T00:00:00Z">
        <w:r>
          <w:t xml:space="preserve"> </w:t>
        </w:r>
      </w:ins>
      <w:ins w:id="3087" w:author="PR Preview" w:date="2026-01-01T00:00:00Z">
        <w:r>
          <w:t xml:space="preserve">of</w:t>
        </w:r>
      </w:ins>
      <w:ins w:id="3088" w:author="PR Preview" w:date="2026-01-01T00:00:00Z">
        <w:r>
          <w:t xml:space="preserve"> </w:t>
        </w:r>
      </w:ins>
      <w:hyperlink w:anchor="thm-diff-implies-cont">
        <w:ins w:id="3089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3090" w:author="PR Preview" w:date="2026-01-01T00:00:00Z">
        <w:r>
          <w:t xml:space="preserve"> </w:t>
        </w:r>
      </w:ins>
      <w:ins w:id="3091" w:author="PR Preview" w:date="2026-01-01T00:00:00Z">
        <w:r>
          <w:t xml:space="preserve">fails:</w:t>
        </w:r>
      </w:ins>
      <w:ins w:id="3092" w:author="PR Preview" w:date="2026-01-01T00:00:00Z">
        <w:r>
          <w:t xml:space="preserve"> </w:t>
        </w:r>
      </w:ins>
      <w:ins w:id="3093" w:author="PR Preview" w:date="2026-01-01T00:00:00Z">
        <w:r>
          <w:t xml:space="preserve">continuity does not imply differentiability.</w:t>
        </w:r>
      </w:ins>
      <w:ins w:id="3094" w:author="PR Preview" w:date="2026-01-01T00:00:00Z">
        <w:r>
          <w:t xml:space="preserve"> </w:t>
        </w:r>
      </w:ins>
      <w:ins w:id="3095" w:author="PR Preview" w:date="2026-01-01T00:00:00Z">
        <w:r>
          <w:t xml:space="preserve">See</w:t>
        </w:r>
      </w:ins>
      <w:ins w:id="3096" w:author="PR Preview" w:date="2026-01-01T00:00:00Z">
        <w:r>
          <w:t xml:space="preserve"> </w:t>
        </w:r>
      </w:ins>
      <w:hyperlink w:anchor="fig-abs-value">
        <w:ins w:id="3097" w:author="PR Preview" w:date="2026-01-01T00:00:00Z">
          <w:r>
            <w:rPr>
              <w:rStyle w:val="Hyperlink"/>
            </w:rPr>
            <w:t xml:space="preserve">Figure 4</w:t>
          </w:r>
        </w:ins>
      </w:hyperlink>
      <w:ins w:id="3098" w:author="PR Preview" w:date="2026-01-01T00:00:00Z">
        <w:r>
          <w:t xml:space="preserve">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ins w:id="3099" w:author="PR Preview" w:date="2026-01-01T00:00:00Z">
        <w:r>
          <w:rPr>
            <w:b/>
            <w:bCs/>
          </w:rPr>
          <w:t xml:space="preserve">Theorem 19 (Continuity implies integrability)</w:t>
        </w:r>
      </w:ins>
      <w:ins w:id="3100" w:author="PR Preview" w:date="2026-01-01T00:00:00Z">
        <w:r>
          <w:t xml:space="preserve"> </w:t>
        </w:r>
      </w:ins>
      <w:ins w:id="3101" w:author="PR Preview" w:date="2026-01-01T00:00:00Z">
        <w:r>
          <w:t xml:space="preserve">If</w:t>
        </w:r>
      </w:ins>
      <w:ins w:id="3102" w:author="PR Preview" w:date="2026-01-01T00:00:00Z">
        <w:r>
          <w:t xml:space="preserve"> </w:t>
        </w:r>
      </w:ins>
      <m:oMath>
        <m:r>
          <m:t>f</m:t>
        </m:r>
      </m:oMath>
      <w:ins w:id="3103" w:author="PR Preview" w:date="2026-01-01T00:00:00Z">
        <w:r>
          <w:t xml:space="preserve"> </w:t>
        </w:r>
      </w:ins>
      <w:ins w:id="3104" w:author="PR Preview" w:date="2026-01-01T00:00:00Z">
        <w:r>
          <w:t xml:space="preserve">is continuous on the closed interval</w:t>
        </w:r>
      </w:ins>
      <w:ins w:id="310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106" w:author="PR Preview" w:date="2026-01-01T00:00:00Z">
        <w:r>
          <w:t xml:space="preserve">,</w:t>
        </w:r>
      </w:ins>
      <w:ins w:id="3107" w:author="PR Preview" w:date="2026-01-01T00:00:00Z">
        <w:r>
          <w:t xml:space="preserve"> </w:t>
        </w:r>
      </w:ins>
      <w:ins w:id="3108" w:author="PR Preview" w:date="2026-01-01T00:00:00Z">
        <w:r>
          <w:t xml:space="preserve">then</w:t>
        </w:r>
      </w:ins>
      <w:ins w:id="3109" w:author="PR Preview" w:date="2026-01-01T00:00:00Z">
        <w:r>
          <w:t xml:space="preserve"> </w:t>
        </w:r>
      </w:ins>
      <m:oMath>
        <m:r>
          <m:t>f</m:t>
        </m:r>
      </m:oMath>
      <w:ins w:id="3110" w:author="PR Preview" w:date="2026-01-01T00:00:00Z">
        <w:r>
          <w:t xml:space="preserve"> </w:t>
        </w:r>
      </w:ins>
      <w:ins w:id="3111" w:author="PR Preview" w:date="2026-01-01T00:00:00Z">
        <w:r>
          <w:t xml:space="preserve">is integrable on</w:t>
        </w:r>
      </w:ins>
      <w:ins w:id="311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113" w:author="PR Preview" w:date="2026-01-01T00:00:00Z">
        <w:r>
          <w:t xml:space="preserve"> </w:t>
        </w:r>
      </w:ins>
      <w:ins w:id="3114" w:author="PR Preview" w:date="2026-01-01T00:00:00Z">
        <w:r>
          <w:t xml:space="preserve">(i.e., the Riemann integral</w:t>
        </w:r>
      </w:ins>
      <w:ins w:id="3115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3116" w:author="PR Preview" w:date="2026-01-01T00:00:00Z">
        <w:r>
          <w:t xml:space="preserve"> </w:t>
        </w:r>
      </w:ins>
      <w:ins w:id="3117" w:author="PR Preview" w:date="2026-01-01T00:00:00Z">
        <w:r>
          <w:t xml:space="preserve">exists and is finite).</w:t>
        </w:r>
      </w:ins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del w:id="3118" w:author="PR Preview" w:date="2026-01-01T00:00:00Z">
        <w:r>
          <w:rPr>
            <w:b/>
            <w:bCs/>
          </w:rPr>
          <w:delText xml:space="preserve">Example 32 (Continuous, hence integrable: polynomials)</w:delText>
        </w:r>
      </w:del>
      <w:del w:id="3119" w:author="PR Preview" w:date="2026-01-01T00:00:00Z">
        <w:r>
          <w:delText xml:space="preserve"> </w:delText>
        </w:r>
      </w:del>
      <w:del w:id="3120" w:author="PR Preview" w:date="2026-01-01T00:00:00Z">
        <w:r>
          <w:delText xml:space="preserve">Every</w:delText>
        </w:r>
      </w:del>
      <w:del w:id="3121" w:author="PR Preview" w:date="2026-01-01T00:00:00Z">
        <w:r>
          <w:delText xml:space="preserve"> </w:delText>
        </w:r>
      </w:del>
      <w:hyperlink r:id="rId267">
        <w:del w:id="3122" w:author="PR Preview" w:date="2026-01-01T00:00:00Z">
          <w:r>
            <w:rPr>
              <w:rStyle w:val="Hyperlink"/>
            </w:rPr>
            <w:delText xml:space="preserve">polynomial</w:delText>
          </w:r>
        </w:del>
      </w:hyperlink>
      <w:del w:id="3123" w:author="PR Preview" w:date="2026-01-01T00:00:00Z">
        <w:r>
          <w:delText xml:space="preserve"> </w:delText>
        </w:r>
      </w:del>
      <w:del w:id="3124" w:author="PR Preview" w:date="2026-01-01T00:00:00Z">
        <w:r>
          <w:delText xml:space="preserve">is continuous on</w:delText>
        </w:r>
      </w:del>
      <w:del w:id="3125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3126" w:author="PR Preview" w:date="2026-01-01T00:00:00Z">
        <w:r>
          <w:delText xml:space="preserve">,</w:delText>
        </w:r>
      </w:del>
      <w:del w:id="3127" w:author="PR Preview" w:date="2026-01-01T00:00:00Z">
        <w:r>
          <w:delText xml:space="preserve"> </w:delText>
        </w:r>
      </w:del>
      <w:del w:id="3128" w:author="PR Preview" w:date="2026-01-01T00:00:00Z">
        <w:r>
          <w:delText xml:space="preserve">so by</w:delText>
        </w:r>
      </w:del>
      <w:del w:id="3129" w:author="PR Preview" w:date="2026-01-01T00:00:00Z">
        <w:r>
          <w:delText xml:space="preserve"> </w:delText>
        </w:r>
      </w:del>
      <w:hyperlink w:anchor="thm-cont-implies-int">
        <w:del w:id="3130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3131" w:author="PR Preview" w:date="2026-01-01T00:00:00Z">
        <w:r>
          <w:delText xml:space="preserve"> </w:delText>
        </w:r>
      </w:del>
      <w:del w:id="3132" w:author="PR Preview" w:date="2026-01-01T00:00:00Z">
        <w:r>
          <w:delText xml:space="preserve">every polynomial is integrable on every</w:delText>
        </w:r>
      </w:del>
      <w:del w:id="3133" w:author="PR Preview" w:date="2026-01-01T00:00:00Z">
        <w:r>
          <w:delText xml:space="preserve"> </w:delText>
        </w:r>
      </w:del>
      <w:del w:id="3134" w:author="PR Preview" w:date="2026-01-01T00:00:00Z">
        <w:r>
          <w:delText xml:space="preserve">closed interval</w:delText>
        </w:r>
      </w:del>
      <w:del w:id="313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136" w:author="PR Preview" w:date="2026-01-01T00:00:00Z">
        <w:r>
          <w:delText xml:space="preserve">.</w:delText>
        </w:r>
      </w:del>
    </w:p>
    <w:p>
      <w:pPr>
        <w:pStyle w:val="BodyText"/>
      </w:pPr>
      <w:del w:id="3137" w:author="PR Preview" w:date="2026-01-01T00:00:00Z">
        <w:r>
          <w:rPr>
            <w:b/>
            <w:bCs/>
          </w:rPr>
          <w:delText xml:space="preserve">Example 33 (Integrable but not continuous: a step function)</w:delText>
        </w:r>
      </w:del>
      <w:del w:id="3138" w:author="PR Preview" w:date="2026-01-01T00:00:00Z">
        <w:r>
          <w:delText xml:space="preserve"> </w:delText>
        </w:r>
      </w:del>
      <w:del w:id="3139" w:author="PR Preview" w:date="2026-01-01T00:00:00Z">
        <w:r>
          <w:delText xml:space="preserve">Let</w:delText>
        </w:r>
      </w:del>
      <w:del w:id="314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3141" w:author="PR Preview" w:date="2026-01-01T00:00:00Z">
        <w:r>
          <w:delText xml:space="preserve"> </w:delText>
        </w:r>
      </w:del>
      <w:del w:id="3142" w:author="PR Preview" w:date="2026-01-01T00:00:00Z">
        <w:r>
          <w:delText xml:space="preserve">for</w:delText>
        </w:r>
      </w:del>
      <w:del w:id="314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3144" w:author="PR Preview" w:date="2026-01-01T00:00:00Z">
        <w:r>
          <w:delText xml:space="preserve"> </w:delText>
        </w:r>
      </w:del>
      <w:del w:id="3145" w:author="PR Preview" w:date="2026-01-01T00:00:00Z">
        <w:r>
          <w:delText xml:space="preserve">and</w:delText>
        </w:r>
      </w:del>
      <w:del w:id="314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3147" w:author="PR Preview" w:date="2026-01-01T00:00:00Z">
        <w:r>
          <w:delText xml:space="preserve"> </w:delText>
        </w:r>
      </w:del>
      <w:del w:id="3148" w:author="PR Preview" w:date="2026-01-01T00:00:00Z">
        <w:r>
          <w:delText xml:space="preserve">for</w:delText>
        </w:r>
      </w:del>
      <w:del w:id="314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3150" w:author="PR Preview" w:date="2026-01-01T00:00:00Z">
        <w:r>
          <w:delText xml:space="preserve">.</w:delText>
        </w:r>
      </w:del>
      <w:del w:id="3151" w:author="PR Preview" w:date="2026-01-01T00:00:00Z">
        <w:r>
          <w:delText xml:space="preserve"> </w:delText>
        </w:r>
      </w:del>
      <w:del w:id="3152" w:author="PR Preview" w:date="2026-01-01T00:00:00Z">
        <w:r>
          <w:delText xml:space="preserve">Then</w:delText>
        </w:r>
      </w:del>
      <w:del w:id="3153" w:author="PR Preview" w:date="2026-01-01T00:00:00Z">
        <w:r>
          <w:delText xml:space="preserve"> </w:delText>
        </w:r>
      </w:del>
      <m:oMath>
        <m:r>
          <m:t>f</m:t>
        </m:r>
      </m:oMath>
      <w:del w:id="3154" w:author="PR Preview" w:date="2026-01-01T00:00:00Z">
        <w:r>
          <w:delText xml:space="preserve"> </w:delText>
        </w:r>
      </w:del>
      <w:del w:id="3155" w:author="PR Preview" w:date="2026-01-01T00:00:00Z">
        <w:r>
          <w:delText xml:space="preserve">has a jump discontinuity (</w:delText>
        </w:r>
      </w:del>
      <w:hyperlink w:anchor="def-jump-discontinuity">
        <w:del w:id="3156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3157" w:author="PR Preview" w:date="2026-01-01T00:00:00Z">
        <w:r>
          <w:delText xml:space="preserve">) at</w:delText>
        </w:r>
      </w:del>
      <w:del w:id="3158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3159" w:author="PR Preview" w:date="2026-01-01T00:00:00Z">
        <w:r>
          <w:delText xml:space="preserve">,</w:delText>
        </w:r>
      </w:del>
      <w:del w:id="3160" w:author="PR Preview" w:date="2026-01-01T00:00:00Z">
        <w:r>
          <w:delText xml:space="preserve"> </w:delText>
        </w:r>
      </w:del>
      <w:del w:id="3161" w:author="PR Preview" w:date="2026-01-01T00:00:00Z">
        <w:r>
          <w:delText xml:space="preserve">but it is integrable on</w:delText>
        </w:r>
      </w:del>
      <w:del w:id="316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3163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3164" w:author="PR Preview" w:date="2026-01-01T00:00:00Z">
        <w:r>
          <w:delText xml:space="preserve">This counterexample shows that the converse of</w:delText>
        </w:r>
      </w:del>
      <w:del w:id="3165" w:author="PR Preview" w:date="2026-01-01T00:00:00Z">
        <w:r>
          <w:delText xml:space="preserve"> </w:delText>
        </w:r>
      </w:del>
      <w:hyperlink w:anchor="thm-cont-implies-int">
        <w:del w:id="3166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3167" w:author="PR Preview" w:date="2026-01-01T00:00:00Z">
        <w:r>
          <w:delText xml:space="preserve"> </w:delText>
        </w:r>
      </w:del>
      <w:del w:id="3168" w:author="PR Preview" w:date="2026-01-01T00:00:00Z">
        <w:r>
          <w:delText xml:space="preserve">fails:</w:delText>
        </w:r>
      </w:del>
      <w:del w:id="3169" w:author="PR Preview" w:date="2026-01-01T00:00:00Z">
        <w:r>
          <w:delText xml:space="preserve"> </w:delText>
        </w:r>
      </w:del>
      <w:del w:id="3170" w:author="PR Preview" w:date="2026-01-01T00:00:00Z">
        <w:r>
          <w:delText xml:space="preserve">integrability does not imply continuity.</w:delText>
        </w:r>
      </w:del>
      <w:del w:id="3171" w:author="PR Preview" w:date="2026-01-01T00:00:00Z">
        <w:r>
          <w:delText xml:space="preserve"> </w:delText>
        </w:r>
      </w:del>
      <w:del w:id="3172" w:author="PR Preview" w:date="2026-01-01T00:00:00Z">
        <w:r>
          <w:delText xml:space="preserve">See</w:delText>
        </w:r>
      </w:del>
      <w:del w:id="3173" w:author="PR Preview" w:date="2026-01-01T00:00:00Z">
        <w:r>
          <w:delText xml:space="preserve"> </w:delText>
        </w:r>
      </w:del>
      <w:hyperlink w:anchor="fig-step">
        <w:del w:id="3174" w:author="PR Preview" w:date="2026-01-01T00:00:00Z">
          <w:r>
            <w:rPr>
              <w:rStyle w:val="Hyperlink"/>
            </w:rPr>
            <w:delText xml:space="preserve">Figure 5</w:delText>
          </w:r>
        </w:del>
      </w:hyperlink>
      <w:del w:id="3175" w:author="PR Preview" w:date="2026-01-01T00:00:00Z">
        <w:r>
          <w:delText xml:space="preserve">.</w:delText>
        </w:r>
      </w:del>
    </w:p>
    <w:p>
      <w:pPr>
        <w:pStyle w:val="BodyText"/>
      </w:pPr>
      <w:del w:id="3176" w:author="PR Preview" w:date="2026-01-01T00:00:00Z">
        <w:r>
          <w:delText xml:space="preserve">Together,</w:delText>
        </w:r>
      </w:del>
      <w:del w:id="3177" w:author="PR Preview" w:date="2026-01-01T00:00:00Z">
        <w:r>
          <w:delText xml:space="preserve"> </w:delText>
        </w:r>
      </w:del>
      <w:hyperlink w:anchor="thm-diff-implies-cont">
        <w:del w:id="3178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3179" w:author="PR Preview" w:date="2026-01-01T00:00:00Z">
        <w:r>
          <w:delText xml:space="preserve"> </w:delText>
        </w:r>
      </w:del>
      <w:del w:id="3180" w:author="PR Preview" w:date="2026-01-01T00:00:00Z">
        <w:r>
          <w:delText xml:space="preserve">and</w:delText>
        </w:r>
      </w:del>
      <w:del w:id="3181" w:author="PR Preview" w:date="2026-01-01T00:00:00Z">
        <w:r>
          <w:delText xml:space="preserve"> </w:delText>
        </w:r>
      </w:del>
      <w:hyperlink w:anchor="thm-cont-implies-int">
        <w:del w:id="3182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3183" w:author="PR Preview" w:date="2026-01-01T00:00:00Z">
        <w:r>
          <w:delText xml:space="preserve"> </w:delText>
        </w:r>
      </w:del>
      <w:del w:id="3184" w:author="PR Preview" w:date="2026-01-01T00:00:00Z">
        <w:r>
          <w:delText xml:space="preserve">establish the chain:</w:delText>
        </w:r>
      </w:del>
    </w:p>
    <w:p>
      <w:pPr>
        <w:pStyle w:val="BodyText"/>
      </w:pPr>
      <w:ins w:id="3185" w:author="PR Preview" w:date="2026-01-01T00:00:00Z">
        <w:r>
          <w:rPr>
            <w:b/>
            <w:bCs/>
          </w:rPr>
          <w:t xml:space="preserve">Example 32 (Continuous, hence integrable: polynomials)</w:t>
        </w:r>
      </w:ins>
      <w:ins w:id="3186" w:author="PR Preview" w:date="2026-01-01T00:00:00Z">
        <w:r>
          <w:t xml:space="preserve"> </w:t>
        </w:r>
      </w:ins>
      <w:ins w:id="3187" w:author="PR Preview" w:date="2026-01-01T00:00:00Z">
        <w:r>
          <w:t xml:space="preserve">Every</w:t>
        </w:r>
      </w:ins>
      <w:ins w:id="3188" w:author="PR Preview" w:date="2026-01-01T00:00:00Z">
        <w:r>
          <w:t xml:space="preserve"> </w:t>
        </w:r>
      </w:ins>
      <w:hyperlink r:id="rId267">
        <w:ins w:id="3189" w:author="PR Preview" w:date="2026-01-01T00:00:00Z">
          <w:r>
            <w:rPr>
              <w:rStyle w:val="Hyperlink"/>
            </w:rPr>
            <w:t xml:space="preserve">polynomial</w:t>
          </w:r>
        </w:ins>
      </w:hyperlink>
      <w:ins w:id="3190" w:author="PR Preview" w:date="2026-01-01T00:00:00Z">
        <w:r>
          <w:t xml:space="preserve"> </w:t>
        </w:r>
      </w:ins>
      <w:ins w:id="3191" w:author="PR Preview" w:date="2026-01-01T00:00:00Z">
        <w:r>
          <w:t xml:space="preserve">is continuous on</w:t>
        </w:r>
      </w:ins>
      <w:ins w:id="3192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3193" w:author="PR Preview" w:date="2026-01-01T00:00:00Z">
        <w:r>
          <w:t xml:space="preserve">,</w:t>
        </w:r>
      </w:ins>
      <w:ins w:id="3194" w:author="PR Preview" w:date="2026-01-01T00:00:00Z">
        <w:r>
          <w:t xml:space="preserve"> </w:t>
        </w:r>
      </w:ins>
      <w:ins w:id="3195" w:author="PR Preview" w:date="2026-01-01T00:00:00Z">
        <w:r>
          <w:t xml:space="preserve">so by</w:t>
        </w:r>
      </w:ins>
      <w:ins w:id="3196" w:author="PR Preview" w:date="2026-01-01T00:00:00Z">
        <w:r>
          <w:t xml:space="preserve"> </w:t>
        </w:r>
      </w:ins>
      <w:hyperlink w:anchor="thm-cont-implies-int">
        <w:ins w:id="3197" w:author="PR Preview" w:date="2026-01-01T00:00:00Z">
          <w:r>
            <w:rPr>
              <w:rStyle w:val="Hyperlink"/>
            </w:rPr>
            <w:t xml:space="preserve">Theorem 19</w:t>
          </w:r>
        </w:ins>
      </w:hyperlink>
      <w:ins w:id="3198" w:author="PR Preview" w:date="2026-01-01T00:00:00Z">
        <w:r>
          <w:t xml:space="preserve"> </w:t>
        </w:r>
      </w:ins>
      <w:ins w:id="3199" w:author="PR Preview" w:date="2026-01-01T00:00:00Z">
        <w:r>
          <w:t xml:space="preserve">every polynomial is integrable on every</w:t>
        </w:r>
      </w:ins>
      <w:ins w:id="3200" w:author="PR Preview" w:date="2026-01-01T00:00:00Z">
        <w:r>
          <w:t xml:space="preserve"> </w:t>
        </w:r>
      </w:ins>
      <w:ins w:id="3201" w:author="PR Preview" w:date="2026-01-01T00:00:00Z">
        <w:r>
          <w:t xml:space="preserve">closed interval</w:t>
        </w:r>
      </w:ins>
      <w:ins w:id="320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203" w:author="PR Preview" w:date="2026-01-01T00:00:00Z">
        <w:r>
          <w:t xml:space="preserve">.</w:t>
        </w:r>
      </w:ins>
    </w:p>
    <w:bookmarkEnd w:id="268"/>
    <w:bookmarkStart w:id="273" w:name="exm-int-not-cont"/>
    <w:p>
      <w:pPr>
        <w:pStyle w:val="BodyText"/>
      </w:pPr>
      <w:ins w:id="3204" w:author="PR Preview" w:date="2026-01-01T00:00:00Z">
        <w:r>
          <w:rPr>
            <w:b/>
            <w:bCs/>
          </w:rPr>
          <w:t xml:space="preserve">Example 33 (Integrable but not continuous: a step function)</w:t>
        </w:r>
      </w:ins>
      <w:ins w:id="3205" w:author="PR Preview" w:date="2026-01-01T00:00:00Z">
        <w:r>
          <w:t xml:space="preserve"> </w:t>
        </w:r>
      </w:ins>
      <w:ins w:id="3206" w:author="PR Preview" w:date="2026-01-01T00:00:00Z">
        <w:r>
          <w:t xml:space="preserve">Let</w:t>
        </w:r>
      </w:ins>
      <w:ins w:id="320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3208" w:author="PR Preview" w:date="2026-01-01T00:00:00Z">
        <w:r>
          <w:t xml:space="preserve"> </w:t>
        </w:r>
      </w:ins>
      <w:ins w:id="3209" w:author="PR Preview" w:date="2026-01-01T00:00:00Z">
        <w:r>
          <w:t xml:space="preserve">for</w:t>
        </w:r>
      </w:ins>
      <w:ins w:id="321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3211" w:author="PR Preview" w:date="2026-01-01T00:00:00Z">
        <w:r>
          <w:t xml:space="preserve"> </w:t>
        </w:r>
      </w:ins>
      <w:ins w:id="3212" w:author="PR Preview" w:date="2026-01-01T00:00:00Z">
        <w:r>
          <w:t xml:space="preserve">and</w:t>
        </w:r>
      </w:ins>
      <w:ins w:id="321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3214" w:author="PR Preview" w:date="2026-01-01T00:00:00Z">
        <w:r>
          <w:t xml:space="preserve"> </w:t>
        </w:r>
      </w:ins>
      <w:ins w:id="3215" w:author="PR Preview" w:date="2026-01-01T00:00:00Z">
        <w:r>
          <w:t xml:space="preserve">for</w:t>
        </w:r>
      </w:ins>
      <w:ins w:id="321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3217" w:author="PR Preview" w:date="2026-01-01T00:00:00Z">
        <w:r>
          <w:t xml:space="preserve">.</w:t>
        </w:r>
      </w:ins>
      <w:ins w:id="3218" w:author="PR Preview" w:date="2026-01-01T00:00:00Z">
        <w:r>
          <w:t xml:space="preserve"> </w:t>
        </w:r>
      </w:ins>
      <w:ins w:id="3219" w:author="PR Preview" w:date="2026-01-01T00:00:00Z">
        <w:r>
          <w:t xml:space="preserve">Then</w:t>
        </w:r>
      </w:ins>
      <w:ins w:id="3220" w:author="PR Preview" w:date="2026-01-01T00:00:00Z">
        <w:r>
          <w:t xml:space="preserve"> </w:t>
        </w:r>
      </w:ins>
      <m:oMath>
        <m:r>
          <m:t>f</m:t>
        </m:r>
      </m:oMath>
      <w:ins w:id="3221" w:author="PR Preview" w:date="2026-01-01T00:00:00Z">
        <w:r>
          <w:t xml:space="preserve"> </w:t>
        </w:r>
      </w:ins>
      <w:ins w:id="3222" w:author="PR Preview" w:date="2026-01-01T00:00:00Z">
        <w:r>
          <w:t xml:space="preserve">has a jump discontinuity (</w:t>
        </w:r>
      </w:ins>
      <w:hyperlink w:anchor="def-jump-discontinuity">
        <w:ins w:id="3223" w:author="PR Preview" w:date="2026-01-01T00:00:00Z">
          <w:r>
            <w:rPr>
              <w:rStyle w:val="Hyperlink"/>
            </w:rPr>
            <w:t xml:space="preserve">Definition 28</w:t>
          </w:r>
        </w:ins>
      </w:hyperlink>
      <w:ins w:id="3224" w:author="PR Preview" w:date="2026-01-01T00:00:00Z">
        <w:r>
          <w:t xml:space="preserve">) at</w:t>
        </w:r>
      </w:ins>
      <w:ins w:id="322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3226" w:author="PR Preview" w:date="2026-01-01T00:00:00Z">
        <w:r>
          <w:t xml:space="preserve">,</w:t>
        </w:r>
      </w:ins>
      <w:ins w:id="3227" w:author="PR Preview" w:date="2026-01-01T00:00:00Z">
        <w:r>
          <w:t xml:space="preserve"> </w:t>
        </w:r>
      </w:ins>
      <w:ins w:id="3228" w:author="PR Preview" w:date="2026-01-01T00:00:00Z">
        <w:r>
          <w:t xml:space="preserve">but it is integrable on</w:t>
        </w:r>
      </w:ins>
      <w:ins w:id="322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23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3231" w:author="PR Preview" w:date="2026-01-01T00:00:00Z">
        <w:r>
          <w:t xml:space="preserve">This counterexample shows that the converse of</w:t>
        </w:r>
      </w:ins>
      <w:ins w:id="3232" w:author="PR Preview" w:date="2026-01-01T00:00:00Z">
        <w:r>
          <w:t xml:space="preserve"> </w:t>
        </w:r>
      </w:ins>
      <w:hyperlink w:anchor="thm-cont-implies-int">
        <w:ins w:id="3233" w:author="PR Preview" w:date="2026-01-01T00:00:00Z">
          <w:r>
            <w:rPr>
              <w:rStyle w:val="Hyperlink"/>
            </w:rPr>
            <w:t xml:space="preserve">Theorem 19</w:t>
          </w:r>
        </w:ins>
      </w:hyperlink>
      <w:ins w:id="3234" w:author="PR Preview" w:date="2026-01-01T00:00:00Z">
        <w:r>
          <w:t xml:space="preserve"> </w:t>
        </w:r>
      </w:ins>
      <w:ins w:id="3235" w:author="PR Preview" w:date="2026-01-01T00:00:00Z">
        <w:r>
          <w:t xml:space="preserve">fails:</w:t>
        </w:r>
      </w:ins>
      <w:ins w:id="3236" w:author="PR Preview" w:date="2026-01-01T00:00:00Z">
        <w:r>
          <w:t xml:space="preserve"> </w:t>
        </w:r>
      </w:ins>
      <w:ins w:id="3237" w:author="PR Preview" w:date="2026-01-01T00:00:00Z">
        <w:r>
          <w:t xml:space="preserve">integrability does not imply continuity.</w:t>
        </w:r>
      </w:ins>
      <w:ins w:id="3238" w:author="PR Preview" w:date="2026-01-01T00:00:00Z">
        <w:r>
          <w:t xml:space="preserve"> </w:t>
        </w:r>
      </w:ins>
      <w:ins w:id="3239" w:author="PR Preview" w:date="2026-01-01T00:00:00Z">
        <w:r>
          <w:t xml:space="preserve">See</w:t>
        </w:r>
      </w:ins>
      <w:ins w:id="3240" w:author="PR Preview" w:date="2026-01-01T00:00:00Z">
        <w:r>
          <w:t xml:space="preserve"> </w:t>
        </w:r>
      </w:ins>
      <w:hyperlink w:anchor="fig-step">
        <w:ins w:id="3241" w:author="PR Preview" w:date="2026-01-01T00:00:00Z">
          <w:r>
            <w:rPr>
              <w:rStyle w:val="Hyperlink"/>
            </w:rPr>
            <w:t xml:space="preserve">Figure 5</w:t>
          </w:r>
        </w:ins>
      </w:hyperlink>
      <w:ins w:id="3242" w:author="PR Preview" w:date="2026-01-01T00:00:00Z">
        <w:r>
          <w:t xml:space="preserve">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ins w:id="3243" w:author="PR Preview" w:date="2026-01-01T00:00:00Z">
        <w:r>
          <w:t xml:space="preserve">Together,</w:t>
        </w:r>
      </w:ins>
      <w:ins w:id="3244" w:author="PR Preview" w:date="2026-01-01T00:00:00Z">
        <w:r>
          <w:t xml:space="preserve"> </w:t>
        </w:r>
      </w:ins>
      <w:hyperlink w:anchor="thm-diff-implies-cont">
        <w:ins w:id="3245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3246" w:author="PR Preview" w:date="2026-01-01T00:00:00Z">
        <w:r>
          <w:t xml:space="preserve"> </w:t>
        </w:r>
      </w:ins>
      <w:ins w:id="3247" w:author="PR Preview" w:date="2026-01-01T00:00:00Z">
        <w:r>
          <w:t xml:space="preserve">and</w:t>
        </w:r>
      </w:ins>
      <w:ins w:id="3248" w:author="PR Preview" w:date="2026-01-01T00:00:00Z">
        <w:r>
          <w:t xml:space="preserve"> </w:t>
        </w:r>
      </w:ins>
      <w:hyperlink w:anchor="thm-cont-implies-int">
        <w:ins w:id="3249" w:author="PR Preview" w:date="2026-01-01T00:00:00Z">
          <w:r>
            <w:rPr>
              <w:rStyle w:val="Hyperlink"/>
            </w:rPr>
            <w:t xml:space="preserve">Theorem 19</w:t>
          </w:r>
        </w:ins>
      </w:hyperlink>
      <w:ins w:id="3250" w:author="PR Preview" w:date="2026-01-01T00:00:00Z">
        <w:r>
          <w:t xml:space="preserve"> </w:t>
        </w:r>
      </w:ins>
      <w:ins w:id="3251" w:author="PR Preview" w:date="2026-01-01T00:00:00Z">
        <w:r>
          <w:t xml:space="preserve">establish the chain: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del w:id="3252" w:author="PR Preview" w:date="2026-01-01T00:00:00Z">
        <w:r>
          <w:rPr>
            <w:b/>
            <w:bCs/>
          </w:rPr>
          <w:delText xml:space="preserve">Theorem 15 (Equal-width Riemann sums converge to the integral)</w:delText>
        </w:r>
      </w:del>
      <w:del w:id="3253" w:author="PR Preview" w:date="2026-01-01T00:00:00Z">
        <w:r>
          <w:delText xml:space="preserve"> </w:delText>
        </w:r>
      </w:del>
      <w:del w:id="3254" w:author="PR Preview" w:date="2026-01-01T00:00:00Z">
        <w:r>
          <w:delText xml:space="preserve">If</w:delText>
        </w:r>
      </w:del>
      <w:del w:id="3255" w:author="PR Preview" w:date="2026-01-01T00:00:00Z">
        <w:r>
          <w:delText xml:space="preserve"> </w:delText>
        </w:r>
      </w:del>
      <m:oMath>
        <m:r>
          <m:t>f</m:t>
        </m:r>
      </m:oMath>
      <w:del w:id="3256" w:author="PR Preview" w:date="2026-01-01T00:00:00Z">
        <w:r>
          <w:delText xml:space="preserve"> </w:delText>
        </w:r>
      </w:del>
      <w:del w:id="3257" w:author="PR Preview" w:date="2026-01-01T00:00:00Z">
        <w:r>
          <w:delText xml:space="preserve">is Riemann integrable on</w:delText>
        </w:r>
      </w:del>
      <w:del w:id="325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259" w:author="PR Preview" w:date="2026-01-01T00:00:00Z">
        <w:r>
          <w:delText xml:space="preserve"> </w:delText>
        </w:r>
      </w:del>
      <w:del w:id="3260" w:author="PR Preview" w:date="2026-01-01T00:00:00Z">
        <w:r>
          <w:delText xml:space="preserve">(</w:delText>
        </w:r>
      </w:del>
      <w:hyperlink w:anchor="def-integrable">
        <w:del w:id="3261" w:author="PR Preview" w:date="2026-01-01T00:00:00Z">
          <w:r>
            <w:rPr>
              <w:rStyle w:val="Hyperlink"/>
            </w:rPr>
            <w:delText xml:space="preserve">Definition 26</w:delText>
          </w:r>
        </w:del>
      </w:hyperlink>
      <w:del w:id="3262" w:author="PR Preview" w:date="2026-01-01T00:00:00Z">
        <w:r>
          <w:delText xml:space="preserve">),</w:delText>
        </w:r>
      </w:del>
      <w:del w:id="3263" w:author="PR Preview" w:date="2026-01-01T00:00:00Z">
        <w:r>
          <w:delText xml:space="preserve"> </w:delText>
        </w:r>
      </w:del>
      <w:del w:id="3264" w:author="PR Preview" w:date="2026-01-01T00:00:00Z">
        <w:r>
          <w:delText xml:space="preserve">then for every choice of the sample points</w:delText>
        </w:r>
      </w:del>
      <w:del w:id="3265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del w:id="3266" w:author="PR Preview" w:date="2026-01-01T00:00:00Z">
        <w:r>
          <w:delText xml:space="preserve">,</w:delText>
        </w:r>
      </w:del>
      <w:del w:id="3267" w:author="PR Preview" w:date="2026-01-01T00:00:00Z">
        <w:r>
          <w:delText xml:space="preserve"> </w:delText>
        </w:r>
      </w:del>
      <w:del w:id="3268" w:author="PR Preview" w:date="2026-01-01T00:00:00Z">
        <w:r>
          <w:delText xml:space="preserve">the equal-width Riemann sums (</w:delText>
        </w:r>
      </w:del>
      <w:hyperlink w:anchor="def-riemann-sum-equal-width">
        <w:del w:id="3269" w:author="PR Preview" w:date="2026-01-01T00:00:00Z">
          <w:r>
            <w:rPr>
              <w:rStyle w:val="Hyperlink"/>
            </w:rPr>
            <w:delText xml:space="preserve">Definition 28</w:delText>
          </w:r>
        </w:del>
      </w:hyperlink>
      <w:del w:id="3270" w:author="PR Preview" w:date="2026-01-01T00:00:00Z">
        <w:r>
          <w:delText xml:space="preserve">) converge to the integral: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271" w:author="PR Preview" w:date="2026-01-01T00:00:00Z">
        <w:r>
          <w:rPr>
            <w:i/>
            <w:iCs/>
          </w:rPr>
          <w:delText xml:space="preserve">Proof</w:delText>
        </w:r>
      </w:del>
      <w:del w:id="3272" w:author="PR Preview" w:date="2026-01-01T00:00:00Z">
        <w:r>
          <w:delText xml:space="preserve">. </w:delText>
        </w:r>
      </w:del>
      <w:del w:id="3273" w:author="PR Preview" w:date="2026-01-01T00:00:00Z">
        <w:r>
          <w:delText xml:space="preserve">The</w:delText>
        </w:r>
      </w:del>
      <w:del w:id="3274" w:author="PR Preview" w:date="2026-01-01T00:00:00Z">
        <w:r>
          <w:delText xml:space="preserve"> </w:delText>
        </w:r>
      </w:del>
      <m:oMath>
        <m:r>
          <m:t>n</m:t>
        </m:r>
      </m:oMath>
      <w:del w:id="3275" w:author="PR Preview" w:date="2026-01-01T00:00:00Z">
        <w:r>
          <w:delText xml:space="preserve"> </w:delText>
        </w:r>
      </w:del>
      <w:del w:id="3276" w:author="PR Preview" w:date="2026-01-01T00:00:00Z">
        <w:r>
          <w:delText xml:space="preserve">equal-width subintervals form a partition of</w:delText>
        </w:r>
      </w:del>
      <w:del w:id="3277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278" w:author="PR Preview" w:date="2026-01-01T00:00:00Z">
        <w:r>
          <w:delText xml:space="preserve"> </w:delText>
        </w:r>
      </w:del>
      <w:del w:id="3279" w:author="PR Preview" w:date="2026-01-01T00:00:00Z">
        <w:r>
          <w:delText xml:space="preserve">whose mesh (</w:delText>
        </w:r>
      </w:del>
      <w:hyperlink w:anchor="def-mesh">
        <w:del w:id="3280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3281" w:author="PR Preview" w:date="2026-01-01T00:00:00Z">
        <w:r>
          <w:delText xml:space="preserve">) is</w:delText>
        </w:r>
      </w:del>
      <w:del w:id="328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del w:id="3283" w:author="PR Preview" w:date="2026-01-01T00:00:00Z">
        <w:r>
          <w:delText xml:space="preserve">,</w:delText>
        </w:r>
      </w:del>
      <w:del w:id="3284" w:author="PR Preview" w:date="2026-01-01T00:00:00Z">
        <w:r>
          <w:delText xml:space="preserve"> </w:delText>
        </w:r>
      </w:del>
      <w:del w:id="3285" w:author="PR Preview" w:date="2026-01-01T00:00:00Z">
        <w:r>
          <w:delText xml:space="preserve">which goes to</w:delText>
        </w:r>
      </w:del>
      <w:del w:id="3286" w:author="PR Preview" w:date="2026-01-01T00:00:00Z">
        <w:r>
          <w:delText xml:space="preserve"> </w:delText>
        </w:r>
      </w:del>
      <m:oMath>
        <m:r>
          <m:t>0</m:t>
        </m:r>
      </m:oMath>
      <w:del w:id="3287" w:author="PR Preview" w:date="2026-01-01T00:00:00Z">
        <w:r>
          <w:delText xml:space="preserve"> </w:delText>
        </w:r>
      </w:del>
      <w:del w:id="3288" w:author="PR Preview" w:date="2026-01-01T00:00:00Z">
        <w:r>
          <w:delText xml:space="preserve">as</w:delText>
        </w:r>
      </w:del>
      <w:del w:id="328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del w:id="3290" w:author="PR Preview" w:date="2026-01-01T00:00:00Z">
        <w:r>
          <w:delText xml:space="preserve">.</w:delText>
        </w:r>
      </w:del>
      <w:del w:id="3291" w:author="PR Preview" w:date="2026-01-01T00:00:00Z">
        <w:r>
          <w:delText xml:space="preserve"> </w:delText>
        </w:r>
      </w:del>
      <w:del w:id="3292" w:author="PR Preview" w:date="2026-01-01T00:00:00Z">
        <w:r>
          <w:delText xml:space="preserve">So</w:delText>
        </w:r>
      </w:del>
      <w:del w:id="3293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</m:oMath>
      <w:del w:id="3294" w:author="PR Preview" w:date="2026-01-01T00:00:00Z">
        <w:r>
          <w:delText xml:space="preserve"> </w:delText>
        </w:r>
      </w:del>
      <w:del w:id="3295" w:author="PR Preview" w:date="2026-01-01T00:00:00Z">
        <w:r>
          <w:delText xml:space="preserve">is one of the sums in the limit that defines the integral</w:delText>
        </w:r>
      </w:del>
      <w:del w:id="3296" w:author="PR Preview" w:date="2026-01-01T00:00:00Z">
        <w:r>
          <w:delText xml:space="preserve"> </w:delText>
        </w:r>
      </w:del>
      <w:del w:id="3297" w:author="PR Preview" w:date="2026-01-01T00:00:00Z">
        <w:r>
          <w:delText xml:space="preserve">(</w:delText>
        </w:r>
      </w:del>
      <w:hyperlink w:anchor="def-riemann-integral">
        <w:del w:id="3298" w:author="PR Preview" w:date="2026-01-01T00:00:00Z">
          <w:r>
            <w:rPr>
              <w:rStyle w:val="Hyperlink"/>
            </w:rPr>
            <w:delText xml:space="preserve">Definition 25</w:delText>
          </w:r>
        </w:del>
      </w:hyperlink>
      <w:del w:id="3299" w:author="PR Preview" w:date="2026-01-01T00:00:00Z">
        <w:r>
          <w:delText xml:space="preserve">),</w:delText>
        </w:r>
      </w:del>
      <w:del w:id="3300" w:author="PR Preview" w:date="2026-01-01T00:00:00Z">
        <w:r>
          <w:delText xml:space="preserve"> </w:delText>
        </w:r>
      </w:del>
      <w:del w:id="3301" w:author="PR Preview" w:date="2026-01-01T00:00:00Z">
        <w:r>
          <w:delText xml:space="preserve">along a sequence of partitions whose mesh goes to</w:delText>
        </w:r>
      </w:del>
      <w:del w:id="3302" w:author="PR Preview" w:date="2026-01-01T00:00:00Z">
        <w:r>
          <w:delText xml:space="preserve"> </w:delText>
        </w:r>
      </w:del>
      <m:oMath>
        <m:r>
          <m:t>0</m:t>
        </m:r>
      </m:oMath>
      <w:del w:id="3303" w:author="PR Preview" w:date="2026-01-01T00:00:00Z">
        <w:r>
          <w:delText xml:space="preserve">,</w:delText>
        </w:r>
      </w:del>
      <w:del w:id="3304" w:author="PR Preview" w:date="2026-01-01T00:00:00Z">
        <w:r>
          <w:delText xml:space="preserve"> </w:delText>
        </w:r>
      </w:del>
      <w:del w:id="3305" w:author="PR Preview" w:date="2026-01-01T00:00:00Z">
        <w:r>
          <w:delText xml:space="preserve">and a limit that has the same value for every choice of partitions</w:delText>
        </w:r>
      </w:del>
      <w:del w:id="3306" w:author="PR Preview" w:date="2026-01-01T00:00:00Z">
        <w:r>
          <w:delText xml:space="preserve"> </w:delText>
        </w:r>
      </w:del>
      <w:del w:id="3307" w:author="PR Preview" w:date="2026-01-01T00:00:00Z">
        <w:r>
          <w:delText xml:space="preserve">has that value along this sequence too.</w:delText>
        </w:r>
      </w:del>
    </w:p>
    <w:p>
      <w:pPr>
        <w:pStyle w:val="BodyText"/>
      </w:pPr>
      <w:del w:id="3308" w:author="PR Preview" w:date="2026-01-01T00:00:00Z">
        <w:r>
          <w:rPr>
            <w:b/>
            <w:bCs/>
          </w:rPr>
          <w:delText xml:space="preserve">Example 34 (Equal-width sums for</w:delText>
        </w:r>
      </w:del>
      <w:del w:id="3309" w:author="PR Preview" w:date="2026-01-01T00:00:00Z">
        <w:r>
          <w:rPr>
            <w:b/>
            <w:bCs/>
          </w:rP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del w:id="3310" w:author="PR Preview" w:date="2026-01-01T00:00:00Z">
        <w:r>
          <w:rPr>
            <w:b/>
            <w:bCs/>
          </w:rPr>
          <w:delText xml:space="preserve">)</w:delText>
        </w:r>
      </w:del>
      <w:del w:id="3311" w:author="PR Preview" w:date="2026-01-01T00:00:00Z">
        <w:r>
          <w:delText xml:space="preserve"> </w:delText>
        </w:r>
      </w:del>
      <w:del w:id="3312" w:author="PR Preview" w:date="2026-01-01T00:00:00Z">
        <w:r>
          <w:delText xml:space="preserve">Let</w:delText>
        </w:r>
      </w:del>
      <w:del w:id="331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del w:id="3314" w:author="PR Preview" w:date="2026-01-01T00:00:00Z">
        <w:r>
          <w:delText xml:space="preserve"> </w:delText>
        </w:r>
      </w:del>
      <w:del w:id="3315" w:author="PR Preview" w:date="2026-01-01T00:00:00Z">
        <w:r>
          <w:delText xml:space="preserve">on</w:delText>
        </w:r>
      </w:del>
      <w:del w:id="331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3317" w:author="PR Preview" w:date="2026-01-01T00:00:00Z">
        <w:r>
          <w:delText xml:space="preserve">,</w:delText>
        </w:r>
      </w:del>
      <w:del w:id="3318" w:author="PR Preview" w:date="2026-01-01T00:00:00Z">
        <w:r>
          <w:delText xml:space="preserve"> </w:delText>
        </w:r>
      </w:del>
      <w:del w:id="3319" w:author="PR Preview" w:date="2026-01-01T00:00:00Z">
        <w:r>
          <w:delText xml:space="preserve">which is continuous and so Riemann integrable (</w:delText>
        </w:r>
      </w:del>
      <w:hyperlink w:anchor="thm-cont-implies-int">
        <w:del w:id="3320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3321" w:author="PR Preview" w:date="2026-01-01T00:00:00Z">
        <w:r>
          <w:delText xml:space="preserve">),</w:delText>
        </w:r>
      </w:del>
      <w:del w:id="3322" w:author="PR Preview" w:date="2026-01-01T00:00:00Z">
        <w:r>
          <w:delText xml:space="preserve"> </w:delText>
        </w:r>
      </w:del>
      <w:del w:id="3323" w:author="PR Preview" w:date="2026-01-01T00:00:00Z">
        <w:r>
          <w:delText xml:space="preserve">and take each sample point at the right end of its subinterval,</w:delText>
        </w:r>
      </w:del>
      <w:del w:id="3324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del w:id="3325" w:author="PR Preview" w:date="2026-01-01T00:00:00Z">
        <w:r>
          <w:delText xml:space="preserve">.</w:delText>
        </w:r>
      </w:del>
      <w:del w:id="3326" w:author="PR Preview" w:date="2026-01-01T00:00:00Z">
        <w:r>
          <w:delText xml:space="preserve"> </w:delText>
        </w:r>
      </w:del>
      <w:del w:id="3327" w:author="PR Preview" w:date="2026-01-01T00:00:00Z">
        <w:r>
          <w:delText xml:space="preserve">With</w:delText>
        </w:r>
      </w:del>
      <w:del w:id="3328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del w:id="3329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330" w:author="PR Preview" w:date="2026-01-01T00:00:00Z">
        <w:r>
          <w:delText xml:space="preserve">So</w:delText>
        </w:r>
      </w:del>
      <w:del w:id="3331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del w:id="3332" w:author="PR Preview" w:date="2026-01-01T00:00:00Z">
        <w:r>
          <w:delText xml:space="preserve">,</w:delText>
        </w:r>
      </w:del>
      <w:del w:id="3333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del w:id="3334" w:author="PR Preview" w:date="2026-01-01T00:00:00Z">
        <w:r>
          <w:delText xml:space="preserve">,</w:delText>
        </w:r>
      </w:del>
      <w:del w:id="3335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del w:id="3336" w:author="PR Preview" w:date="2026-01-01T00:00:00Z">
        <w:r>
          <w:delText xml:space="preserve">,</w:delText>
        </w:r>
      </w:del>
      <w:del w:id="3337" w:author="PR Preview" w:date="2026-01-01T00:00:00Z">
        <w:r>
          <w:delText xml:space="preserve"> </w:delText>
        </w:r>
      </w:del>
      <w:del w:id="3338" w:author="PR Preview" w:date="2026-01-01T00:00:00Z">
        <w:r>
          <w:delText xml:space="preserve">and</w:delText>
        </w:r>
      </w:del>
      <w:del w:id="3339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del w:id="3340" w:author="PR Preview" w:date="2026-01-01T00:00:00Z">
        <w:r>
          <w:delText xml:space="preserve"> </w:delText>
        </w:r>
      </w:del>
      <w:del w:id="3341" w:author="PR Preview" w:date="2026-01-01T00:00:00Z">
        <w:r>
          <w:delText xml:space="preserve">as</w:delText>
        </w:r>
      </w:del>
      <w:del w:id="334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del w:id="3343" w:author="PR Preview" w:date="2026-01-01T00:00:00Z">
        <w:r>
          <w:delText xml:space="preserve">.</w:delText>
        </w:r>
      </w:del>
      <w:del w:id="3344" w:author="PR Preview" w:date="2026-01-01T00:00:00Z">
        <w:r>
          <w:delText xml:space="preserve"> </w:delText>
        </w:r>
      </w:del>
      <w:del w:id="3345" w:author="PR Preview" w:date="2026-01-01T00:00:00Z">
        <w:r>
          <w:delText xml:space="preserve">By</w:delText>
        </w:r>
      </w:del>
      <w:del w:id="3346" w:author="PR Preview" w:date="2026-01-01T00:00:00Z">
        <w:r>
          <w:delText xml:space="preserve"> </w:delText>
        </w:r>
      </w:del>
      <w:hyperlink w:anchor="thm-riemann-general">
        <w:del w:id="3347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3348" w:author="PR Preview" w:date="2026-01-01T00:00:00Z">
        <w:r>
          <w:delText xml:space="preserve">,</w:delText>
        </w:r>
      </w:del>
      <w:del w:id="3349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del w:id="3350" w:author="PR Preview" w:date="2026-01-01T00:00:00Z">
        <w:r>
          <w:delText xml:space="preserve">.</w:delText>
        </w:r>
      </w:del>
    </w:p>
    <w:p>
      <w:pPr>
        <w:pStyle w:val="BodyText"/>
      </w:pPr>
      <w:ins w:id="3351" w:author="PR Preview" w:date="2026-01-01T00:00:00Z">
        <w:r>
          <w:rPr>
            <w:b/>
            <w:bCs/>
          </w:rPr>
          <w:t xml:space="preserve">Theorem 20 (Equal-width Riemann sums converge to the integral)</w:t>
        </w:r>
      </w:ins>
      <w:ins w:id="3352" w:author="PR Preview" w:date="2026-01-01T00:00:00Z">
        <w:r>
          <w:t xml:space="preserve"> </w:t>
        </w:r>
      </w:ins>
      <w:ins w:id="3353" w:author="PR Preview" w:date="2026-01-01T00:00:00Z">
        <w:r>
          <w:t xml:space="preserve">If</w:t>
        </w:r>
      </w:ins>
      <w:ins w:id="3354" w:author="PR Preview" w:date="2026-01-01T00:00:00Z">
        <w:r>
          <w:t xml:space="preserve"> </w:t>
        </w:r>
      </w:ins>
      <m:oMath>
        <m:r>
          <m:t>f</m:t>
        </m:r>
      </m:oMath>
      <w:ins w:id="3355" w:author="PR Preview" w:date="2026-01-01T00:00:00Z">
        <w:r>
          <w:t xml:space="preserve"> </w:t>
        </w:r>
      </w:ins>
      <w:ins w:id="3356" w:author="PR Preview" w:date="2026-01-01T00:00:00Z">
        <w:r>
          <w:t xml:space="preserve">is Riemann integrable on</w:t>
        </w:r>
      </w:ins>
      <w:ins w:id="335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358" w:author="PR Preview" w:date="2026-01-01T00:00:00Z">
        <w:r>
          <w:t xml:space="preserve"> </w:t>
        </w:r>
      </w:ins>
      <w:ins w:id="3359" w:author="PR Preview" w:date="2026-01-01T00:00:00Z">
        <w:r>
          <w:t xml:space="preserve">(</w:t>
        </w:r>
      </w:ins>
      <w:hyperlink w:anchor="def-integrable">
        <w:ins w:id="3360" w:author="PR Preview" w:date="2026-01-01T00:00:00Z">
          <w:r>
            <w:rPr>
              <w:rStyle w:val="Hyperlink"/>
            </w:rPr>
            <w:t xml:space="preserve">Definition 35</w:t>
          </w:r>
        </w:ins>
      </w:hyperlink>
      <w:ins w:id="3361" w:author="PR Preview" w:date="2026-01-01T00:00:00Z">
        <w:r>
          <w:t xml:space="preserve">),</w:t>
        </w:r>
      </w:ins>
      <w:ins w:id="3362" w:author="PR Preview" w:date="2026-01-01T00:00:00Z">
        <w:r>
          <w:t xml:space="preserve"> </w:t>
        </w:r>
      </w:ins>
      <w:ins w:id="3363" w:author="PR Preview" w:date="2026-01-01T00:00:00Z">
        <w:r>
          <w:t xml:space="preserve">then for every choice of the sample points</w:t>
        </w:r>
      </w:ins>
      <w:ins w:id="3364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3365" w:author="PR Preview" w:date="2026-01-01T00:00:00Z">
        <w:r>
          <w:t xml:space="preserve">,</w:t>
        </w:r>
      </w:ins>
      <w:ins w:id="3366" w:author="PR Preview" w:date="2026-01-01T00:00:00Z">
        <w:r>
          <w:t xml:space="preserve"> </w:t>
        </w:r>
      </w:ins>
      <w:ins w:id="3367" w:author="PR Preview" w:date="2026-01-01T00:00:00Z">
        <w:r>
          <w:t xml:space="preserve">the equal-width Riemann sums (</w:t>
        </w:r>
      </w:ins>
      <w:hyperlink w:anchor="def-riemann-sum-equal-width">
        <w:ins w:id="3368" w:author="PR Preview" w:date="2026-01-01T00:00:00Z">
          <w:r>
            <w:rPr>
              <w:rStyle w:val="Hyperlink"/>
            </w:rPr>
            <w:t xml:space="preserve">Definition 37</w:t>
          </w:r>
        </w:ins>
      </w:hyperlink>
      <w:ins w:id="3369" w:author="PR Preview" w:date="2026-01-01T00:00:00Z">
        <w:r>
          <w:t xml:space="preserve">) converge to the integral: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ins w:id="3370" w:author="PR Preview" w:date="2026-01-01T00:00:00Z">
        <w:r>
          <w:rPr>
            <w:i/>
            <w:iCs/>
          </w:rPr>
          <w:t xml:space="preserve">Proof</w:t>
        </w:r>
      </w:ins>
      <w:ins w:id="3371" w:author="PR Preview" w:date="2026-01-01T00:00:00Z">
        <w:r>
          <w:t xml:space="preserve">. </w:t>
        </w:r>
      </w:ins>
      <w:ins w:id="3372" w:author="PR Preview" w:date="2026-01-01T00:00:00Z">
        <w:r>
          <w:t xml:space="preserve">The</w:t>
        </w:r>
      </w:ins>
      <w:ins w:id="3373" w:author="PR Preview" w:date="2026-01-01T00:00:00Z">
        <w:r>
          <w:t xml:space="preserve"> </w:t>
        </w:r>
      </w:ins>
      <m:oMath>
        <m:r>
          <m:t>n</m:t>
        </m:r>
      </m:oMath>
      <w:ins w:id="3374" w:author="PR Preview" w:date="2026-01-01T00:00:00Z">
        <w:r>
          <w:t xml:space="preserve"> </w:t>
        </w:r>
      </w:ins>
      <w:ins w:id="3375" w:author="PR Preview" w:date="2026-01-01T00:00:00Z">
        <w:r>
          <w:t xml:space="preserve">equal-width subintervals form a partition of</w:t>
        </w:r>
      </w:ins>
      <w:ins w:id="337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377" w:author="PR Preview" w:date="2026-01-01T00:00:00Z">
        <w:r>
          <w:t xml:space="preserve"> </w:t>
        </w:r>
      </w:ins>
      <w:ins w:id="3378" w:author="PR Preview" w:date="2026-01-01T00:00:00Z">
        <w:r>
          <w:t xml:space="preserve">whose mesh (</w:t>
        </w:r>
      </w:ins>
      <w:hyperlink w:anchor="def-mesh">
        <w:ins w:id="3379" w:author="PR Preview" w:date="2026-01-01T00:00:00Z">
          <w:r>
            <w:rPr>
              <w:rStyle w:val="Hyperlink"/>
            </w:rPr>
            <w:t xml:space="preserve">Definition 31</w:t>
          </w:r>
        </w:ins>
      </w:hyperlink>
      <w:ins w:id="3380" w:author="PR Preview" w:date="2026-01-01T00:00:00Z">
        <w:r>
          <w:t xml:space="preserve">) is</w:t>
        </w:r>
      </w:ins>
      <w:ins w:id="338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ins w:id="3382" w:author="PR Preview" w:date="2026-01-01T00:00:00Z">
        <w:r>
          <w:t xml:space="preserve">,</w:t>
        </w:r>
      </w:ins>
      <w:ins w:id="3383" w:author="PR Preview" w:date="2026-01-01T00:00:00Z">
        <w:r>
          <w:t xml:space="preserve"> </w:t>
        </w:r>
      </w:ins>
      <w:ins w:id="3384" w:author="PR Preview" w:date="2026-01-01T00:00:00Z">
        <w:r>
          <w:t xml:space="preserve">which goes to</w:t>
        </w:r>
      </w:ins>
      <w:ins w:id="3385" w:author="PR Preview" w:date="2026-01-01T00:00:00Z">
        <w:r>
          <w:t xml:space="preserve"> </w:t>
        </w:r>
      </w:ins>
      <m:oMath>
        <m:r>
          <m:t>0</m:t>
        </m:r>
      </m:oMath>
      <w:ins w:id="3386" w:author="PR Preview" w:date="2026-01-01T00:00:00Z">
        <w:r>
          <w:t xml:space="preserve"> </w:t>
        </w:r>
      </w:ins>
      <w:ins w:id="3387" w:author="PR Preview" w:date="2026-01-01T00:00:00Z">
        <w:r>
          <w:t xml:space="preserve">as</w:t>
        </w:r>
      </w:ins>
      <w:ins w:id="338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ins w:id="3389" w:author="PR Preview" w:date="2026-01-01T00:00:00Z">
        <w:r>
          <w:t xml:space="preserve">.</w:t>
        </w:r>
      </w:ins>
      <w:ins w:id="3390" w:author="PR Preview" w:date="2026-01-01T00:00:00Z">
        <w:r>
          <w:t xml:space="preserve"> </w:t>
        </w:r>
      </w:ins>
      <w:ins w:id="3391" w:author="PR Preview" w:date="2026-01-01T00:00:00Z">
        <w:r>
          <w:t xml:space="preserve">So</w:t>
        </w:r>
      </w:ins>
      <w:ins w:id="3392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</m:oMath>
      <w:ins w:id="3393" w:author="PR Preview" w:date="2026-01-01T00:00:00Z">
        <w:r>
          <w:t xml:space="preserve"> </w:t>
        </w:r>
      </w:ins>
      <w:ins w:id="3394" w:author="PR Preview" w:date="2026-01-01T00:00:00Z">
        <w:r>
          <w:t xml:space="preserve">is one of the sums in the limit that defines the integral</w:t>
        </w:r>
      </w:ins>
      <w:ins w:id="3395" w:author="PR Preview" w:date="2026-01-01T00:00:00Z">
        <w:r>
          <w:t xml:space="preserve"> </w:t>
        </w:r>
      </w:ins>
      <w:ins w:id="3396" w:author="PR Preview" w:date="2026-01-01T00:00:00Z">
        <w:r>
          <w:t xml:space="preserve">(</w:t>
        </w:r>
      </w:ins>
      <w:hyperlink w:anchor="def-riemann-integral">
        <w:ins w:id="3397" w:author="PR Preview" w:date="2026-01-01T00:00:00Z">
          <w:r>
            <w:rPr>
              <w:rStyle w:val="Hyperlink"/>
            </w:rPr>
            <w:t xml:space="preserve">Definition 34</w:t>
          </w:r>
        </w:ins>
      </w:hyperlink>
      <w:ins w:id="3398" w:author="PR Preview" w:date="2026-01-01T00:00:00Z">
        <w:r>
          <w:t xml:space="preserve">),</w:t>
        </w:r>
      </w:ins>
      <w:ins w:id="3399" w:author="PR Preview" w:date="2026-01-01T00:00:00Z">
        <w:r>
          <w:t xml:space="preserve"> </w:t>
        </w:r>
      </w:ins>
      <w:ins w:id="3400" w:author="PR Preview" w:date="2026-01-01T00:00:00Z">
        <w:r>
          <w:t xml:space="preserve">along a sequence of partitions whose mesh goes to</w:t>
        </w:r>
      </w:ins>
      <w:ins w:id="3401" w:author="PR Preview" w:date="2026-01-01T00:00:00Z">
        <w:r>
          <w:t xml:space="preserve"> </w:t>
        </w:r>
      </w:ins>
      <m:oMath>
        <m:r>
          <m:t>0</m:t>
        </m:r>
      </m:oMath>
      <w:ins w:id="3402" w:author="PR Preview" w:date="2026-01-01T00:00:00Z">
        <w:r>
          <w:t xml:space="preserve">,</w:t>
        </w:r>
      </w:ins>
      <w:ins w:id="3403" w:author="PR Preview" w:date="2026-01-01T00:00:00Z">
        <w:r>
          <w:t xml:space="preserve"> </w:t>
        </w:r>
      </w:ins>
      <w:ins w:id="3404" w:author="PR Preview" w:date="2026-01-01T00:00:00Z">
        <w:r>
          <w:t xml:space="preserve">and a limit that has the same value for every choice of partitions</w:t>
        </w:r>
      </w:ins>
      <w:ins w:id="3405" w:author="PR Preview" w:date="2026-01-01T00:00:00Z">
        <w:r>
          <w:t xml:space="preserve"> </w:t>
        </w:r>
      </w:ins>
      <w:ins w:id="3406" w:author="PR Preview" w:date="2026-01-01T00:00:00Z">
        <w:r>
          <w:t xml:space="preserve">has that value along this sequence too.</w:t>
        </w:r>
      </w:ins>
    </w:p>
    <w:bookmarkStart w:id="275" w:name="exm-riemann-equal-width"/>
    <w:p>
      <w:pPr>
        <w:pStyle w:val="BodyText"/>
      </w:pPr>
      <w:ins w:id="3407" w:author="PR Preview" w:date="2026-01-01T00:00:00Z">
        <w:r>
          <w:rPr>
            <w:b/>
            <w:bCs/>
          </w:rPr>
          <w:t xml:space="preserve">Example 34 (Equal-width sums for</w:t>
        </w:r>
      </w:ins>
      <w:ins w:id="3408" w:author="PR Preview" w:date="2026-01-01T00:00:00Z">
        <w:r>
          <w:rPr>
            <w:b/>
            <w:bCs/>
          </w:rP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ins w:id="3409" w:author="PR Preview" w:date="2026-01-01T00:00:00Z">
        <w:r>
          <w:rPr>
            <w:b/>
            <w:bCs/>
          </w:rPr>
          <w:t xml:space="preserve">)</w:t>
        </w:r>
      </w:ins>
      <w:ins w:id="3410" w:author="PR Preview" w:date="2026-01-01T00:00:00Z">
        <w:r>
          <w:t xml:space="preserve"> </w:t>
        </w:r>
      </w:ins>
      <w:ins w:id="3411" w:author="PR Preview" w:date="2026-01-01T00:00:00Z">
        <w:r>
          <w:t xml:space="preserve">Let</w:t>
        </w:r>
      </w:ins>
      <w:ins w:id="341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ins w:id="3413" w:author="PR Preview" w:date="2026-01-01T00:00:00Z">
        <w:r>
          <w:t xml:space="preserve"> </w:t>
        </w:r>
      </w:ins>
      <w:ins w:id="3414" w:author="PR Preview" w:date="2026-01-01T00:00:00Z">
        <w:r>
          <w:t xml:space="preserve">on</w:t>
        </w:r>
      </w:ins>
      <w:ins w:id="341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416" w:author="PR Preview" w:date="2026-01-01T00:00:00Z">
        <w:r>
          <w:t xml:space="preserve">,</w:t>
        </w:r>
      </w:ins>
      <w:ins w:id="3417" w:author="PR Preview" w:date="2026-01-01T00:00:00Z">
        <w:r>
          <w:t xml:space="preserve"> </w:t>
        </w:r>
      </w:ins>
      <w:ins w:id="3418" w:author="PR Preview" w:date="2026-01-01T00:00:00Z">
        <w:r>
          <w:t xml:space="preserve">which is continuous and so Riemann integrable (</w:t>
        </w:r>
      </w:ins>
      <w:hyperlink w:anchor="thm-cont-implies-int">
        <w:ins w:id="3419" w:author="PR Preview" w:date="2026-01-01T00:00:00Z">
          <w:r>
            <w:rPr>
              <w:rStyle w:val="Hyperlink"/>
            </w:rPr>
            <w:t xml:space="preserve">Theorem 19</w:t>
          </w:r>
        </w:ins>
      </w:hyperlink>
      <w:ins w:id="3420" w:author="PR Preview" w:date="2026-01-01T00:00:00Z">
        <w:r>
          <w:t xml:space="preserve">),</w:t>
        </w:r>
      </w:ins>
      <w:ins w:id="3421" w:author="PR Preview" w:date="2026-01-01T00:00:00Z">
        <w:r>
          <w:t xml:space="preserve"> </w:t>
        </w:r>
      </w:ins>
      <w:ins w:id="3422" w:author="PR Preview" w:date="2026-01-01T00:00:00Z">
        <w:r>
          <w:t xml:space="preserve">and take each sample point at the right end of its subinterval,</w:t>
        </w:r>
      </w:ins>
      <w:ins w:id="3423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ins w:id="3424" w:author="PR Preview" w:date="2026-01-01T00:00:00Z">
        <w:r>
          <w:t xml:space="preserve">.</w:t>
        </w:r>
      </w:ins>
      <w:ins w:id="3425" w:author="PR Preview" w:date="2026-01-01T00:00:00Z">
        <w:r>
          <w:t xml:space="preserve"> </w:t>
        </w:r>
      </w:ins>
      <w:ins w:id="3426" w:author="PR Preview" w:date="2026-01-01T00:00:00Z">
        <w:r>
          <w:t xml:space="preserve">With</w:t>
        </w:r>
      </w:ins>
      <w:ins w:id="3427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ins w:id="342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3429" w:author="PR Preview" w:date="2026-01-01T00:00:00Z">
        <w:r>
          <w:t xml:space="preserve">So</w:t>
        </w:r>
      </w:ins>
      <w:ins w:id="3430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ins w:id="3431" w:author="PR Preview" w:date="2026-01-01T00:00:00Z">
        <w:r>
          <w:t xml:space="preserve">,</w:t>
        </w:r>
      </w:ins>
      <w:ins w:id="3432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ins w:id="3433" w:author="PR Preview" w:date="2026-01-01T00:00:00Z">
        <w:r>
          <w:t xml:space="preserve">,</w:t>
        </w:r>
      </w:ins>
      <w:ins w:id="3434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ins w:id="3435" w:author="PR Preview" w:date="2026-01-01T00:00:00Z">
        <w:r>
          <w:t xml:space="preserve">,</w:t>
        </w:r>
      </w:ins>
      <w:ins w:id="3436" w:author="PR Preview" w:date="2026-01-01T00:00:00Z">
        <w:r>
          <w:t xml:space="preserve"> </w:t>
        </w:r>
      </w:ins>
      <w:ins w:id="3437" w:author="PR Preview" w:date="2026-01-01T00:00:00Z">
        <w:r>
          <w:t xml:space="preserve">and</w:t>
        </w:r>
      </w:ins>
      <w:ins w:id="3438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ins w:id="3439" w:author="PR Preview" w:date="2026-01-01T00:00:00Z">
        <w:r>
          <w:t xml:space="preserve"> </w:t>
        </w:r>
      </w:ins>
      <w:ins w:id="3440" w:author="PR Preview" w:date="2026-01-01T00:00:00Z">
        <w:r>
          <w:t xml:space="preserve">as</w:t>
        </w:r>
      </w:ins>
      <w:ins w:id="344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ins w:id="3442" w:author="PR Preview" w:date="2026-01-01T00:00:00Z">
        <w:r>
          <w:t xml:space="preserve">.</w:t>
        </w:r>
      </w:ins>
      <w:ins w:id="3443" w:author="PR Preview" w:date="2026-01-01T00:00:00Z">
        <w:r>
          <w:t xml:space="preserve"> </w:t>
        </w:r>
      </w:ins>
      <w:ins w:id="3444" w:author="PR Preview" w:date="2026-01-01T00:00:00Z">
        <w:r>
          <w:t xml:space="preserve">By</w:t>
        </w:r>
      </w:ins>
      <w:ins w:id="3445" w:author="PR Preview" w:date="2026-01-01T00:00:00Z">
        <w:r>
          <w:t xml:space="preserve"> </w:t>
        </w:r>
      </w:ins>
      <w:hyperlink w:anchor="thm-riemann-general">
        <w:ins w:id="3446" w:author="PR Preview" w:date="2026-01-01T00:00:00Z">
          <w:r>
            <w:rPr>
              <w:rStyle w:val="Hyperlink"/>
            </w:rPr>
            <w:t xml:space="preserve">Theorem 20</w:t>
          </w:r>
        </w:ins>
      </w:hyperlink>
      <w:ins w:id="3447" w:author="PR Preview" w:date="2026-01-01T00:00:00Z">
        <w:r>
          <w:t xml:space="preserve">,</w:t>
        </w:r>
      </w:ins>
      <w:ins w:id="3448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ins w:id="3449" w:author="PR Preview" w:date="2026-01-01T00:00:00Z">
        <w:r>
          <w:t xml:space="preserve">.</w:t>
        </w:r>
      </w:ins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del w:id="3450" w:author="PR Preview" w:date="2026-01-01T00:00:00Z">
        <w:r>
          <w:rPr>
            <w:b/>
            <w:bCs/>
          </w:rPr>
          <w:delText xml:space="preserve">Definition 29 (Accumulation function)</w:delText>
        </w:r>
      </w:del>
      <w:del w:id="3451" w:author="PR Preview" w:date="2026-01-01T00:00:00Z">
        <w:r>
          <w:delText xml:space="preserve"> </w:delText>
        </w:r>
      </w:del>
      <w:del w:id="3452" w:author="PR Preview" w:date="2026-01-01T00:00:00Z">
        <w:r>
          <w:delText xml:space="preserve">Let</w:delText>
        </w:r>
      </w:del>
      <w:del w:id="3453" w:author="PR Preview" w:date="2026-01-01T00:00:00Z">
        <w:r>
          <w:delText xml:space="preserve"> </w:delText>
        </w:r>
      </w:del>
      <m:oMath>
        <m:r>
          <m:t>f</m:t>
        </m:r>
      </m:oMath>
      <w:del w:id="3454" w:author="PR Preview" w:date="2026-01-01T00:00:00Z">
        <w:r>
          <w:delText xml:space="preserve"> </w:delText>
        </w:r>
      </w:del>
      <w:del w:id="3455" w:author="PR Preview" w:date="2026-01-01T00:00:00Z">
        <w:r>
          <w:delText xml:space="preserve">be Riemann integrable on</w:delText>
        </w:r>
      </w:del>
      <w:del w:id="345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457" w:author="PR Preview" w:date="2026-01-01T00:00:00Z">
        <w:r>
          <w:delText xml:space="preserve"> </w:delText>
        </w:r>
      </w:del>
      <w:del w:id="3458" w:author="PR Preview" w:date="2026-01-01T00:00:00Z">
        <w:r>
          <w:delText xml:space="preserve">(</w:delText>
        </w:r>
      </w:del>
      <w:hyperlink w:anchor="def-integrable">
        <w:del w:id="3459" w:author="PR Preview" w:date="2026-01-01T00:00:00Z">
          <w:r>
            <w:rPr>
              <w:rStyle w:val="Hyperlink"/>
            </w:rPr>
            <w:delText xml:space="preserve">Definition 26</w:delText>
          </w:r>
        </w:del>
      </w:hyperlink>
      <w:del w:id="3460" w:author="PR Preview" w:date="2026-01-01T00:00:00Z">
        <w:r>
          <w:delText xml:space="preserve">).</w:delText>
        </w:r>
      </w:del>
      <w:del w:id="3461" w:author="PR Preview" w:date="2026-01-01T00:00:00Z">
        <w:r>
          <w:delText xml:space="preserve"> </w:delText>
        </w:r>
      </w:del>
      <w:del w:id="3462" w:author="PR Preview" w:date="2026-01-01T00:00:00Z">
        <w:r>
          <w:delText xml:space="preserve">The</w:delText>
        </w:r>
      </w:del>
      <w:del w:id="3463" w:author="PR Preview" w:date="2026-01-01T00:00:00Z">
        <w:r>
          <w:delText xml:space="preserve"> </w:delText>
        </w:r>
      </w:del>
      <w:del w:id="3464" w:author="PR Preview" w:date="2026-01-01T00:00:00Z">
        <w:r>
          <w:rPr>
            <w:b/>
            <w:bCs/>
          </w:rPr>
          <w:delText xml:space="preserve">accumulation function</w:delText>
        </w:r>
      </w:del>
      <w:del w:id="3465" w:author="PR Preview" w:date="2026-01-01T00:00:00Z">
        <w:r>
          <w:delText xml:space="preserve"> </w:delText>
        </w:r>
      </w:del>
      <w:del w:id="3466" w:author="PR Preview" w:date="2026-01-01T00:00:00Z">
        <w:r>
          <w:delText xml:space="preserve">of</w:delText>
        </w:r>
      </w:del>
      <w:del w:id="3467" w:author="PR Preview" w:date="2026-01-01T00:00:00Z">
        <w:r>
          <w:delText xml:space="preserve"> </w:delText>
        </w:r>
      </w:del>
      <m:oMath>
        <m:r>
          <m:t>f</m:t>
        </m:r>
      </m:oMath>
      <w:del w:id="3468" w:author="PR Preview" w:date="2026-01-01T00:00:00Z">
        <w:r>
          <w:delText xml:space="preserve"> </w:delText>
        </w:r>
      </w:del>
      <w:del w:id="3469" w:author="PR Preview" w:date="2026-01-01T00:00:00Z">
        <w:r>
          <w:delText xml:space="preserve">from</w:delText>
        </w:r>
      </w:del>
      <w:del w:id="3470" w:author="PR Preview" w:date="2026-01-01T00:00:00Z">
        <w:r>
          <w:delText xml:space="preserve"> </w:delText>
        </w:r>
      </w:del>
      <m:oMath>
        <m:r>
          <m:t>a</m:t>
        </m:r>
      </m:oMath>
      <w:del w:id="3471" w:author="PR Preview" w:date="2026-01-01T00:00:00Z">
        <w:r>
          <w:delText xml:space="preserve"> </w:delText>
        </w:r>
      </w:del>
      <w:del w:id="3472" w:author="PR Preview" w:date="2026-01-01T00:00:00Z">
        <w:r>
          <w:delText xml:space="preserve">is the function</w:delText>
        </w:r>
      </w:del>
      <w:del w:id="3473" w:author="PR Preview" w:date="2026-01-01T00:00:00Z">
        <w:r>
          <w:delText xml:space="preserve"> </w:delText>
        </w:r>
      </w:del>
      <m:oMath>
        <m:r>
          <m:t>F</m:t>
        </m:r>
      </m:oMath>
      <w:del w:id="3474" w:author="PR Preview" w:date="2026-01-01T00:00:00Z">
        <w:r>
          <w:delText xml:space="preserve"> </w:delText>
        </w:r>
      </w:del>
      <w:del w:id="3475" w:author="PR Preview" w:date="2026-01-01T00:00:00Z">
        <w:r>
          <w:delText xml:space="preserve">on</w:delText>
        </w:r>
      </w:del>
      <w:del w:id="347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477" w:author="PR Preview" w:date="2026-01-01T00:00:00Z">
        <w:r>
          <w:delText xml:space="preserve"> </w:delText>
        </w:r>
      </w:del>
      <w:del w:id="3478" w:author="PR Preview" w:date="2026-01-01T00:00:00Z">
        <w:r>
          <w:delText xml:space="preserve">with</w:delText>
        </w:r>
      </w:del>
      <w:del w:id="347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del w:id="3480" w:author="PR Preview" w:date="2026-01-01T00:00:00Z">
        <w:r>
          <w:delText xml:space="preserve"> </w:delText>
        </w:r>
      </w:del>
      <w:del w:id="3481" w:author="PR Preview" w:date="2026-01-01T00:00:00Z">
        <w:r>
          <w:delText xml:space="preserve">and</w:delText>
        </w:r>
      </w:del>
    </w:p>
    <w:p>
      <w:pPr>
        <w:pStyle w:val="FirstParagraph"/>
      </w:pPr>
      <w:ins w:id="3482" w:author="PR Preview" w:date="2026-01-01T00:00:00Z">
        <w:r>
          <w:rPr>
            <w:b/>
            <w:bCs/>
          </w:rPr>
          <w:t xml:space="preserve">Definition 38 (Accumulation function)</w:t>
        </w:r>
      </w:ins>
      <w:ins w:id="3483" w:author="PR Preview" w:date="2026-01-01T00:00:00Z">
        <w:r>
          <w:t xml:space="preserve"> </w:t>
        </w:r>
      </w:ins>
      <w:ins w:id="3484" w:author="PR Preview" w:date="2026-01-01T00:00:00Z">
        <w:r>
          <w:t xml:space="preserve">Let</w:t>
        </w:r>
      </w:ins>
      <w:ins w:id="3485" w:author="PR Preview" w:date="2026-01-01T00:00:00Z">
        <w:r>
          <w:t xml:space="preserve"> </w:t>
        </w:r>
      </w:ins>
      <m:oMath>
        <m:r>
          <m:t>f</m:t>
        </m:r>
      </m:oMath>
      <w:ins w:id="3486" w:author="PR Preview" w:date="2026-01-01T00:00:00Z">
        <w:r>
          <w:t xml:space="preserve"> </w:t>
        </w:r>
      </w:ins>
      <w:ins w:id="3487" w:author="PR Preview" w:date="2026-01-01T00:00:00Z">
        <w:r>
          <w:t xml:space="preserve">be Riemann integrable on</w:t>
        </w:r>
      </w:ins>
      <w:ins w:id="348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489" w:author="PR Preview" w:date="2026-01-01T00:00:00Z">
        <w:r>
          <w:t xml:space="preserve"> </w:t>
        </w:r>
      </w:ins>
      <w:ins w:id="3490" w:author="PR Preview" w:date="2026-01-01T00:00:00Z">
        <w:r>
          <w:t xml:space="preserve">(</w:t>
        </w:r>
      </w:ins>
      <w:hyperlink w:anchor="def-integrable">
        <w:ins w:id="3491" w:author="PR Preview" w:date="2026-01-01T00:00:00Z">
          <w:r>
            <w:rPr>
              <w:rStyle w:val="Hyperlink"/>
            </w:rPr>
            <w:t xml:space="preserve">Definition 35</w:t>
          </w:r>
        </w:ins>
      </w:hyperlink>
      <w:ins w:id="3492" w:author="PR Preview" w:date="2026-01-01T00:00:00Z">
        <w:r>
          <w:t xml:space="preserve">).</w:t>
        </w:r>
      </w:ins>
      <w:ins w:id="3493" w:author="PR Preview" w:date="2026-01-01T00:00:00Z">
        <w:r>
          <w:t xml:space="preserve"> </w:t>
        </w:r>
      </w:ins>
      <w:ins w:id="3494" w:author="PR Preview" w:date="2026-01-01T00:00:00Z">
        <w:r>
          <w:t xml:space="preserve">The</w:t>
        </w:r>
      </w:ins>
      <w:ins w:id="3495" w:author="PR Preview" w:date="2026-01-01T00:00:00Z">
        <w:r>
          <w:t xml:space="preserve"> </w:t>
        </w:r>
      </w:ins>
      <w:ins w:id="3496" w:author="PR Preview" w:date="2026-01-01T00:00:00Z">
        <w:r>
          <w:rPr>
            <w:b/>
            <w:bCs/>
          </w:rPr>
          <w:t xml:space="preserve">accumulation function</w:t>
        </w:r>
      </w:ins>
      <w:ins w:id="3497" w:author="PR Preview" w:date="2026-01-01T00:00:00Z">
        <w:r>
          <w:t xml:space="preserve"> </w:t>
        </w:r>
      </w:ins>
      <w:ins w:id="3498" w:author="PR Preview" w:date="2026-01-01T00:00:00Z">
        <w:r>
          <w:t xml:space="preserve">of</w:t>
        </w:r>
      </w:ins>
      <w:ins w:id="3499" w:author="PR Preview" w:date="2026-01-01T00:00:00Z">
        <w:r>
          <w:t xml:space="preserve"> </w:t>
        </w:r>
      </w:ins>
      <m:oMath>
        <m:r>
          <m:t>f</m:t>
        </m:r>
      </m:oMath>
      <w:ins w:id="3500" w:author="PR Preview" w:date="2026-01-01T00:00:00Z">
        <w:r>
          <w:t xml:space="preserve"> </w:t>
        </w:r>
      </w:ins>
      <w:ins w:id="3501" w:author="PR Preview" w:date="2026-01-01T00:00:00Z">
        <w:r>
          <w:t xml:space="preserve">from</w:t>
        </w:r>
      </w:ins>
      <w:ins w:id="3502" w:author="PR Preview" w:date="2026-01-01T00:00:00Z">
        <w:r>
          <w:t xml:space="preserve"> </w:t>
        </w:r>
      </w:ins>
      <m:oMath>
        <m:r>
          <m:t>a</m:t>
        </m:r>
      </m:oMath>
      <w:ins w:id="3503" w:author="PR Preview" w:date="2026-01-01T00:00:00Z">
        <w:r>
          <w:t xml:space="preserve"> </w:t>
        </w:r>
      </w:ins>
      <w:ins w:id="3504" w:author="PR Preview" w:date="2026-01-01T00:00:00Z">
        <w:r>
          <w:t xml:space="preserve">is the function</w:t>
        </w:r>
      </w:ins>
      <w:ins w:id="3505" w:author="PR Preview" w:date="2026-01-01T00:00:00Z">
        <w:r>
          <w:t xml:space="preserve"> </w:t>
        </w:r>
      </w:ins>
      <m:oMath>
        <m:r>
          <m:t>F</m:t>
        </m:r>
      </m:oMath>
      <w:ins w:id="3506" w:author="PR Preview" w:date="2026-01-01T00:00:00Z">
        <w:r>
          <w:t xml:space="preserve"> </w:t>
        </w:r>
      </w:ins>
      <w:ins w:id="3507" w:author="PR Preview" w:date="2026-01-01T00:00:00Z">
        <w:r>
          <w:t xml:space="preserve">on</w:t>
        </w:r>
      </w:ins>
      <w:ins w:id="350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509" w:author="PR Preview" w:date="2026-01-01T00:00:00Z">
        <w:r>
          <w:t xml:space="preserve"> </w:t>
        </w:r>
      </w:ins>
      <w:ins w:id="3510" w:author="PR Preview" w:date="2026-01-01T00:00:00Z">
        <w:r>
          <w:t xml:space="preserve">with</w:t>
        </w:r>
      </w:ins>
      <w:ins w:id="351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ins w:id="3512" w:author="PR Preview" w:date="2026-01-01T00:00:00Z">
        <w:r>
          <w:t xml:space="preserve"> </w:t>
        </w:r>
      </w:ins>
      <w:ins w:id="3513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del w:id="3514" w:author="PR Preview" w:date="2026-01-01T00:00:00Z">
        <w:r>
          <w:rPr>
            <w:b/>
            <w:bCs/>
          </w:rPr>
          <w:delText xml:space="preserve">Theorem 16 (Fundamental Theorem of Calculus, Part 1 (derivative of an integral))</w:delText>
        </w:r>
      </w:del>
      <w:del w:id="3515" w:author="PR Preview" w:date="2026-01-01T00:00:00Z">
        <w:r>
          <w:delText xml:space="preserve"> </w:delText>
        </w:r>
      </w:del>
      <w:del w:id="3516" w:author="PR Preview" w:date="2026-01-01T00:00:00Z">
        <w:r>
          <w:delText xml:space="preserve">Let</w:delText>
        </w:r>
      </w:del>
      <w:del w:id="3517" w:author="PR Preview" w:date="2026-01-01T00:00:00Z">
        <w:r>
          <w:delText xml:space="preserve"> </w:delText>
        </w:r>
      </w:del>
      <m:oMath>
        <m:r>
          <m:t>f</m:t>
        </m:r>
      </m:oMath>
      <w:del w:id="3518" w:author="PR Preview" w:date="2026-01-01T00:00:00Z">
        <w:r>
          <w:delText xml:space="preserve"> </w:delText>
        </w:r>
      </w:del>
      <w:del w:id="3519" w:author="PR Preview" w:date="2026-01-01T00:00:00Z">
        <w:r>
          <w:delText xml:space="preserve">be a continuous function on a closed interval</w:delText>
        </w:r>
      </w:del>
      <w:del w:id="352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521" w:author="PR Preview" w:date="2026-01-01T00:00:00Z">
        <w:r>
          <w:delText xml:space="preserve">.</w:delText>
        </w:r>
      </w:del>
      <w:del w:id="3522" w:author="PR Preview" w:date="2026-01-01T00:00:00Z">
        <w:r>
          <w:delText xml:space="preserve"> </w:delText>
        </w:r>
      </w:del>
      <w:del w:id="3523" w:author="PR Preview" w:date="2026-01-01T00:00:00Z">
        <w:r>
          <w:delText xml:space="preserve">Let</w:delText>
        </w:r>
      </w:del>
      <w:del w:id="352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del w:id="3525" w:author="PR Preview" w:date="2026-01-01T00:00:00Z">
        <w:r>
          <w:delText xml:space="preserve"> </w:delText>
        </w:r>
      </w:del>
      <w:del w:id="3526" w:author="PR Preview" w:date="2026-01-01T00:00:00Z">
        <w:r>
          <w:delText xml:space="preserve">for</w:delText>
        </w:r>
      </w:del>
      <w:del w:id="352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528" w:author="PR Preview" w:date="2026-01-01T00:00:00Z">
        <w:r>
          <w:delText xml:space="preserve"> </w:delText>
        </w:r>
      </w:del>
      <w:del w:id="3529" w:author="PR Preview" w:date="2026-01-01T00:00:00Z">
        <w:r>
          <w:delText xml:space="preserve">be the accumulation function of</w:delText>
        </w:r>
      </w:del>
      <w:del w:id="3530" w:author="PR Preview" w:date="2026-01-01T00:00:00Z">
        <w:r>
          <w:delText xml:space="preserve"> </w:delText>
        </w:r>
      </w:del>
      <m:oMath>
        <m:r>
          <m:t>f</m:t>
        </m:r>
      </m:oMath>
      <w:del w:id="3531" w:author="PR Preview" w:date="2026-01-01T00:00:00Z">
        <w:r>
          <w:delText xml:space="preserve"> </w:delText>
        </w:r>
      </w:del>
      <w:del w:id="3532" w:author="PR Preview" w:date="2026-01-01T00:00:00Z">
        <w:r>
          <w:delText xml:space="preserve">from</w:delText>
        </w:r>
      </w:del>
      <w:del w:id="3533" w:author="PR Preview" w:date="2026-01-01T00:00:00Z">
        <w:r>
          <w:delText xml:space="preserve"> </w:delText>
        </w:r>
      </w:del>
      <m:oMath>
        <m:r>
          <m:t>a</m:t>
        </m:r>
      </m:oMath>
      <w:del w:id="3534" w:author="PR Preview" w:date="2026-01-01T00:00:00Z">
        <w:r>
          <w:delText xml:space="preserve"> </w:delText>
        </w:r>
      </w:del>
      <w:del w:id="3535" w:author="PR Preview" w:date="2026-01-01T00:00:00Z">
        <w:r>
          <w:delText xml:space="preserve">(</w:delText>
        </w:r>
      </w:del>
      <w:hyperlink w:anchor="def-accumulation-function">
        <w:del w:id="3536" w:author="PR Preview" w:date="2026-01-01T00:00:00Z">
          <w:r>
            <w:rPr>
              <w:rStyle w:val="Hyperlink"/>
            </w:rPr>
            <w:delText xml:space="preserve">Definition 29</w:delText>
          </w:r>
        </w:del>
      </w:hyperlink>
      <w:del w:id="3537" w:author="PR Preview" w:date="2026-01-01T00:00:00Z">
        <w:r>
          <w:delText xml:space="preserve">).</w:delText>
        </w:r>
      </w:del>
      <w:del w:id="3538" w:author="PR Preview" w:date="2026-01-01T00:00:00Z">
        <w:r>
          <w:delText xml:space="preserve"> </w:delText>
        </w:r>
      </w:del>
      <w:del w:id="3539" w:author="PR Preview" w:date="2026-01-01T00:00:00Z">
        <w:r>
          <w:delText xml:space="preserve">Then</w:delText>
        </w:r>
      </w:del>
      <w:del w:id="3540" w:author="PR Preview" w:date="2026-01-01T00:00:00Z">
        <w:r>
          <w:delText xml:space="preserve"> </w:delText>
        </w:r>
      </w:del>
      <m:oMath>
        <m:r>
          <m:t>F</m:t>
        </m:r>
      </m:oMath>
      <w:del w:id="3541" w:author="PR Preview" w:date="2026-01-01T00:00:00Z">
        <w:r>
          <w:delText xml:space="preserve"> </w:delText>
        </w:r>
      </w:del>
      <w:del w:id="3542" w:author="PR Preview" w:date="2026-01-01T00:00:00Z">
        <w:r>
          <w:delText xml:space="preserve">is differentiable and:</w:delText>
        </w:r>
      </w:del>
    </w:p>
    <w:p>
      <w:pPr>
        <w:pStyle w:val="BodyText"/>
      </w:pPr>
      <w:ins w:id="3543" w:author="PR Preview" w:date="2026-01-01T00:00:00Z">
        <w:r>
          <w:rPr>
            <w:b/>
            <w:bCs/>
          </w:rPr>
          <w:t xml:space="preserve">Theorem 21 (Fundamental Theorem of Calculus, Part 1 (derivative of an integral))</w:t>
        </w:r>
      </w:ins>
      <w:ins w:id="3544" w:author="PR Preview" w:date="2026-01-01T00:00:00Z">
        <w:r>
          <w:t xml:space="preserve"> </w:t>
        </w:r>
      </w:ins>
      <w:ins w:id="3545" w:author="PR Preview" w:date="2026-01-01T00:00:00Z">
        <w:r>
          <w:t xml:space="preserve">Let</w:t>
        </w:r>
      </w:ins>
      <w:ins w:id="3546" w:author="PR Preview" w:date="2026-01-01T00:00:00Z">
        <w:r>
          <w:t xml:space="preserve"> </w:t>
        </w:r>
      </w:ins>
      <m:oMath>
        <m:r>
          <m:t>f</m:t>
        </m:r>
      </m:oMath>
      <w:ins w:id="3547" w:author="PR Preview" w:date="2026-01-01T00:00:00Z">
        <w:r>
          <w:t xml:space="preserve"> </w:t>
        </w:r>
      </w:ins>
      <w:ins w:id="3548" w:author="PR Preview" w:date="2026-01-01T00:00:00Z">
        <w:r>
          <w:t xml:space="preserve">be a continuous function on a closed interval</w:t>
        </w:r>
      </w:ins>
      <w:ins w:id="354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550" w:author="PR Preview" w:date="2026-01-01T00:00:00Z">
        <w:r>
          <w:t xml:space="preserve">.</w:t>
        </w:r>
      </w:ins>
      <w:ins w:id="3551" w:author="PR Preview" w:date="2026-01-01T00:00:00Z">
        <w:r>
          <w:t xml:space="preserve"> </w:t>
        </w:r>
      </w:ins>
      <w:ins w:id="3552" w:author="PR Preview" w:date="2026-01-01T00:00:00Z">
        <w:r>
          <w:t xml:space="preserve">Let</w:t>
        </w:r>
      </w:ins>
      <w:ins w:id="355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ins w:id="3554" w:author="PR Preview" w:date="2026-01-01T00:00:00Z">
        <w:r>
          <w:t xml:space="preserve"> </w:t>
        </w:r>
      </w:ins>
      <w:ins w:id="3555" w:author="PR Preview" w:date="2026-01-01T00:00:00Z">
        <w:r>
          <w:t xml:space="preserve">for</w:t>
        </w:r>
      </w:ins>
      <w:ins w:id="355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557" w:author="PR Preview" w:date="2026-01-01T00:00:00Z">
        <w:r>
          <w:t xml:space="preserve"> </w:t>
        </w:r>
      </w:ins>
      <w:ins w:id="3558" w:author="PR Preview" w:date="2026-01-01T00:00:00Z">
        <w:r>
          <w:t xml:space="preserve">be the accumulation function of</w:t>
        </w:r>
      </w:ins>
      <w:ins w:id="3559" w:author="PR Preview" w:date="2026-01-01T00:00:00Z">
        <w:r>
          <w:t xml:space="preserve"> </w:t>
        </w:r>
      </w:ins>
      <m:oMath>
        <m:r>
          <m:t>f</m:t>
        </m:r>
      </m:oMath>
      <w:ins w:id="3560" w:author="PR Preview" w:date="2026-01-01T00:00:00Z">
        <w:r>
          <w:t xml:space="preserve"> </w:t>
        </w:r>
      </w:ins>
      <w:ins w:id="3561" w:author="PR Preview" w:date="2026-01-01T00:00:00Z">
        <w:r>
          <w:t xml:space="preserve">from</w:t>
        </w:r>
      </w:ins>
      <w:ins w:id="3562" w:author="PR Preview" w:date="2026-01-01T00:00:00Z">
        <w:r>
          <w:t xml:space="preserve"> </w:t>
        </w:r>
      </w:ins>
      <m:oMath>
        <m:r>
          <m:t>a</m:t>
        </m:r>
      </m:oMath>
      <w:ins w:id="3563" w:author="PR Preview" w:date="2026-01-01T00:00:00Z">
        <w:r>
          <w:t xml:space="preserve"> </w:t>
        </w:r>
      </w:ins>
      <w:ins w:id="3564" w:author="PR Preview" w:date="2026-01-01T00:00:00Z">
        <w:r>
          <w:t xml:space="preserve">(</w:t>
        </w:r>
      </w:ins>
      <w:hyperlink w:anchor="def-accumulation-function">
        <w:ins w:id="3565" w:author="PR Preview" w:date="2026-01-01T00:00:00Z">
          <w:r>
            <w:rPr>
              <w:rStyle w:val="Hyperlink"/>
            </w:rPr>
            <w:t xml:space="preserve">Definition 38</w:t>
          </w:r>
        </w:ins>
      </w:hyperlink>
      <w:ins w:id="3566" w:author="PR Preview" w:date="2026-01-01T00:00:00Z">
        <w:r>
          <w:t xml:space="preserve">).</w:t>
        </w:r>
      </w:ins>
      <w:ins w:id="3567" w:author="PR Preview" w:date="2026-01-01T00:00:00Z">
        <w:r>
          <w:t xml:space="preserve"> </w:t>
        </w:r>
      </w:ins>
      <w:ins w:id="3568" w:author="PR Preview" w:date="2026-01-01T00:00:00Z">
        <w:r>
          <w:t xml:space="preserve">Then</w:t>
        </w:r>
      </w:ins>
      <w:ins w:id="3569" w:author="PR Preview" w:date="2026-01-01T00:00:00Z">
        <w:r>
          <w:t xml:space="preserve"> </w:t>
        </w:r>
      </w:ins>
      <m:oMath>
        <m:r>
          <m:t>F</m:t>
        </m:r>
      </m:oMath>
      <w:ins w:id="3570" w:author="PR Preview" w:date="2026-01-01T00:00:00Z">
        <w:r>
          <w:t xml:space="preserve"> </w:t>
        </w:r>
      </w:ins>
      <w:ins w:id="3571" w:author="PR Preview" w:date="2026-01-01T00:00:00Z">
        <w:r>
          <w:t xml:space="preserve">is differentiable and:</w:t>
        </w:r>
      </w:ins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del w:id="3572" w:author="PR Preview" w:date="2026-01-01T00:00:00Z">
        <w:r>
          <w:rPr>
            <w:b/>
            <w:bCs/>
          </w:rPr>
          <w:delText xml:space="preserve">Theorem 17 (Fundamental Theorem of Calculus, Part 2 (evaluation theorem))</w:delText>
        </w:r>
      </w:del>
      <w:del w:id="3573" w:author="PR Preview" w:date="2026-01-01T00:00:00Z">
        <w:r>
          <w:delText xml:space="preserve"> </w:delText>
        </w:r>
      </w:del>
      <w:del w:id="3574" w:author="PR Preview" w:date="2026-01-01T00:00:00Z">
        <w:r>
          <w:delText xml:space="preserve">Let</w:delText>
        </w:r>
      </w:del>
      <w:del w:id="3575" w:author="PR Preview" w:date="2026-01-01T00:00:00Z">
        <w:r>
          <w:delText xml:space="preserve"> </w:delText>
        </w:r>
      </w:del>
      <m:oMath>
        <m:r>
          <m:t>f</m:t>
        </m:r>
      </m:oMath>
      <w:del w:id="3576" w:author="PR Preview" w:date="2026-01-01T00:00:00Z">
        <w:r>
          <w:delText xml:space="preserve"> </w:delText>
        </w:r>
      </w:del>
      <w:del w:id="3577" w:author="PR Preview" w:date="2026-01-01T00:00:00Z">
        <w:r>
          <w:delText xml:space="preserve">be a continuous function on a closed interval</w:delText>
        </w:r>
      </w:del>
      <w:del w:id="357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579" w:author="PR Preview" w:date="2026-01-01T00:00:00Z">
        <w:r>
          <w:delText xml:space="preserve">.</w:delText>
        </w:r>
      </w:del>
      <w:del w:id="3580" w:author="PR Preview" w:date="2026-01-01T00:00:00Z">
        <w:r>
          <w:delText xml:space="preserve"> </w:delText>
        </w:r>
      </w:del>
      <w:del w:id="3581" w:author="PR Preview" w:date="2026-01-01T00:00:00Z">
        <w:r>
          <w:delText xml:space="preserve">The</w:delText>
        </w:r>
      </w:del>
      <w:del w:id="3582" w:author="PR Preview" w:date="2026-01-01T00:00:00Z">
        <w:r>
          <w:delText xml:space="preserve"> </w:delText>
        </w:r>
      </w:del>
      <m:oMath>
        <m:r>
          <m:t>F</m:t>
        </m:r>
      </m:oMath>
      <w:del w:id="3583" w:author="PR Preview" w:date="2026-01-01T00:00:00Z">
        <w:r>
          <w:delText xml:space="preserve"> </w:delText>
        </w:r>
      </w:del>
      <w:del w:id="3584" w:author="PR Preview" w:date="2026-01-01T00:00:00Z">
        <w:r>
          <w:delText xml:space="preserve">here may be</w:delText>
        </w:r>
      </w:del>
      <w:del w:id="3585" w:author="PR Preview" w:date="2026-01-01T00:00:00Z">
        <w:r>
          <w:delText xml:space="preserve"> </w:delText>
        </w:r>
      </w:del>
      <w:del w:id="3586" w:author="PR Preview" w:date="2026-01-01T00:00:00Z">
        <w:r>
          <w:rPr>
            <w:i/>
            <w:iCs/>
          </w:rPr>
          <w:delText xml:space="preserve">any</w:delText>
        </w:r>
      </w:del>
      <w:del w:id="3587" w:author="PR Preview" w:date="2026-01-01T00:00:00Z">
        <w:r>
          <w:delText xml:space="preserve"> </w:delText>
        </w:r>
      </w:del>
      <w:del w:id="3588" w:author="PR Preview" w:date="2026-01-01T00:00:00Z">
        <w:r>
          <w:delText xml:space="preserve">antiderivative of</w:delText>
        </w:r>
      </w:del>
      <w:del w:id="3589" w:author="PR Preview" w:date="2026-01-01T00:00:00Z">
        <w:r>
          <w:delText xml:space="preserve"> </w:delText>
        </w:r>
      </w:del>
      <m:oMath>
        <m:r>
          <m:t>f</m:t>
        </m:r>
      </m:oMath>
      <w:del w:id="3590" w:author="PR Preview" w:date="2026-01-01T00:00:00Z">
        <w:r>
          <w:delText xml:space="preserve"> </w:delText>
        </w:r>
      </w:del>
      <w:del w:id="3591" w:author="PR Preview" w:date="2026-01-01T00:00:00Z">
        <w:r>
          <w:delText xml:space="preserve">— not just the</w:delText>
        </w:r>
      </w:del>
      <w:del w:id="3592" w:author="PR Preview" w:date="2026-01-01T00:00:00Z">
        <w:r>
          <w:delText xml:space="preserve"> </w:delText>
        </w:r>
      </w:del>
      <w:del w:id="3593" w:author="PR Preview" w:date="2026-01-01T00:00:00Z">
        <w:r>
          <w:delText xml:space="preserve">accumulation function from</w:delText>
        </w:r>
      </w:del>
      <w:del w:id="3594" w:author="PR Preview" w:date="2026-01-01T00:00:00Z">
        <w:r>
          <w:delText xml:space="preserve"> </w:delText>
        </w:r>
      </w:del>
      <w:hyperlink w:anchor="thm-ftc-part1">
        <w:del w:id="3595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3596" w:author="PR Preview" w:date="2026-01-01T00:00:00Z">
        <w:r>
          <w:delText xml:space="preserve">.</w:delText>
        </w:r>
      </w:del>
      <w:del w:id="3597" w:author="PR Preview" w:date="2026-01-01T00:00:00Z">
        <w:r>
          <w:delText xml:space="preserve"> </w:delText>
        </w:r>
      </w:del>
      <w:del w:id="3598" w:author="PR Preview" w:date="2026-01-01T00:00:00Z">
        <w:r>
          <w:delText xml:space="preserve">If</w:delText>
        </w:r>
      </w:del>
      <w:del w:id="3599" w:author="PR Preview" w:date="2026-01-01T00:00:00Z">
        <w:r>
          <w:delText xml:space="preserve"> </w:delText>
        </w:r>
      </w:del>
      <m:oMath>
        <m:r>
          <m:t>F</m:t>
        </m:r>
      </m:oMath>
      <w:del w:id="3600" w:author="PR Preview" w:date="2026-01-01T00:00:00Z">
        <w:r>
          <w:delText xml:space="preserve"> </w:delText>
        </w:r>
      </w:del>
      <w:del w:id="3601" w:author="PR Preview" w:date="2026-01-01T00:00:00Z">
        <w:r>
          <w:delText xml:space="preserve">is an antiderivative of</w:delText>
        </w:r>
      </w:del>
      <w:del w:id="3602" w:author="PR Preview" w:date="2026-01-01T00:00:00Z">
        <w:r>
          <w:delText xml:space="preserve"> </w:delText>
        </w:r>
      </w:del>
      <m:oMath>
        <m:r>
          <m:t>f</m:t>
        </m:r>
      </m:oMath>
      <w:del w:id="3603" w:author="PR Preview" w:date="2026-01-01T00:00:00Z">
        <w:r>
          <w:delText xml:space="preserve"> </w:delText>
        </w:r>
      </w:del>
      <w:del w:id="3604" w:author="PR Preview" w:date="2026-01-01T00:00:00Z">
        <w:r>
          <w:delText xml:space="preserve">on</w:delText>
        </w:r>
      </w:del>
      <w:del w:id="360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606" w:author="PR Preview" w:date="2026-01-01T00:00:00Z">
        <w:r>
          <w:delText xml:space="preserve"> </w:delText>
        </w:r>
      </w:del>
      <w:del w:id="3607" w:author="PR Preview" w:date="2026-01-01T00:00:00Z">
        <w:r>
          <w:delText xml:space="preserve">(i.e.,</w:delText>
        </w:r>
      </w:del>
      <w:del w:id="3608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609" w:author="PR Preview" w:date="2026-01-01T00:00:00Z">
        <w:r>
          <w:delText xml:space="preserve"> </w:delText>
        </w:r>
      </w:del>
      <w:del w:id="3610" w:author="PR Preview" w:date="2026-01-01T00:00:00Z">
        <w:r>
          <w:delText xml:space="preserve">for all</w:delText>
        </w:r>
      </w:del>
      <w:del w:id="361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612" w:author="PR Preview" w:date="2026-01-01T00:00:00Z">
        <w:r>
          <w:delText xml:space="preserve">), then:</w:delText>
        </w:r>
      </w:del>
    </w:p>
    <w:p>
      <w:pPr>
        <w:pStyle w:val="BodyText"/>
      </w:pPr>
      <w:ins w:id="3613" w:author="PR Preview" w:date="2026-01-01T00:00:00Z">
        <w:r>
          <w:rPr>
            <w:b/>
            <w:bCs/>
          </w:rPr>
          <w:t xml:space="preserve">Theorem 22 (Fundamental Theorem of Calculus, Part 2 (evaluation theorem))</w:t>
        </w:r>
      </w:ins>
      <w:ins w:id="3614" w:author="PR Preview" w:date="2026-01-01T00:00:00Z">
        <w:r>
          <w:t xml:space="preserve"> </w:t>
        </w:r>
      </w:ins>
      <w:ins w:id="3615" w:author="PR Preview" w:date="2026-01-01T00:00:00Z">
        <w:r>
          <w:t xml:space="preserve">Let</w:t>
        </w:r>
      </w:ins>
      <w:ins w:id="3616" w:author="PR Preview" w:date="2026-01-01T00:00:00Z">
        <w:r>
          <w:t xml:space="preserve"> </w:t>
        </w:r>
      </w:ins>
      <m:oMath>
        <m:r>
          <m:t>f</m:t>
        </m:r>
      </m:oMath>
      <w:ins w:id="3617" w:author="PR Preview" w:date="2026-01-01T00:00:00Z">
        <w:r>
          <w:t xml:space="preserve"> </w:t>
        </w:r>
      </w:ins>
      <w:ins w:id="3618" w:author="PR Preview" w:date="2026-01-01T00:00:00Z">
        <w:r>
          <w:t xml:space="preserve">be a continuous function on a closed interval</w:t>
        </w:r>
      </w:ins>
      <w:ins w:id="361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620" w:author="PR Preview" w:date="2026-01-01T00:00:00Z">
        <w:r>
          <w:t xml:space="preserve">.</w:t>
        </w:r>
      </w:ins>
      <w:ins w:id="3621" w:author="PR Preview" w:date="2026-01-01T00:00:00Z">
        <w:r>
          <w:t xml:space="preserve"> </w:t>
        </w:r>
      </w:ins>
      <w:ins w:id="3622" w:author="PR Preview" w:date="2026-01-01T00:00:00Z">
        <w:r>
          <w:t xml:space="preserve">The</w:t>
        </w:r>
      </w:ins>
      <w:ins w:id="3623" w:author="PR Preview" w:date="2026-01-01T00:00:00Z">
        <w:r>
          <w:t xml:space="preserve"> </w:t>
        </w:r>
      </w:ins>
      <m:oMath>
        <m:r>
          <m:t>F</m:t>
        </m:r>
      </m:oMath>
      <w:ins w:id="3624" w:author="PR Preview" w:date="2026-01-01T00:00:00Z">
        <w:r>
          <w:t xml:space="preserve"> </w:t>
        </w:r>
      </w:ins>
      <w:ins w:id="3625" w:author="PR Preview" w:date="2026-01-01T00:00:00Z">
        <w:r>
          <w:t xml:space="preserve">here may be</w:t>
        </w:r>
      </w:ins>
      <w:ins w:id="3626" w:author="PR Preview" w:date="2026-01-01T00:00:00Z">
        <w:r>
          <w:t xml:space="preserve"> </w:t>
        </w:r>
      </w:ins>
      <w:ins w:id="3627" w:author="PR Preview" w:date="2026-01-01T00:00:00Z">
        <w:r>
          <w:rPr>
            <w:i/>
            <w:iCs/>
          </w:rPr>
          <w:t xml:space="preserve">any</w:t>
        </w:r>
      </w:ins>
      <w:ins w:id="3628" w:author="PR Preview" w:date="2026-01-01T00:00:00Z">
        <w:r>
          <w:t xml:space="preserve"> </w:t>
        </w:r>
      </w:ins>
      <w:ins w:id="3629" w:author="PR Preview" w:date="2026-01-01T00:00:00Z">
        <w:r>
          <w:t xml:space="preserve">antiderivative of</w:t>
        </w:r>
      </w:ins>
      <w:ins w:id="3630" w:author="PR Preview" w:date="2026-01-01T00:00:00Z">
        <w:r>
          <w:t xml:space="preserve"> </w:t>
        </w:r>
      </w:ins>
      <m:oMath>
        <m:r>
          <m:t>f</m:t>
        </m:r>
      </m:oMath>
      <w:ins w:id="3631" w:author="PR Preview" w:date="2026-01-01T00:00:00Z">
        <w:r>
          <w:t xml:space="preserve"> </w:t>
        </w:r>
      </w:ins>
      <w:ins w:id="3632" w:author="PR Preview" w:date="2026-01-01T00:00:00Z">
        <w:r>
          <w:t xml:space="preserve">— not just the</w:t>
        </w:r>
      </w:ins>
      <w:ins w:id="3633" w:author="PR Preview" w:date="2026-01-01T00:00:00Z">
        <w:r>
          <w:t xml:space="preserve"> </w:t>
        </w:r>
      </w:ins>
      <w:ins w:id="3634" w:author="PR Preview" w:date="2026-01-01T00:00:00Z">
        <w:r>
          <w:t xml:space="preserve">accumulation function from</w:t>
        </w:r>
      </w:ins>
      <w:ins w:id="3635" w:author="PR Preview" w:date="2026-01-01T00:00:00Z">
        <w:r>
          <w:t xml:space="preserve"> </w:t>
        </w:r>
      </w:ins>
      <w:hyperlink w:anchor="thm-ftc-part1">
        <w:ins w:id="3636" w:author="PR Preview" w:date="2026-01-01T00:00:00Z">
          <w:r>
            <w:rPr>
              <w:rStyle w:val="Hyperlink"/>
            </w:rPr>
            <w:t xml:space="preserve">Theorem 21</w:t>
          </w:r>
        </w:ins>
      </w:hyperlink>
      <w:ins w:id="3637" w:author="PR Preview" w:date="2026-01-01T00:00:00Z">
        <w:r>
          <w:t xml:space="preserve">.</w:t>
        </w:r>
      </w:ins>
      <w:ins w:id="3638" w:author="PR Preview" w:date="2026-01-01T00:00:00Z">
        <w:r>
          <w:t xml:space="preserve"> </w:t>
        </w:r>
      </w:ins>
      <w:ins w:id="3639" w:author="PR Preview" w:date="2026-01-01T00:00:00Z">
        <w:r>
          <w:t xml:space="preserve">If</w:t>
        </w:r>
      </w:ins>
      <w:ins w:id="3640" w:author="PR Preview" w:date="2026-01-01T00:00:00Z">
        <w:r>
          <w:t xml:space="preserve"> </w:t>
        </w:r>
      </w:ins>
      <m:oMath>
        <m:r>
          <m:t>F</m:t>
        </m:r>
      </m:oMath>
      <w:ins w:id="3641" w:author="PR Preview" w:date="2026-01-01T00:00:00Z">
        <w:r>
          <w:t xml:space="preserve"> </w:t>
        </w:r>
      </w:ins>
      <w:ins w:id="3642" w:author="PR Preview" w:date="2026-01-01T00:00:00Z">
        <w:r>
          <w:t xml:space="preserve">is an antiderivative of</w:t>
        </w:r>
      </w:ins>
      <w:ins w:id="3643" w:author="PR Preview" w:date="2026-01-01T00:00:00Z">
        <w:r>
          <w:t xml:space="preserve"> </w:t>
        </w:r>
      </w:ins>
      <m:oMath>
        <m:r>
          <m:t>f</m:t>
        </m:r>
      </m:oMath>
      <w:ins w:id="3644" w:author="PR Preview" w:date="2026-01-01T00:00:00Z">
        <w:r>
          <w:t xml:space="preserve"> </w:t>
        </w:r>
      </w:ins>
      <w:ins w:id="3645" w:author="PR Preview" w:date="2026-01-01T00:00:00Z">
        <w:r>
          <w:t xml:space="preserve">on</w:t>
        </w:r>
      </w:ins>
      <w:ins w:id="364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647" w:author="PR Preview" w:date="2026-01-01T00:00:00Z">
        <w:r>
          <w:t xml:space="preserve"> </w:t>
        </w:r>
      </w:ins>
      <w:ins w:id="3648" w:author="PR Preview" w:date="2026-01-01T00:00:00Z">
        <w:r>
          <w:t xml:space="preserve">(i.e.,</w:t>
        </w:r>
      </w:ins>
      <w:ins w:id="364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650" w:author="PR Preview" w:date="2026-01-01T00:00:00Z">
        <w:r>
          <w:t xml:space="preserve"> </w:t>
        </w:r>
      </w:ins>
      <w:ins w:id="3651" w:author="PR Preview" w:date="2026-01-01T00:00:00Z">
        <w:r>
          <w:t xml:space="preserve">for all</w:t>
        </w:r>
      </w:ins>
      <w:ins w:id="365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653" w:author="PR Preview" w:date="2026-01-01T00:00:00Z">
        <w:r>
          <w:t xml:space="preserve">), then:</w:t>
        </w:r>
      </w:ins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del w:id="3654" w:author="PR Preview" w:date="2026-01-01T00:00:00Z">
        <w:r>
          <w:delText xml:space="preserve">The standard form of the FTC assumes</w:delText>
        </w:r>
      </w:del>
      <w:del w:id="3655" w:author="PR Preview" w:date="2026-01-01T00:00:00Z">
        <w:r>
          <w:delText xml:space="preserve"> </w:delText>
        </w:r>
      </w:del>
      <m:oMath>
        <m:r>
          <m:t>f</m:t>
        </m:r>
      </m:oMath>
      <w:del w:id="3656" w:author="PR Preview" w:date="2026-01-01T00:00:00Z">
        <w:r>
          <w:delText xml:space="preserve"> </w:delText>
        </w:r>
      </w:del>
      <w:del w:id="3657" w:author="PR Preview" w:date="2026-01-01T00:00:00Z">
        <w:r>
          <w:delText xml:space="preserve">is continuous on</w:delText>
        </w:r>
      </w:del>
      <w:del w:id="365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659" w:author="PR Preview" w:date="2026-01-01T00:00:00Z">
        <w:r>
          <w:delText xml:space="preserve">;</w:delText>
        </w:r>
      </w:del>
      <w:del w:id="3660" w:author="PR Preview" w:date="2026-01-01T00:00:00Z">
        <w:r>
          <w:delText xml:space="preserve"> </w:delText>
        </w:r>
      </w:del>
      <w:del w:id="3661" w:author="PR Preview" w:date="2026-01-01T00:00:00Z">
        <w:r>
          <w:delText xml:space="preserve">continuity is</w:delText>
        </w:r>
      </w:del>
      <w:del w:id="3662" w:author="PR Preview" w:date="2026-01-01T00:00:00Z">
        <w:r>
          <w:delText xml:space="preserve"> </w:delText>
        </w:r>
      </w:del>
      <w:del w:id="3663" w:author="PR Preview" w:date="2026-01-01T00:00:00Z">
        <w:r>
          <w:rPr>
            <w:i/>
            <w:iCs/>
          </w:rPr>
          <w:delText xml:space="preserve">sufficient</w:delText>
        </w:r>
      </w:del>
      <w:del w:id="3664" w:author="PR Preview" w:date="2026-01-01T00:00:00Z">
        <w:r>
          <w:delText xml:space="preserve"> </w:delText>
        </w:r>
      </w:del>
      <w:del w:id="3665" w:author="PR Preview" w:date="2026-01-01T00:00:00Z">
        <w:r>
          <w:delText xml:space="preserve">but not strictly necessary (see the</w:delText>
        </w:r>
      </w:del>
      <w:del w:id="3666" w:author="PR Preview" w:date="2026-01-01T00:00:00Z">
        <w:r>
          <w:delText xml:space="preserve"> </w:delText>
        </w:r>
      </w:del>
      <w:del w:id="3667" w:author="PR Preview" w:date="2026-01-01T00:00:00Z">
        <w:r>
          <w:delText xml:space="preserve">callout note inside</w:delText>
        </w:r>
      </w:del>
      <w:del w:id="3668" w:author="PR Preview" w:date="2026-01-01T00:00:00Z">
        <w:r>
          <w:delText xml:space="preserve"> </w:delText>
        </w:r>
      </w:del>
      <w:hyperlink w:anchor="thm-ftc-part1">
        <w:del w:id="3669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3670" w:author="PR Preview" w:date="2026-01-01T00:00:00Z">
        <w:r>
          <w:delText xml:space="preserve"> </w:delText>
        </w:r>
      </w:del>
      <w:del w:id="3671" w:author="PR Preview" w:date="2026-01-01T00:00:00Z">
        <w:r>
          <w:delText xml:space="preserve">for the more general statement).</w:delText>
        </w:r>
      </w:del>
      <w:del w:id="3672" w:author="PR Preview" w:date="2026-01-01T00:00:00Z">
        <w:r>
          <w:delText xml:space="preserve"> </w:delText>
        </w:r>
      </w:del>
      <w:del w:id="3673" w:author="PR Preview" w:date="2026-01-01T00:00:00Z">
        <w:r>
          <w:delText xml:space="preserve">Since differentiability implies continuity (</w:delText>
        </w:r>
      </w:del>
      <w:hyperlink w:anchor="thm-diff-implies-cont">
        <w:del w:id="3674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3675" w:author="PR Preview" w:date="2026-01-01T00:00:00Z">
        <w:r>
          <w:delText xml:space="preserve">),</w:delText>
        </w:r>
      </w:del>
      <w:del w:id="3676" w:author="PR Preview" w:date="2026-01-01T00:00:00Z">
        <w:r>
          <w:delText xml:space="preserve"> </w:delText>
        </w:r>
      </w:del>
      <w:del w:id="3677" w:author="PR Preview" w:date="2026-01-01T00:00:00Z">
        <w:r>
          <w:delText xml:space="preserve">the FTC applies in particular whenever</w:delText>
        </w:r>
      </w:del>
      <w:del w:id="3678" w:author="PR Preview" w:date="2026-01-01T00:00:00Z">
        <w:r>
          <w:delText xml:space="preserve"> </w:delText>
        </w:r>
      </w:del>
      <m:oMath>
        <m:r>
          <m:t>f</m:t>
        </m:r>
      </m:oMath>
      <w:del w:id="3679" w:author="PR Preview" w:date="2026-01-01T00:00:00Z">
        <w:r>
          <w:delText xml:space="preserve"> </w:delText>
        </w:r>
      </w:del>
      <w:del w:id="3680" w:author="PR Preview" w:date="2026-01-01T00:00:00Z">
        <w:r>
          <w:delText xml:space="preserve">is differentiable —</w:delText>
        </w:r>
      </w:del>
      <w:del w:id="3681" w:author="PR Preview" w:date="2026-01-01T00:00:00Z">
        <w:r>
          <w:delText xml:space="preserve"> </w:delText>
        </w:r>
      </w:del>
      <w:del w:id="3682" w:author="PR Preview" w:date="2026-01-01T00:00:00Z">
        <w:r>
          <w:delText xml:space="preserve">a common situation in applied statistics.</w:delText>
        </w:r>
      </w:del>
    </w:p>
    <w:p>
      <w:pPr>
        <w:pStyle w:val="BodyText"/>
      </w:pPr>
      <w:del w:id="3683" w:author="PR Preview" w:date="2026-01-01T00:00:00Z">
        <w:r>
          <w:rPr>
            <w:b/>
            <w:bCs/>
          </w:rPr>
          <w:delText xml:space="preserve">Definition 30 (Evaluation bracket)</w:delText>
        </w:r>
      </w:del>
      <w:del w:id="3684" w:author="PR Preview" w:date="2026-01-01T00:00:00Z">
        <w:r>
          <w:delText xml:space="preserve"> </w:delText>
        </w:r>
      </w:del>
      <w:del w:id="3685" w:author="PR Preview" w:date="2026-01-01T00:00:00Z">
        <w:r>
          <w:delText xml:space="preserve">For a function</w:delText>
        </w:r>
      </w:del>
      <w:del w:id="3686" w:author="PR Preview" w:date="2026-01-01T00:00:00Z">
        <w:r>
          <w:delText xml:space="preserve"> </w:delText>
        </w:r>
      </w:del>
      <m:oMath>
        <m:r>
          <m:t>F</m:t>
        </m:r>
      </m:oMath>
      <w:del w:id="3687" w:author="PR Preview" w:date="2026-01-01T00:00:00Z">
        <w:r>
          <w:delText xml:space="preserve"> </w:delText>
        </w:r>
      </w:del>
      <w:del w:id="3688" w:author="PR Preview" w:date="2026-01-01T00:00:00Z">
        <w:r>
          <w:delText xml:space="preserve">and numbers</w:delText>
        </w:r>
      </w:del>
      <w:del w:id="3689" w:author="PR Preview" w:date="2026-01-01T00:00:00Z">
        <w:r>
          <w:delText xml:space="preserve"> </w:delText>
        </w:r>
      </w:del>
      <m:oMath>
        <m:r>
          <m:t>a</m:t>
        </m:r>
      </m:oMath>
      <w:del w:id="3690" w:author="PR Preview" w:date="2026-01-01T00:00:00Z">
        <w:r>
          <w:delText xml:space="preserve"> </w:delText>
        </w:r>
      </w:del>
      <w:del w:id="3691" w:author="PR Preview" w:date="2026-01-01T00:00:00Z">
        <w:r>
          <w:delText xml:space="preserve">and</w:delText>
        </w:r>
      </w:del>
      <w:del w:id="3692" w:author="PR Preview" w:date="2026-01-01T00:00:00Z">
        <w:r>
          <w:delText xml:space="preserve"> </w:delText>
        </w:r>
      </w:del>
      <m:oMath>
        <m:r>
          <m:t>b</m:t>
        </m:r>
      </m:oMath>
      <w:del w:id="3693" w:author="PR Preview" w:date="2026-01-01T00:00:00Z">
        <w:r>
          <w:delText xml:space="preserve"> </w:delText>
        </w:r>
      </w:del>
      <w:del w:id="3694" w:author="PR Preview" w:date="2026-01-01T00:00:00Z">
        <w:r>
          <w:delText xml:space="preserve">where</w:delText>
        </w:r>
      </w:del>
      <w:del w:id="3695" w:author="PR Preview" w:date="2026-01-01T00:00:00Z">
        <w:r>
          <w:delText xml:space="preserve"> </w:delText>
        </w:r>
      </w:del>
      <m:oMath>
        <m:r>
          <m:t>F</m:t>
        </m:r>
      </m:oMath>
      <w:del w:id="3696" w:author="PR Preview" w:date="2026-01-01T00:00:00Z">
        <w:r>
          <w:delText xml:space="preserve"> </w:delText>
        </w:r>
      </w:del>
      <w:del w:id="3697" w:author="PR Preview" w:date="2026-01-01T00:00:00Z">
        <w:r>
          <w:delText xml:space="preserve">is defined,</w:delText>
        </w:r>
      </w:del>
      <w:del w:id="3698" w:author="PR Preview" w:date="2026-01-01T00:00:00Z">
        <w:r>
          <w:delText xml:space="preserve"> </w:delText>
        </w:r>
      </w:del>
      <w:del w:id="3699" w:author="PR Preview" w:date="2026-01-01T00:00:00Z">
        <w:r>
          <w:delText xml:space="preserve">the</w:delText>
        </w:r>
      </w:del>
      <w:del w:id="3700" w:author="PR Preview" w:date="2026-01-01T00:00:00Z">
        <w:r>
          <w:delText xml:space="preserve"> </w:delText>
        </w:r>
      </w:del>
      <w:del w:id="3701" w:author="PR Preview" w:date="2026-01-01T00:00:00Z">
        <w:r>
          <w:rPr>
            <w:b/>
            <w:bCs/>
          </w:rPr>
          <w:delText xml:space="preserve">evaluation bracket</w:delText>
        </w:r>
      </w:del>
      <w:del w:id="3702" w:author="PR Preview" w:date="2026-01-01T00:00:00Z">
        <w:r>
          <w:delText xml:space="preserve"> </w:delText>
        </w:r>
      </w:del>
      <w:del w:id="3703" w:author="PR Preview" w:date="2026-01-01T00:00:00Z">
        <w:r>
          <w:delText xml:space="preserve">is the difference</w:delText>
        </w:r>
      </w:del>
    </w:p>
    <w:p>
      <w:pPr>
        <w:pStyle w:val="FirstParagraph"/>
      </w:pPr>
      <w:ins w:id="3704" w:author="PR Preview" w:date="2026-01-01T00:00:00Z">
        <w:r>
          <w:t xml:space="preserve">The standard form of the FTC assumes</w:t>
        </w:r>
      </w:ins>
      <w:ins w:id="3705" w:author="PR Preview" w:date="2026-01-01T00:00:00Z">
        <w:r>
          <w:t xml:space="preserve"> </w:t>
        </w:r>
      </w:ins>
      <m:oMath>
        <m:r>
          <m:t>f</m:t>
        </m:r>
      </m:oMath>
      <w:ins w:id="3706" w:author="PR Preview" w:date="2026-01-01T00:00:00Z">
        <w:r>
          <w:t xml:space="preserve"> </w:t>
        </w:r>
      </w:ins>
      <w:ins w:id="3707" w:author="PR Preview" w:date="2026-01-01T00:00:00Z">
        <w:r>
          <w:t xml:space="preserve">is continuous on</w:t>
        </w:r>
      </w:ins>
      <w:ins w:id="370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709" w:author="PR Preview" w:date="2026-01-01T00:00:00Z">
        <w:r>
          <w:t xml:space="preserve">;</w:t>
        </w:r>
      </w:ins>
      <w:ins w:id="3710" w:author="PR Preview" w:date="2026-01-01T00:00:00Z">
        <w:r>
          <w:t xml:space="preserve"> </w:t>
        </w:r>
      </w:ins>
      <w:ins w:id="3711" w:author="PR Preview" w:date="2026-01-01T00:00:00Z">
        <w:r>
          <w:t xml:space="preserve">continuity is</w:t>
        </w:r>
      </w:ins>
      <w:ins w:id="3712" w:author="PR Preview" w:date="2026-01-01T00:00:00Z">
        <w:r>
          <w:t xml:space="preserve"> </w:t>
        </w:r>
      </w:ins>
      <w:ins w:id="3713" w:author="PR Preview" w:date="2026-01-01T00:00:00Z">
        <w:r>
          <w:rPr>
            <w:i/>
            <w:iCs/>
          </w:rPr>
          <w:t xml:space="preserve">sufficient</w:t>
        </w:r>
      </w:ins>
      <w:ins w:id="3714" w:author="PR Preview" w:date="2026-01-01T00:00:00Z">
        <w:r>
          <w:t xml:space="preserve"> </w:t>
        </w:r>
      </w:ins>
      <w:ins w:id="3715" w:author="PR Preview" w:date="2026-01-01T00:00:00Z">
        <w:r>
          <w:t xml:space="preserve">but not strictly necessary (see the</w:t>
        </w:r>
      </w:ins>
      <w:ins w:id="3716" w:author="PR Preview" w:date="2026-01-01T00:00:00Z">
        <w:r>
          <w:t xml:space="preserve"> </w:t>
        </w:r>
      </w:ins>
      <w:ins w:id="3717" w:author="PR Preview" w:date="2026-01-01T00:00:00Z">
        <w:r>
          <w:t xml:space="preserve">callout note inside</w:t>
        </w:r>
      </w:ins>
      <w:ins w:id="3718" w:author="PR Preview" w:date="2026-01-01T00:00:00Z">
        <w:r>
          <w:t xml:space="preserve"> </w:t>
        </w:r>
      </w:ins>
      <w:hyperlink w:anchor="thm-ftc-part1">
        <w:ins w:id="3719" w:author="PR Preview" w:date="2026-01-01T00:00:00Z">
          <w:r>
            <w:rPr>
              <w:rStyle w:val="Hyperlink"/>
            </w:rPr>
            <w:t xml:space="preserve">Theorem 21</w:t>
          </w:r>
        </w:ins>
      </w:hyperlink>
      <w:ins w:id="3720" w:author="PR Preview" w:date="2026-01-01T00:00:00Z">
        <w:r>
          <w:t xml:space="preserve"> </w:t>
        </w:r>
      </w:ins>
      <w:ins w:id="3721" w:author="PR Preview" w:date="2026-01-01T00:00:00Z">
        <w:r>
          <w:t xml:space="preserve">for the more general statement).</w:t>
        </w:r>
      </w:ins>
      <w:ins w:id="3722" w:author="PR Preview" w:date="2026-01-01T00:00:00Z">
        <w:r>
          <w:t xml:space="preserve"> </w:t>
        </w:r>
      </w:ins>
      <w:ins w:id="3723" w:author="PR Preview" w:date="2026-01-01T00:00:00Z">
        <w:r>
          <w:t xml:space="preserve">Since differentiability implies continuity (</w:t>
        </w:r>
      </w:ins>
      <w:hyperlink w:anchor="thm-diff-implies-cont">
        <w:ins w:id="3724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3725" w:author="PR Preview" w:date="2026-01-01T00:00:00Z">
        <w:r>
          <w:t xml:space="preserve">),</w:t>
        </w:r>
      </w:ins>
      <w:ins w:id="3726" w:author="PR Preview" w:date="2026-01-01T00:00:00Z">
        <w:r>
          <w:t xml:space="preserve"> </w:t>
        </w:r>
      </w:ins>
      <w:ins w:id="3727" w:author="PR Preview" w:date="2026-01-01T00:00:00Z">
        <w:r>
          <w:t xml:space="preserve">the FTC applies in particular whenever</w:t>
        </w:r>
      </w:ins>
      <w:ins w:id="3728" w:author="PR Preview" w:date="2026-01-01T00:00:00Z">
        <w:r>
          <w:t xml:space="preserve"> </w:t>
        </w:r>
      </w:ins>
      <m:oMath>
        <m:r>
          <m:t>f</m:t>
        </m:r>
      </m:oMath>
      <w:ins w:id="3729" w:author="PR Preview" w:date="2026-01-01T00:00:00Z">
        <w:r>
          <w:t xml:space="preserve"> </w:t>
        </w:r>
      </w:ins>
      <w:ins w:id="3730" w:author="PR Preview" w:date="2026-01-01T00:00:00Z">
        <w:r>
          <w:t xml:space="preserve">is differentiable —</w:t>
        </w:r>
      </w:ins>
      <w:ins w:id="3731" w:author="PR Preview" w:date="2026-01-01T00:00:00Z">
        <w:r>
          <w:t xml:space="preserve"> </w:t>
        </w:r>
      </w:ins>
      <w:ins w:id="3732" w:author="PR Preview" w:date="2026-01-01T00:00:00Z">
        <w:r>
          <w:t xml:space="preserve">a common situation in applied statistics.</w:t>
        </w:r>
      </w:ins>
    </w:p>
    <w:bookmarkStart w:id="290" w:name="def-evaluation-bracket"/>
    <w:p>
      <w:pPr>
        <w:pStyle w:val="BodyText"/>
      </w:pPr>
      <w:ins w:id="3733" w:author="PR Preview" w:date="2026-01-01T00:00:00Z">
        <w:r>
          <w:rPr>
            <w:b/>
            <w:bCs/>
          </w:rPr>
          <w:t xml:space="preserve">Definition 39 (Evaluation bracket)</w:t>
        </w:r>
      </w:ins>
      <w:ins w:id="3734" w:author="PR Preview" w:date="2026-01-01T00:00:00Z">
        <w:r>
          <w:t xml:space="preserve"> </w:t>
        </w:r>
      </w:ins>
      <w:ins w:id="3735" w:author="PR Preview" w:date="2026-01-01T00:00:00Z">
        <w:r>
          <w:t xml:space="preserve">For a function</w:t>
        </w:r>
      </w:ins>
      <w:ins w:id="3736" w:author="PR Preview" w:date="2026-01-01T00:00:00Z">
        <w:r>
          <w:t xml:space="preserve"> </w:t>
        </w:r>
      </w:ins>
      <m:oMath>
        <m:r>
          <m:t>F</m:t>
        </m:r>
      </m:oMath>
      <w:ins w:id="3737" w:author="PR Preview" w:date="2026-01-01T00:00:00Z">
        <w:r>
          <w:t xml:space="preserve"> </w:t>
        </w:r>
      </w:ins>
      <w:ins w:id="3738" w:author="PR Preview" w:date="2026-01-01T00:00:00Z">
        <w:r>
          <w:t xml:space="preserve">and numbers</w:t>
        </w:r>
      </w:ins>
      <w:ins w:id="3739" w:author="PR Preview" w:date="2026-01-01T00:00:00Z">
        <w:r>
          <w:t xml:space="preserve"> </w:t>
        </w:r>
      </w:ins>
      <m:oMath>
        <m:r>
          <m:t>a</m:t>
        </m:r>
      </m:oMath>
      <w:ins w:id="3740" w:author="PR Preview" w:date="2026-01-01T00:00:00Z">
        <w:r>
          <w:t xml:space="preserve"> </w:t>
        </w:r>
      </w:ins>
      <w:ins w:id="3741" w:author="PR Preview" w:date="2026-01-01T00:00:00Z">
        <w:r>
          <w:t xml:space="preserve">and</w:t>
        </w:r>
      </w:ins>
      <w:ins w:id="3742" w:author="PR Preview" w:date="2026-01-01T00:00:00Z">
        <w:r>
          <w:t xml:space="preserve"> </w:t>
        </w:r>
      </w:ins>
      <m:oMath>
        <m:r>
          <m:t>b</m:t>
        </m:r>
      </m:oMath>
      <w:ins w:id="3743" w:author="PR Preview" w:date="2026-01-01T00:00:00Z">
        <w:r>
          <w:t xml:space="preserve"> </w:t>
        </w:r>
      </w:ins>
      <w:ins w:id="3744" w:author="PR Preview" w:date="2026-01-01T00:00:00Z">
        <w:r>
          <w:t xml:space="preserve">where</w:t>
        </w:r>
      </w:ins>
      <w:ins w:id="3745" w:author="PR Preview" w:date="2026-01-01T00:00:00Z">
        <w:r>
          <w:t xml:space="preserve"> </w:t>
        </w:r>
      </w:ins>
      <m:oMath>
        <m:r>
          <m:t>F</m:t>
        </m:r>
      </m:oMath>
      <w:ins w:id="3746" w:author="PR Preview" w:date="2026-01-01T00:00:00Z">
        <w:r>
          <w:t xml:space="preserve"> </w:t>
        </w:r>
      </w:ins>
      <w:ins w:id="3747" w:author="PR Preview" w:date="2026-01-01T00:00:00Z">
        <w:r>
          <w:t xml:space="preserve">is defined,</w:t>
        </w:r>
      </w:ins>
      <w:ins w:id="3748" w:author="PR Preview" w:date="2026-01-01T00:00:00Z">
        <w:r>
          <w:t xml:space="preserve"> </w:t>
        </w:r>
      </w:ins>
      <w:ins w:id="3749" w:author="PR Preview" w:date="2026-01-01T00:00:00Z">
        <w:r>
          <w:t xml:space="preserve">the</w:t>
        </w:r>
      </w:ins>
      <w:ins w:id="3750" w:author="PR Preview" w:date="2026-01-01T00:00:00Z">
        <w:r>
          <w:t xml:space="preserve"> </w:t>
        </w:r>
      </w:ins>
      <w:ins w:id="3751" w:author="PR Preview" w:date="2026-01-01T00:00:00Z">
        <w:r>
          <w:rPr>
            <w:b/>
            <w:bCs/>
          </w:rPr>
          <w:t xml:space="preserve">evaluation bracket</w:t>
        </w:r>
      </w:ins>
      <w:ins w:id="3752" w:author="PR Preview" w:date="2026-01-01T00:00:00Z">
        <w:r>
          <w:t xml:space="preserve"> </w:t>
        </w:r>
      </w:ins>
      <w:ins w:id="3753" w:author="PR Preview" w:date="2026-01-01T00:00:00Z">
        <w:r>
          <w:t xml:space="preserve">is the difference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del w:id="3754" w:author="PR Preview" w:date="2026-01-01T00:00:00Z">
        <w:r>
          <w:rPr>
            <w:i/>
            <w:iCs/>
          </w:rPr>
          <w:delText xml:space="preserve">Remark 5</w:delText>
        </w:r>
      </w:del>
      <w:del w:id="3755" w:author="PR Preview" w:date="2026-01-01T00:00:00Z">
        <w:r>
          <w:delText xml:space="preserve"> (The evaluation bracket and the Fundamental Theorem of Calculus). </w:delText>
        </w:r>
      </w:del>
      <w:del w:id="3756" w:author="PR Preview" w:date="2026-01-01T00:00:00Z">
        <w:r>
          <w:delText xml:space="preserve">With FTC Part 2 (</w:delText>
        </w:r>
      </w:del>
      <w:hyperlink w:anchor="thm-ftc-part2">
        <w:del w:id="3757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3758" w:author="PR Preview" w:date="2026-01-01T00:00:00Z">
        <w:r>
          <w:delText xml:space="preserve">),</w:delText>
        </w:r>
      </w:del>
      <w:del w:id="3759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del w:id="3760" w:author="PR Preview" w:date="2026-01-01T00:00:00Z">
        <w:r>
          <w:delText xml:space="preserve"> </w:delText>
        </w:r>
      </w:del>
      <w:del w:id="3761" w:author="PR Preview" w:date="2026-01-01T00:00:00Z">
        <w:r>
          <w:delText xml:space="preserve">for any antiderivative</w:delText>
        </w:r>
      </w:del>
      <w:del w:id="3762" w:author="PR Preview" w:date="2026-01-01T00:00:00Z">
        <w:r>
          <w:delText xml:space="preserve"> </w:delText>
        </w:r>
      </w:del>
      <m:oMath>
        <m:r>
          <m:t>F</m:t>
        </m:r>
      </m:oMath>
      <w:del w:id="3763" w:author="PR Preview" w:date="2026-01-01T00:00:00Z">
        <w:r>
          <w:delText xml:space="preserve"> </w:delText>
        </w:r>
      </w:del>
      <w:del w:id="3764" w:author="PR Preview" w:date="2026-01-01T00:00:00Z">
        <w:r>
          <w:delText xml:space="preserve">of a continuous</w:delText>
        </w:r>
      </w:del>
      <w:del w:id="3765" w:author="PR Preview" w:date="2026-01-01T00:00:00Z">
        <w:r>
          <w:delText xml:space="preserve"> </w:delText>
        </w:r>
      </w:del>
      <m:oMath>
        <m:r>
          <m:t>f</m:t>
        </m:r>
      </m:oMath>
      <w:del w:id="3766" w:author="PR Preview" w:date="2026-01-01T00:00:00Z">
        <w:r>
          <w:delText xml:space="preserve">.</w:delText>
        </w:r>
      </w:del>
    </w:p>
    <w:p>
      <w:pPr>
        <w:pStyle w:val="FirstParagraph"/>
      </w:pPr>
      <w:ins w:id="3767" w:author="PR Preview" w:date="2026-01-01T00:00:00Z">
        <w:r>
          <w:rPr>
            <w:i/>
            <w:iCs/>
          </w:rPr>
          <w:t xml:space="preserve">Remark 5</w:t>
        </w:r>
      </w:ins>
      <w:ins w:id="3768" w:author="PR Preview" w:date="2026-01-01T00:00:00Z">
        <w:r>
          <w:t xml:space="preserve"> (The evaluation bracket and the Fundamental Theorem of Calculus). </w:t>
        </w:r>
      </w:ins>
      <w:ins w:id="3769" w:author="PR Preview" w:date="2026-01-01T00:00:00Z">
        <w:r>
          <w:t xml:space="preserve">With FTC Part 2 (</w:t>
        </w:r>
      </w:ins>
      <w:hyperlink w:anchor="thm-ftc-part2">
        <w:ins w:id="3770" w:author="PR Preview" w:date="2026-01-01T00:00:00Z">
          <w:r>
            <w:rPr>
              <w:rStyle w:val="Hyperlink"/>
            </w:rPr>
            <w:t xml:space="preserve">Theorem 22</w:t>
          </w:r>
        </w:ins>
      </w:hyperlink>
      <w:ins w:id="3771" w:author="PR Preview" w:date="2026-01-01T00:00:00Z">
        <w:r>
          <w:t xml:space="preserve">),</w:t>
        </w:r>
      </w:ins>
      <w:ins w:id="3772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ins w:id="3773" w:author="PR Preview" w:date="2026-01-01T00:00:00Z">
        <w:r>
          <w:t xml:space="preserve"> </w:t>
        </w:r>
      </w:ins>
      <w:ins w:id="3774" w:author="PR Preview" w:date="2026-01-01T00:00:00Z">
        <w:r>
          <w:t xml:space="preserve">for any antiderivative</w:t>
        </w:r>
      </w:ins>
      <w:ins w:id="3775" w:author="PR Preview" w:date="2026-01-01T00:00:00Z">
        <w:r>
          <w:t xml:space="preserve"> </w:t>
        </w:r>
      </w:ins>
      <m:oMath>
        <m:r>
          <m:t>F</m:t>
        </m:r>
      </m:oMath>
      <w:ins w:id="3776" w:author="PR Preview" w:date="2026-01-01T00:00:00Z">
        <w:r>
          <w:t xml:space="preserve"> </w:t>
        </w:r>
      </w:ins>
      <w:ins w:id="3777" w:author="PR Preview" w:date="2026-01-01T00:00:00Z">
        <w:r>
          <w:t xml:space="preserve">of a continuous</w:t>
        </w:r>
      </w:ins>
      <w:ins w:id="3778" w:author="PR Preview" w:date="2026-01-01T00:00:00Z">
        <w:r>
          <w:t xml:space="preserve"> </w:t>
        </w:r>
      </w:ins>
      <m:oMath>
        <m:r>
          <m:t>f</m:t>
        </m:r>
      </m:oMath>
      <w:ins w:id="3779" w:author="PR Preview" w:date="2026-01-01T00:00:00Z">
        <w:r>
          <w:t xml:space="preserve">.</w:t>
        </w:r>
      </w:ins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3780" w:author="PR Preview" w:date="2026-01-01T00:00:00Z">
        <w:r>
          <w:delText xml:space="preserve">as</w:delText>
        </w:r>
      </w:del>
      <w:del w:id="3781" w:author="PR Preview" w:date="2026-01-01T00:00:00Z">
        <w:r>
          <w:delText xml:space="preserve"> </w:delText>
        </w:r>
      </w:del>
      <w:hyperlink w:anchor="thm-ftc-part1">
        <w:del w:id="3782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3783" w:author="PR Preview" w:date="2026-01-01T00:00:00Z">
        <w:r>
          <w:delText xml:space="preserve"> </w:delText>
        </w:r>
      </w:del>
      <w:del w:id="3784" w:author="PR Preview" w:date="2026-01-01T00:00:00Z">
        <w:r>
          <w:delText xml:space="preserve">predicts.</w:delText>
        </w:r>
      </w:del>
      <w:del w:id="3785" w:author="PR Preview" w:date="2026-01-01T00:00:00Z">
        <w:r>
          <w:delText xml:space="preserve"> </w:delText>
        </w:r>
      </w:del>
      <w:hyperlink w:anchor="fig-ftc-part1">
        <w:del w:id="3786" w:author="PR Preview" w:date="2026-01-01T00:00:00Z">
          <w:r>
            <w:rPr>
              <w:rStyle w:val="Hyperlink"/>
            </w:rPr>
            <w:delText xml:space="preserve">Figure 6</w:delText>
          </w:r>
        </w:del>
      </w:hyperlink>
      <w:del w:id="3787" w:author="PR Preview" w:date="2026-01-01T00:00:00Z">
        <w:r>
          <w:delText xml:space="preserve"> </w:delText>
        </w:r>
      </w:del>
      <w:del w:id="3788" w:author="PR Preview" w:date="2026-01-01T00:00:00Z">
        <w:r>
          <w:delText xml:space="preserve">shows the integrand on the left</w:delText>
        </w:r>
      </w:del>
      <w:del w:id="3789" w:author="PR Preview" w:date="2026-01-01T00:00:00Z">
        <w:r>
          <w:delText xml:space="preserve"> </w:delText>
        </w:r>
      </w:del>
      <w:del w:id="3790" w:author="PR Preview" w:date="2026-01-01T00:00:00Z">
        <w:r>
          <w:delText xml:space="preserve">(shaded area equals</w:delText>
        </w:r>
      </w:del>
      <w:del w:id="379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792" w:author="PR Preview" w:date="2026-01-01T00:00:00Z">
        <w:r>
          <w:delText xml:space="preserve"> </w:delText>
        </w:r>
      </w:del>
      <w:del w:id="3793" w:author="PR Preview" w:date="2026-01-01T00:00:00Z">
        <w:r>
          <w:delText xml:space="preserve">at each</w:delText>
        </w:r>
      </w:del>
      <w:del w:id="3794" w:author="PR Preview" w:date="2026-01-01T00:00:00Z">
        <w:r>
          <w:delText xml:space="preserve"> </w:delText>
        </w:r>
      </w:del>
      <m:oMath>
        <m:r>
          <m:t>x</m:t>
        </m:r>
      </m:oMath>
      <w:del w:id="3795" w:author="PR Preview" w:date="2026-01-01T00:00:00Z">
        <w:r>
          <w:delText xml:space="preserve">)</w:delText>
        </w:r>
      </w:del>
      <w:del w:id="3796" w:author="PR Preview" w:date="2026-01-01T00:00:00Z">
        <w:r>
          <w:delText xml:space="preserve"> </w:delText>
        </w:r>
      </w:del>
      <w:del w:id="3797" w:author="PR Preview" w:date="2026-01-01T00:00:00Z">
        <w:r>
          <w:delText xml:space="preserve">and the accumulation function</w:delText>
        </w:r>
      </w:del>
      <w:del w:id="379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3799" w:author="PR Preview" w:date="2026-01-01T00:00:00Z">
        <w:r>
          <w:delText xml:space="preserve"> </w:delText>
        </w:r>
      </w:del>
      <w:del w:id="3800" w:author="PR Preview" w:date="2026-01-01T00:00:00Z">
        <w:r>
          <w:delText xml:space="preserve">on the right</w:delText>
        </w:r>
      </w:del>
      <w:del w:id="3801" w:author="PR Preview" w:date="2026-01-01T00:00:00Z">
        <w:r>
          <w:delText xml:space="preserve"> </w:delText>
        </w:r>
      </w:del>
      <w:del w:id="3802" w:author="PR Preview" w:date="2026-01-01T00:00:00Z">
        <w:r>
          <w:delText xml:space="preserve">(its slope at</w:delText>
        </w:r>
      </w:del>
      <w:del w:id="3803" w:author="PR Preview" w:date="2026-01-01T00:00:00Z">
        <w:r>
          <w:delText xml:space="preserve"> </w:delText>
        </w:r>
      </w:del>
      <m:oMath>
        <m:r>
          <m:t>x</m:t>
        </m:r>
      </m:oMath>
      <w:del w:id="3804" w:author="PR Preview" w:date="2026-01-01T00:00:00Z">
        <w:r>
          <w:delText xml:space="preserve"> </w:delText>
        </w:r>
      </w:del>
      <w:del w:id="3805" w:author="PR Preview" w:date="2026-01-01T00:00:00Z">
        <w:r>
          <w:delText xml:space="preserve">equals</w:delText>
        </w:r>
      </w:del>
      <w:del w:id="380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del w:id="3807" w:author="PR Preview" w:date="2026-01-01T00:00:00Z">
        <w:r>
          <w:delText xml:space="preserve">).</w:delText>
        </w:r>
      </w:del>
    </w:p>
    <w:p>
      <w:pPr>
        <w:pStyle w:val="FirstParagraph"/>
      </w:pPr>
      <w:ins w:id="3808" w:author="PR Preview" w:date="2026-01-01T00:00:00Z">
        <w:r>
          <w:t xml:space="preserve">as</w:t>
        </w:r>
      </w:ins>
      <w:ins w:id="3809" w:author="PR Preview" w:date="2026-01-01T00:00:00Z">
        <w:r>
          <w:t xml:space="preserve"> </w:t>
        </w:r>
      </w:ins>
      <w:hyperlink w:anchor="thm-ftc-part1">
        <w:ins w:id="3810" w:author="PR Preview" w:date="2026-01-01T00:00:00Z">
          <w:r>
            <w:rPr>
              <w:rStyle w:val="Hyperlink"/>
            </w:rPr>
            <w:t xml:space="preserve">Theorem 21</w:t>
          </w:r>
        </w:ins>
      </w:hyperlink>
      <w:ins w:id="3811" w:author="PR Preview" w:date="2026-01-01T00:00:00Z">
        <w:r>
          <w:t xml:space="preserve"> </w:t>
        </w:r>
      </w:ins>
      <w:ins w:id="3812" w:author="PR Preview" w:date="2026-01-01T00:00:00Z">
        <w:r>
          <w:t xml:space="preserve">predicts.</w:t>
        </w:r>
      </w:ins>
      <w:ins w:id="3813" w:author="PR Preview" w:date="2026-01-01T00:00:00Z">
        <w:r>
          <w:t xml:space="preserve"> </w:t>
        </w:r>
      </w:ins>
      <w:hyperlink w:anchor="fig-ftc-part1">
        <w:ins w:id="3814" w:author="PR Preview" w:date="2026-01-01T00:00:00Z">
          <w:r>
            <w:rPr>
              <w:rStyle w:val="Hyperlink"/>
            </w:rPr>
            <w:t xml:space="preserve">Figure 6</w:t>
          </w:r>
        </w:ins>
      </w:hyperlink>
      <w:ins w:id="3815" w:author="PR Preview" w:date="2026-01-01T00:00:00Z">
        <w:r>
          <w:t xml:space="preserve"> </w:t>
        </w:r>
      </w:ins>
      <w:ins w:id="3816" w:author="PR Preview" w:date="2026-01-01T00:00:00Z">
        <w:r>
          <w:t xml:space="preserve">shows the integrand on the left</w:t>
        </w:r>
      </w:ins>
      <w:ins w:id="3817" w:author="PR Preview" w:date="2026-01-01T00:00:00Z">
        <w:r>
          <w:t xml:space="preserve"> </w:t>
        </w:r>
      </w:ins>
      <w:ins w:id="3818" w:author="PR Preview" w:date="2026-01-01T00:00:00Z">
        <w:r>
          <w:t xml:space="preserve">(shaded area equals</w:t>
        </w:r>
      </w:ins>
      <w:ins w:id="381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820" w:author="PR Preview" w:date="2026-01-01T00:00:00Z">
        <w:r>
          <w:t xml:space="preserve"> </w:t>
        </w:r>
      </w:ins>
      <w:ins w:id="3821" w:author="PR Preview" w:date="2026-01-01T00:00:00Z">
        <w:r>
          <w:t xml:space="preserve">at each</w:t>
        </w:r>
      </w:ins>
      <w:ins w:id="3822" w:author="PR Preview" w:date="2026-01-01T00:00:00Z">
        <w:r>
          <w:t xml:space="preserve"> </w:t>
        </w:r>
      </w:ins>
      <m:oMath>
        <m:r>
          <m:t>x</m:t>
        </m:r>
      </m:oMath>
      <w:ins w:id="3823" w:author="PR Preview" w:date="2026-01-01T00:00:00Z">
        <w:r>
          <w:t xml:space="preserve">)</w:t>
        </w:r>
      </w:ins>
      <w:ins w:id="3824" w:author="PR Preview" w:date="2026-01-01T00:00:00Z">
        <w:r>
          <w:t xml:space="preserve"> </w:t>
        </w:r>
      </w:ins>
      <w:ins w:id="3825" w:author="PR Preview" w:date="2026-01-01T00:00:00Z">
        <w:r>
          <w:t xml:space="preserve">and the accumulation function</w:t>
        </w:r>
      </w:ins>
      <w:ins w:id="382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3827" w:author="PR Preview" w:date="2026-01-01T00:00:00Z">
        <w:r>
          <w:t xml:space="preserve"> </w:t>
        </w:r>
      </w:ins>
      <w:ins w:id="3828" w:author="PR Preview" w:date="2026-01-01T00:00:00Z">
        <w:r>
          <w:t xml:space="preserve">on the right</w:t>
        </w:r>
      </w:ins>
      <w:ins w:id="3829" w:author="PR Preview" w:date="2026-01-01T00:00:00Z">
        <w:r>
          <w:t xml:space="preserve"> </w:t>
        </w:r>
      </w:ins>
      <w:ins w:id="3830" w:author="PR Preview" w:date="2026-01-01T00:00:00Z">
        <w:r>
          <w:t xml:space="preserve">(its slope at</w:t>
        </w:r>
      </w:ins>
      <w:ins w:id="3831" w:author="PR Preview" w:date="2026-01-01T00:00:00Z">
        <w:r>
          <w:t xml:space="preserve"> </w:t>
        </w:r>
      </w:ins>
      <m:oMath>
        <m:r>
          <m:t>x</m:t>
        </m:r>
      </m:oMath>
      <w:ins w:id="3832" w:author="PR Preview" w:date="2026-01-01T00:00:00Z">
        <w:r>
          <w:t xml:space="preserve"> </w:t>
        </w:r>
      </w:ins>
      <w:ins w:id="3833" w:author="PR Preview" w:date="2026-01-01T00:00:00Z">
        <w:r>
          <w:t xml:space="preserve">equals</w:t>
        </w:r>
      </w:ins>
      <w:ins w:id="383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ins w:id="3835" w:author="PR Preview" w:date="2026-01-01T00:00:00Z">
        <w:r>
          <w:t xml:space="preserve">).</w:t>
        </w:r>
      </w:ins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del w:id="3836" w:author="PR Preview" w:date="2026-01-01T00:00:00Z">
        <w:r>
          <w:rPr>
            <w:b/>
            <w:bCs/>
          </w:rPr>
          <w:delText xml:space="preserve">Example 38 (CDF and PDF of the exponential distribution)</w:delText>
        </w:r>
      </w:del>
      <w:del w:id="3837" w:author="PR Preview" w:date="2026-01-01T00:00:00Z">
        <w:r>
          <w:delText xml:space="preserve"> </w:delText>
        </w:r>
      </w:del>
      <w:del w:id="3838" w:author="PR Preview" w:date="2026-01-01T00:00:00Z">
        <w:r>
          <w:delText xml:space="preserve">In what follows,</w:delText>
        </w:r>
      </w:del>
      <w:del w:id="3839" w:author="PR Preview" w:date="2026-01-01T00:00:00Z">
        <w:r>
          <w:delText xml:space="preserve"> </w:delText>
        </w:r>
      </w:del>
      <m:oMath>
        <m:r>
          <m:t>f</m:t>
        </m:r>
      </m:oMath>
      <w:del w:id="3840" w:author="PR Preview" w:date="2026-01-01T00:00:00Z">
        <w:r>
          <w:delText xml:space="preserve"> </w:delText>
        </w:r>
      </w:del>
      <w:del w:id="3841" w:author="PR Preview" w:date="2026-01-01T00:00:00Z">
        <w:r>
          <w:delText xml:space="preserve">denotes the PDF and</w:delText>
        </w:r>
      </w:del>
      <w:del w:id="3842" w:author="PR Preview" w:date="2026-01-01T00:00:00Z">
        <w:r>
          <w:delText xml:space="preserve"> </w:delText>
        </w:r>
      </w:del>
      <m:oMath>
        <m:r>
          <m:t>F</m:t>
        </m:r>
      </m:oMath>
      <w:del w:id="3843" w:author="PR Preview" w:date="2026-01-01T00:00:00Z">
        <w:r>
          <w:delText xml:space="preserve"> </w:delText>
        </w:r>
      </w:del>
      <w:del w:id="3844" w:author="PR Preview" w:date="2026-01-01T00:00:00Z">
        <w:r>
          <w:delText xml:space="preserve">the CDF — the same letters</w:delText>
        </w:r>
      </w:del>
      <w:del w:id="3845" w:author="PR Preview" w:date="2026-01-01T00:00:00Z">
        <w:r>
          <w:delText xml:space="preserve"> </w:delText>
        </w:r>
      </w:del>
      <w:del w:id="3846" w:author="PR Preview" w:date="2026-01-01T00:00:00Z">
        <w:r>
          <w:delText xml:space="preserve">as the antiderivative pair in</w:delText>
        </w:r>
      </w:del>
      <w:del w:id="3847" w:author="PR Preview" w:date="2026-01-01T00:00:00Z">
        <w:r>
          <w:delText xml:space="preserve"> </w:delText>
        </w:r>
      </w:del>
      <w:hyperlink w:anchor="def-antiderivative">
        <w:del w:id="3848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3849" w:author="PR Preview" w:date="2026-01-01T00:00:00Z">
        <w:r>
          <w:delText xml:space="preserve">, because the FTC will</w:delText>
        </w:r>
      </w:del>
      <w:del w:id="3850" w:author="PR Preview" w:date="2026-01-01T00:00:00Z">
        <w:r>
          <w:delText xml:space="preserve"> </w:delText>
        </w:r>
      </w:del>
      <w:del w:id="3851" w:author="PR Preview" w:date="2026-01-01T00:00:00Z">
        <w:r>
          <w:delText xml:space="preserve">show</w:delText>
        </w:r>
      </w:del>
      <w:del w:id="3852" w:author="PR Preview" w:date="2026-01-01T00:00:00Z">
        <w:r>
          <w:delText xml:space="preserve"> </w:delText>
        </w:r>
      </w:del>
      <m:oMath>
        <m:r>
          <m:t>F</m:t>
        </m:r>
      </m:oMath>
      <w:del w:id="3853" w:author="PR Preview" w:date="2026-01-01T00:00:00Z">
        <w:r>
          <w:delText xml:space="preserve"> </w:delText>
        </w:r>
      </w:del>
      <w:del w:id="3854" w:author="PR Preview" w:date="2026-01-01T00:00:00Z">
        <w:r>
          <w:delText xml:space="preserve">is exactly an antiderivative of</w:delText>
        </w:r>
      </w:del>
      <w:del w:id="3855" w:author="PR Preview" w:date="2026-01-01T00:00:00Z">
        <w:r>
          <w:delText xml:space="preserve"> </w:delText>
        </w:r>
      </w:del>
      <m:oMath>
        <m:r>
          <m:t>f</m:t>
        </m:r>
      </m:oMath>
      <w:del w:id="3856" w:author="PR Preview" w:date="2026-01-01T00:00:00Z">
        <w:r>
          <w:delText xml:space="preserve">.</w:delText>
        </w:r>
      </w:del>
    </w:p>
    <w:p>
      <w:pPr>
        <w:pStyle w:val="BodyText"/>
      </w:pPr>
      <w:ins w:id="3857" w:author="PR Preview" w:date="2026-01-01T00:00:00Z">
        <w:r>
          <w:rPr>
            <w:b/>
            <w:bCs/>
          </w:rPr>
          <w:t xml:space="preserve">Example 38 (CDF and PDF of the exponential distribution)</w:t>
        </w:r>
      </w:ins>
      <w:ins w:id="3858" w:author="PR Preview" w:date="2026-01-01T00:00:00Z">
        <w:r>
          <w:t xml:space="preserve"> </w:t>
        </w:r>
      </w:ins>
      <w:ins w:id="3859" w:author="PR Preview" w:date="2026-01-01T00:00:00Z">
        <w:r>
          <w:t xml:space="preserve">In what follows,</w:t>
        </w:r>
      </w:ins>
      <w:ins w:id="3860" w:author="PR Preview" w:date="2026-01-01T00:00:00Z">
        <w:r>
          <w:t xml:space="preserve"> </w:t>
        </w:r>
      </w:ins>
      <m:oMath>
        <m:r>
          <m:t>f</m:t>
        </m:r>
      </m:oMath>
      <w:ins w:id="3861" w:author="PR Preview" w:date="2026-01-01T00:00:00Z">
        <w:r>
          <w:t xml:space="preserve"> </w:t>
        </w:r>
      </w:ins>
      <w:ins w:id="3862" w:author="PR Preview" w:date="2026-01-01T00:00:00Z">
        <w:r>
          <w:t xml:space="preserve">denotes the PDF and</w:t>
        </w:r>
      </w:ins>
      <w:ins w:id="3863" w:author="PR Preview" w:date="2026-01-01T00:00:00Z">
        <w:r>
          <w:t xml:space="preserve"> </w:t>
        </w:r>
      </w:ins>
      <m:oMath>
        <m:r>
          <m:t>F</m:t>
        </m:r>
      </m:oMath>
      <w:ins w:id="3864" w:author="PR Preview" w:date="2026-01-01T00:00:00Z">
        <w:r>
          <w:t xml:space="preserve"> </w:t>
        </w:r>
      </w:ins>
      <w:ins w:id="3865" w:author="PR Preview" w:date="2026-01-01T00:00:00Z">
        <w:r>
          <w:t xml:space="preserve">the CDF — the same letters</w:t>
        </w:r>
      </w:ins>
      <w:ins w:id="3866" w:author="PR Preview" w:date="2026-01-01T00:00:00Z">
        <w:r>
          <w:t xml:space="preserve"> </w:t>
        </w:r>
      </w:ins>
      <w:ins w:id="3867" w:author="PR Preview" w:date="2026-01-01T00:00:00Z">
        <w:r>
          <w:t xml:space="preserve">as the antiderivative pair in</w:t>
        </w:r>
      </w:ins>
      <w:ins w:id="3868" w:author="PR Preview" w:date="2026-01-01T00:00:00Z">
        <w:r>
          <w:t xml:space="preserve"> </w:t>
        </w:r>
      </w:ins>
      <w:hyperlink w:anchor="def-antiderivative">
        <w:ins w:id="3869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3870" w:author="PR Preview" w:date="2026-01-01T00:00:00Z">
        <w:r>
          <w:t xml:space="preserve">, because the FTC will</w:t>
        </w:r>
      </w:ins>
      <w:ins w:id="3871" w:author="PR Preview" w:date="2026-01-01T00:00:00Z">
        <w:r>
          <w:t xml:space="preserve"> </w:t>
        </w:r>
      </w:ins>
      <w:ins w:id="3872" w:author="PR Preview" w:date="2026-01-01T00:00:00Z">
        <w:r>
          <w:t xml:space="preserve">show</w:t>
        </w:r>
      </w:ins>
      <w:ins w:id="3873" w:author="PR Preview" w:date="2026-01-01T00:00:00Z">
        <w:r>
          <w:t xml:space="preserve"> </w:t>
        </w:r>
      </w:ins>
      <m:oMath>
        <m:r>
          <m:t>F</m:t>
        </m:r>
      </m:oMath>
      <w:ins w:id="3874" w:author="PR Preview" w:date="2026-01-01T00:00:00Z">
        <w:r>
          <w:t xml:space="preserve"> </w:t>
        </w:r>
      </w:ins>
      <w:ins w:id="3875" w:author="PR Preview" w:date="2026-01-01T00:00:00Z">
        <w:r>
          <w:t xml:space="preserve">is exactly an antiderivative of</w:t>
        </w:r>
      </w:ins>
      <w:ins w:id="3876" w:author="PR Preview" w:date="2026-01-01T00:00:00Z">
        <w:r>
          <w:t xml:space="preserve"> </w:t>
        </w:r>
      </w:ins>
      <m:oMath>
        <m:r>
          <m:t>f</m:t>
        </m:r>
      </m:oMath>
      <w:ins w:id="3877" w:author="PR Preview" w:date="2026-01-01T00:00:00Z">
        <w:r>
          <w:t xml:space="preserve">.</w:t>
        </w:r>
      </w:ins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del w:id="3878" w:author="PR Preview" w:date="2026-01-01T00:00:00Z">
        <w:r>
          <w:rPr>
            <w:b/>
            <w:bCs/>
          </w:rPr>
          <w:delText xml:space="preserve">FTC Part 2</w:delText>
        </w:r>
      </w:del>
      <w:del w:id="3879" w:author="PR Preview" w:date="2026-01-01T00:00:00Z">
        <w:r>
          <w:delText xml:space="preserve"> </w:delText>
        </w:r>
      </w:del>
      <w:del w:id="3880" w:author="PR Preview" w:date="2026-01-01T00:00:00Z">
        <w:r>
          <w:delText xml:space="preserve">gives the</w:delText>
        </w:r>
      </w:del>
      <w:del w:id="3881" w:author="PR Preview" w:date="2026-01-01T00:00:00Z">
        <w:r>
          <w:delText xml:space="preserve"> </w:delText>
        </w:r>
      </w:del>
      <w:hyperlink r:id="rId324">
        <w:del w:id="3882" w:author="PR Preview" w:date="2026-01-01T00:00:00Z">
          <w:r>
            <w:rPr>
              <w:rStyle w:val="Hyperlink"/>
            </w:rPr>
            <w:delText xml:space="preserve">cumulative distribution function (CDF)</w:delText>
          </w:r>
        </w:del>
      </w:hyperlink>
      <w:del w:id="3883" w:author="PR Preview" w:date="2026-01-01T00:00:00Z">
        <w:r>
          <w:delText xml:space="preserve">,</w:delText>
        </w:r>
      </w:del>
      <w:del w:id="388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del w:id="3885" w:author="PR Preview" w:date="2026-01-01T00:00:00Z">
        <w:r>
          <w:delText xml:space="preserve">, from the PDF.</w:delText>
        </w:r>
      </w:del>
      <w:del w:id="3886" w:author="PR Preview" w:date="2026-01-01T00:00:00Z">
        <w:r>
          <w:delText xml:space="preserve"> </w:delText>
        </w:r>
      </w:del>
      <w:del w:id="3887" w:author="PR Preview" w:date="2026-01-01T00:00:00Z">
        <w:r>
          <w:delText xml:space="preserve">Apply the</w:delText>
        </w:r>
      </w:del>
      <w:del w:id="3888" w:author="PR Preview" w:date="2026-01-01T00:00:00Z">
        <w:r>
          <w:delText xml:space="preserve"> </w:delText>
        </w:r>
      </w:del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del w:id="3889" w:author="PR Preview" w:date="2026-01-01T00:00:00Z">
        <w:r>
          <w:delText xml:space="preserve"> </w:delText>
        </w:r>
      </w:del>
      <w:del w:id="3890" w:author="PR Preview" w:date="2026-01-01T00:00:00Z">
        <w:r>
          <w:delText xml:space="preserve">rule from</w:delText>
        </w:r>
      </w:del>
      <w:del w:id="3891" w:author="PR Preview" w:date="2026-01-01T00:00:00Z">
        <w:r>
          <w:delText xml:space="preserve"> </w:delText>
        </w:r>
      </w:del>
      <w:hyperlink w:anchor="thm-integral-rules">
        <w:del w:id="3892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3893" w:author="PR Preview" w:date="2026-01-01T00:00:00Z">
        <w:r>
          <w:delText xml:space="preserve"> </w:delText>
        </w:r>
      </w:del>
      <w:del w:id="3894" w:author="PR Preview" w:date="2026-01-01T00:00:00Z">
        <w:r>
          <w:delText xml:space="preserve">with</w:delText>
        </w:r>
      </w:del>
      <w:del w:id="3895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del w:id="3896" w:author="PR Preview" w:date="2026-01-01T00:00:00Z">
        <w:r>
          <w:delText xml:space="preserve"> </w:delText>
        </w:r>
      </w:del>
      <w:del w:id="3897" w:author="PR Preview" w:date="2026-01-01T00:00:00Z">
        <w:r>
          <w:delText xml:space="preserve">to</w:delText>
        </w:r>
      </w:del>
      <w:del w:id="3898" w:author="PR Preview" w:date="2026-01-01T00:00:00Z">
        <w:r>
          <w:delText xml:space="preserve"> </w:delText>
        </w:r>
      </w:del>
      <w:del w:id="3899" w:author="PR Preview" w:date="2026-01-01T00:00:00Z">
        <w:r>
          <w:delText xml:space="preserve">antidifferentiate the integrand:</w:delText>
        </w:r>
      </w:del>
    </w:p>
    <w:p>
      <w:pPr>
        <w:pStyle w:val="FirstParagraph"/>
      </w:pPr>
      <w:ins w:id="3900" w:author="PR Preview" w:date="2026-01-01T00:00:00Z">
        <w:r>
          <w:rPr>
            <w:b/>
            <w:bCs/>
          </w:rPr>
          <w:t xml:space="preserve">FTC Part 2</w:t>
        </w:r>
      </w:ins>
      <w:ins w:id="3901" w:author="PR Preview" w:date="2026-01-01T00:00:00Z">
        <w:r>
          <w:t xml:space="preserve"> </w:t>
        </w:r>
      </w:ins>
      <w:ins w:id="3902" w:author="PR Preview" w:date="2026-01-01T00:00:00Z">
        <w:r>
          <w:t xml:space="preserve">gives the</w:t>
        </w:r>
      </w:ins>
      <w:ins w:id="3903" w:author="PR Preview" w:date="2026-01-01T00:00:00Z">
        <w:r>
          <w:t xml:space="preserve"> </w:t>
        </w:r>
      </w:ins>
      <w:hyperlink r:id="rId324">
        <w:ins w:id="3904" w:author="PR Preview" w:date="2026-01-01T00:00:00Z">
          <w:r>
            <w:rPr>
              <w:rStyle w:val="Hyperlink"/>
            </w:rPr>
            <w:t xml:space="preserve">cumulative distribution function (CDF)</w:t>
          </w:r>
        </w:ins>
      </w:hyperlink>
      <w:ins w:id="3905" w:author="PR Preview" w:date="2026-01-01T00:00:00Z">
        <w:r>
          <w:t xml:space="preserve">,</w:t>
        </w:r>
      </w:ins>
      <w:ins w:id="390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ins w:id="3907" w:author="PR Preview" w:date="2026-01-01T00:00:00Z">
        <w:r>
          <w:t xml:space="preserve">, from the PDF.</w:t>
        </w:r>
      </w:ins>
      <w:ins w:id="3908" w:author="PR Preview" w:date="2026-01-01T00:00:00Z">
        <w:r>
          <w:t xml:space="preserve"> </w:t>
        </w:r>
      </w:ins>
      <w:ins w:id="3909" w:author="PR Preview" w:date="2026-01-01T00:00:00Z">
        <w:r>
          <w:t xml:space="preserve">Apply the</w:t>
        </w:r>
      </w:ins>
      <w:ins w:id="3910" w:author="PR Preview" w:date="2026-01-01T00:00:00Z">
        <w:r>
          <w:t xml:space="preserve"> </w:t>
        </w:r>
      </w:ins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ins w:id="3911" w:author="PR Preview" w:date="2026-01-01T00:00:00Z">
        <w:r>
          <w:t xml:space="preserve"> </w:t>
        </w:r>
      </w:ins>
      <w:ins w:id="3912" w:author="PR Preview" w:date="2026-01-01T00:00:00Z">
        <w:r>
          <w:t xml:space="preserve">rule from</w:t>
        </w:r>
      </w:ins>
      <w:ins w:id="3913" w:author="PR Preview" w:date="2026-01-01T00:00:00Z">
        <w:r>
          <w:t xml:space="preserve"> </w:t>
        </w:r>
      </w:ins>
      <w:hyperlink w:anchor="thm-integral-rules">
        <w:ins w:id="3914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3915" w:author="PR Preview" w:date="2026-01-01T00:00:00Z">
        <w:r>
          <w:t xml:space="preserve"> </w:t>
        </w:r>
      </w:ins>
      <w:ins w:id="3916" w:author="PR Preview" w:date="2026-01-01T00:00:00Z">
        <w:r>
          <w:t xml:space="preserve">with</w:t>
        </w:r>
      </w:ins>
      <w:ins w:id="3917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ins w:id="3918" w:author="PR Preview" w:date="2026-01-01T00:00:00Z">
        <w:r>
          <w:t xml:space="preserve"> </w:t>
        </w:r>
      </w:ins>
      <w:ins w:id="3919" w:author="PR Preview" w:date="2026-01-01T00:00:00Z">
        <w:r>
          <w:t xml:space="preserve">to</w:t>
        </w:r>
      </w:ins>
      <w:ins w:id="3920" w:author="PR Preview" w:date="2026-01-01T00:00:00Z">
        <w:r>
          <w:t xml:space="preserve"> </w:t>
        </w:r>
      </w:ins>
      <w:ins w:id="3921" w:author="PR Preview" w:date="2026-01-01T00:00:00Z">
        <w:r>
          <w:t xml:space="preserve">antidifferentiate the integrand: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ins w:id="3922" w:author="PR Preview" w:date="2026-01-01T00:00:00Z">
        <w:r>
          <w:rPr>
            <w:b/>
            <w:bCs/>
          </w:rPr>
          <w:t xml:space="preserve">Theorem 23 (Convolution of two uniform densities)</w:t>
        </w:r>
      </w:ins>
      <w:ins w:id="3923" w:author="PR Preview" w:date="2026-01-01T00:00:00Z">
        <w:r>
          <w:t xml:space="preserve"> </w:t>
        </w:r>
      </w:ins>
      <w:ins w:id="3924" w:author="PR Preview" w:date="2026-01-01T00:00:00Z">
        <w:r>
          <w:t xml:space="preserve">Let</w:t>
        </w:r>
      </w:ins>
      <w:ins w:id="392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926" w:author="PR Preview" w:date="2026-01-01T00:00:00Z">
        <w:r>
          <w:t xml:space="preserve"> </w:t>
        </w:r>
      </w:ins>
      <w:ins w:id="3927" w:author="PR Preview" w:date="2026-01-01T00:00:00Z">
        <w:r>
          <w:t xml:space="preserve">be the indicator of the unit interval.</w:t>
        </w:r>
      </w:ins>
      <w:ins w:id="3928" w:author="PR Preview" w:date="2026-01-01T00:00:00Z">
        <w:r>
          <w:t xml:space="preserve"> </w:t>
        </w:r>
      </w:ins>
      <w:ins w:id="3929" w:author="PR Preview" w:date="2026-01-01T00:00:00Z">
        <w:r>
          <w:t xml:space="preserve">Then for every</w:t>
        </w:r>
      </w:ins>
      <w:ins w:id="393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393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ins w:id="3932" w:author="PR Preview" w:date="2026-01-01T00:00:00Z">
        <w:r>
          <w:rPr>
            <w:i/>
            <w:iCs/>
          </w:rPr>
          <w:t xml:space="preserve">Proof</w:t>
        </w:r>
      </w:ins>
      <w:ins w:id="3933" w:author="PR Preview" w:date="2026-01-01T00:00:00Z">
        <w:r>
          <w:t xml:space="preserve">. </w:t>
        </w:r>
      </w:ins>
      <w:ins w:id="3934" w:author="PR Preview" w:date="2026-01-01T00:00:00Z">
        <w:r>
          <w:t xml:space="preserve">This is the solution to</w:t>
        </w:r>
      </w:ins>
      <w:ins w:id="3935" w:author="PR Preview" w:date="2026-01-01T00:00:00Z">
        <w:r>
          <w:t xml:space="preserve"> </w:t>
        </w:r>
      </w:ins>
      <w:hyperlink w:anchor="exr-miller-int-uniform-convolution">
        <w:ins w:id="3936" w:author="PR Preview" w:date="2026-01-01T00:00:00Z">
          <w:r>
            <w:rPr>
              <w:rStyle w:val="Hyperlink"/>
            </w:rPr>
            <w:t xml:space="preserve">Exercise 42</w:t>
          </w:r>
        </w:ins>
      </w:hyperlink>
      <w:ins w:id="3937" w:author="PR Preview" w:date="2026-01-01T00:00:00Z">
        <w:r>
          <w:t xml:space="preserve">, worked in</w:t>
        </w:r>
      </w:ins>
      <w:ins w:id="3938" w:author="PR Preview" w:date="2026-01-01T00:00:00Z">
        <w:r>
          <w:t xml:space="preserve"> </w:t>
        </w:r>
      </w:ins>
      <w:hyperlink w:anchor="sol-miller-int-uniform-convolution">
        <w:ins w:id="3939" w:author="PR Preview" w:date="2026-01-01T00:00:00Z">
          <w:r>
            <w:rPr>
              <w:rStyle w:val="Hyperlink"/>
            </w:rPr>
            <w:t xml:space="preserve">Solution 42</w:t>
          </w:r>
        </w:ins>
      </w:hyperlink>
      <w:ins w:id="3940" w:author="PR Preview" w:date="2026-01-01T00:00:00Z">
        <w:r>
          <w:t xml:space="preserve">.</w:t>
        </w:r>
      </w:ins>
    </w:p>
    <w:p>
      <w:pPr>
        <w:pStyle w:val="BodyText"/>
      </w:pPr>
      <w:ins w:id="3941" w:author="PR Preview" w:date="2026-01-01T00:00:00Z">
        <w:r>
          <w:t xml:space="preserve">The integrand</w:t>
        </w:r>
      </w:ins>
      <w:ins w:id="394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ins w:id="3943" w:author="PR Preview" w:date="2026-01-01T00:00:00Z">
        <w:r>
          <w:t xml:space="preserve"> </w:t>
        </w:r>
      </w:ins>
      <w:ins w:id="3944" w:author="PR Preview" w:date="2026-01-01T00:00:00Z">
        <w:r>
          <w:t xml:space="preserve">equals</w:t>
        </w:r>
      </w:ins>
      <w:ins w:id="3945" w:author="PR Preview" w:date="2026-01-01T00:00:00Z">
        <w:r>
          <w:t xml:space="preserve"> </w:t>
        </w:r>
      </w:ins>
      <m:oMath>
        <m:r>
          <m:t>1</m:t>
        </m:r>
      </m:oMath>
      <w:ins w:id="3946" w:author="PR Preview" w:date="2026-01-01T00:00:00Z">
        <w:r>
          <w:t xml:space="preserve"> </w:t>
        </w:r>
      </w:ins>
      <w:ins w:id="3947" w:author="PR Preview" w:date="2026-01-01T00:00:00Z">
        <w:r>
          <w:t xml:space="preserve">when both</w:t>
        </w:r>
      </w:ins>
      <w:ins w:id="3948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949" w:author="PR Preview" w:date="2026-01-01T00:00:00Z">
        <w:r>
          <w:t xml:space="preserve"> </w:t>
        </w:r>
      </w:ins>
      <w:ins w:id="3950" w:author="PR Preview" w:date="2026-01-01T00:00:00Z">
        <w:r>
          <w:t xml:space="preserve">and</w:t>
        </w:r>
      </w:ins>
      <w:ins w:id="395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952" w:author="PR Preview" w:date="2026-01-01T00:00:00Z">
        <w:r>
          <w:t xml:space="preserve">, and</w:t>
        </w:r>
      </w:ins>
      <w:ins w:id="3953" w:author="PR Preview" w:date="2026-01-01T00:00:00Z">
        <w:r>
          <w:t xml:space="preserve"> </w:t>
        </w:r>
      </w:ins>
      <m:oMath>
        <m:r>
          <m:t>0</m:t>
        </m:r>
      </m:oMath>
      <w:ins w:id="3954" w:author="PR Preview" w:date="2026-01-01T00:00:00Z">
        <w:r>
          <w:t xml:space="preserve"> </w:t>
        </w:r>
      </w:ins>
      <w:ins w:id="3955" w:author="PR Preview" w:date="2026-01-01T00:00:00Z">
        <w:r>
          <w:t xml:space="preserve">otherwise.</w:t>
        </w:r>
      </w:ins>
      <w:ins w:id="3956" w:author="PR Preview" w:date="2026-01-01T00:00:00Z">
        <w:r>
          <w:t xml:space="preserve"> </w:t>
        </w:r>
      </w:ins>
      <w:ins w:id="3957" w:author="PR Preview" w:date="2026-01-01T00:00:00Z">
        <w:r>
          <w:t xml:space="preserve">The second condition is</w:t>
        </w:r>
      </w:ins>
      <w:ins w:id="395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ins w:id="3959" w:author="PR Preview" w:date="2026-01-01T00:00:00Z">
        <w:r>
          <w:t xml:space="preserve">,</w:t>
        </w:r>
      </w:ins>
      <w:ins w:id="3960" w:author="PR Preview" w:date="2026-01-01T00:00:00Z">
        <w:r>
          <w:t xml:space="preserve"> </w:t>
        </w:r>
      </w:ins>
      <w:ins w:id="3961" w:author="PR Preview" w:date="2026-01-01T00:00:00Z">
        <w:r>
          <w:t xml:space="preserve">so the integrand is</w:t>
        </w:r>
      </w:ins>
      <w:ins w:id="3962" w:author="PR Preview" w:date="2026-01-01T00:00:00Z">
        <w:r>
          <w:t xml:space="preserve"> </w:t>
        </w:r>
      </w:ins>
      <m:oMath>
        <m:r>
          <m:t>1</m:t>
        </m:r>
      </m:oMath>
      <w:ins w:id="3963" w:author="PR Preview" w:date="2026-01-01T00:00:00Z">
        <w:r>
          <w:t xml:space="preserve"> </w:t>
        </w:r>
      </w:ins>
      <w:ins w:id="3964" w:author="PR Preview" w:date="2026-01-01T00:00:00Z">
        <w:r>
          <w:t xml:space="preserve">exactly on the overlap</w:t>
        </w:r>
      </w:ins>
      <w:ins w:id="396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ins w:id="3966" w:author="PR Preview" w:date="2026-01-01T00:00:00Z">
        <w:r>
          <w:t xml:space="preserve">,</w:t>
        </w:r>
      </w:ins>
      <w:ins w:id="3967" w:author="PR Preview" w:date="2026-01-01T00:00:00Z">
        <w:r>
          <w:t xml:space="preserve"> </w:t>
        </w:r>
      </w:ins>
      <w:ins w:id="3968" w:author="PR Preview" w:date="2026-01-01T00:00:00Z">
        <w:r>
          <w:t xml:space="preserve">and the integral is the length of that overlap.</w:t>
        </w:r>
      </w:ins>
    </w:p>
    <w:p>
      <w:pPr>
        <w:pStyle w:val="Compact"/>
        <w:numPr>
          <w:ilvl w:val="0"/>
          <w:numId w:val="1037"/>
        </w:numPr>
      </w:pPr>
      <w:ins w:id="3969" w:author="PR Preview" w:date="2026-01-01T00:00:00Z">
        <w:r>
          <w:t xml:space="preserve">If</w:t>
        </w:r>
      </w:ins>
      <w:ins w:id="397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&lt;</m:t>
        </m:r>
        <m:r>
          <m:t>0</m:t>
        </m:r>
      </m:oMath>
      <w:ins w:id="3971" w:author="PR Preview" w:date="2026-01-01T00:00:00Z">
        <w:r>
          <w:t xml:space="preserve"> </w:t>
        </w:r>
      </w:ins>
      <w:ins w:id="3972" w:author="PR Preview" w:date="2026-01-01T00:00:00Z">
        <w:r>
          <w:t xml:space="preserve">or</w:t>
        </w:r>
      </w:ins>
      <w:ins w:id="397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2</m:t>
        </m:r>
      </m:oMath>
      <w:ins w:id="3974" w:author="PR Preview" w:date="2026-01-01T00:00:00Z">
        <w:r>
          <w:t xml:space="preserve">, the overlap is empty, so</w:t>
        </w:r>
      </w:ins>
      <w:ins w:id="397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397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37"/>
        </w:numPr>
      </w:pPr>
      <w:ins w:id="3977" w:author="PR Preview" w:date="2026-01-01T00:00:00Z">
        <w:r>
          <w:t xml:space="preserve">If</w:t>
        </w:r>
      </w:ins>
      <w:ins w:id="3978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ins w:id="3979" w:author="PR Preview" w:date="2026-01-01T00:00:00Z">
        <w:r>
          <w:t xml:space="preserve">, the overlap is</w:t>
        </w:r>
      </w:ins>
      <w:ins w:id="398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ins w:id="3981" w:author="PR Preview" w:date="2026-01-01T00:00:00Z">
        <w:r>
          <w:t xml:space="preserve">, so</w:t>
        </w:r>
      </w:ins>
      <w:ins w:id="398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ins w:id="398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37"/>
        </w:numPr>
      </w:pPr>
      <w:ins w:id="3984" w:author="PR Preview" w:date="2026-01-01T00:00:00Z">
        <w:r>
          <w:t xml:space="preserve">If</w:t>
        </w:r>
      </w:ins>
      <w:ins w:id="398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ins w:id="3986" w:author="PR Preview" w:date="2026-01-01T00:00:00Z">
        <w:r>
          <w:t xml:space="preserve">, the overlap is</w:t>
        </w:r>
      </w:ins>
      <w:ins w:id="398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988" w:author="PR Preview" w:date="2026-01-01T00:00:00Z">
        <w:r>
          <w:t xml:space="preserve">, so</w:t>
        </w:r>
      </w:ins>
      <w:ins w:id="398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ins w:id="3990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del w:id="3991" w:author="PR Preview" w:date="2026-01-01T00:00:00Z">
        <w:r>
          <w:delText xml:space="preserve">The</w:delText>
        </w:r>
      </w:del>
      <w:del w:id="3992" w:author="PR Preview" w:date="2026-01-01T00:00:00Z">
        <w:r>
          <w:delText xml:space="preserve"> </w:delText>
        </w:r>
      </w:del>
      <w:del w:id="3993" w:author="PR Preview" w:date="2026-01-01T00:00:00Z">
        <w:r>
          <w:rPr>
            <w:b/>
            <w:bCs/>
          </w:rPr>
          <w:delText xml:space="preserve">Fubini–Tonelli theorem</w:delText>
        </w:r>
      </w:del>
      <w:del w:id="3994" w:author="PR Preview" w:date="2026-01-01T00:00:00Z">
        <w:r>
          <w:delText xml:space="preserve"> </w:delText>
        </w:r>
      </w:del>
      <w:del w:id="3995" w:author="PR Preview" w:date="2026-01-01T00:00:00Z">
        <w:r>
          <w:delText xml:space="preserve">states conditions under which the order</w:delText>
        </w:r>
      </w:del>
      <w:del w:id="3996" w:author="PR Preview" w:date="2026-01-01T00:00:00Z">
        <w:r>
          <w:delText xml:space="preserve"> </w:delText>
        </w:r>
      </w:del>
      <w:del w:id="3997" w:author="PR Preview" w:date="2026-01-01T00:00:00Z">
        <w:r>
          <w:delText xml:space="preserve">of integration in a double integral can be exchanged.</w:delText>
        </w:r>
      </w:del>
      <w:del w:id="3998" w:author="PR Preview" w:date="2026-01-01T00:00:00Z">
        <w:r>
          <w:delText xml:space="preserve"> </w:delText>
        </w:r>
      </w:del>
      <w:del w:id="3999" w:author="PR Preview" w:date="2026-01-01T00:00:00Z">
        <w:r>
          <w:delText xml:space="preserve">We state them in two settings:</w:delText>
        </w:r>
      </w:del>
      <w:del w:id="4000" w:author="PR Preview" w:date="2026-01-01T00:00:00Z">
        <w:r>
          <w:delText xml:space="preserve"> </w:delText>
        </w:r>
      </w:del>
      <w:del w:id="4001" w:author="PR Preview" w:date="2026-01-01T00:00:00Z">
        <w:r>
          <w:delText xml:space="preserve">the Riemann version (</w:delText>
        </w:r>
      </w:del>
      <w:hyperlink w:anchor="thm-fubini">
        <w:del w:id="4002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4003" w:author="PR Preview" w:date="2026-01-01T00:00:00Z">
        <w:r>
          <w:delText xml:space="preserve">) is what applied courses usually use</w:delText>
        </w:r>
      </w:del>
      <w:del w:id="4004" w:author="PR Preview" w:date="2026-01-01T00:00:00Z">
        <w:r>
          <w:delText xml:space="preserve"> </w:delText>
        </w:r>
      </w:del>
      <w:del w:id="4005" w:author="PR Preview" w:date="2026-01-01T00:00:00Z">
        <w:r>
          <w:delText xml:space="preserve">for double integrals of continuous functions on simple regions;</w:delText>
        </w:r>
      </w:del>
      <w:del w:id="4006" w:author="PR Preview" w:date="2026-01-01T00:00:00Z">
        <w:r>
          <w:delText xml:space="preserve"> </w:delText>
        </w:r>
      </w:del>
      <w:del w:id="4007" w:author="PR Preview" w:date="2026-01-01T00:00:00Z">
        <w:r>
          <w:delText xml:space="preserve">the</w:delText>
        </w:r>
      </w:del>
      <w:del w:id="4008" w:author="PR Preview" w:date="2026-01-01T00:00:00Z">
        <w:r>
          <w:delText xml:space="preserve"> </w:delText>
        </w:r>
      </w:del>
      <w:hyperlink r:id="rId346">
        <m:oMath>
          <m:r>
            <m:t>σ</m:t>
          </m:r>
        </m:oMath>
        <w:del w:id="4009" w:author="PR Preview" w:date="2026-01-01T00:00:00Z">
          <w:r>
            <w:rPr>
              <w:rStyle w:val="Hyperlink"/>
            </w:rPr>
            <w:delText xml:space="preserve">-finite</w:delText>
          </w:r>
        </w:del>
      </w:hyperlink>
      <w:del w:id="4010" w:author="PR Preview" w:date="2026-01-01T00:00:00Z">
        <w:r>
          <w:delText xml:space="preserve"> </w:delText>
        </w:r>
      </w:del>
      <w:del w:id="4011" w:author="PR Preview" w:date="2026-01-01T00:00:00Z">
        <w:r>
          <w:delText xml:space="preserve">measure-theoretic versions</w:delText>
        </w:r>
      </w:del>
      <w:del w:id="4012" w:author="PR Preview" w:date="2026-01-01T00:00:00Z">
        <w:r>
          <w:delText xml:space="preserve"> </w:delText>
        </w:r>
      </w:del>
      <w:del w:id="4013" w:author="PR Preview" w:date="2026-01-01T00:00:00Z">
        <w:r>
          <w:delText xml:space="preserve">(</w:delText>
        </w:r>
      </w:del>
      <w:hyperlink w:anchor="thm-tonelli-measure">
        <w:del w:id="4014" w:author="PR Preview" w:date="2026-01-01T00:00:00Z">
          <w:r>
            <w:rPr>
              <w:rStyle w:val="Hyperlink"/>
            </w:rPr>
            <w:delText xml:space="preserve">Theorem 19</w:delText>
          </w:r>
        </w:del>
      </w:hyperlink>
      <w:del w:id="4015" w:author="PR Preview" w:date="2026-01-01T00:00:00Z">
        <w:r>
          <w:delText xml:space="preserve"> </w:delText>
        </w:r>
      </w:del>
      <w:del w:id="4016" w:author="PR Preview" w:date="2026-01-01T00:00:00Z">
        <w:r>
          <w:delText xml:space="preserve">and</w:delText>
        </w:r>
      </w:del>
      <w:del w:id="4017" w:author="PR Preview" w:date="2026-01-01T00:00:00Z">
        <w:r>
          <w:delText xml:space="preserve"> </w:delText>
        </w:r>
      </w:del>
      <w:hyperlink w:anchor="thm-fubini-measure">
        <w:del w:id="4018" w:author="PR Preview" w:date="2026-01-01T00:00:00Z">
          <w:r>
            <w:rPr>
              <w:rStyle w:val="Hyperlink"/>
            </w:rPr>
            <w:delText xml:space="preserve">Theorem 20</w:delText>
          </w:r>
        </w:del>
      </w:hyperlink>
      <w:del w:id="4019" w:author="PR Preview" w:date="2026-01-01T00:00:00Z">
        <w:r>
          <w:delText xml:space="preserve">) are</w:delText>
        </w:r>
      </w:del>
      <w:del w:id="4020" w:author="PR Preview" w:date="2026-01-01T00:00:00Z">
        <w:r>
          <w:delText xml:space="preserve"> </w:delText>
        </w:r>
      </w:del>
      <w:del w:id="4021" w:author="PR Preview" w:date="2026-01-01T00:00:00Z">
        <w:r>
          <w:delText xml:space="preserve">included to make the</w:delText>
        </w:r>
      </w:del>
      <w:del w:id="4022" w:author="PR Preview" w:date="2026-01-01T00:00:00Z">
        <w:r>
          <w:delText xml:space="preserve"> </w:delText>
        </w:r>
      </w:del>
      <w:hyperlink r:id="rId347">
        <w:del w:id="4023" w:author="PR Preview" w:date="2026-01-01T00:00:00Z">
          <w:r>
            <w:rPr>
              <w:rStyle w:val="Hyperlink"/>
            </w:rPr>
            <w:delText xml:space="preserve">joint-distribution form</w:delText>
          </w:r>
        </w:del>
      </w:hyperlink>
      <w:del w:id="4024" w:author="PR Preview" w:date="2026-01-01T00:00:00Z">
        <w:r>
          <w:delText xml:space="preserve"> </w:delText>
        </w:r>
      </w:del>
      <w:del w:id="4025" w:author="PR Preview" w:date="2026-01-01T00:00:00Z">
        <w:r>
          <w:delText xml:space="preserve">corollary in</w:delText>
        </w:r>
      </w:del>
      <w:del w:id="4026" w:author="PR Preview" w:date="2026-01-01T00:00:00Z">
        <w:r>
          <w:delText xml:space="preserve"> </w:delText>
        </w:r>
      </w:del>
      <w:del w:id="4027" w:author="PR Preview" w:date="2026-01-01T00:00:00Z">
        <w:r>
          <w:rPr>
            <w:i/>
            <w:iCs/>
          </w:rPr>
          <w:delText xml:space="preserve">Probability for Data Science</w:delText>
        </w:r>
      </w:del>
      <w:del w:id="4028" w:author="PR Preview" w:date="2026-01-01T00:00:00Z">
        <w:r>
          <w:delText xml:space="preserve"> </w:delText>
        </w:r>
      </w:del>
      <w:del w:id="4029" w:author="PR Preview" w:date="2026-01-01T00:00:00Z">
        <w:r>
          <w:delText xml:space="preserve">follow from a stated theorem rather than from an aside.</w:delText>
        </w:r>
      </w:del>
    </w:p>
    <w:p>
      <w:pPr>
        <w:pStyle w:val="BodyText"/>
      </w:pPr>
      <w:del w:id="4030" w:author="PR Preview" w:date="2026-01-01T00:00:00Z">
        <w:r>
          <w:rPr>
            <w:b/>
            <w:bCs/>
          </w:rPr>
          <w:delText xml:space="preserve">Definition 31 (Double integral)</w:delText>
        </w:r>
      </w:del>
      <w:del w:id="4031" w:author="PR Preview" w:date="2026-01-01T00:00:00Z">
        <w:r>
          <w:delText xml:space="preserve"> </w:delText>
        </w:r>
      </w:del>
      <w:del w:id="4032" w:author="PR Preview" w:date="2026-01-01T00:00:00Z">
        <w:r>
          <w:delText xml:space="preserve">Let</w:delText>
        </w:r>
      </w:del>
      <w:del w:id="4033" w:author="PR Preview" w:date="2026-01-01T00:00:00Z">
        <w:r>
          <w:delText xml:space="preserve"> </w:delText>
        </w:r>
      </w:del>
      <m:oMath>
        <m:r>
          <m:t>f</m:t>
        </m:r>
      </m:oMath>
      <w:del w:id="4034" w:author="PR Preview" w:date="2026-01-01T00:00:00Z">
        <w:r>
          <w:delText xml:space="preserve"> </w:delText>
        </w:r>
      </w:del>
      <w:del w:id="4035" w:author="PR Preview" w:date="2026-01-01T00:00:00Z">
        <w:r>
          <w:delText xml:space="preserve">be a bounded function on a closed, bounded plane region</w:delText>
        </w:r>
      </w:del>
      <w:del w:id="4036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4037" w:author="PR Preview" w:date="2026-01-01T00:00:00Z">
        <w:r>
          <w:delText xml:space="preserve">.</w:delText>
        </w:r>
      </w:del>
      <w:del w:id="4038" w:author="PR Preview" w:date="2026-01-01T00:00:00Z">
        <w:r>
          <w:delText xml:space="preserve"> </w:delText>
        </w:r>
      </w:del>
      <w:del w:id="4039" w:author="PR Preview" w:date="2026-01-01T00:00:00Z">
        <w:r>
          <w:delText xml:space="preserve">Cover</w:delText>
        </w:r>
      </w:del>
      <w:del w:id="4040" w:author="PR Preview" w:date="2026-01-01T00:00:00Z">
        <w:r>
          <w:delText xml:space="preserve"> </w:delText>
        </w:r>
      </w:del>
      <m:oMath>
        <m:r>
          <m:t>R</m:t>
        </m:r>
      </m:oMath>
      <w:del w:id="4041" w:author="PR Preview" w:date="2026-01-01T00:00:00Z">
        <w:r>
          <w:delText xml:space="preserve"> </w:delText>
        </w:r>
      </w:del>
      <w:del w:id="4042" w:author="PR Preview" w:date="2026-01-01T00:00:00Z">
        <w:r>
          <w:delText xml:space="preserve">with a grid of rectangles,</w:delText>
        </w:r>
      </w:del>
      <w:del w:id="4043" w:author="PR Preview" w:date="2026-01-01T00:00:00Z">
        <w:r>
          <w:delText xml:space="preserve"> </w:delText>
        </w:r>
      </w:del>
      <w:del w:id="4044" w:author="PR Preview" w:date="2026-01-01T00:00:00Z">
        <w:r>
          <w:delText xml:space="preserve">keep the</w:delText>
        </w:r>
      </w:del>
      <w:del w:id="4045" w:author="PR Preview" w:date="2026-01-01T00:00:00Z">
        <w:r>
          <w:delText xml:space="preserve"> </w:delText>
        </w:r>
      </w:del>
      <m:oMath>
        <m:r>
          <m:t>n</m:t>
        </m:r>
      </m:oMath>
      <w:del w:id="4046" w:author="PR Preview" w:date="2026-01-01T00:00:00Z">
        <w:r>
          <w:delText xml:space="preserve"> </w:delText>
        </w:r>
      </w:del>
      <w:del w:id="4047" w:author="PR Preview" w:date="2026-01-01T00:00:00Z">
        <w:r>
          <w:delText xml:space="preserve">rectangles that lie entirely inside</w:delText>
        </w:r>
      </w:del>
      <w:del w:id="4048" w:author="PR Preview" w:date="2026-01-01T00:00:00Z">
        <w:r>
          <w:delText xml:space="preserve"> </w:delText>
        </w:r>
      </w:del>
      <m:oMath>
        <m:r>
          <m:t>R</m:t>
        </m:r>
      </m:oMath>
      <w:del w:id="4049" w:author="PR Preview" w:date="2026-01-01T00:00:00Z">
        <w:r>
          <w:delText xml:space="preserve">,</w:delText>
        </w:r>
      </w:del>
      <w:del w:id="4050" w:author="PR Preview" w:date="2026-01-01T00:00:00Z">
        <w:r>
          <w:delText xml:space="preserve"> </w:delText>
        </w:r>
      </w:del>
      <w:del w:id="4051" w:author="PR Preview" w:date="2026-01-01T00:00:00Z">
        <w:r>
          <w:delText xml:space="preserve">with areas</w:delText>
        </w:r>
      </w:del>
      <w:del w:id="4052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4053" w:author="PR Preview" w:date="2026-01-01T00:00:00Z">
        <w:r>
          <w:delText xml:space="preserve">,</w:delText>
        </w:r>
      </w:del>
      <w:del w:id="4054" w:author="PR Preview" w:date="2026-01-01T00:00:00Z">
        <w:r>
          <w:delText xml:space="preserve"> </w:delText>
        </w:r>
      </w:del>
      <w:del w:id="4055" w:author="PR Preview" w:date="2026-01-01T00:00:00Z">
        <w:r>
          <w:delText xml:space="preserve">and choose a point</w:delText>
        </w:r>
      </w:del>
      <w:del w:id="405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4057" w:author="PR Preview" w:date="2026-01-01T00:00:00Z">
        <w:r>
          <w:delText xml:space="preserve"> </w:delText>
        </w:r>
      </w:del>
      <w:del w:id="4058" w:author="PR Preview" w:date="2026-01-01T00:00:00Z">
        <w:r>
          <w:delText xml:space="preserve">in the</w:delText>
        </w:r>
      </w:del>
      <w:del w:id="4059" w:author="PR Preview" w:date="2026-01-01T00:00:00Z">
        <w:r>
          <w:delText xml:space="preserve"> </w:delText>
        </w:r>
      </w:del>
      <m:oMath>
        <m:r>
          <m:t>i</m:t>
        </m:r>
      </m:oMath>
      <w:del w:id="4060" w:author="PR Preview" w:date="2026-01-01T00:00:00Z">
        <w:r>
          <w:delText xml:space="preserve">-th rectangle.</w:delText>
        </w:r>
      </w:del>
      <w:del w:id="4061" w:author="PR Preview" w:date="2026-01-01T00:00:00Z">
        <w:r>
          <w:delText xml:space="preserve"> </w:delText>
        </w:r>
      </w:del>
      <w:del w:id="4062" w:author="PR Preview" w:date="2026-01-01T00:00:00Z">
        <w:r>
          <w:delText xml:space="preserve">The</w:delText>
        </w:r>
      </w:del>
      <w:del w:id="4063" w:author="PR Preview" w:date="2026-01-01T00:00:00Z">
        <w:r>
          <w:delText xml:space="preserve"> </w:delText>
        </w:r>
      </w:del>
      <w:del w:id="4064" w:author="PR Preview" w:date="2026-01-01T00:00:00Z">
        <w:r>
          <w:rPr>
            <w:b/>
            <w:bCs/>
          </w:rPr>
          <w:delText xml:space="preserve">double integral</w:delText>
        </w:r>
      </w:del>
      <w:del w:id="4065" w:author="PR Preview" w:date="2026-01-01T00:00:00Z">
        <w:r>
          <w:delText xml:space="preserve"> </w:delText>
        </w:r>
      </w:del>
      <w:del w:id="4066" w:author="PR Preview" w:date="2026-01-01T00:00:00Z">
        <w:r>
          <w:delText xml:space="preserve">of</w:delText>
        </w:r>
      </w:del>
      <w:del w:id="4067" w:author="PR Preview" w:date="2026-01-01T00:00:00Z">
        <w:r>
          <w:delText xml:space="preserve"> </w:delText>
        </w:r>
      </w:del>
      <m:oMath>
        <m:r>
          <m:t>f</m:t>
        </m:r>
      </m:oMath>
      <w:del w:id="4068" w:author="PR Preview" w:date="2026-01-01T00:00:00Z">
        <w:r>
          <w:delText xml:space="preserve"> </w:delText>
        </w:r>
      </w:del>
      <w:del w:id="4069" w:author="PR Preview" w:date="2026-01-01T00:00:00Z">
        <w:r>
          <w:delText xml:space="preserve">over</w:delText>
        </w:r>
      </w:del>
      <w:del w:id="4070" w:author="PR Preview" w:date="2026-01-01T00:00:00Z">
        <w:r>
          <w:delText xml:space="preserve"> </w:delText>
        </w:r>
      </w:del>
      <m:oMath>
        <m:r>
          <m:t>R</m:t>
        </m:r>
      </m:oMath>
      <w:del w:id="4071" w:author="PR Preview" w:date="2026-01-01T00:00:00Z">
        <w:r>
          <w:delText xml:space="preserve"> </w:delText>
        </w:r>
      </w:del>
      <w:del w:id="4072" w:author="PR Preview" w:date="2026-01-01T00:00:00Z">
        <w:r>
          <w:delText xml:space="preserve">is</w:delText>
        </w:r>
      </w:del>
    </w:p>
    <w:p>
      <w:pPr>
        <w:pStyle w:val="FirstParagraph"/>
      </w:pPr>
      <w:ins w:id="4073" w:author="PR Preview" w:date="2026-01-01T00:00:00Z">
        <w:r>
          <w:t xml:space="preserve">The</w:t>
        </w:r>
      </w:ins>
      <w:ins w:id="4074" w:author="PR Preview" w:date="2026-01-01T00:00:00Z">
        <w:r>
          <w:t xml:space="preserve"> </w:t>
        </w:r>
      </w:ins>
      <w:ins w:id="4075" w:author="PR Preview" w:date="2026-01-01T00:00:00Z">
        <w:r>
          <w:rPr>
            <w:b/>
            <w:bCs/>
          </w:rPr>
          <w:t xml:space="preserve">Fubini–Tonelli theorem</w:t>
        </w:r>
      </w:ins>
      <w:ins w:id="4076" w:author="PR Preview" w:date="2026-01-01T00:00:00Z">
        <w:r>
          <w:t xml:space="preserve"> </w:t>
        </w:r>
      </w:ins>
      <w:ins w:id="4077" w:author="PR Preview" w:date="2026-01-01T00:00:00Z">
        <w:r>
          <w:t xml:space="preserve">states conditions under which the order</w:t>
        </w:r>
      </w:ins>
      <w:ins w:id="4078" w:author="PR Preview" w:date="2026-01-01T00:00:00Z">
        <w:r>
          <w:t xml:space="preserve"> </w:t>
        </w:r>
      </w:ins>
      <w:ins w:id="4079" w:author="PR Preview" w:date="2026-01-01T00:00:00Z">
        <w:r>
          <w:t xml:space="preserve">of integration in a double integral can be exchanged.</w:t>
        </w:r>
      </w:ins>
      <w:ins w:id="4080" w:author="PR Preview" w:date="2026-01-01T00:00:00Z">
        <w:r>
          <w:t xml:space="preserve"> </w:t>
        </w:r>
      </w:ins>
      <w:ins w:id="4081" w:author="PR Preview" w:date="2026-01-01T00:00:00Z">
        <w:r>
          <w:t xml:space="preserve">We state them in two settings:</w:t>
        </w:r>
      </w:ins>
      <w:ins w:id="4082" w:author="PR Preview" w:date="2026-01-01T00:00:00Z">
        <w:r>
          <w:t xml:space="preserve"> </w:t>
        </w:r>
      </w:ins>
      <w:ins w:id="4083" w:author="PR Preview" w:date="2026-01-01T00:00:00Z">
        <w:r>
          <w:t xml:space="preserve">the Riemann version (</w:t>
        </w:r>
      </w:ins>
      <w:hyperlink w:anchor="thm-fubini">
        <w:ins w:id="4084" w:author="PR Preview" w:date="2026-01-01T00:00:00Z">
          <w:r>
            <w:rPr>
              <w:rStyle w:val="Hyperlink"/>
            </w:rPr>
            <w:t xml:space="preserve">Theorem 24</w:t>
          </w:r>
        </w:ins>
      </w:hyperlink>
      <w:ins w:id="4085" w:author="PR Preview" w:date="2026-01-01T00:00:00Z">
        <w:r>
          <w:t xml:space="preserve">) is what applied courses usually use</w:t>
        </w:r>
      </w:ins>
      <w:ins w:id="4086" w:author="PR Preview" w:date="2026-01-01T00:00:00Z">
        <w:r>
          <w:t xml:space="preserve"> </w:t>
        </w:r>
      </w:ins>
      <w:ins w:id="4087" w:author="PR Preview" w:date="2026-01-01T00:00:00Z">
        <w:r>
          <w:t xml:space="preserve">for double integrals of continuous functions on simple regions;</w:t>
        </w:r>
      </w:ins>
      <w:ins w:id="4088" w:author="PR Preview" w:date="2026-01-01T00:00:00Z">
        <w:r>
          <w:t xml:space="preserve"> </w:t>
        </w:r>
      </w:ins>
      <w:ins w:id="4089" w:author="PR Preview" w:date="2026-01-01T00:00:00Z">
        <w:r>
          <w:t xml:space="preserve">the</w:t>
        </w:r>
      </w:ins>
      <w:ins w:id="4090" w:author="PR Preview" w:date="2026-01-01T00:00:00Z">
        <w:r>
          <w:t xml:space="preserve"> </w:t>
        </w:r>
      </w:ins>
      <w:hyperlink r:id="rId346">
        <m:oMath>
          <m:r>
            <m:t>σ</m:t>
          </m:r>
        </m:oMath>
        <w:ins w:id="4091" w:author="PR Preview" w:date="2026-01-01T00:00:00Z">
          <w:r>
            <w:rPr>
              <w:rStyle w:val="Hyperlink"/>
            </w:rPr>
            <w:t xml:space="preserve">-finite</w:t>
          </w:r>
        </w:ins>
      </w:hyperlink>
      <w:ins w:id="4092" w:author="PR Preview" w:date="2026-01-01T00:00:00Z">
        <w:r>
          <w:t xml:space="preserve"> </w:t>
        </w:r>
      </w:ins>
      <w:ins w:id="4093" w:author="PR Preview" w:date="2026-01-01T00:00:00Z">
        <w:r>
          <w:t xml:space="preserve">measure-theoretic versions</w:t>
        </w:r>
      </w:ins>
      <w:ins w:id="4094" w:author="PR Preview" w:date="2026-01-01T00:00:00Z">
        <w:r>
          <w:t xml:space="preserve"> </w:t>
        </w:r>
      </w:ins>
      <w:ins w:id="4095" w:author="PR Preview" w:date="2026-01-01T00:00:00Z">
        <w:r>
          <w:t xml:space="preserve">(</w:t>
        </w:r>
      </w:ins>
      <w:hyperlink w:anchor="thm-tonelli-measure">
        <w:ins w:id="4096" w:author="PR Preview" w:date="2026-01-01T00:00:00Z">
          <w:r>
            <w:rPr>
              <w:rStyle w:val="Hyperlink"/>
            </w:rPr>
            <w:t xml:space="preserve">Theorem 27</w:t>
          </w:r>
        </w:ins>
      </w:hyperlink>
      <w:ins w:id="4097" w:author="PR Preview" w:date="2026-01-01T00:00:00Z">
        <w:r>
          <w:t xml:space="preserve"> </w:t>
        </w:r>
      </w:ins>
      <w:ins w:id="4098" w:author="PR Preview" w:date="2026-01-01T00:00:00Z">
        <w:r>
          <w:t xml:space="preserve">and</w:t>
        </w:r>
      </w:ins>
      <w:ins w:id="4099" w:author="PR Preview" w:date="2026-01-01T00:00:00Z">
        <w:r>
          <w:t xml:space="preserve"> </w:t>
        </w:r>
      </w:ins>
      <w:hyperlink w:anchor="thm-fubini-measure">
        <w:ins w:id="4100" w:author="PR Preview" w:date="2026-01-01T00:00:00Z">
          <w:r>
            <w:rPr>
              <w:rStyle w:val="Hyperlink"/>
            </w:rPr>
            <w:t xml:space="preserve">Theorem 28</w:t>
          </w:r>
        </w:ins>
      </w:hyperlink>
      <w:ins w:id="4101" w:author="PR Preview" w:date="2026-01-01T00:00:00Z">
        <w:r>
          <w:t xml:space="preserve">) are</w:t>
        </w:r>
      </w:ins>
      <w:ins w:id="4102" w:author="PR Preview" w:date="2026-01-01T00:00:00Z">
        <w:r>
          <w:t xml:space="preserve"> </w:t>
        </w:r>
      </w:ins>
      <w:ins w:id="4103" w:author="PR Preview" w:date="2026-01-01T00:00:00Z">
        <w:r>
          <w:t xml:space="preserve">included to make the</w:t>
        </w:r>
      </w:ins>
      <w:ins w:id="4104" w:author="PR Preview" w:date="2026-01-01T00:00:00Z">
        <w:r>
          <w:t xml:space="preserve"> </w:t>
        </w:r>
      </w:ins>
      <w:hyperlink r:id="rId347">
        <w:ins w:id="4105" w:author="PR Preview" w:date="2026-01-01T00:00:00Z">
          <w:r>
            <w:rPr>
              <w:rStyle w:val="Hyperlink"/>
            </w:rPr>
            <w:t xml:space="preserve">joint-distribution form</w:t>
          </w:r>
        </w:ins>
      </w:hyperlink>
      <w:ins w:id="4106" w:author="PR Preview" w:date="2026-01-01T00:00:00Z">
        <w:r>
          <w:t xml:space="preserve"> </w:t>
        </w:r>
      </w:ins>
      <w:ins w:id="4107" w:author="PR Preview" w:date="2026-01-01T00:00:00Z">
        <w:r>
          <w:t xml:space="preserve">corollary in</w:t>
        </w:r>
      </w:ins>
      <w:ins w:id="4108" w:author="PR Preview" w:date="2026-01-01T00:00:00Z">
        <w:r>
          <w:t xml:space="preserve"> </w:t>
        </w:r>
      </w:ins>
      <w:ins w:id="4109" w:author="PR Preview" w:date="2026-01-01T00:00:00Z">
        <w:r>
          <w:rPr>
            <w:i/>
            <w:iCs/>
          </w:rPr>
          <w:t xml:space="preserve">Probability for Data Science</w:t>
        </w:r>
      </w:ins>
      <w:ins w:id="4110" w:author="PR Preview" w:date="2026-01-01T00:00:00Z">
        <w:r>
          <w:t xml:space="preserve"> </w:t>
        </w:r>
      </w:ins>
      <w:ins w:id="4111" w:author="PR Preview" w:date="2026-01-01T00:00:00Z">
        <w:r>
          <w:t xml:space="preserve">follow from a stated theorem rather than from an aside.</w:t>
        </w:r>
      </w:ins>
    </w:p>
    <w:bookmarkStart w:id="348" w:name="def-double-integral"/>
    <w:p>
      <w:pPr>
        <w:pStyle w:val="BodyText"/>
      </w:pPr>
      <w:ins w:id="4112" w:author="PR Preview" w:date="2026-01-01T00:00:00Z">
        <w:r>
          <w:rPr>
            <w:b/>
            <w:bCs/>
          </w:rPr>
          <w:t xml:space="preserve">Definition 40 (Double integral)</w:t>
        </w:r>
      </w:ins>
      <w:ins w:id="4113" w:author="PR Preview" w:date="2026-01-01T00:00:00Z">
        <w:r>
          <w:t xml:space="preserve"> </w:t>
        </w:r>
      </w:ins>
      <w:ins w:id="4114" w:author="PR Preview" w:date="2026-01-01T00:00:00Z">
        <w:r>
          <w:t xml:space="preserve">Let</w:t>
        </w:r>
      </w:ins>
      <w:ins w:id="4115" w:author="PR Preview" w:date="2026-01-01T00:00:00Z">
        <w:r>
          <w:t xml:space="preserve"> </w:t>
        </w:r>
      </w:ins>
      <m:oMath>
        <m:r>
          <m:t>f</m:t>
        </m:r>
      </m:oMath>
      <w:ins w:id="4116" w:author="PR Preview" w:date="2026-01-01T00:00:00Z">
        <w:r>
          <w:t xml:space="preserve"> </w:t>
        </w:r>
      </w:ins>
      <w:ins w:id="4117" w:author="PR Preview" w:date="2026-01-01T00:00:00Z">
        <w:r>
          <w:t xml:space="preserve">be a bounded function on a closed, bounded plane region</w:t>
        </w:r>
      </w:ins>
      <w:ins w:id="4118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4119" w:author="PR Preview" w:date="2026-01-01T00:00:00Z">
        <w:r>
          <w:t xml:space="preserve">.</w:t>
        </w:r>
      </w:ins>
      <w:ins w:id="4120" w:author="PR Preview" w:date="2026-01-01T00:00:00Z">
        <w:r>
          <w:t xml:space="preserve"> </w:t>
        </w:r>
      </w:ins>
      <w:ins w:id="4121" w:author="PR Preview" w:date="2026-01-01T00:00:00Z">
        <w:r>
          <w:t xml:space="preserve">Cover</w:t>
        </w:r>
      </w:ins>
      <w:ins w:id="4122" w:author="PR Preview" w:date="2026-01-01T00:00:00Z">
        <w:r>
          <w:t xml:space="preserve"> </w:t>
        </w:r>
      </w:ins>
      <m:oMath>
        <m:r>
          <m:t>R</m:t>
        </m:r>
      </m:oMath>
      <w:ins w:id="4123" w:author="PR Preview" w:date="2026-01-01T00:00:00Z">
        <w:r>
          <w:t xml:space="preserve"> </w:t>
        </w:r>
      </w:ins>
      <w:ins w:id="4124" w:author="PR Preview" w:date="2026-01-01T00:00:00Z">
        <w:r>
          <w:t xml:space="preserve">with a grid of rectangles,</w:t>
        </w:r>
      </w:ins>
      <w:ins w:id="4125" w:author="PR Preview" w:date="2026-01-01T00:00:00Z">
        <w:r>
          <w:t xml:space="preserve"> </w:t>
        </w:r>
      </w:ins>
      <w:ins w:id="4126" w:author="PR Preview" w:date="2026-01-01T00:00:00Z">
        <w:r>
          <w:t xml:space="preserve">keep the</w:t>
        </w:r>
      </w:ins>
      <w:ins w:id="4127" w:author="PR Preview" w:date="2026-01-01T00:00:00Z">
        <w:r>
          <w:t xml:space="preserve"> </w:t>
        </w:r>
      </w:ins>
      <m:oMath>
        <m:r>
          <m:t>n</m:t>
        </m:r>
      </m:oMath>
      <w:ins w:id="4128" w:author="PR Preview" w:date="2026-01-01T00:00:00Z">
        <w:r>
          <w:t xml:space="preserve"> </w:t>
        </w:r>
      </w:ins>
      <w:ins w:id="4129" w:author="PR Preview" w:date="2026-01-01T00:00:00Z">
        <w:r>
          <w:t xml:space="preserve">rectangles that lie entirely inside</w:t>
        </w:r>
      </w:ins>
      <w:ins w:id="4130" w:author="PR Preview" w:date="2026-01-01T00:00:00Z">
        <w:r>
          <w:t xml:space="preserve"> </w:t>
        </w:r>
      </w:ins>
      <m:oMath>
        <m:r>
          <m:t>R</m:t>
        </m:r>
      </m:oMath>
      <w:ins w:id="4131" w:author="PR Preview" w:date="2026-01-01T00:00:00Z">
        <w:r>
          <w:t xml:space="preserve">,</w:t>
        </w:r>
      </w:ins>
      <w:ins w:id="4132" w:author="PR Preview" w:date="2026-01-01T00:00:00Z">
        <w:r>
          <w:t xml:space="preserve"> </w:t>
        </w:r>
      </w:ins>
      <w:ins w:id="4133" w:author="PR Preview" w:date="2026-01-01T00:00:00Z">
        <w:r>
          <w:t xml:space="preserve">with areas</w:t>
        </w:r>
      </w:ins>
      <w:ins w:id="4134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4135" w:author="PR Preview" w:date="2026-01-01T00:00:00Z">
        <w:r>
          <w:t xml:space="preserve">,</w:t>
        </w:r>
      </w:ins>
      <w:ins w:id="4136" w:author="PR Preview" w:date="2026-01-01T00:00:00Z">
        <w:r>
          <w:t xml:space="preserve"> </w:t>
        </w:r>
      </w:ins>
      <w:ins w:id="4137" w:author="PR Preview" w:date="2026-01-01T00:00:00Z">
        <w:r>
          <w:t xml:space="preserve">and choose a point</w:t>
        </w:r>
      </w:ins>
      <w:ins w:id="413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4139" w:author="PR Preview" w:date="2026-01-01T00:00:00Z">
        <w:r>
          <w:t xml:space="preserve"> </w:t>
        </w:r>
      </w:ins>
      <w:ins w:id="4140" w:author="PR Preview" w:date="2026-01-01T00:00:00Z">
        <w:r>
          <w:t xml:space="preserve">in the</w:t>
        </w:r>
      </w:ins>
      <w:ins w:id="4141" w:author="PR Preview" w:date="2026-01-01T00:00:00Z">
        <w:r>
          <w:t xml:space="preserve"> </w:t>
        </w:r>
      </w:ins>
      <m:oMath>
        <m:r>
          <m:t>i</m:t>
        </m:r>
      </m:oMath>
      <w:ins w:id="4142" w:author="PR Preview" w:date="2026-01-01T00:00:00Z">
        <w:r>
          <w:t xml:space="preserve">-th rectangle.</w:t>
        </w:r>
      </w:ins>
      <w:ins w:id="4143" w:author="PR Preview" w:date="2026-01-01T00:00:00Z">
        <w:r>
          <w:t xml:space="preserve"> </w:t>
        </w:r>
      </w:ins>
      <w:ins w:id="4144" w:author="PR Preview" w:date="2026-01-01T00:00:00Z">
        <w:r>
          <w:t xml:space="preserve">The</w:t>
        </w:r>
      </w:ins>
      <w:ins w:id="4145" w:author="PR Preview" w:date="2026-01-01T00:00:00Z">
        <w:r>
          <w:t xml:space="preserve"> </w:t>
        </w:r>
      </w:ins>
      <w:ins w:id="4146" w:author="PR Preview" w:date="2026-01-01T00:00:00Z">
        <w:r>
          <w:rPr>
            <w:b/>
            <w:bCs/>
          </w:rPr>
          <w:t xml:space="preserve">double integral</w:t>
        </w:r>
      </w:ins>
      <w:ins w:id="4147" w:author="PR Preview" w:date="2026-01-01T00:00:00Z">
        <w:r>
          <w:t xml:space="preserve"> </w:t>
        </w:r>
      </w:ins>
      <w:ins w:id="4148" w:author="PR Preview" w:date="2026-01-01T00:00:00Z">
        <w:r>
          <w:t xml:space="preserve">of</w:t>
        </w:r>
      </w:ins>
      <w:ins w:id="4149" w:author="PR Preview" w:date="2026-01-01T00:00:00Z">
        <w:r>
          <w:t xml:space="preserve"> </w:t>
        </w:r>
      </w:ins>
      <m:oMath>
        <m:r>
          <m:t>f</m:t>
        </m:r>
      </m:oMath>
      <w:ins w:id="4150" w:author="PR Preview" w:date="2026-01-01T00:00:00Z">
        <w:r>
          <w:t xml:space="preserve"> </w:t>
        </w:r>
      </w:ins>
      <w:ins w:id="4151" w:author="PR Preview" w:date="2026-01-01T00:00:00Z">
        <w:r>
          <w:t xml:space="preserve">over</w:t>
        </w:r>
      </w:ins>
      <w:ins w:id="4152" w:author="PR Preview" w:date="2026-01-01T00:00:00Z">
        <w:r>
          <w:t xml:space="preserve"> </w:t>
        </w:r>
      </w:ins>
      <m:oMath>
        <m:r>
          <m:t>R</m:t>
        </m:r>
      </m:oMath>
      <w:ins w:id="4153" w:author="PR Preview" w:date="2026-01-01T00:00:00Z">
        <w:r>
          <w:t xml:space="preserve"> </w:t>
        </w:r>
      </w:ins>
      <w:ins w:id="4154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del w:id="4155" w:author="PR Preview" w:date="2026-01-01T00:00:00Z">
        <w:r>
          <w:rPr>
            <w:b/>
            <w:bCs/>
          </w:rPr>
          <w:delText xml:space="preserve">Example 39 (The double integral of</w:delText>
        </w:r>
      </w:del>
      <w:del w:id="4156" w:author="PR Preview" w:date="2026-01-01T00:00:00Z">
        <w:r>
          <w:rPr>
            <w:b/>
            <w:bCs/>
          </w:rPr>
          <w:delText xml:space="preserve"> </w:delText>
        </w:r>
      </w:del>
      <m:oMath>
        <m:r>
          <m:t>1</m:t>
        </m:r>
      </m:oMath>
      <w:del w:id="4157" w:author="PR Preview" w:date="2026-01-01T00:00:00Z">
        <w:r>
          <w:rPr>
            <w:b/>
            <w:bCs/>
          </w:rPr>
          <w:delText xml:space="preserve"> </w:delText>
        </w:r>
      </w:del>
      <w:del w:id="4158" w:author="PR Preview" w:date="2026-01-01T00:00:00Z">
        <w:r>
          <w:rPr>
            <w:b/>
            <w:bCs/>
          </w:rPr>
          <w:delText xml:space="preserve">is an area)</w:delText>
        </w:r>
      </w:del>
      <w:del w:id="4159" w:author="PR Preview" w:date="2026-01-01T00:00:00Z">
        <w:r>
          <w:delText xml:space="preserve"> </w:delText>
        </w:r>
      </w:del>
      <w:del w:id="4160" w:author="PR Preview" w:date="2026-01-01T00:00:00Z">
        <w:r>
          <w:delText xml:space="preserve">Let</w:delText>
        </w:r>
      </w:del>
      <w:del w:id="416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4162" w:author="PR Preview" w:date="2026-01-01T00:00:00Z">
        <w:r>
          <w:delText xml:space="preserve"> </w:delText>
        </w:r>
      </w:del>
      <w:del w:id="4163" w:author="PR Preview" w:date="2026-01-01T00:00:00Z">
        <w:r>
          <w:delText xml:space="preserve">on the rectangle</w:delText>
        </w:r>
      </w:del>
      <w:del w:id="4164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del w:id="4165" w:author="PR Preview" w:date="2026-01-01T00:00:00Z">
        <w:r>
          <w:delText xml:space="preserve">.</w:delText>
        </w:r>
      </w:del>
      <w:del w:id="4166" w:author="PR Preview" w:date="2026-01-01T00:00:00Z">
        <w:r>
          <w:delText xml:space="preserve"> </w:delText>
        </w:r>
      </w:del>
      <w:del w:id="4167" w:author="PR Preview" w:date="2026-01-01T00:00:00Z">
        <w:r>
          <w:delText xml:space="preserve">Every sum in</w:delText>
        </w:r>
      </w:del>
      <w:del w:id="4168" w:author="PR Preview" w:date="2026-01-01T00:00:00Z">
        <w:r>
          <w:delText xml:space="preserve"> </w:delText>
        </w:r>
      </w:del>
      <w:hyperlink w:anchor="def-double-integral">
        <w:del w:id="4169" w:author="PR Preview" w:date="2026-01-01T00:00:00Z">
          <w:r>
            <w:rPr>
              <w:rStyle w:val="Hyperlink"/>
            </w:rPr>
            <w:delText xml:space="preserve">Definition 31</w:delText>
          </w:r>
        </w:del>
      </w:hyperlink>
      <w:del w:id="4170" w:author="PR Preview" w:date="2026-01-01T00:00:00Z">
        <w:r>
          <w:delText xml:space="preserve"> </w:delText>
        </w:r>
      </w:del>
      <w:del w:id="4171" w:author="PR Preview" w:date="2026-01-01T00:00:00Z">
        <w:r>
          <w:delText xml:space="preserve">adds up the areas of rectangles inside</w:delText>
        </w:r>
      </w:del>
      <w:del w:id="4172" w:author="PR Preview" w:date="2026-01-01T00:00:00Z">
        <w:r>
          <w:delText xml:space="preserve"> </w:delText>
        </w:r>
      </w:del>
      <m:oMath>
        <m:r>
          <m:t>R</m:t>
        </m:r>
      </m:oMath>
      <w:del w:id="4173" w:author="PR Preview" w:date="2026-01-01T00:00:00Z">
        <w:r>
          <w:delText xml:space="preserve">,</w:delText>
        </w:r>
      </w:del>
      <w:del w:id="4174" w:author="PR Preview" w:date="2026-01-01T00:00:00Z">
        <w:r>
          <w:delText xml:space="preserve"> </w:delText>
        </w:r>
      </w:del>
      <w:del w:id="4175" w:author="PR Preview" w:date="2026-01-01T00:00:00Z">
        <w:r>
          <w:delText xml:space="preserve">and those sums approach the area of</w:delText>
        </w:r>
      </w:del>
      <w:del w:id="4176" w:author="PR Preview" w:date="2026-01-01T00:00:00Z">
        <w:r>
          <w:delText xml:space="preserve"> </w:delText>
        </w:r>
      </w:del>
      <m:oMath>
        <m:r>
          <m:t>R</m:t>
        </m:r>
      </m:oMath>
      <w:del w:id="4177" w:author="PR Preview" w:date="2026-01-01T00:00:00Z">
        <w:r>
          <w:delText xml:space="preserve"> </w:delText>
        </w:r>
      </w:del>
      <w:del w:id="4178" w:author="PR Preview" w:date="2026-01-01T00:00:00Z">
        <w:r>
          <w:delText xml:space="preserve">as the grid gets finer,</w:delText>
        </w:r>
      </w:del>
      <w:del w:id="4179" w:author="PR Preview" w:date="2026-01-01T00:00:00Z">
        <w:r>
          <w:delText xml:space="preserve"> </w:delText>
        </w:r>
      </w:del>
      <w:del w:id="4180" w:author="PR Preview" w:date="2026-01-01T00:00:00Z">
        <w:r>
          <w:delText xml:space="preserve">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4181" w:author="PR Preview" w:date="2026-01-01T00:00:00Z">
        <w:r>
          <w:rPr>
            <w:b/>
            <w:bCs/>
          </w:rPr>
          <w:delText xml:space="preserve">Definition 32 (Iterated integral)</w:delText>
        </w:r>
      </w:del>
      <w:del w:id="4182" w:author="PR Preview" w:date="2026-01-01T00:00:00Z">
        <w:r>
          <w:delText xml:space="preserve"> </w:delText>
        </w:r>
      </w:del>
      <w:del w:id="4183" w:author="PR Preview" w:date="2026-01-01T00:00:00Z">
        <w:r>
          <w:delText xml:space="preserve">An</w:delText>
        </w:r>
      </w:del>
      <w:del w:id="4184" w:author="PR Preview" w:date="2026-01-01T00:00:00Z">
        <w:r>
          <w:delText xml:space="preserve"> </w:delText>
        </w:r>
      </w:del>
      <w:del w:id="4185" w:author="PR Preview" w:date="2026-01-01T00:00:00Z">
        <w:r>
          <w:rPr>
            <w:b/>
            <w:bCs/>
          </w:rPr>
          <w:delText xml:space="preserve">iterated integral</w:delText>
        </w:r>
      </w:del>
      <w:del w:id="4186" w:author="PR Preview" w:date="2026-01-01T00:00:00Z">
        <w:r>
          <w:delText xml:space="preserve"> </w:delText>
        </w:r>
      </w:del>
      <w:del w:id="4187" w:author="PR Preview" w:date="2026-01-01T00:00:00Z">
        <w:r>
          <w:delText xml:space="preserve">is an integral of an integral:</w:delText>
        </w:r>
      </w:del>
    </w:p>
    <w:p>
      <w:pPr>
        <w:pStyle w:val="BodyText"/>
      </w:pPr>
      <w:ins w:id="4188" w:author="PR Preview" w:date="2026-01-01T00:00:00Z">
        <w:r>
          <w:rPr>
            <w:b/>
            <w:bCs/>
          </w:rPr>
          <w:t xml:space="preserve">Example 39 (The double integral of</w:t>
        </w:r>
      </w:ins>
      <w:ins w:id="4189" w:author="PR Preview" w:date="2026-01-01T00:00:00Z">
        <w:r>
          <w:rPr>
            <w:b/>
            <w:bCs/>
          </w:rPr>
          <w:t xml:space="preserve"> </w:t>
        </w:r>
      </w:ins>
      <m:oMath>
        <m:r>
          <m:t>1</m:t>
        </m:r>
      </m:oMath>
      <w:ins w:id="4190" w:author="PR Preview" w:date="2026-01-01T00:00:00Z">
        <w:r>
          <w:rPr>
            <w:b/>
            <w:bCs/>
          </w:rPr>
          <w:t xml:space="preserve"> </w:t>
        </w:r>
      </w:ins>
      <w:ins w:id="4191" w:author="PR Preview" w:date="2026-01-01T00:00:00Z">
        <w:r>
          <w:rPr>
            <w:b/>
            <w:bCs/>
          </w:rPr>
          <w:t xml:space="preserve">is an area)</w:t>
        </w:r>
      </w:ins>
      <w:ins w:id="4192" w:author="PR Preview" w:date="2026-01-01T00:00:00Z">
        <w:r>
          <w:t xml:space="preserve"> </w:t>
        </w:r>
      </w:ins>
      <w:ins w:id="4193" w:author="PR Preview" w:date="2026-01-01T00:00:00Z">
        <w:r>
          <w:t xml:space="preserve">Let</w:t>
        </w:r>
      </w:ins>
      <w:ins w:id="419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4195" w:author="PR Preview" w:date="2026-01-01T00:00:00Z">
        <w:r>
          <w:t xml:space="preserve"> </w:t>
        </w:r>
      </w:ins>
      <w:ins w:id="4196" w:author="PR Preview" w:date="2026-01-01T00:00:00Z">
        <w:r>
          <w:t xml:space="preserve">on the rectangle</w:t>
        </w:r>
      </w:ins>
      <w:ins w:id="4197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ins w:id="4198" w:author="PR Preview" w:date="2026-01-01T00:00:00Z">
        <w:r>
          <w:t xml:space="preserve">.</w:t>
        </w:r>
      </w:ins>
      <w:ins w:id="4199" w:author="PR Preview" w:date="2026-01-01T00:00:00Z">
        <w:r>
          <w:t xml:space="preserve"> </w:t>
        </w:r>
      </w:ins>
      <w:ins w:id="4200" w:author="PR Preview" w:date="2026-01-01T00:00:00Z">
        <w:r>
          <w:t xml:space="preserve">Every sum in</w:t>
        </w:r>
      </w:ins>
      <w:ins w:id="4201" w:author="PR Preview" w:date="2026-01-01T00:00:00Z">
        <w:r>
          <w:t xml:space="preserve"> </w:t>
        </w:r>
      </w:ins>
      <w:hyperlink w:anchor="def-double-integral">
        <w:ins w:id="4202" w:author="PR Preview" w:date="2026-01-01T00:00:00Z">
          <w:r>
            <w:rPr>
              <w:rStyle w:val="Hyperlink"/>
            </w:rPr>
            <w:t xml:space="preserve">Definition 40</w:t>
          </w:r>
        </w:ins>
      </w:hyperlink>
      <w:ins w:id="4203" w:author="PR Preview" w:date="2026-01-01T00:00:00Z">
        <w:r>
          <w:t xml:space="preserve"> </w:t>
        </w:r>
      </w:ins>
      <w:ins w:id="4204" w:author="PR Preview" w:date="2026-01-01T00:00:00Z">
        <w:r>
          <w:t xml:space="preserve">adds up the areas of rectangles inside</w:t>
        </w:r>
      </w:ins>
      <w:ins w:id="4205" w:author="PR Preview" w:date="2026-01-01T00:00:00Z">
        <w:r>
          <w:t xml:space="preserve"> </w:t>
        </w:r>
      </w:ins>
      <m:oMath>
        <m:r>
          <m:t>R</m:t>
        </m:r>
      </m:oMath>
      <w:ins w:id="4206" w:author="PR Preview" w:date="2026-01-01T00:00:00Z">
        <w:r>
          <w:t xml:space="preserve">,</w:t>
        </w:r>
      </w:ins>
      <w:ins w:id="4207" w:author="PR Preview" w:date="2026-01-01T00:00:00Z">
        <w:r>
          <w:t xml:space="preserve"> </w:t>
        </w:r>
      </w:ins>
      <w:ins w:id="4208" w:author="PR Preview" w:date="2026-01-01T00:00:00Z">
        <w:r>
          <w:t xml:space="preserve">and those sums approach the area of</w:t>
        </w:r>
      </w:ins>
      <w:ins w:id="4209" w:author="PR Preview" w:date="2026-01-01T00:00:00Z">
        <w:r>
          <w:t xml:space="preserve"> </w:t>
        </w:r>
      </w:ins>
      <m:oMath>
        <m:r>
          <m:t>R</m:t>
        </m:r>
      </m:oMath>
      <w:ins w:id="4210" w:author="PR Preview" w:date="2026-01-01T00:00:00Z">
        <w:r>
          <w:t xml:space="preserve"> </w:t>
        </w:r>
      </w:ins>
      <w:ins w:id="4211" w:author="PR Preview" w:date="2026-01-01T00:00:00Z">
        <w:r>
          <w:t xml:space="preserve">as the grid gets finer,</w:t>
        </w:r>
      </w:ins>
      <w:ins w:id="4212" w:author="PR Preview" w:date="2026-01-01T00:00:00Z">
        <w:r>
          <w:t xml:space="preserve"> </w:t>
        </w:r>
      </w:ins>
      <w:ins w:id="4213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ins w:id="4214" w:author="PR Preview" w:date="2026-01-01T00:00:00Z">
        <w:r>
          <w:rPr>
            <w:b/>
            <w:bCs/>
          </w:rPr>
          <w:t xml:space="preserve">Definition 41 (Iterated integral)</w:t>
        </w:r>
      </w:ins>
      <w:ins w:id="4215" w:author="PR Preview" w:date="2026-01-01T00:00:00Z">
        <w:r>
          <w:t xml:space="preserve"> </w:t>
        </w:r>
      </w:ins>
      <w:ins w:id="4216" w:author="PR Preview" w:date="2026-01-01T00:00:00Z">
        <w:r>
          <w:t xml:space="preserve">An</w:t>
        </w:r>
      </w:ins>
      <w:ins w:id="4217" w:author="PR Preview" w:date="2026-01-01T00:00:00Z">
        <w:r>
          <w:t xml:space="preserve"> </w:t>
        </w:r>
      </w:ins>
      <w:ins w:id="4218" w:author="PR Preview" w:date="2026-01-01T00:00:00Z">
        <w:r>
          <w:rPr>
            <w:b/>
            <w:bCs/>
          </w:rPr>
          <w:t xml:space="preserve">iterated integral</w:t>
        </w:r>
      </w:ins>
      <w:ins w:id="4219" w:author="PR Preview" w:date="2026-01-01T00:00:00Z">
        <w:r>
          <w:t xml:space="preserve"> </w:t>
        </w:r>
      </w:ins>
      <w:ins w:id="4220" w:author="PR Preview" w:date="2026-01-01T00:00:00Z">
        <w:r>
          <w:t xml:space="preserve">is an integral of an integral: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del w:id="4221" w:author="PR Preview" w:date="2026-01-01T00:00:00Z">
        <w:r>
          <w:rPr>
            <w:b/>
            <w:bCs/>
          </w:rPr>
          <w:delText xml:space="preserve">Theorem 18 (Fubini’s theorem (Riemann version))</w:delText>
        </w:r>
      </w:del>
      <w:del w:id="4222" w:author="PR Preview" w:date="2026-01-01T00:00:00Z">
        <w:r>
          <w:delText xml:space="preserve"> </w:delText>
        </w:r>
      </w:del>
      <w:del w:id="4223" w:author="PR Preview" w:date="2026-01-01T00:00:00Z">
        <w:r>
          <w:delText xml:space="preserve">Let</w:delText>
        </w:r>
      </w:del>
      <w:del w:id="4224" w:author="PR Preview" w:date="2026-01-01T00:00:00Z">
        <w:r>
          <w:delText xml:space="preserve"> </w:delText>
        </w:r>
      </w:del>
      <m:oMath>
        <m:r>
          <m:t>f</m:t>
        </m:r>
      </m:oMath>
      <w:del w:id="4225" w:author="PR Preview" w:date="2026-01-01T00:00:00Z">
        <w:r>
          <w:delText xml:space="preserve"> </w:delText>
        </w:r>
      </w:del>
      <w:del w:id="4226" w:author="PR Preview" w:date="2026-01-01T00:00:00Z">
        <w:r>
          <w:delText xml:space="preserve">be</w:delText>
        </w:r>
      </w:del>
      <w:del w:id="4227" w:author="PR Preview" w:date="2026-01-01T00:00:00Z">
        <w:r>
          <w:delText xml:space="preserve"> </w:delText>
        </w:r>
      </w:del>
      <w:del w:id="4228" w:author="PR Preview" w:date="2026-01-01T00:00:00Z">
        <w:r>
          <w:rPr>
            <w:b/>
            <w:bCs/>
          </w:rPr>
          <w:delText xml:space="preserve">continuous</w:delText>
        </w:r>
      </w:del>
      <w:del w:id="4229" w:author="PR Preview" w:date="2026-01-01T00:00:00Z">
        <w:r>
          <w:delText xml:space="preserve"> </w:delText>
        </w:r>
      </w:del>
      <w:del w:id="4230" w:author="PR Preview" w:date="2026-01-01T00:00:00Z">
        <w:r>
          <w:delText xml:space="preserve">on a plane region</w:delText>
        </w:r>
      </w:del>
      <w:del w:id="4231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4232" w:author="PR Preview" w:date="2026-01-01T00:00:00Z">
        <w:r>
          <w:delText xml:space="preserve">.</w:delText>
        </w:r>
      </w:del>
    </w:p>
    <w:p>
      <w:pPr>
        <w:pStyle w:val="FirstParagraph"/>
      </w:pPr>
      <w:ins w:id="4233" w:author="PR Preview" w:date="2026-01-01T00:00:00Z">
        <w:r>
          <w:rPr>
            <w:b/>
            <w:bCs/>
          </w:rPr>
          <w:t xml:space="preserve">Theorem 24 (Fubini’s theorem (Riemann version))</w:t>
        </w:r>
      </w:ins>
      <w:ins w:id="4234" w:author="PR Preview" w:date="2026-01-01T00:00:00Z">
        <w:r>
          <w:t xml:space="preserve"> </w:t>
        </w:r>
      </w:ins>
      <w:ins w:id="4235" w:author="PR Preview" w:date="2026-01-01T00:00:00Z">
        <w:r>
          <w:t xml:space="preserve">Let</w:t>
        </w:r>
      </w:ins>
      <w:ins w:id="4236" w:author="PR Preview" w:date="2026-01-01T00:00:00Z">
        <w:r>
          <w:t xml:space="preserve"> </w:t>
        </w:r>
      </w:ins>
      <m:oMath>
        <m:r>
          <m:t>f</m:t>
        </m:r>
      </m:oMath>
      <w:ins w:id="4237" w:author="PR Preview" w:date="2026-01-01T00:00:00Z">
        <w:r>
          <w:t xml:space="preserve"> </w:t>
        </w:r>
      </w:ins>
      <w:ins w:id="4238" w:author="PR Preview" w:date="2026-01-01T00:00:00Z">
        <w:r>
          <w:t xml:space="preserve">be</w:t>
        </w:r>
      </w:ins>
      <w:ins w:id="4239" w:author="PR Preview" w:date="2026-01-01T00:00:00Z">
        <w:r>
          <w:t xml:space="preserve"> </w:t>
        </w:r>
      </w:ins>
      <w:ins w:id="4240" w:author="PR Preview" w:date="2026-01-01T00:00:00Z">
        <w:r>
          <w:rPr>
            <w:b/>
            <w:bCs/>
          </w:rPr>
          <w:t xml:space="preserve">continuous</w:t>
        </w:r>
      </w:ins>
      <w:ins w:id="4241" w:author="PR Preview" w:date="2026-01-01T00:00:00Z">
        <w:r>
          <w:t xml:space="preserve"> </w:t>
        </w:r>
      </w:ins>
      <w:ins w:id="4242" w:author="PR Preview" w:date="2026-01-01T00:00:00Z">
        <w:r>
          <w:t xml:space="preserve">on a plane region</w:t>
        </w:r>
      </w:ins>
      <w:ins w:id="4243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4244" w:author="PR Preview" w:date="2026-01-01T00:00:00Z">
        <w:r>
          <w:t xml:space="preserve">.</w:t>
        </w:r>
      </w:ins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del w:id="4245" w:author="PR Preview" w:date="2026-01-01T00:00:00Z">
        <w:r>
          <w:rPr>
            <w:b/>
            <w:bCs/>
          </w:rPr>
          <w:delText xml:space="preserve">Order</w:delText>
        </w:r>
      </w:del>
      <w:del w:id="4246" w:author="PR Preview" w:date="2026-01-01T00:00:00Z">
        <w:r>
          <w:rPr>
            <w:b/>
            <w:bCs/>
          </w:rPr>
          <w:delText xml:space="preserve"> </w:delText>
        </w:r>
      </w:del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del w:id="4247" w:author="PR Preview" w:date="2026-01-01T00:00:00Z">
        <w:r>
          <w:rPr>
            <w:b/>
            <w:bCs/>
          </w:rPr>
          <w:delText xml:space="preserve"> </w:delText>
        </w:r>
      </w:del>
      <w:del w:id="4248" w:author="PR Preview" w:date="2026-01-01T00:00:00Z">
        <w:r>
          <w:rPr>
            <w:b/>
            <w:bCs/>
          </w:rPr>
          <w:delText xml:space="preserve">works.</w:delText>
        </w:r>
      </w:del>
      <w:del w:id="4249" w:author="PR Preview" w:date="2026-01-01T00:00:00Z">
        <w:r>
          <w:delText xml:space="preserve"> </w:delText>
        </w:r>
      </w:del>
      <w:del w:id="4250" w:author="PR Preview" w:date="2026-01-01T00:00:00Z">
        <w:r>
          <w:delText xml:space="preserve">Applying</w:delText>
        </w:r>
      </w:del>
      <w:del w:id="4251" w:author="PR Preview" w:date="2026-01-01T00:00:00Z">
        <w:r>
          <w:delText xml:space="preserve"> </w:delText>
        </w:r>
      </w:del>
      <w:hyperlink w:anchor="thm-fubini">
        <w:del w:id="4252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4253" w:author="PR Preview" w:date="2026-01-01T00:00:00Z">
        <w:r>
          <w:delText xml:space="preserve"> </w:delText>
        </w:r>
      </w:del>
      <w:del w:id="4254" w:author="PR Preview" w:date="2026-01-01T00:00:00Z">
        <w:r>
          <w:delText xml:space="preserve">Part 1</w:delText>
        </w:r>
      </w:del>
      <w:del w:id="4255" w:author="PR Preview" w:date="2026-01-01T00:00:00Z">
        <w:r>
          <w:delText xml:space="preserve"> </w:delText>
        </w:r>
      </w:del>
      <w:del w:id="4256" w:author="PR Preview" w:date="2026-01-01T00:00:00Z">
        <w:r>
          <w:delText xml:space="preserve">(</w:delText>
        </w:r>
      </w:del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del w:id="4257" w:author="PR Preview" w:date="2026-01-01T00:00:00Z">
        <w:r>
          <w:delText xml:space="preserve"> </w:delText>
        </w:r>
      </w:del>
      <w:del w:id="4258" w:author="PR Preview" w:date="2026-01-01T00:00:00Z">
        <w:r>
          <w:delText xml:space="preserve">is continuous and</w:delText>
        </w:r>
      </w:del>
      <w:del w:id="4259" w:author="PR Preview" w:date="2026-01-01T00:00:00Z">
        <w:r>
          <w:delText xml:space="preserve"> </w:delText>
        </w:r>
      </w:del>
      <m:oMath>
        <m:r>
          <m:t>D</m:t>
        </m:r>
      </m:oMath>
      <w:del w:id="4260" w:author="PR Preview" w:date="2026-01-01T00:00:00Z">
        <w:r>
          <w:delText xml:space="preserve"> </w:delText>
        </w:r>
      </w:del>
      <w:del w:id="4261" w:author="PR Preview" w:date="2026-01-01T00:00:00Z">
        <w:r>
          <w:delText xml:space="preserve">is the vertically simple region</w:delText>
        </w:r>
      </w:del>
      <w:del w:id="426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4263" w:author="PR Preview" w:date="2026-01-01T00:00:00Z">
        <w:r>
          <w:delText xml:space="preserve">,</w:delText>
        </w:r>
      </w:del>
      <w:del w:id="4264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del w:id="4265" w:author="PR Preview" w:date="2026-01-01T00:00:00Z">
        <w:r>
          <w:delText xml:space="preserve">):</w:delText>
        </w:r>
      </w:del>
    </w:p>
    <w:p>
      <w:pPr>
        <w:pStyle w:val="BodyText"/>
      </w:pPr>
      <w:ins w:id="4266" w:author="PR Preview" w:date="2026-01-01T00:00:00Z">
        <w:r>
          <w:rPr>
            <w:b/>
            <w:bCs/>
          </w:rPr>
          <w:t xml:space="preserve">Order</w:t>
        </w:r>
      </w:ins>
      <w:ins w:id="4267" w:author="PR Preview" w:date="2026-01-01T00:00:00Z">
        <w:r>
          <w:rPr>
            <w:b/>
            <w:bCs/>
          </w:rPr>
          <w:t xml:space="preserve"> </w:t>
        </w:r>
      </w:ins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ins w:id="4268" w:author="PR Preview" w:date="2026-01-01T00:00:00Z">
        <w:r>
          <w:rPr>
            <w:b/>
            <w:bCs/>
          </w:rPr>
          <w:t xml:space="preserve"> </w:t>
        </w:r>
      </w:ins>
      <w:ins w:id="4269" w:author="PR Preview" w:date="2026-01-01T00:00:00Z">
        <w:r>
          <w:rPr>
            <w:b/>
            <w:bCs/>
          </w:rPr>
          <w:t xml:space="preserve">works.</w:t>
        </w:r>
      </w:ins>
      <w:ins w:id="4270" w:author="PR Preview" w:date="2026-01-01T00:00:00Z">
        <w:r>
          <w:t xml:space="preserve"> </w:t>
        </w:r>
      </w:ins>
      <w:ins w:id="4271" w:author="PR Preview" w:date="2026-01-01T00:00:00Z">
        <w:r>
          <w:t xml:space="preserve">Applying</w:t>
        </w:r>
      </w:ins>
      <w:ins w:id="4272" w:author="PR Preview" w:date="2026-01-01T00:00:00Z">
        <w:r>
          <w:t xml:space="preserve"> </w:t>
        </w:r>
      </w:ins>
      <w:hyperlink w:anchor="thm-fubini">
        <w:ins w:id="4273" w:author="PR Preview" w:date="2026-01-01T00:00:00Z">
          <w:r>
            <w:rPr>
              <w:rStyle w:val="Hyperlink"/>
            </w:rPr>
            <w:t xml:space="preserve">Theorem 24</w:t>
          </w:r>
        </w:ins>
      </w:hyperlink>
      <w:ins w:id="4274" w:author="PR Preview" w:date="2026-01-01T00:00:00Z">
        <w:r>
          <w:t xml:space="preserve"> </w:t>
        </w:r>
      </w:ins>
      <w:ins w:id="4275" w:author="PR Preview" w:date="2026-01-01T00:00:00Z">
        <w:r>
          <w:t xml:space="preserve">Part 1</w:t>
        </w:r>
      </w:ins>
      <w:ins w:id="4276" w:author="PR Preview" w:date="2026-01-01T00:00:00Z">
        <w:r>
          <w:t xml:space="preserve"> </w:t>
        </w:r>
      </w:ins>
      <w:ins w:id="4277" w:author="PR Preview" w:date="2026-01-01T00:00:00Z">
        <w:r>
          <w:t xml:space="preserve">(</w:t>
        </w:r>
      </w:ins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ins w:id="4278" w:author="PR Preview" w:date="2026-01-01T00:00:00Z">
        <w:r>
          <w:t xml:space="preserve"> </w:t>
        </w:r>
      </w:ins>
      <w:ins w:id="4279" w:author="PR Preview" w:date="2026-01-01T00:00:00Z">
        <w:r>
          <w:t xml:space="preserve">is continuous and</w:t>
        </w:r>
      </w:ins>
      <w:ins w:id="4280" w:author="PR Preview" w:date="2026-01-01T00:00:00Z">
        <w:r>
          <w:t xml:space="preserve"> </w:t>
        </w:r>
      </w:ins>
      <m:oMath>
        <m:r>
          <m:t>D</m:t>
        </m:r>
      </m:oMath>
      <w:ins w:id="4281" w:author="PR Preview" w:date="2026-01-01T00:00:00Z">
        <w:r>
          <w:t xml:space="preserve"> </w:t>
        </w:r>
      </w:ins>
      <w:ins w:id="4282" w:author="PR Preview" w:date="2026-01-01T00:00:00Z">
        <w:r>
          <w:t xml:space="preserve">is the vertically simple region</w:t>
        </w:r>
      </w:ins>
      <w:ins w:id="428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4284" w:author="PR Preview" w:date="2026-01-01T00:00:00Z">
        <w:r>
          <w:t xml:space="preserve">,</w:t>
        </w:r>
      </w:ins>
      <w:ins w:id="4285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ins w:id="4286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del w:id="4287" w:author="PR Preview" w:date="2026-01-01T00:00:00Z">
        <w:r>
          <w:rPr>
            <w:b/>
            <w:bCs/>
          </w:rPr>
          <w:delText xml:space="preserve">Example 42 (When conditions fail: a counterexample)</w:delText>
        </w:r>
      </w:del>
      <w:del w:id="4288" w:author="PR Preview" w:date="2026-01-01T00:00:00Z">
        <w:r>
          <w:delText xml:space="preserve"> </w:delText>
        </w:r>
      </w:del>
      <w:del w:id="4289" w:author="PR Preview" w:date="2026-01-01T00:00:00Z">
        <w:r>
          <w:delText xml:space="preserve">The conditions in</w:delText>
        </w:r>
      </w:del>
      <w:del w:id="4290" w:author="PR Preview" w:date="2026-01-01T00:00:00Z">
        <w:r>
          <w:delText xml:space="preserve"> </w:delText>
        </w:r>
      </w:del>
      <w:hyperlink w:anchor="thm-fubini">
        <w:del w:id="4291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4292" w:author="PR Preview" w:date="2026-01-01T00:00:00Z">
        <w:r>
          <w:delText xml:space="preserve"> </w:delText>
        </w:r>
      </w:del>
      <w:del w:id="4293" w:author="PR Preview" w:date="2026-01-01T00:00:00Z">
        <w:r>
          <w:delText xml:space="preserve">are not merely technical —</w:delText>
        </w:r>
      </w:del>
      <w:del w:id="4294" w:author="PR Preview" w:date="2026-01-01T00:00:00Z">
        <w:r>
          <w:delText xml:space="preserve"> </w:delText>
        </w:r>
      </w:del>
      <w:del w:id="4295" w:author="PR Preview" w:date="2026-01-01T00:00:00Z">
        <w:r>
          <w:delText xml:space="preserve">when they fail, iterated integrals can exist yet disagree.</w:delText>
        </w:r>
      </w:del>
    </w:p>
    <w:p>
      <w:pPr>
        <w:pStyle w:val="FirstParagraph"/>
      </w:pPr>
      <w:ins w:id="4296" w:author="PR Preview" w:date="2026-01-01T00:00:00Z">
        <w:r>
          <w:rPr>
            <w:b/>
            <w:bCs/>
          </w:rPr>
          <w:t xml:space="preserve">Example 42 (When conditions fail: a counterexample)</w:t>
        </w:r>
      </w:ins>
      <w:ins w:id="4297" w:author="PR Preview" w:date="2026-01-01T00:00:00Z">
        <w:r>
          <w:t xml:space="preserve"> </w:t>
        </w:r>
      </w:ins>
      <w:ins w:id="4298" w:author="PR Preview" w:date="2026-01-01T00:00:00Z">
        <w:r>
          <w:t xml:space="preserve">The conditions in</w:t>
        </w:r>
      </w:ins>
      <w:ins w:id="4299" w:author="PR Preview" w:date="2026-01-01T00:00:00Z">
        <w:r>
          <w:t xml:space="preserve"> </w:t>
        </w:r>
      </w:ins>
      <w:hyperlink w:anchor="thm-fubini">
        <w:ins w:id="4300" w:author="PR Preview" w:date="2026-01-01T00:00:00Z">
          <w:r>
            <w:rPr>
              <w:rStyle w:val="Hyperlink"/>
            </w:rPr>
            <w:t xml:space="preserve">Theorem 24</w:t>
          </w:r>
        </w:ins>
      </w:hyperlink>
      <w:ins w:id="4301" w:author="PR Preview" w:date="2026-01-01T00:00:00Z">
        <w:r>
          <w:t xml:space="preserve"> </w:t>
        </w:r>
      </w:ins>
      <w:ins w:id="4302" w:author="PR Preview" w:date="2026-01-01T00:00:00Z">
        <w:r>
          <w:t xml:space="preserve">are not merely technical —</w:t>
        </w:r>
      </w:ins>
      <w:ins w:id="4303" w:author="PR Preview" w:date="2026-01-01T00:00:00Z">
        <w:r>
          <w:t xml:space="preserve"> </w:t>
        </w:r>
      </w:ins>
      <w:ins w:id="4304" w:author="PR Preview" w:date="2026-01-01T00:00:00Z">
        <w:r>
          <w:t xml:space="preserve">when they fail, iterated integrals can exist yet disagree.</w:t>
        </w:r>
      </w:ins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del w:id="4305" w:author="PR Preview" w:date="2026-01-01T00:00:00Z">
        <w:r>
          <w:rPr>
            <w:b/>
            <w:bCs/>
          </w:rPr>
          <w:delText xml:space="preserve">Conclusion:</w:delText>
        </w:r>
      </w:del>
      <w:del w:id="4306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del w:id="4307" w:author="PR Preview" w:date="2026-01-01T00:00:00Z">
        <w:r>
          <w:delText xml:space="preserve">,</w:delText>
        </w:r>
      </w:del>
      <w:del w:id="4308" w:author="PR Preview" w:date="2026-01-01T00:00:00Z">
        <w:r>
          <w:delText xml:space="preserve"> </w:delText>
        </w:r>
      </w:del>
      <w:del w:id="4309" w:author="PR Preview" w:date="2026-01-01T00:00:00Z">
        <w:r>
          <w:delText xml:space="preserve">so the two iterated integrals are unequal.</w:delText>
        </w:r>
      </w:del>
      <w:del w:id="4310" w:author="PR Preview" w:date="2026-01-01T00:00:00Z">
        <w:r>
          <w:delText xml:space="preserve"> </w:delText>
        </w:r>
      </w:del>
      <w:hyperlink w:anchor="thm-fubini">
        <w:del w:id="4311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4312" w:author="PR Preview" w:date="2026-01-01T00:00:00Z">
        <w:r>
          <w:delText xml:space="preserve"> </w:delText>
        </w:r>
      </w:del>
      <w:del w:id="4313" w:author="PR Preview" w:date="2026-01-01T00:00:00Z">
        <w:r>
          <w:delText xml:space="preserve">does not apply here.</w:delText>
        </w:r>
      </w:del>
    </w:p>
    <w:p>
      <w:pPr>
        <w:pStyle w:val="BodyText"/>
      </w:pPr>
      <w:del w:id="4314" w:author="PR Preview" w:date="2026-01-01T00:00:00Z">
        <w:r>
          <w:rPr>
            <w:b/>
            <w:bCs/>
          </w:rPr>
          <w:delText xml:space="preserve">Why</w:delText>
        </w:r>
      </w:del>
      <w:del w:id="4315" w:author="PR Preview" w:date="2026-01-01T00:00:00Z">
        <w:r>
          <w:rPr>
            <w:b/>
            <w:bCs/>
          </w:rPr>
          <w:delText xml:space="preserve"> </w:delText>
        </w:r>
      </w:del>
      <w:hyperlink w:anchor="thm-fubini">
        <w:del w:id="4316" w:author="PR Preview" w:date="2026-01-01T00:00:00Z">
          <w:r>
            <w:rPr>
              <w:rStyle w:val="Hyperlink"/>
              <w:b/>
              <w:bCs/>
            </w:rPr>
            <w:delText xml:space="preserve">Theorem 18</w:delText>
          </w:r>
        </w:del>
      </w:hyperlink>
      <w:del w:id="4317" w:author="PR Preview" w:date="2026-01-01T00:00:00Z">
        <w:r>
          <w:rPr>
            <w:b/>
            <w:bCs/>
          </w:rPr>
          <w:delText xml:space="preserve">’s condition fails:</w:delText>
        </w:r>
      </w:del>
      <w:del w:id="4318" w:author="PR Preview" w:date="2026-01-01T00:00:00Z">
        <w:r>
          <w:delText xml:space="preserve"> </w:delText>
        </w:r>
      </w:del>
      <w:hyperlink w:anchor="thm-fubini">
        <w:del w:id="4319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4320" w:author="PR Preview" w:date="2026-01-01T00:00:00Z">
        <w:r>
          <w:delText xml:space="preserve"> </w:delText>
        </w:r>
      </w:del>
      <w:del w:id="4321" w:author="PR Preview" w:date="2026-01-01T00:00:00Z">
        <w:r>
          <w:delText xml:space="preserve">requires</w:delText>
        </w:r>
      </w:del>
      <w:del w:id="4322" w:author="PR Preview" w:date="2026-01-01T00:00:00Z">
        <w:r>
          <w:delText xml:space="preserve"> </w:delText>
        </w:r>
      </w:del>
      <m:oMath>
        <m:r>
          <m:t>f</m:t>
        </m:r>
      </m:oMath>
      <w:del w:id="4323" w:author="PR Preview" w:date="2026-01-01T00:00:00Z">
        <w:r>
          <w:delText xml:space="preserve"> </w:delText>
        </w:r>
      </w:del>
      <w:del w:id="4324" w:author="PR Preview" w:date="2026-01-01T00:00:00Z">
        <w:r>
          <w:delText xml:space="preserve">to be</w:delText>
        </w:r>
      </w:del>
      <w:del w:id="4325" w:author="PR Preview" w:date="2026-01-01T00:00:00Z">
        <w:r>
          <w:delText xml:space="preserve"> </w:delText>
        </w:r>
      </w:del>
      <w:del w:id="4326" w:author="PR Preview" w:date="2026-01-01T00:00:00Z">
        <w:r>
          <w:rPr>
            <w:b/>
            <w:bCs/>
          </w:rPr>
          <w:delText xml:space="preserve">continuous</w:delText>
        </w:r>
      </w:del>
      <w:del w:id="4327" w:author="PR Preview" w:date="2026-01-01T00:00:00Z">
        <w:r>
          <w:delText xml:space="preserve"> </w:delText>
        </w:r>
      </w:del>
      <w:del w:id="4328" w:author="PR Preview" w:date="2026-01-01T00:00:00Z">
        <w:r>
          <w:delText xml:space="preserve">on</w:delText>
        </w:r>
      </w:del>
      <w:del w:id="4329" w:author="PR Preview" w:date="2026-01-01T00:00:00Z">
        <w:r>
          <w:delText xml:space="preserve"> </w:delText>
        </w:r>
      </w:del>
      <m:oMath>
        <m:r>
          <m:t>R</m:t>
        </m:r>
      </m:oMath>
      <w:del w:id="4330" w:author="PR Preview" w:date="2026-01-01T00:00:00Z">
        <w:r>
          <w:delText xml:space="preserve">.</w:delText>
        </w:r>
      </w:del>
      <w:del w:id="4331" w:author="PR Preview" w:date="2026-01-01T00:00:00Z">
        <w:r>
          <w:delText xml:space="preserve"> </w:delText>
        </w:r>
      </w:del>
      <w:del w:id="4332" w:author="PR Preview" w:date="2026-01-01T00:00:00Z">
        <w:r>
          <w:delText xml:space="preserve">The denominator</w:delText>
        </w:r>
      </w:del>
      <w:del w:id="433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4334" w:author="PR Preview" w:date="2026-01-01T00:00:00Z">
        <w:r>
          <w:delText xml:space="preserve"> </w:delText>
        </w:r>
      </w:del>
      <w:del w:id="4335" w:author="PR Preview" w:date="2026-01-01T00:00:00Z">
        <w:r>
          <w:delText xml:space="preserve">vanishes at the origin</w:delText>
        </w:r>
      </w:del>
      <w:del w:id="433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del w:id="4337" w:author="PR Preview" w:date="2026-01-01T00:00:00Z">
        <w:r>
          <w:delText xml:space="preserve">,</w:delText>
        </w:r>
      </w:del>
      <w:del w:id="4338" w:author="PR Preview" w:date="2026-01-01T00:00:00Z">
        <w:r>
          <w:delText xml:space="preserve"> </w:delText>
        </w:r>
      </w:del>
      <w:del w:id="4339" w:author="PR Preview" w:date="2026-01-01T00:00:00Z">
        <w:r>
          <w:delText xml:space="preserve">so</w:delText>
        </w:r>
      </w:del>
      <w:del w:id="4340" w:author="PR Preview" w:date="2026-01-01T00:00:00Z">
        <w:r>
          <w:delText xml:space="preserve"> </w:delText>
        </w:r>
      </w:del>
      <m:oMath>
        <m:r>
          <m:t>f</m:t>
        </m:r>
      </m:oMath>
      <w:del w:id="4341" w:author="PR Preview" w:date="2026-01-01T00:00:00Z">
        <w:r>
          <w:delText xml:space="preserve"> </w:delText>
        </w:r>
      </w:del>
      <w:del w:id="4342" w:author="PR Preview" w:date="2026-01-01T00:00:00Z">
        <w:r>
          <w:delText xml:space="preserve">is</w:delText>
        </w:r>
      </w:del>
      <w:del w:id="4343" w:author="PR Preview" w:date="2026-01-01T00:00:00Z">
        <w:r>
          <w:delText xml:space="preserve"> </w:delText>
        </w:r>
      </w:del>
      <w:del w:id="4344" w:author="PR Preview" w:date="2026-01-01T00:00:00Z">
        <w:r>
          <w:rPr>
            <w:i/>
            <w:iCs/>
          </w:rPr>
          <w:delText xml:space="preserve">not even defined</w:delText>
        </w:r>
      </w:del>
      <w:del w:id="4345" w:author="PR Preview" w:date="2026-01-01T00:00:00Z">
        <w:r>
          <w:delText xml:space="preserve"> </w:delText>
        </w:r>
      </w:del>
      <w:del w:id="4346" w:author="PR Preview" w:date="2026-01-01T00:00:00Z">
        <w:r>
          <w:delText xml:space="preserve">there — let alone continuous — and the</w:delText>
        </w:r>
      </w:del>
      <w:del w:id="4347" w:author="PR Preview" w:date="2026-01-01T00:00:00Z">
        <w:r>
          <w:delText xml:space="preserve"> </w:delText>
        </w:r>
      </w:del>
      <w:del w:id="4348" w:author="PR Preview" w:date="2026-01-01T00:00:00Z">
        <w:r>
          <w:delText xml:space="preserve">theorem does not apply.</w:delText>
        </w:r>
      </w:del>
    </w:p>
    <w:p>
      <w:pPr>
        <w:pStyle w:val="FirstParagraph"/>
      </w:pPr>
      <w:ins w:id="4349" w:author="PR Preview" w:date="2026-01-01T00:00:00Z">
        <w:r>
          <w:rPr>
            <w:b/>
            <w:bCs/>
          </w:rPr>
          <w:t xml:space="preserve">Conclusion:</w:t>
        </w:r>
      </w:ins>
      <w:ins w:id="435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ins w:id="4351" w:author="PR Preview" w:date="2026-01-01T00:00:00Z">
        <w:r>
          <w:t xml:space="preserve">,</w:t>
        </w:r>
      </w:ins>
      <w:ins w:id="4352" w:author="PR Preview" w:date="2026-01-01T00:00:00Z">
        <w:r>
          <w:t xml:space="preserve"> </w:t>
        </w:r>
      </w:ins>
      <w:ins w:id="4353" w:author="PR Preview" w:date="2026-01-01T00:00:00Z">
        <w:r>
          <w:t xml:space="preserve">so the two iterated integrals are unequal.</w:t>
        </w:r>
      </w:ins>
      <w:ins w:id="4354" w:author="PR Preview" w:date="2026-01-01T00:00:00Z">
        <w:r>
          <w:t xml:space="preserve"> </w:t>
        </w:r>
      </w:ins>
      <w:hyperlink w:anchor="thm-fubini">
        <w:ins w:id="4355" w:author="PR Preview" w:date="2026-01-01T00:00:00Z">
          <w:r>
            <w:rPr>
              <w:rStyle w:val="Hyperlink"/>
            </w:rPr>
            <w:t xml:space="preserve">Theorem 24</w:t>
          </w:r>
        </w:ins>
      </w:hyperlink>
      <w:ins w:id="4356" w:author="PR Preview" w:date="2026-01-01T00:00:00Z">
        <w:r>
          <w:t xml:space="preserve"> </w:t>
        </w:r>
      </w:ins>
      <w:ins w:id="4357" w:author="PR Preview" w:date="2026-01-01T00:00:00Z">
        <w:r>
          <w:t xml:space="preserve">does not apply here.</w:t>
        </w:r>
      </w:ins>
    </w:p>
    <w:p>
      <w:pPr>
        <w:pStyle w:val="BodyText"/>
      </w:pPr>
      <w:ins w:id="4358" w:author="PR Preview" w:date="2026-01-01T00:00:00Z">
        <w:r>
          <w:rPr>
            <w:b/>
            <w:bCs/>
          </w:rPr>
          <w:t xml:space="preserve">Why</w:t>
        </w:r>
      </w:ins>
      <w:ins w:id="4359" w:author="PR Preview" w:date="2026-01-01T00:00:00Z">
        <w:r>
          <w:rPr>
            <w:b/>
            <w:bCs/>
          </w:rPr>
          <w:t xml:space="preserve"> </w:t>
        </w:r>
      </w:ins>
      <w:hyperlink w:anchor="thm-fubini">
        <w:ins w:id="4360" w:author="PR Preview" w:date="2026-01-01T00:00:00Z">
          <w:r>
            <w:rPr>
              <w:rStyle w:val="Hyperlink"/>
              <w:b/>
              <w:bCs/>
            </w:rPr>
            <w:t xml:space="preserve">Theorem 24</w:t>
          </w:r>
        </w:ins>
      </w:hyperlink>
      <w:ins w:id="4361" w:author="PR Preview" w:date="2026-01-01T00:00:00Z">
        <w:r>
          <w:rPr>
            <w:b/>
            <w:bCs/>
          </w:rPr>
          <w:t xml:space="preserve">’s condition fails:</w:t>
        </w:r>
      </w:ins>
      <w:ins w:id="4362" w:author="PR Preview" w:date="2026-01-01T00:00:00Z">
        <w:r>
          <w:t xml:space="preserve"> </w:t>
        </w:r>
      </w:ins>
      <w:hyperlink w:anchor="thm-fubini">
        <w:ins w:id="4363" w:author="PR Preview" w:date="2026-01-01T00:00:00Z">
          <w:r>
            <w:rPr>
              <w:rStyle w:val="Hyperlink"/>
            </w:rPr>
            <w:t xml:space="preserve">Theorem 24</w:t>
          </w:r>
        </w:ins>
      </w:hyperlink>
      <w:ins w:id="4364" w:author="PR Preview" w:date="2026-01-01T00:00:00Z">
        <w:r>
          <w:t xml:space="preserve"> </w:t>
        </w:r>
      </w:ins>
      <w:ins w:id="4365" w:author="PR Preview" w:date="2026-01-01T00:00:00Z">
        <w:r>
          <w:t xml:space="preserve">requires</w:t>
        </w:r>
      </w:ins>
      <w:ins w:id="4366" w:author="PR Preview" w:date="2026-01-01T00:00:00Z">
        <w:r>
          <w:t xml:space="preserve"> </w:t>
        </w:r>
      </w:ins>
      <m:oMath>
        <m:r>
          <m:t>f</m:t>
        </m:r>
      </m:oMath>
      <w:ins w:id="4367" w:author="PR Preview" w:date="2026-01-01T00:00:00Z">
        <w:r>
          <w:t xml:space="preserve"> </w:t>
        </w:r>
      </w:ins>
      <w:ins w:id="4368" w:author="PR Preview" w:date="2026-01-01T00:00:00Z">
        <w:r>
          <w:t xml:space="preserve">to be</w:t>
        </w:r>
      </w:ins>
      <w:ins w:id="4369" w:author="PR Preview" w:date="2026-01-01T00:00:00Z">
        <w:r>
          <w:t xml:space="preserve"> </w:t>
        </w:r>
      </w:ins>
      <w:ins w:id="4370" w:author="PR Preview" w:date="2026-01-01T00:00:00Z">
        <w:r>
          <w:rPr>
            <w:b/>
            <w:bCs/>
          </w:rPr>
          <w:t xml:space="preserve">continuous</w:t>
        </w:r>
      </w:ins>
      <w:ins w:id="4371" w:author="PR Preview" w:date="2026-01-01T00:00:00Z">
        <w:r>
          <w:t xml:space="preserve"> </w:t>
        </w:r>
      </w:ins>
      <w:ins w:id="4372" w:author="PR Preview" w:date="2026-01-01T00:00:00Z">
        <w:r>
          <w:t xml:space="preserve">on</w:t>
        </w:r>
      </w:ins>
      <w:ins w:id="4373" w:author="PR Preview" w:date="2026-01-01T00:00:00Z">
        <w:r>
          <w:t xml:space="preserve"> </w:t>
        </w:r>
      </w:ins>
      <m:oMath>
        <m:r>
          <m:t>R</m:t>
        </m:r>
      </m:oMath>
      <w:ins w:id="4374" w:author="PR Preview" w:date="2026-01-01T00:00:00Z">
        <w:r>
          <w:t xml:space="preserve">.</w:t>
        </w:r>
      </w:ins>
      <w:ins w:id="4375" w:author="PR Preview" w:date="2026-01-01T00:00:00Z">
        <w:r>
          <w:t xml:space="preserve"> </w:t>
        </w:r>
      </w:ins>
      <w:ins w:id="4376" w:author="PR Preview" w:date="2026-01-01T00:00:00Z">
        <w:r>
          <w:t xml:space="preserve">The denominator</w:t>
        </w:r>
      </w:ins>
      <w:ins w:id="437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4378" w:author="PR Preview" w:date="2026-01-01T00:00:00Z">
        <w:r>
          <w:t xml:space="preserve"> </w:t>
        </w:r>
      </w:ins>
      <w:ins w:id="4379" w:author="PR Preview" w:date="2026-01-01T00:00:00Z">
        <w:r>
          <w:t xml:space="preserve">vanishes at the origin</w:t>
        </w:r>
      </w:ins>
      <w:ins w:id="438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ins w:id="4381" w:author="PR Preview" w:date="2026-01-01T00:00:00Z">
        <w:r>
          <w:t xml:space="preserve">,</w:t>
        </w:r>
      </w:ins>
      <w:ins w:id="4382" w:author="PR Preview" w:date="2026-01-01T00:00:00Z">
        <w:r>
          <w:t xml:space="preserve"> </w:t>
        </w:r>
      </w:ins>
      <w:ins w:id="4383" w:author="PR Preview" w:date="2026-01-01T00:00:00Z">
        <w:r>
          <w:t xml:space="preserve">so</w:t>
        </w:r>
      </w:ins>
      <w:ins w:id="4384" w:author="PR Preview" w:date="2026-01-01T00:00:00Z">
        <w:r>
          <w:t xml:space="preserve"> </w:t>
        </w:r>
      </w:ins>
      <m:oMath>
        <m:r>
          <m:t>f</m:t>
        </m:r>
      </m:oMath>
      <w:ins w:id="4385" w:author="PR Preview" w:date="2026-01-01T00:00:00Z">
        <w:r>
          <w:t xml:space="preserve"> </w:t>
        </w:r>
      </w:ins>
      <w:ins w:id="4386" w:author="PR Preview" w:date="2026-01-01T00:00:00Z">
        <w:r>
          <w:t xml:space="preserve">is</w:t>
        </w:r>
      </w:ins>
      <w:ins w:id="4387" w:author="PR Preview" w:date="2026-01-01T00:00:00Z">
        <w:r>
          <w:t xml:space="preserve"> </w:t>
        </w:r>
      </w:ins>
      <w:ins w:id="4388" w:author="PR Preview" w:date="2026-01-01T00:00:00Z">
        <w:r>
          <w:rPr>
            <w:i/>
            <w:iCs/>
          </w:rPr>
          <w:t xml:space="preserve">not even defined</w:t>
        </w:r>
      </w:ins>
      <w:ins w:id="4389" w:author="PR Preview" w:date="2026-01-01T00:00:00Z">
        <w:r>
          <w:t xml:space="preserve"> </w:t>
        </w:r>
      </w:ins>
      <w:ins w:id="4390" w:author="PR Preview" w:date="2026-01-01T00:00:00Z">
        <w:r>
          <w:t xml:space="preserve">there — let alone continuous — and the</w:t>
        </w:r>
      </w:ins>
      <w:ins w:id="4391" w:author="PR Preview" w:date="2026-01-01T00:00:00Z">
        <w:r>
          <w:t xml:space="preserve"> </w:t>
        </w:r>
      </w:ins>
      <w:ins w:id="4392" w:author="PR Preview" w:date="2026-01-01T00:00:00Z">
        <w:r>
          <w:t xml:space="preserve">theorem does not apply.</w:t>
        </w:r>
      </w:ins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del w:id="4393" w:author="PR Preview" w:date="2026-01-01T00:00:00Z">
        <w:r>
          <w:rPr>
            <w:b/>
            <w:bCs/>
          </w:rPr>
          <w:delText xml:space="preserve">Corollary 2 (Continuous functions on a rectangle (corollary of</w:delText>
        </w:r>
      </w:del>
      <w:del w:id="4394" w:author="PR Preview" w:date="2026-01-01T00:00:00Z">
        <w:r>
          <w:rPr>
            <w:b/>
            <w:bCs/>
          </w:rPr>
          <w:delText xml:space="preserve"> </w:delText>
        </w:r>
      </w:del>
      <w:hyperlink w:anchor="thm-fubini">
        <w:del w:id="4395" w:author="PR Preview" w:date="2026-01-01T00:00:00Z">
          <w:r>
            <w:rPr>
              <w:rStyle w:val="Hyperlink"/>
              <w:b/>
              <w:bCs/>
            </w:rPr>
            <w:delText xml:space="preserve">Theorem 18</w:delText>
          </w:r>
        </w:del>
      </w:hyperlink>
      <w:del w:id="4396" w:author="PR Preview" w:date="2026-01-01T00:00:00Z">
        <w:r>
          <w:rPr>
            <w:b/>
            <w:bCs/>
          </w:rPr>
          <w:delText xml:space="preserve">))</w:delText>
        </w:r>
      </w:del>
      <w:del w:id="4397" w:author="PR Preview" w:date="2026-01-01T00:00:00Z">
        <w:r>
          <w:delText xml:space="preserve"> </w:delText>
        </w:r>
      </w:del>
      <w:del w:id="4398" w:author="PR Preview" w:date="2026-01-01T00:00:00Z">
        <w:r>
          <w:delText xml:space="preserve">If</w:delText>
        </w:r>
      </w:del>
      <w:del w:id="439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4400" w:author="PR Preview" w:date="2026-01-01T00:00:00Z">
        <w:r>
          <w:delText xml:space="preserve"> </w:delText>
        </w:r>
      </w:del>
      <w:del w:id="4401" w:author="PR Preview" w:date="2026-01-01T00:00:00Z">
        <w:r>
          <w:delText xml:space="preserve">is</w:delText>
        </w:r>
      </w:del>
      <w:del w:id="4402" w:author="PR Preview" w:date="2026-01-01T00:00:00Z">
        <w:r>
          <w:delText xml:space="preserve"> </w:delText>
        </w:r>
      </w:del>
      <w:del w:id="4403" w:author="PR Preview" w:date="2026-01-01T00:00:00Z">
        <w:r>
          <w:rPr>
            <w:b/>
            <w:bCs/>
          </w:rPr>
          <w:delText xml:space="preserve">continuous</w:delText>
        </w:r>
      </w:del>
      <w:del w:id="4404" w:author="PR Preview" w:date="2026-01-01T00:00:00Z">
        <w:r>
          <w:delText xml:space="preserve"> </w:delText>
        </w:r>
      </w:del>
      <w:del w:id="4405" w:author="PR Preview" w:date="2026-01-01T00:00:00Z">
        <w:r>
          <w:delText xml:space="preserve">on the</w:delText>
        </w:r>
      </w:del>
      <w:del w:id="4406" w:author="PR Preview" w:date="2026-01-01T00:00:00Z">
        <w:r>
          <w:delText xml:space="preserve"> </w:delText>
        </w:r>
      </w:del>
      <w:del w:id="4407" w:author="PR Preview" w:date="2026-01-01T00:00:00Z">
        <w:r>
          <w:delText xml:space="preserve">closed bounded rectangle</w:delText>
        </w:r>
      </w:del>
      <w:del w:id="440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del w:id="4409" w:author="PR Preview" w:date="2026-01-01T00:00:00Z">
        <w:r>
          <w:delText xml:space="preserve">, then:</w:delText>
        </w:r>
      </w:del>
    </w:p>
    <w:p>
      <w:pPr>
        <w:pStyle w:val="BodyText"/>
      </w:pPr>
      <w:ins w:id="4410" w:author="PR Preview" w:date="2026-01-01T00:00:00Z">
        <w:r>
          <w:rPr>
            <w:b/>
            <w:bCs/>
          </w:rPr>
          <w:t xml:space="preserve">Corollary 2 (Continuous functions on a rectangle (corollary of</w:t>
        </w:r>
      </w:ins>
      <w:ins w:id="4411" w:author="PR Preview" w:date="2026-01-01T00:00:00Z">
        <w:r>
          <w:rPr>
            <w:b/>
            <w:bCs/>
          </w:rPr>
          <w:t xml:space="preserve"> </w:t>
        </w:r>
      </w:ins>
      <w:hyperlink w:anchor="thm-fubini">
        <w:ins w:id="4412" w:author="PR Preview" w:date="2026-01-01T00:00:00Z">
          <w:r>
            <w:rPr>
              <w:rStyle w:val="Hyperlink"/>
              <w:b/>
              <w:bCs/>
            </w:rPr>
            <w:t xml:space="preserve">Theorem 24</w:t>
          </w:r>
        </w:ins>
      </w:hyperlink>
      <w:ins w:id="4413" w:author="PR Preview" w:date="2026-01-01T00:00:00Z">
        <w:r>
          <w:rPr>
            <w:b/>
            <w:bCs/>
          </w:rPr>
          <w:t xml:space="preserve">))</w:t>
        </w:r>
      </w:ins>
      <w:ins w:id="4414" w:author="PR Preview" w:date="2026-01-01T00:00:00Z">
        <w:r>
          <w:t xml:space="preserve"> </w:t>
        </w:r>
      </w:ins>
      <w:ins w:id="4415" w:author="PR Preview" w:date="2026-01-01T00:00:00Z">
        <w:r>
          <w:t xml:space="preserve">If</w:t>
        </w:r>
      </w:ins>
      <w:ins w:id="441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4417" w:author="PR Preview" w:date="2026-01-01T00:00:00Z">
        <w:r>
          <w:t xml:space="preserve"> </w:t>
        </w:r>
      </w:ins>
      <w:ins w:id="4418" w:author="PR Preview" w:date="2026-01-01T00:00:00Z">
        <w:r>
          <w:t xml:space="preserve">is</w:t>
        </w:r>
      </w:ins>
      <w:ins w:id="4419" w:author="PR Preview" w:date="2026-01-01T00:00:00Z">
        <w:r>
          <w:t xml:space="preserve"> </w:t>
        </w:r>
      </w:ins>
      <w:ins w:id="4420" w:author="PR Preview" w:date="2026-01-01T00:00:00Z">
        <w:r>
          <w:rPr>
            <w:b/>
            <w:bCs/>
          </w:rPr>
          <w:t xml:space="preserve">continuous</w:t>
        </w:r>
      </w:ins>
      <w:ins w:id="4421" w:author="PR Preview" w:date="2026-01-01T00:00:00Z">
        <w:r>
          <w:t xml:space="preserve"> </w:t>
        </w:r>
      </w:ins>
      <w:ins w:id="4422" w:author="PR Preview" w:date="2026-01-01T00:00:00Z">
        <w:r>
          <w:t xml:space="preserve">on the</w:t>
        </w:r>
      </w:ins>
      <w:ins w:id="4423" w:author="PR Preview" w:date="2026-01-01T00:00:00Z">
        <w:r>
          <w:t xml:space="preserve"> </w:t>
        </w:r>
      </w:ins>
      <w:ins w:id="4424" w:author="PR Preview" w:date="2026-01-01T00:00:00Z">
        <w:r>
          <w:t xml:space="preserve">closed bounded rectangle</w:t>
        </w:r>
      </w:ins>
      <w:ins w:id="442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ins w:id="4426" w:author="PR Preview" w:date="2026-01-01T00:00:00Z">
        <w:r>
          <w:t xml:space="preserve">, then: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del w:id="4427" w:author="PR Preview" w:date="2026-01-01T00:00:00Z">
        <w:r>
          <w:rPr>
            <w:i/>
            <w:iCs/>
          </w:rPr>
          <w:delText xml:space="preserve">Proof</w:delText>
        </w:r>
      </w:del>
      <w:del w:id="4428" w:author="PR Preview" w:date="2026-01-01T00:00:00Z">
        <w:r>
          <w:delText xml:space="preserve">. </w:delText>
        </w:r>
      </w:del>
      <w:del w:id="4429" w:author="PR Preview" w:date="2026-01-01T00:00:00Z">
        <w:r>
          <w:delText xml:space="preserve">A closed bounded rectangle</w:delText>
        </w:r>
      </w:del>
      <w:del w:id="443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del w:id="4431" w:author="PR Preview" w:date="2026-01-01T00:00:00Z">
        <w:r>
          <w:delText xml:space="preserve"> </w:delText>
        </w:r>
      </w:del>
      <w:del w:id="4432" w:author="PR Preview" w:date="2026-01-01T00:00:00Z">
        <w:r>
          <w:delText xml:space="preserve">is both vertically</w:delText>
        </w:r>
      </w:del>
      <w:del w:id="4433" w:author="PR Preview" w:date="2026-01-01T00:00:00Z">
        <w:r>
          <w:delText xml:space="preserve"> </w:delText>
        </w:r>
      </w:del>
      <w:del w:id="4434" w:author="PR Preview" w:date="2026-01-01T00:00:00Z">
        <w:r>
          <w:delText xml:space="preserve">simple (with</w:delText>
        </w:r>
      </w:del>
      <w:del w:id="4435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del w:id="4436" w:author="PR Preview" w:date="2026-01-01T00:00:00Z">
        <w:r>
          <w:delText xml:space="preserve">,</w:delText>
        </w:r>
      </w:del>
      <w:del w:id="4437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del w:id="4438" w:author="PR Preview" w:date="2026-01-01T00:00:00Z">
        <w:r>
          <w:delText xml:space="preserve">) and horizontally simple</w:delText>
        </w:r>
      </w:del>
      <w:del w:id="4439" w:author="PR Preview" w:date="2026-01-01T00:00:00Z">
        <w:r>
          <w:delText xml:space="preserve"> </w:delText>
        </w:r>
      </w:del>
      <w:del w:id="4440" w:author="PR Preview" w:date="2026-01-01T00:00:00Z">
        <w:r>
          <w:delText xml:space="preserve">(with</w:delText>
        </w:r>
      </w:del>
      <w:del w:id="4441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del w:id="4442" w:author="PR Preview" w:date="2026-01-01T00:00:00Z">
        <w:r>
          <w:delText xml:space="preserve">,</w:delText>
        </w:r>
      </w:del>
      <w:del w:id="4443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del w:id="4444" w:author="PR Preview" w:date="2026-01-01T00:00:00Z">
        <w:r>
          <w:delText xml:space="preserve">).</w:delText>
        </w:r>
      </w:del>
      <w:del w:id="4445" w:author="PR Preview" w:date="2026-01-01T00:00:00Z">
        <w:r>
          <w:delText xml:space="preserve"> </w:delText>
        </w:r>
      </w:del>
      <w:del w:id="4446" w:author="PR Preview" w:date="2026-01-01T00:00:00Z">
        <w:r>
          <w:delText xml:space="preserve">Applying both parts of</w:delText>
        </w:r>
      </w:del>
      <w:del w:id="4447" w:author="PR Preview" w:date="2026-01-01T00:00:00Z">
        <w:r>
          <w:delText xml:space="preserve"> </w:delText>
        </w:r>
      </w:del>
      <w:hyperlink w:anchor="thm-fubini">
        <w:del w:id="4448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4449" w:author="PR Preview" w:date="2026-01-01T00:00:00Z">
        <w:r>
          <w:delText xml:space="preserve"> </w:delText>
        </w:r>
      </w:del>
      <w:del w:id="4450" w:author="PR Preview" w:date="2026-01-01T00:00:00Z">
        <w:r>
          <w:delText xml:space="preserve">to</w:delText>
        </w:r>
      </w:del>
      <w:del w:id="4451" w:author="PR Preview" w:date="2026-01-01T00:00:00Z">
        <w:r>
          <w:delText xml:space="preserve"> </w:delText>
        </w:r>
      </w:del>
      <m:oMath>
        <m:r>
          <m:t>f</m:t>
        </m:r>
      </m:oMath>
      <w:del w:id="4452" w:author="PR Preview" w:date="2026-01-01T00:00:00Z">
        <w:r>
          <w:delText xml:space="preserve"> </w:delText>
        </w:r>
      </w:del>
      <w:del w:id="4453" w:author="PR Preview" w:date="2026-01-01T00:00:00Z">
        <w:r>
          <w:delText xml:space="preserve">on this rectangle gives the</w:delText>
        </w:r>
      </w:del>
      <w:del w:id="4454" w:author="PR Preview" w:date="2026-01-01T00:00:00Z">
        <w:r>
          <w:delText xml:space="preserve"> </w:delText>
        </w:r>
      </w:del>
      <w:del w:id="4455" w:author="PR Preview" w:date="2026-01-01T00:00:00Z">
        <w:r>
          <w:delText xml:space="preserve">two iterated forms shown.</w:delText>
        </w:r>
      </w:del>
    </w:p>
    <w:p>
      <w:pPr>
        <w:pStyle w:val="BodyText"/>
      </w:pPr>
      <w:ins w:id="4456" w:author="PR Preview" w:date="2026-01-01T00:00:00Z">
        <w:r>
          <w:rPr>
            <w:i/>
            <w:iCs/>
          </w:rPr>
          <w:t xml:space="preserve">Proof</w:t>
        </w:r>
      </w:ins>
      <w:ins w:id="4457" w:author="PR Preview" w:date="2026-01-01T00:00:00Z">
        <w:r>
          <w:t xml:space="preserve">. </w:t>
        </w:r>
      </w:ins>
      <w:ins w:id="4458" w:author="PR Preview" w:date="2026-01-01T00:00:00Z">
        <w:r>
          <w:t xml:space="preserve">A closed bounded rectangle</w:t>
        </w:r>
      </w:ins>
      <w:ins w:id="445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ins w:id="4460" w:author="PR Preview" w:date="2026-01-01T00:00:00Z">
        <w:r>
          <w:t xml:space="preserve"> </w:t>
        </w:r>
      </w:ins>
      <w:ins w:id="4461" w:author="PR Preview" w:date="2026-01-01T00:00:00Z">
        <w:r>
          <w:t xml:space="preserve">is both vertically</w:t>
        </w:r>
      </w:ins>
      <w:ins w:id="4462" w:author="PR Preview" w:date="2026-01-01T00:00:00Z">
        <w:r>
          <w:t xml:space="preserve"> </w:t>
        </w:r>
      </w:ins>
      <w:ins w:id="4463" w:author="PR Preview" w:date="2026-01-01T00:00:00Z">
        <w:r>
          <w:t xml:space="preserve">simple (with</w:t>
        </w:r>
      </w:ins>
      <w:ins w:id="446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ins w:id="4465" w:author="PR Preview" w:date="2026-01-01T00:00:00Z">
        <w:r>
          <w:t xml:space="preserve">,</w:t>
        </w:r>
      </w:ins>
      <w:ins w:id="446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ins w:id="4467" w:author="PR Preview" w:date="2026-01-01T00:00:00Z">
        <w:r>
          <w:t xml:space="preserve">) and horizontally simple</w:t>
        </w:r>
      </w:ins>
      <w:ins w:id="4468" w:author="PR Preview" w:date="2026-01-01T00:00:00Z">
        <w:r>
          <w:t xml:space="preserve"> </w:t>
        </w:r>
      </w:ins>
      <w:ins w:id="4469" w:author="PR Preview" w:date="2026-01-01T00:00:00Z">
        <w:r>
          <w:t xml:space="preserve">(with</w:t>
        </w:r>
      </w:ins>
      <w:ins w:id="4470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ins w:id="4471" w:author="PR Preview" w:date="2026-01-01T00:00:00Z">
        <w:r>
          <w:t xml:space="preserve">,</w:t>
        </w:r>
      </w:ins>
      <w:ins w:id="4472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ins w:id="4473" w:author="PR Preview" w:date="2026-01-01T00:00:00Z">
        <w:r>
          <w:t xml:space="preserve">).</w:t>
        </w:r>
      </w:ins>
      <w:ins w:id="4474" w:author="PR Preview" w:date="2026-01-01T00:00:00Z">
        <w:r>
          <w:t xml:space="preserve"> </w:t>
        </w:r>
      </w:ins>
      <w:ins w:id="4475" w:author="PR Preview" w:date="2026-01-01T00:00:00Z">
        <w:r>
          <w:t xml:space="preserve">Applying both parts of</w:t>
        </w:r>
      </w:ins>
      <w:ins w:id="4476" w:author="PR Preview" w:date="2026-01-01T00:00:00Z">
        <w:r>
          <w:t xml:space="preserve"> </w:t>
        </w:r>
      </w:ins>
      <w:hyperlink w:anchor="thm-fubini">
        <w:ins w:id="4477" w:author="PR Preview" w:date="2026-01-01T00:00:00Z">
          <w:r>
            <w:rPr>
              <w:rStyle w:val="Hyperlink"/>
            </w:rPr>
            <w:t xml:space="preserve">Theorem 24</w:t>
          </w:r>
        </w:ins>
      </w:hyperlink>
      <w:ins w:id="4478" w:author="PR Preview" w:date="2026-01-01T00:00:00Z">
        <w:r>
          <w:t xml:space="preserve"> </w:t>
        </w:r>
      </w:ins>
      <w:ins w:id="4479" w:author="PR Preview" w:date="2026-01-01T00:00:00Z">
        <w:r>
          <w:t xml:space="preserve">to</w:t>
        </w:r>
      </w:ins>
      <w:ins w:id="4480" w:author="PR Preview" w:date="2026-01-01T00:00:00Z">
        <w:r>
          <w:t xml:space="preserve"> </w:t>
        </w:r>
      </w:ins>
      <m:oMath>
        <m:r>
          <m:t>f</m:t>
        </m:r>
      </m:oMath>
      <w:ins w:id="4481" w:author="PR Preview" w:date="2026-01-01T00:00:00Z">
        <w:r>
          <w:t xml:space="preserve"> </w:t>
        </w:r>
      </w:ins>
      <w:ins w:id="4482" w:author="PR Preview" w:date="2026-01-01T00:00:00Z">
        <w:r>
          <w:t xml:space="preserve">on this rectangle gives the</w:t>
        </w:r>
      </w:ins>
      <w:ins w:id="4483" w:author="PR Preview" w:date="2026-01-01T00:00:00Z">
        <w:r>
          <w:t xml:space="preserve"> </w:t>
        </w:r>
      </w:ins>
      <w:ins w:id="4484" w:author="PR Preview" w:date="2026-01-01T00:00:00Z">
        <w:r>
          <w:t xml:space="preserve">two iterated forms shown.</w:t>
        </w:r>
      </w:ins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ins w:id="4485" w:author="PR Preview" w:date="2026-01-01T00:00:00Z">
        <w:r>
          <w:rPr>
            <w:b/>
            <w:bCs/>
          </w:rPr>
          <w:t xml:space="preserve">Theorem 25 (Double integral of a product of powers)</w:t>
        </w:r>
      </w:ins>
      <w:ins w:id="4486" w:author="PR Preview" w:date="2026-01-01T00:00:00Z">
        <w:r>
          <w:t xml:space="preserve"> </w:t>
        </w:r>
      </w:ins>
      <w:ins w:id="4487" w:author="PR Preview" w:date="2026-01-01T00:00:00Z">
        <w:r>
          <w:t xml:space="preserve">For</w:t>
        </w:r>
      </w:ins>
      <w:ins w:id="448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ins w:id="4489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ins w:id="4490" w:author="PR Preview" w:date="2026-01-01T00:00:00Z">
        <w:r>
          <w:rPr>
            <w:i/>
            <w:iCs/>
          </w:rPr>
          <w:t xml:space="preserve">Proof</w:t>
        </w:r>
      </w:ins>
      <w:ins w:id="4491" w:author="PR Preview" w:date="2026-01-01T00:00:00Z">
        <w:r>
          <w:t xml:space="preserve">. </w:t>
        </w:r>
      </w:ins>
      <w:ins w:id="4492" w:author="PR Preview" w:date="2026-01-01T00:00:00Z">
        <w:r>
          <w:t xml:space="preserve">This is the solution to</w:t>
        </w:r>
      </w:ins>
      <w:ins w:id="4493" w:author="PR Preview" w:date="2026-01-01T00:00:00Z">
        <w:r>
          <w:t xml:space="preserve"> </w:t>
        </w:r>
      </w:ins>
      <w:hyperlink w:anchor="exr-miller-dint-separable">
        <w:ins w:id="4494" w:author="PR Preview" w:date="2026-01-01T00:00:00Z">
          <w:r>
            <w:rPr>
              <w:rStyle w:val="Hyperlink"/>
            </w:rPr>
            <w:t xml:space="preserve">Exercise 47</w:t>
          </w:r>
        </w:ins>
      </w:hyperlink>
      <w:ins w:id="4495" w:author="PR Preview" w:date="2026-01-01T00:00:00Z">
        <w:r>
          <w:t xml:space="preserve">, worked in</w:t>
        </w:r>
      </w:ins>
      <w:ins w:id="4496" w:author="PR Preview" w:date="2026-01-01T00:00:00Z">
        <w:r>
          <w:t xml:space="preserve"> </w:t>
        </w:r>
      </w:ins>
      <w:hyperlink w:anchor="sol-miller-dint-separable">
        <w:ins w:id="4497" w:author="PR Preview" w:date="2026-01-01T00:00:00Z">
          <w:r>
            <w:rPr>
              <w:rStyle w:val="Hyperlink"/>
            </w:rPr>
            <w:t xml:space="preserve">Solution 47</w:t>
          </w:r>
        </w:ins>
      </w:hyperlink>
      <w:ins w:id="4498" w:author="PR Preview" w:date="2026-01-01T00:00:00Z">
        <w:r>
          <w:t xml:space="preserve">.</w:t>
        </w:r>
      </w:ins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del w:id="4499" w:author="PR Preview" w:date="2026-01-01T00:00:00Z">
        <w:r>
          <w:rPr>
            <w:b/>
            <w:bCs/>
          </w:rPr>
          <w:delText xml:space="preserve">Exercise 50 (Harmonic numbers via double integrals)</w:delText>
        </w:r>
      </w:del>
      <w:del w:id="4500" w:author="PR Preview" w:date="2026-01-01T00:00:00Z">
        <w:r>
          <w:delText xml:space="preserve"> </w:delText>
        </w:r>
      </w:del>
      <w:del w:id="4501" w:author="PR Preview" w:date="2026-01-01T00:00:00Z">
        <w:r>
          <w:delText xml:space="preserve">Adapted from</w:delText>
        </w:r>
      </w:del>
      <w:del w:id="4502" w:author="PR Preview" w:date="2026-01-01T00:00:00Z">
        <w:r>
          <w:delText xml:space="preserve"> </w:delText>
        </w:r>
      </w:del>
      <w:del w:id="4503" w:author="PR Preview" w:date="2026-01-01T00:00:00Z">
        <w:r>
          <w:delText xml:space="preserve">Miller (2016)</w:delText>
        </w:r>
      </w:del>
      <w:del w:id="4504" w:author="PR Preview" w:date="2026-01-01T00:00:00Z">
        <w:r>
          <w:delText xml:space="preserve">, Question 1.1.54.</w:delText>
        </w:r>
      </w:del>
    </w:p>
    <w:p>
      <w:pPr>
        <w:pStyle w:val="BodyText"/>
      </w:pPr>
      <w:del w:id="4505" w:author="PR Preview" w:date="2026-01-01T00:00:00Z">
        <w:r>
          <w:delText xml:space="preserve">Prove that for every positive integer</w:delText>
        </w:r>
      </w:del>
      <w:del w:id="4506" w:author="PR Preview" w:date="2026-01-01T00:00:00Z">
        <w:r>
          <w:delText xml:space="preserve"> </w:delText>
        </w:r>
      </w:del>
      <m:oMath>
        <m:r>
          <m:t>n</m:t>
        </m:r>
      </m:oMath>
      <w:del w:id="4507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del w:id="4508" w:author="PR Preview" w:date="2026-01-01T00:00:00Z">
        <w:r>
          <w:rPr>
            <w:i/>
            <w:iCs/>
          </w:rPr>
          <w:delText xml:space="preserve">Solution 50</w:delText>
        </w:r>
      </w:del>
      <w:del w:id="4509" w:author="PR Preview" w:date="2026-01-01T00:00:00Z">
        <w:r>
          <w:delText xml:space="preserve">. </w:delText>
        </w:r>
      </w:del>
      <w:del w:id="4510" w:author="PR Preview" w:date="2026-01-01T00:00:00Z">
        <w:r>
          <w:rPr>
            <w:b/>
            <w:bCs/>
          </w:rPr>
          <w:delText xml:space="preserve">Method 1 (integration then geometric series):</w:delText>
        </w:r>
      </w:del>
      <w:del w:id="4511" w:author="PR Preview" w:date="2026-01-01T00:00:00Z">
        <w:r>
          <w:delText xml:space="preserve"> </w:delText>
        </w:r>
      </w:del>
      <w:del w:id="4512" w:author="PR Preview" w:date="2026-01-01T00:00:00Z">
        <w:r>
          <w:delText xml:space="preserve">Integrate with respect to</w:delText>
        </w:r>
      </w:del>
      <w:del w:id="4513" w:author="PR Preview" w:date="2026-01-01T00:00:00Z">
        <w:r>
          <w:delText xml:space="preserve"> </w:delText>
        </w:r>
      </w:del>
      <m:oMath>
        <m:r>
          <m:t>x</m:t>
        </m:r>
      </m:oMath>
      <w:del w:id="4514" w:author="PR Preview" w:date="2026-01-01T00:00:00Z">
        <w:r>
          <w:delText xml:space="preserve"> </w:delText>
        </w:r>
      </w:del>
      <w:del w:id="4515" w:author="PR Preview" w:date="2026-01-01T00:00:00Z">
        <w:r>
          <w:delText xml:space="preserve">first:</w:delText>
        </w:r>
      </w:del>
    </w:p>
    <w:p>
      <w:pPr>
        <w:pStyle w:val="FirstParagraph"/>
      </w:pPr>
      <w:ins w:id="4516" w:author="PR Preview" w:date="2026-01-01T00:00:00Z">
        <w:r>
          <w:rPr>
            <w:b/>
            <w:bCs/>
          </w:rPr>
          <w:t xml:space="preserve">Exercise 50 (A double integral with a parameter)</w:t>
        </w:r>
      </w:ins>
      <w:ins w:id="4517" w:author="PR Preview" w:date="2026-01-01T00:00:00Z">
        <w:r>
          <w:t xml:space="preserve"> </w:t>
        </w:r>
      </w:ins>
      <w:ins w:id="4518" w:author="PR Preview" w:date="2026-01-01T00:00:00Z">
        <w:r>
          <w:t xml:space="preserve">Adapted from</w:t>
        </w:r>
      </w:ins>
      <w:ins w:id="4519" w:author="PR Preview" w:date="2026-01-01T00:00:00Z">
        <w:r>
          <w:t xml:space="preserve"> </w:t>
        </w:r>
      </w:ins>
      <w:ins w:id="4520" w:author="PR Preview" w:date="2026-01-01T00:00:00Z">
        <w:r>
          <w:t xml:space="preserve">Miller (2016)</w:t>
        </w:r>
      </w:ins>
      <w:ins w:id="4521" w:author="PR Preview" w:date="2026-01-01T00:00:00Z">
        <w:r>
          <w:t xml:space="preserve">, Question 1.1.54.</w:t>
        </w:r>
      </w:ins>
    </w:p>
    <w:p>
      <w:pPr>
        <w:pStyle w:val="BodyText"/>
      </w:pPr>
      <w:ins w:id="4522" w:author="PR Preview" w:date="2026-01-01T00:00:00Z">
        <w:r>
          <w:t xml:space="preserve">Evaluate the double integral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ins w:id="4523" w:author="PR Preview" w:date="2026-01-01T00:00:00Z">
        <w:r>
          <w:t xml:space="preserve">for every positive integer</w:t>
        </w:r>
      </w:ins>
      <w:ins w:id="4524" w:author="PR Preview" w:date="2026-01-01T00:00:00Z">
        <w:r>
          <w:t xml:space="preserve"> </w:t>
        </w:r>
      </w:ins>
      <m:oMath>
        <m:r>
          <m:t>n</m:t>
        </m:r>
      </m:oMath>
      <w:ins w:id="4525" w:author="PR Preview" w:date="2026-01-01T00:00:00Z">
        <w:r>
          <w:t xml:space="preserve">,</w:t>
        </w:r>
      </w:ins>
      <w:ins w:id="4526" w:author="PR Preview" w:date="2026-01-01T00:00:00Z">
        <w:r>
          <w:t xml:space="preserve"> </w:t>
        </w:r>
      </w:ins>
      <w:ins w:id="4527" w:author="PR Preview" w:date="2026-01-01T00:00:00Z">
        <w:r>
          <w:t xml:space="preserve">and write the result as a sum of reciprocals of integers.</w:t>
        </w:r>
      </w:ins>
    </w:p>
    <w:bookmarkEnd w:id="389"/>
    <w:bookmarkStart w:id="390" w:name="sol-miller-dint-harmonic-identity"/>
    <w:p>
      <w:pPr>
        <w:pStyle w:val="BodyText"/>
      </w:pPr>
      <w:ins w:id="4528" w:author="PR Preview" w:date="2026-01-01T00:00:00Z">
        <w:r>
          <w:rPr>
            <w:i/>
            <w:iCs/>
          </w:rPr>
          <w:t xml:space="preserve">Solution 50</w:t>
        </w:r>
      </w:ins>
      <w:ins w:id="4529" w:author="PR Preview" w:date="2026-01-01T00:00:00Z">
        <w:r>
          <w:t xml:space="preserve">. </w:t>
        </w:r>
      </w:ins>
      <w:ins w:id="4530" w:author="PR Preview" w:date="2026-01-01T00:00:00Z">
        <w:r>
          <w:rPr>
            <w:b/>
            <w:bCs/>
          </w:rPr>
          <w:t xml:space="preserve">Integration, then a geometric series:</w:t>
        </w:r>
      </w:ins>
      <w:ins w:id="4531" w:author="PR Preview" w:date="2026-01-01T00:00:00Z">
        <w:r>
          <w:t xml:space="preserve"> </w:t>
        </w:r>
      </w:ins>
      <w:ins w:id="4532" w:author="PR Preview" w:date="2026-01-01T00:00:00Z">
        <w:r>
          <w:t xml:space="preserve">Integrate with respect to</w:t>
        </w:r>
      </w:ins>
      <w:ins w:id="4533" w:author="PR Preview" w:date="2026-01-01T00:00:00Z">
        <w:r>
          <w:t xml:space="preserve"> </w:t>
        </w:r>
      </w:ins>
      <m:oMath>
        <m:r>
          <m:t>x</m:t>
        </m:r>
      </m:oMath>
      <w:ins w:id="4534" w:author="PR Preview" w:date="2026-01-01T00:00:00Z">
        <w:r>
          <w:t xml:space="preserve"> </w:t>
        </w:r>
      </w:ins>
      <w:ins w:id="4535" w:author="PR Preview" w:date="2026-01-01T00:00:00Z">
        <w:r>
          <w:t xml:space="preserve">first: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del w:id="4536" w:author="PR Preview" w:date="2026-01-01T00:00:00Z">
        <w:r>
          <w:rPr>
            <w:b/>
            <w:bCs/>
          </w:rPr>
          <w:delText xml:space="preserve">Method 2 (binomial expansion):</w:delText>
        </w:r>
      </w:del>
      <w:del w:id="4537" w:author="PR Preview" w:date="2026-01-01T00:00:00Z">
        <w:r>
          <w:delText xml:space="preserve"> </w:delText>
        </w:r>
      </w:del>
      <w:del w:id="4538" w:author="PR Preview" w:date="2026-01-01T00:00:00Z">
        <w:r>
          <w:delText xml:space="preserve">Expand</w:delText>
        </w:r>
      </w:del>
      <w:del w:id="453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del w:id="4540" w:author="PR Preview" w:date="2026-01-01T00:00:00Z">
        <w:r>
          <w:delText xml:space="preserve">. Integrating over</w:delText>
        </w:r>
      </w:del>
      <w:del w:id="454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del w:id="4542" w:author="PR Preview" w:date="2026-01-01T00:00:00Z">
        <w:r>
          <w:delText xml:space="preserve">:</w:delText>
        </w:r>
      </w:del>
    </w:p>
    <w:p>
      <w:pPr>
        <w:pStyle w:val="FirstParagraph"/>
      </w:pPr>
      <w:ins w:id="4543" w:author="PR Preview" w:date="2026-01-01T00:00:00Z">
        <w:r>
          <w:t xml:space="preserve">The result is stated as</w:t>
        </w:r>
      </w:ins>
      <w:ins w:id="4544" w:author="PR Preview" w:date="2026-01-01T00:00:00Z">
        <w:r>
          <w:t xml:space="preserve"> </w:t>
        </w:r>
      </w:ins>
      <w:hyperlink w:anchor="thm-dint-harmonic-identity">
        <w:ins w:id="4545" w:author="PR Preview" w:date="2026-01-01T00:00:00Z">
          <w:r>
            <w:rPr>
              <w:rStyle w:val="Hyperlink"/>
            </w:rPr>
            <w:t xml:space="preserve">Theorem 26</w:t>
          </w:r>
        </w:ins>
      </w:hyperlink>
      <w:ins w:id="4546" w:author="PR Preview" w:date="2026-01-01T00:00:00Z">
        <w:r>
          <w:t xml:space="preserve">.</w:t>
        </w:r>
      </w:ins>
    </w:p>
    <w:p>
      <w:pPr>
        <w:pStyle w:val="BodyText"/>
      </w:pPr>
      <w:ins w:id="4547" w:author="PR Preview" w:date="2026-01-01T00:00:00Z">
        <w:r>
          <w:rPr>
            <w:i/>
            <w:iCs/>
          </w:rPr>
          <w:t xml:space="preserve">Remark (binomial expansion):</w:t>
        </w:r>
      </w:ins>
      <w:ins w:id="4548" w:author="PR Preview" w:date="2026-01-01T00:00:00Z">
        <w:r>
          <w:t xml:space="preserve"> </w:t>
        </w:r>
      </w:ins>
      <w:ins w:id="4549" w:author="PR Preview" w:date="2026-01-01T00:00:00Z">
        <w:r>
          <w:t xml:space="preserve">The same integral can be expanded in a different way.</w:t>
        </w:r>
      </w:ins>
      <w:ins w:id="4550" w:author="PR Preview" w:date="2026-01-01T00:00:00Z">
        <w:r>
          <w:t xml:space="preserve"> </w:t>
        </w:r>
      </w:ins>
      <w:ins w:id="4551" w:author="PR Preview" w:date="2026-01-01T00:00:00Z">
        <w:r>
          <w:t xml:space="preserve">Expand</w:t>
        </w:r>
      </w:ins>
      <w:ins w:id="455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ins w:id="4553" w:author="PR Preview" w:date="2026-01-01T00:00:00Z">
        <w:r>
          <w:t xml:space="preserve">. Integrating over</w:t>
        </w:r>
      </w:ins>
      <w:ins w:id="455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ins w:id="455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ins w:id="4556" w:author="PR Preview" w:date="2026-01-01T00:00:00Z">
        <w:r>
          <w:t xml:space="preserve">This reaches the alternating binomial sum for the same integral as above,</w:t>
        </w:r>
      </w:ins>
      <w:ins w:id="4557" w:author="PR Preview" w:date="2026-01-01T00:00:00Z">
        <w:r>
          <w:t xml:space="preserve"> </w:t>
        </w:r>
      </w:ins>
      <w:ins w:id="4558" w:author="PR Preview" w:date="2026-01-01T00:00:00Z">
        <w:r>
          <w:t xml:space="preserve">so it inherits the value</w:t>
        </w:r>
      </w:ins>
      <w:ins w:id="4559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ins w:id="4560" w:author="PR Preview" w:date="2026-01-01T00:00:00Z">
        <w:r>
          <w:t xml:space="preserve"> </w:t>
        </w:r>
      </w:ins>
      <w:ins w:id="4561" w:author="PR Preview" w:date="2026-01-01T00:00:00Z">
        <w:r>
          <w:t xml:space="preserve">from the integration-then-geometric-series computation.</w:t>
        </w:r>
      </w:ins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bookmarkStart w:id="372" w:name="thm-fubini-tonelli"/>
      <w:bookmarkEnd w:id="372"/>
    </w:p>
    <w:p>
      <w:pPr>
        <w:pStyle w:val="BodyText"/>
      </w:pPr>
      <w:del w:id="4562" w:author="PR Preview" w:date="2026-01-01T00:00:00Z">
        <w:r>
          <w:rPr>
            <w:b/>
            <w:bCs/>
          </w:rPr>
          <w:delText xml:space="preserve">Theorem 19 (Tonelli’s theorem (measure-theoretic form))</w:delText>
        </w:r>
      </w:del>
      <w:del w:id="4563" w:author="PR Preview" w:date="2026-01-01T00:00:00Z">
        <w:r>
          <w:delText xml:space="preserve"> </w:delText>
        </w:r>
      </w:del>
      <w:del w:id="4564" w:author="PR Preview" w:date="2026-01-01T00:00:00Z">
        <w:r>
          <w:delText xml:space="preserve">Let</w:delText>
        </w:r>
      </w:del>
      <w:del w:id="456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del w:id="4566" w:author="PR Preview" w:date="2026-01-01T00:00:00Z">
        <w:r>
          <w:delText xml:space="preserve"> </w:delText>
        </w:r>
      </w:del>
      <w:del w:id="4567" w:author="PR Preview" w:date="2026-01-01T00:00:00Z">
        <w:r>
          <w:delText xml:space="preserve">and</w:delText>
        </w:r>
      </w:del>
      <w:del w:id="456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4569" w:author="PR Preview" w:date="2026-01-01T00:00:00Z">
        <w:r>
          <w:delText xml:space="preserve"> </w:delText>
        </w:r>
      </w:del>
      <w:del w:id="4570" w:author="PR Preview" w:date="2026-01-01T00:00:00Z">
        <w:r>
          <w:delText xml:space="preserve">be</w:delText>
        </w:r>
      </w:del>
      <w:del w:id="4571" w:author="PR Preview" w:date="2026-01-01T00:00:00Z">
        <w:r>
          <w:delText xml:space="preserve"> </w:delText>
        </w:r>
      </w:del>
      <w:hyperlink r:id="rId393">
        <w:del w:id="4572" w:author="PR Preview" w:date="2026-01-01T00:00:00Z">
          <w:r>
            <w:rPr>
              <w:rStyle w:val="Hyperlink"/>
            </w:rPr>
            <w:delText xml:space="preserve">measure spaces</w:delText>
          </w:r>
        </w:del>
      </w:hyperlink>
      <w:del w:id="4573" w:author="PR Preview" w:date="2026-01-01T00:00:00Z">
        <w:r>
          <w:delText xml:space="preserve"> </w:delText>
        </w:r>
      </w:del>
      <w:del w:id="4574" w:author="PR Preview" w:date="2026-01-01T00:00:00Z">
        <w:r>
          <w:delText xml:space="preserve">with</w:delText>
        </w:r>
      </w:del>
      <w:del w:id="4575" w:author="PR Preview" w:date="2026-01-01T00:00:00Z">
        <w:r>
          <w:delText xml:space="preserve"> </w:delText>
        </w:r>
      </w:del>
      <w:hyperlink r:id="rId346">
        <m:oMath>
          <m:r>
            <m:t>σ</m:t>
          </m:r>
        </m:oMath>
        <w:del w:id="4576" w:author="PR Preview" w:date="2026-01-01T00:00:00Z">
          <w:r>
            <w:rPr>
              <w:rStyle w:val="Hyperlink"/>
            </w:rPr>
            <w:delText xml:space="preserve">-finite</w:delText>
          </w:r>
        </w:del>
      </w:hyperlink>
      <w:del w:id="4577" w:author="PR Preview" w:date="2026-01-01T00:00:00Z">
        <w:r>
          <w:delText xml:space="preserve"> </w:delText>
        </w:r>
      </w:del>
      <w:del w:id="4578" w:author="PR Preview" w:date="2026-01-01T00:00:00Z">
        <w:r>
          <w:delText xml:space="preserve">measures,</w:delText>
        </w:r>
      </w:del>
      <w:del w:id="4579" w:author="PR Preview" w:date="2026-01-01T00:00:00Z">
        <w:r>
          <w:delText xml:space="preserve"> </w:delText>
        </w:r>
      </w:del>
      <w:del w:id="4580" w:author="PR Preview" w:date="2026-01-01T00:00:00Z">
        <w:r>
          <w:delText xml:space="preserve">and let</w:delText>
        </w:r>
      </w:del>
      <w:del w:id="458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4582" w:author="PR Preview" w:date="2026-01-01T00:00:00Z">
        <w:r>
          <w:delText xml:space="preserve"> </w:delText>
        </w:r>
      </w:del>
      <w:del w:id="4583" w:author="PR Preview" w:date="2026-01-01T00:00:00Z">
        <w:r>
          <w:delText xml:space="preserve">be</w:delText>
        </w:r>
      </w:del>
      <w:del w:id="4584" w:author="PR Preview" w:date="2026-01-01T00:00:00Z">
        <w:r>
          <w:delText xml:space="preserve"> </w:delText>
        </w:r>
      </w:del>
      <w:hyperlink r:id="rId394">
        <w:del w:id="4585" w:author="PR Preview" w:date="2026-01-01T00:00:00Z">
          <w:r>
            <w:rPr>
              <w:rStyle w:val="Hyperlink"/>
            </w:rPr>
            <w:delText xml:space="preserve">measurable</w:delText>
          </w:r>
        </w:del>
      </w:hyperlink>
      <w:del w:id="4586" w:author="PR Preview" w:date="2026-01-01T00:00:00Z">
        <w:r>
          <w:delText xml:space="preserve"> </w:delText>
        </w:r>
      </w:del>
      <w:del w:id="4587" w:author="PR Preview" w:date="2026-01-01T00:00:00Z">
        <w:r>
          <w:delText xml:space="preserve">with respect to the</w:delText>
        </w:r>
      </w:del>
      <w:del w:id="4588" w:author="PR Preview" w:date="2026-01-01T00:00:00Z">
        <w:r>
          <w:delText xml:space="preserve"> </w:delText>
        </w:r>
      </w:del>
      <w:hyperlink r:id="rId395">
        <w:del w:id="4589" w:author="PR Preview" w:date="2026-01-01T00:00:00Z">
          <w:r>
            <w:rPr>
              <w:rStyle w:val="Hyperlink"/>
            </w:rPr>
            <w:delText xml:space="preserve">product</w:delText>
          </w:r>
        </w:del>
        <w:del w:id="4590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σ</m:t>
          </m:r>
        </m:oMath>
        <w:del w:id="4591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459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del w:id="4593" w:author="PR Preview" w:date="2026-01-01T00:00:00Z">
        <w:r>
          <w:delText xml:space="preserve">.</w:delText>
        </w:r>
      </w:del>
      <w:del w:id="4594" w:author="PR Preview" w:date="2026-01-01T00:00:00Z">
        <w:r>
          <w:delText xml:space="preserve"> </w:delText>
        </w:r>
      </w:del>
      <w:del w:id="4595" w:author="PR Preview" w:date="2026-01-01T00:00:00Z">
        <w:r>
          <w:delText xml:space="preserve">If</w:delText>
        </w:r>
      </w:del>
      <w:del w:id="459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≥</m:t>
        </m:r>
        <m:r>
          <m:t>0</m:t>
        </m:r>
      </m:oMath>
      <w:del w:id="4597" w:author="PR Preview" w:date="2026-01-01T00:00:00Z">
        <w:r>
          <w:delText xml:space="preserve"> </w:delText>
        </w:r>
      </w:del>
      <w:hyperlink r:id="rId396">
        <w:del w:id="4598" w:author="PR Preview" w:date="2026-01-01T00:00:00Z">
          <w:r>
            <w:rPr>
              <w:rStyle w:val="Hyperlink"/>
            </w:rPr>
            <w:delText xml:space="preserve">almost everywhere</w:delText>
          </w:r>
        </w:del>
      </w:hyperlink>
      <w:del w:id="4599" w:author="PR Preview" w:date="2026-01-01T00:00:00Z">
        <w:r>
          <w:delText xml:space="preserve"> </w:delText>
        </w:r>
      </w:del>
      <w:del w:id="4600" w:author="PR Preview" w:date="2026-01-01T00:00:00Z">
        <w:r>
          <w:delText xml:space="preserve">with respect to the</w:delText>
        </w:r>
      </w:del>
      <w:del w:id="4601" w:author="PR Preview" w:date="2026-01-01T00:00:00Z">
        <w:r>
          <w:delText xml:space="preserve"> </w:delText>
        </w:r>
      </w:del>
      <w:hyperlink r:id="rId397">
        <w:del w:id="4602" w:author="PR Preview" w:date="2026-01-01T00:00:00Z">
          <w:r>
            <w:rPr>
              <w:rStyle w:val="Hyperlink"/>
            </w:rPr>
            <w:delText xml:space="preserve">product measure</w:delText>
          </w:r>
        </w:del>
      </w:hyperlink>
      <w:del w:id="4603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del w:id="4604" w:author="PR Preview" w:date="2026-01-01T00:00:00Z">
        <w:r>
          <w:delText xml:space="preserve">,</w:delText>
        </w:r>
      </w:del>
      <w:del w:id="4605" w:author="PR Preview" w:date="2026-01-01T00:00:00Z">
        <w:r>
          <w:delText xml:space="preserve"> </w:delText>
        </w:r>
      </w:del>
      <w:del w:id="4606" w:author="PR Preview" w:date="2026-01-01T00:00:00Z">
        <w:r>
          <w:delText xml:space="preserve">then both iterated</w:delText>
        </w:r>
      </w:del>
      <w:del w:id="4607" w:author="PR Preview" w:date="2026-01-01T00:00:00Z">
        <w:r>
          <w:delText xml:space="preserve"> </w:delText>
        </w:r>
      </w:del>
      <w:hyperlink r:id="rId398">
        <w:del w:id="4608" w:author="PR Preview" w:date="2026-01-01T00:00:00Z">
          <w:r>
            <w:rPr>
              <w:rStyle w:val="Hyperlink"/>
            </w:rPr>
            <w:delText xml:space="preserve">integrals</w:delText>
          </w:r>
        </w:del>
      </w:hyperlink>
      <w:del w:id="4609" w:author="PR Preview" w:date="2026-01-01T00:00:00Z">
        <w:r>
          <w:delText xml:space="preserve"> </w:delText>
        </w:r>
      </w:del>
      <w:del w:id="4610" w:author="PR Preview" w:date="2026-01-01T00:00:00Z">
        <w:r>
          <w:delText xml:space="preserve">exist (possibly equal to</w:delText>
        </w:r>
      </w:del>
      <w:del w:id="4611" w:author="PR Preview" w:date="2026-01-01T00:00:00Z">
        <w:r>
          <w:delText xml:space="preserve"> </w:delText>
        </w:r>
      </w:del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del w:id="4612" w:author="PR Preview" w:date="2026-01-01T00:00:00Z">
        <w:r>
          <w:delText xml:space="preserve">),</w:delText>
        </w:r>
      </w:del>
      <w:del w:id="4613" w:author="PR Preview" w:date="2026-01-01T00:00:00Z">
        <w:r>
          <w:delText xml:space="preserve"> </w:delText>
        </w:r>
      </w:del>
      <w:del w:id="4614" w:author="PR Preview" w:date="2026-01-01T00:00:00Z">
        <w:r>
          <w:delText xml:space="preserve">agree with the double integral,</w:delText>
        </w:r>
      </w:del>
      <w:del w:id="4615" w:author="PR Preview" w:date="2026-01-01T00:00:00Z">
        <w:r>
          <w:delText xml:space="preserve"> </w:delText>
        </w:r>
      </w:del>
      <w:del w:id="4616" w:author="PR Preview" w:date="2026-01-01T00:00:00Z">
        <w:r>
          <w:delText xml:space="preserve">and equal each other:</w:delText>
        </w:r>
      </w:del>
    </w:p>
    <w:p>
      <w:pPr>
        <w:pStyle w:val="BodyText"/>
      </w:pPr>
      <w:ins w:id="4617" w:author="PR Preview" w:date="2026-01-01T00:00:00Z">
        <w:r>
          <w:rPr>
            <w:b/>
            <w:bCs/>
          </w:rPr>
          <w:t xml:space="preserve">Theorem 26 (Harmonic numbers as a double integral)</w:t>
        </w:r>
      </w:ins>
      <w:ins w:id="4618" w:author="PR Preview" w:date="2026-01-01T00:00:00Z">
        <w:r>
          <w:t xml:space="preserve"> </w:t>
        </w:r>
      </w:ins>
      <w:ins w:id="4619" w:author="PR Preview" w:date="2026-01-01T00:00:00Z">
        <w:r>
          <w:t xml:space="preserve">For every positive integer</w:t>
        </w:r>
      </w:ins>
      <w:ins w:id="4620" w:author="PR Preview" w:date="2026-01-01T00:00:00Z">
        <w:r>
          <w:t xml:space="preserve"> </w:t>
        </w:r>
      </w:ins>
      <m:oMath>
        <m:r>
          <m:t>n</m:t>
        </m:r>
      </m:oMath>
      <w:ins w:id="462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ins w:id="4622" w:author="PR Preview" w:date="2026-01-01T00:00:00Z">
        <w:r>
          <w:rPr>
            <w:i/>
            <w:iCs/>
          </w:rPr>
          <w:t xml:space="preserve">Proof</w:t>
        </w:r>
      </w:ins>
      <w:ins w:id="4623" w:author="PR Preview" w:date="2026-01-01T00:00:00Z">
        <w:r>
          <w:t xml:space="preserve">. </w:t>
        </w:r>
      </w:ins>
      <w:ins w:id="4624" w:author="PR Preview" w:date="2026-01-01T00:00:00Z">
        <w:r>
          <w:t xml:space="preserve">This is the solution to</w:t>
        </w:r>
      </w:ins>
      <w:ins w:id="4625" w:author="PR Preview" w:date="2026-01-01T00:00:00Z">
        <w:r>
          <w:t xml:space="preserve"> </w:t>
        </w:r>
      </w:ins>
      <w:hyperlink w:anchor="exr-miller-dint-harmonic-identity">
        <w:ins w:id="4626" w:author="PR Preview" w:date="2026-01-01T00:00:00Z">
          <w:r>
            <w:rPr>
              <w:rStyle w:val="Hyperlink"/>
            </w:rPr>
            <w:t xml:space="preserve">Exercise 50</w:t>
          </w:r>
        </w:ins>
      </w:hyperlink>
      <w:ins w:id="4627" w:author="PR Preview" w:date="2026-01-01T00:00:00Z">
        <w:r>
          <w:t xml:space="preserve">, worked in</w:t>
        </w:r>
      </w:ins>
      <w:ins w:id="4628" w:author="PR Preview" w:date="2026-01-01T00:00:00Z">
        <w:r>
          <w:t xml:space="preserve"> </w:t>
        </w:r>
      </w:ins>
      <w:hyperlink w:anchor="sol-miller-dint-harmonic-identity">
        <w:ins w:id="4629" w:author="PR Preview" w:date="2026-01-01T00:00:00Z">
          <w:r>
            <w:rPr>
              <w:rStyle w:val="Hyperlink"/>
            </w:rPr>
            <w:t xml:space="preserve">Solution 50</w:t>
          </w:r>
        </w:ins>
      </w:hyperlink>
      <w:ins w:id="4630" w:author="PR Preview" w:date="2026-01-01T00:00:00Z">
        <w:r>
          <w:t xml:space="preserve">.</w:t>
        </w:r>
      </w:ins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ins w:id="4631" w:author="PR Preview" w:date="2026-01-01T00:00:00Z">
        <w:r>
          <w:rPr>
            <w:b/>
            <w:bCs/>
          </w:rPr>
          <w:t xml:space="preserve">Theorem 27 (Tonelli’s theorem (measure-theoretic form))</w:t>
        </w:r>
      </w:ins>
      <w:ins w:id="4632" w:author="PR Preview" w:date="2026-01-01T00:00:00Z">
        <w:r>
          <w:t xml:space="preserve"> </w:t>
        </w:r>
      </w:ins>
      <w:ins w:id="4633" w:author="PR Preview" w:date="2026-01-01T00:00:00Z">
        <w:r>
          <w:t xml:space="preserve">Let</w:t>
        </w:r>
      </w:ins>
      <w:ins w:id="463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4635" w:author="PR Preview" w:date="2026-01-01T00:00:00Z">
        <w:r>
          <w:t xml:space="preserve"> </w:t>
        </w:r>
      </w:ins>
      <w:ins w:id="4636" w:author="PR Preview" w:date="2026-01-01T00:00:00Z">
        <w:r>
          <w:t xml:space="preserve">and</w:t>
        </w:r>
      </w:ins>
      <w:ins w:id="463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4638" w:author="PR Preview" w:date="2026-01-01T00:00:00Z">
        <w:r>
          <w:t xml:space="preserve"> </w:t>
        </w:r>
      </w:ins>
      <w:ins w:id="4639" w:author="PR Preview" w:date="2026-01-01T00:00:00Z">
        <w:r>
          <w:t xml:space="preserve">be</w:t>
        </w:r>
      </w:ins>
      <w:ins w:id="4640" w:author="PR Preview" w:date="2026-01-01T00:00:00Z">
        <w:r>
          <w:t xml:space="preserve"> </w:t>
        </w:r>
      </w:ins>
      <w:hyperlink r:id="rId393">
        <w:ins w:id="4641" w:author="PR Preview" w:date="2026-01-01T00:00:00Z">
          <w:r>
            <w:rPr>
              <w:rStyle w:val="Hyperlink"/>
            </w:rPr>
            <w:t xml:space="preserve">measure spaces</w:t>
          </w:r>
        </w:ins>
      </w:hyperlink>
      <w:ins w:id="4642" w:author="PR Preview" w:date="2026-01-01T00:00:00Z">
        <w:r>
          <w:t xml:space="preserve"> </w:t>
        </w:r>
      </w:ins>
      <w:ins w:id="4643" w:author="PR Preview" w:date="2026-01-01T00:00:00Z">
        <w:r>
          <w:t xml:space="preserve">with</w:t>
        </w:r>
      </w:ins>
      <w:ins w:id="4644" w:author="PR Preview" w:date="2026-01-01T00:00:00Z">
        <w:r>
          <w:t xml:space="preserve"> </w:t>
        </w:r>
      </w:ins>
      <w:hyperlink r:id="rId346">
        <m:oMath>
          <m:r>
            <m:t>σ</m:t>
          </m:r>
        </m:oMath>
        <w:ins w:id="4645" w:author="PR Preview" w:date="2026-01-01T00:00:00Z">
          <w:r>
            <w:rPr>
              <w:rStyle w:val="Hyperlink"/>
            </w:rPr>
            <w:t xml:space="preserve">-finite</w:t>
          </w:r>
        </w:ins>
      </w:hyperlink>
      <w:ins w:id="4646" w:author="PR Preview" w:date="2026-01-01T00:00:00Z">
        <w:r>
          <w:t xml:space="preserve"> </w:t>
        </w:r>
      </w:ins>
      <w:ins w:id="4647" w:author="PR Preview" w:date="2026-01-01T00:00:00Z">
        <w:r>
          <w:t xml:space="preserve">measures,</w:t>
        </w:r>
      </w:ins>
      <w:ins w:id="4648" w:author="PR Preview" w:date="2026-01-01T00:00:00Z">
        <w:r>
          <w:t xml:space="preserve"> </w:t>
        </w:r>
      </w:ins>
      <w:ins w:id="4649" w:author="PR Preview" w:date="2026-01-01T00:00:00Z">
        <w:r>
          <w:t xml:space="preserve">and let</w:t>
        </w:r>
      </w:ins>
      <w:ins w:id="465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4651" w:author="PR Preview" w:date="2026-01-01T00:00:00Z">
        <w:r>
          <w:t xml:space="preserve"> </w:t>
        </w:r>
      </w:ins>
      <w:ins w:id="4652" w:author="PR Preview" w:date="2026-01-01T00:00:00Z">
        <w:r>
          <w:t xml:space="preserve">be</w:t>
        </w:r>
      </w:ins>
      <w:ins w:id="4653" w:author="PR Preview" w:date="2026-01-01T00:00:00Z">
        <w:r>
          <w:t xml:space="preserve"> </w:t>
        </w:r>
      </w:ins>
      <w:hyperlink r:id="rId394">
        <w:ins w:id="4654" w:author="PR Preview" w:date="2026-01-01T00:00:00Z">
          <w:r>
            <w:rPr>
              <w:rStyle w:val="Hyperlink"/>
            </w:rPr>
            <w:t xml:space="preserve">measurable</w:t>
          </w:r>
        </w:ins>
      </w:hyperlink>
      <w:ins w:id="4655" w:author="PR Preview" w:date="2026-01-01T00:00:00Z">
        <w:r>
          <w:t xml:space="preserve"> </w:t>
        </w:r>
      </w:ins>
      <w:ins w:id="4656" w:author="PR Preview" w:date="2026-01-01T00:00:00Z">
        <w:r>
          <w:t xml:space="preserve">with respect to the</w:t>
        </w:r>
      </w:ins>
      <w:ins w:id="4657" w:author="PR Preview" w:date="2026-01-01T00:00:00Z">
        <w:r>
          <w:t xml:space="preserve"> </w:t>
        </w:r>
      </w:ins>
      <w:hyperlink r:id="rId395">
        <w:ins w:id="4658" w:author="PR Preview" w:date="2026-01-01T00:00:00Z">
          <w:r>
            <w:rPr>
              <w:rStyle w:val="Hyperlink"/>
            </w:rPr>
            <w:t xml:space="preserve">product</w:t>
          </w:r>
        </w:ins>
        <w:ins w:id="4659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σ</m:t>
          </m:r>
        </m:oMath>
        <w:ins w:id="4660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466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ins w:id="4662" w:author="PR Preview" w:date="2026-01-01T00:00:00Z">
        <w:r>
          <w:t xml:space="preserve">.</w:t>
        </w:r>
      </w:ins>
      <w:ins w:id="4663" w:author="PR Preview" w:date="2026-01-01T00:00:00Z">
        <w:r>
          <w:t xml:space="preserve"> </w:t>
        </w:r>
      </w:ins>
      <w:ins w:id="4664" w:author="PR Preview" w:date="2026-01-01T00:00:00Z">
        <w:r>
          <w:t xml:space="preserve">If</w:t>
        </w:r>
      </w:ins>
      <w:ins w:id="466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≥</m:t>
        </m:r>
        <m:r>
          <m:t>0</m:t>
        </m:r>
      </m:oMath>
      <w:ins w:id="4666" w:author="PR Preview" w:date="2026-01-01T00:00:00Z">
        <w:r>
          <w:t xml:space="preserve"> </w:t>
        </w:r>
      </w:ins>
      <w:hyperlink r:id="rId396">
        <w:ins w:id="4667" w:author="PR Preview" w:date="2026-01-01T00:00:00Z">
          <w:r>
            <w:rPr>
              <w:rStyle w:val="Hyperlink"/>
            </w:rPr>
            <w:t xml:space="preserve">almost everywhere</w:t>
          </w:r>
        </w:ins>
      </w:hyperlink>
      <w:ins w:id="4668" w:author="PR Preview" w:date="2026-01-01T00:00:00Z">
        <w:r>
          <w:t xml:space="preserve"> </w:t>
        </w:r>
      </w:ins>
      <w:ins w:id="4669" w:author="PR Preview" w:date="2026-01-01T00:00:00Z">
        <w:r>
          <w:t xml:space="preserve">with respect to the</w:t>
        </w:r>
      </w:ins>
      <w:ins w:id="4670" w:author="PR Preview" w:date="2026-01-01T00:00:00Z">
        <w:r>
          <w:t xml:space="preserve"> </w:t>
        </w:r>
      </w:ins>
      <w:hyperlink r:id="rId397">
        <w:ins w:id="4671" w:author="PR Preview" w:date="2026-01-01T00:00:00Z">
          <w:r>
            <w:rPr>
              <w:rStyle w:val="Hyperlink"/>
            </w:rPr>
            <w:t xml:space="preserve">product measure</w:t>
          </w:r>
        </w:ins>
      </w:hyperlink>
      <w:ins w:id="4672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ins w:id="4673" w:author="PR Preview" w:date="2026-01-01T00:00:00Z">
        <w:r>
          <w:t xml:space="preserve">,</w:t>
        </w:r>
      </w:ins>
      <w:ins w:id="4674" w:author="PR Preview" w:date="2026-01-01T00:00:00Z">
        <w:r>
          <w:t xml:space="preserve"> </w:t>
        </w:r>
      </w:ins>
      <w:ins w:id="4675" w:author="PR Preview" w:date="2026-01-01T00:00:00Z">
        <w:r>
          <w:t xml:space="preserve">then both iterated</w:t>
        </w:r>
      </w:ins>
      <w:ins w:id="4676" w:author="PR Preview" w:date="2026-01-01T00:00:00Z">
        <w:r>
          <w:t xml:space="preserve"> </w:t>
        </w:r>
      </w:ins>
      <w:hyperlink r:id="rId398">
        <w:ins w:id="4677" w:author="PR Preview" w:date="2026-01-01T00:00:00Z">
          <w:r>
            <w:rPr>
              <w:rStyle w:val="Hyperlink"/>
            </w:rPr>
            <w:t xml:space="preserve">integrals</w:t>
          </w:r>
        </w:ins>
      </w:hyperlink>
      <w:ins w:id="4678" w:author="PR Preview" w:date="2026-01-01T00:00:00Z">
        <w:r>
          <w:t xml:space="preserve"> </w:t>
        </w:r>
      </w:ins>
      <w:ins w:id="4679" w:author="PR Preview" w:date="2026-01-01T00:00:00Z">
        <w:r>
          <w:t xml:space="preserve">exist (possibly equal to</w:t>
        </w:r>
      </w:ins>
      <w:ins w:id="4680" w:author="PR Preview" w:date="2026-01-01T00:00:00Z">
        <w:r>
          <w:t xml:space="preserve"> </w:t>
        </w:r>
      </w:ins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ins w:id="4681" w:author="PR Preview" w:date="2026-01-01T00:00:00Z">
        <w:r>
          <w:t xml:space="preserve">),</w:t>
        </w:r>
      </w:ins>
      <w:ins w:id="4682" w:author="PR Preview" w:date="2026-01-01T00:00:00Z">
        <w:r>
          <w:t xml:space="preserve"> </w:t>
        </w:r>
      </w:ins>
      <w:ins w:id="4683" w:author="PR Preview" w:date="2026-01-01T00:00:00Z">
        <w:r>
          <w:t xml:space="preserve">agree with the double integral,</w:t>
        </w:r>
      </w:ins>
      <w:ins w:id="4684" w:author="PR Preview" w:date="2026-01-01T00:00:00Z">
        <w:r>
          <w:t xml:space="preserve"> </w:t>
        </w:r>
      </w:ins>
      <w:ins w:id="4685" w:author="PR Preview" w:date="2026-01-01T00:00:00Z">
        <w:r>
          <w:t xml:space="preserve">and equal each other: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del w:id="4686" w:author="PR Preview" w:date="2026-01-01T00:00:00Z">
        <w:r>
          <w:rPr>
            <w:b/>
            <w:bCs/>
          </w:rPr>
          <w:delText xml:space="preserve">Theorem 20 (Fubini’s theorem (measure-theoretic form))</w:delText>
        </w:r>
      </w:del>
      <w:del w:id="4687" w:author="PR Preview" w:date="2026-01-01T00:00:00Z">
        <w:r>
          <w:delText xml:space="preserve"> </w:delText>
        </w:r>
      </w:del>
      <w:del w:id="4688" w:author="PR Preview" w:date="2026-01-01T00:00:00Z">
        <w:r>
          <w:delText xml:space="preserve">Let</w:delText>
        </w:r>
      </w:del>
      <w:del w:id="468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del w:id="4690" w:author="PR Preview" w:date="2026-01-01T00:00:00Z">
        <w:r>
          <w:delText xml:space="preserve"> </w:delText>
        </w:r>
      </w:del>
      <w:del w:id="4691" w:author="PR Preview" w:date="2026-01-01T00:00:00Z">
        <w:r>
          <w:delText xml:space="preserve">and</w:delText>
        </w:r>
      </w:del>
      <w:del w:id="469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4693" w:author="PR Preview" w:date="2026-01-01T00:00:00Z">
        <w:r>
          <w:delText xml:space="preserve"> </w:delText>
        </w:r>
      </w:del>
      <w:del w:id="4694" w:author="PR Preview" w:date="2026-01-01T00:00:00Z">
        <w:r>
          <w:delText xml:space="preserve">be</w:delText>
        </w:r>
      </w:del>
      <w:del w:id="4695" w:author="PR Preview" w:date="2026-01-01T00:00:00Z">
        <w:r>
          <w:delText xml:space="preserve"> </w:delText>
        </w:r>
      </w:del>
      <w:hyperlink r:id="rId393">
        <w:del w:id="4696" w:author="PR Preview" w:date="2026-01-01T00:00:00Z">
          <w:r>
            <w:rPr>
              <w:rStyle w:val="Hyperlink"/>
            </w:rPr>
            <w:delText xml:space="preserve">measure spaces</w:delText>
          </w:r>
        </w:del>
      </w:hyperlink>
      <w:del w:id="4697" w:author="PR Preview" w:date="2026-01-01T00:00:00Z">
        <w:r>
          <w:delText xml:space="preserve"> </w:delText>
        </w:r>
      </w:del>
      <w:del w:id="4698" w:author="PR Preview" w:date="2026-01-01T00:00:00Z">
        <w:r>
          <w:delText xml:space="preserve">with</w:delText>
        </w:r>
      </w:del>
      <w:del w:id="4699" w:author="PR Preview" w:date="2026-01-01T00:00:00Z">
        <w:r>
          <w:delText xml:space="preserve"> </w:delText>
        </w:r>
      </w:del>
      <w:hyperlink r:id="rId346">
        <m:oMath>
          <m:r>
            <m:t>σ</m:t>
          </m:r>
        </m:oMath>
        <w:del w:id="4700" w:author="PR Preview" w:date="2026-01-01T00:00:00Z">
          <w:r>
            <w:rPr>
              <w:rStyle w:val="Hyperlink"/>
            </w:rPr>
            <w:delText xml:space="preserve">-finite</w:delText>
          </w:r>
        </w:del>
      </w:hyperlink>
      <w:del w:id="4701" w:author="PR Preview" w:date="2026-01-01T00:00:00Z">
        <w:r>
          <w:delText xml:space="preserve"> </w:delText>
        </w:r>
      </w:del>
      <w:del w:id="4702" w:author="PR Preview" w:date="2026-01-01T00:00:00Z">
        <w:r>
          <w:delText xml:space="preserve">measures,</w:delText>
        </w:r>
      </w:del>
      <w:del w:id="4703" w:author="PR Preview" w:date="2026-01-01T00:00:00Z">
        <w:r>
          <w:delText xml:space="preserve"> </w:delText>
        </w:r>
      </w:del>
      <w:del w:id="4704" w:author="PR Preview" w:date="2026-01-01T00:00:00Z">
        <w:r>
          <w:delText xml:space="preserve">and let</w:delText>
        </w:r>
      </w:del>
      <w:del w:id="470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4706" w:author="PR Preview" w:date="2026-01-01T00:00:00Z">
        <w:r>
          <w:delText xml:space="preserve"> </w:delText>
        </w:r>
      </w:del>
      <w:del w:id="4707" w:author="PR Preview" w:date="2026-01-01T00:00:00Z">
        <w:r>
          <w:delText xml:space="preserve">be</w:delText>
        </w:r>
      </w:del>
      <w:del w:id="4708" w:author="PR Preview" w:date="2026-01-01T00:00:00Z">
        <w:r>
          <w:delText xml:space="preserve"> </w:delText>
        </w:r>
      </w:del>
      <w:hyperlink r:id="rId394">
        <w:del w:id="4709" w:author="PR Preview" w:date="2026-01-01T00:00:00Z">
          <w:r>
            <w:rPr>
              <w:rStyle w:val="Hyperlink"/>
            </w:rPr>
            <w:delText xml:space="preserve">measurable</w:delText>
          </w:r>
        </w:del>
      </w:hyperlink>
      <w:del w:id="4710" w:author="PR Preview" w:date="2026-01-01T00:00:00Z">
        <w:r>
          <w:delText xml:space="preserve"> </w:delText>
        </w:r>
      </w:del>
      <w:del w:id="4711" w:author="PR Preview" w:date="2026-01-01T00:00:00Z">
        <w:r>
          <w:delText xml:space="preserve">with respect to the</w:delText>
        </w:r>
      </w:del>
      <w:del w:id="4712" w:author="PR Preview" w:date="2026-01-01T00:00:00Z">
        <w:r>
          <w:delText xml:space="preserve"> </w:delText>
        </w:r>
      </w:del>
      <w:hyperlink r:id="rId395">
        <w:del w:id="4713" w:author="PR Preview" w:date="2026-01-01T00:00:00Z">
          <w:r>
            <w:rPr>
              <w:rStyle w:val="Hyperlink"/>
            </w:rPr>
            <w:delText xml:space="preserve">product</w:delText>
          </w:r>
        </w:del>
        <w:del w:id="4714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σ</m:t>
          </m:r>
        </m:oMath>
        <w:del w:id="4715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471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del w:id="4717" w:author="PR Preview" w:date="2026-01-01T00:00:00Z">
        <w:r>
          <w:delText xml:space="preserve">.</w:delText>
        </w:r>
      </w:del>
      <w:del w:id="4718" w:author="PR Preview" w:date="2026-01-01T00:00:00Z">
        <w:r>
          <w:delText xml:space="preserve"> </w:delText>
        </w:r>
      </w:del>
      <w:del w:id="4719" w:author="PR Preview" w:date="2026-01-01T00:00:00Z">
        <w:r>
          <w:delText xml:space="preserve">If</w:delText>
        </w:r>
      </w:del>
      <w:del w:id="4720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4721" w:author="PR Preview" w:date="2026-01-01T00:00:00Z">
        <w:r>
          <w:delText xml:space="preserve">,</w:delText>
        </w:r>
      </w:del>
      <w:del w:id="4722" w:author="PR Preview" w:date="2026-01-01T00:00:00Z">
        <w:r>
          <w:delText xml:space="preserve"> </w:delText>
        </w:r>
      </w:del>
      <w:del w:id="4723" w:author="PR Preview" w:date="2026-01-01T00:00:00Z">
        <w:r>
          <w:delText xml:space="preserve">that is,</w:delText>
        </w:r>
      </w:del>
      <w:del w:id="4724" w:author="PR Preview" w:date="2026-01-01T00:00:00Z">
        <w:r>
          <w:delText xml:space="preserve"> </w:delText>
        </w:r>
      </w:del>
      <m:oMath>
        <m:r>
          <m:t>f</m:t>
        </m:r>
      </m:oMath>
      <w:del w:id="4725" w:author="PR Preview" w:date="2026-01-01T00:00:00Z">
        <w:r>
          <w:delText xml:space="preserve"> </w:delText>
        </w:r>
      </w:del>
      <w:del w:id="4726" w:author="PR Preview" w:date="2026-01-01T00:00:00Z">
        <w:r>
          <w:delText xml:space="preserve">is</w:delText>
        </w:r>
      </w:del>
      <w:del w:id="4727" w:author="PR Preview" w:date="2026-01-01T00:00:00Z">
        <w:r>
          <w:delText xml:space="preserve"> </w:delText>
        </w:r>
      </w:del>
      <w:hyperlink r:id="rId400">
        <w:del w:id="4728" w:author="PR Preview" w:date="2026-01-01T00:00:00Z">
          <w:r>
            <w:rPr>
              <w:rStyle w:val="Hyperlink"/>
            </w:rPr>
            <w:delText xml:space="preserve">absolutely integrable</w:delText>
          </w:r>
        </w:del>
      </w:hyperlink>
      <w:del w:id="4729" w:author="PR Preview" w:date="2026-01-01T00:00:00Z">
        <w:r>
          <w:delText xml:space="preserve">,</w:delText>
        </w:r>
      </w:del>
      <w:del w:id="4730" w:author="PR Preview" w:date="2026-01-01T00:00:00Z">
        <w:r>
          <w:delText xml:space="preserve"> </w:delText>
        </w:r>
      </w:del>
      <w:del w:id="4731" w:author="PR Preview" w:date="2026-01-01T00:00:00Z">
        <w:r>
          <w:delText xml:space="preserve">then both iterated</w:delText>
        </w:r>
      </w:del>
      <w:del w:id="4732" w:author="PR Preview" w:date="2026-01-01T00:00:00Z">
        <w:r>
          <w:delText xml:space="preserve"> </w:delText>
        </w:r>
      </w:del>
      <w:hyperlink r:id="rId398">
        <w:del w:id="4733" w:author="PR Preview" w:date="2026-01-01T00:00:00Z">
          <w:r>
            <w:rPr>
              <w:rStyle w:val="Hyperlink"/>
            </w:rPr>
            <w:delText xml:space="preserve">integrals</w:delText>
          </w:r>
        </w:del>
      </w:hyperlink>
      <w:del w:id="4734" w:author="PR Preview" w:date="2026-01-01T00:00:00Z">
        <w:r>
          <w:delText xml:space="preserve"> </w:delText>
        </w:r>
      </w:del>
      <w:del w:id="4735" w:author="PR Preview" w:date="2026-01-01T00:00:00Z">
        <w:r>
          <w:delText xml:space="preserve">exist,</w:delText>
        </w:r>
      </w:del>
      <w:del w:id="4736" w:author="PR Preview" w:date="2026-01-01T00:00:00Z">
        <w:r>
          <w:delText xml:space="preserve"> </w:delText>
        </w:r>
      </w:del>
      <w:del w:id="4737" w:author="PR Preview" w:date="2026-01-01T00:00:00Z">
        <w:r>
          <w:delText xml:space="preserve">agree with the double integral,</w:delText>
        </w:r>
      </w:del>
      <w:del w:id="4738" w:author="PR Preview" w:date="2026-01-01T00:00:00Z">
        <w:r>
          <w:delText xml:space="preserve"> </w:delText>
        </w:r>
      </w:del>
      <w:del w:id="4739" w:author="PR Preview" w:date="2026-01-01T00:00:00Z">
        <w:r>
          <w:delText xml:space="preserve">and equal each other:</w:delText>
        </w:r>
      </w:del>
    </w:p>
    <w:p>
      <w:pPr>
        <w:pStyle w:val="BodyText"/>
      </w:pPr>
      <w:ins w:id="4740" w:author="PR Preview" w:date="2026-01-01T00:00:00Z">
        <w:r>
          <w:rPr>
            <w:b/>
            <w:bCs/>
          </w:rPr>
          <w:t xml:space="preserve">Theorem 28 (Fubini’s theorem (measure-theoretic form))</w:t>
        </w:r>
      </w:ins>
      <w:ins w:id="4741" w:author="PR Preview" w:date="2026-01-01T00:00:00Z">
        <w:r>
          <w:t xml:space="preserve"> </w:t>
        </w:r>
      </w:ins>
      <w:ins w:id="4742" w:author="PR Preview" w:date="2026-01-01T00:00:00Z">
        <w:r>
          <w:t xml:space="preserve">Let</w:t>
        </w:r>
      </w:ins>
      <w:ins w:id="474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4744" w:author="PR Preview" w:date="2026-01-01T00:00:00Z">
        <w:r>
          <w:t xml:space="preserve"> </w:t>
        </w:r>
      </w:ins>
      <w:ins w:id="4745" w:author="PR Preview" w:date="2026-01-01T00:00:00Z">
        <w:r>
          <w:t xml:space="preserve">and</w:t>
        </w:r>
      </w:ins>
      <w:ins w:id="474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4747" w:author="PR Preview" w:date="2026-01-01T00:00:00Z">
        <w:r>
          <w:t xml:space="preserve"> </w:t>
        </w:r>
      </w:ins>
      <w:ins w:id="4748" w:author="PR Preview" w:date="2026-01-01T00:00:00Z">
        <w:r>
          <w:t xml:space="preserve">be</w:t>
        </w:r>
      </w:ins>
      <w:ins w:id="4749" w:author="PR Preview" w:date="2026-01-01T00:00:00Z">
        <w:r>
          <w:t xml:space="preserve"> </w:t>
        </w:r>
      </w:ins>
      <w:hyperlink r:id="rId393">
        <w:ins w:id="4750" w:author="PR Preview" w:date="2026-01-01T00:00:00Z">
          <w:r>
            <w:rPr>
              <w:rStyle w:val="Hyperlink"/>
            </w:rPr>
            <w:t xml:space="preserve">measure spaces</w:t>
          </w:r>
        </w:ins>
      </w:hyperlink>
      <w:ins w:id="4751" w:author="PR Preview" w:date="2026-01-01T00:00:00Z">
        <w:r>
          <w:t xml:space="preserve"> </w:t>
        </w:r>
      </w:ins>
      <w:ins w:id="4752" w:author="PR Preview" w:date="2026-01-01T00:00:00Z">
        <w:r>
          <w:t xml:space="preserve">with</w:t>
        </w:r>
      </w:ins>
      <w:ins w:id="4753" w:author="PR Preview" w:date="2026-01-01T00:00:00Z">
        <w:r>
          <w:t xml:space="preserve"> </w:t>
        </w:r>
      </w:ins>
      <w:hyperlink r:id="rId346">
        <m:oMath>
          <m:r>
            <m:t>σ</m:t>
          </m:r>
        </m:oMath>
        <w:ins w:id="4754" w:author="PR Preview" w:date="2026-01-01T00:00:00Z">
          <w:r>
            <w:rPr>
              <w:rStyle w:val="Hyperlink"/>
            </w:rPr>
            <w:t xml:space="preserve">-finite</w:t>
          </w:r>
        </w:ins>
      </w:hyperlink>
      <w:ins w:id="4755" w:author="PR Preview" w:date="2026-01-01T00:00:00Z">
        <w:r>
          <w:t xml:space="preserve"> </w:t>
        </w:r>
      </w:ins>
      <w:ins w:id="4756" w:author="PR Preview" w:date="2026-01-01T00:00:00Z">
        <w:r>
          <w:t xml:space="preserve">measures,</w:t>
        </w:r>
      </w:ins>
      <w:ins w:id="4757" w:author="PR Preview" w:date="2026-01-01T00:00:00Z">
        <w:r>
          <w:t xml:space="preserve"> </w:t>
        </w:r>
      </w:ins>
      <w:ins w:id="4758" w:author="PR Preview" w:date="2026-01-01T00:00:00Z">
        <w:r>
          <w:t xml:space="preserve">and let</w:t>
        </w:r>
      </w:ins>
      <w:ins w:id="475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4760" w:author="PR Preview" w:date="2026-01-01T00:00:00Z">
        <w:r>
          <w:t xml:space="preserve"> </w:t>
        </w:r>
      </w:ins>
      <w:ins w:id="4761" w:author="PR Preview" w:date="2026-01-01T00:00:00Z">
        <w:r>
          <w:t xml:space="preserve">be</w:t>
        </w:r>
      </w:ins>
      <w:ins w:id="4762" w:author="PR Preview" w:date="2026-01-01T00:00:00Z">
        <w:r>
          <w:t xml:space="preserve"> </w:t>
        </w:r>
      </w:ins>
      <w:hyperlink r:id="rId394">
        <w:ins w:id="4763" w:author="PR Preview" w:date="2026-01-01T00:00:00Z">
          <w:r>
            <w:rPr>
              <w:rStyle w:val="Hyperlink"/>
            </w:rPr>
            <w:t xml:space="preserve">measurable</w:t>
          </w:r>
        </w:ins>
      </w:hyperlink>
      <w:ins w:id="4764" w:author="PR Preview" w:date="2026-01-01T00:00:00Z">
        <w:r>
          <w:t xml:space="preserve"> </w:t>
        </w:r>
      </w:ins>
      <w:ins w:id="4765" w:author="PR Preview" w:date="2026-01-01T00:00:00Z">
        <w:r>
          <w:t xml:space="preserve">with respect to the</w:t>
        </w:r>
      </w:ins>
      <w:ins w:id="4766" w:author="PR Preview" w:date="2026-01-01T00:00:00Z">
        <w:r>
          <w:t xml:space="preserve"> </w:t>
        </w:r>
      </w:ins>
      <w:hyperlink r:id="rId395">
        <w:ins w:id="4767" w:author="PR Preview" w:date="2026-01-01T00:00:00Z">
          <w:r>
            <w:rPr>
              <w:rStyle w:val="Hyperlink"/>
            </w:rPr>
            <w:t xml:space="preserve">product</w:t>
          </w:r>
        </w:ins>
        <w:ins w:id="4768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σ</m:t>
          </m:r>
        </m:oMath>
        <w:ins w:id="4769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477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ins w:id="4771" w:author="PR Preview" w:date="2026-01-01T00:00:00Z">
        <w:r>
          <w:t xml:space="preserve">.</w:t>
        </w:r>
      </w:ins>
      <w:ins w:id="4772" w:author="PR Preview" w:date="2026-01-01T00:00:00Z">
        <w:r>
          <w:t xml:space="preserve"> </w:t>
        </w:r>
      </w:ins>
      <w:ins w:id="4773" w:author="PR Preview" w:date="2026-01-01T00:00:00Z">
        <w:r>
          <w:t xml:space="preserve">If</w:t>
        </w:r>
      </w:ins>
      <w:ins w:id="4774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4775" w:author="PR Preview" w:date="2026-01-01T00:00:00Z">
        <w:r>
          <w:t xml:space="preserve">,</w:t>
        </w:r>
      </w:ins>
      <w:ins w:id="4776" w:author="PR Preview" w:date="2026-01-01T00:00:00Z">
        <w:r>
          <w:t xml:space="preserve"> </w:t>
        </w:r>
      </w:ins>
      <w:ins w:id="4777" w:author="PR Preview" w:date="2026-01-01T00:00:00Z">
        <w:r>
          <w:t xml:space="preserve">that is,</w:t>
        </w:r>
      </w:ins>
      <w:ins w:id="4778" w:author="PR Preview" w:date="2026-01-01T00:00:00Z">
        <w:r>
          <w:t xml:space="preserve"> </w:t>
        </w:r>
      </w:ins>
      <m:oMath>
        <m:r>
          <m:t>f</m:t>
        </m:r>
      </m:oMath>
      <w:ins w:id="4779" w:author="PR Preview" w:date="2026-01-01T00:00:00Z">
        <w:r>
          <w:t xml:space="preserve"> </w:t>
        </w:r>
      </w:ins>
      <w:ins w:id="4780" w:author="PR Preview" w:date="2026-01-01T00:00:00Z">
        <w:r>
          <w:t xml:space="preserve">is</w:t>
        </w:r>
      </w:ins>
      <w:ins w:id="4781" w:author="PR Preview" w:date="2026-01-01T00:00:00Z">
        <w:r>
          <w:t xml:space="preserve"> </w:t>
        </w:r>
      </w:ins>
      <w:hyperlink r:id="rId400">
        <w:ins w:id="4782" w:author="PR Preview" w:date="2026-01-01T00:00:00Z">
          <w:r>
            <w:rPr>
              <w:rStyle w:val="Hyperlink"/>
            </w:rPr>
            <w:t xml:space="preserve">absolutely integrable</w:t>
          </w:r>
        </w:ins>
      </w:hyperlink>
      <w:ins w:id="4783" w:author="PR Preview" w:date="2026-01-01T00:00:00Z">
        <w:r>
          <w:t xml:space="preserve">,</w:t>
        </w:r>
      </w:ins>
      <w:ins w:id="4784" w:author="PR Preview" w:date="2026-01-01T00:00:00Z">
        <w:r>
          <w:t xml:space="preserve"> </w:t>
        </w:r>
      </w:ins>
      <w:ins w:id="4785" w:author="PR Preview" w:date="2026-01-01T00:00:00Z">
        <w:r>
          <w:t xml:space="preserve">then both iterated</w:t>
        </w:r>
      </w:ins>
      <w:ins w:id="4786" w:author="PR Preview" w:date="2026-01-01T00:00:00Z">
        <w:r>
          <w:t xml:space="preserve"> </w:t>
        </w:r>
      </w:ins>
      <w:hyperlink r:id="rId398">
        <w:ins w:id="4787" w:author="PR Preview" w:date="2026-01-01T00:00:00Z">
          <w:r>
            <w:rPr>
              <w:rStyle w:val="Hyperlink"/>
            </w:rPr>
            <w:t xml:space="preserve">integrals</w:t>
          </w:r>
        </w:ins>
      </w:hyperlink>
      <w:ins w:id="4788" w:author="PR Preview" w:date="2026-01-01T00:00:00Z">
        <w:r>
          <w:t xml:space="preserve"> </w:t>
        </w:r>
      </w:ins>
      <w:ins w:id="4789" w:author="PR Preview" w:date="2026-01-01T00:00:00Z">
        <w:r>
          <w:t xml:space="preserve">exist,</w:t>
        </w:r>
      </w:ins>
      <w:ins w:id="4790" w:author="PR Preview" w:date="2026-01-01T00:00:00Z">
        <w:r>
          <w:t xml:space="preserve"> </w:t>
        </w:r>
      </w:ins>
      <w:ins w:id="4791" w:author="PR Preview" w:date="2026-01-01T00:00:00Z">
        <w:r>
          <w:t xml:space="preserve">agree with the double integral,</w:t>
        </w:r>
      </w:ins>
      <w:ins w:id="4792" w:author="PR Preview" w:date="2026-01-01T00:00:00Z">
        <w:r>
          <w:t xml:space="preserve"> </w:t>
        </w:r>
      </w:ins>
      <w:ins w:id="4793" w:author="PR Preview" w:date="2026-01-01T00:00:00Z">
        <w:r>
          <w:t xml:space="preserve">and equal each other: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del w:id="4794" w:author="PR Preview" w:date="2026-01-01T00:00:00Z">
        <w:r>
          <w:rPr>
            <w:b/>
            <w:bCs/>
          </w:rPr>
          <w:delText xml:space="preserve">Example 44 (Positive application of</w:delText>
        </w:r>
      </w:del>
      <w:del w:id="4795" w:author="PR Preview" w:date="2026-01-01T00:00:00Z">
        <w:r>
          <w:rPr>
            <w:b/>
            <w:bCs/>
          </w:rPr>
          <w:delText xml:space="preserve"> </w:delText>
        </w:r>
      </w:del>
      <w:hyperlink w:anchor="thm-tonelli-measure">
        <w:del w:id="4796" w:author="PR Preview" w:date="2026-01-01T00:00:00Z">
          <w:r>
            <w:rPr>
              <w:rStyle w:val="Hyperlink"/>
              <w:b/>
              <w:bCs/>
            </w:rPr>
            <w:delText xml:space="preserve">Theorem 19</w:delText>
          </w:r>
        </w:del>
      </w:hyperlink>
      <w:del w:id="4797" w:author="PR Preview" w:date="2026-01-01T00:00:00Z">
        <w:r>
          <w:rPr>
            <w:b/>
            <w:bCs/>
          </w:rPr>
          <w:delText xml:space="preserve">)</w:delText>
        </w:r>
      </w:del>
      <w:del w:id="4798" w:author="PR Preview" w:date="2026-01-01T00:00:00Z">
        <w:r>
          <w:delText xml:space="preserve"> </w:delText>
        </w:r>
      </w:del>
      <w:del w:id="4799" w:author="PR Preview" w:date="2026-01-01T00:00:00Z">
        <w:r>
          <w:delText xml:space="preserve">Let</w:delText>
        </w:r>
      </w:del>
      <w:del w:id="4800" w:author="PR Preview" w:date="2026-01-01T00:00:00Z">
        <w:r>
          <w:delText xml:space="preserve"> </w:delText>
        </w:r>
      </w:del>
      <m:oMath>
        <m:r>
          <m:t>X</m:t>
        </m:r>
      </m:oMath>
      <w:del w:id="4801" w:author="PR Preview" w:date="2026-01-01T00:00:00Z">
        <w:r>
          <w:delText xml:space="preserve"> </w:delText>
        </w:r>
      </w:del>
      <w:del w:id="4802" w:author="PR Preview" w:date="2026-01-01T00:00:00Z">
        <w:r>
          <w:delText xml:space="preserve">and</w:delText>
        </w:r>
      </w:del>
      <w:del w:id="4803" w:author="PR Preview" w:date="2026-01-01T00:00:00Z">
        <w:r>
          <w:delText xml:space="preserve"> </w:delText>
        </w:r>
      </w:del>
      <m:oMath>
        <m:r>
          <m:t>Y</m:t>
        </m:r>
      </m:oMath>
      <w:del w:id="4804" w:author="PR Preview" w:date="2026-01-01T00:00:00Z">
        <w:r>
          <w:delText xml:space="preserve"> </w:delText>
        </w:r>
      </w:del>
      <w:del w:id="4805" w:author="PR Preview" w:date="2026-01-01T00:00:00Z">
        <w:r>
          <w:delText xml:space="preserve">be</w:delText>
        </w:r>
      </w:del>
      <w:del w:id="4806" w:author="PR Preview" w:date="2026-01-01T00:00:00Z">
        <w:r>
          <w:delText xml:space="preserve"> </w:delText>
        </w:r>
      </w:del>
      <w:hyperlink r:id="rId353">
        <w:del w:id="4807" w:author="PR Preview" w:date="2026-01-01T00:00:00Z">
          <w:r>
            <w:rPr>
              <w:rStyle w:val="Hyperlink"/>
            </w:rPr>
            <w:delText xml:space="preserve">independent</w:delText>
          </w:r>
        </w:del>
      </w:hyperlink>
      <w:del w:id="4808" w:author="PR Preview" w:date="2026-01-01T00:00:00Z">
        <w:r>
          <w:delText xml:space="preserve"> </w:delText>
        </w:r>
      </w:del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del w:id="4809" w:author="PR Preview" w:date="2026-01-01T00:00:00Z">
        <w:r>
          <w:delText xml:space="preserve"> </w:delText>
        </w:r>
      </w:del>
      <w:hyperlink r:id="rId321">
        <w:del w:id="4810" w:author="PR Preview" w:date="2026-01-01T00:00:00Z">
          <w:r>
            <w:rPr>
              <w:rStyle w:val="Hyperlink"/>
            </w:rPr>
            <w:delText xml:space="preserve">random variables</w:delText>
          </w:r>
        </w:del>
      </w:hyperlink>
      <w:del w:id="4811" w:author="PR Preview" w:date="2026-01-01T00:00:00Z">
        <w:r>
          <w:delText xml:space="preserve">,</w:delText>
        </w:r>
      </w:del>
      <w:del w:id="4812" w:author="PR Preview" w:date="2026-01-01T00:00:00Z">
        <w:r>
          <w:delText xml:space="preserve"> </w:delText>
        </w:r>
      </w:del>
      <w:del w:id="4813" w:author="PR Preview" w:date="2026-01-01T00:00:00Z">
        <w:r>
          <w:delText xml:space="preserve">with</w:delText>
        </w:r>
      </w:del>
      <w:del w:id="4814" w:author="PR Preview" w:date="2026-01-01T00:00:00Z">
        <w:r>
          <w:delText xml:space="preserve"> </w:delText>
        </w:r>
      </w:del>
      <w:hyperlink r:id="rId323">
        <w:del w:id="4815" w:author="PR Preview" w:date="2026-01-01T00:00:00Z">
          <w:r>
            <w:rPr>
              <w:rStyle w:val="Hyperlink"/>
            </w:rPr>
            <w:delText xml:space="preserve">joint density</w:delText>
          </w:r>
        </w:del>
      </w:hyperlink>
      <w:del w:id="481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del w:id="4817" w:author="PR Preview" w:date="2026-01-01T00:00:00Z">
        <w:r>
          <w:delText xml:space="preserve"> </w:delText>
        </w:r>
      </w:del>
      <w:del w:id="4818" w:author="PR Preview" w:date="2026-01-01T00:00:00Z">
        <w:r>
          <w:delText xml:space="preserve">for</w:delText>
        </w:r>
      </w:del>
      <w:del w:id="481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del w:id="4820" w:author="PR Preview" w:date="2026-01-01T00:00:00Z">
        <w:r>
          <w:delText xml:space="preserve">.</w:delText>
        </w:r>
      </w:del>
    </w:p>
    <w:p>
      <w:pPr>
        <w:pStyle w:val="BodyText"/>
      </w:pPr>
      <w:del w:id="4821" w:author="PR Preview" w:date="2026-01-01T00:00:00Z">
        <w:r>
          <w:delText xml:space="preserve">The probability</w:delText>
        </w:r>
      </w:del>
      <w:del w:id="482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del w:id="4823" w:author="PR Preview" w:date="2026-01-01T00:00:00Z">
        <w:r>
          <w:delText xml:space="preserve"> </w:delText>
        </w:r>
      </w:del>
      <w:del w:id="4824" w:author="PR Preview" w:date="2026-01-01T00:00:00Z">
        <w:r>
          <w:delText xml:space="preserve">is the integral of</w:delText>
        </w:r>
      </w:del>
      <w:del w:id="4825" w:author="PR Preview" w:date="2026-01-01T00:00:00Z">
        <w:r>
          <w:delText xml:space="preserve"> </w:delText>
        </w:r>
      </w:del>
      <m:oMath>
        <m:r>
          <m:t>f</m:t>
        </m:r>
      </m:oMath>
      <w:del w:id="4826" w:author="PR Preview" w:date="2026-01-01T00:00:00Z">
        <w:r>
          <w:delText xml:space="preserve"> </w:delText>
        </w:r>
      </w:del>
      <w:del w:id="4827" w:author="PR Preview" w:date="2026-01-01T00:00:00Z">
        <w:r>
          <w:delText xml:space="preserve">over</w:delText>
        </w:r>
      </w:del>
      <w:del w:id="482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del w:id="4829" w:author="PR Preview" w:date="2026-01-01T00:00:00Z">
        <w:r>
          <w:delText xml:space="preserve"> </w:delText>
        </w:r>
      </w:del>
      <w:del w:id="4830" w:author="PR Preview" w:date="2026-01-01T00:00:00Z">
        <w:r>
          <w:delText xml:space="preserve">with respect to Lebesgue measure (ordinary length) in each coordinate.</w:delText>
        </w:r>
      </w:del>
      <w:del w:id="4831" w:author="PR Preview" w:date="2026-01-01T00:00:00Z">
        <w:r>
          <w:delText xml:space="preserve"> </w:delText>
        </w:r>
      </w:del>
      <w:del w:id="4832" w:author="PR Preview" w:date="2026-01-01T00:00:00Z">
        <w:r>
          <w:delText xml:space="preserve">Lebesgue measure on</w:delText>
        </w:r>
      </w:del>
      <w:del w:id="483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4834" w:author="PR Preview" w:date="2026-01-01T00:00:00Z">
        <w:r>
          <w:delText xml:space="preserve"> </w:delText>
        </w:r>
      </w:del>
      <w:del w:id="4835" w:author="PR Preview" w:date="2026-01-01T00:00:00Z">
        <w:r>
          <w:delText xml:space="preserve">is</w:delText>
        </w:r>
      </w:del>
      <w:del w:id="4836" w:author="PR Preview" w:date="2026-01-01T00:00:00Z">
        <w:r>
          <w:delText xml:space="preserve"> </w:delText>
        </w:r>
      </w:del>
      <m:oMath>
        <m:r>
          <m:t>σ</m:t>
        </m:r>
      </m:oMath>
      <w:del w:id="4837" w:author="PR Preview" w:date="2026-01-01T00:00:00Z">
        <w:r>
          <w:delText xml:space="preserve">-finite,</w:delText>
        </w:r>
      </w:del>
      <w:del w:id="4838" w:author="PR Preview" w:date="2026-01-01T00:00:00Z">
        <w:r>
          <w:delText xml:space="preserve"> </w:delText>
        </w:r>
      </w:del>
      <w:del w:id="4839" w:author="PR Preview" w:date="2026-01-01T00:00:00Z">
        <w:r>
          <w:delText xml:space="preserve">because</w:delText>
        </w:r>
      </w:del>
      <w:del w:id="484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4841" w:author="PR Preview" w:date="2026-01-01T00:00:00Z">
        <w:r>
          <w:delText xml:space="preserve"> </w:delText>
        </w:r>
      </w:del>
      <w:del w:id="4842" w:author="PR Preview" w:date="2026-01-01T00:00:00Z">
        <w:r>
          <w:delText xml:space="preserve">is the union of the intervals</w:delText>
        </w:r>
      </w:del>
      <w:del w:id="484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del w:id="4844" w:author="PR Preview" w:date="2026-01-01T00:00:00Z">
        <w:r>
          <w:delText xml:space="preserve">,</w:delText>
        </w:r>
      </w:del>
      <w:del w:id="484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del w:id="4846" w:author="PR Preview" w:date="2026-01-01T00:00:00Z">
        <w:r>
          <w:delText xml:space="preserve">,</w:delText>
        </w:r>
      </w:del>
      <w:del w:id="4847" w:author="PR Preview" w:date="2026-01-01T00:00:00Z">
        <w:r>
          <w:delText xml:space="preserve"> </w:delText>
        </w:r>
      </w:del>
      <w:del w:id="4848" w:author="PR Preview" w:date="2026-01-01T00:00:00Z">
        <w:r>
          <w:delText xml:space="preserve">each of finite length</w:delText>
        </w:r>
      </w:del>
      <w:del w:id="4849" w:author="PR Preview" w:date="2026-01-01T00:00:00Z">
        <w:r>
          <w:delText xml:space="preserve"> </w:delText>
        </w:r>
      </w:del>
      <m:oMath>
        <m:r>
          <m:t>n</m:t>
        </m:r>
      </m:oMath>
      <w:del w:id="4850" w:author="PR Preview" w:date="2026-01-01T00:00:00Z">
        <w:r>
          <w:delText xml:space="preserve">;</w:delText>
        </w:r>
      </w:del>
      <w:del w:id="4851" w:author="PR Preview" w:date="2026-01-01T00:00:00Z">
        <w:r>
          <w:delText xml:space="preserve"> </w:delText>
        </w:r>
      </w:del>
      <w:del w:id="4852" w:author="PR Preview" w:date="2026-01-01T00:00:00Z">
        <w:r>
          <w:delText xml:space="preserve">so the</w:delText>
        </w:r>
      </w:del>
      <w:del w:id="4853" w:author="PR Preview" w:date="2026-01-01T00:00:00Z">
        <w:r>
          <w:delText xml:space="preserve"> </w:delText>
        </w:r>
      </w:del>
      <m:oMath>
        <m:r>
          <m:t>σ</m:t>
        </m:r>
      </m:oMath>
      <w:del w:id="4854" w:author="PR Preview" w:date="2026-01-01T00:00:00Z">
        <w:r>
          <w:delText xml:space="preserve">-finiteness condition of</w:delText>
        </w:r>
      </w:del>
      <w:del w:id="4855" w:author="PR Preview" w:date="2026-01-01T00:00:00Z">
        <w:r>
          <w:delText xml:space="preserve"> </w:delText>
        </w:r>
      </w:del>
      <w:hyperlink w:anchor="thm-tonelli-measure">
        <w:del w:id="4856" w:author="PR Preview" w:date="2026-01-01T00:00:00Z">
          <w:r>
            <w:rPr>
              <w:rStyle w:val="Hyperlink"/>
            </w:rPr>
            <w:delText xml:space="preserve">Theorem 19</w:delText>
          </w:r>
        </w:del>
      </w:hyperlink>
      <w:del w:id="4857" w:author="PR Preview" w:date="2026-01-01T00:00:00Z">
        <w:r>
          <w:delText xml:space="preserve"> </w:delText>
        </w:r>
      </w:del>
      <w:del w:id="4858" w:author="PR Preview" w:date="2026-01-01T00:00:00Z">
        <w:r>
          <w:delText xml:space="preserve">holds.</w:delText>
        </w:r>
      </w:del>
      <w:del w:id="4859" w:author="PR Preview" w:date="2026-01-01T00:00:00Z">
        <w:r>
          <w:delText xml:space="preserve"> </w:delText>
        </w:r>
      </w:del>
      <w:del w:id="4860" w:author="PR Preview" w:date="2026-01-01T00:00:00Z">
        <w:r>
          <w:delText xml:space="preserve">Since</w:delText>
        </w:r>
      </w:del>
      <w:del w:id="486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del w:id="4862" w:author="PR Preview" w:date="2026-01-01T00:00:00Z">
        <w:r>
          <w:delText xml:space="preserve">,</w:delText>
        </w:r>
      </w:del>
      <w:del w:id="4863" w:author="PR Preview" w:date="2026-01-01T00:00:00Z">
        <w:r>
          <w:delText xml:space="preserve"> </w:delText>
        </w:r>
      </w:del>
      <w:del w:id="4864" w:author="PR Preview" w:date="2026-01-01T00:00:00Z">
        <w:r>
          <w:delText xml:space="preserve">the nonnegativity condition is also satisfied.</w:delText>
        </w:r>
      </w:del>
    </w:p>
    <w:p>
      <w:pPr>
        <w:pStyle w:val="BodyText"/>
      </w:pPr>
      <w:del w:id="4865" w:author="PR Preview" w:date="2026-01-01T00:00:00Z">
        <w:r>
          <w:delText xml:space="preserve">By</w:delText>
        </w:r>
      </w:del>
      <w:del w:id="4866" w:author="PR Preview" w:date="2026-01-01T00:00:00Z">
        <w:r>
          <w:delText xml:space="preserve"> </w:delText>
        </w:r>
      </w:del>
      <w:hyperlink w:anchor="thm-tonelli-measure">
        <w:del w:id="4867" w:author="PR Preview" w:date="2026-01-01T00:00:00Z">
          <w:r>
            <w:rPr>
              <w:rStyle w:val="Hyperlink"/>
            </w:rPr>
            <w:delText xml:space="preserve">Theorem 19</w:delText>
          </w:r>
        </w:del>
      </w:hyperlink>
      <w:del w:id="4868" w:author="PR Preview" w:date="2026-01-01T00:00:00Z">
        <w:r>
          <w:delText xml:space="preserve">, both iterated integrals exist and agree.</w:delText>
        </w:r>
      </w:del>
      <w:del w:id="4869" w:author="PR Preview" w:date="2026-01-01T00:00:00Z">
        <w:r>
          <w:delText xml:space="preserve"> </w:delText>
        </w:r>
      </w:del>
      <w:del w:id="4870" w:author="PR Preview" w:date="2026-01-01T00:00:00Z">
        <w:r>
          <w:delText xml:space="preserve">Integrating</w:delText>
        </w:r>
      </w:del>
      <w:del w:id="4871" w:author="PR Preview" w:date="2026-01-01T00:00:00Z">
        <w:r>
          <w:delText xml:space="preserve"> </w:delText>
        </w:r>
      </w:del>
      <m:oMath>
        <m:r>
          <m:t>y</m:t>
        </m:r>
      </m:oMath>
      <w:del w:id="4872" w:author="PR Preview" w:date="2026-01-01T00:00:00Z">
        <w:r>
          <w:delText xml:space="preserve"> </w:delText>
        </w:r>
      </w:del>
      <w:del w:id="4873" w:author="PR Preview" w:date="2026-01-01T00:00:00Z">
        <w:r>
          <w:delText xml:space="preserve">first, then</w:delText>
        </w:r>
      </w:del>
      <w:del w:id="4874" w:author="PR Preview" w:date="2026-01-01T00:00:00Z">
        <w:r>
          <w:delText xml:space="preserve"> </w:delText>
        </w:r>
      </w:del>
      <m:oMath>
        <m:r>
          <m:t>x</m:t>
        </m:r>
      </m:oMath>
      <w:del w:id="4875" w:author="PR Preview" w:date="2026-01-01T00:00:00Z">
        <w:r>
          <w:delText xml:space="preserve">:</w:delText>
        </w:r>
      </w:del>
    </w:p>
    <w:p>
      <w:pPr>
        <w:pStyle w:val="BodyText"/>
      </w:pPr>
      <w:ins w:id="4876" w:author="PR Preview" w:date="2026-01-01T00:00:00Z">
        <w:r>
          <w:rPr>
            <w:b/>
            <w:bCs/>
          </w:rPr>
          <w:t xml:space="preserve">Example 44 (Positive application of</w:t>
        </w:r>
      </w:ins>
      <w:ins w:id="4877" w:author="PR Preview" w:date="2026-01-01T00:00:00Z">
        <w:r>
          <w:rPr>
            <w:b/>
            <w:bCs/>
          </w:rPr>
          <w:t xml:space="preserve"> </w:t>
        </w:r>
      </w:ins>
      <w:hyperlink w:anchor="thm-tonelli-measure">
        <w:ins w:id="4878" w:author="PR Preview" w:date="2026-01-01T00:00:00Z">
          <w:r>
            <w:rPr>
              <w:rStyle w:val="Hyperlink"/>
              <w:b/>
              <w:bCs/>
            </w:rPr>
            <w:t xml:space="preserve">Theorem 27</w:t>
          </w:r>
        </w:ins>
      </w:hyperlink>
      <w:ins w:id="4879" w:author="PR Preview" w:date="2026-01-01T00:00:00Z">
        <w:r>
          <w:rPr>
            <w:b/>
            <w:bCs/>
          </w:rPr>
          <w:t xml:space="preserve">)</w:t>
        </w:r>
      </w:ins>
      <w:ins w:id="4880" w:author="PR Preview" w:date="2026-01-01T00:00:00Z">
        <w:r>
          <w:t xml:space="preserve"> </w:t>
        </w:r>
      </w:ins>
      <w:ins w:id="4881" w:author="PR Preview" w:date="2026-01-01T00:00:00Z">
        <w:r>
          <w:t xml:space="preserve">Let</w:t>
        </w:r>
      </w:ins>
      <w:ins w:id="4882" w:author="PR Preview" w:date="2026-01-01T00:00:00Z">
        <w:r>
          <w:t xml:space="preserve"> </w:t>
        </w:r>
      </w:ins>
      <m:oMath>
        <m:r>
          <m:t>X</m:t>
        </m:r>
      </m:oMath>
      <w:ins w:id="4883" w:author="PR Preview" w:date="2026-01-01T00:00:00Z">
        <w:r>
          <w:t xml:space="preserve"> </w:t>
        </w:r>
      </w:ins>
      <w:ins w:id="4884" w:author="PR Preview" w:date="2026-01-01T00:00:00Z">
        <w:r>
          <w:t xml:space="preserve">and</w:t>
        </w:r>
      </w:ins>
      <w:ins w:id="4885" w:author="PR Preview" w:date="2026-01-01T00:00:00Z">
        <w:r>
          <w:t xml:space="preserve"> </w:t>
        </w:r>
      </w:ins>
      <m:oMath>
        <m:r>
          <m:t>Y</m:t>
        </m:r>
      </m:oMath>
      <w:ins w:id="4886" w:author="PR Preview" w:date="2026-01-01T00:00:00Z">
        <w:r>
          <w:t xml:space="preserve"> </w:t>
        </w:r>
      </w:ins>
      <w:ins w:id="4887" w:author="PR Preview" w:date="2026-01-01T00:00:00Z">
        <w:r>
          <w:t xml:space="preserve">be</w:t>
        </w:r>
      </w:ins>
      <w:ins w:id="4888" w:author="PR Preview" w:date="2026-01-01T00:00:00Z">
        <w:r>
          <w:t xml:space="preserve"> </w:t>
        </w:r>
      </w:ins>
      <w:hyperlink r:id="rId353">
        <w:ins w:id="4889" w:author="PR Preview" w:date="2026-01-01T00:00:00Z">
          <w:r>
            <w:rPr>
              <w:rStyle w:val="Hyperlink"/>
            </w:rPr>
            <w:t xml:space="preserve">independent</w:t>
          </w:r>
        </w:ins>
      </w:hyperlink>
      <w:ins w:id="4890" w:author="PR Preview" w:date="2026-01-01T00:00:00Z">
        <w:r>
          <w:t xml:space="preserve"> </w:t>
        </w:r>
      </w:ins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ins w:id="4891" w:author="PR Preview" w:date="2026-01-01T00:00:00Z">
        <w:r>
          <w:t xml:space="preserve"> </w:t>
        </w:r>
      </w:ins>
      <w:hyperlink r:id="rId321">
        <w:ins w:id="4892" w:author="PR Preview" w:date="2026-01-01T00:00:00Z">
          <w:r>
            <w:rPr>
              <w:rStyle w:val="Hyperlink"/>
            </w:rPr>
            <w:t xml:space="preserve">random variables</w:t>
          </w:r>
        </w:ins>
      </w:hyperlink>
      <w:ins w:id="4893" w:author="PR Preview" w:date="2026-01-01T00:00:00Z">
        <w:r>
          <w:t xml:space="preserve">,</w:t>
        </w:r>
      </w:ins>
      <w:ins w:id="4894" w:author="PR Preview" w:date="2026-01-01T00:00:00Z">
        <w:r>
          <w:t xml:space="preserve"> </w:t>
        </w:r>
      </w:ins>
      <w:ins w:id="4895" w:author="PR Preview" w:date="2026-01-01T00:00:00Z">
        <w:r>
          <w:t xml:space="preserve">with</w:t>
        </w:r>
      </w:ins>
      <w:ins w:id="4896" w:author="PR Preview" w:date="2026-01-01T00:00:00Z">
        <w:r>
          <w:t xml:space="preserve"> </w:t>
        </w:r>
      </w:ins>
      <w:hyperlink r:id="rId323">
        <w:ins w:id="4897" w:author="PR Preview" w:date="2026-01-01T00:00:00Z">
          <w:r>
            <w:rPr>
              <w:rStyle w:val="Hyperlink"/>
            </w:rPr>
            <w:t xml:space="preserve">joint density</w:t>
          </w:r>
        </w:ins>
      </w:hyperlink>
      <w:ins w:id="489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ins w:id="4899" w:author="PR Preview" w:date="2026-01-01T00:00:00Z">
        <w:r>
          <w:t xml:space="preserve"> </w:t>
        </w:r>
      </w:ins>
      <w:ins w:id="4900" w:author="PR Preview" w:date="2026-01-01T00:00:00Z">
        <w:r>
          <w:t xml:space="preserve">for</w:t>
        </w:r>
      </w:ins>
      <w:ins w:id="490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ins w:id="4902" w:author="PR Preview" w:date="2026-01-01T00:00:00Z">
        <w:r>
          <w:t xml:space="preserve">.</w:t>
        </w:r>
      </w:ins>
    </w:p>
    <w:p>
      <w:pPr>
        <w:pStyle w:val="BodyText"/>
      </w:pPr>
      <w:ins w:id="4903" w:author="PR Preview" w:date="2026-01-01T00:00:00Z">
        <w:r>
          <w:t xml:space="preserve">The probability</w:t>
        </w:r>
      </w:ins>
      <w:ins w:id="490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ins w:id="4905" w:author="PR Preview" w:date="2026-01-01T00:00:00Z">
        <w:r>
          <w:t xml:space="preserve"> </w:t>
        </w:r>
      </w:ins>
      <w:ins w:id="4906" w:author="PR Preview" w:date="2026-01-01T00:00:00Z">
        <w:r>
          <w:t xml:space="preserve">is the integral of</w:t>
        </w:r>
      </w:ins>
      <w:ins w:id="4907" w:author="PR Preview" w:date="2026-01-01T00:00:00Z">
        <w:r>
          <w:t xml:space="preserve"> </w:t>
        </w:r>
      </w:ins>
      <m:oMath>
        <m:r>
          <m:t>f</m:t>
        </m:r>
      </m:oMath>
      <w:ins w:id="4908" w:author="PR Preview" w:date="2026-01-01T00:00:00Z">
        <w:r>
          <w:t xml:space="preserve"> </w:t>
        </w:r>
      </w:ins>
      <w:ins w:id="4909" w:author="PR Preview" w:date="2026-01-01T00:00:00Z">
        <w:r>
          <w:t xml:space="preserve">over</w:t>
        </w:r>
      </w:ins>
      <w:ins w:id="491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ins w:id="4911" w:author="PR Preview" w:date="2026-01-01T00:00:00Z">
        <w:r>
          <w:t xml:space="preserve"> </w:t>
        </w:r>
      </w:ins>
      <w:ins w:id="4912" w:author="PR Preview" w:date="2026-01-01T00:00:00Z">
        <w:r>
          <w:t xml:space="preserve">with respect to Lebesgue measure (ordinary length) in each coordinate.</w:t>
        </w:r>
      </w:ins>
      <w:ins w:id="4913" w:author="PR Preview" w:date="2026-01-01T00:00:00Z">
        <w:r>
          <w:t xml:space="preserve"> </w:t>
        </w:r>
      </w:ins>
      <w:ins w:id="4914" w:author="PR Preview" w:date="2026-01-01T00:00:00Z">
        <w:r>
          <w:t xml:space="preserve">Lebesgue measure on</w:t>
        </w:r>
      </w:ins>
      <w:ins w:id="491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4916" w:author="PR Preview" w:date="2026-01-01T00:00:00Z">
        <w:r>
          <w:t xml:space="preserve"> </w:t>
        </w:r>
      </w:ins>
      <w:ins w:id="4917" w:author="PR Preview" w:date="2026-01-01T00:00:00Z">
        <w:r>
          <w:t xml:space="preserve">is</w:t>
        </w:r>
      </w:ins>
      <w:ins w:id="4918" w:author="PR Preview" w:date="2026-01-01T00:00:00Z">
        <w:r>
          <w:t xml:space="preserve"> </w:t>
        </w:r>
      </w:ins>
      <m:oMath>
        <m:r>
          <m:t>σ</m:t>
        </m:r>
      </m:oMath>
      <w:ins w:id="4919" w:author="PR Preview" w:date="2026-01-01T00:00:00Z">
        <w:r>
          <w:t xml:space="preserve">-finite,</w:t>
        </w:r>
      </w:ins>
      <w:ins w:id="4920" w:author="PR Preview" w:date="2026-01-01T00:00:00Z">
        <w:r>
          <w:t xml:space="preserve"> </w:t>
        </w:r>
      </w:ins>
      <w:ins w:id="4921" w:author="PR Preview" w:date="2026-01-01T00:00:00Z">
        <w:r>
          <w:t xml:space="preserve">because</w:t>
        </w:r>
      </w:ins>
      <w:ins w:id="492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4923" w:author="PR Preview" w:date="2026-01-01T00:00:00Z">
        <w:r>
          <w:t xml:space="preserve"> </w:t>
        </w:r>
      </w:ins>
      <w:ins w:id="4924" w:author="PR Preview" w:date="2026-01-01T00:00:00Z">
        <w:r>
          <w:t xml:space="preserve">is the union of the intervals</w:t>
        </w:r>
      </w:ins>
      <w:ins w:id="492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ins w:id="4926" w:author="PR Preview" w:date="2026-01-01T00:00:00Z">
        <w:r>
          <w:t xml:space="preserve">,</w:t>
        </w:r>
      </w:ins>
      <w:ins w:id="492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ins w:id="4928" w:author="PR Preview" w:date="2026-01-01T00:00:00Z">
        <w:r>
          <w:t xml:space="preserve">,</w:t>
        </w:r>
      </w:ins>
      <w:ins w:id="4929" w:author="PR Preview" w:date="2026-01-01T00:00:00Z">
        <w:r>
          <w:t xml:space="preserve"> </w:t>
        </w:r>
      </w:ins>
      <w:ins w:id="4930" w:author="PR Preview" w:date="2026-01-01T00:00:00Z">
        <w:r>
          <w:t xml:space="preserve">each of finite length</w:t>
        </w:r>
      </w:ins>
      <w:ins w:id="4931" w:author="PR Preview" w:date="2026-01-01T00:00:00Z">
        <w:r>
          <w:t xml:space="preserve"> </w:t>
        </w:r>
      </w:ins>
      <m:oMath>
        <m:r>
          <m:t>n</m:t>
        </m:r>
      </m:oMath>
      <w:ins w:id="4932" w:author="PR Preview" w:date="2026-01-01T00:00:00Z">
        <w:r>
          <w:t xml:space="preserve">;</w:t>
        </w:r>
      </w:ins>
      <w:ins w:id="4933" w:author="PR Preview" w:date="2026-01-01T00:00:00Z">
        <w:r>
          <w:t xml:space="preserve"> </w:t>
        </w:r>
      </w:ins>
      <w:ins w:id="4934" w:author="PR Preview" w:date="2026-01-01T00:00:00Z">
        <w:r>
          <w:t xml:space="preserve">so the</w:t>
        </w:r>
      </w:ins>
      <w:ins w:id="4935" w:author="PR Preview" w:date="2026-01-01T00:00:00Z">
        <w:r>
          <w:t xml:space="preserve"> </w:t>
        </w:r>
      </w:ins>
      <m:oMath>
        <m:r>
          <m:t>σ</m:t>
        </m:r>
      </m:oMath>
      <w:ins w:id="4936" w:author="PR Preview" w:date="2026-01-01T00:00:00Z">
        <w:r>
          <w:t xml:space="preserve">-finiteness condition of</w:t>
        </w:r>
      </w:ins>
      <w:ins w:id="4937" w:author="PR Preview" w:date="2026-01-01T00:00:00Z">
        <w:r>
          <w:t xml:space="preserve"> </w:t>
        </w:r>
      </w:ins>
      <w:hyperlink w:anchor="thm-tonelli-measure">
        <w:ins w:id="4938" w:author="PR Preview" w:date="2026-01-01T00:00:00Z">
          <w:r>
            <w:rPr>
              <w:rStyle w:val="Hyperlink"/>
            </w:rPr>
            <w:t xml:space="preserve">Theorem 27</w:t>
          </w:r>
        </w:ins>
      </w:hyperlink>
      <w:ins w:id="4939" w:author="PR Preview" w:date="2026-01-01T00:00:00Z">
        <w:r>
          <w:t xml:space="preserve"> </w:t>
        </w:r>
      </w:ins>
      <w:ins w:id="4940" w:author="PR Preview" w:date="2026-01-01T00:00:00Z">
        <w:r>
          <w:t xml:space="preserve">holds.</w:t>
        </w:r>
      </w:ins>
      <w:ins w:id="4941" w:author="PR Preview" w:date="2026-01-01T00:00:00Z">
        <w:r>
          <w:t xml:space="preserve"> </w:t>
        </w:r>
      </w:ins>
      <w:ins w:id="4942" w:author="PR Preview" w:date="2026-01-01T00:00:00Z">
        <w:r>
          <w:t xml:space="preserve">Since</w:t>
        </w:r>
      </w:ins>
      <w:ins w:id="494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ins w:id="4944" w:author="PR Preview" w:date="2026-01-01T00:00:00Z">
        <w:r>
          <w:t xml:space="preserve">,</w:t>
        </w:r>
      </w:ins>
      <w:ins w:id="4945" w:author="PR Preview" w:date="2026-01-01T00:00:00Z">
        <w:r>
          <w:t xml:space="preserve"> </w:t>
        </w:r>
      </w:ins>
      <w:ins w:id="4946" w:author="PR Preview" w:date="2026-01-01T00:00:00Z">
        <w:r>
          <w:t xml:space="preserve">the nonnegativity condition is also satisfied.</w:t>
        </w:r>
      </w:ins>
    </w:p>
    <w:p>
      <w:pPr>
        <w:pStyle w:val="BodyText"/>
      </w:pPr>
      <w:ins w:id="4947" w:author="PR Preview" w:date="2026-01-01T00:00:00Z">
        <w:r>
          <w:t xml:space="preserve">By</w:t>
        </w:r>
      </w:ins>
      <w:ins w:id="4948" w:author="PR Preview" w:date="2026-01-01T00:00:00Z">
        <w:r>
          <w:t xml:space="preserve"> </w:t>
        </w:r>
      </w:ins>
      <w:hyperlink w:anchor="thm-tonelli-measure">
        <w:ins w:id="4949" w:author="PR Preview" w:date="2026-01-01T00:00:00Z">
          <w:r>
            <w:rPr>
              <w:rStyle w:val="Hyperlink"/>
            </w:rPr>
            <w:t xml:space="preserve">Theorem 27</w:t>
          </w:r>
        </w:ins>
      </w:hyperlink>
      <w:ins w:id="4950" w:author="PR Preview" w:date="2026-01-01T00:00:00Z">
        <w:r>
          <w:t xml:space="preserve">, both iterated integrals exist and agree.</w:t>
        </w:r>
      </w:ins>
      <w:ins w:id="4951" w:author="PR Preview" w:date="2026-01-01T00:00:00Z">
        <w:r>
          <w:t xml:space="preserve"> </w:t>
        </w:r>
      </w:ins>
      <w:ins w:id="4952" w:author="PR Preview" w:date="2026-01-01T00:00:00Z">
        <w:r>
          <w:t xml:space="preserve">Integrating</w:t>
        </w:r>
      </w:ins>
      <w:ins w:id="4953" w:author="PR Preview" w:date="2026-01-01T00:00:00Z">
        <w:r>
          <w:t xml:space="preserve"> </w:t>
        </w:r>
      </w:ins>
      <m:oMath>
        <m:r>
          <m:t>y</m:t>
        </m:r>
      </m:oMath>
      <w:ins w:id="4954" w:author="PR Preview" w:date="2026-01-01T00:00:00Z">
        <w:r>
          <w:t xml:space="preserve"> </w:t>
        </w:r>
      </w:ins>
      <w:ins w:id="4955" w:author="PR Preview" w:date="2026-01-01T00:00:00Z">
        <w:r>
          <w:t xml:space="preserve">first, then</w:t>
        </w:r>
      </w:ins>
      <w:ins w:id="4956" w:author="PR Preview" w:date="2026-01-01T00:00:00Z">
        <w:r>
          <w:t xml:space="preserve"> </w:t>
        </w:r>
      </w:ins>
      <m:oMath>
        <m:r>
          <m:t>x</m:t>
        </m:r>
      </m:oMath>
      <w:ins w:id="495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del w:id="4958" w:author="PR Preview" w:date="2026-01-01T00:00:00Z">
        <w:r>
          <w:delText xml:space="preserve">Both iterated integrals equal</w:delText>
        </w:r>
      </w:del>
      <w:del w:id="495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del w:id="4960" w:author="PR Preview" w:date="2026-01-01T00:00:00Z">
        <w:r>
          <w:delText xml:space="preserve">,</w:delText>
        </w:r>
      </w:del>
      <w:del w:id="4961" w:author="PR Preview" w:date="2026-01-01T00:00:00Z">
        <w:r>
          <w:delText xml:space="preserve"> </w:delText>
        </w:r>
      </w:del>
      <w:del w:id="4962" w:author="PR Preview" w:date="2026-01-01T00:00:00Z">
        <w:r>
          <w:delText xml:space="preserve">as</w:delText>
        </w:r>
      </w:del>
      <w:del w:id="4963" w:author="PR Preview" w:date="2026-01-01T00:00:00Z">
        <w:r>
          <w:delText xml:space="preserve"> </w:delText>
        </w:r>
      </w:del>
      <w:hyperlink w:anchor="thm-tonelli-measure">
        <w:del w:id="4964" w:author="PR Preview" w:date="2026-01-01T00:00:00Z">
          <w:r>
            <w:rPr>
              <w:rStyle w:val="Hyperlink"/>
            </w:rPr>
            <w:delText xml:space="preserve">Theorem 19</w:delText>
          </w:r>
        </w:del>
      </w:hyperlink>
      <w:del w:id="4965" w:author="PR Preview" w:date="2026-01-01T00:00:00Z">
        <w:r>
          <w:delText xml:space="preserve"> </w:delText>
        </w:r>
      </w:del>
      <w:del w:id="4966" w:author="PR Preview" w:date="2026-01-01T00:00:00Z">
        <w:r>
          <w:delText xml:space="preserve">guarantees.</w:delText>
        </w:r>
      </w:del>
    </w:p>
    <w:p>
      <w:pPr>
        <w:pStyle w:val="BodyText"/>
      </w:pPr>
      <w:del w:id="4967" w:author="PR Preview" w:date="2026-01-01T00:00:00Z">
        <w:r>
          <w:rPr>
            <w:b/>
            <w:bCs/>
          </w:rPr>
          <w:delText xml:space="preserve">Example 45 (When neither Tonelli’s nor Fubini’s condition is satisfied)</w:delText>
        </w:r>
      </w:del>
      <w:del w:id="4968" w:author="PR Preview" w:date="2026-01-01T00:00:00Z">
        <w:r>
          <w:delText xml:space="preserve"> </w:delText>
        </w:r>
      </w:del>
      <w:del w:id="4969" w:author="PR Preview" w:date="2026-01-01T00:00:00Z">
        <w:r>
          <w:delText xml:space="preserve">The same function</w:delText>
        </w:r>
      </w:del>
      <w:del w:id="497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4971" w:author="PR Preview" w:date="2026-01-01T00:00:00Z">
        <w:r>
          <w:delText xml:space="preserve"> </w:delText>
        </w:r>
      </w:del>
      <w:del w:id="4972" w:author="PR Preview" w:date="2026-01-01T00:00:00Z">
        <w:r>
          <w:delText xml:space="preserve">from</w:delText>
        </w:r>
      </w:del>
      <w:del w:id="4973" w:author="PR Preview" w:date="2026-01-01T00:00:00Z">
        <w:r>
          <w:delText xml:space="preserve"> </w:delText>
        </w:r>
      </w:del>
      <w:hyperlink w:anchor="exm-fubini-fail">
        <w:del w:id="4974" w:author="PR Preview" w:date="2026-01-01T00:00:00Z">
          <w:r>
            <w:rPr>
              <w:rStyle w:val="Hyperlink"/>
            </w:rPr>
            <w:delText xml:space="preserve">Example 42</w:delText>
          </w:r>
        </w:del>
      </w:hyperlink>
      <w:del w:id="4975" w:author="PR Preview" w:date="2026-01-01T00:00:00Z">
        <w:r>
          <w:delText xml:space="preserve"> </w:delText>
        </w:r>
      </w:del>
      <w:del w:id="4976" w:author="PR Preview" w:date="2026-01-01T00:00:00Z">
        <w:r>
          <w:delText xml:space="preserve">illustrates a case where neither the hypothesis of</w:delText>
        </w:r>
      </w:del>
      <w:del w:id="4977" w:author="PR Preview" w:date="2026-01-01T00:00:00Z">
        <w:r>
          <w:delText xml:space="preserve"> </w:delText>
        </w:r>
      </w:del>
      <w:hyperlink w:anchor="thm-tonelli-measure">
        <w:del w:id="4978" w:author="PR Preview" w:date="2026-01-01T00:00:00Z">
          <w:r>
            <w:rPr>
              <w:rStyle w:val="Hyperlink"/>
            </w:rPr>
            <w:delText xml:space="preserve">Theorem 19</w:delText>
          </w:r>
        </w:del>
      </w:hyperlink>
      <w:del w:id="4979" w:author="PR Preview" w:date="2026-01-01T00:00:00Z">
        <w:r>
          <w:delText xml:space="preserve"> </w:delText>
        </w:r>
      </w:del>
      <w:del w:id="4980" w:author="PR Preview" w:date="2026-01-01T00:00:00Z">
        <w:r>
          <w:delText xml:space="preserve">nor that of</w:delText>
        </w:r>
      </w:del>
      <w:del w:id="4981" w:author="PR Preview" w:date="2026-01-01T00:00:00Z">
        <w:r>
          <w:delText xml:space="preserve"> </w:delText>
        </w:r>
      </w:del>
      <w:hyperlink w:anchor="thm-fubini-measure">
        <w:del w:id="4982" w:author="PR Preview" w:date="2026-01-01T00:00:00Z">
          <w:r>
            <w:rPr>
              <w:rStyle w:val="Hyperlink"/>
            </w:rPr>
            <w:delText xml:space="preserve">Theorem 20</w:delText>
          </w:r>
        </w:del>
      </w:hyperlink>
      <w:del w:id="4983" w:author="PR Preview" w:date="2026-01-01T00:00:00Z">
        <w:r>
          <w:delText xml:space="preserve"> </w:delText>
        </w:r>
      </w:del>
      <w:del w:id="4984" w:author="PR Preview" w:date="2026-01-01T00:00:00Z">
        <w:r>
          <w:delText xml:space="preserve">is satisfied.</w:delText>
        </w:r>
      </w:del>
    </w:p>
    <w:p>
      <w:pPr>
        <w:pStyle w:val="BodyText"/>
      </w:pPr>
      <w:del w:id="4985" w:author="PR Preview" w:date="2026-01-01T00:00:00Z">
        <w:r>
          <w:rPr>
            <w:b/>
            <w:bCs/>
          </w:rPr>
          <w:delText xml:space="preserve">Why the hypotheses fail:</w:delText>
        </w:r>
      </w:del>
      <w:del w:id="4986" w:author="PR Preview" w:date="2026-01-01T00:00:00Z">
        <w:r>
          <w:delText xml:space="preserve"> </w:delText>
        </w:r>
      </w:del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4987" w:author="PR Preview" w:date="2026-01-01T00:00:00Z">
        <w:r>
          <w:delText xml:space="preserve">, which violates the absolute-integrability</w:delText>
        </w:r>
      </w:del>
      <w:del w:id="4988" w:author="PR Preview" w:date="2026-01-01T00:00:00Z">
        <w:r>
          <w:delText xml:space="preserve"> </w:delText>
        </w:r>
      </w:del>
      <w:del w:id="4989" w:author="PR Preview" w:date="2026-01-01T00:00:00Z">
        <w:r>
          <w:delText xml:space="preserve">hypothesis of</w:delText>
        </w:r>
      </w:del>
      <w:del w:id="4990" w:author="PR Preview" w:date="2026-01-01T00:00:00Z">
        <w:r>
          <w:delText xml:space="preserve"> </w:delText>
        </w:r>
      </w:del>
      <w:hyperlink w:anchor="thm-fubini-measure">
        <w:del w:id="4991" w:author="PR Preview" w:date="2026-01-01T00:00:00Z">
          <w:r>
            <w:rPr>
              <w:rStyle w:val="Hyperlink"/>
            </w:rPr>
            <w:delText xml:space="preserve">Theorem 20</w:delText>
          </w:r>
        </w:del>
      </w:hyperlink>
      <w:del w:id="4992" w:author="PR Preview" w:date="2026-01-01T00:00:00Z">
        <w:r>
          <w:delText xml:space="preserve">.</w:delText>
        </w:r>
      </w:del>
      <w:del w:id="4993" w:author="PR Preview" w:date="2026-01-01T00:00:00Z">
        <w:r>
          <w:delText xml:space="preserve"> </w:delText>
        </w:r>
      </w:del>
      <w:del w:id="4994" w:author="PR Preview" w:date="2026-01-01T00:00:00Z">
        <w:r>
          <w:delText xml:space="preserve">Switching to polar coordinates</w:delText>
        </w:r>
      </w:del>
      <w:del w:id="499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del w:id="4996" w:author="PR Preview" w:date="2026-01-01T00:00:00Z">
        <w:r>
          <w:delText xml:space="preserve"> </w:delText>
        </w:r>
      </w:del>
      <w:del w:id="4997" w:author="PR Preview" w:date="2026-01-01T00:00:00Z">
        <w:r>
          <w:delText xml:space="preserve">near the origin, the</w:delText>
        </w:r>
      </w:del>
      <w:del w:id="4998" w:author="PR Preview" w:date="2026-01-01T00:00:00Z">
        <w:r>
          <w:delText xml:space="preserve"> </w:delText>
        </w:r>
      </w:del>
      <w:del w:id="4999" w:author="PR Preview" w:date="2026-01-01T00:00:00Z">
        <w:r>
          <w:delText xml:space="preserve">integrand satisfies</w:delText>
        </w:r>
      </w:del>
    </w:p>
    <w:p>
      <w:pPr>
        <w:pStyle w:val="FirstParagraph"/>
      </w:pPr>
      <w:ins w:id="5000" w:author="PR Preview" w:date="2026-01-01T00:00:00Z">
        <w:r>
          <w:t xml:space="preserve">Both iterated integrals equal</w:t>
        </w:r>
      </w:ins>
      <w:ins w:id="500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ins w:id="5002" w:author="PR Preview" w:date="2026-01-01T00:00:00Z">
        <w:r>
          <w:t xml:space="preserve">,</w:t>
        </w:r>
      </w:ins>
      <w:ins w:id="5003" w:author="PR Preview" w:date="2026-01-01T00:00:00Z">
        <w:r>
          <w:t xml:space="preserve"> </w:t>
        </w:r>
      </w:ins>
      <w:ins w:id="5004" w:author="PR Preview" w:date="2026-01-01T00:00:00Z">
        <w:r>
          <w:t xml:space="preserve">as</w:t>
        </w:r>
      </w:ins>
      <w:ins w:id="5005" w:author="PR Preview" w:date="2026-01-01T00:00:00Z">
        <w:r>
          <w:t xml:space="preserve"> </w:t>
        </w:r>
      </w:ins>
      <w:hyperlink w:anchor="thm-tonelli-measure">
        <w:ins w:id="5006" w:author="PR Preview" w:date="2026-01-01T00:00:00Z">
          <w:r>
            <w:rPr>
              <w:rStyle w:val="Hyperlink"/>
            </w:rPr>
            <w:t xml:space="preserve">Theorem 27</w:t>
          </w:r>
        </w:ins>
      </w:hyperlink>
      <w:ins w:id="5007" w:author="PR Preview" w:date="2026-01-01T00:00:00Z">
        <w:r>
          <w:t xml:space="preserve"> </w:t>
        </w:r>
      </w:ins>
      <w:ins w:id="5008" w:author="PR Preview" w:date="2026-01-01T00:00:00Z">
        <w:r>
          <w:t xml:space="preserve">guarantees.</w:t>
        </w:r>
      </w:ins>
    </w:p>
    <w:bookmarkEnd w:id="407"/>
    <w:bookmarkStart w:id="408" w:name="exm-fubini-fail-tonelli"/>
    <w:p>
      <w:pPr>
        <w:pStyle w:val="BodyText"/>
      </w:pPr>
      <w:ins w:id="5009" w:author="PR Preview" w:date="2026-01-01T00:00:00Z">
        <w:r>
          <w:rPr>
            <w:b/>
            <w:bCs/>
          </w:rPr>
          <w:t xml:space="preserve">Example 45 (When neither Tonelli’s nor Fubini’s condition is satisfied)</w:t>
        </w:r>
      </w:ins>
      <w:ins w:id="5010" w:author="PR Preview" w:date="2026-01-01T00:00:00Z">
        <w:r>
          <w:t xml:space="preserve"> </w:t>
        </w:r>
      </w:ins>
      <w:ins w:id="5011" w:author="PR Preview" w:date="2026-01-01T00:00:00Z">
        <w:r>
          <w:t xml:space="preserve">The same function</w:t>
        </w:r>
      </w:ins>
      <w:ins w:id="501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5013" w:author="PR Preview" w:date="2026-01-01T00:00:00Z">
        <w:r>
          <w:t xml:space="preserve"> </w:t>
        </w:r>
      </w:ins>
      <w:ins w:id="5014" w:author="PR Preview" w:date="2026-01-01T00:00:00Z">
        <w:r>
          <w:t xml:space="preserve">from</w:t>
        </w:r>
      </w:ins>
      <w:ins w:id="5015" w:author="PR Preview" w:date="2026-01-01T00:00:00Z">
        <w:r>
          <w:t xml:space="preserve"> </w:t>
        </w:r>
      </w:ins>
      <w:hyperlink w:anchor="exm-fubini-fail">
        <w:ins w:id="5016" w:author="PR Preview" w:date="2026-01-01T00:00:00Z">
          <w:r>
            <w:rPr>
              <w:rStyle w:val="Hyperlink"/>
            </w:rPr>
            <w:t xml:space="preserve">Example 42</w:t>
          </w:r>
        </w:ins>
      </w:hyperlink>
      <w:ins w:id="5017" w:author="PR Preview" w:date="2026-01-01T00:00:00Z">
        <w:r>
          <w:t xml:space="preserve"> </w:t>
        </w:r>
      </w:ins>
      <w:ins w:id="5018" w:author="PR Preview" w:date="2026-01-01T00:00:00Z">
        <w:r>
          <w:t xml:space="preserve">illustrates a case where neither the hypothesis of</w:t>
        </w:r>
      </w:ins>
      <w:ins w:id="5019" w:author="PR Preview" w:date="2026-01-01T00:00:00Z">
        <w:r>
          <w:t xml:space="preserve"> </w:t>
        </w:r>
      </w:ins>
      <w:hyperlink w:anchor="thm-tonelli-measure">
        <w:ins w:id="5020" w:author="PR Preview" w:date="2026-01-01T00:00:00Z">
          <w:r>
            <w:rPr>
              <w:rStyle w:val="Hyperlink"/>
            </w:rPr>
            <w:t xml:space="preserve">Theorem 27</w:t>
          </w:r>
        </w:ins>
      </w:hyperlink>
      <w:ins w:id="5021" w:author="PR Preview" w:date="2026-01-01T00:00:00Z">
        <w:r>
          <w:t xml:space="preserve"> </w:t>
        </w:r>
      </w:ins>
      <w:ins w:id="5022" w:author="PR Preview" w:date="2026-01-01T00:00:00Z">
        <w:r>
          <w:t xml:space="preserve">nor that of</w:t>
        </w:r>
      </w:ins>
      <w:ins w:id="5023" w:author="PR Preview" w:date="2026-01-01T00:00:00Z">
        <w:r>
          <w:t xml:space="preserve"> </w:t>
        </w:r>
      </w:ins>
      <w:hyperlink w:anchor="thm-fubini-measure">
        <w:ins w:id="5024" w:author="PR Preview" w:date="2026-01-01T00:00:00Z">
          <w:r>
            <w:rPr>
              <w:rStyle w:val="Hyperlink"/>
            </w:rPr>
            <w:t xml:space="preserve">Theorem 28</w:t>
          </w:r>
        </w:ins>
      </w:hyperlink>
      <w:ins w:id="5025" w:author="PR Preview" w:date="2026-01-01T00:00:00Z">
        <w:r>
          <w:t xml:space="preserve"> </w:t>
        </w:r>
      </w:ins>
      <w:ins w:id="5026" w:author="PR Preview" w:date="2026-01-01T00:00:00Z">
        <w:r>
          <w:t xml:space="preserve">is satisfied.</w:t>
        </w:r>
      </w:ins>
    </w:p>
    <w:p>
      <w:pPr>
        <w:pStyle w:val="BodyText"/>
      </w:pPr>
      <w:ins w:id="5027" w:author="PR Preview" w:date="2026-01-01T00:00:00Z">
        <w:r>
          <w:rPr>
            <w:b/>
            <w:bCs/>
          </w:rPr>
          <w:t xml:space="preserve">Why the hypotheses fail:</w:t>
        </w:r>
      </w:ins>
      <w:ins w:id="5028" w:author="PR Preview" w:date="2026-01-01T00:00:00Z">
        <w:r>
          <w:t xml:space="preserve"> </w:t>
        </w:r>
      </w:ins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5029" w:author="PR Preview" w:date="2026-01-01T00:00:00Z">
        <w:r>
          <w:t xml:space="preserve">, which violates the absolute-integrability</w:t>
        </w:r>
      </w:ins>
      <w:ins w:id="5030" w:author="PR Preview" w:date="2026-01-01T00:00:00Z">
        <w:r>
          <w:t xml:space="preserve"> </w:t>
        </w:r>
      </w:ins>
      <w:ins w:id="5031" w:author="PR Preview" w:date="2026-01-01T00:00:00Z">
        <w:r>
          <w:t xml:space="preserve">hypothesis of</w:t>
        </w:r>
      </w:ins>
      <w:ins w:id="5032" w:author="PR Preview" w:date="2026-01-01T00:00:00Z">
        <w:r>
          <w:t xml:space="preserve"> </w:t>
        </w:r>
      </w:ins>
      <w:hyperlink w:anchor="thm-fubini-measure">
        <w:ins w:id="5033" w:author="PR Preview" w:date="2026-01-01T00:00:00Z">
          <w:r>
            <w:rPr>
              <w:rStyle w:val="Hyperlink"/>
            </w:rPr>
            <w:t xml:space="preserve">Theorem 28</w:t>
          </w:r>
        </w:ins>
      </w:hyperlink>
      <w:ins w:id="5034" w:author="PR Preview" w:date="2026-01-01T00:00:00Z">
        <w:r>
          <w:t xml:space="preserve">.</w:t>
        </w:r>
      </w:ins>
      <w:ins w:id="5035" w:author="PR Preview" w:date="2026-01-01T00:00:00Z">
        <w:r>
          <w:t xml:space="preserve"> </w:t>
        </w:r>
      </w:ins>
      <w:ins w:id="5036" w:author="PR Preview" w:date="2026-01-01T00:00:00Z">
        <w:r>
          <w:t xml:space="preserve">Switching to polar coordinates</w:t>
        </w:r>
      </w:ins>
      <w:ins w:id="503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ins w:id="5038" w:author="PR Preview" w:date="2026-01-01T00:00:00Z">
        <w:r>
          <w:t xml:space="preserve"> </w:t>
        </w:r>
      </w:ins>
      <w:ins w:id="5039" w:author="PR Preview" w:date="2026-01-01T00:00:00Z">
        <w:r>
          <w:t xml:space="preserve">near the origin, the</w:t>
        </w:r>
      </w:ins>
      <w:ins w:id="5040" w:author="PR Preview" w:date="2026-01-01T00:00:00Z">
        <w:r>
          <w:t xml:space="preserve"> </w:t>
        </w:r>
      </w:ins>
      <w:ins w:id="5041" w:author="PR Preview" w:date="2026-01-01T00:00:00Z">
        <w:r>
          <w:t xml:space="preserve">integrand satisfies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5042" w:author="PR Preview" w:date="2026-01-01T00:00:00Z">
        <w:r>
          <w:delText xml:space="preserve">since</w:delText>
        </w:r>
      </w:del>
      <w:del w:id="5043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del w:id="5044" w:author="PR Preview" w:date="2026-01-01T00:00:00Z">
        <w:r>
          <w:delText xml:space="preserve"> </w:delText>
        </w:r>
      </w:del>
      <w:del w:id="5045" w:author="PR Preview" w:date="2026-01-01T00:00:00Z">
        <w:r>
          <w:delText xml:space="preserve">diverges.</w:delText>
        </w:r>
      </w:del>
      <w:del w:id="5046" w:author="PR Preview" w:date="2026-01-01T00:00:00Z">
        <w:r>
          <w:delText xml:space="preserve"> </w:delText>
        </w:r>
      </w:del>
      <w:del w:id="5047" w:author="PR Preview" w:date="2026-01-01T00:00:00Z">
        <w:r>
          <w:delText xml:space="preserve">Therefore</w:delText>
        </w:r>
      </w:del>
      <w:del w:id="5048" w:author="PR Preview" w:date="2026-01-01T00:00:00Z">
        <w:r>
          <w:delText xml:space="preserve"> </w:delText>
        </w:r>
      </w:del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5049" w:author="PR Preview" w:date="2026-01-01T00:00:00Z">
        <w:r>
          <w:delText xml:space="preserve">,</w:delText>
        </w:r>
      </w:del>
      <w:del w:id="5050" w:author="PR Preview" w:date="2026-01-01T00:00:00Z">
        <w:r>
          <w:delText xml:space="preserve"> </w:delText>
        </w:r>
      </w:del>
      <w:del w:id="5051" w:author="PR Preview" w:date="2026-01-01T00:00:00Z">
        <w:r>
          <w:delText xml:space="preserve">and the hypothesis of</w:delText>
        </w:r>
      </w:del>
      <w:del w:id="5052" w:author="PR Preview" w:date="2026-01-01T00:00:00Z">
        <w:r>
          <w:delText xml:space="preserve"> </w:delText>
        </w:r>
      </w:del>
      <w:hyperlink w:anchor="thm-fubini-measure">
        <w:del w:id="5053" w:author="PR Preview" w:date="2026-01-01T00:00:00Z">
          <w:r>
            <w:rPr>
              <w:rStyle w:val="Hyperlink"/>
            </w:rPr>
            <w:delText xml:space="preserve">Theorem 20</w:delText>
          </w:r>
        </w:del>
      </w:hyperlink>
      <w:del w:id="5054" w:author="PR Preview" w:date="2026-01-01T00:00:00Z">
        <w:r>
          <w:delText xml:space="preserve"> </w:delText>
        </w:r>
      </w:del>
      <w:del w:id="5055" w:author="PR Preview" w:date="2026-01-01T00:00:00Z">
        <w:r>
          <w:delText xml:space="preserve">is not satisfied.</w:delText>
        </w:r>
      </w:del>
      <w:del w:id="5056" w:author="PR Preview" w:date="2026-01-01T00:00:00Z">
        <w:r>
          <w:delText xml:space="preserve"> </w:delText>
        </w:r>
      </w:del>
      <w:del w:id="5057" w:author="PR Preview" w:date="2026-01-01T00:00:00Z">
        <w:r>
          <w:delText xml:space="preserve">(The hypothesis of</w:delText>
        </w:r>
      </w:del>
      <w:del w:id="5058" w:author="PR Preview" w:date="2026-01-01T00:00:00Z">
        <w:r>
          <w:delText xml:space="preserve"> </w:delText>
        </w:r>
      </w:del>
      <w:hyperlink w:anchor="thm-tonelli-measure">
        <w:del w:id="5059" w:author="PR Preview" w:date="2026-01-01T00:00:00Z">
          <w:r>
            <w:rPr>
              <w:rStyle w:val="Hyperlink"/>
            </w:rPr>
            <w:delText xml:space="preserve">Theorem 19</w:delText>
          </w:r>
        </w:del>
      </w:hyperlink>
      <w:del w:id="5060" w:author="PR Preview" w:date="2026-01-01T00:00:00Z">
        <w:r>
          <w:delText xml:space="preserve"> </w:delText>
        </w:r>
      </w:del>
      <w:del w:id="5061" w:author="PR Preview" w:date="2026-01-01T00:00:00Z">
        <w:r>
          <w:delText xml:space="preserve">also fails:</w:delText>
        </w:r>
      </w:del>
      <w:del w:id="5062" w:author="PR Preview" w:date="2026-01-01T00:00:00Z">
        <w:r>
          <w:delText xml:space="preserve"> </w:delText>
        </w:r>
      </w:del>
      <m:oMath>
        <m:r>
          <m:t>f</m:t>
        </m:r>
      </m:oMath>
      <w:del w:id="5063" w:author="PR Preview" w:date="2026-01-01T00:00:00Z">
        <w:r>
          <w:delText xml:space="preserve"> </w:delText>
        </w:r>
      </w:del>
      <w:del w:id="5064" w:author="PR Preview" w:date="2026-01-01T00:00:00Z">
        <w:r>
          <w:delText xml:space="preserve">takes both positive</w:delText>
        </w:r>
      </w:del>
      <w:del w:id="5065" w:author="PR Preview" w:date="2026-01-01T00:00:00Z">
        <w:r>
          <w:delText xml:space="preserve"> </w:delText>
        </w:r>
      </w:del>
      <w:del w:id="5066" w:author="PR Preview" w:date="2026-01-01T00:00:00Z">
        <w:r>
          <w:delText xml:space="preserve">and negative values, so it is not nonnegative a.e.)</w:delText>
        </w:r>
      </w:del>
      <w:del w:id="5067" w:author="PR Preview" w:date="2026-01-01T00:00:00Z">
        <w:r>
          <w:delText xml:space="preserve"> </w:delText>
        </w:r>
      </w:del>
      <w:del w:id="5068" w:author="PR Preview" w:date="2026-01-01T00:00:00Z">
        <w:r>
          <w:delText xml:space="preserve">The unequal iterated integrals from</w:delText>
        </w:r>
      </w:del>
      <w:del w:id="5069" w:author="PR Preview" w:date="2026-01-01T00:00:00Z">
        <w:r>
          <w:delText xml:space="preserve"> </w:delText>
        </w:r>
      </w:del>
      <w:hyperlink w:anchor="exm-fubini-fail">
        <w:del w:id="5070" w:author="PR Preview" w:date="2026-01-01T00:00:00Z">
          <w:r>
            <w:rPr>
              <w:rStyle w:val="Hyperlink"/>
            </w:rPr>
            <w:delText xml:space="preserve">Example 42</w:delText>
          </w:r>
        </w:del>
      </w:hyperlink>
      <w:del w:id="5071" w:author="PR Preview" w:date="2026-01-01T00:00:00Z">
        <w:r>
          <w:delText xml:space="preserve"> </w:delText>
        </w:r>
      </w:del>
      <w:del w:id="5072" w:author="PR Preview" w:date="2026-01-01T00:00:00Z">
        <w:r>
          <w:delText xml:space="preserve">are thus consistent</w:delText>
        </w:r>
      </w:del>
      <w:del w:id="5073" w:author="PR Preview" w:date="2026-01-01T00:00:00Z">
        <w:r>
          <w:delText xml:space="preserve"> </w:delText>
        </w:r>
      </w:del>
      <w:del w:id="5074" w:author="PR Preview" w:date="2026-01-01T00:00:00Z">
        <w:r>
          <w:delText xml:space="preserve">with both theorems: neither one applies.</w:delText>
        </w:r>
      </w:del>
    </w:p>
    <w:p>
      <w:pPr>
        <w:pStyle w:val="FirstParagraph"/>
      </w:pPr>
      <w:ins w:id="5075" w:author="PR Preview" w:date="2026-01-01T00:00:00Z">
        <w:r>
          <w:t xml:space="preserve">since</w:t>
        </w:r>
      </w:ins>
      <w:ins w:id="5076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ins w:id="5077" w:author="PR Preview" w:date="2026-01-01T00:00:00Z">
        <w:r>
          <w:t xml:space="preserve"> </w:t>
        </w:r>
      </w:ins>
      <w:ins w:id="5078" w:author="PR Preview" w:date="2026-01-01T00:00:00Z">
        <w:r>
          <w:t xml:space="preserve">diverges.</w:t>
        </w:r>
      </w:ins>
      <w:ins w:id="5079" w:author="PR Preview" w:date="2026-01-01T00:00:00Z">
        <w:r>
          <w:t xml:space="preserve"> </w:t>
        </w:r>
      </w:ins>
      <w:ins w:id="5080" w:author="PR Preview" w:date="2026-01-01T00:00:00Z">
        <w:r>
          <w:t xml:space="preserve">Therefore</w:t>
        </w:r>
      </w:ins>
      <w:ins w:id="5081" w:author="PR Preview" w:date="2026-01-01T00:00:00Z">
        <w:r>
          <w:t xml:space="preserve"> </w:t>
        </w:r>
      </w:ins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5082" w:author="PR Preview" w:date="2026-01-01T00:00:00Z">
        <w:r>
          <w:t xml:space="preserve">,</w:t>
        </w:r>
      </w:ins>
      <w:ins w:id="5083" w:author="PR Preview" w:date="2026-01-01T00:00:00Z">
        <w:r>
          <w:t xml:space="preserve"> </w:t>
        </w:r>
      </w:ins>
      <w:ins w:id="5084" w:author="PR Preview" w:date="2026-01-01T00:00:00Z">
        <w:r>
          <w:t xml:space="preserve">and the hypothesis of</w:t>
        </w:r>
      </w:ins>
      <w:ins w:id="5085" w:author="PR Preview" w:date="2026-01-01T00:00:00Z">
        <w:r>
          <w:t xml:space="preserve"> </w:t>
        </w:r>
      </w:ins>
      <w:hyperlink w:anchor="thm-fubini-measure">
        <w:ins w:id="5086" w:author="PR Preview" w:date="2026-01-01T00:00:00Z">
          <w:r>
            <w:rPr>
              <w:rStyle w:val="Hyperlink"/>
            </w:rPr>
            <w:t xml:space="preserve">Theorem 28</w:t>
          </w:r>
        </w:ins>
      </w:hyperlink>
      <w:ins w:id="5087" w:author="PR Preview" w:date="2026-01-01T00:00:00Z">
        <w:r>
          <w:t xml:space="preserve"> </w:t>
        </w:r>
      </w:ins>
      <w:ins w:id="5088" w:author="PR Preview" w:date="2026-01-01T00:00:00Z">
        <w:r>
          <w:t xml:space="preserve">is not satisfied.</w:t>
        </w:r>
      </w:ins>
      <w:ins w:id="5089" w:author="PR Preview" w:date="2026-01-01T00:00:00Z">
        <w:r>
          <w:t xml:space="preserve"> </w:t>
        </w:r>
      </w:ins>
      <w:ins w:id="5090" w:author="PR Preview" w:date="2026-01-01T00:00:00Z">
        <w:r>
          <w:t xml:space="preserve">(The hypothesis of</w:t>
        </w:r>
      </w:ins>
      <w:ins w:id="5091" w:author="PR Preview" w:date="2026-01-01T00:00:00Z">
        <w:r>
          <w:t xml:space="preserve"> </w:t>
        </w:r>
      </w:ins>
      <w:hyperlink w:anchor="thm-tonelli-measure">
        <w:ins w:id="5092" w:author="PR Preview" w:date="2026-01-01T00:00:00Z">
          <w:r>
            <w:rPr>
              <w:rStyle w:val="Hyperlink"/>
            </w:rPr>
            <w:t xml:space="preserve">Theorem 27</w:t>
          </w:r>
        </w:ins>
      </w:hyperlink>
      <w:ins w:id="5093" w:author="PR Preview" w:date="2026-01-01T00:00:00Z">
        <w:r>
          <w:t xml:space="preserve"> </w:t>
        </w:r>
      </w:ins>
      <w:ins w:id="5094" w:author="PR Preview" w:date="2026-01-01T00:00:00Z">
        <w:r>
          <w:t xml:space="preserve">also fails:</w:t>
        </w:r>
      </w:ins>
      <w:ins w:id="5095" w:author="PR Preview" w:date="2026-01-01T00:00:00Z">
        <w:r>
          <w:t xml:space="preserve"> </w:t>
        </w:r>
      </w:ins>
      <m:oMath>
        <m:r>
          <m:t>f</m:t>
        </m:r>
      </m:oMath>
      <w:ins w:id="5096" w:author="PR Preview" w:date="2026-01-01T00:00:00Z">
        <w:r>
          <w:t xml:space="preserve"> </w:t>
        </w:r>
      </w:ins>
      <w:ins w:id="5097" w:author="PR Preview" w:date="2026-01-01T00:00:00Z">
        <w:r>
          <w:t xml:space="preserve">takes both positive</w:t>
        </w:r>
      </w:ins>
      <w:ins w:id="5098" w:author="PR Preview" w:date="2026-01-01T00:00:00Z">
        <w:r>
          <w:t xml:space="preserve"> </w:t>
        </w:r>
      </w:ins>
      <w:ins w:id="5099" w:author="PR Preview" w:date="2026-01-01T00:00:00Z">
        <w:r>
          <w:t xml:space="preserve">and negative values, so it is not nonnegative a.e.)</w:t>
        </w:r>
      </w:ins>
      <w:ins w:id="5100" w:author="PR Preview" w:date="2026-01-01T00:00:00Z">
        <w:r>
          <w:t xml:space="preserve"> </w:t>
        </w:r>
      </w:ins>
      <w:ins w:id="5101" w:author="PR Preview" w:date="2026-01-01T00:00:00Z">
        <w:r>
          <w:t xml:space="preserve">The unequal iterated integrals from</w:t>
        </w:r>
      </w:ins>
      <w:ins w:id="5102" w:author="PR Preview" w:date="2026-01-01T00:00:00Z">
        <w:r>
          <w:t xml:space="preserve"> </w:t>
        </w:r>
      </w:ins>
      <w:hyperlink w:anchor="exm-fubini-fail">
        <w:ins w:id="5103" w:author="PR Preview" w:date="2026-01-01T00:00:00Z">
          <w:r>
            <w:rPr>
              <w:rStyle w:val="Hyperlink"/>
            </w:rPr>
            <w:t xml:space="preserve">Example 42</w:t>
          </w:r>
        </w:ins>
      </w:hyperlink>
      <w:ins w:id="5104" w:author="PR Preview" w:date="2026-01-01T00:00:00Z">
        <w:r>
          <w:t xml:space="preserve"> </w:t>
        </w:r>
      </w:ins>
      <w:ins w:id="5105" w:author="PR Preview" w:date="2026-01-01T00:00:00Z">
        <w:r>
          <w:t xml:space="preserve">are thus consistent</w:t>
        </w:r>
      </w:ins>
      <w:ins w:id="5106" w:author="PR Preview" w:date="2026-01-01T00:00:00Z">
        <w:r>
          <w:t xml:space="preserve"> </w:t>
        </w:r>
      </w:ins>
      <w:ins w:id="5107" w:author="PR Preview" w:date="2026-01-01T00:00:00Z">
        <w:r>
          <w:t xml:space="preserve">with both theorems: neither one applies.</w:t>
        </w:r>
      </w:ins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3" Type="http://schemas.openxmlformats.org/officeDocument/2006/relationships/image" Target="media/rId283.png"/><Relationship Id="rId21" Type="http://schemas.openxmlformats.org/officeDocument/2006/relationships/image" Target="media/rId21.png"/><Relationship Id="rId261" Type="http://schemas.openxmlformats.org/officeDocument/2006/relationships/image" Target="media/rId261.png"/><Relationship Id="rId206" Type="http://schemas.openxmlformats.org/officeDocument/2006/relationships/image" Target="media/rId206.png"/><Relationship Id="rId202" Type="http://schemas.openxmlformats.org/officeDocument/2006/relationships/image" Target="media/rId202.png"/><Relationship Id="rId329" Type="http://schemas.openxmlformats.org/officeDocument/2006/relationships/image" Target="media/rId329.png"/><Relationship Id="rId325" Type="http://schemas.openxmlformats.org/officeDocument/2006/relationships/image" Target="media/rId325.png"/><Relationship Id="rId114" Type="http://schemas.openxmlformats.org/officeDocument/2006/relationships/image" Target="media/rId114.png"/><Relationship Id="rId311" Type="http://schemas.openxmlformats.org/officeDocument/2006/relationships/image" Target="media/rId311.png"/><Relationship Id="rId315" Type="http://schemas.openxmlformats.org/officeDocument/2006/relationships/image" Target="media/rId315.png"/><Relationship Id="rId269" Type="http://schemas.openxmlformats.org/officeDocument/2006/relationships/image" Target="media/rId269.png"/><Relationship Id="rId372" Type="http://schemas.openxmlformats.org/officeDocument/2006/relationships/image" Target="media/rId372.png"/><Relationship Id="rId358" Type="http://schemas.openxmlformats.org/officeDocument/2006/relationships/image" Target="media/rId358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357" Type="http://schemas.openxmlformats.org/officeDocument/2006/relationships/hyperlink" Target="notation.qmd#def-indicator-function" TargetMode="External"/><Relationship Id="rId54" Type="http://schemas.openxmlformats.org/officeDocument/2006/relationships/hyperlink" Target="notation.qmd#def-integers" TargetMode="External"/><Relationship Id="rId248" Type="http://schemas.openxmlformats.org/officeDocument/2006/relationships/hyperlink" Target="notation.qmd#def-irrational-numbers" TargetMode="External"/><Relationship Id="rId245" Type="http://schemas.openxmlformats.org/officeDocument/2006/relationships/hyperlink" Target="notation.qmd#def-limits-of-integration" TargetMode="External"/><Relationship Id="rId24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279" Type="http://schemas.openxmlformats.org/officeDocument/2006/relationships/hyperlink" Target="notation.qmd#def-upper-limit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219" Type="http://schemas.openxmlformats.org/officeDocument/2006/relationships/hyperlink" Target="sets-functions.qmd#def-interval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Relationship Id="rId368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357" Type="http://schemas.openxmlformats.org/officeDocument/2006/relationships/hyperlink" Target="notation.qmd#def-indicator-function" TargetMode="External"/><Relationship Id="rId54" Type="http://schemas.openxmlformats.org/officeDocument/2006/relationships/hyperlink" Target="notation.qmd#def-integers" TargetMode="External"/><Relationship Id="rId248" Type="http://schemas.openxmlformats.org/officeDocument/2006/relationships/hyperlink" Target="notation.qmd#def-irrational-numbers" TargetMode="External"/><Relationship Id="rId245" Type="http://schemas.openxmlformats.org/officeDocument/2006/relationships/hyperlink" Target="notation.qmd#def-limits-of-integration" TargetMode="External"/><Relationship Id="rId24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279" Type="http://schemas.openxmlformats.org/officeDocument/2006/relationships/hyperlink" Target="notation.qmd#def-upper-limit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219" Type="http://schemas.openxmlformats.org/officeDocument/2006/relationships/hyperlink" Target="sets-functions.qmd#def-interval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Relationship Id="rId368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2026-10-15T20:57:10Z</dcterms:created>
  <dcterms:modified xsi:type="dcterms:W3CDTF">2026-10-15T20:57:10Z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