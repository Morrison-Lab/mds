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Matrices</w:t>
      </w:r>
    </w:p>
    <w:p>
      <w:pPr>
        <w:pStyle w:val="Date"/>
      </w:pPr>
      <w:del w:id="1" w:author="PR Preview" w:date="2026-01-01T00:00:00Z">
        <w:r>
          <w:delText xml:space="preserve">Last modified: 2026-10-17 02:34:23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2026-10-17 03:11:51 (PDT)</w:t>
        </w:r>
      </w:ins>
    </w:p>
    <w:bookmarkStart w:id="127" w:name="matrices"/>
    <w:p>
      <w:pPr>
        <w:pStyle w:val="Heading2"/>
      </w:pPr>
      <w:r>
        <w:t xml:space="preserve">1 Matrices</w:t>
      </w:r>
    </w:p>
    <w:bookmarkStart w:id="9" w:name="def-matrix"/>
    <w:p>
      <w:pPr>
        <w:pStyle w:val="FirstParagraph"/>
      </w:pPr>
      <w:r>
        <w:rPr>
          <w:b/>
          <w:bCs/>
        </w:rPr>
        <w:t xml:space="preserve">Definition 1 (Matrix)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matrix</w:t>
      </w:r>
      <w:r>
        <w:t xml:space="preserve"> </w:t>
      </w:r>
      <w:r>
        <w:t xml:space="preserve">of dimensions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is a rectangular array of</w:t>
      </w:r>
      <w:r>
        <w:t xml:space="preserve"> </w:t>
      </w:r>
      <m:oMath>
        <m:r>
          <m:t>m</m:t>
        </m:r>
        <m:r>
          <m:rPr>
            <m:sty m:val="p"/>
          </m:rPr>
          <m:t>⋅</m:t>
        </m:r>
        <m:r>
          <m:t>n</m:t>
        </m:r>
      </m:oMath>
      <w:r>
        <w:t xml:space="preserve"> </w:t>
      </w:r>
      <w:r>
        <w:t xml:space="preserve">numbers,</w:t>
      </w:r>
      <w:r>
        <w:t xml:space="preserve"> </w:t>
      </w:r>
      <w:r>
        <w:t xml:space="preserve">arranged in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rows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  <m:r>
                          <m:t>n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</m:t>
                        </m:r>
                        <m:r>
                          <m:t>n</m:t>
                        </m:r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m</m:t>
                        </m:r>
                        <m:r>
                          <m:t>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m</m:t>
                        </m:r>
                        <m:r>
                          <m:t>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m</m:t>
                        </m:r>
                        <m:r>
                          <m:t>n</m:t>
                        </m:r>
                      </m:sub>
                    </m:sSub>
                  </m:e>
                </m:mr>
              </m:m>
            </m:e>
          </m:d>
        </m:oMath>
      </m:oMathPara>
    </w:p>
    <w:bookmarkEnd w:id="9"/>
    <w:bookmarkStart w:id="10" w:name="rem-matrix-entries"/>
    <w:p>
      <w:pPr>
        <w:pStyle w:val="FirstParagraph"/>
      </w:pPr>
      <w:r>
        <w:rPr>
          <w:i/>
          <w:iCs/>
        </w:rPr>
        <w:t xml:space="preserve">Remark 1</w:t>
      </w:r>
      <w:r>
        <w:t xml:space="preserve"> (Matrix entries, and vectors as matrices). </w:t>
      </w:r>
      <w:r>
        <w:t xml:space="preserve">The entry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written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A</m:t>
        </m:r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For example, for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4</m:t>
                    </m:r>
                  </m:e>
                  <m:e>
                    <m:r>
                      <m:t>5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>
        <m:sSub>
          <m:e>
            <m:r>
              <m:t>a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23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pStyle w:val="BodyText"/>
      </w:pPr>
      <w:r>
        <w:t xml:space="preserve">A column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a row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For example, the column vector</w:t>
      </w:r>
      <w:r>
        <w:t xml:space="preserve"> </w:t>
      </w:r>
      <m:oMath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the row vector</w:t>
      </w:r>
      <w:r>
        <w:t xml:space="preserve"> </w:t>
      </w:r>
      <m:oMath>
        <m:r>
          <m:rPr>
            <m:sty m:val="p"/>
          </m:rPr>
          <m:t>[</m:t>
        </m:r>
        <m:r>
          <m:t>7</m:t>
        </m:r>
        <m:r>
          <m:rPr>
            <m:sty m:val="p"/>
          </m:rPr>
          <m:t>,</m:t>
        </m:r>
        <m:r>
          <m:t> </m:t>
        </m:r>
        <m:r>
          <m:t>8</m:t>
        </m:r>
        <m:r>
          <m:rPr>
            <m:sty m:val="p"/>
          </m:rPr>
          <m:t>]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matrix.</w:t>
      </w:r>
    </w:p>
    <w:bookmarkEnd w:id="10"/>
    <w:bookmarkStart w:id="11" w:name="def-tensor"/>
    <w:p>
      <w:pPr>
        <w:pStyle w:val="BodyText"/>
      </w:pPr>
      <w:r>
        <w:rPr>
          <w:b/>
          <w:bCs/>
        </w:rPr>
        <w:t xml:space="preserve">Definition 2 (Tensor)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tensor</w:t>
      </w:r>
      <w:r>
        <w:t xml:space="preserve"> </w:t>
      </w:r>
      <w:r>
        <w:t xml:space="preserve">of order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is an array of numbers</w:t>
      </w:r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indices,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A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sSub>
                    <m:e>
                      <m:r>
                        <m:t>i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i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⋯</m:t>
                  </m:r>
                  <m:sSub>
                    <m:e>
                      <m:r>
                        <m:t>i</m:t>
                      </m:r>
                    </m:e>
                    <m:sub>
                      <m:r>
                        <m:t>k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t>i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n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t> 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 </m:t>
          </m:r>
          <m:sSub>
            <m:e>
              <m:r>
                <m:t>i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n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its dimensions are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×</m:t>
        </m:r>
        <m:r>
          <m:rPr>
            <m:sty m:val="p"/>
          </m:rPr>
          <m:t>⋯</m:t>
        </m:r>
        <m:r>
          <m:rPr>
            <m:sty m:val="p"/>
          </m:rPr>
          <m:t>×</m:t>
        </m:r>
        <m:sSub>
          <m:e>
            <m:r>
              <m:t>n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11"/>
    <w:bookmarkStart w:id="12" w:name="exm-tensor"/>
    <w:p>
      <w:pPr>
        <w:pStyle w:val="BodyText"/>
      </w:pPr>
      <w:r>
        <w:rPr>
          <w:b/>
          <w:bCs/>
        </w:rPr>
        <w:t xml:space="preserve">Example 1 (Vectors, matrices and images as tensors)</w:t>
      </w:r>
      <w:r>
        <w:t xml:space="preserve"> </w:t>
      </w:r>
      <w:r>
        <w:t xml:space="preserve">A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 tensor of order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hyperlink w:anchor="def-matrix">
        <w:r>
          <w:rPr>
            <w:rStyle w:val="Hyperlink"/>
          </w:rPr>
          <w:t xml:space="preserve">matrix</w:t>
        </w:r>
      </w:hyperlink>
      <w:r>
        <w:t xml:space="preserve"> </w:t>
      </w:r>
      <w:r>
        <w:t xml:space="preserve">is a tensor of order</w:t>
      </w:r>
      <w:r>
        <w:t xml:space="preserve"> </w:t>
      </w:r>
      <m:oMath>
        <m:r>
          <m:t>2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28</m:t>
        </m:r>
        <m:r>
          <m:rPr>
            <m:sty m:val="p"/>
          </m:rPr>
          <m:t>×</m:t>
        </m:r>
        <m:r>
          <m:t>28</m:t>
        </m:r>
      </m:oMath>
      <w:r>
        <w:t xml:space="preserve"> </w:t>
      </w:r>
      <w:r>
        <w:t xml:space="preserve">grayscale image is a matrix:</w:t>
      </w:r>
      <w:r>
        <w:t xml:space="preserve"> </w:t>
      </w:r>
      <w:r>
        <w:t xml:space="preserve">the entry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is the brightness of the pixel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28</m:t>
        </m:r>
        <m:r>
          <m:rPr>
            <m:sty m:val="p"/>
          </m:rPr>
          <m:t>×</m:t>
        </m:r>
        <m:r>
          <m:t>28</m:t>
        </m:r>
      </m:oMath>
      <w:r>
        <w:t xml:space="preserve"> </w:t>
      </w:r>
      <w:r>
        <w:t xml:space="preserve">color image stores three numbers per pixel (red, green, blue),</w:t>
      </w:r>
      <w:r>
        <w:t xml:space="preserve"> </w:t>
      </w:r>
      <w:r>
        <w:t xml:space="preserve">so it is an order-3 tensor with dimensions</w:t>
      </w:r>
      <w:r>
        <w:t xml:space="preserve"> </w:t>
      </w:r>
      <m:oMath>
        <m:r>
          <m:t>28</m:t>
        </m:r>
        <m:r>
          <m:rPr>
            <m:sty m:val="p"/>
          </m:rPr>
          <m:t>×</m:t>
        </m:r>
        <m:r>
          <m:t>28</m:t>
        </m:r>
        <m:r>
          <m:rPr>
            <m:sty m:val="p"/>
          </m:rPr>
          <m:t>×</m:t>
        </m:r>
        <m:r>
          <m:t>3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  <m:r>
              <m:t>c</m:t>
            </m:r>
          </m:sub>
        </m:sSub>
      </m:oMath>
      <w:r>
        <w:t xml:space="preserve"> </w:t>
      </w:r>
      <w:r>
        <w:t xml:space="preserve">is the value of color channel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at the pixel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It has</w:t>
      </w:r>
      <w:r>
        <w:t xml:space="preserve"> </w:t>
      </w:r>
      <m:oMath>
        <m:r>
          <m:t>28</m:t>
        </m:r>
        <m:r>
          <m:rPr>
            <m:sty m:val="p"/>
          </m:rPr>
          <m:t>⋅</m:t>
        </m:r>
        <m:r>
          <m:t>28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2352</m:t>
        </m:r>
      </m:oMath>
      <w:r>
        <w:t xml:space="preserve"> </w:t>
      </w:r>
      <w:r>
        <w:t xml:space="preserve">entries.</w:t>
      </w:r>
    </w:p>
    <w:bookmarkEnd w:id="12"/>
    <w:bookmarkStart w:id="15" w:name="sec-matrix-transpose"/>
    <w:p>
      <w:pPr>
        <w:pStyle w:val="Heading3"/>
      </w:pPr>
      <w:r>
        <w:t xml:space="preserve">1.1 Matrix transpose</w:t>
      </w:r>
    </w:p>
    <w:bookmarkStart w:id="13" w:name="def-matrix-transpose"/>
    <w:p>
      <w:pPr>
        <w:pStyle w:val="FirstParagraph"/>
      </w:pPr>
      <w:r>
        <w:rPr>
          <w:b/>
          <w:bCs/>
        </w:rPr>
        <w:t xml:space="preserve">Definition 3 (Matrix transpose)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transpose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obtained by</w:t>
      </w:r>
      <w:r>
        <w:t xml:space="preserve"> </w:t>
      </w:r>
      <w:r>
        <w:t xml:space="preserve">swapping the rows and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j</m:t>
              </m:r>
              <m:r>
                <m:t>i</m:t>
              </m:r>
            </m:sub>
          </m:sSub>
        </m:oMath>
      </m:oMathPara>
    </w:p>
    <w:bookmarkEnd w:id="13"/>
    <w:bookmarkStart w:id="14" w:name="exm-matrix-transpose"/>
    <w:p>
      <w:pPr>
        <w:pStyle w:val="FirstParagraph"/>
      </w:pPr>
      <w:r>
        <w:rPr>
          <w:b/>
          <w:bCs/>
        </w:rPr>
        <w:t xml:space="preserve">Example 2 (Transposing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4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5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matrix. For instance,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of the transpose is</w:t>
      </w:r>
      <w:r>
        <w:t xml:space="preserve"> </w:t>
      </w:r>
      <m:oMath>
        <m:sSub>
          <m:e>
            <m:r>
              <m:t>a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.</w:t>
      </w:r>
    </w:p>
    <w:bookmarkEnd w:id="14"/>
    <w:bookmarkEnd w:id="15"/>
    <w:bookmarkStart w:id="26" w:name="matrix-addition"/>
    <w:p>
      <w:pPr>
        <w:pStyle w:val="Heading3"/>
      </w:pPr>
      <w:r>
        <w:t xml:space="preserve">1.2 Matrix addition</w:t>
      </w:r>
    </w:p>
    <w:bookmarkStart w:id="16" w:name="def-zero-matrix"/>
    <w:p>
      <w:pPr>
        <w:pStyle w:val="FirstParagraph"/>
      </w:pPr>
      <w:r>
        <w:rPr>
          <w:b/>
          <w:bCs/>
        </w:rPr>
        <w:t xml:space="preserve">Definition 4 (Zero matrix)</w:t>
      </w:r>
      <w:r>
        <w:t xml:space="preserve"> </w:t>
      </w:r>
      <w:r>
        <w:t xml:space="preserve">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rPr>
          <w:b/>
          <w:bCs/>
        </w:rPr>
        <w:t xml:space="preserve">zero matrix</w:t>
      </w:r>
      <w:r>
        <w:t xml:space="preserve"> </w:t>
      </w:r>
      <m:oMath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b"/>
          </m:rPr>
          <m:t>0</m:t>
        </m:r>
      </m:oMath>
      <w:r>
        <w:t xml:space="preserve"> </w:t>
      </w:r>
      <w:r>
        <w:t xml:space="preserve">when dimensions are clear from context)</w:t>
      </w:r>
      <w:r>
        <w:t xml:space="preserve"> </w:t>
      </w:r>
      <w:r>
        <w:t xml:space="preserve">has all entries equal to zero: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0</m:t>
              </m:r>
            </m:e>
            <m:sub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bookmarkEnd w:id="16"/>
    <w:bookmarkStart w:id="17" w:name="exm-zero-matrix"/>
    <w:p>
      <w:pPr>
        <w:pStyle w:val="FirstParagraph"/>
      </w:pPr>
      <w:r>
        <w:rPr>
          <w:b/>
          <w:bCs/>
        </w:rPr>
        <w:t xml:space="preserve">Example 3 (Zero matrices of two shapes)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0</m:t>
              </m:r>
            </m:e>
            <m:sub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3</m:t>
              </m:r>
              <m:r>
                <m:rPr>
                  <m:sty m:val="p"/>
                </m:rPr>
                <m:t>×</m:t>
              </m:r>
              <m:r>
                <m:t>2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Both have all entries</w:t>
      </w:r>
      <w:r>
        <w:t xml:space="preserve"> </w:t>
      </w:r>
      <m:oMath>
        <m:r>
          <m:t>0</m:t>
        </m:r>
      </m:oMath>
      <w:r>
        <w:t xml:space="preserve">, but one 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and the other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, so they are different matrices.</w:t>
      </w:r>
    </w:p>
    <w:bookmarkEnd w:id="17"/>
    <w:bookmarkStart w:id="18" w:name="def-matrix-addition"/>
    <w:p>
      <w:pPr>
        <w:pStyle w:val="BodyText"/>
      </w:pPr>
      <w:r>
        <w:rPr>
          <w:b/>
          <w:bCs/>
        </w:rPr>
        <w:t xml:space="preserve">Definition 5 (Matrix addition)</w:t>
      </w:r>
      <w:r>
        <w:t xml:space="preserve"> </w:t>
      </w:r>
      <w:r>
        <w:t xml:space="preserve">Two 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of the same dimensions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can be added element-wise; their</w:t>
      </w:r>
      <w:r>
        <w:t xml:space="preserve"> </w:t>
      </w:r>
      <w:r>
        <w:rPr>
          <w:b/>
          <w:bCs/>
        </w:rPr>
        <w:t xml:space="preserve">matrix sum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+</m:t>
          </m:r>
          <m:sSub>
            <m:e>
              <m:r>
                <m:t>b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bookmarkEnd w:id="18"/>
    <w:bookmarkStart w:id="19" w:name="exm-matrix-addition"/>
    <w:p>
      <w:pPr>
        <w:pStyle w:val="FirstParagraph"/>
      </w:pPr>
      <w:r>
        <w:rPr>
          <w:b/>
          <w:bCs/>
        </w:rPr>
        <w:t xml:space="preserve">Example 4 (Adding matrices, and a sum that is not defined)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entry by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and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cannot be added:</w:t>
      </w:r>
      <w:r>
        <w:t xml:space="preserve"> </w:t>
      </w:r>
      <w:r>
        <w:t xml:space="preserve">they do not have the same dimensions, so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of the sum would have no first term.</w:t>
      </w:r>
    </w:p>
    <w:bookmarkEnd w:id="19"/>
    <w:bookmarkStart w:id="21" w:name="thm-matadd-commutative"/>
    <w:p>
      <w:pPr>
        <w:pStyle w:val="BodyText"/>
      </w:pPr>
      <w:r>
        <w:rPr>
          <w:b/>
          <w:bCs/>
        </w:rPr>
        <w:t xml:space="preserve">Theorem 1 (Matrix addition is commutative)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matrix addition is</w:t>
      </w:r>
      <w:r>
        <w:t xml:space="preserve"> </w:t>
      </w:r>
      <w:hyperlink r:id="rId20">
        <w:r>
          <w:rPr>
            <w:rStyle w:val="Hyperlink"/>
          </w:rPr>
          <w:t xml:space="preserve">commutative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A</m:t>
          </m:r>
        </m:oMath>
      </m:oMathPara>
    </w:p>
    <w:bookmarkEnd w:id="21"/>
    <w:bookmarkStart w:id="23" w:name="thm-matadd-assoc"/>
    <w:p>
      <w:pPr>
        <w:pStyle w:val="FirstParagraph"/>
      </w:pPr>
      <w:r>
        <w:rPr>
          <w:b/>
          <w:bCs/>
        </w:rPr>
        <w:t xml:space="preserve">Theorem 2 (Matrix addition is associative)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 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,</w:t>
      </w:r>
      <w:r>
        <w:t xml:space="preserve"> </w:t>
      </w:r>
      <w:r>
        <w:t xml:space="preserve">matrix addition is</w:t>
      </w:r>
      <w:r>
        <w:t xml:space="preserve"> </w:t>
      </w:r>
      <w:hyperlink r:id="rId22">
        <w:r>
          <w:rPr>
            <w:rStyle w:val="Hyperlink"/>
          </w:rPr>
          <w:t xml:space="preserve">associative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C</m:t>
          </m:r>
          <m:r>
            <m:rPr>
              <m:sty m:val="p"/>
            </m:rPr>
            <m:t>)</m:t>
          </m:r>
        </m:oMath>
      </m:oMathPara>
    </w:p>
    <w:bookmarkEnd w:id="23"/>
    <w:bookmarkStart w:id="24" w:name="thm-matadd-identity"/>
    <w:p>
      <w:pPr>
        <w:pStyle w:val="FirstParagraph"/>
      </w:pPr>
      <w:r>
        <w:rPr>
          <w:b/>
          <w:bCs/>
        </w:rPr>
        <w:t xml:space="preserve">Theorem 3 (Zero matrix is the additive identity)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sub>
          </m:sSub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bookmarkEnd w:id="24"/>
    <w:bookmarkStart w:id="25" w:name="thm-matadd-inverse"/>
    <w:p>
      <w:pPr>
        <w:pStyle w:val="FirstParagraph"/>
      </w:pPr>
      <w:r>
        <w:rPr>
          <w:b/>
          <w:bCs/>
        </w:rPr>
        <w:t xml:space="preserve">Theorem 4 (Additive inverse)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bi"/>
          </m:rPr>
          <m:t>A</m:t>
        </m:r>
      </m:oMath>
      <w:r>
        <w:t xml:space="preserve"> </w:t>
      </w:r>
      <w:r>
        <w:t xml:space="preserve">(defined by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bi"/>
          </m:rPr>
          <m:t>A</m:t>
        </m:r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) 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sub>
          </m:sSub>
        </m:oMath>
      </m:oMathPara>
    </w:p>
    <w:bookmarkEnd w:id="25"/>
    <w:bookmarkEnd w:id="26"/>
    <w:bookmarkStart w:id="29" w:name="scalar-multiplication"/>
    <w:p>
      <w:pPr>
        <w:pStyle w:val="Heading3"/>
      </w:pPr>
      <w:r>
        <w:t xml:space="preserve">1.3 Scalar multiplication</w:t>
      </w:r>
    </w:p>
    <w:bookmarkStart w:id="27" w:name="def-scalar-mult"/>
    <w:p>
      <w:pPr>
        <w:pStyle w:val="FirstParagraph"/>
      </w:pPr>
      <w:r>
        <w:rPr>
          <w:b/>
          <w:bCs/>
        </w:rPr>
        <w:t xml:space="preserve">Definition 6 (Scalar multiplication)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scalar multiple</w:t>
      </w:r>
      <w:r>
        <w:t xml:space="preserve"> </w:t>
      </w:r>
      <w:r>
        <w:t xml:space="preserve">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by a scalar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c</m:t>
          </m:r>
          <m:r>
            <m:rPr>
              <m:sty m:val="bi"/>
            </m:rPr>
            <m:t>A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⋅</m:t>
          </m:r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bookmarkEnd w:id="27"/>
    <w:bookmarkStart w:id="28" w:name="exm-scalar-mult"/>
    <w:p>
      <w:pPr>
        <w:pStyle w:val="FirstParagraph"/>
      </w:pPr>
      <w:r>
        <w:rPr>
          <w:b/>
          <w:bCs/>
        </w:rPr>
        <w:t xml:space="preserve">Example 5 (A scalar multiple)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bookmarkEnd w:id="28"/>
    <w:bookmarkEnd w:id="29"/>
    <w:bookmarkStart w:id="39" w:name="matrix-multiplication"/>
    <w:p>
      <w:pPr>
        <w:pStyle w:val="Heading3"/>
      </w:pPr>
      <w:r>
        <w:t xml:space="preserve">1.4 Matrix multiplication</w:t>
      </w:r>
    </w:p>
    <w:bookmarkStart w:id="30" w:name="def-matrix-mult"/>
    <w:p>
      <w:pPr>
        <w:pStyle w:val="FirstParagraph"/>
      </w:pPr>
      <w:r>
        <w:rPr>
          <w:b/>
          <w:bCs/>
        </w:rPr>
        <w:t xml:space="preserve">Definition 7 (Matrix multiplication)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product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with entries: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s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</m:e>
          </m:nary>
          <m:r>
            <m:t> </m:t>
          </m:r>
          <m:sSub>
            <m:e>
              <m:r>
                <m:t>b</m:t>
              </m:r>
            </m:e>
            <m:sub>
              <m:r>
                <m:t>s</m:t>
              </m:r>
              <m:r>
                <m:t>j</m:t>
              </m:r>
            </m:sub>
          </m:sSub>
        </m:oMath>
      </m:oMathPara>
    </w:p>
    <w:bookmarkEnd w:id="30"/>
    <w:bookmarkStart w:id="31" w:name="rem-matmul-not-commutative"/>
    <w:p>
      <w:pPr>
        <w:pStyle w:val="FirstParagraph"/>
      </w:pPr>
      <w:r>
        <w:rPr>
          <w:i/>
          <w:iCs/>
        </w:rPr>
        <w:t xml:space="preserve">Remark 2</w:t>
      </w:r>
      <w:r>
        <w:t xml:space="preserve"> (Matrix multiplication is not commutative).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 </w:t>
      </w:r>
      <w:r>
        <w:t xml:space="preserve">are both defined,</w:t>
      </w:r>
      <w:r>
        <w:t xml:space="preserve"> </w:t>
      </w:r>
      <w:r>
        <w:t xml:space="preserve">they are usually different.</w:t>
      </w:r>
      <w:r>
        <w:t xml:space="preserve"> </w:t>
      </w:r>
      <w:r>
        <w:t xml:space="preserve">For example, with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≠</m:t>
        </m:r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.</w:t>
      </w:r>
    </w:p>
    <w:bookmarkEnd w:id="31"/>
    <w:bookmarkStart w:id="32" w:name="exm-dot-product-matmul"/>
    <w:p>
      <w:pPr>
        <w:pStyle w:val="BodyText"/>
      </w:pPr>
      <w:r>
        <w:rPr>
          <w:b/>
          <w:bCs/>
        </w:rPr>
        <w:t xml:space="preserve">Example 6 (Dot product as matrix multiplication)</w:t>
      </w:r>
      <w:r>
        <w:t xml:space="preserve"> </w:t>
      </w:r>
      <w:r>
        <w:t xml:space="preserve">The dot product of two column vectors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can be written as a matrix product of the row vector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 the column vector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 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 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 </m:t>
              </m:r>
              <m:sSub>
                <m:e>
                  <m:r>
                    <m:t>x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]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p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bookmarkEnd w:id="32"/>
    <w:bookmarkStart w:id="33" w:name="thm-matmul-assoc"/>
    <w:p>
      <w:pPr>
        <w:pStyle w:val="FirstParagraph"/>
      </w:pPr>
      <w:r>
        <w:rPr>
          <w:b/>
          <w:bCs/>
        </w:rPr>
        <w:t xml:space="preserve">Theorem 5 (Matrix multiplication is associative)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l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and an</w:t>
      </w:r>
      <w:r>
        <w:t xml:space="preserve"> </w:t>
      </w:r>
      <m:oMath>
        <m:r>
          <m:t>l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bi"/>
                    </m:rPr>
                    <m:t>C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bi"/>
                    </m:rPr>
                    <m:t>C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</m:oMath>
      </m:oMathPara>
    </w:p>
    <w:bookmarkEnd w:id="3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each side, from</w:t>
      </w:r>
      <w:r>
        <w:t xml:space="preserve"> </w:t>
      </w:r>
      <w:hyperlink w:anchor="def-matrix-mult">
        <w:r>
          <w:rPr>
            <w:rStyle w:val="Hyperlink"/>
          </w:rPr>
          <w:t xml:space="preserve">Definition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bi"/>
                    </m:rPr>
                    <m:t>C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l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t</m:t>
                  </m:r>
                </m:sub>
              </m:sSub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t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l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s</m:t>
                      </m:r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sSub>
                <m:e>
                  <m:r>
                    <m:t>c</m:t>
                  </m:r>
                </m:e>
                <m:sub>
                  <m:r>
                    <m:t>t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s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l</m:t>
                      </m:r>
                    </m:sup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s</m:t>
                          </m:r>
                          <m:r>
                            <m:t>t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t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and swap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s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bi"/>
                    </m:rPr>
                    <m:t>C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5" w:name="thm-matmul-distrib"/>
    <w:p>
      <w:pPr>
        <w:pStyle w:val="FirstParagraph"/>
      </w:pPr>
      <w:r>
        <w:rPr>
          <w:b/>
          <w:bCs/>
        </w:rPr>
        <w:t xml:space="preserve">Theorem 6 (Matrix multiplication is distributive over addition)</w:t>
      </w:r>
      <w:r>
        <w:t xml:space="preserve"> </w:t>
      </w:r>
      <w:r>
        <w:t xml:space="preserve">Matrix multiplication</w:t>
      </w:r>
      <w:r>
        <w:t xml:space="preserve"> </w:t>
      </w:r>
      <w:hyperlink r:id="rId34">
        <w:r>
          <w:rPr>
            <w:rStyle w:val="Hyperlink"/>
          </w:rPr>
          <w:t xml:space="preserve">distributes</w:t>
        </w:r>
      </w:hyperlink>
      <w:r>
        <w:t xml:space="preserve"> </w:t>
      </w:r>
      <w:r>
        <w:t xml:space="preserve">over addition from the left and from the right.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A</m:t>
          </m:r>
          <m:r>
            <m:rPr>
              <m:sty m:val="bi"/>
            </m:rPr>
            <m:t>C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bi"/>
            </m:rPr>
            <m:t>C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bi"/>
            </m:rPr>
            <m:t>C</m:t>
          </m:r>
        </m:oMath>
      </m:oMathPara>
    </w:p>
    <w:bookmarkEnd w:id="35"/>
    <w:bookmarkStart w:id="36" w:name="exr-shape-rule"/>
    <w:p>
      <w:pPr>
        <w:pStyle w:val="FirstParagraph"/>
      </w:pPr>
      <w:r>
        <w:rPr>
          <w:b/>
          <w:bCs/>
        </w:rPr>
        <w:t xml:space="preserve">Exercise 1 (Which of these products are defined?)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t>3</m:t>
        </m:r>
      </m:oMath>
      <w:r>
        <w:t xml:space="preserve">, let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, and 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For each expression, say whether it is defined,</w:t>
      </w:r>
      <w:r>
        <w:t xml:space="preserve"> </w:t>
      </w:r>
      <w:r>
        <w:t xml:space="preserve">and if so give the shape of the result: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​</w:t>
      </w:r>
    </w:p>
    <w:bookmarkEnd w:id="36"/>
    <w:bookmarkStart w:id="38" w:name="sol-shape-rul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A vector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so the same rule settles every case.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</m:oMath>
      <w:r>
        <w:t xml:space="preserve">. The inner pair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, so it is</w:t>
      </w:r>
      <w:r>
        <w:t xml:space="preserve"> </w:t>
      </w:r>
      <w:r>
        <w:t xml:space="preserve">defined, and the result is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</m:oMath>
      <w:r>
        <w:t xml:space="preserve">. The inner pair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, which do</w:t>
      </w:r>
      <w:r>
        <w:t xml:space="preserve"> </w:t>
      </w:r>
      <w:r>
        <w:t xml:space="preserve">not match, so it is</w:t>
      </w:r>
      <w:r>
        <w:t xml:space="preserve"> </w:t>
      </w:r>
      <w:r>
        <w:rPr>
          <w:b/>
          <w:bCs/>
        </w:rPr>
        <w:t xml:space="preserve">not defined</w:t>
      </w:r>
      <w:r>
        <w:t xml:space="preserve">.</w:t>
      </w:r>
      <w:r>
        <w:t xml:space="preserve"> </w:t>
      </w:r>
      <w:r>
        <w:t xml:space="preserve">Matrix multiplication is not commutative, and this is the blunt form of</w:t>
      </w:r>
      <w:r>
        <w:t xml:space="preserve"> </w:t>
      </w:r>
      <w:r>
        <w:t xml:space="preserve">that: swapping the order can leave an expression that means nothing.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 defined, result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a vector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4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 defined, result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— a single number.</w:t>
      </w:r>
      <w:r>
        <w:t xml:space="preserve"> </w:t>
      </w:r>
      <w:r>
        <w:t xml:space="preserve">The product is the inner product of</w:t>
      </w:r>
      <w:r>
        <w:t xml:space="preserve"> </w:t>
      </w:r>
      <w:hyperlink r:id="rId37">
        <w:r>
          <w:rPr>
            <w:rStyle w:val="Hyperlink"/>
          </w:rPr>
          <w:t xml:space="preserve">Equation 1 in Vectors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</m:oMath>
      <w:r>
        <w:t xml:space="preserve">, defined, result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— a matrix.</w:t>
      </w:r>
    </w:p>
    <w:p>
      <w:pPr>
        <w:pStyle w:val="FirstParagraph"/>
      </w:pPr>
      <w:r>
        <w:t xml:space="preserve">The last two use the same two vectors and differ only in order,</w:t>
      </w:r>
      <w:r>
        <w:t xml:space="preserve"> </w:t>
      </w:r>
      <w:r>
        <w:t xml:space="preserve">and they return objects of different kinds.</w:t>
      </w:r>
      <w:r>
        <w:t xml:space="preserve"> </w:t>
      </w:r>
      <w:r>
        <w:t xml:space="preserve">Reading a transpose as decoration rather than as a shape change is the</w:t>
      </w:r>
      <w:r>
        <w:t xml:space="preserve"> </w:t>
      </w:r>
      <w:r>
        <w:t xml:space="preserve">commonest way to lose track of an expression.</w:t>
      </w:r>
    </w:p>
    <w:bookmarkEnd w:id="38"/>
    <w:bookmarkEnd w:id="39"/>
    <w:bookmarkStart w:id="51" w:name="square-and-identity-matrices"/>
    <w:p>
      <w:pPr>
        <w:pStyle w:val="Heading3"/>
      </w:pPr>
      <w:r>
        <w:t xml:space="preserve">1.5 Square and identity matrices</w:t>
      </w:r>
    </w:p>
    <w:bookmarkStart w:id="40" w:name="def-square-matrix"/>
    <w:p>
      <w:pPr>
        <w:pStyle w:val="FirstParagraph"/>
      </w:pPr>
      <w:r>
        <w:rPr>
          <w:b/>
          <w:bCs/>
        </w:rPr>
        <w:t xml:space="preserve">Definition 8 (Square matrix)</w:t>
      </w:r>
      <w:r>
        <w:t xml:space="preserve"> </w:t>
      </w:r>
      <w:r>
        <w:t xml:space="preserve">A matrix is</w:t>
      </w:r>
      <w:r>
        <w:t xml:space="preserve"> </w:t>
      </w:r>
      <w:r>
        <w:rPr>
          <w:b/>
          <w:bCs/>
        </w:rPr>
        <w:t xml:space="preserve">square</w:t>
      </w:r>
      <w:r>
        <w:t xml:space="preserve"> </w:t>
      </w:r>
      <w:r>
        <w:t xml:space="preserve">if it has the same number of rows as columns.</w:t>
      </w:r>
    </w:p>
    <w:bookmarkEnd w:id="40"/>
    <w:bookmarkStart w:id="41" w:name="exm-square-matrix"/>
    <w:p>
      <w:pPr>
        <w:pStyle w:val="BodyText"/>
      </w:pPr>
      <w:r>
        <w:rPr>
          <w:b/>
          <w:bCs/>
        </w:rPr>
        <w:t xml:space="preserve">Example 7 (Square and not square)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is square (</w:t>
      </w:r>
      <m:oMath>
        <m:r>
          <m:t>2</m:t>
        </m:r>
      </m:oMath>
      <w:r>
        <w:t xml:space="preserve"> </w:t>
      </w:r>
      <w:r>
        <w:t xml:space="preserve">rows,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columns);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</m:m>
          </m:e>
        </m:d>
      </m:oMath>
      <w:r>
        <w:t xml:space="preserve"> </w:t>
      </w:r>
      <w:r>
        <w:t xml:space="preserve">is not (</w:t>
      </w:r>
      <m:oMath>
        <m:r>
          <m:t>2</m:t>
        </m:r>
      </m:oMath>
      <w:r>
        <w:t xml:space="preserve"> </w:t>
      </w:r>
      <w:r>
        <w:t xml:space="preserve">rows,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columns).</w:t>
      </w:r>
    </w:p>
    <w:bookmarkEnd w:id="41"/>
    <w:bookmarkStart w:id="42" w:name="def-main-diagonal"/>
    <w:p>
      <w:pPr>
        <w:pStyle w:val="BodyText"/>
      </w:pPr>
      <w:r>
        <w:rPr>
          <w:b/>
          <w:bCs/>
        </w:rPr>
        <w:t xml:space="preserve">Definition 9 (Main diagonal)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main diagonal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 list of its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smaller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.</w:t>
      </w:r>
    </w:p>
    <w:bookmarkEnd w:id="42"/>
    <w:bookmarkStart w:id="43" w:name="def-diagonal-entry"/>
    <w:p>
      <w:pPr>
        <w:pStyle w:val="BodyText"/>
      </w:pPr>
      <w:r>
        <w:rPr>
          <w:b/>
          <w:bCs/>
        </w:rPr>
        <w:t xml:space="preserve">Definition 10 (Diagonal entry)</w:t>
      </w:r>
      <w:r>
        <w:t xml:space="preserve"> </w:t>
      </w:r>
      <w:r>
        <w:t xml:space="preserve">The entries on the main diagonal (</w:t>
      </w:r>
      <w:hyperlink w:anchor="def-main-diagonal">
        <w:r>
          <w:rPr>
            <w:rStyle w:val="Hyperlink"/>
          </w:rPr>
          <w:t xml:space="preserve">Definition 9</w:t>
        </w:r>
      </w:hyperlink>
      <w:r>
        <w:t xml:space="preserve">) 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diagonal entries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43"/>
    <w:bookmarkStart w:id="44" w:name="def-off-diagonal-entry"/>
    <w:p>
      <w:pPr>
        <w:pStyle w:val="BodyText"/>
      </w:pPr>
      <w:r>
        <w:rPr>
          <w:b/>
          <w:bCs/>
        </w:rPr>
        <w:t xml:space="preserve">Definition 11 (Off-diagonal entry)</w:t>
      </w:r>
      <w:r>
        <w:t xml:space="preserve"> </w:t>
      </w:r>
      <w:r>
        <w:t xml:space="preserve">In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main diagonal (</w:t>
      </w:r>
      <w:hyperlink w:anchor="def-main-diagonal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every entry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off-diagonal entry</w:t>
      </w:r>
      <w:r>
        <w:t xml:space="preserve">.</w:t>
      </w:r>
    </w:p>
    <w:bookmarkEnd w:id="44"/>
    <w:bookmarkStart w:id="45" w:name="exm-main-diagonal"/>
    <w:p>
      <w:pPr>
        <w:pStyle w:val="BodyText"/>
      </w:pPr>
      <w:r>
        <w:rPr>
          <w:b/>
          <w:bCs/>
        </w:rPr>
        <w:t xml:space="preserve">Example 8 (Diagonal entries of a square and a non-square matrix)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diagonal entries are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the off-diagonal entries are</w:t>
      </w:r>
      <w:r>
        <w:t xml:space="preserve"> </w:t>
      </w:r>
      <m:oMath>
        <m:sSub>
          <m:e>
            <m:r>
              <m:t>a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 so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 diagonal entries are</w:t>
      </w:r>
      <w:r>
        <w:t xml:space="preserve"> </w:t>
      </w:r>
      <m:oMath>
        <m:sSub>
          <m:e>
            <m:r>
              <m:t>b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;</w:t>
      </w:r>
      <w:r>
        <w:t xml:space="preserve"> </w:t>
      </w:r>
      <w:r>
        <w:t xml:space="preserve">the other four entries,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6</m:t>
        </m:r>
      </m:oMath>
      <w:r>
        <w:t xml:space="preserve">, are off-diagonal.</w:t>
      </w:r>
    </w:p>
    <w:bookmarkEnd w:id="45"/>
    <w:bookmarkStart w:id="46" w:name="def-identity-matrix"/>
    <w:p>
      <w:pPr>
        <w:pStyle w:val="FirstParagraph"/>
      </w:pPr>
      <w:r>
        <w:rPr>
          <w:b/>
          <w:bCs/>
        </w:rPr>
        <w:t xml:space="preserve">Definition 12 (Identity matrix)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rPr>
          <w:b/>
          <w:bCs/>
        </w:rPr>
        <w:t xml:space="preserve">identity matrix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bi"/>
          </m:rPr>
          <m:t>I</m:t>
        </m:r>
      </m:oMath>
      <w:r>
        <w:t xml:space="preserve"> </w:t>
      </w:r>
      <w:r>
        <w:t xml:space="preserve">when the size is clear from context)</w:t>
      </w:r>
      <w:r>
        <w:t xml:space="preserve"> </w:t>
      </w:r>
      <w:r>
        <w:t xml:space="preserve">has ones on the</w:t>
      </w:r>
      <w:r>
        <w:t xml:space="preserve"> </w:t>
      </w:r>
      <w:hyperlink w:anchor="def-main-diagonal">
        <w:r>
          <w:rPr>
            <w:rStyle w:val="Hyperlink"/>
          </w:rPr>
          <w:t xml:space="preserve">main diagonal</w:t>
        </w:r>
      </w:hyperlink>
      <w:r>
        <w:t xml:space="preserve"> </w:t>
      </w:r>
      <w:r>
        <w:t xml:space="preserve">and zeros elsewhere: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j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≠</m:t>
                    </m:r>
                    <m:r>
                      <m:t>j</m:t>
                    </m:r>
                  </m:e>
                </m:mr>
              </m:m>
            </m:e>
          </m:d>
          <m:r>
            <m:t>  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</m:oMath>
      </m:oMathPara>
    </w:p>
    <w:bookmarkEnd w:id="46"/>
    <w:bookmarkStart w:id="47" w:name="exm-identity-matrix"/>
    <w:p>
      <w:pPr>
        <w:pStyle w:val="FirstParagraph"/>
      </w:pPr>
      <w:r>
        <w:rPr>
          <w:b/>
          <w:bCs/>
        </w:rPr>
        <w:t xml:space="preserve">Example 9 (The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identity)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I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so, for instance,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23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47"/>
    <w:bookmarkStart w:id="49" w:name="rem-identity-matrix-kronecker-delta"/>
    <w:p>
      <w:pPr>
        <w:pStyle w:val="BodyText"/>
      </w:pPr>
      <w:r>
        <w:rPr>
          <w:i/>
          <w:iCs/>
        </w:rPr>
        <w:t xml:space="preserve">Remark 3</w:t>
      </w:r>
      <w:r>
        <w:t xml:space="preserve"> (The identity matrix and the Kronecker delta). </w:t>
      </w:r>
      <w:r>
        <w:t xml:space="preserve">The entries of the identity matrix are given by the</w:t>
      </w:r>
      <w:r>
        <w:t xml:space="preserve"> </w:t>
      </w:r>
      <w:hyperlink r:id="rId48">
        <w:r>
          <w:rPr>
            <w:rStyle w:val="Hyperlink"/>
          </w:rPr>
          <w:t xml:space="preserve">Kronecker delta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</w:p>
    <w:bookmarkEnd w:id="49"/>
    <w:bookmarkStart w:id="50" w:name="thm-identity"/>
    <w:p>
      <w:pPr>
        <w:pStyle w:val="BodyText"/>
      </w:pPr>
      <w:r>
        <w:rPr>
          <w:b/>
          <w:bCs/>
        </w:rPr>
        <w:t xml:space="preserve">Theorem 7 (Identity matrix is a multiplicative identity)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t> 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I</m:t>
              </m:r>
            </m:e>
            <m:sub>
              <m:r>
                <m:t>m</m:t>
              </m:r>
            </m:sub>
          </m:sSub>
          <m:r>
            <m:t> 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bookmarkEnd w:id="50"/>
    <w:bookmarkEnd w:id="51"/>
    <w:bookmarkStart w:id="57" w:name="matrix-vector-multiplication"/>
    <w:p>
      <w:pPr>
        <w:pStyle w:val="Heading3"/>
      </w:pPr>
      <w:r>
        <w:t xml:space="preserve">1.6 Matrix-vector multiplication</w:t>
      </w:r>
    </w:p>
    <w:bookmarkStart w:id="52" w:name="def-matvec-mult"/>
    <w:p>
      <w:pPr>
        <w:pStyle w:val="FirstParagraph"/>
      </w:pPr>
      <w:r>
        <w:rPr>
          <w:b/>
          <w:bCs/>
        </w:rPr>
        <w:t xml:space="preserve">Definition 13 (Matrix-vector multiplication)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matrix-vector product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 entries: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nary>
          <m:r>
            <m:t> 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</m:oMath>
      </m:oMathPara>
    </w:p>
    <w:bookmarkEnd w:id="52"/>
    <w:bookmarkStart w:id="54" w:name="rem-matvec-row-dot-products"/>
    <w:p>
      <w:pPr>
        <w:pStyle w:val="FirstParagraph"/>
      </w:pPr>
      <w:r>
        <w:rPr>
          <w:i/>
          <w:iCs/>
        </w:rPr>
        <w:t xml:space="preserve">Remark 4</w:t>
      </w:r>
      <w:r>
        <w:t xml:space="preserve"> (Each entry is a dot product). </w:t>
      </w:r>
      <w:r>
        <w:t xml:space="preserve">Matrix-vector multiplication extends the dot product (</w:t>
      </w:r>
      <w:hyperlink r:id="rId53">
        <w:r>
          <w:rPr>
            <w:rStyle w:val="Hyperlink"/>
          </w:rPr>
          <w:t xml:space="preserve">Definition 8 in Vectors</w:t>
        </w:r>
      </w:hyperlink>
      <w:r>
        <w:t xml:space="preserve">):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 dot product of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bookmarkEnd w:id="54"/>
    <w:bookmarkStart w:id="55" w:name="def-linear-system"/>
    <w:p>
      <w:pPr>
        <w:pStyle w:val="FirstParagraph"/>
      </w:pPr>
      <w:r>
        <w:rPr>
          <w:b/>
          <w:bCs/>
        </w:rPr>
        <w:t xml:space="preserve">Definition 14 (Linear system (system of linear equations))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system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system of linear equations</w:t>
      </w:r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equations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unknowns is an equation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in which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the vector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are given.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solution</w:t>
      </w:r>
      <w:r>
        <w:t xml:space="preserve"> </w:t>
      </w:r>
      <w:r>
        <w:t xml:space="preserve">of the system is a vector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holds.</w:t>
      </w:r>
    </w:p>
    <w:bookmarkEnd w:id="55"/>
    <w:bookmarkStart w:id="56" w:name="exm-linear-system"/>
    <w:p>
      <w:pPr>
        <w:pStyle w:val="BodyText"/>
      </w:pPr>
      <w:r>
        <w:rPr>
          <w:b/>
          <w:bCs/>
        </w:rPr>
        <w:t xml:space="preserve">Example 10 (Two equations in two unknowns)</w:t>
      </w:r>
      <w:r>
        <w:t xml:space="preserve"> </w:t>
      </w:r>
      <w:r>
        <w:t xml:space="preserve">By</w:t>
      </w:r>
      <w:r>
        <w:t xml:space="preserve"> </w:t>
      </w:r>
      <w:hyperlink w:anchor="def-matvec-mult">
        <w:r>
          <w:rPr>
            <w:rStyle w:val="Hyperlink"/>
          </w:rPr>
          <w:t xml:space="preserve">Definition 13</w:t>
        </w:r>
      </w:hyperlink>
      <w:r>
        <w:t xml:space="preserve">,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 equation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1</m:t>
            </m:r>
          </m:sub>
        </m:sSub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i</m:t>
            </m:r>
            <m:r>
              <m:t>n</m:t>
            </m:r>
          </m:sub>
        </m:sSub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 the two equations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form the linear system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</m:mr>
              <m:mr>
                <m:e>
                  <m:r>
                    <m:t>6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,</m:t>
        </m:r>
        <m:r>
          <m:t>4.5</m:t>
        </m:r>
        <m:r>
          <m:rPr>
            <m:sty m:val="p"/>
          </m:rPr>
          <m:t>)</m:t>
        </m:r>
      </m:oMath>
      <w:r>
        <w:t xml:space="preserve"> </w:t>
      </w:r>
      <w:r>
        <w:t xml:space="preserve">is a solution: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</m:e>
                    </m:mr>
                    <m:mr>
                      <m:e>
                        <m:r>
                          <m:t>4.5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4.5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4.5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9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18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 solution:</w:t>
      </w:r>
      <w:r>
        <w:t xml:space="preserve"> </w:t>
      </w:r>
      <w:r>
        <w:t xml:space="preserve">its first equation holds,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but its second gives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11</m:t>
        </m:r>
        <m:r>
          <m:rPr>
            <m:sty m:val="p"/>
          </m:rPr>
          <m:t>≠</m:t>
        </m:r>
        <m:r>
          <m:t>6</m:t>
        </m:r>
      </m:oMath>
      <w:r>
        <w:t xml:space="preserve">.</w:t>
      </w:r>
    </w:p>
    <w:bookmarkEnd w:id="56"/>
    <w:bookmarkEnd w:id="57"/>
    <w:bookmarkStart w:id="115" w:name="linear-and-affine-maps"/>
    <w:p>
      <w:pPr>
        <w:pStyle w:val="Heading3"/>
      </w:pPr>
      <w:r>
        <w:t xml:space="preserve">1.7 Linear and affine maps</w:t>
      </w:r>
    </w:p>
    <w:bookmarkStart w:id="59" w:name="def-linear-map"/>
    <w:p>
      <w:pPr>
        <w:pStyle w:val="FirstParagraph"/>
      </w:pPr>
      <w:r>
        <w:rPr>
          <w:b/>
          <w:bCs/>
        </w:rPr>
        <w:t xml:space="preserve">Definition 15 (Linear map (linear transformation, linear function))</w:t>
      </w:r>
      <w:r>
        <w:t xml:space="preserve"> </w:t>
      </w:r>
      <w:r>
        <w:t xml:space="preserve">A</w:t>
      </w:r>
      <w:r>
        <w:t xml:space="preserve"> </w:t>
      </w:r>
      <w:hyperlink r:id="rId58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linear map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linear transformation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linear function</w:t>
      </w:r>
      <w:r>
        <w:t xml:space="preserve">)</w:t>
      </w:r>
      <w:r>
        <w:t xml:space="preserve"> </w:t>
      </w:r>
      <w:r>
        <w:t xml:space="preserve">if it preserves vector addition and scalar multiplication:</w:t>
      </w:r>
      <w:r>
        <w:t xml:space="preserve"> </w:t>
      </w:r>
      <w:r>
        <w:t xml:space="preserve">for all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+</m:t>
        </m:r>
        <m:r>
          <m:t>f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rPr>
          <w:i/>
          <w:iCs/>
        </w:rPr>
        <w:t xml:space="preserve">additivity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c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rPr>
          <w:i/>
          <w:iCs/>
        </w:rPr>
        <w:t xml:space="preserve">homogeneity</w:t>
      </w:r>
      <w:r>
        <w:t xml:space="preserve">)</w:t>
      </w:r>
    </w:p>
    <w:bookmarkEnd w:id="59"/>
    <w:bookmarkStart w:id="60" w:name="exm-linear-map"/>
    <w:p>
      <w:pPr>
        <w:pStyle w:val="FirstParagraph"/>
      </w:pPr>
      <w:r>
        <w:rPr>
          <w:b/>
          <w:bCs/>
        </w:rPr>
        <w:t xml:space="preserve">Example 11 (A linear map, and two functions that are not)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 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linear. 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c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 </m:t>
              </m:r>
              <m:r>
                <m:t>c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5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linear: additivity fails,</w:t>
      </w:r>
      <w:r>
        <w:t xml:space="preserve"> </w:t>
      </w:r>
      <w:r>
        <w:t xml:space="preserve">since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5"/>
        </w:numPr>
      </w:pP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linear: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t> </m:t>
        </m:r>
        <m:r>
          <m:t>h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so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c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c</m:t>
        </m:r>
        <m:r>
          <m:t> </m:t>
        </m:r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0"/>
    <w:bookmarkStart w:id="61" w:name="def-linear-operator"/>
    <w:p>
      <w:pPr>
        <w:pStyle w:val="FirstParagraph"/>
      </w:pPr>
      <w:r>
        <w:rPr>
          <w:b/>
          <w:bCs/>
        </w:rPr>
        <w:t xml:space="preserve">Definition 16 (Linear operator)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operator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 from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to itself,</w:t>
      </w:r>
      <w:r>
        <w:t xml:space="preserve"> </w:t>
      </w:r>
      <w:r>
        <w:t xml:space="preserve">that is, a linear map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whose input and output have the same length.</w:t>
      </w:r>
      <w:r>
        <w:t xml:space="preserve"> </w:t>
      </w:r>
      <w:r>
        <w:t xml:space="preserve">Some authors use</w:t>
      </w:r>
      <w:r>
        <w:t xml:space="preserve"> </w:t>
      </w:r>
      <w:r>
        <w:t xml:space="preserve">“operator”</w:t>
      </w:r>
      <w:r>
        <w:t xml:space="preserve"> </w:t>
      </w:r>
      <w:r>
        <w:t xml:space="preserve">more loosely, for any linear map.</w:t>
      </w:r>
    </w:p>
    <w:bookmarkEnd w:id="61"/>
    <w:bookmarkStart w:id="62" w:name="exm-linear-operator"/>
    <w:p>
      <w:pPr>
        <w:pStyle w:val="BodyText"/>
      </w:pPr>
      <w:r>
        <w:rPr>
          <w:b/>
          <w:bCs/>
        </w:rPr>
        <w:t xml:space="preserve">Example 12 (A linear operator, and a linear map that is not one)</w:t>
      </w:r>
      <w:r>
        <w:t xml:space="preserve"> </w:t>
      </w:r>
      <w:r>
        <w:t xml:space="preserve">The map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 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linear-map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sends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so it is a linear operator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linear map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sends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it is linear but not an operator:</w:t>
      </w:r>
      <w:r>
        <w:t xml:space="preserve"> </w:t>
      </w:r>
      <w:r>
        <w:t xml:space="preserve">its outputs have length</w:t>
      </w:r>
      <w:r>
        <w:t xml:space="preserve"> </w:t>
      </w:r>
      <m:oMath>
        <m:r>
          <m:t>1</m:t>
        </m:r>
      </m:oMath>
      <w:r>
        <w:t xml:space="preserve">, not</w:t>
      </w:r>
      <w:r>
        <w:t xml:space="preserve"> </w:t>
      </w:r>
      <m:oMath>
        <m:r>
          <m:t>2</m:t>
        </m:r>
      </m:oMath>
      <w:r>
        <w:t xml:space="preserve">.</w:t>
      </w:r>
    </w:p>
    <w:bookmarkEnd w:id="62"/>
    <w:bookmarkStart w:id="63" w:name="thm-linear-map-zero"/>
    <w:p>
      <w:pPr>
        <w:pStyle w:val="BodyText"/>
      </w:pPr>
      <w:r>
        <w:rPr>
          <w:b/>
          <w:bCs/>
        </w:rPr>
        <w:t xml:space="preserve">Theorem 8 (A linear map sends zero to zero)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On the left,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 zero vector of length</w:t>
      </w:r>
      <w:r>
        <w:t xml:space="preserve"> </w:t>
      </w:r>
      <m:oMath>
        <m:r>
          <m:t>p</m:t>
        </m:r>
      </m:oMath>
      <w:r>
        <w:t xml:space="preserve">;</w:t>
      </w:r>
      <w:r>
        <w:t xml:space="preserve"> </w:t>
      </w:r>
      <w:r>
        <w:t xml:space="preserve">on the right, it is the zero vector of length</w:t>
      </w:r>
      <w:r>
        <w:t xml:space="preserve"> </w:t>
      </w:r>
      <m:oMath>
        <m:r>
          <m:t>m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entry of </m:t>
              </m:r>
              <m:r>
                <m:t>0</m:t>
              </m:r>
              <m:r>
                <m:rPr>
                  <m:sty m:val="p"/>
                </m:rPr>
                <m:t>⋅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; 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(homogeneity, with 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entry of 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; 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4" w:name="exm-linear-map-zero"/>
    <w:p>
      <w:pPr>
        <w:pStyle w:val="FirstParagraph"/>
      </w:pPr>
      <w:r>
        <w:rPr>
          <w:b/>
          <w:bCs/>
        </w:rPr>
        <w:t xml:space="preserve">Example 13 (Ruling out linearity at zero)</w:t>
      </w:r>
      <w:r>
        <w:t xml:space="preserve"> </w:t>
      </w:r>
      <w:r>
        <w:t xml:space="preserve">In</w:t>
      </w:r>
      <w:r>
        <w:t xml:space="preserve"> </w:t>
      </w:r>
      <w:hyperlink w:anchor="exm-linear-map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it is not linear,</w:t>
      </w:r>
      <w:r>
        <w:t xml:space="preserve"> </w:t>
      </w:r>
      <w:r>
        <w:t xml:space="preserve">without checking additivity or homogeneity.</w:t>
      </w:r>
    </w:p>
    <w:p>
      <w:pPr>
        <w:pStyle w:val="BodyText"/>
      </w:pPr>
      <w:r>
        <w:t xml:space="preserve">Sending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to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necessary but not sufficient: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the same example has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is still not linear.</w:t>
      </w:r>
    </w:p>
    <w:bookmarkEnd w:id="64"/>
    <w:bookmarkStart w:id="65" w:name="thm-matrix-map-linear"/>
    <w:p>
      <w:pPr>
        <w:pStyle w:val="BodyText"/>
      </w:pPr>
      <w:r>
        <w:rPr>
          <w:b/>
          <w:bCs/>
        </w:rPr>
        <w:t xml:space="preserve">Theorem 9 (Multiplying by a matrix is a linear map)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defined by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).</w:t>
      </w:r>
    </w:p>
    <w:bookmarkEnd w:id="6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Both conditions are checked one entry at a time.</w:t>
      </w:r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}</m:t>
        </m:r>
      </m:oMath>
      <w:r>
        <w:t xml:space="preserve">, additivity: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+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distributes over addition)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sums splits)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homogeneity: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c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t>c</m:t>
              </m:r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(products are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constant factor comes out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four algebra rules cited here are on the</w:t>
      </w:r>
      <w:r>
        <w:t xml:space="preserve"> </w:t>
      </w:r>
      <w:hyperlink r:id="rId66">
        <w:r>
          <w:rPr>
            <w:rStyle w:val="Hyperlink"/>
          </w:rPr>
          <w:t xml:space="preserve">algebra page</w:t>
        </w:r>
      </w:hyperlink>
      <w:r>
        <w:t xml:space="preserve">:</w:t>
      </w:r>
      <w:r>
        <w:t xml:space="preserve"> </w:t>
      </w:r>
      <w:hyperlink r:id="rId67">
        <w:r>
          <w:rPr>
            <w:rStyle w:val="Hyperlink"/>
          </w:rPr>
          <w:t xml:space="preserve">distributivity</w:t>
        </w:r>
      </w:hyperlink>
      <w:r>
        <w:t xml:space="preserve">,</w:t>
      </w:r>
      <w:r>
        <w:t xml:space="preserve"> </w:t>
      </w:r>
      <w:hyperlink r:id="rId68">
        <w:r>
          <w:rPr>
            <w:rStyle w:val="Hyperlink"/>
          </w:rPr>
          <w:t xml:space="preserve">a sum of sums</w:t>
        </w:r>
      </w:hyperlink>
      <w:r>
        <w:t xml:space="preserve">,</w:t>
      </w:r>
      <w:r>
        <w:t xml:space="preserve"> </w:t>
      </w:r>
      <w:hyperlink r:id="rId69">
        <w:r>
          <w:rPr>
            <w:rStyle w:val="Hyperlink"/>
          </w:rPr>
          <w:t xml:space="preserve">symmetry of products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70">
        <w:r>
          <w:rPr>
            <w:rStyle w:val="Hyperlink"/>
          </w:rPr>
          <w:t xml:space="preserve">a constant factor</w:t>
        </w:r>
      </w:hyperlink>
      <w:r>
        <w:t xml:space="preserve">.</w:t>
      </w:r>
    </w:p>
    <w:bookmarkStart w:id="71" w:name="thm-linear-map-lincom"/>
    <w:p>
      <w:pPr>
        <w:pStyle w:val="BodyText"/>
      </w:pPr>
      <w:r>
        <w:rPr>
          <w:b/>
          <w:bCs/>
        </w:rPr>
        <w:t xml:space="preserve">Theorem 10 (A linear map preserves linear combinations)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),</w:t>
      </w:r>
      <w:r>
        <w:t xml:space="preserve"> </w:t>
      </w:r>
      <w:r>
        <w:t xml:space="preserve">then for any vectors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any coefficients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</m:oMath>
      </m:oMathPara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72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 the claim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t>f</m:t>
        </m:r>
        <m:r>
          <m:rPr>
            <m:sty m:val="p"/>
          </m:rPr>
          <m:t>(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homogeneity.</w:t>
      </w:r>
    </w:p>
    <w:p>
      <w:pPr>
        <w:pStyle w:val="BodyText"/>
      </w:pPr>
      <w:r>
        <w:t xml:space="preserve">Suppose the claim holds for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vectors. Then for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limLow>
                        <m:e>
                          <m:r>
                            <m:t>v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limLow>
                        <m:e>
                          <m:r>
                            <m:t>v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sSub>
                    <m:e>
                      <m:limLow>
                        <m:e>
                          <m:r>
                            <m:t>v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last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limLow>
                        <m:e>
                          <m:r>
                            <m:t>v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(homogeneity)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 the last term back on)</m:t>
              </m:r>
            </m:e>
          </m:eqArr>
        </m:oMath>
      </m:oMathPara>
    </w:p>
    <w:bookmarkStart w:id="74" w:name="thm-linear-map-matrix"/>
    <w:p>
      <w:pPr>
        <w:pStyle w:val="FirstParagraph"/>
      </w:pPr>
      <w:r>
        <w:rPr>
          <w:b/>
          <w:bCs/>
        </w:rPr>
        <w:t xml:space="preserve">Theorem 11 (Every linear map is multiplication by a matrix)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),</w:t>
      </w:r>
      <w:r>
        <w:t xml:space="preserve"> </w:t>
      </w:r>
      <w:r>
        <w:t xml:space="preserve">then there is exactly one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t> </m:t>
          </m:r>
          <m:r>
            <m:rPr>
              <m:nor/>
              <m:sty m:val="p"/>
            </m:rPr>
            <m:t>for all 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</m:oMath>
      </m:oMathPara>
    </w:p>
    <w:p>
      <w:pPr>
        <w:pStyle w:val="FirstParagraph"/>
      </w:pP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</w:t>
      </w:r>
      <w:r>
        <w:t xml:space="preserve"> </w:t>
      </w:r>
      <m:oMath>
        <m:r>
          <m:t>j</m:t>
        </m:r>
      </m:oMath>
      <w:r>
        <w:t xml:space="preserve">th indicator vector (</w:t>
      </w:r>
      <w:hyperlink r:id="rId73">
        <w:r>
          <w:rPr>
            <w:rStyle w:val="Hyperlink"/>
          </w:rPr>
          <w:t xml:space="preserve">Definition 14 in Vectors</w:t>
        </w:r>
      </w:hyperlink>
      <w:r>
        <w:t xml:space="preserve">);</w:t>
      </w:r>
      <w:r>
        <w:t xml:space="preserve"> </w:t>
      </w:r>
      <w:r>
        <w:t xml:space="preserve">that is,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sSub>
              <m:e>
                <m:limLow>
                  <m:e>
                    <m:r>
                      <m:t>e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7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Existence.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sSub>
              <m:e>
                <m:limLow>
                  <m:e>
                    <m:r>
                      <m:t>e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limLow>
                        <m:e>
                          <m:r>
                            <m:t>e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limLow>
                    <m:e>
                      <m:r>
                        <m:t>e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that sum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limLow>
                        <m:e>
                          <m:r>
                            <m:t>e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limLow>
                        <m:e>
                          <m:r>
                            <m:t>e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9 in Vectors</m:t>
              </m:r>
              <m:r>
                <m:rPr>
                  <m:nor/>
                  <m:sty m:val="p"/>
                </m:rPr>
                <m:t>, entry by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(products are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Uniqueness.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B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for all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, for each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limLow>
                        <m:e>
                          <m:r>
                            <m:t>e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sSub>
                <m:e>
                  <m:limLow>
                    <m:e>
                      <m:r>
                        <m:t>e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(assumption on 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  <m:r>
                        <m:t>k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limLow>
                    <m:e>
                      <m:r>
                        <m:t>e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≠</m:t>
                  </m:r>
                  <m:r>
                    <m:t>j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  <m:r>
                        <m:t>k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14 in Vectors</m:t>
              </m:r>
              <m:r>
                <m:rPr>
                  <m:nor/>
                  <m:sty m:val="p"/>
                </m:rPr>
                <m:t>, splitting off the </m:t>
              </m:r>
              <m:r>
                <m:t>k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(times </m:t>
              </m:r>
              <m:r>
                <m:t>1</m:t>
              </m:r>
              <m:r>
                <m:rPr>
                  <m:nor/>
                  <m:sty m:val="p"/>
                </m:rPr>
                <m:t> changes nothing; times </m:t>
              </m:r>
              <m:r>
                <m:t>0</m:t>
              </m:r>
              <m:r>
                <m:rPr>
                  <m:nor/>
                  <m:sty m:val="p"/>
                </m:rPr>
                <m:t> gives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t>0</m:t>
              </m:r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limLow>
                        <m:e>
                          <m:r>
                            <m:t>e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75" w:name="def-matrix-of-linear-map"/>
    <w:p>
      <w:pPr>
        <w:pStyle w:val="BodyText"/>
      </w:pPr>
      <w:r>
        <w:rPr>
          <w:b/>
          <w:bCs/>
        </w:rPr>
        <w:t xml:space="preserve">Definition 17 (Matrix of a linear map)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 of</w:t>
      </w:r>
      <w:r>
        <w:t xml:space="preserve"> </w:t>
      </w:r>
      <w:r>
        <w:t xml:space="preserve">a linear map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the unique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for all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w:anchor="thm-linear-map-matrix">
        <w:r>
          <w:rPr>
            <w:rStyle w:val="Hyperlink"/>
          </w:rPr>
          <w:t xml:space="preserve">Theorem 11</w:t>
        </w:r>
      </w:hyperlink>
      <w:r>
        <w:t xml:space="preserve">).</w:t>
      </w:r>
      <w:r>
        <w:t xml:space="preserve"> </w:t>
      </w:r>
      <w:r>
        <w:t xml:space="preserve">Its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75"/>
    <w:bookmarkStart w:id="76" w:name="exm-linear-map-matrix"/>
    <w:p>
      <w:pPr>
        <w:pStyle w:val="BodyText"/>
      </w:pPr>
      <w:r>
        <w:rPr>
          <w:b/>
          <w:bCs/>
        </w:rPr>
        <w:t xml:space="preserve">Example 14 (Finding the matrix of a linear map)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 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linear-map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t xml:space="preserve">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indicator vectors are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sSub>
            <m:e>
              <m:limLow>
                <m:e>
                  <m:r>
                    <m:t>e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t>f</m:t>
          </m:r>
          <m:r>
            <m:rPr>
              <m:sty m:val="p"/>
            </m:rPr>
            <m:t>(</m:t>
          </m:r>
          <m:sSub>
            <m:e>
              <m:limLow>
                <m:e>
                  <m:r>
                    <m:t>e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and these are the columns of the matrix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matrix-of-linear-map">
        <w:r>
          <w:rPr>
            <w:rStyle w:val="Hyperlink"/>
          </w:rPr>
          <w:t xml:space="preserve">Definition 17</w:t>
        </w:r>
      </w:hyperlink>
      <w:r>
        <w:t xml:space="preserve">):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</w:p>
    <w:bookmarkEnd w:id="76"/>
    <w:bookmarkStart w:id="77" w:name="cor-linear-scalar"/>
    <w:p>
      <w:pPr>
        <w:pStyle w:val="BodyText"/>
      </w:pPr>
      <w:r>
        <w:rPr>
          <w:b/>
          <w:bCs/>
        </w:rPr>
        <w:t xml:space="preserve">Corollary 1 (Linear functions from vectors to numbers)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linear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if and only if there is a vector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limLow>
            <m:e>
              <m:r>
                <m:t>w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⋅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t> </m:t>
          </m:r>
          <m:r>
            <m:rPr>
              <m:nor/>
              <m:sty m:val="p"/>
            </m:rPr>
            <m:t>for all 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</m:oMath>
      </m:oMathPara>
    </w:p>
    <w:p>
      <w:pPr>
        <w:pStyle w:val="FirstParagraph"/>
      </w:pPr>
      <w:r>
        <w:t xml:space="preserve">and then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j</m:t>
        </m:r>
      </m:oMath>
      <w:r>
        <w:t xml:space="preserve">.</w:t>
      </w:r>
    </w:p>
    <w:bookmarkEnd w:id="7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linear.</w:t>
      </w:r>
      <w:r>
        <w:t xml:space="preserve"> </w:t>
      </w:r>
      <w:hyperlink w:anchor="thm-linear-map-matrix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  <m:r>
              <m:t>j</m:t>
            </m:r>
          </m:sub>
        </m:sSub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be the vector with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</m:t>
            </m:r>
            <m:r>
              <m:t>j</m:t>
            </m:r>
          </m:sub>
        </m:sSub>
      </m:oMath>
      <w:r>
        <w:t xml:space="preserve">, so that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w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limLow>
                    <m:e>
                      <m:r>
                        <m:t>e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rPr>
          <w:b/>
          <w:bCs/>
        </w:rP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sSup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linear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9</w:t>
        </w:r>
      </w:hyperlink>
      <w:r>
        <w:t xml:space="preserve">.</w:t>
      </w:r>
    </w:p>
    <w:bookmarkStart w:id="78" w:name="exm-linear-scalar"/>
    <w:p>
      <w:pPr>
        <w:pStyle w:val="BodyText"/>
      </w:pPr>
      <w:r>
        <w:rPr>
          <w:b/>
          <w:bCs/>
        </w:rPr>
        <w:t xml:space="preserve">Example 15 (A linear function from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R</m:t>
        </m:r>
      </m:oMath>
      <w:r>
        <w:rPr>
          <w:b/>
          <w:bCs/>
        </w:rPr>
        <w:t xml:space="preserve">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 it is linear by</w:t>
      </w:r>
      <w:r>
        <w:t xml:space="preserve"> </w:t>
      </w:r>
      <w:hyperlink w:anchor="cor-linear-scalar">
        <w:r>
          <w:rPr>
            <w:rStyle w:val="Hyperlink"/>
          </w:rPr>
          <w:t xml:space="preserve">Corollary 1</w:t>
        </w:r>
      </w:hyperlink>
      <w:r>
        <w:t xml:space="preserve">.</w:t>
      </w:r>
      <w:r>
        <w:t xml:space="preserve"> </w:t>
      </w:r>
      <w:r>
        <w:t xml:space="preserve">The entries of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are the values at the indicator vectors: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limLow>
                    <m:e>
                      <m:r>
                        <m:t>e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limLow>
                    <m:e>
                      <m:r>
                        <m:t>e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>
        <m:r>
          <m:t>g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not linear,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).</w:t>
      </w:r>
    </w:p>
    <w:bookmarkEnd w:id="7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Two chapters of the</w:t>
            </w:r>
            <w:r>
              <w:t xml:space="preserve"> </w:t>
            </w:r>
            <w:hyperlink r:id="rId82">
              <w:r>
                <w:rPr>
                  <w:rStyle w:val="Hyperlink"/>
                  <w:i/>
                  <w:iCs/>
                </w:rPr>
                <w:t xml:space="preserve">Essence of linear algebra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show the results above geometrically: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83">
              <w:r>
                <w:rPr>
                  <w:rStyle w:val="Hyperlink"/>
                </w:rPr>
                <w:t xml:space="preserve">Linear transformations and matrices</w:t>
              </w:r>
            </w:hyperlink>
            <w:r>
              <w:t xml:space="preserve"> </w:t>
            </w:r>
            <w:r>
              <w:t xml:space="preserve">(Chapter 3)</w:t>
            </w:r>
            <w:r>
              <w:t xml:space="preserve"> </w:t>
            </w:r>
            <w:r>
              <w:t xml:space="preserve">shows why a linear map is fixed by where it sends the indicator vectors,</w:t>
            </w:r>
            <w:r>
              <w:t xml:space="preserve"> </w:t>
            </w:r>
            <w:r>
              <w:t xml:space="preserve">which become the columns of its matrix (</w:t>
            </w:r>
            <w:hyperlink w:anchor="def-matrix-of-linear-map">
              <w:r>
                <w:rPr>
                  <w:rStyle w:val="Hyperlink"/>
                </w:rPr>
                <w:t xml:space="preserve">Definition 17</w:t>
              </w:r>
            </w:hyperlink>
            <w:r>
              <w:t xml:space="preserve">).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84">
              <w:r>
                <w:rPr>
                  <w:rStyle w:val="Hyperlink"/>
                </w:rPr>
                <w:t xml:space="preserve">Dot products and duality</w:t>
              </w:r>
            </w:hyperlink>
            <w:r>
              <w:t xml:space="preserve"> </w:t>
            </w:r>
            <w:r>
              <w:t xml:space="preserve">(Chapter 9)</w:t>
            </w:r>
            <w:r>
              <w:t xml:space="preserve"> </w:t>
            </w:r>
            <w:r>
              <w:t xml:space="preserve">shows why every linear map from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R</m:t>
              </m:r>
            </m:oMath>
            <w:r>
              <w:t xml:space="preserve"> </w:t>
            </w:r>
            <w:r>
              <w:t xml:space="preserve">is a dot product</w:t>
            </w:r>
            <w:r>
              <w:t xml:space="preserve"> </w:t>
            </w:r>
            <w:r>
              <w:t xml:space="preserve">with a fixed vector (</w:t>
            </w:r>
            <w:hyperlink w:anchor="cor-linear-scalar">
              <w:r>
                <w:rPr>
                  <w:rStyle w:val="Hyperlink"/>
                </w:rPr>
                <w:t xml:space="preserve">Corollary 1</w:t>
              </w:r>
            </w:hyperlink>
            <w:r>
              <w:t xml:space="preserve">).</w:t>
            </w:r>
          </w:p>
          <w:p/>
        </w:tc>
      </w:tr>
    </w:tbl>
    <w:bookmarkStart w:id="85" w:name="def-translation"/>
    <w:p>
      <w:pPr>
        <w:pStyle w:val="FirstParagraph"/>
      </w:pPr>
      <w:r>
        <w:rPr>
          <w:b/>
          <w:bCs/>
        </w:rPr>
        <w:t xml:space="preserve">Definition 18 (Translation)</w:t>
      </w:r>
      <w:r>
        <w:t xml:space="preserve"> </w:t>
      </w:r>
      <w:r>
        <w:t xml:space="preserve">For a fixed vector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translation</w:t>
      </w:r>
      <w:r>
        <w:t xml:space="preserve"> </w:t>
      </w:r>
      <w:r>
        <w:t xml:space="preserve">by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 function</w:t>
      </w:r>
      <w:r>
        <w:t xml:space="preserve"> </w:t>
      </w:r>
      <m:oMath>
        <m:sSub>
          <m:e>
            <m:r>
              <m:t>t</m:t>
            </m:r>
          </m:e>
          <m:sub>
            <m:limLow>
              <m:e>
                <m:r>
                  <m:t>b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sub>
        </m:sSub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defined by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sub>
          </m:sSub>
          <m:r>
            <m:rPr>
              <m:sty m:val="p"/>
            </m:rPr>
            <m:t>(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+</m:t>
          </m:r>
          <m:limLow>
            <m:e>
              <m:r>
                <m:t>b</m:t>
              </m:r>
            </m:e>
            <m:lim>
              <m:r>
                <m:rPr>
                  <m:sty m:val="p"/>
                </m:rPr>
                <m:t>∼</m:t>
              </m:r>
            </m:lim>
          </m:limLow>
        </m:oMath>
      </m:oMathPara>
    </w:p>
    <w:bookmarkEnd w:id="85"/>
    <w:bookmarkStart w:id="86" w:name="exm-translation"/>
    <w:p>
      <w:pPr>
        <w:pStyle w:val="FirstParagraph"/>
      </w:pPr>
      <w:r>
        <w:rPr>
          <w:b/>
          <w:bCs/>
        </w:rPr>
        <w:t xml:space="preserve">Example 16 (Translating two points)</w:t>
      </w:r>
      <w:r>
        <w:t xml:space="preserve"> </w:t>
      </w:r>
      <w:r>
        <w:t xml:space="preserve">The translation by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sends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sSub>
            <m:e>
              <m:r>
                <m:t>t</m:t>
              </m:r>
            </m:e>
            <m:sub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mr>
                <m:mr>
                  <m:e>
                    <m:r>
                      <m:t>4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Both points move one unit right and two units down.</w:t>
      </w:r>
    </w:p>
    <w:bookmarkEnd w:id="86"/>
    <w:bookmarkStart w:id="87" w:name="rem-translation-moves-every-point"/>
    <w:p>
      <w:pPr>
        <w:pStyle w:val="BodyText"/>
      </w:pPr>
      <w:r>
        <w:rPr>
          <w:i/>
          <w:iCs/>
        </w:rPr>
        <w:t xml:space="preserve">Remark 5</w:t>
      </w:r>
      <w:r>
        <w:t xml:space="preserve"> (A translation moves every point by the same vector). </w:t>
      </w:r>
      <w:r>
        <w:t xml:space="preserve">A translation by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moves every point by the same vector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87"/>
    <w:bookmarkStart w:id="89" w:name="def-affine-map"/>
    <w:p>
      <w:pPr>
        <w:pStyle w:val="BodyText"/>
      </w:pPr>
      <w:r>
        <w:rPr>
          <w:b/>
          <w:bCs/>
        </w:rPr>
        <w:t xml:space="preserve">Definition 19 (Affine map (affine transformation, affine function))</w:t>
      </w:r>
      <w:r>
        <w:t xml:space="preserve"> </w:t>
      </w:r>
      <w:r>
        <w:t xml:space="preserve">A</w:t>
      </w:r>
      <w:r>
        <w:t xml:space="preserve"> </w:t>
      </w:r>
      <w:hyperlink r:id="rId58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affine map</w:t>
      </w:r>
      <w:r>
        <w:t xml:space="preserve"> </w:t>
      </w:r>
      <w:r>
        <w:t xml:space="preserve">(also called an</w:t>
      </w:r>
      <w:r>
        <w:t xml:space="preserve"> </w:t>
      </w:r>
      <w:r>
        <w:rPr>
          <w:b/>
          <w:bCs/>
        </w:rPr>
        <w:t xml:space="preserve">affine transformation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affine function</w:t>
      </w:r>
      <w:r>
        <w:t xml:space="preserve">)</w:t>
      </w:r>
      <w:r>
        <w:t xml:space="preserve"> </w:t>
      </w:r>
      <w:r>
        <w:t xml:space="preserve">if it is a matrix product followed by a translation (</w:t>
      </w:r>
      <w:hyperlink w:anchor="def-translation">
        <w:r>
          <w:rPr>
            <w:rStyle w:val="Hyperlink"/>
          </w:rPr>
          <w:t xml:space="preserve">Definition 18</w:t>
        </w:r>
      </w:hyperlink>
      <w:r>
        <w:t xml:space="preserve">)</w:t>
      </w:r>
      <w:r>
        <w:t xml:space="preserve"> </w:t>
      </w:r>
      <w:r>
        <w:t xml:space="preserve">(a</w:t>
      </w:r>
      <w:r>
        <w:t xml:space="preserve"> </w:t>
      </w:r>
      <w:hyperlink r:id="rId88">
        <w:r>
          <w:rPr>
            <w:rStyle w:val="Hyperlink"/>
          </w:rPr>
          <w:t xml:space="preserve">composition</w:t>
        </w:r>
      </w:hyperlink>
      <w:r>
        <w:t xml:space="preserve">, with the matrix product as the inner function):</w:t>
      </w:r>
      <w:r>
        <w:t xml:space="preserve"> </w:t>
      </w:r>
      <w:r>
        <w:t xml:space="preserve">there are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 vector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t</m:t>
                  </m:r>
                </m:e>
                <m:sub>
                  <m:limLow>
                    <m:e>
                      <m: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 </m:t>
              </m:r>
              <m:r>
                <m:rPr>
                  <m:nor/>
                  <m:sty m:val="p"/>
                </m:rPr>
                <m:t>for all 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</m:e>
          </m:eqArr>
        </m:oMath>
      </m:oMathPara>
    </w:p>
    <w:bookmarkEnd w:id="89"/>
    <w:bookmarkStart w:id="90" w:name="def-affine-offset"/>
    <w:p>
      <w:pPr>
        <w:pStyle w:val="FirstParagraph"/>
      </w:pPr>
      <w:r>
        <w:rPr>
          <w:b/>
          <w:bCs/>
        </w:rPr>
        <w:t xml:space="preserve">Definition 20 (Offset (intercept, bias) of an affine map)</w:t>
      </w:r>
      <w:r>
        <w:t xml:space="preserve"> </w:t>
      </w:r>
      <w:r>
        <w:t xml:space="preserve">In</w:t>
      </w:r>
      <w:r>
        <w:t xml:space="preserve"> 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, the vector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offset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(statistics also calls it 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, and machine learning the</w:t>
      </w:r>
      <w:r>
        <w:t xml:space="preserve"> </w:t>
      </w:r>
      <w:r>
        <w:rPr>
          <w:b/>
          <w:bCs/>
        </w:rPr>
        <w:t xml:space="preserve">bias</w:t>
      </w:r>
      <w:r>
        <w:t xml:space="preserve">).</w:t>
      </w:r>
    </w:p>
    <w:bookmarkEnd w:id="90"/>
    <w:bookmarkStart w:id="93" w:name="rem-affine-map-real-valued"/>
    <w:p>
      <w:pPr>
        <w:pStyle w:val="BodyText"/>
      </w:pPr>
      <w:r>
        <w:rPr>
          <w:i/>
          <w:iCs/>
        </w:rPr>
        <w:t xml:space="preserve">Remark 6</w:t>
      </w:r>
      <w:r>
        <w:t xml:space="preserve"> (Real-valued affine maps). </w:t>
      </w:r>
      <w:r>
        <w:t xml:space="preserve">For a real-valued function (</w:t>
      </w:r>
      <w:hyperlink r:id="rId91">
        <w:r>
          <w:rPr>
            <w:rStyle w:val="Hyperlink"/>
          </w:rPr>
          <w:t xml:space="preserve">Definition 4 in Vectors</w:t>
        </w:r>
      </w:hyperlink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single row, written</w:t>
      </w:r>
      <w:r>
        <w:t xml:space="preserve"> </w:t>
      </w:r>
      <m:oMath>
        <m:sSup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and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 single number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so an affine function is a linear function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w:anchor="cor-linear-scalar">
        <w:r>
          <w:rPr>
            <w:rStyle w:val="Hyperlink"/>
          </w:rPr>
          <w:t xml:space="preserve">Corollary 1</w:t>
        </w:r>
      </w:hyperlink>
      <w:r>
        <w:t xml:space="preserve">)</w:t>
      </w:r>
      <w:r>
        <w:t xml:space="preserve"> </w:t>
      </w:r>
      <w:r>
        <w:t xml:space="preserve">plus an offset:</w:t>
      </w:r>
    </w:p>
    <w:p>
      <w:pPr>
        <w:pStyle w:val="BodyText"/>
      </w:pPr>
      <w:bookmarkStart w:id="92" w:name="eq-linear-scalar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limLow>
            <m:e>
              <m:r>
                <m:t>w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⋅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,</m:t>
          </m:r>
          <m:r>
            <m:t>  </m:t>
          </m:r>
          <m:limLow>
            <m:e>
              <m:r>
                <m:t>w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b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92"/>
    </w:p>
    <w:bookmarkEnd w:id="93"/>
    <w:bookmarkStart w:id="94" w:name="def-augmented-vector"/>
    <w:p>
      <w:pPr>
        <w:pStyle w:val="FirstParagraph"/>
      </w:pPr>
      <w:r>
        <w:rPr>
          <w:b/>
          <w:bCs/>
        </w:rPr>
        <w:t xml:space="preserve">Definition 21 (Augmented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augmented vector</w:t>
      </w:r>
      <w:r>
        <w:t xml:space="preserve"> </w:t>
      </w:r>
      <w:r>
        <w:t xml:space="preserve">of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vector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a</m:t>
            </m:r>
            <m:r>
              <m:rPr>
                <m:sty m:val="p"/>
              </m:rPr>
              <m:t>u</m:t>
            </m:r>
            <m:r>
              <m:rPr>
                <m:sty m:val="p"/>
              </m:rPr>
              <m:t>g</m:t>
            </m:r>
          </m:sup>
        </m:sSup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formed by placing a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above the entries of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u</m:t>
                  </m:r>
                  <m:r>
                    <m:rPr>
                      <m:sty m:val="p"/>
                    </m:rPr>
                    <m:t>g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limLow>
                          <m:e>
                            <m:r>
                              <m:t>x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∼</m:t>
                            </m:r>
                          </m:lim>
                        </m:limLow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p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bookmarkEnd w:id="94"/>
    <w:bookmarkStart w:id="95" w:name="exm-augmented-vector"/>
    <w:p>
      <w:pPr>
        <w:pStyle w:val="FirstParagraph"/>
      </w:pPr>
      <w:r>
        <w:rPr>
          <w:b/>
          <w:bCs/>
        </w:rPr>
        <w:t xml:space="preserve">Example 17 (An affine function as a dot product with an augmented vector)</w:t>
      </w:r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the augmented vector is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a</m:t>
            </m:r>
            <m:r>
              <m:rPr>
                <m:sty m:val="p"/>
              </m:rPr>
              <m:t>u</m:t>
            </m:r>
            <m:r>
              <m:rPr>
                <m:sty m:val="p"/>
              </m:rPr>
              <m:t>g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the affine function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(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) equals</w:t>
      </w:r>
      <w:r>
        <w:t xml:space="preserve"> </w:t>
      </w:r>
      <w:r>
        <w:t xml:space="preserve">the dot product of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sSub>
              <m:e>
                <m:r>
                  <m:t>w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w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a</m:t>
            </m:r>
            <m:r>
              <m:rPr>
                <m:sty m:val="p"/>
              </m:rPr>
              <m:t>u</m:t>
            </m:r>
            <m:r>
              <m:rPr>
                <m:sty m:val="p"/>
              </m:rPr>
              <m:t>g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u</m:t>
                  </m:r>
                  <m:r>
                    <m:rPr>
                      <m:sty m:val="p"/>
                    </m:rPr>
                    <m:t>g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bookmarkEnd w:id="95"/>
    <w:bookmarkStart w:id="96" w:name="thm-affine-map-zero"/>
    <w:p>
      <w:pPr>
        <w:pStyle w:val="FirstParagraph"/>
      </w:pPr>
      <w:r>
        <w:rPr>
          <w:b/>
          <w:bCs/>
        </w:rPr>
        <w:t xml:space="preserve">Theorem 12 (An affine map sends zero to its offset)</w:t>
      </w:r>
      <w:r>
        <w:t xml:space="preserve"> </w:t>
      </w:r>
      <w:r>
        <w:t xml:space="preserve">An affine map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satisfies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9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First,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: for each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0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(any number times </m:t>
              </m:r>
              <m:r>
                <m:t>0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zeros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 changes no entry; 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97" w:name="thm-affine-linear-iff"/>
    <w:p>
      <w:pPr>
        <w:pStyle w:val="FirstParagraph"/>
      </w:pPr>
      <w:r>
        <w:rPr>
          <w:b/>
          <w:bCs/>
        </w:rPr>
        <w:t xml:space="preserve">Theorem 13 (An affine map is linear exactly when its offset is zero)</w:t>
      </w:r>
      <w:r>
        <w:t xml:space="preserve"> </w:t>
      </w:r>
      <w:r>
        <w:t xml:space="preserve">An affine map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is linear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 if and only if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9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linear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9</w:t>
        </w:r>
      </w:hyperlink>
      <w:r>
        <w:t xml:space="preserve">.</w:t>
      </w:r>
      <w:r>
        <w:t xml:space="preserve"> </w:t>
      </w:r>
      <w:r>
        <w:t xml:space="preserve">Conversely, 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linear, 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by</w:t>
      </w:r>
      <w:r>
        <w:t xml:space="preserve"> 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by</w:t>
      </w:r>
      <w:r>
        <w:t xml:space="preserve"> </w:t>
      </w:r>
      <w:hyperlink w:anchor="thm-affine-map-zero">
        <w:r>
          <w:rPr>
            <w:rStyle w:val="Hyperlink"/>
          </w:rPr>
          <w:t xml:space="preserve">Theorem 12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Start w:id="98" w:name="exm-affine-linear-iff"/>
    <w:p>
      <w:pPr>
        <w:pStyle w:val="BodyText"/>
      </w:pPr>
      <w:r>
        <w:rPr>
          <w:b/>
          <w:bCs/>
        </w:rPr>
        <w:t xml:space="preserve">Example 18 (Two affine maps with the same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 the matrix of the linear map in</w:t>
      </w:r>
      <w:r>
        <w:t xml:space="preserve"> </w:t>
      </w:r>
      <w:hyperlink w:anchor="exm-linear-map">
        <w:r>
          <w:rPr>
            <w:rStyle w:val="Hyperlink"/>
          </w:rPr>
          <w:t xml:space="preserve">Example 11</w:t>
        </w:r>
      </w:hyperlink>
      <w:r>
        <w:t xml:space="preserve">.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has offset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so it is linear.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has offset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</m:mr>
            </m:m>
          </m:e>
        </m:d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affine-linear-iff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it is not linear:</w:t>
      </w:r>
      <w:r>
        <w:t xml:space="preserve"> </w:t>
      </w:r>
      <w:r>
        <w:t xml:space="preserve">indeed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</m:mr>
            </m:m>
          </m:e>
        </m:d>
      </m:oMath>
      <w:r>
        <w:t xml:space="preserve">, not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98"/>
    <w:bookmarkStart w:id="99" w:name="cor-linear-is-affine"/>
    <w:p>
      <w:pPr>
        <w:pStyle w:val="BodyText"/>
      </w:pPr>
      <w:r>
        <w:rPr>
          <w:b/>
          <w:bCs/>
        </w:rPr>
        <w:t xml:space="preserve">Corollary 2 (Every linear map is affine)</w:t>
      </w:r>
      <w:r>
        <w:t xml:space="preserve"> </w:t>
      </w:r>
      <w:r>
        <w:t xml:space="preserve">Every linear map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is an affine map (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) with offset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9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linear,</w:t>
      </w:r>
      <w:r>
        <w:t xml:space="preserve"> </w:t>
      </w:r>
      <w:hyperlink w:anchor="thm-linear-map-matrix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gives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 </w:t>
      </w:r>
      <w:r>
        <w:t xml:space="preserve">with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Start w:id="100" w:name="thm-affine-map-unique"/>
    <w:p>
      <w:pPr>
        <w:pStyle w:val="BodyText"/>
      </w:pPr>
      <w:r>
        <w:rPr>
          <w:b/>
          <w:bCs/>
        </w:rPr>
        <w:t xml:space="preserve">Theorem 14 (An affine map determines its matrix and offset)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sSup>
          <m:e>
            <m:limLow>
              <m:e>
                <m:r>
                  <m:t>b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limLow>
              <m:e>
                <m:r>
                  <m:t>b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10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affine-map-zero">
        <w:r>
          <w:rPr>
            <w:rStyle w:val="Hyperlink"/>
          </w:rPr>
          <w:t xml:space="preserve">Theorem 12</w:t>
        </w:r>
      </w:hyperlink>
      <w:r>
        <w:t xml:space="preserve">, applied to each formula,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eqAr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are both matrices (</w:t>
      </w:r>
      <w:hyperlink w:anchor="def-matrix-of-linear-map">
        <w:r>
          <w:rPr>
            <w:rStyle w:val="Hyperlink"/>
          </w:rPr>
          <w:t xml:space="preserve">Definition 17</w:t>
        </w:r>
      </w:hyperlink>
      <w:r>
        <w:t xml:space="preserve">) of the linear map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↦</m:t>
        </m:r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−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(linear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9</w:t>
        </w:r>
      </w:hyperlink>
      <w:r>
        <w:t xml:space="preserve">),</w:t>
      </w:r>
      <w:r>
        <w:t xml:space="preserve"> </w:t>
      </w:r>
      <w:r>
        <w:t xml:space="preserve">and the uniqueness in</w:t>
      </w:r>
      <w:r>
        <w:t xml:space="preserve"> </w:t>
      </w:r>
      <w:hyperlink w:anchor="thm-linear-map-matrix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103" w:name="rem-linear-affine-terminology"/>
    <w:p>
      <w:pPr>
        <w:pStyle w:val="BodyText"/>
      </w:pPr>
      <w:r>
        <w:rPr>
          <w:i/>
          <w:iCs/>
        </w:rPr>
        <w:t xml:space="preserve">Remark 7</w:t>
      </w:r>
      <w:r>
        <w:t xml:space="preserve"> (</w:t>
      </w:r>
      <w:r>
        <w:t xml:space="preserve">“Linear”</w:t>
      </w:r>
      <w:r>
        <w:t xml:space="preserve"> </w:t>
      </w:r>
      <w:r>
        <w:t xml:space="preserve">in this site, and in machine learning and statistics). </w:t>
      </w:r>
      <w:r>
        <w:t xml:space="preserve">This site uses</w:t>
      </w:r>
      <w:r>
        <w:t xml:space="preserve"> </w:t>
      </w:r>
      <w:r>
        <w:t xml:space="preserve">“linear”</w:t>
      </w:r>
      <w:r>
        <w:t xml:space="preserve"> </w:t>
      </w:r>
      <w:r>
        <w:t xml:space="preserve">only in the sense of</w:t>
      </w:r>
      <w:r>
        <w:t xml:space="preserve"> 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affine-linear-iff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a function with a nonzero offset is affine but not linear.</w:t>
      </w:r>
      <w:r>
        <w:t xml:space="preserve"> </w:t>
      </w:r>
      <w:r>
        <w:t xml:space="preserve">For functions of one variable, this is the same split as</w:t>
      </w:r>
      <w:r>
        <w:t xml:space="preserve"> </w:t>
      </w:r>
      <w:hyperlink r:id="rId101">
        <w:r>
          <w:rPr>
            <w:rStyle w:val="Hyperlink"/>
          </w:rPr>
          <w:t xml:space="preserve">affine</w:t>
        </w:r>
      </w:hyperlink>
      <w:r>
        <w:t xml:space="preserve"> </w:t>
      </w:r>
      <m:oMath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versus</w:t>
      </w:r>
      <w:r>
        <w:t xml:space="preserve"> </w:t>
      </w:r>
      <w:hyperlink r:id="rId102">
        <w:r>
          <w:rPr>
            <w:rStyle w:val="Hyperlink"/>
          </w:rPr>
          <w:t xml:space="preserve">linear</w:t>
        </w:r>
      </w:hyperlink>
      <w:r>
        <w:t xml:space="preserve"> </w:t>
      </w:r>
      <m:oMath>
        <m:r>
          <m:t>a</m:t>
        </m:r>
        <m:r>
          <m:t>x</m:t>
        </m:r>
      </m:oMath>
      <w:r>
        <w:t xml:space="preserve"> </w:t>
      </w:r>
      <w:r>
        <w:t xml:space="preserve">on the algebra page.</w:t>
      </w:r>
      <w:r>
        <w:t xml:space="preserve"> </w:t>
      </w:r>
      <w:r>
        <w:t xml:space="preserve">(The algebra page writes these as</w:t>
      </w:r>
      <w:r>
        <w:t xml:space="preserve"> </w:t>
      </w:r>
      <m:oMath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t>x</m:t>
        </m:r>
      </m:oMath>
      <w:r>
        <w:t xml:space="preserve">;</w:t>
      </w:r>
      <w:r>
        <w:t xml:space="preserve"> </w:t>
      </w:r>
      <w:r>
        <w:t xml:space="preserve">here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already names the number of outputs.)</w:t>
      </w:r>
    </w:p>
    <w:p>
      <w:pPr>
        <w:pStyle w:val="BodyText"/>
      </w:pPr>
      <w:r>
        <w:t xml:space="preserve">Machine learning and statistics often call any function of the form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“linear”</w:t>
      </w:r>
      <w:r>
        <w:t xml:space="preserve">,</w:t>
      </w:r>
      <w:r>
        <w:t xml:space="preserve"> </w:t>
      </w:r>
      <w:r>
        <w:t xml:space="preserve">as in a</w:t>
      </w:r>
      <w:r>
        <w:t xml:space="preserve"> </w:t>
      </w:r>
      <w:r>
        <w:rPr>
          <w:i/>
          <w:iCs/>
        </w:rPr>
        <w:t xml:space="preserve">linear model</w:t>
      </w:r>
      <w:r>
        <w:t xml:space="preserve"> </w:t>
      </w:r>
      <w:r>
        <w:t xml:space="preserve">in statistics or a</w:t>
      </w:r>
      <w:r>
        <w:t xml:space="preserve"> </w:t>
      </w:r>
      <w:r>
        <w:rPr>
          <w:i/>
          <w:iCs/>
        </w:rPr>
        <w:t xml:space="preserve">linear layer</w:t>
      </w:r>
      <w:r>
        <w:t xml:space="preserve"> </w:t>
      </w:r>
      <w:r>
        <w:t xml:space="preserve">in a neural network,</w:t>
      </w:r>
      <w:r>
        <w:t xml:space="preserve"> </w:t>
      </w:r>
      <w:r>
        <w:t xml:space="preserve">and call the offset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the bias (machine learning)</w:t>
      </w:r>
      <w:r>
        <w:t xml:space="preserve"> </w:t>
      </w:r>
      <w:r>
        <w:t xml:space="preserve">or the intercept (statistics), as</w:t>
      </w:r>
      <w:r>
        <w:t xml:space="preserve"> 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 </w:t>
      </w:r>
      <w:r>
        <w:t xml:space="preserve">notes.</w:t>
      </w:r>
      <w:r>
        <w:t xml:space="preserve"> </w:t>
      </w:r>
      <w:r>
        <w:t xml:space="preserve">A model with an intercept is affine in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but linear in its coefficients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that is the sense of</w:t>
      </w:r>
      <w:r>
        <w:t xml:space="preserve"> </w:t>
      </w:r>
      <w:r>
        <w:t xml:space="preserve">“linear”</w:t>
      </w:r>
      <w:r>
        <w:t xml:space="preserve"> </w:t>
      </w:r>
      <w:r>
        <w:t xml:space="preserve">in</w:t>
      </w:r>
      <w:r>
        <w:t xml:space="preserve"> </w:t>
      </w:r>
      <w:r>
        <w:t xml:space="preserve">“linear model”</w:t>
      </w:r>
      <w:r>
        <w:t xml:space="preserve">:</w:t>
      </w:r>
      <w:r>
        <w:t xml:space="preserve"> </w:t>
      </w:r>
      <w:r>
        <w:t xml:space="preserve">it stays linear in the coefficients even when the inputs are transformed: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w</m:t>
            </m:r>
          </m:e>
          <m:sub>
            <m:r>
              <m:t>2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not affine in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but it is linear in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Separately, the affine function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a linear function of the augmented vector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a</m:t>
            </m:r>
            <m:r>
              <m:rPr>
                <m:sty m:val="p"/>
              </m:rPr>
              <m:t>u</m:t>
            </m:r>
            <m:r>
              <m:rPr>
                <m:sty m:val="p"/>
              </m:rPr>
              <m:t>g</m:t>
            </m:r>
          </m:sup>
        </m:sSup>
      </m:oMath>
      <w:r>
        <w:t xml:space="preserve"> </w:t>
      </w:r>
      <w:r>
        <w:t xml:space="preserve">(</w:t>
      </w:r>
      <w:hyperlink w:anchor="def-augmented-vector">
        <w:r>
          <w:rPr>
            <w:rStyle w:val="Hyperlink"/>
          </w:rPr>
          <w:t xml:space="preserve">Definition 21</w:t>
        </w:r>
      </w:hyperlink>
      <w:r>
        <w:t xml:space="preserve">),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as the coefficient on its first entry.</w:t>
      </w:r>
    </w:p>
    <w:bookmarkEnd w:id="103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Further reading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Zhou (2024)</w:t>
            </w:r>
            <w:r>
              <w:t xml:space="preserve">, sections 6 (</w:t>
            </w:r>
            <w:r>
              <w:t xml:space="preserve">“Linear functions and operators”</w:t>
            </w:r>
            <w:r>
              <w:t xml:space="preserve">; see</w:t>
            </w:r>
            <w:r>
              <w:t xml:space="preserve"> </w:t>
            </w:r>
            <w:hyperlink w:anchor="def-linear-operator">
              <w:r>
                <w:rPr>
                  <w:rStyle w:val="Hyperlink"/>
                </w:rPr>
                <w:t xml:space="preserve">Definition 16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and 7 (</w:t>
            </w:r>
            <w:r>
              <w:t xml:space="preserve">“Affine functions”</w:t>
            </w:r>
            <w:r>
              <w:t xml:space="preserve">),</w:t>
            </w:r>
            <w:r>
              <w:t xml:space="preserve"> </w:t>
            </w:r>
            <w:r>
              <w:t xml:space="preserve">proves that every linear function is a matrix-vector product</w:t>
            </w:r>
            <w:r>
              <w:t xml:space="preserve"> </w:t>
            </w:r>
            <w:r>
              <w:t xml:space="preserve">by the same route as</w:t>
            </w:r>
            <w:r>
              <w:t xml:space="preserve"> </w:t>
            </w:r>
            <w:hyperlink w:anchor="thm-linear-map-matrix">
              <w:r>
                <w:rPr>
                  <w:rStyle w:val="Hyperlink"/>
                </w:rPr>
                <w:t xml:space="preserve">Theorem 11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and that every affine function has the form</w:t>
            </w:r>
            <w:r>
              <w:t xml:space="preserve"> </w:t>
            </w:r>
            <m:oMath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oMath>
            <w:r>
              <w:t xml:space="preserve">.</w:t>
            </w:r>
            <w:r>
              <w:t xml:space="preserve"> </w:t>
            </w:r>
            <w:r>
              <w:t xml:space="preserve">It defines</w:t>
            </w:r>
            <w:r>
              <w:t xml:space="preserve"> </w:t>
            </w:r>
            <w:r>
              <w:t xml:space="preserve">“affine”</w:t>
            </w:r>
            <w:r>
              <w:t xml:space="preserve"> </w:t>
            </w:r>
            <w:r>
              <w:t xml:space="preserve">differently, by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α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β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whenever</w:t>
            </w:r>
            <w: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shows that this condition holds exactly for the maps</w:t>
            </w:r>
            <w:r>
              <w:t xml:space="preserve"> </w:t>
            </w:r>
            <m:oMath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oMath>
            <w:r>
              <w:t xml:space="preserve">,</w:t>
            </w:r>
            <w:r>
              <w:t xml:space="preserve"> </w:t>
            </w:r>
            <w:r>
              <w:t xml:space="preserve">so the two definitions agree.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Boyd and Vandenberghe (2018)</w:t>
            </w:r>
            <w:r>
              <w:t xml:space="preserve">, chapter 2 (</w:t>
            </w:r>
            <w:r>
              <w:t xml:space="preserve">“Linear functions”</w:t>
            </w:r>
            <w:r>
              <w:t xml:space="preserve">),</w:t>
            </w:r>
            <w:r>
              <w:t xml:space="preserve"> </w:t>
            </w:r>
            <w:r>
              <w:t xml:space="preserve">covers the vector-to-number case:</w:t>
            </w:r>
            <w:r>
              <w:t xml:space="preserve"> </w:t>
            </w:r>
            <w:r>
              <w:t xml:space="preserve">linear functions as inner products, affine functions,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106">
              <w:r>
                <w:rPr>
                  <w:rStyle w:val="Hyperlink"/>
                </w:rPr>
                <w:t xml:space="preserve">first-order Taylor approximation</w:t>
              </w:r>
            </w:hyperlink>
            <w:r>
              <w:t xml:space="preserve"> </w:t>
            </w:r>
            <w:r>
              <w:t xml:space="preserve">as an affine function,</w:t>
            </w:r>
            <w:r>
              <w:t xml:space="preserve"> </w:t>
            </w:r>
            <w:r>
              <w:t xml:space="preserve">and the regression model.</w:t>
            </w:r>
            <w:r>
              <w:t xml:space="preserve"> </w:t>
            </w:r>
            <w:r>
              <w:t xml:space="preserve">Section 8.1 (</w:t>
            </w:r>
            <w:r>
              <w:t xml:space="preserve">“Linear and affine functions”</w:t>
            </w:r>
            <w:r>
              <w:t xml:space="preserve">)</w:t>
            </w:r>
            <w:r>
              <w:t xml:space="preserve"> </w:t>
            </w:r>
            <w:r>
              <w:t xml:space="preserve">covers the vector-to-vector case.</w:t>
            </w:r>
            <w:r>
              <w:t xml:space="preserve"> </w:t>
            </w:r>
            <w:r>
              <w:t xml:space="preserve">A free PDF is on the book’s website.</w:t>
            </w:r>
          </w:p>
          <w:p/>
        </w:tc>
      </w:tr>
    </w:tbl>
    <w:bookmarkStart w:id="107" w:name="def-hyperplane"/>
    <w:p>
      <w:pPr>
        <w:pStyle w:val="FirstParagraph"/>
      </w:pPr>
      <w:r>
        <w:rPr>
          <w:b/>
          <w:bCs/>
        </w:rPr>
        <w:t xml:space="preserve">Definition 22 (Hyperplane)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hyperplane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points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satisfying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t>w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⋅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for some vector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\</m:t>
        </m:r>
        <m:r>
          <m:rPr>
            <m:sty m:val="p"/>
          </m:rPr>
          <m:t>{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}</m:t>
        </m:r>
      </m:oMath>
      <w:r>
        <w:t xml:space="preserve"> </w:t>
      </w:r>
      <w:r>
        <w:t xml:space="preserve">and number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The number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offset of the hyperplane.</w:t>
      </w:r>
    </w:p>
    <w:bookmarkEnd w:id="107"/>
    <w:bookmarkStart w:id="108" w:name="def-normal-vector"/>
    <w:p>
      <w:pPr>
        <w:pStyle w:val="BodyText"/>
      </w:pPr>
      <w:r>
        <w:rPr>
          <w:b/>
          <w:bCs/>
        </w:rPr>
        <w:t xml:space="preserve">Definition 23 (Normal vector of a hyperplane)</w:t>
      </w:r>
      <w:r>
        <w:t xml:space="preserve"> </w:t>
      </w:r>
      <w:r>
        <w:t xml:space="preserve">In</w:t>
      </w:r>
      <w:r>
        <w:t xml:space="preserve"> </w:t>
      </w:r>
      <w:hyperlink w:anchor="def-hyperplane">
        <w:r>
          <w:rPr>
            <w:rStyle w:val="Hyperlink"/>
          </w:rPr>
          <w:t xml:space="preserve">Definition 22</w:t>
        </w:r>
      </w:hyperlink>
      <w:r>
        <w:t xml:space="preserve">, the vector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normal vector</w:t>
      </w:r>
      <w:r>
        <w:t xml:space="preserve"> </w:t>
      </w:r>
      <w:r>
        <w:t xml:space="preserve">of the hyperplane.</w:t>
      </w:r>
    </w:p>
    <w:bookmarkEnd w:id="108"/>
    <w:bookmarkStart w:id="109" w:name="exm-hyperplane"/>
    <w:p>
      <w:pPr>
        <w:pStyle w:val="BodyText"/>
      </w:pPr>
      <w:r>
        <w:rPr>
          <w:b/>
          <w:bCs/>
        </w:rPr>
        <w:t xml:space="preserve">Example 19 (A line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, and why the normal vector must be nonzero)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w:r>
        <w:t xml:space="preserve">With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the hyperplane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line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on it,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&gt;</m:t>
        </m:r>
        <m:r>
          <m:t>0</m:t>
        </m:r>
      </m:oMath>
      <w:r>
        <w:t xml:space="preserve">, so it lies in the half-space where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With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the equation reads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no point satisfies it, and if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every point does,</w:t>
      </w:r>
      <w:r>
        <w:t xml:space="preserve"> </w:t>
      </w:r>
      <w:r>
        <w:t xml:space="preserve">so the set is empty or all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not a line.</w:t>
      </w:r>
      <w:r>
        <w:t xml:space="preserve"> </w:t>
      </w:r>
      <w:r>
        <w:t xml:space="preserve">That degenerate case is why the definition requires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109"/>
    <w:bookmarkStart w:id="110" w:name="exr-write-in-matrix-form"/>
    <w:p>
      <w:pPr>
        <w:pStyle w:val="FirstParagraph"/>
      </w:pPr>
      <w:r>
        <w:rPr>
          <w:b/>
          <w:bCs/>
        </w:rPr>
        <w:t xml:space="preserve">Exercise 2 (Write a rule in matrix form)</w:t>
      </w:r>
      <w:r>
        <w:t xml:space="preserve"> </w:t>
      </w:r>
      <w:r>
        <w:t xml:space="preserve">A clinic scores a patient’s risk from three measurements.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symbol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  <w:tc>
          <w:tcPr/>
          <w:p>
            <w:pPr>
              <w:pStyle w:val="Compact"/>
            </w:pPr>
            <w:r>
              <w:t xml:space="preserve">units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years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systolic blood pressure</w:t>
            </w:r>
          </w:p>
        </w:tc>
        <w:tc>
          <w:tcPr/>
          <w:p>
            <w:pPr>
              <w:pStyle w:val="Compact"/>
            </w:pPr>
            <w:r>
              <w:t xml:space="preserve">mmHg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body mass index</w:t>
            </w:r>
          </w:p>
        </w:tc>
        <w:tc>
          <w:tcPr/>
          <w:p>
            <w:pPr>
              <w:pStyle w:val="Compact"/>
            </w:pPr>
            <w:r>
              <w:t xml:space="preserve">kg/m</w:t>
            </w:r>
            <m:oMath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oMath>
          </w:p>
        </w:tc>
      </w:tr>
    </w:tbl>
    <w:p>
      <w:pPr>
        <w:pStyle w:val="BodyText"/>
      </w:pPr>
      <w:r>
        <w:t xml:space="preserve">The rule in use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score</m:t>
          </m:r>
          <m:r>
            <m:rPr>
              <m:sty m:val="p"/>
            </m:rPr>
            <m:t>=</m:t>
          </m:r>
          <m:r>
            <m:t>0.4</m:t>
          </m:r>
          <m:r>
            <m:t> 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t>0.2</m:t>
          </m:r>
          <m:r>
            <m:t> 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t>1.5</m:t>
          </m:r>
          <m:r>
            <m:t> </m:t>
          </m:r>
          <m:sSub>
            <m:e>
              <m:r>
                <m:t>x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−</m:t>
          </m:r>
          <m:r>
            <m:t>30</m:t>
          </m:r>
        </m:oMath>
      </m:oMathPara>
    </w:p>
    <w:p>
      <w:pPr>
        <w:pStyle w:val="FirstParagraph"/>
      </w:pPr>
      <w:r>
        <w:t xml:space="preserve">Write this rule in the form of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,</w:t>
      </w:r>
      <w:r>
        <w:t xml:space="preserve"> </w:t>
      </w:r>
      <w:r>
        <w:t xml:space="preserve">naming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explicitly,</w:t>
      </w:r>
      <w:r>
        <w:t xml:space="preserve"> </w:t>
      </w:r>
      <w:r>
        <w:t xml:space="preserve">and give the score for a patient aged</w:t>
      </w:r>
      <w:r>
        <w:t xml:space="preserve"> </w:t>
      </w:r>
      <m:oMath>
        <m:r>
          <m:t>50</m:t>
        </m:r>
      </m:oMath>
      <w:r>
        <w:t xml:space="preserve"> </w:t>
      </w:r>
      <w:r>
        <w:t xml:space="preserve">with blood pressure</w:t>
      </w:r>
      <w:r>
        <w:t xml:space="preserve"> </w:t>
      </w:r>
      <m:oMath>
        <m:r>
          <m:t>130</m:t>
        </m:r>
      </m:oMath>
      <w:r>
        <w:t xml:space="preserve"> </w:t>
      </w:r>
      <w:r>
        <w:t xml:space="preserve">and BMI</w:t>
      </w:r>
      <w:r>
        <w:t xml:space="preserve"> </w:t>
      </w:r>
      <m:oMath>
        <m:r>
          <m:t>28</m:t>
        </m:r>
      </m:oMath>
      <w:r>
        <w:t xml:space="preserve">.</w:t>
      </w:r>
    </w:p>
    <w:bookmarkEnd w:id="110"/>
    <w:bookmarkStart w:id="111" w:name="sol-write-in-matrix-form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Read the coefficients straight off the rule.</w:t>
      </w:r>
      <w:r>
        <w:t xml:space="preserve"> </w:t>
      </w:r>
      <w:r>
        <w:t xml:space="preserve">There are three inputs, so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t>w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0.4</m:t>
                    </m:r>
                  </m:e>
                </m:mr>
                <m:mr>
                  <m:e>
                    <m:r>
                      <m:t>0.2</m:t>
                    </m:r>
                  </m:e>
                </m:mr>
                <m:mr>
                  <m:e>
                    <m:r>
                      <m:t>1.5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t>b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30</m:t>
          </m:r>
        </m:oMath>
      </m:oMathPara>
    </w:p>
    <w:p>
      <w:pPr>
        <w:pStyle w:val="FirstParagraph"/>
      </w:pPr>
      <w:r>
        <w:t xml:space="preserve">and the rule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t>b</m:t>
        </m:r>
      </m:oMath>
      <w:r>
        <w:t xml:space="preserve">.</w:t>
      </w:r>
      <w:r>
        <w:t xml:space="preserve"> </w:t>
      </w:r>
      <w:r>
        <w:t xml:space="preserve">For the patient,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50</m:t>
                    </m:r>
                  </m:e>
                </m:mr>
                <m:mr>
                  <m:e>
                    <m:r>
                      <m:t>130</m:t>
                    </m:r>
                  </m:e>
                </m:mr>
                <m:mr>
                  <m:e>
                    <m:r>
                      <m:t>28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50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130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20</m:t>
              </m:r>
              <m:r>
                <m:rPr>
                  <m:sty m:val="p"/>
                </m:rPr>
                <m:t>+</m:t>
              </m:r>
              <m:r>
                <m:t>26</m:t>
              </m:r>
              <m:r>
                <m:rPr>
                  <m:sty m:val="p"/>
                </m:rPr>
                <m:t>+</m:t>
              </m:r>
              <m:r>
                <m:t>42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88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88</m:t>
              </m:r>
              <m:r>
                <m:rPr>
                  <m:sty m:val="p"/>
                </m:rPr>
                <m:t>−</m:t>
              </m:r>
              <m:r>
                <m:t>30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58</m:t>
              </m:r>
            </m:e>
          </m:eqArr>
        </m:oMath>
      </m:oMathPara>
    </w:p>
    <w:p>
      <w:pPr>
        <w:pStyle w:val="FirstParagraph"/>
      </w:pPr>
      <w:r>
        <w:t xml:space="preserve">Two things are worth noticing.</w:t>
      </w:r>
      <w:r>
        <w:t xml:space="preserve"> </w:t>
      </w:r>
      <w:r>
        <w:t xml:space="preserve">The coefficients are not comparable as they stand:</w:t>
      </w:r>
      <w:r>
        <w:t xml:space="preserve"> </w:t>
      </w:r>
      <m:oMath>
        <m:r>
          <m:t>1.5</m:t>
        </m:r>
      </m:oMath>
      <w:r>
        <w:t xml:space="preserve"> </w:t>
      </w:r>
      <w:r>
        <w:t xml:space="preserve">is the largest</w:t>
      </w:r>
      <w:r>
        <w:t xml:space="preserve"> </w:t>
      </w:r>
      <w:r>
        <w:t xml:space="preserve">number but BMI is measured on the smallest scale,</w:t>
      </w:r>
      <w:r>
        <w:t xml:space="preserve"> </w:t>
      </w:r>
      <w:r>
        <w:t xml:space="preserve">so the weight on a feature says nothing on its own about how much that</w:t>
      </w:r>
      <w:r>
        <w:t xml:space="preserve"> </w:t>
      </w:r>
      <w:r>
        <w:t xml:space="preserve">feature matters.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30</m:t>
        </m:r>
      </m:oMath>
      <w:r>
        <w:t xml:space="preserve"> </w:t>
      </w:r>
      <w:r>
        <w:t xml:space="preserve">is doing real work — without it the score would be</w:t>
      </w:r>
      <w:r>
        <w:t xml:space="preserve"> </w:t>
      </w:r>
      <m:oMath>
        <m:r>
          <m:t>88</m:t>
        </m:r>
      </m:oMath>
      <w:r>
        <w:t xml:space="preserve">,</w:t>
      </w:r>
      <w:r>
        <w:t xml:space="preserve"> </w:t>
      </w:r>
      <w:r>
        <w:t xml:space="preserve">which is a different clinical claim entirely.</w:t>
      </w:r>
    </w:p>
    <w:bookmarkEnd w:id="111"/>
    <w:bookmarkStart w:id="112" w:name="exr-which-are-linear"/>
    <w:p>
      <w:pPr>
        <w:pStyle w:val="BodyText"/>
      </w:pPr>
      <w:r>
        <w:rPr>
          <w:b/>
          <w:bCs/>
        </w:rPr>
        <w:t xml:space="preserve">Exercise 3 (Which of these are affine in</w:t>
      </w:r>
      <w:r>
        <w:rPr>
          <w:b/>
          <w:bCs/>
        </w:rP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rPr>
          <w:b/>
          <w:bCs/>
        </w:rPr>
        <w:t xml:space="preserve">?)</w:t>
      </w:r>
      <w:r>
        <w:t xml:space="preserve"> </w:t>
      </w:r>
      <w:r>
        <w:t xml:space="preserve">Each of the five expressions is a function of the weights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with the data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held fixed.</w:t>
      </w:r>
      <w:r>
        <w:t xml:space="preserve"> </w:t>
      </w:r>
      <w:r>
        <w:t xml:space="preserve">Say which ones are affine (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), that is, have the form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— an inner product plus an offset — and which of those are also linear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m:oMath>
        <m:sSup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​</w:t>
      </w:r>
    </w:p>
    <w:p>
      <w:pPr>
        <w:pStyle w:val="Compact"/>
        <w:numPr>
          <w:ilvl w:val="0"/>
          <w:numId w:val="1009"/>
        </w:numPr>
      </w:pPr>
      <m:oMath>
        <m:sSup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r>
          <m:t>y</m:t>
        </m:r>
      </m:oMath>
      <w:r>
        <w:t xml:space="preserve">​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(</m:t>
        </m:r>
        <m:sSup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​</w:t>
      </w:r>
    </w:p>
    <w:p>
      <w:pPr>
        <w:pStyle w:val="Compact"/>
        <w:numPr>
          <w:ilvl w:val="0"/>
          <w:numId w:val="1009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Sup>
          <m:e>
            <m:r>
              <m:t>​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​</w:t>
      </w:r>
    </w:p>
    <w:p>
      <w:pPr>
        <w:pStyle w:val="Compact"/>
        <w:numPr>
          <w:ilvl w:val="0"/>
          <w:numId w:val="1009"/>
        </w:numPr>
      </w:pPr>
      <m:oMath>
        <m:sSub>
          <m:e>
            <m:r>
              <m:t>w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</m:oMath>
      <w:r>
        <w:t xml:space="preserve">​</w:t>
      </w:r>
    </w:p>
    <w:bookmarkEnd w:id="112"/>
    <w:bookmarkStart w:id="114" w:name="sol-which-are-linear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Affine, and linear.</w:t>
      </w:r>
      <w:r>
        <w:t xml:space="preserve"> </w:t>
      </w:r>
      <w:r>
        <w:t xml:space="preserve">It is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which is a linear map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9</w:t>
        </w:r>
      </w:hyperlink>
      <w:r>
        <w:t xml:space="preserve">: the matrix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times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Affine.</w:t>
      </w:r>
      <w:r>
        <w:t xml:space="preserve"> </w:t>
      </w:r>
      <w:r>
        <w:t xml:space="preserve">Still an inner product plus an offset; here the offset is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y</m:t>
        </m:r>
      </m:oMath>
      <w:r>
        <w:t xml:space="preserve">, which is a constant because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held fixed.</w:t>
      </w:r>
      <w:r>
        <w:t xml:space="preserve"> </w:t>
      </w:r>
      <w:r>
        <w:t xml:space="preserve">It is linear only when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: otherwise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r>
          <m:t>y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and a linear map sends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).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Not affine.</w:t>
      </w:r>
      <w:r>
        <w:t xml:space="preserve"> </w:t>
      </w:r>
      <w:r>
        <w:t xml:space="preserve">Squaring is not an inner product plus an offset.</w:t>
      </w:r>
      <w:r>
        <w:t xml:space="preserve"> </w:t>
      </w:r>
      <w:r>
        <w:t xml:space="preserve">This expression is the squared error of one observation, and its</w:t>
      </w:r>
      <w:r>
        <w:t xml:space="preserve"> </w:t>
      </w:r>
      <w:r>
        <w:t xml:space="preserve">curvature in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exactly why fitting a model is an optimization</w:t>
      </w:r>
      <w:r>
        <w:t xml:space="preserve"> </w:t>
      </w:r>
      <w:r>
        <w:t xml:space="preserve">problem rather than a lookup.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Not affine.</w:t>
      </w:r>
      <w:r>
        <w:t xml:space="preserve"> </w:t>
      </w:r>
      <w:r>
        <w:t xml:space="preserve">By</w:t>
      </w:r>
      <w:r>
        <w:t xml:space="preserve"> </w:t>
      </w:r>
      <w:hyperlink r:id="rId113">
        <w:r>
          <w:rPr>
            <w:rStyle w:val="Hyperlink"/>
          </w:rPr>
          <w:t xml:space="preserve">Equation 2 in Vectors</w:t>
        </w:r>
      </w:hyperlink>
      <w:r>
        <w:t xml:space="preserve"> </w:t>
      </w:r>
      <w:r>
        <w:t xml:space="preserve">this is</w:t>
      </w:r>
      <w:r>
        <w:t xml:space="preserve"> </w:t>
      </w:r>
      <m:oMath>
        <m:sSup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in both slots at once.</w:t>
      </w:r>
      <w:r>
        <w:t xml:space="preserve"> </w:t>
      </w:r>
      <w:r>
        <w:t xml:space="preserve">Hold either slot fixed and it is linear in the other;</w:t>
      </w:r>
      <w:r>
        <w:t xml:space="preserve"> </w:t>
      </w:r>
      <w:r>
        <w:t xml:space="preserve">as a function of the single variable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it is quadratic.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Affine, not linear.</w:t>
      </w:r>
      <w:r>
        <w:t xml:space="preserve"> </w:t>
      </w:r>
      <w:r>
        <w:t xml:space="preserve">It is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with coefficient vector</w:t>
      </w:r>
      <w:r>
        <w:t xml:space="preserve"> </w:t>
      </w:r>
      <m:oMath>
        <m:limLow>
          <m:e>
            <m:r>
              <m:t>a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;</w:t>
      </w:r>
      <w:r>
        <w:t xml:space="preserve"> </w:t>
      </w:r>
      <w:r>
        <w:t xml:space="preserve">at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it equals</w:t>
      </w:r>
      <w:r>
        <w:t xml:space="preserve"> </w:t>
      </w:r>
      <m:oMath>
        <m:r>
          <m:t>3</m:t>
        </m:r>
        <m:r>
          <m:rPr>
            <m:sty m:val="p"/>
          </m:rPr>
          <m:t>≠</m:t>
        </m:r>
        <m:r>
          <m:t>0</m:t>
        </m:r>
      </m:oMath>
      <w:r>
        <w:t xml:space="preserve">, so it is not linear (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).</w:t>
      </w:r>
      <w:r>
        <w:t xml:space="preserve"> </w:t>
      </w:r>
      <w:r>
        <w:t xml:space="preserve">The data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untouched —</w:t>
      </w:r>
      <w:r>
        <w:t xml:space="preserve"> </w:t>
      </w:r>
      <m:oMath>
        <m:limLow>
          <m:e>
            <m:r>
              <m:t>a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 new vector built from</w:t>
      </w:r>
      <w:r>
        <w:t xml:space="preserve"> </w:t>
      </w:r>
      <w:r>
        <w:t xml:space="preserve">its first entry.</w:t>
      </w:r>
    </w:p>
    <w:p>
      <w:pPr>
        <w:pStyle w:val="FirstParagraph"/>
      </w:pPr>
      <w:r>
        <w:t xml:space="preserve">Items 1, 2 and 5 are affine and items 3 and 4 are not,</w:t>
      </w:r>
      <w:r>
        <w:t xml:space="preserve"> </w:t>
      </w:r>
      <w:r>
        <w:t xml:space="preserve">which is the split that matters: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model</w:t>
      </w:r>
      <w:r>
        <w:t xml:space="preserve"> </w:t>
      </w:r>
      <w:r>
        <w:t xml:space="preserve">can be affine in its weights while the</w:t>
      </w:r>
      <w:r>
        <w:t xml:space="preserve"> </w:t>
      </w:r>
      <w:r>
        <w:rPr>
          <w:i/>
          <w:iCs/>
        </w:rPr>
        <w:t xml:space="preserve">quantity we minimize</w:t>
      </w:r>
      <w:r>
        <w:t xml:space="preserve"> </w:t>
      </w:r>
      <w:r>
        <w:t xml:space="preserve">is</w:t>
      </w:r>
      <w:r>
        <w:t xml:space="preserve"> </w:t>
      </w:r>
      <w:r>
        <w:t xml:space="preserve">not.</w:t>
      </w:r>
      <w:r>
        <w:t xml:space="preserve"> </w:t>
      </w:r>
      <w:r>
        <w:t xml:space="preserve">Squared error and the norm penalty are both curved in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and that curvature is what makes fitting an optimization problem at all:</w:t>
      </w:r>
      <w:r>
        <w:t xml:space="preserve"> </w:t>
      </w:r>
      <w:r>
        <w:t xml:space="preserve">there is always a downhill direction to follow.</w:t>
      </w:r>
      <w:r>
        <w:t xml:space="preserve"> </w:t>
      </w:r>
      <w:r>
        <w:t xml:space="preserve">Curvature alone does not promise a</w:t>
      </w:r>
      <w:r>
        <w:t xml:space="preserve"> </w:t>
      </w:r>
      <w:r>
        <w:rPr>
          <w:i/>
          <w:iCs/>
        </w:rPr>
        <w:t xml:space="preserve">single</w:t>
      </w:r>
      <w:r>
        <w:t xml:space="preserve"> </w:t>
      </w:r>
      <w:r>
        <w:t xml:space="preserve">answer.</w:t>
      </w:r>
      <w:r>
        <w:t xml:space="preserve"> </w:t>
      </w:r>
      <w:r>
        <w:t xml:space="preserve">The squared error of one observation is completely flat along a whole line of</w:t>
      </w:r>
      <w:r>
        <w:t xml:space="preserve"> </w:t>
      </w:r>
      <w:r>
        <w:t xml:space="preserve">weight vectors, every one of which fits that observation exactly,</w:t>
      </w:r>
      <w:r>
        <w:t xml:space="preserve"> </w:t>
      </w:r>
      <w:r>
        <w:t xml:space="preserve">and pinning down one of them is part of what the norm penalty is added for in</w:t>
      </w:r>
      <w:r>
        <w:t xml:space="preserve"> </w:t>
      </w:r>
      <w:r>
        <w:t xml:space="preserve">week 3.</w:t>
      </w:r>
    </w:p>
    <w:bookmarkEnd w:id="114"/>
    <w:bookmarkEnd w:id="115"/>
    <w:bookmarkStart w:id="126" w:name="transposes-of-sums-and-products"/>
    <w:p>
      <w:pPr>
        <w:pStyle w:val="Heading3"/>
      </w:pPr>
      <w:r>
        <w:t xml:space="preserve">1.8 Transposes of sums and products</w:t>
      </w:r>
    </w:p>
    <w:bookmarkStart w:id="116" w:name="thm-transpose-sum"/>
    <w:p>
      <w:pPr>
        <w:pStyle w:val="FirstParagraph"/>
      </w:pPr>
      <w:r>
        <w:rPr>
          <w:b/>
          <w:bCs/>
        </w:rPr>
        <w:t xml:space="preserve">Theorem 15 (Transpose of a sum)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+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p>
      <w:pPr>
        <w:pStyle w:val="FirstParagraph"/>
      </w:pPr>
      <w:r>
        <w:t xml:space="preserve">In particular, for column vectors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of the same length: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sSup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+</m:t>
          </m:r>
          <m:sSup>
            <m:e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bookmarkEnd w:id="11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each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addition)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addition)</m:t>
              </m:r>
            </m:e>
          </m:eqArr>
        </m:oMath>
      </m:oMathPara>
    </w:p>
    <w:bookmarkStart w:id="117" w:name="thm-transpose-product"/>
    <w:p>
      <w:pPr>
        <w:pStyle w:val="FirstParagraph"/>
      </w:pPr>
      <w:r>
        <w:rPr>
          <w:b/>
          <w:bCs/>
        </w:rPr>
        <w:t xml:space="preserve">Theorem 16 (Transpose of a product)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k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k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</m:oMath>
      </m:oMathPara>
    </w:p>
    <w:bookmarkEnd w:id="1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each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s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s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transpose; reorder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</m:eqArr>
        </m:oMath>
      </m:oMathPara>
    </w:p>
    <w:bookmarkStart w:id="118" w:name="rem-transpose-product-order"/>
    <w:p>
      <w:pPr>
        <w:pStyle w:val="FirstParagraph"/>
      </w:pPr>
      <w:r>
        <w:rPr>
          <w:i/>
          <w:iCs/>
        </w:rPr>
        <w:t xml:space="preserve">Remark 8</w:t>
      </w:r>
      <w:r>
        <w:t xml:space="preserve"> (The order of the factors reverses). </w:t>
      </w:r>
      <w:r>
        <w:t xml:space="preserve">Transposing a product reverses the order of the factors.</w:t>
      </w:r>
      <w:r>
        <w:t xml:space="preserve"> </w:t>
      </w:r>
      <w:r>
        <w:t xml:space="preserve">Keeping the original order usually gives an undefined product</w:t>
      </w:r>
      <w:r>
        <w:t xml:space="preserve"> </w:t>
      </w:r>
      <w:r>
        <w:t xml:space="preserve">or a different matrix.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 </m:t>
        </m:r>
        <m:r>
          <m:t>2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bi"/>
              </m:rPr>
              <m:t>B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t>11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[</m:t>
          </m:r>
          <m:r>
            <m:t>3</m:t>
          </m:r>
          <m:r>
            <m:rPr>
              <m:sty m:val="p"/>
            </m:rPr>
            <m:t>,</m:t>
          </m:r>
          <m:r>
            <m:t> </m:t>
          </m:r>
          <m:r>
            <m:t>4</m:t>
          </m:r>
          <m:r>
            <m:rPr>
              <m:sty m:val="p"/>
            </m:rPr>
            <m:t>]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r>
            <m:t>11</m:t>
          </m:r>
          <m:r>
            <m:rPr>
              <m:sty m:val="p"/>
            </m:rPr>
            <m:t>,</m:t>
          </m:r>
          <m:r>
            <m:t>  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[</m:t>
          </m:r>
          <m:r>
            <m:t>3</m:t>
          </m:r>
          <m:r>
            <m:rPr>
              <m:sty m:val="p"/>
            </m:rPr>
            <m:t>,</m:t>
          </m:r>
          <m:r>
            <m:t> </m:t>
          </m:r>
          <m:r>
            <m:t>4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4</m:t>
                    </m:r>
                  </m:e>
                </m:mr>
                <m:mr>
                  <m:e>
                    <m:r>
                      <m:t>6</m:t>
                    </m:r>
                  </m:e>
                  <m:e>
                    <m:r>
                      <m:t>8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If instead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product,</w:t>
      </w:r>
      <w:r>
        <w:t xml:space="preserve"> </w:t>
      </w:r>
      <w:r>
        <w:t xml:space="preserve">but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product,</w:t>
      </w:r>
      <w:r>
        <w:t xml:space="preserve"> </w:t>
      </w:r>
      <w:r>
        <w:t xml:space="preserve">which is undefined.</w:t>
      </w:r>
    </w:p>
    <w:bookmarkEnd w:id="118"/>
    <w:bookmarkStart w:id="119" w:name="thm-scalar-transpose"/>
    <w:p>
      <w:pPr>
        <w:pStyle w:val="BodyText"/>
      </w:pPr>
      <w:r>
        <w:rPr>
          <w:b/>
          <w:bCs/>
        </w:rPr>
        <w:t xml:space="preserve">Theorem 17 (A</w:t>
      </w:r>
      <w:r>
        <w:rPr>
          <w:b/>
          <w:bCs/>
        </w:rP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product equals its own transpose)</w:t>
      </w:r>
      <w:r>
        <w:t xml:space="preserve"> </w:t>
      </w:r>
      <w:r>
        <w:t xml:space="preserve">If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are vectors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 then</w:t>
      </w:r>
      <w:r>
        <w:t xml:space="preserve"> </w:t>
      </w:r>
      <m:oMath>
        <m:sSup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M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 number, and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M</m:t>
          </m:r>
          <m:limLow>
            <m:e>
              <m:r>
                <m:t>v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sSup>
            <m:e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M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limLow>
            <m:e>
              <m:r>
                <m:t>u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sSup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11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product</w:t>
      </w:r>
      <w:r>
        <w:t xml:space="preserve"> </w:t>
      </w:r>
      <m:oMath>
        <m:sSup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M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product, so it 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The transpose of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is itself,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M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limLow>
                            <m:e>
                              <m:r>
                                <m:t>u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M</m:t>
                      </m:r>
                      <m:limLow>
                        <m:e>
                          <m:r>
                            <m:t>v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equals its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limLow>
                            <m:e>
                              <m:r>
                                <m:t>u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</m:eqArr>
        </m:oMath>
      </m:oMathPara>
    </w:p>
    <w:p>
      <w:pPr>
        <w:pStyle w:val="FirstParagraph"/>
      </w:pPr>
      <w:r>
        <w:t xml:space="preserve">The transpose step is</w:t>
      </w:r>
      <w:r>
        <w:t xml:space="preserve"> </w:t>
      </w:r>
      <w:hyperlink w:anchor="thm-transpose-product">
        <w:r>
          <w:rPr>
            <w:rStyle w:val="Hyperlink"/>
          </w:rPr>
          <w:t xml:space="preserve">Theorem 16</w:t>
        </w:r>
      </w:hyperlink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r>
          <m:rPr>
            <m:sty m:val="bi"/>
          </m:rPr>
          <m:t>I</m:t>
        </m:r>
      </m:oMath>
      <w:r>
        <w:t xml:space="preserve"> </w:t>
      </w:r>
      <w:r>
        <w:t xml:space="preserve">gives the last statement.</w:t>
      </w:r>
    </w:p>
    <w:bookmarkStart w:id="120" w:name="exm-scalar-transpose"/>
    <w:p>
      <w:pPr>
        <w:pStyle w:val="BodyText"/>
      </w:pPr>
      <w:r>
        <w:rPr>
          <w:b/>
          <w:bCs/>
        </w:rPr>
        <w:t xml:space="preserve">Example 20 (Two ways to write the same number)</w:t>
      </w:r>
      <w:r>
        <w:t xml:space="preserve"> </w:t>
      </w:r>
      <w:r>
        <w:t xml:space="preserve">Take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M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M</m:t>
          </m:r>
          <m:limLow>
            <m:e>
              <m:r>
                <m:t>v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⋅</m:t>
          </m:r>
          <m:r>
            <m:t>1</m:t>
          </m:r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⋅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3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5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Also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)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M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limLow>
            <m:e>
              <m:r>
                <m:t>u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r>
            <m:t>3</m:t>
          </m:r>
          <m:r>
            <m:rPr>
              <m:sty m:val="p"/>
            </m:rPr>
            <m:t>⋅</m:t>
          </m:r>
          <m:r>
            <m:t>1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t>8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5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two products are equal, as the theorem says.</w:t>
      </w:r>
      <w:r>
        <w:t xml:space="preserve"> </w:t>
      </w:r>
      <w:r>
        <w:t xml:space="preserve">In least squares, this is why the two cross terms of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X</m:t>
            </m:r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−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r>
          <m:rPr>
            <m:sty m:val="bi"/>
          </m:rPr>
          <m:t>X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are equal and can be combined.</w:t>
      </w:r>
    </w:p>
    <w:bookmarkEnd w:id="120"/>
    <w:bookmarkStart w:id="125" w:name="refs"/>
    <w:bookmarkStart w:id="122" w:name="ref-boyd2018vmls"/>
    <w:p>
      <w:pPr>
        <w:pStyle w:val="Bibliography"/>
      </w:pPr>
      <w:r>
        <w:t xml:space="preserve">Boyd, Stephen, and Lieven Vandenberghe. 2018.</w:t>
      </w:r>
      <w:r>
        <w:t xml:space="preserve"> </w:t>
      </w:r>
      <w:r>
        <w:rPr>
          <w:i/>
          <w:iCs/>
        </w:rPr>
        <w:t xml:space="preserve">Introduction to Applied Linear Algebra: Vectors, Matrices, and Least Squares</w:t>
      </w:r>
      <w:r>
        <w:t xml:space="preserve">. Cambridge University Press.</w:t>
      </w:r>
      <w:r>
        <w:t xml:space="preserve"> </w:t>
      </w:r>
      <w:hyperlink r:id="rId121">
        <w:r>
          <w:rPr>
            <w:rStyle w:val="Hyperlink"/>
          </w:rPr>
          <w:t xml:space="preserve">https://doi.org/10.1017/9781108583664</w:t>
        </w:r>
      </w:hyperlink>
      <w:r>
        <w:t xml:space="preserve">.</w:t>
      </w:r>
    </w:p>
    <w:bookmarkEnd w:id="122"/>
    <w:bookmarkStart w:id="124" w:name="ref-zhou2024matrix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Matrices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23">
        <w:r>
          <w:rPr>
            <w:rStyle w:val="Hyperlink"/>
          </w:rPr>
          <w:t xml:space="preserve">https://ucla-biostat-216.github.io/2024fall/slides/03-matrix/03-matrix.html</w:t>
        </w:r>
      </w:hyperlink>
      <w:r>
        <w:t xml:space="preserve">.</w:t>
      </w:r>
    </w:p>
    <w:bookmarkEnd w:id="124"/>
    <w:bookmarkEnd w:id="125"/>
    <w:bookmarkEnd w:id="126"/>
    <w:bookmarkEnd w:id="1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79" Type="http://schemas.openxmlformats.org/officeDocument/2006/relationships/image" Target="media/rId79.png"/><Relationship Id="rId101" Type="http://schemas.openxmlformats.org/officeDocument/2006/relationships/hyperlink" Target="algebra-exponentials.html#def-affine-function" TargetMode="External"/><Relationship Id="rId102" Type="http://schemas.openxmlformats.org/officeDocument/2006/relationships/hyperlink" Target="algebra-exponentials.html#def-linear-function" TargetMode="External"/><Relationship Id="rId22" Type="http://schemas.openxmlformats.org/officeDocument/2006/relationships/hyperlink" Target="algebra-sums.html#def-associative" TargetMode="External"/><Relationship Id="rId20" Type="http://schemas.openxmlformats.org/officeDocument/2006/relationships/hyperlink" Target="algebra-sums.html#def-commutative" TargetMode="External"/><Relationship Id="rId34" Type="http://schemas.openxmlformats.org/officeDocument/2006/relationships/hyperlink" Target="algebra-sums.html#def-distributes-over" TargetMode="External"/><Relationship Id="rId67" Type="http://schemas.openxmlformats.org/officeDocument/2006/relationships/hyperlink" Target="algebra-sums.html#thm-mult-distr" TargetMode="External"/><Relationship Id="rId69" Type="http://schemas.openxmlformats.org/officeDocument/2006/relationships/hyperlink" Target="algebra-sums.html#thm-prod-symmetric" TargetMode="External"/><Relationship Id="rId70" Type="http://schemas.openxmlformats.org/officeDocument/2006/relationships/hyperlink" Target="algebra-sums.html#thm-sum-constant-factor" TargetMode="External"/><Relationship Id="rId68" Type="http://schemas.openxmlformats.org/officeDocument/2006/relationships/hyperlink" Target="algebra-sums.html#thm-sum-of-sums" TargetMode="External"/><Relationship Id="rId66" Type="http://schemas.openxmlformats.org/officeDocument/2006/relationships/hyperlink" Target="algebra.qmd" TargetMode="External"/><Relationship Id="rId106" Type="http://schemas.openxmlformats.org/officeDocument/2006/relationships/hyperlink" Target="calculus-derivatives.html#def-linear-approximation" TargetMode="External"/><Relationship Id="rId88" Type="http://schemas.openxmlformats.org/officeDocument/2006/relationships/hyperlink" Target="functions.qmd#def-composition" TargetMode="External"/><Relationship Id="rId58" Type="http://schemas.openxmlformats.org/officeDocument/2006/relationships/hyperlink" Target="functions.qmd#def-function" TargetMode="External"/><Relationship Id="rId121" Type="http://schemas.openxmlformats.org/officeDocument/2006/relationships/hyperlink" Target="https://doi.org/10.1017/9781108583664" TargetMode="External"/><Relationship Id="rId123" Type="http://schemas.openxmlformats.org/officeDocument/2006/relationships/hyperlink" Target="https://ucla-biostat-216.github.io/2024fall/slides/03-matrix/03-matrix.html" TargetMode="External"/><Relationship Id="rId82" Type="http://schemas.openxmlformats.org/officeDocument/2006/relationships/hyperlink" Target="https://www.youtube.com/playlist?list=PLZHQObOWTQDPD3MizzM2xVFitgF8hE_ab" TargetMode="External"/><Relationship Id="rId84" Type="http://schemas.openxmlformats.org/officeDocument/2006/relationships/hyperlink" Target="https://www.youtube.com/watch?v=LyGKycYT2v0" TargetMode="External"/><Relationship Id="rId83" Type="http://schemas.openxmlformats.org/officeDocument/2006/relationships/hyperlink" Target="https://www.youtube.com/watch?v=kYB8IZa5AuE" TargetMode="External"/><Relationship Id="rId48" Type="http://schemas.openxmlformats.org/officeDocument/2006/relationships/hyperlink" Target="indicator-functions.qmd#def-kronecker-delta" TargetMode="External"/><Relationship Id="rId53" Type="http://schemas.openxmlformats.org/officeDocument/2006/relationships/hyperlink" Target="linear-algebra-vectors.html#def-dot-product" TargetMode="External"/><Relationship Id="rId73" Type="http://schemas.openxmlformats.org/officeDocument/2006/relationships/hyperlink" Target="linear-algebra-vectors.html#def-indicator-vector" TargetMode="External"/><Relationship Id="rId91" Type="http://schemas.openxmlformats.org/officeDocument/2006/relationships/hyperlink" Target="linear-algebra-vectors.html#def-real-vector-valued" TargetMode="External"/><Relationship Id="rId37" Type="http://schemas.openxmlformats.org/officeDocument/2006/relationships/hyperlink" Target="linear-algebra-vectors.html#eq-inner-product" TargetMode="External"/><Relationship Id="rId113" Type="http://schemas.openxmlformats.org/officeDocument/2006/relationships/hyperlink" Target="linear-algebra-vectors.html#eq-l2-norm" TargetMode="External"/><Relationship Id="rId72" Type="http://schemas.openxmlformats.org/officeDocument/2006/relationships/hyperlink" Target="proof-writing.qmd#def-proof-by-induction" TargetMode="External"/></Relationships>
</file>

<file path=word/_rels/footnotes.xml.rels><?xml version='1.0' encoding='UTF-8' standalone='yes'?>
<Relationships xmlns="http://schemas.openxmlformats.org/package/2006/relationships"><Relationship Id="rId101" Type="http://schemas.openxmlformats.org/officeDocument/2006/relationships/hyperlink" Target="algebra-exponentials.html#def-affine-function" TargetMode="External"/><Relationship Id="rId102" Type="http://schemas.openxmlformats.org/officeDocument/2006/relationships/hyperlink" Target="algebra-exponentials.html#def-linear-function" TargetMode="External"/><Relationship Id="rId22" Type="http://schemas.openxmlformats.org/officeDocument/2006/relationships/hyperlink" Target="algebra-sums.html#def-associative" TargetMode="External"/><Relationship Id="rId20" Type="http://schemas.openxmlformats.org/officeDocument/2006/relationships/hyperlink" Target="algebra-sums.html#def-commutative" TargetMode="External"/><Relationship Id="rId34" Type="http://schemas.openxmlformats.org/officeDocument/2006/relationships/hyperlink" Target="algebra-sums.html#def-distributes-over" TargetMode="External"/><Relationship Id="rId67" Type="http://schemas.openxmlformats.org/officeDocument/2006/relationships/hyperlink" Target="algebra-sums.html#thm-mult-distr" TargetMode="External"/><Relationship Id="rId69" Type="http://schemas.openxmlformats.org/officeDocument/2006/relationships/hyperlink" Target="algebra-sums.html#thm-prod-symmetric" TargetMode="External"/><Relationship Id="rId70" Type="http://schemas.openxmlformats.org/officeDocument/2006/relationships/hyperlink" Target="algebra-sums.html#thm-sum-constant-factor" TargetMode="External"/><Relationship Id="rId68" Type="http://schemas.openxmlformats.org/officeDocument/2006/relationships/hyperlink" Target="algebra-sums.html#thm-sum-of-sums" TargetMode="External"/><Relationship Id="rId66" Type="http://schemas.openxmlformats.org/officeDocument/2006/relationships/hyperlink" Target="algebra.qmd" TargetMode="External"/><Relationship Id="rId106" Type="http://schemas.openxmlformats.org/officeDocument/2006/relationships/hyperlink" Target="calculus-derivatives.html#def-linear-approximation" TargetMode="External"/><Relationship Id="rId88" Type="http://schemas.openxmlformats.org/officeDocument/2006/relationships/hyperlink" Target="functions.qmd#def-composition" TargetMode="External"/><Relationship Id="rId58" Type="http://schemas.openxmlformats.org/officeDocument/2006/relationships/hyperlink" Target="functions.qmd#def-function" TargetMode="External"/><Relationship Id="rId121" Type="http://schemas.openxmlformats.org/officeDocument/2006/relationships/hyperlink" Target="https://doi.org/10.1017/9781108583664" TargetMode="External"/><Relationship Id="rId123" Type="http://schemas.openxmlformats.org/officeDocument/2006/relationships/hyperlink" Target="https://ucla-biostat-216.github.io/2024fall/slides/03-matrix/03-matrix.html" TargetMode="External"/><Relationship Id="rId82" Type="http://schemas.openxmlformats.org/officeDocument/2006/relationships/hyperlink" Target="https://www.youtube.com/playlist?list=PLZHQObOWTQDPD3MizzM2xVFitgF8hE_ab" TargetMode="External"/><Relationship Id="rId84" Type="http://schemas.openxmlformats.org/officeDocument/2006/relationships/hyperlink" Target="https://www.youtube.com/watch?v=LyGKycYT2v0" TargetMode="External"/><Relationship Id="rId83" Type="http://schemas.openxmlformats.org/officeDocument/2006/relationships/hyperlink" Target="https://www.youtube.com/watch?v=kYB8IZa5AuE" TargetMode="External"/><Relationship Id="rId48" Type="http://schemas.openxmlformats.org/officeDocument/2006/relationships/hyperlink" Target="indicator-functions.qmd#def-kronecker-delta" TargetMode="External"/><Relationship Id="rId53" Type="http://schemas.openxmlformats.org/officeDocument/2006/relationships/hyperlink" Target="linear-algebra-vectors.html#def-dot-product" TargetMode="External"/><Relationship Id="rId73" Type="http://schemas.openxmlformats.org/officeDocument/2006/relationships/hyperlink" Target="linear-algebra-vectors.html#def-indicator-vector" TargetMode="External"/><Relationship Id="rId91" Type="http://schemas.openxmlformats.org/officeDocument/2006/relationships/hyperlink" Target="linear-algebra-vectors.html#def-real-vector-valued" TargetMode="External"/><Relationship Id="rId37" Type="http://schemas.openxmlformats.org/officeDocument/2006/relationships/hyperlink" Target="linear-algebra-vectors.html#eq-inner-product" TargetMode="External"/><Relationship Id="rId113" Type="http://schemas.openxmlformats.org/officeDocument/2006/relationships/hyperlink" Target="linear-algebra-vectors.html#eq-l2-norm" TargetMode="External"/><Relationship Id="rId72" Type="http://schemas.openxmlformats.org/officeDocument/2006/relationships/hyperlink" Target="proof-writing.qmd#def-proof-by-induc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Matrices</dc:title>
  <dc:creator/>
  <cp:keywords/>
  <dcterms:created xsi:type="dcterms:W3CDTF">2026-10-17T10:52:51Z</dcterms:created>
  <dcterms:modified xsi:type="dcterms:W3CDTF">2026-10-17T10:52:51Z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03:11:51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