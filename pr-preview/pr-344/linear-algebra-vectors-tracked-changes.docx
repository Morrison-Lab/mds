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Write these three numbers as a single vertical list</w:delText>
        </w:r>
      </w:del>
      <w:del w:id="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in the order given,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call its entries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</w:delText>
        </w:r>
      </w:del>
      <w:del w:id="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3</m:t>
            </m:r>
          </m:sub>
        </m:sSub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What is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20" w:author="PR Preview" w:date="2026-01-01T00:00:00Z">
        <w:r>
          <w:delText xml:space="preserve">?</w:delText>
        </w:r>
      </w:del>
    </w:p>
    <w:p>
      <w:pPr>
        <w:pStyle w:val="Compact"/>
        <w:numPr>
          <w:ilvl w:val="0"/>
          <w:numId w:val="1001"/>
        </w:numPr>
      </w:pPr>
      <w:ins w:id="21" w:author="PR Preview" w:date="2026-01-01T00:00:00Z">
        <w:r>
          <w:t xml:space="preserve">Write these three numbers as a single vertical list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$\mathord{\smash[b]{\underset{\raise.3ex\hbox{$\scriptstyle\sim$}}{x}}\vphantom{x}}$</w:t>
        </w:r>
      </w:ins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in the order given,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call its entries</w:t>
        </w:r>
      </w:ins>
      <w:ins w:id="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30" w:author="PR Preview" w:date="2026-01-01T00:00:00Z">
        <w:r>
          <w:t xml:space="preserve">,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3</m:t>
            </m:r>
          </m:sub>
        </m:sSub>
      </m:oMath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What is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39" w:author="PR Preview" w:date="2026-01-01T00:00:00Z">
        <w:r>
          <w:t xml:space="preserve">?</w:t>
        </w:r>
      </w:ins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40" w:author="PR Preview" w:date="2026-01-01T00:00:00Z">
        <w:r>
          <w:t xml:space="preserve">$$
    \mathord{\smash[b]{\underset{\raise.3ex\hbox{$\scriptstyle\sim$}}{x}}\vphantom{x}}=
    \begin{bmatrix}
    120 \\
    3 \\
    15
    \end{bmatrix},
    $$</w:t>
        </w:r>
      </w:ins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del w:id="41" w:author="PR Preview" w:date="2026-01-01T00:00:00Z">
        <w:r>
          <w:rPr>
            <w:b/>
            <w:bCs/>
          </w:rPr>
          <w:delText xml:space="preserve">Definition 1 (Column vector)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b/>
            <w:bCs/>
          </w:rPr>
          <w:delText xml:space="preserve">column vector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 length</w:delText>
        </w:r>
      </w:del>
      <w:del w:id="48" w:author="PR Preview" w:date="2026-01-01T00:00:00Z">
        <w:r>
          <w:delText xml:space="preserve"> </w:delText>
        </w:r>
      </w:del>
      <m:oMath>
        <m:r>
          <m:t>p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is an ordered list of</w:delText>
        </w:r>
      </w:del>
      <w:del w:id="51" w:author="PR Preview" w:date="2026-01-01T00:00:00Z">
        <w:r>
          <w:delText xml:space="preserve"> </w:delText>
        </w:r>
      </w:del>
      <m:oMath>
        <m:r>
          <m:t>p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numbers,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written vertically: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del w:id="56" w:author="PR Preview" w:date="2026-01-01T00:00:00Z">
        <w:r>
          <w:rPr>
            <w:i/>
            <w:iCs/>
          </w:rPr>
          <w:delText xml:space="preserve">Remark 1</w:delText>
        </w:r>
      </w:del>
      <w:del w:id="57" w:author="PR Preview" w:date="2026-01-01T00:00:00Z">
        <w:r>
          <w:delText xml:space="preserve"> (Vectors are columns by default). </w:delText>
        </w:r>
      </w:del>
      <w:del w:id="58" w:author="PR Preview" w:date="2026-01-01T00:00:00Z">
        <w:r>
          <w:delText xml:space="preserve">In these notes, as in most statistics textbooks,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 vector is a column vector unless stated otherwise.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 vector written inline as a list in parentheses is still a column vector: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for example,</w:delText>
        </w:r>
      </w:del>
      <w:del w:id="6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means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8" w:author="PR Preview" w:date="2026-01-01T00:00:00Z">
        <w:r>
          <w:rPr>
            <w:b/>
            <w:bCs/>
          </w:rPr>
          <w:t xml:space="preserve">Definition 1 (Column vector)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column vector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of length</w:t>
        </w:r>
      </w:ins>
      <w:ins w:id="75" w:author="PR Preview" w:date="2026-01-01T00:00:00Z">
        <w:r>
          <w:t xml:space="preserve"> </w:t>
        </w:r>
      </w:ins>
      <m:oMath>
        <m:r>
          <m:t>p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is an ordered list of</w:t>
        </w:r>
      </w:ins>
      <w:ins w:id="78" w:author="PR Preview" w:date="2026-01-01T00:00:00Z">
        <w:r>
          <w:t xml:space="preserve"> </w:t>
        </w:r>
      </w:ins>
      <m:oMath>
        <m:r>
          <m:t>p</m:t>
        </m:r>
      </m:oMath>
      <w:ins w:id="79" w:author="PR Preview" w:date="2026-01-01T00:00:00Z">
        <w:r>
          <w:t xml:space="preserve"> </w:t>
        </w:r>
      </w:ins>
      <w:hyperlink r:id="rId11">
        <w:ins w:id="80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written vertically as a</w:t>
        </w:r>
      </w:ins>
      <w:ins w:id="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array:</w:t>
        </w:r>
      </w:ins>
    </w:p>
    <w:p>
      <w:pPr>
        <w:pStyle w:val="BodyText"/>
      </w:pPr>
      <w:ins w:id="87" w:author="PR Preview" w:date="2026-01-01T00:00:00Z">
        <w:r>
          <w:t xml:space="preserve">$$
    \mathord{\smash[b]{\underset{\raise.3ex\hbox{$\scriptstyle\sim$}}{x}}\vphantom{x}}=
    \begin{bmatrix}
    x_{1} \\
    x_{2} \\
    \vdots \\
    x_{p}
    \end{bmatrix}
    $$</w:t>
        </w:r>
      </w:ins>
    </w:p>
    <w:bookmarkEnd w:id="12"/>
    <w:bookmarkStart w:id="13" w:name="rem-column-vector-convention"/>
    <w:p>
      <w:pPr>
        <w:pStyle w:val="FirstParagraph"/>
      </w:pPr>
      <w:ins w:id="88" w:author="PR Preview" w:date="2026-01-01T00:00:00Z">
        <w:r>
          <w:rPr>
            <w:i/>
            <w:iCs/>
          </w:rPr>
          <w:t xml:space="preserve">Remark 1</w:t>
        </w:r>
      </w:ins>
      <w:ins w:id="89" w:author="PR Preview" w:date="2026-01-01T00:00:00Z">
        <w:r>
          <w:t xml:space="preserve"> (Vectors are columns by default). </w:t>
        </w:r>
      </w:ins>
      <w:ins w:id="90" w:author="PR Preview" w:date="2026-01-01T00:00:00Z">
        <w:r>
          <w:t xml:space="preserve">In these notes, as in most statistics textbooks,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 vector is a column vector unless stated otherwise.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 vector written inline as a list in parentheses is still a column vector: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for example,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$\mathord{\smash[b]{\underset{\raise.3ex\hbox{$\scriptstyle\sim$}}{x}}\vphantom{x}}= (2, -1, 5)$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means</w:t>
        </w:r>
      </w:ins>
    </w:p>
    <w:p>
      <w:pPr>
        <w:pStyle w:val="BodyText"/>
      </w:pPr>
      <w:ins w:id="101" w:author="PR Preview" w:date="2026-01-01T00:00:00Z">
        <w:r>
          <w:t xml:space="preserve">$$
    \mathord{\smash[b]{\underset{\raise.3ex\hbox{$\scriptstyle\sim$}}{x}}\vphantom{x}}=
    \begin{bmatrix}
    2 \\
    -1 \\
    5
    \end{bmatrix}.
    $$</w:t>
        </w:r>
      </w:ins>
    </w:p>
    <w:bookmarkEnd w:id="13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4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del w:id="102" w:author="PR Preview" w:date="2026-01-01T00:00:00Z">
        <w:r>
          <w:rPr>
            <w:i/>
            <w:iCs/>
          </w:rPr>
          <w:delText xml:space="preserve">Remark 2</w:delText>
        </w:r>
      </w:del>
      <w:del w:id="103" w:author="PR Preview" w:date="2026-01-01T00:00:00Z">
        <w:r>
          <w:delText xml:space="preserve"> (Reading</w:delText>
        </w:r>
      </w:del>
      <w:del w:id="1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5" w:author="PR Preview" w:date="2026-01-01T00:00:00Z">
        <w:r>
          <w:delText xml:space="preserve">). </w:delText>
        </w:r>
      </w:del>
      <w:del w:id="106" w:author="PR Preview" w:date="2026-01-01T00:00:00Z">
        <w:r>
          <w:delText xml:space="preserve">Writing</w:delText>
        </w:r>
      </w:del>
      <w:del w:id="10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says, in one symbol,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that</w:delText>
        </w:r>
      </w:del>
      <w:del w:id="1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is a column vector with</w:delText>
        </w:r>
      </w:del>
      <w:del w:id="115" w:author="PR Preview" w:date="2026-01-01T00:00:00Z">
        <w:r>
          <w:delText xml:space="preserve"> </w:delText>
        </w:r>
      </w:del>
      <m:oMath>
        <m:r>
          <m:t>p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real entries.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For example,</w:delText>
        </w:r>
      </w:del>
      <w:del w:id="1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21" w:author="PR Preview" w:date="2026-01-01T00:00:00Z">
        <w:r>
          <w:delText xml:space="preserve">.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The vector</w:delText>
        </w:r>
      </w:del>
      <w:del w:id="1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is not in</w:delText>
        </w:r>
      </w:del>
      <w:del w:id="1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28" w:author="PR Preview" w:date="2026-01-01T00:00:00Z">
        <w:r>
          <w:delText xml:space="preserve">, because it has only</w:delText>
        </w:r>
      </w:del>
      <w:del w:id="129" w:author="PR Preview" w:date="2026-01-01T00:00:00Z">
        <w:r>
          <w:delText xml:space="preserve"> </w:delText>
        </w:r>
      </w:del>
      <m:oMath>
        <m:r>
          <m:t>2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entries;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it is in</w:delText>
        </w:r>
      </w:del>
      <w:del w:id="13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35" w:author="PR Preview" w:date="2026-01-01T00:00:00Z">
        <w:r>
          <w:delText xml:space="preserve">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In</w:delText>
        </w:r>
      </w:del>
      <w:del w:id="138" w:author="PR Preview" w:date="2026-01-01T00:00:00Z">
        <w:r>
          <w:delText xml:space="preserve"> </w:delText>
        </w:r>
      </w:del>
      <w:hyperlink w:anchor="exr-list-as-vector">
        <w:del w:id="13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42" w:author="PR Preview" w:date="2026-01-01T00:00:00Z">
        <w:r>
          <w:delText xml:space="preserve">.</w:delText>
        </w:r>
      </w:del>
    </w:p>
    <w:p>
      <w:pPr>
        <w:pStyle w:val="BodyText"/>
      </w:pPr>
      <w:ins w:id="143" w:author="PR Preview" w:date="2026-01-01T00:00:00Z">
        <w:r>
          <w:rPr>
            <w:i/>
            <w:iCs/>
          </w:rPr>
          <w:t xml:space="preserve">Remark 2</w:t>
        </w:r>
      </w:ins>
      <w:ins w:id="144" w:author="PR Preview" w:date="2026-01-01T00:00:00Z">
        <w:r>
          <w:t xml:space="preserve"> (Reading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$\mathord{\smash[b]{\underset{\raise.3ex\hbox{$\scriptstyle\sim$}}{x}}\vphantom{x}}\in \mathbb{R}^p$</w:t>
        </w:r>
      </w:ins>
      <w:ins w:id="147" w:author="PR Preview" w:date="2026-01-01T00:00:00Z">
        <w:r>
          <w:t xml:space="preserve">). </w:t>
        </w:r>
      </w:ins>
      <w:ins w:id="148" w:author="PR Preview" w:date="2026-01-01T00:00:00Z">
        <w:r>
          <w:t xml:space="preserve">Writing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$\mathord{\smash[b]{\underset{\raise.3ex\hbox{$\scriptstyle\sim$}}{x}}\vphantom{x}}\in \mathbb{R}^p$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says, in one symbol,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that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$\mathord{\smash[b]{\underset{\raise.3ex\hbox{$\scriptstyle\sim$}}{x}}\vphantom{x}}$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a column vector with</w:t>
        </w:r>
      </w:ins>
      <w:ins w:id="159" w:author="PR Preview" w:date="2026-01-01T00:00:00Z">
        <w:r>
          <w:t xml:space="preserve"> </w:t>
        </w:r>
      </w:ins>
      <m:oMath>
        <m:r>
          <m:t>p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real entries.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For example,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The vector</w:t>
        </w:r>
      </w:ins>
      <w:ins w:id="1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is not in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72" w:author="PR Preview" w:date="2026-01-01T00:00:00Z">
        <w:r>
          <w:t xml:space="preserve">, because it has only</w:t>
        </w:r>
      </w:ins>
      <w:ins w:id="173" w:author="PR Preview" w:date="2026-01-01T00:00:00Z">
        <w:r>
          <w:t xml:space="preserve"> </w:t>
        </w:r>
      </w:ins>
      <m:oMath>
        <m:r>
          <m:t>2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entries;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it is in</w:t>
        </w:r>
      </w:ins>
      <w:ins w:id="1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9" w:author="PR Preview" w:date="2026-01-01T00:00:00Z">
        <w:r>
          <w:t xml:space="preserve">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In</w:t>
        </w:r>
      </w:ins>
      <w:ins w:id="182" w:author="PR Preview" w:date="2026-01-01T00:00:00Z">
        <w:r>
          <w:t xml:space="preserve"> </w:t>
        </w:r>
      </w:ins>
      <w:hyperlink w:anchor="exr-list-as-vector">
        <w:ins w:id="18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$\mathord{\smash[b]{\underset{\raise.3ex\hbox{$\scriptstyle\sim$}}{x}}\vphantom{x}}\in \mathbb{R}^3$</w:t>
        </w:r>
      </w:ins>
      <w:ins w:id="187" w:author="PR Preview" w:date="2026-01-01T00:00:00Z">
        <w:r>
          <w:t xml:space="preserve">.</w:t>
        </w:r>
      </w:ins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del w:id="188" w:author="PR Preview" w:date="2026-01-01T00:00:00Z">
        <w:r>
          <w:rPr>
            <w:b/>
            <w:bCs/>
          </w:rPr>
          <w:delText xml:space="preserve">Example 2 (A real-valued and a vector-valued function)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On</w:delText>
        </w:r>
      </w:del>
      <w:del w:id="19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92" w:author="PR Preview" w:date="2026-01-01T00:00:00Z">
        <w:r>
          <w:delText xml:space="preserve">,</w:delText>
        </w:r>
      </w:del>
      <w:del w:id="1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real-valued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</w:delText>
        </w:r>
      </w:del>
      <w:del w:id="19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is vector-valued:</w:delText>
        </w:r>
      </w:del>
    </w:p>
    <w:p>
      <w:pPr>
        <w:pStyle w:val="BodyText"/>
      </w:pPr>
      <w:ins w:id="201" w:author="PR Preview" w:date="2026-01-01T00:00:00Z">
        <w:r>
          <w:rPr>
            <w:b/>
            <w:bCs/>
          </w:rPr>
          <w:t xml:space="preserve">Example 2 (A real-valued and a vector-valued function)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On</w:t>
        </w:r>
      </w:ins>
      <w:ins w:id="20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05" w:author="PR Preview" w:date="2026-01-01T00:00:00Z">
        <w:r>
          <w:t xml:space="preserve">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$f(\mathord{\smash[b]{\underset{\raise.3ex\hbox{$\scriptstyle\sim$}}{x}}\vphantom{x}}) = x_1 + x_2$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 real-valued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and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$g(\mathord{\smash[b]{\underset{\raise.3ex\hbox{$\scriptstyle\sim$}}{x}}\vphantom{x}}) = \begin{bmatrix}x_1 + x_2 \\ x_1 - x_2\end{bmatrix}$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is vector-valued: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del w:id="216" w:author="PR Preview" w:date="2026-01-01T00:00:00Z">
        <w:r>
          <w:rPr>
            <w:b/>
            <w:bCs/>
          </w:rPr>
          <w:delText xml:space="preserve">Definition 6 (Transpose)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The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rPr>
            <w:b/>
            <w:bCs/>
          </w:rPr>
          <w:delText xml:space="preserve">transpose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of a column vector</w:delText>
        </w:r>
      </w:del>
      <w:del w:id="2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is the row vector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with the same</w:delText>
        </w:r>
      </w:del>
      <w:del w:id="228" w:author="PR Preview" w:date="2026-01-01T00:00:00Z">
        <w:r>
          <w:delText xml:space="preserve"> </w:delText>
        </w:r>
      </w:del>
      <w:hyperlink r:id="rId23">
        <w:del w:id="229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of entries, written horizontally: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232" w:author="PR Preview" w:date="2026-01-01T00:00:00Z">
        <w:r>
          <w:rPr>
            <w:b/>
            <w:bCs/>
          </w:rPr>
          <w:t xml:space="preserve">Definition 6 (Transpose)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The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rPr>
            <w:b/>
            <w:bCs/>
          </w:rPr>
          <w:t xml:space="preserve">transpose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of a column vector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$\mathord{\smash[b]{\underset{\raise.3ex\hbox{$\scriptstyle\sim$}}{x}}\vphantom{x}}$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 the row vector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with the same</w:t>
        </w:r>
      </w:ins>
      <w:ins w:id="245" w:author="PR Preview" w:date="2026-01-01T00:00:00Z">
        <w:r>
          <w:t xml:space="preserve"> </w:t>
        </w:r>
      </w:ins>
      <w:hyperlink r:id="rId23">
        <w:ins w:id="246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of entries, written horizontally:</w:t>
        </w:r>
      </w:ins>
    </w:p>
    <w:p>
      <w:pPr>
        <w:pStyle w:val="BodyText"/>
      </w:pPr>
      <w:ins w:id="249" w:author="PR Preview" w:date="2026-01-01T00:00:00Z">
        <w:r>
  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  </w:r>
      </w:ins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del w:id="250" w:author="PR Preview" w:date="2026-01-01T00:00:00Z">
        <w:r>
          <w:rPr>
            <w:b/>
            <w:bCs/>
          </w:rPr>
          <w:delText xml:space="preserve">Definition 7 (Vector addition)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rPr>
            <w:b/>
            <w:bCs/>
          </w:rPr>
          <w:delText xml:space="preserve">sum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of two column vectors</w:delText>
        </w:r>
      </w:del>
      <w:del w:id="2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and</w:delText>
        </w:r>
      </w:del>
      <w:del w:id="26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of the same length</w:delText>
        </w:r>
      </w:del>
      <w:del w:id="263" w:author="PR Preview" w:date="2026-01-01T00:00:00Z">
        <w:r>
          <w:delText xml:space="preserve"> </w:delText>
        </w:r>
      </w:del>
      <m:oMath>
        <m:r>
          <m:t>p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is the column vector</w:delText>
        </w:r>
      </w:del>
      <w:del w:id="26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of length</w:delText>
        </w:r>
      </w:del>
      <w:del w:id="269" w:author="PR Preview" w:date="2026-01-01T00:00:00Z">
        <w:r>
          <w:delText xml:space="preserve"> </w:delText>
        </w:r>
      </w:del>
      <m:oMath>
        <m:r>
          <m:t>p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obtained by adding entry by entry: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p>
      <w:pPr>
        <w:pStyle w:val="FirstParagraph"/>
      </w:pPr>
      <w:ins w:id="272" w:author="PR Preview" w:date="2026-01-01T00:00:00Z">
        <w:r>
          <w:rPr>
            <w:b/>
            <w:bCs/>
          </w:rPr>
          <w:t xml:space="preserve">Definition 7 (Vector addition)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The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rPr>
            <w:b/>
            <w:bCs/>
          </w:rPr>
          <w:t xml:space="preserve">sum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of two column vectors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$\mathord{\smash[b]{\underset{\raise.3ex\hbox{$\scriptstyle\sim$}}{x}}\vphantom{x}}$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$\mathord{\smash[b]{\underset{\raise.3ex\hbox{$\scriptstyle\sim$}}{y}}\vphantom{y}}$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of the same length</w:t>
        </w:r>
      </w:ins>
      <w:ins w:id="287" w:author="PR Preview" w:date="2026-01-01T00:00:00Z">
        <w:r>
          <w:t xml:space="preserve"> </w:t>
        </w:r>
      </w:ins>
      <m:oMath>
        <m:r>
          <m:t>p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is the column vector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$\mathord{\smash[b]{\underset{\raise.3ex\hbox{$\scriptstyle\sim$}}{x}}\vphantom{x}}+ \mathord{\smash[b]{\underset{\raise.3ex\hbox{$\scriptstyle\sim$}}{y}}\vphantom{y}}$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of length</w:t>
        </w:r>
      </w:ins>
      <w:ins w:id="294" w:author="PR Preview" w:date="2026-01-01T00:00:00Z">
        <w:r>
          <w:t xml:space="preserve"> </w:t>
        </w:r>
      </w:ins>
      <m:oMath>
        <m:r>
          <m:t>p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obtained by adding entry by entry:</w:t>
        </w:r>
      </w:ins>
    </w:p>
    <w:p>
      <w:pPr>
        <w:pStyle w:val="BodyText"/>
      </w:pPr>
      <w:ins w:id="297" w:author="PR Preview" w:date="2026-01-01T00:00:00Z">
        <w:r>
          <w:t xml:space="preserve">$$(\mathord{\smash[b]{\underset{\raise.3ex\hbox{$\scriptstyle\sim$}}{x}}\vphantom{x}}+ \mathord{\smash[b]{\underset{\raise.3ex\hbox{$\scriptstyle\sim$}}{y}}\vphantom{y}})_i \stackrel{\text{def}}{=}x_i + y_i, \quad i = 1, \ldots, p$$</w:t>
        </w:r>
      </w:ins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del w:id="298" w:author="PR Preview" w:date="2026-01-01T00:00:00Z">
        <w:r>
          <w:rPr>
            <w:b/>
            <w:bCs/>
          </w:rPr>
          <w:delText xml:space="preserve">Definition 8 (Dot product)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For any two real-valued vectors</w:delText>
        </w:r>
      </w:del>
      <w:del w:id="30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and</w:delText>
        </w:r>
      </w:del>
      <w:del w:id="30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of the same length</w:delText>
        </w:r>
      </w:del>
      <w:del w:id="307" w:author="PR Preview" w:date="2026-01-01T00:00:00Z">
        <w:r>
          <w:delText xml:space="preserve"> </w:delText>
        </w:r>
      </w:del>
      <m:oMath>
        <m:r>
          <m:t>p</m:t>
        </m:r>
      </m:oMath>
      <w:del w:id="308" w:author="PR Preview" w:date="2026-01-01T00:00:00Z">
        <w:r>
          <w:delText xml:space="preserve">,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the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rPr>
            <w:b/>
            <w:bCs/>
          </w:rPr>
          <w:delText xml:space="preserve">dot product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of</w:delText>
        </w:r>
      </w:del>
      <w:del w:id="31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and</w:delText>
        </w:r>
      </w:del>
      <w:del w:id="31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is:</w:delText>
        </w:r>
      </w:del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ins w:id="321" w:author="PR Preview" w:date="2026-01-01T00:00:00Z">
        <w:r>
          <w:rPr>
            <w:b/>
            <w:bCs/>
          </w:rPr>
          <w:t xml:space="preserve">Definition 8 (Dot product)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For any two real-valued vectors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$\mathord{\smash[b]{\underset{\raise.3ex\hbox{$\scriptstyle\sim$}}{x}}\vphantom{x}}= (x_1, \ldots, x_p)$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and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$\mathord{\smash[b]{\underset{\raise.3ex\hbox{$\scriptstyle\sim$}}{y}}\vphantom{y}}= (y_1, \ldots, y_p)$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of the same length</w:t>
        </w:r>
      </w:ins>
      <w:ins w:id="332" w:author="PR Preview" w:date="2026-01-01T00:00:00Z">
        <w:r>
          <w:t xml:space="preserve"> </w:t>
        </w:r>
      </w:ins>
      <m:oMath>
        <m:r>
          <m:t>p</m:t>
        </m:r>
      </m:oMath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rPr>
            <w:b/>
            <w:bCs/>
          </w:rPr>
          <w:t xml:space="preserve">dot product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of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$\mathord{\smash[b]{\underset{\raise.3ex\hbox{$\scriptstyle\sim$}}{x}}\vphantom{x}}$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and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$\mathord{\smash[b]{\underset{\raise.3ex\hbox{$\scriptstyle\sim$}}{y}}\vphantom{y}}$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is:</w:t>
        </w:r>
      </w:ins>
    </w:p>
    <w:p>
      <w:pPr>
        <w:pStyle w:val="BodyText"/>
      </w:pPr>
      <w:bookmarkStart w:id="28" w:name="eq-inner-product"/>
      <w:ins w:id="348" w:author="PR Preview" w:date="2026-01-01T00:00:00Z">
        <w:r>
  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  </w:r>
      </w:ins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del w:id="349" w:author="PR Preview" w:date="2026-01-01T00:00:00Z">
        <w:r>
          <w:rPr>
            <w:b/>
            <w:bCs/>
          </w:rPr>
          <w:delText xml:space="preserve">Example 5 (A dot product)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For</w:delText>
        </w:r>
      </w:del>
      <w:del w:id="35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and</w:delText>
        </w:r>
      </w:del>
      <w:del w:id="35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del w:id="35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BodyText"/>
      </w:pPr>
      <w:ins w:id="357" w:author="PR Preview" w:date="2026-01-01T00:00:00Z">
        <w:r>
          <w:rPr>
            <w:b/>
            <w:bCs/>
          </w:rPr>
          <w:t xml:space="preserve">Example 5 (A dot product)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For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$\mathord{\smash[b]{\underset{\raise.3ex\hbox{$\scriptstyle\sim$}}{x}}\vphantom{x}}= (1, 2, 3)$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and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$\mathord{\smash[b]{\underset{\raise.3ex\hbox{$\scriptstyle\sim$}}{y}}\vphantom{y}}= (4, 5, 6)$</w:t>
        </w:r>
      </w:ins>
      <w:ins w:id="366" w:author="PR Preview" w:date="2026-01-01T00:00:00Z">
        <w:r>
          <w:t xml:space="preserve">:</w:t>
        </w:r>
      </w:ins>
    </w:p>
    <w:p>
      <w:pPr>
        <w:pStyle w:val="BodyText"/>
      </w:pPr>
      <w:ins w:id="367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  </w:r>
      </w:ins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del w:id="368" w:author="PR Preview" w:date="2026-01-01T00:00:00Z">
        <w:r>
          <w:delText xml:space="preserve">A linear combination of vectors</w:delText>
        </w:r>
      </w:del>
      <w:del w:id="36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of the same length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is defined entry by entry: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entry</w:delText>
        </w:r>
      </w:del>
      <w:del w:id="376" w:author="PR Preview" w:date="2026-01-01T00:00:00Z">
        <w:r>
          <w:delText xml:space="preserve"> </w:delText>
        </w:r>
      </w:del>
      <m:oMath>
        <m:r>
          <m:t>j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of</w:delText>
        </w:r>
      </w:del>
      <w:del w:id="37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is the linear combination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of the</w:delText>
        </w:r>
      </w:del>
      <w:del w:id="384" w:author="PR Preview" w:date="2026-01-01T00:00:00Z">
        <w:r>
          <w:delText xml:space="preserve"> </w:delText>
        </w:r>
      </w:del>
      <m:oMath>
        <m:r>
          <m:t>j</m:t>
        </m:r>
      </m:oMath>
      <w:del w:id="385" w:author="PR Preview" w:date="2026-01-01T00:00:00Z">
        <w:r>
          <w:delText xml:space="preserve">th entries of</w:delText>
        </w:r>
      </w:del>
      <w:del w:id="38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with the same coefficients.</w:delText>
        </w:r>
      </w:del>
    </w:p>
    <w:p>
      <w:pPr>
        <w:pStyle w:val="FirstParagraph"/>
      </w:pPr>
      <w:ins w:id="389" w:author="PR Preview" w:date="2026-01-01T00:00:00Z">
        <w:r>
          <w:t xml:space="preserve">A linear combination of vectors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of the same length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is defined entry by entry: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entry</w:t>
        </w:r>
      </w:ins>
      <w:ins w:id="398" w:author="PR Preview" w:date="2026-01-01T00:00:00Z">
        <w:r>
          <w:t xml:space="preserve"> </w:t>
        </w:r>
      </w:ins>
      <m:oMath>
        <m:r>
          <m:t>j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of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$\sum_{i=1}^{k} c_i \mathord{\smash[b]{\underset{\raise.3ex\hbox{$\scriptstyle\sim$}}{v}}\vphantom{v}}_i$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the linear combination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of the</w:t>
        </w:r>
      </w:ins>
      <w:ins w:id="407" w:author="PR Preview" w:date="2026-01-01T00:00:00Z">
        <w:r>
          <w:t xml:space="preserve"> </w:t>
        </w:r>
      </w:ins>
      <m:oMath>
        <m:r>
          <m:t>j</m:t>
        </m:r>
      </m:oMath>
      <w:ins w:id="408" w:author="PR Preview" w:date="2026-01-01T00:00:00Z">
        <w:r>
          <w:t xml:space="preserve">th entries of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with the same coefficients.</w:t>
        </w:r>
      </w:ins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del w:id="413" w:author="PR Preview" w:date="2026-01-01T00:00:00Z">
        <w:r>
          <w:rPr>
            <w:i/>
            <w:iCs/>
          </w:rPr>
          <w:delText xml:space="preserve">Remark 3</w:delText>
        </w:r>
      </w:del>
      <w:del w:id="414" w:author="PR Preview" w:date="2026-01-01T00:00:00Z">
        <w:r>
          <w:delText xml:space="preserve"> (The dot product is a linear combination). </w:delText>
        </w:r>
      </w:del>
      <w:del w:id="415" w:author="PR Preview" w:date="2026-01-01T00:00:00Z">
        <w:r>
          <w:delText xml:space="preserve">The dot product</w:delText>
        </w:r>
      </w:del>
      <w:del w:id="41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is a linear combination (</w:delText>
        </w:r>
      </w:del>
      <w:hyperlink w:anchor="def-linear-combination">
        <w:del w:id="419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20" w:author="PR Preview" w:date="2026-01-01T00:00:00Z">
        <w:r>
          <w:delText xml:space="preserve">)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of the entries of</w:delText>
        </w:r>
      </w:del>
      <w:del w:id="42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24" w:author="PR Preview" w:date="2026-01-01T00:00:00Z">
        <w:r>
          <w:delText xml:space="preserve">, with coefficients</w:delText>
        </w:r>
      </w:del>
      <w:del w:id="42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426" w:author="PR Preview" w:date="2026-01-01T00:00:00Z">
        <w:r>
          <w:delText xml:space="preserve">.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In</w:delText>
        </w:r>
      </w:del>
      <w:del w:id="429" w:author="PR Preview" w:date="2026-01-01T00:00:00Z">
        <w:r>
          <w:delText xml:space="preserve"> </w:delText>
        </w:r>
      </w:del>
      <w:hyperlink w:anchor="exm-dot-product">
        <w:del w:id="430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431" w:author="PR Preview" w:date="2026-01-01T00:00:00Z">
        <w:r>
          <w:delText xml:space="preserve">,</w:delText>
        </w:r>
      </w:del>
      <w:del w:id="43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is the linear combination of</w:delText>
        </w:r>
      </w:del>
      <w:del w:id="435" w:author="PR Preview" w:date="2026-01-01T00:00:00Z">
        <w:r>
          <w:delText xml:space="preserve"> </w:delText>
        </w:r>
      </w:del>
      <m:oMath>
        <m:r>
          <m:t>4</m:t>
        </m:r>
      </m:oMath>
      <w:del w:id="436" w:author="PR Preview" w:date="2026-01-01T00:00:00Z">
        <w:r>
          <w:delText xml:space="preserve">,</w:delText>
        </w:r>
      </w:del>
      <w:del w:id="437" w:author="PR Preview" w:date="2026-01-01T00:00:00Z">
        <w:r>
          <w:delText xml:space="preserve"> </w:delText>
        </w:r>
      </w:del>
      <m:oMath>
        <m:r>
          <m:t>5</m:t>
        </m:r>
      </m:oMath>
      <w:del w:id="438" w:author="PR Preview" w:date="2026-01-01T00:00:00Z">
        <w:r>
          <w:delText xml:space="preserve">, and</w:delText>
        </w:r>
      </w:del>
      <w:del w:id="439" w:author="PR Preview" w:date="2026-01-01T00:00:00Z">
        <w:r>
          <w:delText xml:space="preserve"> </w:delText>
        </w:r>
      </w:del>
      <m:oMath>
        <m:r>
          <m:t>6</m:t>
        </m:r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with coefficients</w:delText>
        </w:r>
      </w:del>
      <w:del w:id="442" w:author="PR Preview" w:date="2026-01-01T00:00:00Z">
        <w:r>
          <w:delText xml:space="preserve"> </w:delText>
        </w:r>
      </w:del>
      <m:oMath>
        <m:r>
          <m:t>1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m:oMath>
        <m:r>
          <m:t>2</m:t>
        </m:r>
      </m:oMath>
      <w:del w:id="445" w:author="PR Preview" w:date="2026-01-01T00:00:00Z">
        <w:r>
          <w:delText xml:space="preserve">, and</w:delText>
        </w:r>
      </w:del>
      <w:del w:id="446" w:author="PR Preview" w:date="2026-01-01T00:00:00Z">
        <w:r>
          <w:delText xml:space="preserve"> </w:delText>
        </w:r>
      </w:del>
      <m:oMath>
        <m:r>
          <m:t>3</m:t>
        </m:r>
      </m:oMath>
      <w:del w:id="447" w:author="PR Preview" w:date="2026-01-01T00:00:00Z">
        <w:r>
          <w:delText xml:space="preserve">.</w:delText>
        </w:r>
      </w:del>
    </w:p>
    <w:p>
      <w:pPr>
        <w:pStyle w:val="BodyText"/>
      </w:pPr>
      <w:ins w:id="448" w:author="PR Preview" w:date="2026-01-01T00:00:00Z">
        <w:r>
          <w:rPr>
            <w:i/>
            <w:iCs/>
          </w:rPr>
          <w:t xml:space="preserve">Remark 3</w:t>
        </w:r>
      </w:ins>
      <w:ins w:id="449" w:author="PR Preview" w:date="2026-01-01T00:00:00Z">
        <w:r>
          <w:t xml:space="preserve"> (The dot product is a linear combination). </w:t>
        </w:r>
      </w:ins>
      <w:ins w:id="450" w:author="PR Preview" w:date="2026-01-01T00:00:00Z">
        <w:r>
          <w:t xml:space="preserve">The dot product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$\mathord{\smash[b]{\underset{\raise.3ex\hbox{$\scriptstyle\sim$}}{x}}\vphantom{x}}\cdot \mathord{\smash[b]{\underset{\raise.3ex\hbox{$\scriptstyle\sim$}}{y}}\vphantom{y}}$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is a linear combination (</w:t>
        </w:r>
      </w:ins>
      <w:hyperlink w:anchor="def-linear-combination">
        <w:ins w:id="45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56" w:author="PR Preview" w:date="2026-01-01T00:00:00Z">
        <w:r>
          <w:t xml:space="preserve">)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of the entries of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$\mathord{\smash[b]{\underset{\raise.3ex\hbox{$\scriptstyle\sim$}}{y}}\vphantom{y}}$</w:t>
        </w:r>
      </w:ins>
      <w:ins w:id="461" w:author="PR Preview" w:date="2026-01-01T00:00:00Z">
        <w:r>
          <w:t xml:space="preserve">, with coefficients</w:t>
        </w:r>
      </w:ins>
      <w:ins w:id="4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463" w:author="PR Preview" w:date="2026-01-01T00:00:00Z">
        <w:r>
          <w:t xml:space="preserve">.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In</w:t>
        </w:r>
      </w:ins>
      <w:ins w:id="466" w:author="PR Preview" w:date="2026-01-01T00:00:00Z">
        <w:r>
          <w:t xml:space="preserve"> </w:t>
        </w:r>
      </w:ins>
      <w:hyperlink w:anchor="exm-dot-product">
        <w:ins w:id="467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68" w:author="PR Preview" w:date="2026-01-01T00:00:00Z">
        <w:r>
          <w:t xml:space="preserve">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$\mathord{\smash[b]{\underset{\raise.3ex\hbox{$\scriptstyle\sim$}}{x}}\vphantom{x}}\cdot \mathord{\smash[b]{\underset{\raise.3ex\hbox{$\scriptstyle\sim$}}{y}}\vphantom{y}}= 1 \cdot 4 + 2 \cdot 5 + 3 \cdot 6$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is the linear combination of</w:t>
        </w:r>
      </w:ins>
      <w:ins w:id="473" w:author="PR Preview" w:date="2026-01-01T00:00:00Z">
        <w:r>
          <w:t xml:space="preserve"> </w:t>
        </w:r>
      </w:ins>
      <m:oMath>
        <m:r>
          <m:t>4</m:t>
        </m:r>
      </m:oMath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m:oMath>
        <m:r>
          <m:t>5</m:t>
        </m:r>
      </m:oMath>
      <w:ins w:id="476" w:author="PR Preview" w:date="2026-01-01T00:00:00Z">
        <w:r>
          <w:t xml:space="preserve">, and</w:t>
        </w:r>
      </w:ins>
      <w:ins w:id="477" w:author="PR Preview" w:date="2026-01-01T00:00:00Z">
        <w:r>
          <w:t xml:space="preserve"> </w:t>
        </w:r>
      </w:ins>
      <m:oMath>
        <m:r>
          <m:t>6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with coefficients</w:t>
        </w:r>
      </w:ins>
      <w:ins w:id="480" w:author="PR Preview" w:date="2026-01-01T00:00:00Z">
        <w:r>
          <w:t xml:space="preserve"> </w:t>
        </w:r>
      </w:ins>
      <m:oMath>
        <m:r>
          <m:t>1</m:t>
        </m:r>
      </m:oMath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m:oMath>
        <m:r>
          <m:t>2</m:t>
        </m:r>
      </m:oMath>
      <w:ins w:id="483" w:author="PR Preview" w:date="2026-01-01T00:00:00Z">
        <w:r>
          <w:t xml:space="preserve">, and</w:t>
        </w:r>
      </w:ins>
      <w:ins w:id="484" w:author="PR Preview" w:date="2026-01-01T00:00:00Z">
        <w:r>
          <w:t xml:space="preserve"> </w:t>
        </w:r>
      </w:ins>
      <m:oMath>
        <m:r>
          <m:t>3</m:t>
        </m:r>
      </m:oMath>
      <w:ins w:id="485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BodyText"/>
      </w:pPr>
      <w:ins w:id="486" w:author="PR Preview" w:date="2026-01-01T00:00:00Z">
        <w:r>
  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  </w:r>
      </w:ins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p>
      <w:pPr>
        <w:pStyle w:val="BodyText"/>
      </w:pPr>
      <w:ins w:id="487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  </w:r>
      </w:ins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del w:id="488" w:author="PR Preview" w:date="2026-01-01T00:00:00Z">
        <w:r>
          <w:rPr>
            <w:b/>
            <w:bCs/>
          </w:rPr>
          <w:delText xml:space="preserve">Definition 11 (Zero vector)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The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rPr>
            <w:b/>
            <w:bCs/>
          </w:rPr>
          <w:delText xml:space="preserve">zero vector</w:delText>
        </w:r>
      </w:del>
      <w:del w:id="49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of length</w:delText>
        </w:r>
      </w:del>
      <w:del w:id="496" w:author="PR Preview" w:date="2026-01-01T00:00:00Z">
        <w:r>
          <w:delText xml:space="preserve"> </w:delText>
        </w:r>
      </w:del>
      <m:oMath>
        <m:r>
          <m:t>p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has all entries equal to zero: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499" w:author="PR Preview" w:date="2026-01-01T00:00:00Z">
        <w:r>
          <w:rPr>
            <w:i/>
            <w:iCs/>
          </w:rPr>
          <w:delText xml:space="preserve">Remark 4</w:delText>
        </w:r>
      </w:del>
      <w:del w:id="500" w:author="PR Preview" w:date="2026-01-01T00:00:00Z">
        <w:r>
          <w:delText xml:space="preserve"> (The zero vector is the additive identity). </w:delText>
        </w:r>
      </w:del>
      <w:del w:id="501" w:author="PR Preview" w:date="2026-01-01T00:00:00Z">
        <w:r>
          <w:delText xml:space="preserve">Adding the zero vector to a vector leaves it unchanged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(</w:delText>
        </w:r>
      </w:del>
      <w:hyperlink w:anchor="def-vector-addition">
        <w:del w:id="504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05" w:author="PR Preview" w:date="2026-01-01T00:00:00Z">
        <w:r>
          <w:delText xml:space="preserve">):</w:delText>
        </w:r>
      </w:del>
      <w:del w:id="5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for any vector</w:delText>
        </w:r>
      </w:del>
      <w:del w:id="5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of the same length,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so</w:delText>
        </w:r>
      </w:del>
      <w:del w:id="51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is the</w:delText>
        </w:r>
      </w:del>
      <w:del w:id="517" w:author="PR Preview" w:date="2026-01-01T00:00:00Z">
        <w:r>
          <w:delText xml:space="preserve"> </w:delText>
        </w:r>
      </w:del>
      <w:hyperlink r:id="rId41">
        <w:del w:id="518" w:author="PR Preview" w:date="2026-01-01T00:00:00Z">
          <w:r>
            <w:rPr>
              <w:rStyle w:val="Hyperlink"/>
            </w:rPr>
            <w:delText xml:space="preserve">identity element</w:delText>
          </w:r>
        </w:del>
      </w:hyperlink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for vector addition.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For example,</w:delText>
        </w:r>
      </w:del>
    </w:p>
    <w:p>
      <w:pPr>
        <w:pStyle w:val="FirstParagraph"/>
      </w:pPr>
      <w:ins w:id="523" w:author="PR Preview" w:date="2026-01-01T00:00:00Z">
        <w:r>
          <w:rPr>
            <w:b/>
            <w:bCs/>
          </w:rPr>
          <w:t xml:space="preserve">Definition 11 (Zero vector)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The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rPr>
            <w:b/>
            <w:bCs/>
          </w:rPr>
          <w:t xml:space="preserve">zero vector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$\mathord{\smash[b]{\underset{\raise.3ex\hbox{$\scriptstyle\sim$}}{0}}\vphantom{0}}$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of length</w:t>
        </w:r>
      </w:ins>
      <w:ins w:id="532" w:author="PR Preview" w:date="2026-01-01T00:00:00Z">
        <w:r>
          <w:t xml:space="preserve"> </w:t>
        </w:r>
      </w:ins>
      <m:oMath>
        <m:r>
          <m:t>p</m:t>
        </m:r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has all entries equal to zero:</w:t>
        </w:r>
      </w:ins>
    </w:p>
    <w:p>
      <w:pPr>
        <w:pStyle w:val="BodyText"/>
      </w:pPr>
      <w:ins w:id="535" w:author="PR Preview" w:date="2026-01-01T00:00:00Z">
        <w:r>
          <w:t xml:space="preserve">$$
    \mathord{\smash[b]{\underset{\raise.3ex\hbox{$\scriptstyle\sim$}}{0}}\vphantom{0}}=
    \begin{bmatrix}
    0 \\
    0 \\
    \vdots \\
    0
    \end{bmatrix}
    $$</w:t>
        </w:r>
      </w:ins>
    </w:p>
    <w:bookmarkEnd w:id="40"/>
    <w:bookmarkStart w:id="42" w:name="rem-zero-vector-identity"/>
    <w:p>
      <w:pPr>
        <w:pStyle w:val="FirstParagraph"/>
      </w:pPr>
      <w:ins w:id="536" w:author="PR Preview" w:date="2026-01-01T00:00:00Z">
        <w:r>
          <w:rPr>
            <w:i/>
            <w:iCs/>
          </w:rPr>
          <w:t xml:space="preserve">Remark 4</w:t>
        </w:r>
      </w:ins>
      <w:ins w:id="537" w:author="PR Preview" w:date="2026-01-01T00:00:00Z">
        <w:r>
          <w:t xml:space="preserve"> (The zero vector is the additive identity). </w:t>
        </w:r>
      </w:ins>
      <w:ins w:id="538" w:author="PR Preview" w:date="2026-01-01T00:00:00Z">
        <w:r>
          <w:t xml:space="preserve">Adding the zero vector to a vector leaves it unchanged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(</w:t>
        </w:r>
      </w:ins>
      <w:hyperlink w:anchor="def-vector-addition">
        <w:ins w:id="54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42" w:author="PR Preview" w:date="2026-01-01T00:00:00Z">
        <w:r>
          <w:t xml:space="preserve">):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for any vector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$\mathord{\smash[b]{\underset{\raise.3ex\hbox{$\scriptstyle\sim$}}{x}}\vphantom{x}}$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of the same length,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so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$\mathord{\smash[b]{\underset{\raise.3ex\hbox{$\scriptstyle\sim$}}{0}}\vphantom{0}}$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 the</w:t>
        </w:r>
      </w:ins>
      <w:ins w:id="557" w:author="PR Preview" w:date="2026-01-01T00:00:00Z">
        <w:r>
          <w:t xml:space="preserve"> </w:t>
        </w:r>
      </w:ins>
      <w:hyperlink r:id="rId41">
        <w:ins w:id="558" w:author="PR Preview" w:date="2026-01-01T00:00:00Z">
          <w:r>
            <w:rPr>
              <w:rStyle w:val="Hyperlink"/>
            </w:rPr>
            <w:t xml:space="preserve">identity element</w:t>
          </w:r>
        </w:ins>
      </w:hyperlink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for vector addition.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del w:id="563" w:author="PR Preview" w:date="2026-01-01T00:00:00Z">
        <w:r>
          <w:rPr>
            <w:b/>
            <w:bCs/>
          </w:rPr>
          <w:delText xml:space="preserve">Definition 13 (Ones vector)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The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rPr>
            <w:b/>
            <w:bCs/>
          </w:rPr>
          <w:delText xml:space="preserve">ones vector</w:delText>
        </w:r>
      </w:del>
      <w:del w:id="568" w:author="PR Preview" w:date="2026-01-01T00:00:00Z">
        <w:r>
          <w:delText xml:space="preserve"> </w:delText>
        </w:r>
      </w:del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of length</w:delText>
        </w:r>
      </w:del>
      <w:del w:id="571" w:author="PR Preview" w:date="2026-01-01T00:00:00Z">
        <w:r>
          <w:delText xml:space="preserve"> </w:delText>
        </w:r>
      </w:del>
      <m:oMath>
        <m:r>
          <m:t>p</m:t>
        </m:r>
      </m:oMath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has all entries equal to one: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574" w:author="PR Preview" w:date="2026-01-01T00:00:00Z">
        <w:r>
          <w:rPr>
            <w:i/>
            <w:iCs/>
          </w:rPr>
          <w:delText xml:space="preserve">Remark 6</w:delText>
        </w:r>
      </w:del>
      <w:del w:id="575" w:author="PR Preview" w:date="2026-01-01T00:00:00Z">
        <w:r>
          <w:delText xml:space="preserve"> (The ones vector sums the entries). </w:delText>
        </w:r>
      </w:del>
      <w:del w:id="576" w:author="PR Preview" w:date="2026-01-01T00:00:00Z">
        <w:r>
          <w:delText xml:space="preserve">The dot product (</w:delText>
        </w:r>
      </w:del>
      <w:hyperlink w:anchor="def-dot-product">
        <w:del w:id="57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78" w:author="PR Preview" w:date="2026-01-01T00:00:00Z">
        <w:r>
          <w:delText xml:space="preserve">) of</w:delText>
        </w:r>
      </w:del>
      <w:del w:id="579" w:author="PR Preview" w:date="2026-01-01T00:00:00Z">
        <w:r>
          <w:delText xml:space="preserve"> </w:delText>
        </w:r>
      </w:del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with</w:delText>
        </w:r>
      </w:del>
      <w:del w:id="5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is the sum of the entries of</w:delText>
        </w:r>
      </w:del>
      <w:del w:id="58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87" w:author="PR Preview" w:date="2026-01-01T00:00:00Z">
        <w:r>
          <w:delText xml:space="preserve">For example, for</w:delText>
        </w:r>
      </w:del>
      <w:del w:id="5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58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590" w:author="PR Preview" w:date="2026-01-01T00:00:00Z">
        <w:r>
          <w:rPr>
            <w:b/>
            <w:bCs/>
          </w:rPr>
          <w:t xml:space="preserve">Definition 13 (Ones vector)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The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rPr>
            <w:b/>
            <w:bCs/>
          </w:rPr>
          <w:t xml:space="preserve">ones vector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$\mathord{\smash[b]{\underset{\raise.3ex\hbox{$\scriptstyle\sim$}}{1}}\vphantom{1}}$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of length</w:t>
        </w:r>
      </w:ins>
      <w:ins w:id="599" w:author="PR Preview" w:date="2026-01-01T00:00:00Z">
        <w:r>
          <w:t xml:space="preserve"> </w:t>
        </w:r>
      </w:ins>
      <m:oMath>
        <m:r>
          <m:t>p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has all entries equal to one:</w:t>
        </w:r>
      </w:ins>
    </w:p>
    <w:p>
      <w:pPr>
        <w:pStyle w:val="BodyText"/>
      </w:pPr>
      <w:ins w:id="602" w:author="PR Preview" w:date="2026-01-01T00:00:00Z">
        <w:r>
          <w:t xml:space="preserve">$$
    \mathord{\smash[b]{\underset{\raise.3ex\hbox{$\scriptstyle\sim$}}{1}}\vphantom{1}} =
    \begin{bmatrix}
    1 \\
    1 \\
    \vdots \\
    1
    \end{bmatrix}
    $$</w:t>
        </w:r>
      </w:ins>
    </w:p>
    <w:bookmarkEnd w:id="48"/>
    <w:bookmarkStart w:id="49" w:name="rem-ones-vector-sum"/>
    <w:p>
      <w:pPr>
        <w:pStyle w:val="FirstParagraph"/>
      </w:pPr>
      <w:ins w:id="603" w:author="PR Preview" w:date="2026-01-01T00:00:00Z">
        <w:r>
          <w:rPr>
            <w:i/>
            <w:iCs/>
          </w:rPr>
          <w:t xml:space="preserve">Remark 6</w:t>
        </w:r>
      </w:ins>
      <w:ins w:id="604" w:author="PR Preview" w:date="2026-01-01T00:00:00Z">
        <w:r>
          <w:t xml:space="preserve"> (The ones vector sums the entries). </w:t>
        </w:r>
      </w:ins>
      <w:ins w:id="605" w:author="PR Preview" w:date="2026-01-01T00:00:00Z">
        <w:r>
          <w:t xml:space="preserve">The dot product (</w:t>
        </w:r>
      </w:ins>
      <w:hyperlink w:anchor="def-dot-product">
        <w:ins w:id="60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07" w:author="PR Preview" w:date="2026-01-01T00:00:00Z">
        <w:r>
          <w:t xml:space="preserve">) of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$\mathord{\smash[b]{\underset{\raise.3ex\hbox{$\scriptstyle\sim$}}{1}}\vphantom{1}}$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with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$\mathord{\smash[b]{\underset{\raise.3ex\hbox{$\scriptstyle\sim$}}{x}}\vphantom{x}}$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is the sum of the entries of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$\mathord{\smash[b]{\underset{\raise.3ex\hbox{$\scriptstyle\sim$}}{x}}\vphantom{x}}$</w:t>
        </w:r>
      </w:ins>
      <w:ins w:id="618" w:author="PR Preview" w:date="2026-01-01T00:00:00Z">
        <w:r>
          <w:t xml:space="preserve">:</w:t>
        </w:r>
      </w:ins>
    </w:p>
    <w:p>
      <w:pPr>
        <w:pStyle w:val="BodyText"/>
      </w:pPr>
      <w:ins w:id="619" w:author="PR Preview" w:date="2026-01-01T00:00:00Z">
        <w:r>
  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  </w:r>
      </w:ins>
    </w:p>
    <w:p>
      <w:pPr>
        <w:pStyle w:val="FirstParagraph"/>
      </w:pPr>
      <w:ins w:id="620" w:author="PR Preview" w:date="2026-01-01T00:00:00Z">
        <w:r>
          <w:t xml:space="preserve">For example, for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$\mathord{\smash[b]{\underset{\raise.3ex\hbox{$\scriptstyle\sim$}}{x}}\vphantom{x}}= (2, -1, 5)$</w:t>
        </w:r>
      </w:ins>
      <w:ins w:id="623" w:author="PR Preview" w:date="2026-01-01T00:00:00Z">
        <w:r>
          <w:t xml:space="preserve">,</w:t>
        </w:r>
      </w:ins>
    </w:p>
    <w:p>
      <w:pPr>
        <w:pStyle w:val="BodyText"/>
      </w:pPr>
      <w:ins w:id="624" w:author="PR Preview" w:date="2026-01-01T00:00:00Z">
        <w:r>
  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  </w:r>
      </w:ins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del w:id="625" w:author="PR Preview" w:date="2026-01-01T00:00:00Z">
        <w:r>
          <w:rPr>
            <w:b/>
            <w:bCs/>
          </w:rPr>
          <w:delText xml:space="preserve">Definition 14 (Indicator vector (standard basis vector))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The</w:delText>
        </w:r>
      </w:del>
      <w:del w:id="628" w:author="PR Preview" w:date="2026-01-01T00:00:00Z">
        <w:r>
          <w:delText xml:space="preserve"> </w:delText>
        </w:r>
      </w:del>
      <m:oMath>
        <m:r>
          <m:t>j</m:t>
        </m:r>
      </m:oMath>
      <w:del w:id="629" w:author="PR Preview" w:date="2026-01-01T00:00:00Z">
        <w:r>
          <w:delText xml:space="preserve">-th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rPr>
            <w:b/>
            <w:bCs/>
          </w:rPr>
          <w:delText xml:space="preserve">indicator vector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(or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rPr>
            <w:b/>
            <w:bCs/>
          </w:rPr>
          <w:delText xml:space="preserve">standard basis vector</w:delText>
        </w:r>
      </w:del>
      <w:del w:id="636" w:author="PR Preview" w:date="2026-01-01T00:00:00Z">
        <w:r>
          <w:delText xml:space="preserve">)</w:delText>
        </w:r>
      </w:del>
      <w:del w:id="63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of length</w:delText>
        </w:r>
      </w:del>
      <w:del w:id="640" w:author="PR Preview" w:date="2026-01-01T00:00:00Z">
        <w:r>
          <w:delText xml:space="preserve"> </w:delText>
        </w:r>
      </w:del>
      <m:oMath>
        <m:r>
          <m:t>p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has a</w:delText>
        </w:r>
      </w:del>
      <w:del w:id="643" w:author="PR Preview" w:date="2026-01-01T00:00:00Z">
        <w:r>
          <w:delText xml:space="preserve"> </w:delText>
        </w:r>
      </w:del>
      <m:oMath>
        <m:r>
          <m:t>1</m:t>
        </m:r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in position</w:delText>
        </w:r>
      </w:del>
      <w:del w:id="646" w:author="PR Preview" w:date="2026-01-01T00:00:00Z">
        <w:r>
          <w:delText xml:space="preserve"> </w:delText>
        </w:r>
      </w:del>
      <m:oMath>
        <m:r>
          <m:t>j</m:t>
        </m:r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and</w:delText>
        </w:r>
      </w:del>
      <w:del w:id="649" w:author="PR Preview" w:date="2026-01-01T00:00:00Z">
        <w:r>
          <w:delText xml:space="preserve"> </w:delText>
        </w:r>
      </w:del>
      <m:oMath>
        <m:r>
          <m:t>0</m:t>
        </m:r>
      </m:oMath>
      <w:del w:id="650" w:author="PR Preview" w:date="2026-01-01T00:00:00Z">
        <w:r>
          <w:delText xml:space="preserve">s elsewhere: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p>
      <w:pPr>
        <w:pStyle w:val="FirstParagraph"/>
      </w:pPr>
      <w:del w:id="651" w:author="PR Preview" w:date="2026-01-01T00:00:00Z">
        <w:r>
          <w:rPr>
            <w:i/>
            <w:iCs/>
          </w:rPr>
          <w:delText xml:space="preserve">Remark 7</w:delText>
        </w:r>
      </w:del>
      <w:del w:id="652" w:author="PR Preview" w:date="2026-01-01T00:00:00Z">
        <w:r>
          <w:delText xml:space="preserve"> (Indicator vectors build every vector). </w:delText>
        </w:r>
      </w:del>
      <w:del w:id="653" w:author="PR Preview" w:date="2026-01-01T00:00:00Z">
        <w:r>
          <w:delText xml:space="preserve">For</w:delText>
        </w:r>
      </w:del>
      <w:del w:id="65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655" w:author="PR Preview" w:date="2026-01-01T00:00:00Z">
        <w:r>
          <w:delText xml:space="preserve">, the indicator vectors are</w:delText>
        </w:r>
      </w:del>
      <w:del w:id="6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57" w:author="PR Preview" w:date="2026-01-01T00:00:00Z">
        <w:r>
          <w:delText xml:space="preserve">,</w:delText>
        </w:r>
      </w:del>
      <w:del w:id="6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59" w:author="PR Preview" w:date="2026-01-01T00:00:00Z">
        <w:r>
          <w:delText xml:space="preserve">, and</w:delText>
        </w:r>
      </w:del>
      <w:del w:id="66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61" w:author="PR Preview" w:date="2026-01-01T00:00:00Z">
        <w:r>
          <w:delText xml:space="preserve">.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Every vector of length</w:delText>
        </w:r>
      </w:del>
      <w:del w:id="664" w:author="PR Preview" w:date="2026-01-01T00:00:00Z">
        <w:r>
          <w:delText xml:space="preserve"> </w:delText>
        </w:r>
      </w:del>
      <m:oMath>
        <m:r>
          <m:t>3</m:t>
        </m:r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is a weighted sum</w:delText>
        </w:r>
      </w:del>
      <w:del w:id="66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of them,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with weights equal to its entries;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for example,</w:delText>
        </w:r>
      </w:del>
      <w:del w:id="6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675" w:author="PR Preview" w:date="2026-01-01T00:00:00Z">
        <w:r>
          <w:delText xml:space="preserve">.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No other weights work: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entry</w:delText>
        </w:r>
      </w:del>
      <w:del w:id="680" w:author="PR Preview" w:date="2026-01-01T00:00:00Z">
        <w:r>
          <w:delText xml:space="preserve"> </w:delText>
        </w:r>
      </w:del>
      <m:oMath>
        <m:r>
          <m:t>j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of</w:delText>
        </w:r>
      </w:del>
      <w:del w:id="68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is</w:delText>
        </w:r>
      </w:del>
      <w:del w:id="68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687" w:author="PR Preview" w:date="2026-01-01T00:00:00Z">
        <w:r>
          <w:delText xml:space="preserve">,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so each weight</w:delText>
        </w:r>
      </w:del>
      <w:del w:id="69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must equal entry</w:delText>
        </w:r>
      </w:del>
      <w:del w:id="693" w:author="PR Preview" w:date="2026-01-01T00:00:00Z">
        <w:r>
          <w:delText xml:space="preserve"> </w:delText>
        </w:r>
      </w:del>
      <m:oMath>
        <m:r>
          <m:t>j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of the vector.</w:delText>
        </w:r>
      </w:del>
    </w:p>
    <w:p>
      <w:pPr>
        <w:pStyle w:val="BodyText"/>
      </w:pPr>
      <w:del w:id="696" w:author="PR Preview" w:date="2026-01-01T00:00:00Z">
        <w:r>
          <w:rPr>
            <w:b/>
            <w:bCs/>
          </w:rPr>
          <w:delText xml:space="preserve">Theorem 2 (Indicator vectors select entries)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For any vector</w:delText>
        </w:r>
      </w:del>
      <w:del w:id="6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of length</w:delText>
        </w:r>
      </w:del>
      <w:del w:id="702" w:author="PR Preview" w:date="2026-01-01T00:00:00Z">
        <w:r>
          <w:delText xml:space="preserve"> </w:delText>
        </w:r>
      </w:del>
      <m:oMath>
        <m:r>
          <m:t>p</m:t>
        </m:r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and any</w:delText>
        </w:r>
      </w:del>
      <w:del w:id="705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del w:id="70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BodyText"/>
      </w:pPr>
      <w:ins w:id="707" w:author="PR Preview" w:date="2026-01-01T00:00:00Z">
        <w:r>
          <w:rPr>
            <w:b/>
            <w:bCs/>
          </w:rPr>
          <w:t xml:space="preserve">Definition 14 (Indicator vector (standard basis vector))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The</w:t>
        </w:r>
      </w:ins>
      <w:ins w:id="710" w:author="PR Preview" w:date="2026-01-01T00:00:00Z">
        <w:r>
          <w:t xml:space="preserve"> </w:t>
        </w:r>
      </w:ins>
      <m:oMath>
        <m:r>
          <m:t>j</m:t>
        </m:r>
      </m:oMath>
      <w:ins w:id="711" w:author="PR Preview" w:date="2026-01-01T00:00:00Z">
        <w:r>
          <w:t xml:space="preserve">-th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rPr>
            <w:b/>
            <w:bCs/>
          </w:rPr>
          <w:t xml:space="preserve">indicator vector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(or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rPr>
            <w:b/>
            <w:bCs/>
          </w:rPr>
          <w:t xml:space="preserve">standard basis vector</w:t>
        </w:r>
      </w:ins>
      <w:ins w:id="718" w:author="PR Preview" w:date="2026-01-01T00:00:00Z">
        <w:r>
          <w:t xml:space="preserve">)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$\mathord{\smash[b]{\underset{\raise.3ex\hbox{$\scriptstyle\sim$}}{e}}\vphantom{e}}_j$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of length</w:t>
        </w:r>
      </w:ins>
      <w:ins w:id="723" w:author="PR Preview" w:date="2026-01-01T00:00:00Z">
        <w:r>
          <w:t xml:space="preserve"> </w:t>
        </w:r>
      </w:ins>
      <m:oMath>
        <m:r>
          <m:t>p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has a</w:t>
        </w:r>
      </w:ins>
      <w:ins w:id="726" w:author="PR Preview" w:date="2026-01-01T00:00:00Z">
        <w:r>
          <w:t xml:space="preserve"> </w:t>
        </w:r>
      </w:ins>
      <m:oMath>
        <m:r>
          <m:t>1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in position</w:t>
        </w:r>
      </w:ins>
      <w:ins w:id="729" w:author="PR Preview" w:date="2026-01-01T00:00:00Z">
        <w:r>
          <w:t xml:space="preserve"> </w:t>
        </w:r>
      </w:ins>
      <m:oMath>
        <m:r>
          <m:t>j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and</w:t>
        </w:r>
      </w:ins>
      <w:ins w:id="732" w:author="PR Preview" w:date="2026-01-01T00:00:00Z">
        <w:r>
          <w:t xml:space="preserve"> </w:t>
        </w:r>
      </w:ins>
      <m:oMath>
        <m:r>
          <m:t>0</m:t>
        </m:r>
      </m:oMath>
      <w:ins w:id="733" w:author="PR Preview" w:date="2026-01-01T00:00:00Z">
        <w:r>
          <w:t xml:space="preserve">s elsewhere:</w:t>
        </w:r>
      </w:ins>
    </w:p>
    <w:p>
      <w:pPr>
        <w:pStyle w:val="BodyText"/>
      </w:pPr>
      <w:ins w:id="734" w:author="PR Preview" w:date="2026-01-01T00:00:00Z">
        <w:r>
  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  </w:r>
      </w:ins>
    </w:p>
    <w:bookmarkEnd w:id="50"/>
    <w:bookmarkStart w:id="51" w:name="rem-indicator-vector-weighted-sums"/>
    <w:p>
      <w:pPr>
        <w:pStyle w:val="FirstParagraph"/>
      </w:pPr>
      <w:ins w:id="735" w:author="PR Preview" w:date="2026-01-01T00:00:00Z">
        <w:r>
          <w:rPr>
            <w:i/>
            <w:iCs/>
          </w:rPr>
          <w:t xml:space="preserve">Remark 7</w:t>
        </w:r>
      </w:ins>
      <w:ins w:id="736" w:author="PR Preview" w:date="2026-01-01T00:00:00Z">
        <w:r>
          <w:t xml:space="preserve"> (Indicator vectors build every vector). </w:t>
        </w:r>
      </w:ins>
      <w:ins w:id="737" w:author="PR Preview" w:date="2026-01-01T00:00:00Z">
        <w:r>
          <w:t xml:space="preserve">For</w:t>
        </w:r>
      </w:ins>
      <w:ins w:id="7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739" w:author="PR Preview" w:date="2026-01-01T00:00:00Z">
        <w:r>
          <w:t xml:space="preserve">, the indicator vectors are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$\mathord{\smash[b]{\underset{\raise.3ex\hbox{$\scriptstyle\sim$}}{e}}\vphantom{e}}_1 = (1, 0, 0)$</w:t>
        </w:r>
      </w:ins>
      <w:ins w:id="742" w:author="PR Preview" w:date="2026-01-01T00:00:00Z">
        <w:r>
          <w:t xml:space="preserve">,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$\mathord{\smash[b]{\underset{\raise.3ex\hbox{$\scriptstyle\sim$}}{e}}\vphantom{e}}_2 = (0, 1, 0)$</w:t>
        </w:r>
      </w:ins>
      <w:ins w:id="745" w:author="PR Preview" w:date="2026-01-01T00:00:00Z">
        <w:r>
          <w:t xml:space="preserve">, and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$\mathord{\smash[b]{\underset{\raise.3ex\hbox{$\scriptstyle\sim$}}{e}}\vphantom{e}}_3 = (0, 0, 1)$</w:t>
        </w:r>
      </w:ins>
      <w:ins w:id="748" w:author="PR Preview" w:date="2026-01-01T00:00:00Z">
        <w:r>
          <w:t xml:space="preserve">.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Every vector of length</w:t>
        </w:r>
      </w:ins>
      <w:ins w:id="751" w:author="PR Preview" w:date="2026-01-01T00:00:00Z">
        <w:r>
          <w:t xml:space="preserve"> </w:t>
        </w:r>
      </w:ins>
      <m:oMath>
        <m:r>
          <m:t>3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is a weighted sum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of them,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with weights equal to its entries;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for example,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  </w:r>
      </w:ins>
      <w:ins w:id="764" w:author="PR Preview" w:date="2026-01-01T00:00:00Z">
        <w:r>
          <w:t xml:space="preserve">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No other weights work: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entry</w:t>
        </w:r>
      </w:ins>
      <w:ins w:id="769" w:author="PR Preview" w:date="2026-01-01T00:00:00Z">
        <w:r>
          <w:t xml:space="preserve"> </w:t>
        </w:r>
      </w:ins>
      <m:oMath>
        <m:r>
          <m:t>j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of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is</w:t>
        </w:r>
      </w:ins>
      <w:ins w:id="77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777" w:author="PR Preview" w:date="2026-01-01T00:00:00Z">
        <w:r>
          <w:t xml:space="preserve">,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so each weight</w:t>
        </w:r>
      </w:ins>
      <w:ins w:id="78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must equal entry</w:t>
        </w:r>
      </w:ins>
      <w:ins w:id="783" w:author="PR Preview" w:date="2026-01-01T00:00:00Z">
        <w:r>
          <w:t xml:space="preserve"> </w:t>
        </w:r>
      </w:ins>
      <m:oMath>
        <m:r>
          <m:t>j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of the vector.</w:t>
        </w:r>
      </w:ins>
    </w:p>
    <w:bookmarkEnd w:id="51"/>
    <w:bookmarkStart w:id="52" w:name="thm-indicator-selection"/>
    <w:p>
      <w:pPr>
        <w:pStyle w:val="BodyText"/>
      </w:pPr>
      <w:ins w:id="786" w:author="PR Preview" w:date="2026-01-01T00:00:00Z">
        <w:r>
          <w:rPr>
            <w:b/>
            <w:bCs/>
          </w:rPr>
          <w:t xml:space="preserve">Theorem 2 (Indicator vectors select entries)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For any vector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$\mathord{\smash[b]{\underset{\raise.3ex\hbox{$\scriptstyle\sim$}}{x}}\vphantom{x}}$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of length</w:t>
        </w:r>
      </w:ins>
      <w:ins w:id="793" w:author="PR Preview" w:date="2026-01-01T00:00:00Z">
        <w:r>
          <w:t xml:space="preserve"> </w:t>
        </w:r>
      </w:ins>
      <m:oMath>
        <m:r>
          <m:t>p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and any</w:t>
        </w:r>
      </w:ins>
      <w:ins w:id="79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ins w:id="797" w:author="PR Preview" w:date="2026-01-01T00:00:00Z">
        <w:r>
          <w:t xml:space="preserve">:</w:t>
        </w:r>
      </w:ins>
    </w:p>
    <w:p>
      <w:pPr>
        <w:pStyle w:val="BodyText"/>
      </w:pPr>
      <w:ins w:id="798" w:author="PR Preview" w:date="2026-01-01T00:00:00Z">
        <w:r>
          <w:t xml:space="preserve">$$\mathord{\smash[b]{\underset{\raise.3ex\hbox{$\scriptstyle\sim$}}{e}}\vphantom{e}}_j \cdot \mathord{\smash[b]{\underset{\raise.3ex\hbox{$\scriptstyle\sim$}}{x}}\vphantom{x}}= x_j$$</w:t>
        </w:r>
      </w:ins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p>
      <w:pPr>
        <w:pStyle w:val="FirstParagraph"/>
      </w:pPr>
      <w:del w:id="799" w:author="PR Preview" w:date="2026-01-01T00:00:00Z">
        <w:r>
          <w:rPr>
            <w:b/>
            <w:bCs/>
          </w:rPr>
          <w:delText xml:space="preserve">Theorem 3 (A vector is a linear combination of indicator vectors)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Every vector</w:delText>
        </w:r>
      </w:del>
      <w:del w:id="8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is the linear combination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(</w:delText>
        </w:r>
      </w:del>
      <w:hyperlink w:anchor="def-linear-combination">
        <w:del w:id="80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808" w:author="PR Preview" w:date="2026-01-01T00:00:00Z">
        <w:r>
          <w:delText xml:space="preserve">) of the indicator vectors</w:delText>
        </w:r>
      </w:del>
      <w:del w:id="80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(</w:delText>
        </w:r>
      </w:del>
      <w:hyperlink w:anchor="def-indicator-vector">
        <w:del w:id="81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813" w:author="PR Preview" w:date="2026-01-01T00:00:00Z">
        <w:r>
          <w:delText xml:space="preserve">)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with coefficients</w:delText>
        </w:r>
      </w:del>
      <w:del w:id="81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81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p>
      <w:pPr>
        <w:pStyle w:val="BodyText"/>
      </w:pPr>
      <w:ins w:id="818" w:author="PR Preview" w:date="2026-01-01T00:00:00Z">
        <w:r>
  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  </w:r>
      </w:ins>
    </w:p>
    <w:bookmarkStart w:id="53" w:name="thm-standard-basis-expansion"/>
    <w:p>
      <w:pPr>
        <w:pStyle w:val="FirstParagraph"/>
      </w:pPr>
      <w:ins w:id="819" w:author="PR Preview" w:date="2026-01-01T00:00:00Z">
        <w:r>
          <w:rPr>
            <w:b/>
            <w:bCs/>
          </w:rPr>
          <w:t xml:space="preserve">Theorem 3 (A vector is a linear combination of indicator vectors)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Every vector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$\mathord{\smash[b]{\underset{\raise.3ex\hbox{$\scriptstyle\sim$}}{x}}\vphantom{x}}\in \mathbb{R}^p$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is the linear combination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(</w:t>
        </w:r>
      </w:ins>
      <w:hyperlink w:anchor="def-linear-combination">
        <w:ins w:id="82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29" w:author="PR Preview" w:date="2026-01-01T00:00:00Z">
        <w:r>
          <w:t xml:space="preserve">) of the indicator vectors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(</w:t>
        </w:r>
      </w:ins>
      <w:hyperlink w:anchor="def-indicator-vector">
        <w:ins w:id="83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835" w:author="PR Preview" w:date="2026-01-01T00:00:00Z">
        <w:r>
          <w:t xml:space="preserve">)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with coefficients</w:t>
        </w:r>
      </w:ins>
      <w:ins w:id="8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839" w:author="PR Preview" w:date="2026-01-01T00:00:00Z">
        <w:r>
          <w:t xml:space="preserve">:</w:t>
        </w:r>
      </w:ins>
    </w:p>
    <w:p>
      <w:pPr>
        <w:pStyle w:val="BodyText"/>
      </w:pPr>
      <w:ins w:id="840" w:author="PR Preview" w:date="2026-01-01T00:00:00Z">
        <w:r>
          <w:t xml:space="preserve">$$\mathord{\smash[b]{\underset{\raise.3ex\hbox{$\scriptstyle\sim$}}{x}}\vphantom{x}}= \sum_{j=1}^px_j \mathord{\smash[b]{\underset{\raise.3ex\hbox{$\scriptstyle\sim$}}{e}}\vphantom{e}}_j$$</w:t>
        </w:r>
      </w:ins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BodyText"/>
      </w:pPr>
      <w:ins w:id="841" w:author="PR Preview" w:date="2026-01-01T00:00:00Z">
        <w:r>
  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  </w:r>
      </w:ins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p>
      <w:pPr>
        <w:pStyle w:val="BodyText"/>
      </w:pPr>
      <w:ins w:id="842" w:author="PR Preview" w:date="2026-01-01T00:00:00Z">
        <w:r>
  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  </w:r>
      </w:ins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del w:id="843" w:author="PR Preview" w:date="2026-01-01T00:00:00Z">
        <w:r>
          <w:rPr>
            <w:b/>
            <w:bCs/>
          </w:rPr>
          <w:delText xml:space="preserve">Definition 15 (Orthogonal vectors)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Two vectors</w:delText>
        </w:r>
      </w:del>
      <w:del w:id="8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and</w:delText>
        </w:r>
      </w:del>
      <w:del w:id="84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of the same length are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rPr>
            <w:b/>
            <w:bCs/>
          </w:rPr>
          <w:delText xml:space="preserve">orthogonal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(written</w:delText>
        </w:r>
      </w:del>
      <w:del w:id="8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7" w:author="PR Preview" w:date="2026-01-01T00:00:00Z">
        <w:r>
          <w:delText xml:space="preserve">) if their dot product (</w:delText>
        </w:r>
      </w:del>
      <w:hyperlink w:anchor="def-dot-product">
        <w:del w:id="85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859" w:author="PR Preview" w:date="2026-01-01T00:00:00Z">
        <w:r>
          <w:delText xml:space="preserve">) is zero: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ins w:id="860" w:author="PR Preview" w:date="2026-01-01T00:00:00Z">
        <w:r>
          <w:rPr>
            <w:b/>
            <w:bCs/>
          </w:rPr>
          <w:t xml:space="preserve">Definition 15 (Orthogonal vectors)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Two vectors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$\mathord{\smash[b]{\underset{\raise.3ex\hbox{$\scriptstyle\sim$}}{x}}\vphantom{x}}$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and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$\mathord{\smash[b]{\underset{\raise.3ex\hbox{$\scriptstyle\sim$}}{y}}\vphantom{y}}$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of the same length are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rPr>
            <w:b/>
            <w:bCs/>
          </w:rPr>
          <w:t xml:space="preserve">orthogonal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(written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$\mathord{\smash[b]{\underset{\raise.3ex\hbox{$\scriptstyle\sim$}}{x}}\vphantom{x}}\perp \mathord{\smash[b]{\underset{\raise.3ex\hbox{$\scriptstyle\sim$}}{y}}\vphantom{y}}$</w:t>
        </w:r>
      </w:ins>
      <w:ins w:id="877" w:author="PR Preview" w:date="2026-01-01T00:00:00Z">
        <w:r>
          <w:t xml:space="preserve">) if their dot product (</w:t>
        </w:r>
      </w:ins>
      <w:hyperlink w:anchor="def-dot-product">
        <w:ins w:id="87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79" w:author="PR Preview" w:date="2026-01-01T00:00:00Z">
        <w:r>
          <w:t xml:space="preserve">) is zero:</w:t>
        </w:r>
      </w:ins>
    </w:p>
    <w:p>
      <w:pPr>
        <w:pStyle w:val="BodyText"/>
      </w:pPr>
      <w:ins w:id="880" w:author="PR Preview" w:date="2026-01-01T00:00:00Z">
        <w:r>
  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  </w:r>
      </w:ins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del w:id="881" w:author="PR Preview" w:date="2026-01-01T00:00:00Z">
        <w:r>
          <w:rPr>
            <w:b/>
            <w:bCs/>
          </w:rPr>
          <w:delText xml:space="preserve">Definition 16 (Euclidean norm (length,</w:delText>
        </w:r>
      </w:del>
      <w:del w:id="88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883" w:author="PR Preview" w:date="2026-01-01T00:00:00Z">
        <w:r>
          <w:rPr>
            <w:b/>
            <w:bCs/>
          </w:rPr>
          <w:delText xml:space="preserve"> </w:delText>
        </w:r>
      </w:del>
      <w:del w:id="884" w:author="PR Preview" w:date="2026-01-01T00:00:00Z">
        <w:r>
          <w:rPr>
            <w:b/>
            <w:bCs/>
          </w:rPr>
          <w:delText xml:space="preserve">norm))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The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rPr>
            <w:b/>
            <w:bCs/>
          </w:rPr>
          <w:delText xml:space="preserve">Euclidean norm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(or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rPr>
            <w:b/>
            <w:bCs/>
          </w:rPr>
          <w:delText xml:space="preserve">length</w:delText>
        </w:r>
      </w:del>
      <w:del w:id="893" w:author="PR Preview" w:date="2026-01-01T00:00:00Z">
        <w:r>
          <w:delText xml:space="preserve">, also called the</w:delText>
        </w:r>
      </w:del>
      <w:del w:id="894" w:author="PR Preview" w:date="2026-01-01T00:00:00Z">
        <w: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895" w:author="PR Preview" w:date="2026-01-01T00:00:00Z">
        <w:r>
          <w:rPr>
            <w:b/>
            <w:bCs/>
          </w:rPr>
          <w:delText xml:space="preserve"> </w:delText>
        </w:r>
      </w:del>
      <w:del w:id="896" w:author="PR Preview" w:date="2026-01-01T00:00:00Z">
        <w:r>
          <w:rPr>
            <w:b/>
            <w:bCs/>
          </w:rPr>
          <w:delText xml:space="preserve">norm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and written</w:delText>
        </w:r>
      </w:del>
      <w:del w:id="89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del w:id="900" w:author="PR Preview" w:date="2026-01-01T00:00:00Z">
        <w:r>
          <w:delText xml:space="preserve">) of a vector</w:delText>
        </w:r>
      </w:del>
      <w:del w:id="90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of length</w:delText>
        </w:r>
      </w:del>
      <w:del w:id="904" w:author="PR Preview" w:date="2026-01-01T00:00:00Z">
        <w:r>
          <w:delText xml:space="preserve"> </w:delText>
        </w:r>
      </w:del>
      <m:oMath>
        <m:r>
          <m:t>p</m:t>
        </m:r>
      </m:oMath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is</w:delText>
        </w:r>
      </w:del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BodyText"/>
      </w:pPr>
      <w:ins w:id="907" w:author="PR Preview" w:date="2026-01-01T00:00:00Z">
        <w:r>
          <w:rPr>
            <w:b/>
            <w:bCs/>
          </w:rPr>
          <w:t xml:space="preserve">Definition 16 (Euclidean norm (length,</w:t>
        </w:r>
      </w:ins>
      <w:ins w:id="90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909" w:author="PR Preview" w:date="2026-01-01T00:00:00Z">
        <w:r>
          <w:rPr>
            <w:b/>
            <w:bCs/>
          </w:rPr>
          <w:t xml:space="preserve"> </w:t>
        </w:r>
      </w:ins>
      <w:ins w:id="910" w:author="PR Preview" w:date="2026-01-01T00:00:00Z">
        <w:r>
          <w:rPr>
            <w:b/>
            <w:bCs/>
          </w:rPr>
          <w:t xml:space="preserve">norm))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The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rPr>
            <w:b/>
            <w:bCs/>
          </w:rPr>
          <w:t xml:space="preserve">Euclidean norm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(or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rPr>
            <w:b/>
            <w:bCs/>
          </w:rPr>
          <w:t xml:space="preserve">length</w:t>
        </w:r>
      </w:ins>
      <w:ins w:id="919" w:author="PR Preview" w:date="2026-01-01T00:00:00Z">
        <w:r>
          <w:t xml:space="preserve">, also called the</w:t>
        </w:r>
      </w:ins>
      <w:ins w:id="920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921" w:author="PR Preview" w:date="2026-01-01T00:00:00Z">
        <w:r>
          <w:rPr>
            <w:b/>
            <w:bCs/>
          </w:rPr>
          <w:t xml:space="preserve"> </w:t>
        </w:r>
      </w:ins>
      <w:ins w:id="922" w:author="PR Preview" w:date="2026-01-01T00:00:00Z">
        <w:r>
          <w:rPr>
            <w:b/>
            <w:bCs/>
          </w:rPr>
          <w:t xml:space="preserve">norm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and written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$\mathopen{}\left\lVert\mathord{\smash[b]{\underset{\raise.3ex\hbox{$\scriptstyle\sim$}}{x}}\vphantom{x}}\right\rVert\mathclose{}_2$</w:t>
        </w:r>
      </w:ins>
      <w:ins w:id="927" w:author="PR Preview" w:date="2026-01-01T00:00:00Z">
        <w:r>
          <w:t xml:space="preserve">) of a vector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$\mathord{\smash[b]{\underset{\raise.3ex\hbox{$\scriptstyle\sim$}}{x}}\vphantom{x}}$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of length</w:t>
        </w:r>
      </w:ins>
      <w:ins w:id="932" w:author="PR Preview" w:date="2026-01-01T00:00:00Z">
        <w:r>
          <w:t xml:space="preserve"> </w:t>
        </w:r>
      </w:ins>
      <m:oMath>
        <m:r>
          <m:t>p</m:t>
        </m:r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is</w:t>
        </w:r>
      </w:ins>
    </w:p>
    <w:p>
      <w:pPr>
        <w:pStyle w:val="BodyText"/>
      </w:pPr>
      <w:bookmarkStart w:id="59" w:name="eq-l2-norm"/>
      <w:ins w:id="935" w:author="PR Preview" w:date="2026-01-01T00:00:00Z">
        <w:r>
  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  </w:r>
      </w:ins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del w:id="936" w:author="PR Preview" w:date="2026-01-01T00:00:00Z">
        <w:r>
          <w:rPr>
            <w:b/>
            <w:bCs/>
          </w:rPr>
          <w:delText xml:space="preserve">Example 11 (The length of a vector)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For</w:delText>
        </w:r>
      </w:del>
      <w:del w:id="93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94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BodyText"/>
      </w:pPr>
      <w:ins w:id="941" w:author="PR Preview" w:date="2026-01-01T00:00:00Z">
        <w:r>
          <w:rPr>
            <w:b/>
            <w:bCs/>
          </w:rPr>
          <w:t xml:space="preserve">Example 11 (The length of a vector)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For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$\mathord{\smash[b]{\underset{\raise.3ex\hbox{$\scriptstyle\sim$}}{x}}\vphantom{x}}= (3, 4)$</w:t>
        </w:r>
      </w:ins>
      <w:ins w:id="946" w:author="PR Preview" w:date="2026-01-01T00:00:00Z">
        <w:r>
          <w:t xml:space="preserve">:</w:t>
        </w:r>
      </w:ins>
    </w:p>
    <w:p>
      <w:pPr>
        <w:pStyle w:val="BodyText"/>
      </w:pPr>
      <w:ins w:id="947" w:author="PR Preview" w:date="2026-01-01T00:00:00Z">
        <w:r>
  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  </w:r>
      </w:ins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del w:id="948" w:author="PR Preview" w:date="2026-01-01T00:00:00Z">
        <w:r>
          <w:rPr>
            <w:b/>
            <w:bCs/>
          </w:rPr>
          <w:delText xml:space="preserve">Example 12 (A unit vector and a vector that is not one)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For</w:delText>
        </w:r>
      </w:del>
      <w:del w:id="95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95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BodyText"/>
      </w:pPr>
      <w:ins w:id="953" w:author="PR Preview" w:date="2026-01-01T00:00:00Z">
        <w:r>
          <w:rPr>
            <w:b/>
            <w:bCs/>
          </w:rPr>
          <w:t xml:space="preserve">Example 12 (A unit vector and a vector that is not one)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For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$\mathord{\smash[b]{\underset{\raise.3ex\hbox{$\scriptstyle\sim$}}{x}}\vphantom{x}}= (0.6, 0.8)$</w:t>
        </w:r>
      </w:ins>
      <w:ins w:id="958" w:author="PR Preview" w:date="2026-01-01T00:00:00Z">
        <w:r>
          <w:t xml:space="preserve">:</w:t>
        </w:r>
      </w:ins>
    </w:p>
    <w:p>
      <w:pPr>
        <w:pStyle w:val="BodyText"/>
      </w:pPr>
      <w:ins w:id="959" w:author="PR Preview" w:date="2026-01-01T00:00:00Z">
        <w:r>
  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del w:id="960" w:author="PR Preview" w:date="2026-01-01T00:00:00Z">
        <w:r>
          <w:rPr>
            <w:b/>
            <w:bCs/>
          </w:rPr>
          <w:delText xml:space="preserve">Exercise 2 (How far apart are two points?)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Let</w:delText>
        </w:r>
      </w:del>
      <w:del w:id="9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and</w:delText>
        </w:r>
      </w:del>
      <w:del w:id="96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del w:id="96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968" w:author="PR Preview" w:date="2026-01-01T00:00:00Z">
        <w:r>
          <w:delText xml:space="preserve">Compute the vector</w:delText>
        </w:r>
      </w:del>
      <w:del w:id="96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7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971" w:author="PR Preview" w:date="2026-01-01T00:00:00Z">
        <w:r>
          <w:delText xml:space="preserve">Compute the length of</w:delText>
        </w:r>
      </w:del>
      <w:del w:id="9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73" w:author="PR Preview" w:date="2026-01-01T00:00:00Z">
        <w:r>
          <w:delText xml:space="preserve">,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using the</w:delText>
        </w:r>
      </w:del>
      <w:del w:id="976" w:author="PR Preview" w:date="2026-01-01T00:00:00Z">
        <w:r>
          <w:delText xml:space="preserve"> </w:delText>
        </w:r>
      </w:del>
      <w:hyperlink w:anchor="def-euclidean-norm">
        <w:del w:id="977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97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979" w:author="PR Preview" w:date="2026-01-01T00:00:00Z">
        <w:r>
          <w:delText xml:space="preserve">Is the result the same if you compute the length of</w:delText>
        </w:r>
      </w:del>
      <w:del w:id="98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instead?</w:delText>
        </w:r>
      </w:del>
    </w:p>
    <w:p>
      <w:pPr>
        <w:pStyle w:val="FirstParagraph"/>
      </w:pPr>
      <w:ins w:id="983" w:author="PR Preview" w:date="2026-01-01T00:00:00Z">
        <w:r>
          <w:rPr>
            <w:b/>
            <w:bCs/>
          </w:rPr>
          <w:t xml:space="preserve">Exercise 2 (How far apart are two points?)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Let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$\mathord{\smash[b]{\underset{\raise.3ex\hbox{$\scriptstyle\sim$}}{x}}\vphantom{x}}= (1, 2)$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and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$\mathord{\smash[b]{\underset{\raise.3ex\hbox{$\scriptstyle\sim$}}{y}}\vphantom{y}}= (4, 6)$</w:t>
        </w:r>
      </w:ins>
      <w:ins w:id="99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993" w:author="PR Preview" w:date="2026-01-01T00:00:00Z">
        <w:r>
          <w:t xml:space="preserve">Compute the vector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$\mathord{\smash[b]{\underset{\raise.3ex\hbox{$\scriptstyle\sim$}}{x}}\vphantom{x}}- \mathord{\smash[b]{\underset{\raise.3ex\hbox{$\scriptstyle\sim$}}{y}}\vphantom{y}}$</w:t>
        </w:r>
      </w:ins>
      <w:ins w:id="99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997" w:author="PR Preview" w:date="2026-01-01T00:00:00Z">
        <w:r>
          <w:t xml:space="preserve">Compute the length of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$\mathord{\smash[b]{\underset{\raise.3ex\hbox{$\scriptstyle\sim$}}{x}}\vphantom{x}}- \mathord{\smash[b]{\underset{\raise.3ex\hbox{$\scriptstyle\sim$}}{y}}\vphantom{y}}$</w:t>
        </w:r>
      </w:ins>
      <w:ins w:id="1000" w:author="PR Preview" w:date="2026-01-01T00:00:00Z">
        <w:r>
          <w:t xml:space="preserve">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using the</w:t>
        </w:r>
      </w:ins>
      <w:ins w:id="1003" w:author="PR Preview" w:date="2026-01-01T00:00:00Z">
        <w:r>
          <w:t xml:space="preserve"> </w:t>
        </w:r>
      </w:ins>
      <w:hyperlink w:anchor="def-euclidean-norm">
        <w:ins w:id="1004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100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1006" w:author="PR Preview" w:date="2026-01-01T00:00:00Z">
        <w:r>
          <w:t xml:space="preserve">Is the result the same if you compute the length of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$\mathord{\smash[b]{\underset{\raise.3ex\hbox{$\scriptstyle\sim$}}{y}}\vphantom{y}}- \mathord{\smash[b]{\underset{\raise.3ex\hbox{$\scriptstyle\sim$}}{x}}\vphantom{x}}$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instead?</w:t>
        </w:r>
      </w:ins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011" w:author="PR Preview" w:date="2026-01-01T00:00:00Z">
        <w:r>
          <w:delText xml:space="preserve">,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014" w:author="PR Preview" w:date="2026-01-01T00:00:00Z">
        <w:r>
  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  </w:r>
      </w:ins>
    </w:p>
    <w:p>
      <w:pPr>
        <w:pStyle w:val="FirstParagraph"/>
      </w:pPr>
      <w:ins w:id="1015" w:author="PR Preview" w:date="2026-01-01T00:00:00Z">
        <w:r>
  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  </w:r>
      </w:ins>
    </w:p>
    <w:p>
      <w:pPr>
        <w:numPr>
          <w:ilvl w:val="0"/>
          <w:numId w:val="1005"/>
        </w:numPr>
      </w:pPr>
      <w:ins w:id="1016" w:author="PR Preview" w:date="2026-01-01T00:00:00Z">
        <w:r>
          <w:t xml:space="preserve">$\mathord{\smash[b]{\underset{\raise.3ex\hbox{$\scriptstyle\sim$}}{y}}\vphantom{y}}- \mathord{\smash[b]{\underset{\raise.3ex\hbox{$\scriptstyle\sim$}}{x}}\vphantom{x}}= (3, 4)$</w:t>
        </w:r>
      </w:ins>
      <w:ins w:id="1017" w:author="PR Preview" w:date="2026-01-01T00:00:00Z">
        <w:r>
          <w:t xml:space="preserve">,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and</w:t>
        </w:r>
      </w:ins>
    </w:p>
    <w:p>
      <w:pPr>
        <w:pStyle w:val="BodyText"/>
      </w:pPr>
      <w:ins w:id="1020" w:author="PR Preview" w:date="2026-01-01T00:00:00Z">
        <w:r>
  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  </w:r>
      </w:ins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del w:id="1021" w:author="PR Preview" w:date="2026-01-01T00:00:00Z">
        <w:r>
          <w:rPr>
            <w:b/>
            <w:bCs/>
          </w:rPr>
          <w:delText xml:space="preserve">Definition 18 (Euclidean distance)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The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rPr>
            <w:b/>
            <w:bCs/>
          </w:rPr>
          <w:delText xml:space="preserve">Euclidean distance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between two vectors</w:delText>
        </w:r>
      </w:del>
      <w:del w:id="102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and</w:delText>
        </w:r>
      </w:del>
      <w:del w:id="103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of length</w:delText>
        </w:r>
      </w:del>
      <w:del w:id="1034" w:author="PR Preview" w:date="2026-01-01T00:00:00Z">
        <w:r>
          <w:delText xml:space="preserve"> </w:delText>
        </w:r>
      </w:del>
      <m:oMath>
        <m:r>
          <m:t>p</m:t>
        </m:r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is the</w:delText>
        </w:r>
      </w:del>
      <w:del w:id="1037" w:author="PR Preview" w:date="2026-01-01T00:00:00Z">
        <w:r>
          <w:delText xml:space="preserve"> </w:delText>
        </w:r>
      </w:del>
      <w:hyperlink w:anchor="def-euclidean-norm">
        <w:del w:id="1038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of their difference:</w:delText>
        </w:r>
      </w:del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del w:id="1041" w:author="PR Preview" w:date="2026-01-01T00:00:00Z">
        <w:r>
          <w:rPr>
            <w:i/>
            <w:iCs/>
          </w:rPr>
          <w:delText xml:space="preserve">Remark 9</w:delText>
        </w:r>
      </w:del>
      <w:del w:id="1042" w:author="PR Preview" w:date="2026-01-01T00:00:00Z">
        <w:r>
          <w:delText xml:space="preserve"> (Distance from the origin). </w:delText>
        </w:r>
      </w:del>
      <w:del w:id="1043" w:author="PR Preview" w:date="2026-01-01T00:00:00Z">
        <w:r>
          <w:delText xml:space="preserve">The distance from the origin</w:delText>
        </w:r>
      </w:del>
      <w:del w:id="104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to a vector</w:delText>
        </w:r>
      </w:del>
      <w:del w:id="104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is the norm of</w:delText>
        </w:r>
      </w:del>
      <w:del w:id="105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5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ins w:id="1052" w:author="PR Preview" w:date="2026-01-01T00:00:00Z">
        <w:r>
          <w:rPr>
            <w:b/>
            <w:bCs/>
          </w:rPr>
          <w:t xml:space="preserve">Definition 18 (Euclidean distance)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The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rPr>
            <w:b/>
            <w:bCs/>
          </w:rPr>
          <w:t xml:space="preserve">Euclidean distance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between two vectors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$\mathord{\smash[b]{\underset{\raise.3ex\hbox{$\scriptstyle\sim$}}{x}}\vphantom{x}}$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and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$\mathord{\smash[b]{\underset{\raise.3ex\hbox{$\scriptstyle\sim$}}{y}}\vphantom{y}}$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of length</w:t>
        </w:r>
      </w:ins>
      <w:ins w:id="1067" w:author="PR Preview" w:date="2026-01-01T00:00:00Z">
        <w:r>
          <w:t xml:space="preserve"> </w:t>
        </w:r>
      </w:ins>
      <m:oMath>
        <m:r>
          <m:t>p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is the</w:t>
        </w:r>
      </w:ins>
      <w:ins w:id="1070" w:author="PR Preview" w:date="2026-01-01T00:00:00Z">
        <w:r>
          <w:t xml:space="preserve"> </w:t>
        </w:r>
      </w:ins>
      <w:hyperlink w:anchor="def-euclidean-norm">
        <w:ins w:id="1071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of their difference:</w:t>
        </w:r>
      </w:ins>
    </w:p>
    <w:p>
      <w:pPr>
        <w:pStyle w:val="BodyText"/>
      </w:pPr>
      <w:bookmarkStart w:id="67" w:name="eq-euclidean-distance"/>
      <w:ins w:id="1074" w:author="PR Preview" w:date="2026-01-01T00:00:00Z">
        <w:r>
  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  </w:r>
      </w:ins>
      <w:bookmarkEnd w:id="67"/>
    </w:p>
    <w:bookmarkEnd w:id="68"/>
    <w:bookmarkStart w:id="69" w:name="rem-distance-from-origin"/>
    <w:p>
      <w:pPr>
        <w:pStyle w:val="FirstParagraph"/>
      </w:pPr>
      <w:ins w:id="1075" w:author="PR Preview" w:date="2026-01-01T00:00:00Z">
        <w:r>
          <w:rPr>
            <w:i/>
            <w:iCs/>
          </w:rPr>
          <w:t xml:space="preserve">Remark 9</w:t>
        </w:r>
      </w:ins>
      <w:ins w:id="1076" w:author="PR Preview" w:date="2026-01-01T00:00:00Z">
        <w:r>
          <w:t xml:space="preserve"> (Distance from the origin). </w:t>
        </w:r>
      </w:ins>
      <w:ins w:id="1077" w:author="PR Preview" w:date="2026-01-01T00:00:00Z">
        <w:r>
          <w:t xml:space="preserve">The distance from the origin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$\mathord{\smash[b]{\underset{\raise.3ex\hbox{$\scriptstyle\sim$}}{0}}\vphantom{0}}$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to a vector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$\mathord{\smash[b]{\underset{\raise.3ex\hbox{$\scriptstyle\sim$}}{x}}\vphantom{x}}$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is the norm of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$\mathord{\smash[b]{\underset{\raise.3ex\hbox{$\scriptstyle\sim$}}{x}}\vphantom{x}}$</w:t>
        </w:r>
      </w:ins>
      <w:ins w:id="1088" w:author="PR Preview" w:date="2026-01-01T00:00:00Z">
        <w:r>
          <w:t xml:space="preserve">:</w:t>
        </w:r>
      </w:ins>
    </w:p>
    <w:p>
      <w:pPr>
        <w:pStyle w:val="BodyText"/>
      </w:pPr>
      <w:ins w:id="1089" w:author="PR Preview" w:date="2026-01-01T00:00:00Z">
        <w:r>
  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  </w:r>
      </w:ins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del w:id="1090" w:author="PR Preview" w:date="2026-01-01T00:00:00Z">
        <w:r>
          <w:delText xml:space="preserve">For example, the distance from</w:delText>
        </w:r>
      </w:del>
      <w:del w:id="109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to</w:delText>
        </w:r>
      </w:del>
      <w:del w:id="10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is</w:delText>
        </w:r>
      </w:del>
      <w:del w:id="109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098" w:author="PR Preview" w:date="2026-01-01T00:00:00Z">
        <w:r>
          <w:delText xml:space="preserve">,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as in</w:delText>
        </w:r>
      </w:del>
      <w:del w:id="1101" w:author="PR Preview" w:date="2026-01-01T00:00:00Z">
        <w:r>
          <w:delText xml:space="preserve"> </w:delText>
        </w:r>
      </w:del>
      <w:hyperlink w:anchor="exm-euclidean-norm">
        <w:del w:id="1102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103" w:author="PR Preview" w:date="2026-01-01T00:00:00Z">
        <w:r>
          <w:delText xml:space="preserve">.</w:delText>
        </w:r>
      </w:del>
    </w:p>
    <w:p>
      <w:pPr>
        <w:pStyle w:val="BodyText"/>
      </w:pPr>
      <w:del w:id="1104" w:author="PR Preview" w:date="2026-01-01T00:00:00Z">
        <w:r>
          <w:rPr>
            <w:b/>
            <w:bCs/>
          </w:rPr>
          <w:delText xml:space="preserve">Definition 19 (Orthonormal vectors)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A set of vectors</w:delText>
        </w:r>
      </w:del>
      <w:del w:id="1107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is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rPr>
            <w:b/>
            <w:bCs/>
          </w:rPr>
          <w:delText xml:space="preserve">orthonormal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if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the vectors are mutually orthogonal (</w:delText>
        </w:r>
      </w:del>
      <w:hyperlink w:anchor="def-orthogonal-vectors">
        <w:del w:id="1116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17" w:author="PR Preview" w:date="2026-01-01T00:00:00Z">
        <w:r>
          <w:delText xml:space="preserve">)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and each has norm</w:delText>
        </w:r>
      </w:del>
      <w:del w:id="1120" w:author="PR Preview" w:date="2026-01-01T00:00:00Z">
        <w:r>
          <w:delText xml:space="preserve"> </w:delText>
        </w:r>
      </w:del>
      <m:oMath>
        <m:r>
          <m:t>1</m:t>
        </m:r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(</w:delText>
        </w:r>
      </w:del>
      <w:hyperlink w:anchor="def-euclidean-norm">
        <w:del w:id="112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124" w:author="PR Preview" w:date="2026-01-01T00:00:00Z">
        <w:r>
          <w:delText xml:space="preserve">), that is,</w:delText>
        </w:r>
      </w:del>
      <w:del w:id="1125" w:author="PR Preview" w:date="2026-01-01T00:00:00Z">
        <w:r>
          <w:delText xml:space="preserve"> </w:delText>
        </w:r>
      </w:del>
      <w:hyperlink w:anchor="def-unit-vector">
        <w:del w:id="1126" w:author="PR Preview" w:date="2026-01-01T00:00:00Z">
          <w:r>
            <w:rPr>
              <w:rStyle w:val="Hyperlink"/>
            </w:rPr>
            <w:delText xml:space="preserve">unit length</w:delText>
          </w:r>
        </w:del>
      </w:hyperlink>
      <w:del w:id="112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128" w:author="PR Preview" w:date="2026-01-01T00:00:00Z">
        <w:r>
          <w:rPr>
            <w:b/>
            <w:bCs/>
          </w:rPr>
          <w:delText xml:space="preserve">Example 13 (Indicator vectors are orthonormal)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The indicator vectors</w:delText>
        </w:r>
      </w:del>
      <w:del w:id="113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(</w:delText>
        </w:r>
      </w:del>
      <w:hyperlink w:anchor="def-indicator-vector">
        <w:del w:id="1134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35" w:author="PR Preview" w:date="2026-01-01T00:00:00Z">
        <w:r>
          <w:delText xml:space="preserve">) form an orthonormal set.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By</w:delText>
        </w:r>
      </w:del>
      <w:del w:id="1138" w:author="PR Preview" w:date="2026-01-01T00:00:00Z">
        <w:r>
          <w:delText xml:space="preserve"> </w:delText>
        </w:r>
      </w:del>
      <w:hyperlink w:anchor="thm-indicator-selection">
        <w:del w:id="113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140" w:author="PR Preview" w:date="2026-01-01T00:00:00Z">
        <w:r>
          <w:delText xml:space="preserve">,</w:delText>
        </w:r>
      </w:del>
      <w:del w:id="114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is entry</w:delText>
        </w:r>
      </w:del>
      <w:del w:id="1144" w:author="PR Preview" w:date="2026-01-01T00:00:00Z">
        <w:r>
          <w:delText xml:space="preserve"> </w:delText>
        </w:r>
      </w:del>
      <m:oMath>
        <m:r>
          <m:t>i</m:t>
        </m:r>
      </m:oMath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of</w:delText>
        </w:r>
      </w:del>
      <w:del w:id="114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148" w:author="PR Preview" w:date="2026-01-01T00:00:00Z">
        <w:r>
          <w:delText xml:space="preserve">,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which is</w:delText>
        </w:r>
      </w:del>
      <w:del w:id="1151" w:author="PR Preview" w:date="2026-01-01T00:00:00Z">
        <w:r>
          <w:delText xml:space="preserve"> </w:delText>
        </w:r>
      </w:del>
      <m:oMath>
        <m:r>
          <m:t>1</m:t>
        </m:r>
      </m:oMath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if</w:delText>
        </w:r>
      </w:del>
      <w:del w:id="115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and</w:delText>
        </w:r>
      </w:del>
      <w:del w:id="1157" w:author="PR Preview" w:date="2026-01-01T00:00:00Z">
        <w:r>
          <w:delText xml:space="preserve"> </w:delText>
        </w:r>
      </w:del>
      <m:oMath>
        <m:r>
          <m:t>0</m:t>
        </m:r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if</w:delText>
        </w:r>
      </w:del>
      <w:del w:id="116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1161" w:author="PR Preview" w:date="2026-01-01T00:00:00Z">
        <w:r>
          <w:delText xml:space="preserve">.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For</w:delText>
        </w:r>
      </w:del>
      <w:del w:id="11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16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166" w:author="PR Preview" w:date="2026-01-01T00:00:00Z">
        <w:r>
          <w:t xml:space="preserve">For example, the distance from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$\mathord{\smash[b]{\underset{\raise.3ex\hbox{$\scriptstyle\sim$}}{0}}\vphantom{0}}$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to</w:t>
        </w:r>
      </w:ins>
      <w:ins w:id="11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is</w:t>
        </w:r>
      </w:ins>
      <w:ins w:id="117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175" w:author="PR Preview" w:date="2026-01-01T00:00:00Z">
        <w:r>
          <w:t xml:space="preserve">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as in</w:t>
        </w:r>
      </w:ins>
      <w:ins w:id="1178" w:author="PR Preview" w:date="2026-01-01T00:00:00Z">
        <w:r>
          <w:t xml:space="preserve"> </w:t>
        </w:r>
      </w:ins>
      <w:hyperlink w:anchor="exm-euclidean-norm">
        <w:ins w:id="117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180" w:author="PR Preview" w:date="2026-01-01T00:00:00Z">
        <w:r>
          <w:t xml:space="preserve">.</w:t>
        </w:r>
      </w:ins>
    </w:p>
    <w:bookmarkEnd w:id="69"/>
    <w:bookmarkStart w:id="70" w:name="def-orthonormal-vectors"/>
    <w:p>
      <w:pPr>
        <w:pStyle w:val="BodyText"/>
      </w:pPr>
      <w:ins w:id="1181" w:author="PR Preview" w:date="2026-01-01T00:00:00Z">
        <w:r>
          <w:rPr>
            <w:b/>
            <w:bCs/>
          </w:rPr>
          <w:t xml:space="preserve">Definition 19 (Orthonormal vectors)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A set of vectors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is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rPr>
            <w:b/>
            <w:bCs/>
          </w:rPr>
          <w:t xml:space="preserve">orthonormal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if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the vectors are mutually orthogonal (</w:t>
        </w:r>
      </w:ins>
      <w:hyperlink w:anchor="def-orthogonal-vectors">
        <w:ins w:id="119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95" w:author="PR Preview" w:date="2026-01-01T00:00:00Z">
        <w:r>
          <w:t xml:space="preserve">)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and each has norm</w:t>
        </w:r>
      </w:ins>
      <w:ins w:id="1198" w:author="PR Preview" w:date="2026-01-01T00:00:00Z">
        <w:r>
          <w:t xml:space="preserve"> </w:t>
        </w:r>
      </w:ins>
      <m:oMath>
        <m:r>
          <m:t>1</m:t>
        </m:r>
      </m:oMath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(</w:t>
        </w:r>
      </w:ins>
      <w:hyperlink w:anchor="def-euclidean-norm">
        <w:ins w:id="120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202" w:author="PR Preview" w:date="2026-01-01T00:00:00Z">
        <w:r>
          <w:t xml:space="preserve">), that is,</w:t>
        </w:r>
      </w:ins>
      <w:ins w:id="1203" w:author="PR Preview" w:date="2026-01-01T00:00:00Z">
        <w:r>
          <w:t xml:space="preserve"> </w:t>
        </w:r>
      </w:ins>
      <w:hyperlink w:anchor="def-unit-vector">
        <w:ins w:id="1204" w:author="PR Preview" w:date="2026-01-01T00:00:00Z">
          <w:r>
            <w:rPr>
              <w:rStyle w:val="Hyperlink"/>
            </w:rPr>
            <w:t xml:space="preserve">unit length</w:t>
          </w:r>
        </w:ins>
      </w:hyperlink>
      <w:ins w:id="1205" w:author="PR Preview" w:date="2026-01-01T00:00:00Z">
        <w:r>
          <w:t xml:space="preserve">:</w:t>
        </w:r>
      </w:ins>
    </w:p>
    <w:p>
      <w:pPr>
        <w:pStyle w:val="BodyText"/>
      </w:pPr>
      <w:ins w:id="1206" w:author="PR Preview" w:date="2026-01-01T00:00:00Z">
        <w:r>
  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  </w:r>
      </w:ins>
    </w:p>
    <w:bookmarkEnd w:id="70"/>
    <w:bookmarkStart w:id="71" w:name="exm-indicator-orthonormal"/>
    <w:p>
      <w:pPr>
        <w:pStyle w:val="FirstParagraph"/>
      </w:pPr>
      <w:ins w:id="1207" w:author="PR Preview" w:date="2026-01-01T00:00:00Z">
        <w:r>
          <w:rPr>
            <w:b/>
            <w:bCs/>
          </w:rPr>
          <w:t xml:space="preserve">Example 13 (Indicator vectors are orthonormal)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The indicator vectors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(</w:t>
        </w:r>
      </w:ins>
      <w:hyperlink w:anchor="def-indicator-vector">
        <w:ins w:id="121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15" w:author="PR Preview" w:date="2026-01-01T00:00:00Z">
        <w:r>
          <w:t xml:space="preserve">) form an orthonormal set.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By</w:t>
        </w:r>
      </w:ins>
      <w:ins w:id="1218" w:author="PR Preview" w:date="2026-01-01T00:00:00Z">
        <w:r>
          <w:t xml:space="preserve"> </w:t>
        </w:r>
      </w:ins>
      <w:hyperlink w:anchor="thm-indicator-selection">
        <w:ins w:id="121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20" w:author="PR Preview" w:date="2026-01-01T00:00:00Z">
        <w:r>
          <w:t xml:space="preserve">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$\mathord{\smash[b]{\underset{\raise.3ex\hbox{$\scriptstyle\sim$}}{e}}\vphantom{e}}_i \cdot \mathord{\smash[b]{\underset{\raise.3ex\hbox{$\scriptstyle\sim$}}{e}}\vphantom{e}}_j$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is entry</w:t>
        </w:r>
      </w:ins>
      <w:ins w:id="1225" w:author="PR Preview" w:date="2026-01-01T00:00:00Z">
        <w:r>
          <w:t xml:space="preserve"> </w:t>
        </w:r>
      </w:ins>
      <m:oMath>
        <m:r>
          <m:t>i</m:t>
        </m:r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of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$\mathord{\smash[b]{\underset{\raise.3ex\hbox{$\scriptstyle\sim$}}{e}}\vphantom{e}}_j$</w:t>
        </w:r>
      </w:ins>
      <w:ins w:id="1230" w:author="PR Preview" w:date="2026-01-01T00:00:00Z">
        <w:r>
          <w:t xml:space="preserve">,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which is</w:t>
        </w:r>
      </w:ins>
      <w:ins w:id="1233" w:author="PR Preview" w:date="2026-01-01T00:00:00Z">
        <w:r>
          <w:t xml:space="preserve"> </w:t>
        </w:r>
      </w:ins>
      <m:oMath>
        <m:r>
          <m:t>1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if</w:t>
        </w:r>
      </w:ins>
      <w:ins w:id="123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and</w:t>
        </w:r>
      </w:ins>
      <w:ins w:id="1239" w:author="PR Preview" w:date="2026-01-01T00:00:00Z">
        <w:r>
          <w:t xml:space="preserve"> </w:t>
        </w:r>
      </w:ins>
      <m:oMath>
        <m:r>
          <m:t>0</m:t>
        </m:r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if</w:t>
        </w:r>
      </w:ins>
      <w:ins w:id="124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243" w:author="PR Preview" w:date="2026-01-01T00:00:00Z">
        <w:r>
          <w:t xml:space="preserve">.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For</w:t>
        </w:r>
      </w:ins>
      <w:ins w:id="124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247" w:author="PR Preview" w:date="2026-01-01T00:00:00Z">
        <w:r>
          <w:t xml:space="preserve">:</w:t>
        </w:r>
      </w:ins>
    </w:p>
    <w:p>
      <w:pPr>
        <w:pStyle w:val="BodyText"/>
      </w:pPr>
      <w:ins w:id="1248" w:author="PR Preview" w:date="2026-01-01T00:00:00Z">
        <w:r>
  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  </w:r>
      </w:ins>
    </w:p>
    <w:p>
      <w:pPr>
        <w:pStyle w:val="FirstParagraph"/>
      </w:pPr>
      <w:ins w:id="1249" w:author="PR Preview" w:date="2026-01-01T00:00:00Z">
        <w:r>
  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250" w:author="PR Preview" w:date="2026-01-01T00:00:00Z">
        <w:r>
  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  </w:r>
      </w:ins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251" w:author="PR Preview" w:date="2026-01-01T00:00:00Z">
        <w:r>
          <w:delText xml:space="preserve">Compute</w:delText>
        </w:r>
      </w:del>
      <w:del w:id="125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and</w:delText>
        </w:r>
      </w:del>
      <w:del w:id="125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del w:id="1256" w:author="PR Preview" w:date="2026-01-01T00:00:00Z">
        <w:r>
          <w:delText xml:space="preserve">.</w:delText>
        </w:r>
      </w:del>
    </w:p>
    <w:p>
      <w:pPr>
        <w:pStyle w:val="BodyText"/>
      </w:pPr>
      <w:ins w:id="1257" w:author="PR Preview" w:date="2026-01-01T00:00:00Z">
        <w:r>
  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  </w:r>
      </w:ins>
    </w:p>
    <w:p>
      <w:pPr>
        <w:pStyle w:val="FirstParagraph"/>
      </w:pPr>
      <w:ins w:id="1258" w:author="PR Preview" w:date="2026-01-01T00:00:00Z">
        <w:r>
          <w:t xml:space="preserve">Compute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$\mathord{\smash[b]{\underset{\raise.3ex\hbox{$\scriptstyle\sim$}}{a}}\vphantom{a}}^{\top} \mathord{\smash[b]{\underset{\raise.3ex\hbox{$\scriptstyle\sim$}}{b}}\vphantom{b}}$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and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$\mathopen{}\left\lVert\mathord{\smash[b]{\underset{\raise.3ex\hbox{$\scriptstyle\sim$}}{a}}\vphantom{a}}\right\rVert\mathclose{}_2$</w:t>
        </w:r>
      </w:ins>
      <w:ins w:id="1265" w:author="PR Preview" w:date="2026-01-01T00:00:00Z">
        <w:r>
          <w:t xml:space="preserve">.</w:t>
        </w:r>
      </w:ins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del w:id="1266" w:author="PR Preview" w:date="2026-01-01T00:00:00Z">
        <w:r>
          <w:delText xml:space="preserve">For the norm, take the inner product of</w:delText>
        </w:r>
      </w:del>
      <w:del w:id="1267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with itself first: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BodyText"/>
      </w:pPr>
      <w:ins w:id="1270" w:author="PR Preview" w:date="2026-01-01T00:00:00Z">
        <w:r>
  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  </w:r>
      </w:ins>
    </w:p>
    <w:p>
      <w:pPr>
        <w:pStyle w:val="FirstParagraph"/>
      </w:pPr>
      <w:ins w:id="1271" w:author="PR Preview" w:date="2026-01-01T00:00:00Z">
        <w:r>
          <w:t xml:space="preserve">For the norm, take the inner product of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$\mathord{\smash[b]{\underset{\raise.3ex\hbox{$\scriptstyle\sim$}}{a}}\vphantom{a}}$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with itself first:</w:t>
        </w:r>
      </w:ins>
    </w:p>
    <w:p>
      <w:pPr>
        <w:pStyle w:val="BodyText"/>
      </w:pPr>
      <w:ins w:id="1276" w:author="PR Preview" w:date="2026-01-01T00:00:00Z">
        <w:r>
  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BodyText"/>
      </w:pPr>
      <w:ins w:id="1277" w:author="PR Preview" w:date="2026-01-01T00:00:00Z">
        <w:r>
          <w:t xml:space="preserve">$$\mathopen{}\left\lVert\mathord{\smash[b]{\underset{\raise.3ex\hbox{$\scriptstyle\sim$}}{a}}\vphantom{a}}\right\rVert\mathclose{}_2 = \sqrt{14} \approx 3.742$$</w:t>
        </w:r>
      </w:ins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2026-10-17T11:56:28Z</dcterms:created>
  <dcterms:modified xsi:type="dcterms:W3CDTF">2026-10-17T11:56:28Z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