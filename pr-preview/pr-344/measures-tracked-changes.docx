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Setting</w:delText>
        </w:r>
      </w:del>
      <w:del w:id="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gives</w:delText>
        </w:r>
      </w:del>
      <w:del w:id="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Setting</w:delText>
        </w:r>
      </w:del>
    </w:p>
    <w:p>
      <w:pPr>
        <w:numPr>
          <w:ilvl w:val="0"/>
          <w:numId w:val="1000"/>
        </w:numPr>
      </w:pPr>
      <w:ins w:id="13" w:author="PR Preview" w:date="2026-01-01T00:00:00Z">
        <w:r>
          <w:t xml:space="preserve">Setting</w:t>
        </w:r>
      </w:ins>
      <w:ins w:id="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gives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  </w:r>
      </w:ins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2026-10-17T12:01:14Z</dcterms:created>
  <dcterms:modified xsi:type="dcterms:W3CDTF">2026-10-17T12:01:14Z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