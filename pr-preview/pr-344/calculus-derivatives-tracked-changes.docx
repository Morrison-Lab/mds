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del w:id="3" w:author="PR Preview" w:date="2026-01-01T00:00:00Z">
        <w:r>
          <w:delText xml:space="preserve">the inverse function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</w:delText>
        </w:r>
      </w:del>
      <w:hyperlink r:id="rId111">
        <w:del w:id="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" w:author="PR Preview" w:date="2026-01-01T00:00:00Z">
        <w:r>
          <w:delText xml:space="preserve">),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which exists on the range of</w:delText>
        </w:r>
      </w:del>
      <w:del w:id="11" w:author="PR Preview" w:date="2026-01-01T00:00:00Z">
        <w:r>
          <w:delText xml:space="preserve"> </w:delText>
        </w:r>
      </w:del>
      <m:oMath>
        <m:r>
          <m:t>f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when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one-to-one,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otherwise only after restricting the domain of</w:delText>
        </w:r>
      </w:del>
      <w:del w:id="19" w:author="PR Preview" w:date="2026-01-01T00:00:00Z">
        <w:r>
          <w:delText xml:space="preserve"> </w:delText>
        </w:r>
      </w:del>
      <m:oMath>
        <m:r>
          <m:t>f</m:t>
        </m:r>
      </m:oMath>
      <w:del w:id="2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21" w:author="PR Preview" w:date="2026-01-01T00:00:00Z">
        <w:r>
          <w:t xml:space="preserve">the inverse function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11">
        <w:ins w:id="2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6" w:author="PR Preview" w:date="2026-01-01T00:00:00Z">
        <w:r>
          <w:t xml:space="preserve">),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which exists on the</w:t>
        </w:r>
      </w:ins>
      <w:ins w:id="29" w:author="PR Preview" w:date="2026-01-01T00:00:00Z">
        <w:r>
          <w:t xml:space="preserve"> </w:t>
        </w:r>
      </w:ins>
      <w:hyperlink r:id="rId112">
        <w:ins w:id="3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r>
          <m:t>f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</w:t>
        </w:r>
      </w:ins>
      <w:ins w:id="36" w:author="PR Preview" w:date="2026-01-01T00:00:00Z">
        <w:r>
          <w:t xml:space="preserve"> </w:t>
        </w:r>
      </w:ins>
      <m:oMath>
        <m:r>
          <m:t>f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one-to-one,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otherwise only after restricting the domain of</w:t>
        </w:r>
      </w:ins>
      <w:ins w:id="41" w:author="PR Preview" w:date="2026-01-01T00:00:00Z">
        <w:r>
          <w:t xml:space="preserve"> </w:t>
        </w:r>
      </w:ins>
      <m:oMath>
        <m:r>
          <m:t>f</m:t>
        </m:r>
      </m:oMath>
      <w:ins w:id="4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2026-10-17T11:35:17Z</dcterms:created>
  <dcterms:modified xsi:type="dcterms:W3CDTF">2026-10-17T11:35:17Z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