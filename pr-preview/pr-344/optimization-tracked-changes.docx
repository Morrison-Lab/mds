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ins w:id="535" w:author="PR Preview" w:date="2026-01-01T00:00:00Z">
        <w:r>
          <w:rPr>
            <w:b/>
            <w:bCs/>
          </w:rPr>
          <w:t xml:space="preserve">Definition 3 (Local maximizer)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Let</w:t>
        </w:r>
      </w:ins>
      <w:ins w:id="5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39" w:author="PR Preview" w:date="2026-01-01T00:00:00Z">
        <w:r>
          <w:t xml:space="preserve">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 point</w:t>
        </w:r>
      </w:ins>
      <w:ins w:id="542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is a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local maximizer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of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if there is a number</w:t>
        </w:r>
      </w:ins>
      <w:ins w:id="55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such that</w:t>
        </w:r>
      </w:ins>
      <w:ins w:id="5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for all</w:t>
        </w:r>
      </w:ins>
      <w:ins w:id="558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</w:t>
        </w:r>
      </w:ins>
      <w:ins w:id="56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562" w:author="PR Preview" w:date="2026-01-01T00:00:00Z">
        <w:r>
          <w:t xml:space="preserve">.</w:t>
        </w:r>
      </w:ins>
    </w:p>
    <w:bookmarkEnd w:id="69"/>
    <w:bookmarkStart w:id="70" w:name="exm-local-maximizer"/>
    <w:p>
      <w:pPr>
        <w:pStyle w:val="BodyText"/>
      </w:pPr>
      <w:ins w:id="563" w:author="PR Preview" w:date="2026-01-01T00:00:00Z">
        <w:r>
          <w:rPr>
            <w:b/>
            <w:bCs/>
          </w:rPr>
          <w:t xml:space="preserve">Example 12 (A local maximizer)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Let</w:t>
        </w:r>
      </w:ins>
      <w:ins w:id="5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For every</w:t>
        </w:r>
      </w:ins>
      <w:ins w:id="5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7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ins w:id="572" w:author="PR Preview" w:date="2026-01-01T00:00:00Z">
        <w:r>
          <w:t xml:space="preserve">so</w:t>
        </w:r>
      </w:ins>
      <w:ins w:id="5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for all</w:t>
        </w:r>
      </w:ins>
      <w:ins w:id="576" w:author="PR Preview" w:date="2026-01-01T00:00:00Z">
        <w:r>
          <w:t xml:space="preserve"> </w:t>
        </w:r>
      </w:ins>
      <m:oMath>
        <m:r>
          <m:t>x</m:t>
        </m:r>
      </m:oMath>
      <w:ins w:id="577" w:author="PR Preview" w:date="2026-01-01T00:00:00Z">
        <w:r>
          <w:t xml:space="preserve">, and</w:t>
        </w:r>
      </w:ins>
      <w:ins w:id="578" w:author="PR Preview" w:date="2026-01-01T00:00:00Z">
        <w:r>
          <w:t xml:space="preserve"> </w:t>
        </w:r>
      </w:ins>
      <m:oMath>
        <m:r>
          <m:t>0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is a local maximizer of</w:t>
        </w:r>
      </w:ins>
      <w:ins w:id="581" w:author="PR Preview" w:date="2026-01-01T00:00:00Z">
        <w:r>
          <w:t xml:space="preserve"> </w:t>
        </w:r>
      </w:ins>
      <m:oMath>
        <m:r>
          <m:t>f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with any</w:t>
        </w:r>
      </w:ins>
      <w:ins w:id="58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85" w:author="PR Preview" w:date="2026-01-01T00:00:00Z">
        <w:r>
          <w:t xml:space="preserve">.</w:t>
        </w:r>
      </w:ins>
    </w:p>
    <w:bookmarkEnd w:id="70"/>
    <w:bookmarkStart w:id="71" w:name="def-saddle-point"/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Definition 4 (Saddle point)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Let</w:t>
        </w:r>
      </w:ins>
      <w:ins w:id="5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0" w:author="PR Preview" w:date="2026-01-01T00:00:00Z">
        <w:r>
          <w:t xml:space="preserve">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</w:t>
        </w:r>
      </w:ins>
      <w:ins w:id="593" w:author="PR Preview" w:date="2026-01-01T00:00:00Z">
        <w:r>
          <w:t xml:space="preserve"> </w:t>
        </w:r>
      </w:ins>
      <w:hyperlink w:anchor="def-stationary-point">
        <w:ins w:id="594" w:author="PR Preview" w:date="2026-01-01T00:00:00Z">
          <w:r>
            <w:rPr>
              <w:rStyle w:val="Hyperlink"/>
            </w:rPr>
            <w:t xml:space="preserve">stationary point</w:t>
          </w:r>
        </w:ins>
      </w:hyperlink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of</w:t>
        </w:r>
      </w:ins>
      <w:ins w:id="597" w:author="PR Preview" w:date="2026-01-01T00:00:00Z">
        <w:r>
          <w:t xml:space="preserve"> </w:t>
        </w:r>
      </w:ins>
      <m:oMath>
        <m:r>
          <m:t>f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that is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neither a</w:t>
        </w:r>
      </w:ins>
      <w:ins w:id="602" w:author="PR Preview" w:date="2026-01-01T00:00:00Z">
        <w:r>
          <w:t xml:space="preserve"> </w:t>
        </w:r>
      </w:ins>
      <w:hyperlink r:id="rId21">
        <w:ins w:id="603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nor a</w:t>
        </w:r>
      </w:ins>
      <w:ins w:id="606" w:author="PR Preview" w:date="2026-01-01T00:00:00Z">
        <w:r>
          <w:t xml:space="preserve"> </w:t>
        </w:r>
      </w:ins>
      <w:hyperlink w:anchor="def-local-maximizer">
        <w:ins w:id="607" w:author="PR Preview" w:date="2026-01-01T00:00:00Z">
          <w:r>
            <w:rPr>
              <w:rStyle w:val="Hyperlink"/>
            </w:rPr>
            <w:t xml:space="preserve">local maximizer</w:t>
          </w:r>
        </w:ins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m:oMath>
        <m:r>
          <m:t>f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is a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rPr>
            <w:b/>
            <w:bCs/>
          </w:rPr>
          <w:t xml:space="preserve">saddle point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of</w:t>
        </w:r>
      </w:ins>
      <w:ins w:id="617" w:author="PR Preview" w:date="2026-01-01T00:00:00Z">
        <w:r>
          <w:t xml:space="preserve"> </w:t>
        </w:r>
      </w:ins>
      <m:oMath>
        <m:r>
          <m:t>f</m:t>
        </m:r>
      </m:oMath>
      <w:ins w:id="618" w:author="PR Preview" w:date="2026-01-01T00:00:00Z">
        <w:r>
          <w:t xml:space="preserve">.</w:t>
        </w:r>
      </w:ins>
    </w:p>
    <w:bookmarkEnd w:id="71"/>
    <w:bookmarkStart w:id="72" w:name="exm-saddle-point"/>
    <w:p>
      <w:pPr>
        <w:pStyle w:val="BodyText"/>
      </w:pPr>
      <w:ins w:id="619" w:author="PR Preview" w:date="2026-01-01T00:00:00Z">
        <w:r>
          <w:rPr>
            <w:b/>
            <w:bCs/>
          </w:rPr>
          <w:t xml:space="preserve">Example 13 (A saddle point)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Let</w:t>
        </w:r>
      </w:ins>
      <w:ins w:id="6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Its gradient is</w:t>
        </w:r>
      </w:ins>
      <w:ins w:id="62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27" w:author="PR Preview" w:date="2026-01-01T00:00:00Z">
        <w:r>
          <w:t xml:space="preserve">, which is</w:t>
        </w:r>
      </w:ins>
      <w:ins w:id="628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only at</w:t>
        </w:r>
      </w:ins>
      <w:ins w:id="63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632" w:author="PR Preview" w:date="2026-01-01T00:00:00Z">
        <w:r>
          <w:t xml:space="preserve">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so</w:t>
        </w:r>
      </w:ins>
      <w:ins w:id="635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a stationary point.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For every</w:t>
        </w:r>
      </w:ins>
      <w:ins w:id="64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64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</m:eqArr>
        </m:oMath>
      </m:oMathPara>
    </w:p>
    <w:p>
      <w:pPr>
        <w:pStyle w:val="FirstParagraph"/>
      </w:pPr>
      <w:ins w:id="642" w:author="PR Preview" w:date="2026-01-01T00:00:00Z">
        <w:r>
          <w:t xml:space="preserve">So every ball around</w:t>
        </w:r>
      </w:ins>
      <w:ins w:id="643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contains a point with a larger value of</w:t>
        </w:r>
      </w:ins>
      <w:ins w:id="646" w:author="PR Preview" w:date="2026-01-01T00:00:00Z">
        <w:r>
          <w:t xml:space="preserve"> </w:t>
        </w:r>
      </w:ins>
      <m:oMath>
        <m:r>
          <m:t>f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 a point with a smaller one.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Hence</w:t>
        </w:r>
      </w:ins>
      <w:ins w:id="651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neither a local minimizer nor a local maximizer,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and it is a saddle point.</w:t>
        </w:r>
      </w:ins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del w:id="656" w:author="PR Preview" w:date="2026-01-01T00:00:00Z">
        <w:r>
          <w:rPr>
            <w:b/>
            <w:bCs/>
          </w:rPr>
          <w:delText xml:space="preserve">Definition 3 (Convex set)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 set</w:delText>
        </w:r>
      </w:del>
      <w:del w:id="65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is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rPr>
            <w:b/>
            <w:bCs/>
          </w:rPr>
          <w:delText xml:space="preserve">convex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if for all</w:delText>
        </w:r>
      </w:del>
      <w:del w:id="6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and all</w:delText>
        </w:r>
      </w:del>
      <w:del w:id="66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70" w:author="PR Preview" w:date="2026-01-01T00:00:00Z">
        <w:r>
          <w:delText xml:space="preserve">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the point</w:delText>
        </w:r>
      </w:del>
      <w:del w:id="673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 in</w:delText>
        </w:r>
      </w:del>
      <w:del w:id="676" w:author="PR Preview" w:date="2026-01-01T00:00:00Z">
        <w:r>
          <w:delText xml:space="preserve"> </w:delText>
        </w:r>
      </w:del>
      <m:oMath>
        <m:r>
          <m:t>K</m:t>
        </m:r>
      </m:oMath>
      <w:del w:id="677" w:author="PR Preview" w:date="2026-01-01T00:00:00Z">
        <w:r>
          <w:delText xml:space="preserve">:</w:delText>
        </w:r>
      </w:del>
      <w:del w:id="678" w:author="PR Preview" w:date="2026-01-01T00:00:00Z">
        <w:r>
          <w:delText xml:space="preserve"> </w:delText>
        </w:r>
      </w:del>
      <m:oMath>
        <m:r>
          <m:t>K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contains the whole line segment between any two of its points.</w:delText>
        </w:r>
      </w:del>
    </w:p>
    <w:p>
      <w:pPr>
        <w:pStyle w:val="BodyText"/>
      </w:pPr>
      <w:del w:id="681" w:author="PR Preview" w:date="2026-01-01T00:00:00Z">
        <w:r>
          <w:rPr>
            <w:b/>
            <w:bCs/>
          </w:rPr>
          <w:delText xml:space="preserve">Example 12 (Convex sets)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 </w:delText>
        </w:r>
      </w:del>
    </w:p>
    <w:p>
      <w:pPr>
        <w:pStyle w:val="FirstParagraph"/>
      </w:pPr>
      <w:ins w:id="684" w:author="PR Preview" w:date="2026-01-01T00:00:00Z">
        <w:r>
          <w:rPr>
            <w:b/>
            <w:bCs/>
          </w:rPr>
          <w:t xml:space="preserve">Definition 5 (Convex set)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 set</w:t>
        </w:r>
      </w:ins>
      <w:ins w:id="68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is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rPr>
            <w:b/>
            <w:bCs/>
          </w:rPr>
          <w:t xml:space="preserve">convex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if for all</w:t>
        </w:r>
      </w:ins>
      <w:ins w:id="694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 all</w:t>
        </w:r>
      </w:ins>
      <w:ins w:id="69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the point</w:t>
        </w:r>
      </w:ins>
      <w:ins w:id="701" w:author="PR Preview" w:date="2026-01-01T00:00:00Z">
        <w:r>
          <w:t xml:space="preserve"> </w:t>
        </w:r>
      </w:ins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in</w:t>
        </w:r>
      </w:ins>
      <w:ins w:id="704" w:author="PR Preview" w:date="2026-01-01T00:00:00Z">
        <w:r>
          <w:t xml:space="preserve"> </w:t>
        </w:r>
      </w:ins>
      <m:oMath>
        <m:r>
          <m:t>K</m:t>
        </m:r>
      </m:oMath>
      <w:ins w:id="705" w:author="PR Preview" w:date="2026-01-01T00:00:00Z">
        <w:r>
          <w:t xml:space="preserve">:</w:t>
        </w:r>
      </w:ins>
      <w:ins w:id="706" w:author="PR Preview" w:date="2026-01-01T00:00:00Z">
        <w:r>
          <w:t xml:space="preserve"> </w:t>
        </w:r>
      </w:ins>
      <m:oMath>
        <m:r>
          <m:t>K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contains the whole line segment between any two of its points.</w:t>
        </w:r>
      </w:ins>
    </w:p>
    <w:bookmarkEnd w:id="76"/>
    <w:bookmarkStart w:id="80" w:name="exm-convex-set"/>
    <w:p>
      <w:pPr>
        <w:pStyle w:val="BodyText"/>
      </w:pPr>
      <w:ins w:id="709" w:author="PR Preview" w:date="2026-01-01T00:00:00Z">
        <w:r>
          <w:rPr>
            <w:b/>
            <w:bCs/>
          </w:rPr>
          <w:t xml:space="preserve">Example 14 (Convex sets)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del w:id="712" w:author="PR Preview" w:date="2026-01-01T00:00:00Z">
        <w:r>
          <w:rPr>
            <w:b/>
            <w:bCs/>
          </w:rPr>
          <w:delText xml:space="preserve">Example 13 (A set that is not convex)</w:delText>
        </w:r>
      </w:del>
      <w:del w:id="7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is not convex:</w:delText>
        </w:r>
      </w:del>
      <w:del w:id="7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and</w:delText>
        </w:r>
      </w:del>
      <w:del w:id="719" w:author="PR Preview" w:date="2026-01-01T00:00:00Z">
        <w:r>
          <w:delText xml:space="preserve"> </w:delText>
        </w:r>
      </w:del>
      <m:oMath>
        <m:r>
          <m:t>1</m:t>
        </m:r>
      </m:oMath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are in</w:delText>
        </w:r>
      </w:del>
      <w:del w:id="722" w:author="PR Preview" w:date="2026-01-01T00:00:00Z">
        <w:r>
          <w:delText xml:space="preserve"> </w:delText>
        </w:r>
      </w:del>
      <m:oMath>
        <m:r>
          <m:t>K</m:t>
        </m:r>
      </m:oMath>
      <w:del w:id="723" w:author="PR Preview" w:date="2026-01-01T00:00:00Z">
        <w:r>
          <w:delText xml:space="preserve">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but with</w:delText>
        </w:r>
      </w:del>
      <w:del w:id="72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the point</w:delText>
        </w:r>
      </w:del>
      <w:del w:id="72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is not.</w:delText>
        </w:r>
      </w:del>
    </w:p>
    <w:p>
      <w:pPr>
        <w:pStyle w:val="BodyText"/>
      </w:pPr>
      <w:del w:id="732" w:author="PR Preview" w:date="2026-01-01T00:00:00Z">
        <w:r>
          <w:rPr>
            <w:b/>
            <w:bCs/>
          </w:rPr>
          <w:delText xml:space="preserve">Definition 4 (Half-space)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Let</w:delText>
        </w:r>
      </w:del>
      <w:del w:id="735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be a nonzero vector and</w:delText>
        </w:r>
      </w:del>
      <w:del w:id="738" w:author="PR Preview" w:date="2026-01-01T00:00:00Z">
        <w:r>
          <w:delText xml:space="preserve"> </w:delText>
        </w:r>
      </w:del>
      <m:oMath>
        <m:r>
          <m:t>c</m:t>
        </m:r>
      </m:oMath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a real number.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The set</w:delText>
        </w:r>
      </w:del>
      <w:del w:id="7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is a (closed)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rPr>
            <w:b/>
            <w:bCs/>
          </w:rPr>
          <w:delText xml:space="preserve">half-space</w:delText>
        </w:r>
      </w:del>
      <w:del w:id="748" w:author="PR Preview" w:date="2026-01-01T00:00:00Z">
        <w:r>
          <w:delText xml:space="preserve">: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the points on one side of the boundary</w:delText>
        </w:r>
      </w:del>
      <w:del w:id="75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del w:id="752" w:author="PR Preview" w:date="2026-01-01T00:00:00Z">
        <w:r>
          <w:delText xml:space="preserve">, together with the boundary.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In</w:delText>
        </w:r>
      </w:del>
      <w:del w:id="7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756" w:author="PR Preview" w:date="2026-01-01T00:00:00Z">
        <w:r>
          <w:delText xml:space="preserve">, a half-space is called a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rPr>
            <w:b/>
            <w:bCs/>
          </w:rPr>
          <w:delText xml:space="preserve">half-plane</w:delText>
        </w:r>
      </w:del>
      <w:del w:id="759" w:author="PR Preview" w:date="2026-01-01T00:00:00Z">
        <w:r>
          <w:delText xml:space="preserve">.</w:delText>
        </w:r>
      </w:del>
    </w:p>
    <w:p>
      <w:pPr>
        <w:pStyle w:val="BodyText"/>
      </w:pPr>
      <w:del w:id="760" w:author="PR Preview" w:date="2026-01-01T00:00:00Z">
        <w:r>
          <w:rPr>
            <w:b/>
            <w:bCs/>
          </w:rPr>
          <w:delText xml:space="preserve">Example 14 (The right half-plane)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With</w:delText>
        </w:r>
      </w:del>
      <w:del w:id="76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</w:delText>
        </w:r>
      </w:del>
      <w:del w:id="76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767" w:author="PR Preview" w:date="2026-01-01T00:00:00Z">
        <w:r>
          <w:delText xml:space="preserve">,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the half-plane</w:delText>
        </w:r>
      </w:del>
      <w:del w:id="7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is the set of points on or to the right of the</w:delText>
        </w:r>
      </w:del>
      <w:del w:id="7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774" w:author="PR Preview" w:date="2026-01-01T00:00:00Z">
        <w:r>
          <w:delText xml:space="preserve">-axis.</w:delText>
        </w:r>
      </w:del>
      <w:del w:id="7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is in it, since</w:delText>
        </w:r>
      </w:del>
      <w:del w:id="7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≥</m:t>
        </m:r>
        <m:r>
          <m:t>0</m:t>
        </m:r>
      </m:oMath>
      <w:del w:id="779" w:author="PR Preview" w:date="2026-01-01T00:00:00Z">
        <w:r>
          <w:delText xml:space="preserve">;</w:delText>
        </w:r>
      </w:del>
      <w:del w:id="78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 in it, on the boundary;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and</w:delText>
        </w:r>
      </w:del>
      <w:del w:id="78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is not, since</w:delText>
        </w:r>
      </w:del>
      <w:del w:id="78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del w:id="789" w:author="PR Preview" w:date="2026-01-01T00:00:00Z">
        <w:r>
          <w:delText xml:space="preserve">.</w:delText>
        </w:r>
      </w:del>
    </w:p>
    <w:p>
      <w:pPr>
        <w:pStyle w:val="BodyText"/>
      </w:pPr>
      <w:del w:id="790" w:author="PR Preview" w:date="2026-01-01T00:00:00Z">
        <w:r>
          <w:rPr>
            <w:b/>
            <w:bCs/>
          </w:rPr>
          <w:delText xml:space="preserve">Theorem 6 (An intersection of convex sets is convex)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If</w:delText>
        </w:r>
      </w:del>
      <w:del w:id="793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1</m:t>
            </m:r>
          </m:sub>
        </m:sSub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and</w:delText>
        </w:r>
      </w:del>
      <w:del w:id="796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2</m:t>
            </m:r>
          </m:sub>
        </m:sSub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are convex subsets of</w:delText>
        </w:r>
      </w:del>
      <w:del w:id="79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(</w:delText>
        </w:r>
      </w:del>
      <w:hyperlink w:anchor="def-convex-set">
        <w:del w:id="80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803" w:author="PR Preview" w:date="2026-01-01T00:00:00Z">
        <w:r>
          <w:delText xml:space="preserve">),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then</w:delText>
        </w:r>
      </w:del>
      <w:del w:id="806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is convex.</w:delText>
        </w:r>
      </w:del>
    </w:p>
    <w:p>
      <w:pPr>
        <w:pStyle w:val="FirstParagraph"/>
      </w:pPr>
      <w:ins w:id="809" w:author="PR Preview" w:date="2026-01-01T00:00:00Z">
        <w:r>
          <w:rPr>
            <w:b/>
            <w:bCs/>
          </w:rPr>
          <w:t xml:space="preserve">Example 15 (A set that is not convex)</w:t>
        </w:r>
      </w:ins>
      <w:ins w:id="8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not convex:</w:t>
        </w:r>
      </w:ins>
      <w:ins w:id="81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and</w:t>
        </w:r>
      </w:ins>
      <w:ins w:id="816" w:author="PR Preview" w:date="2026-01-01T00:00:00Z">
        <w:r>
          <w:t xml:space="preserve"> </w:t>
        </w:r>
      </w:ins>
      <m:oMath>
        <m:r>
          <m:t>1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are in</w:t>
        </w:r>
      </w:ins>
      <w:ins w:id="819" w:author="PR Preview" w:date="2026-01-01T00:00:00Z">
        <w:r>
          <w:t xml:space="preserve"> </w:t>
        </w:r>
      </w:ins>
      <m:oMath>
        <m:r>
          <m:t>K</m:t>
        </m:r>
      </m:oMath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but with</w:t>
        </w:r>
      </w:ins>
      <w:ins w:id="82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the point</w:t>
        </w:r>
      </w:ins>
      <w:ins w:id="82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is not.</w:t>
        </w:r>
      </w:ins>
    </w:p>
    <w:bookmarkEnd w:id="81"/>
    <w:bookmarkStart w:id="82" w:name="def-half-space"/>
    <w:p>
      <w:pPr>
        <w:pStyle w:val="BodyText"/>
      </w:pPr>
      <w:ins w:id="829" w:author="PR Preview" w:date="2026-01-01T00:00:00Z">
        <w:r>
          <w:rPr>
            <w:b/>
            <w:bCs/>
          </w:rPr>
          <w:t xml:space="preserve">Definition 6 (Half-space)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Let</w:t>
        </w:r>
      </w:ins>
      <w:ins w:id="832" w:author="PR Preview" w:date="2026-01-01T00:00:00Z">
        <w:r>
          <w:t xml:space="preserve"> </w:t>
        </w:r>
      </w:ins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be a nonzero vector and</w:t>
        </w:r>
      </w:ins>
      <w:ins w:id="835" w:author="PR Preview" w:date="2026-01-01T00:00:00Z">
        <w:r>
          <w:t xml:space="preserve"> </w:t>
        </w:r>
      </w:ins>
      <m:oMath>
        <m:r>
          <m:t>c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a real number.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The set</w:t>
        </w:r>
      </w:ins>
      <w:ins w:id="8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is a (closed)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rPr>
            <w:b/>
            <w:bCs/>
          </w:rPr>
          <w:t xml:space="preserve">half-space</w:t>
        </w:r>
      </w:ins>
      <w:ins w:id="845" w:author="PR Preview" w:date="2026-01-01T00:00:00Z">
        <w:r>
          <w:t xml:space="preserve">: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the points on one side of the boundary</w:t>
        </w:r>
      </w:ins>
      <w:ins w:id="8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ins w:id="849" w:author="PR Preview" w:date="2026-01-01T00:00:00Z">
        <w:r>
          <w:t xml:space="preserve">, together with the boundary.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In</w:t>
        </w:r>
      </w:ins>
      <w:ins w:id="85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53" w:author="PR Preview" w:date="2026-01-01T00:00:00Z">
        <w:r>
          <w:t xml:space="preserve">, a half-space is called a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rPr>
            <w:b/>
            <w:bCs/>
          </w:rPr>
          <w:t xml:space="preserve">half-plane</w:t>
        </w:r>
      </w:ins>
      <w:ins w:id="856" w:author="PR Preview" w:date="2026-01-01T00:00:00Z">
        <w:r>
          <w:t xml:space="preserve">.</w:t>
        </w:r>
      </w:ins>
    </w:p>
    <w:bookmarkEnd w:id="82"/>
    <w:bookmarkStart w:id="83" w:name="exm-half-space"/>
    <w:p>
      <w:pPr>
        <w:pStyle w:val="BodyText"/>
      </w:pPr>
      <w:ins w:id="857" w:author="PR Preview" w:date="2026-01-01T00:00:00Z">
        <w:r>
          <w:rPr>
            <w:b/>
            <w:bCs/>
          </w:rPr>
          <w:t xml:space="preserve">Example 16 (The right half-plane)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With</w:t>
        </w:r>
      </w:ins>
      <w:ins w:id="860" w:author="PR Preview" w:date="2026-01-01T00:00:00Z">
        <w:r>
          <w:t xml:space="preserve"> </w:t>
        </w:r>
      </w:ins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and</w:t>
        </w:r>
      </w:ins>
      <w:ins w:id="86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864" w:author="PR Preview" w:date="2026-01-01T00:00:00Z">
        <w:r>
          <w:t xml:space="preserve">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the half-plane</w:t>
        </w:r>
      </w:ins>
      <w:ins w:id="8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the set of points on or to the right of the</w:t>
        </w:r>
      </w:ins>
      <w:ins w:id="8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871" w:author="PR Preview" w:date="2026-01-01T00:00:00Z">
        <w:r>
          <w:t xml:space="preserve">-axis.</w:t>
        </w:r>
      </w:ins>
      <w:ins w:id="87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in it, since</w:t>
        </w:r>
      </w:ins>
      <w:ins w:id="8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≥</m:t>
        </m:r>
        <m:r>
          <m:t>0</m:t>
        </m:r>
      </m:oMath>
      <w:ins w:id="876" w:author="PR Preview" w:date="2026-01-01T00:00:00Z">
        <w:r>
          <w:t xml:space="preserve">;</w:t>
        </w:r>
      </w:ins>
      <w:ins w:id="87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is in it, on the boundary;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and</w:t>
        </w:r>
      </w:ins>
      <w:ins w:id="88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 not, since</w:t>
        </w:r>
      </w:ins>
      <w:ins w:id="8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ins w:id="886" w:author="PR Preview" w:date="2026-01-01T00:00:00Z">
        <w:r>
          <w:t xml:space="preserve">.</w:t>
        </w:r>
      </w:ins>
    </w:p>
    <w:bookmarkEnd w:id="83"/>
    <w:bookmarkStart w:id="84" w:name="thm-convex-intersection"/>
    <w:p>
      <w:pPr>
        <w:pStyle w:val="BodyText"/>
      </w:pPr>
      <w:ins w:id="887" w:author="PR Preview" w:date="2026-01-01T00:00:00Z">
        <w:r>
          <w:rPr>
            <w:b/>
            <w:bCs/>
          </w:rPr>
          <w:t xml:space="preserve">Theorem 6 (An intersection of convex sets is convex)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If</w:t>
        </w:r>
      </w:ins>
      <w:ins w:id="890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1</m:t>
            </m:r>
          </m:sub>
        </m:sSub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</w:t>
        </w:r>
      </w:ins>
      <w:ins w:id="893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2</m:t>
            </m:r>
          </m:sub>
        </m:sSub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are convex subsets of</w:t>
        </w:r>
      </w:ins>
      <w:ins w:id="89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(</w:t>
        </w:r>
      </w:ins>
      <w:hyperlink w:anchor="def-convex-set">
        <w:ins w:id="89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00" w:author="PR Preview" w:date="2026-01-01T00:00:00Z">
        <w:r>
          <w:t xml:space="preserve">),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then</w:t>
        </w:r>
      </w:ins>
      <w:ins w:id="903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convex.</w:t>
        </w:r>
      </w:ins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6" w:name="exm-convex-intersection"/>
    <w:p>
      <w:pPr>
        <w:pStyle w:val="BodyText"/>
      </w:pPr>
      <w:del w:id="906" w:author="PR Preview" w:date="2026-01-01T00:00:00Z">
        <w:r>
          <w:rPr>
            <w:b/>
            <w:bCs/>
          </w:rPr>
          <w:delText xml:space="preserve">Example 15 (Intersecting a ball with a half-plane)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The closed unit ball (</w:delText>
        </w:r>
      </w:del>
      <w:hyperlink r:id="rId85">
        <w:del w:id="909" w:author="PR Preview" w:date="2026-01-01T00:00:00Z">
          <w:r>
            <w:rPr>
              <w:rStyle w:val="Hyperlink"/>
            </w:rPr>
            <w:delText xml:space="preserve">unit ball</w:delText>
          </w:r>
        </w:del>
      </w:hyperlink>
      <w:del w:id="910" w:author="PR Preview" w:date="2026-01-01T00:00:00Z">
        <w:r>
          <w:delText xml:space="preserve">) in</w:delText>
        </w:r>
      </w:del>
      <w:del w:id="91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is convex (</w:delText>
        </w:r>
      </w:del>
      <w:hyperlink w:anchor="exm-convex-set">
        <w:del w:id="91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915" w:author="PR Preview" w:date="2026-01-01T00:00:00Z">
        <w:r>
          <w:delText xml:space="preserve">),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and so is the half-plane (</w:delText>
        </w:r>
      </w:del>
      <w:hyperlink w:anchor="def-half-space">
        <w:del w:id="91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19" w:author="PR Preview" w:date="2026-01-01T00:00:00Z">
        <w:r>
          <w:delText xml:space="preserve">)</w:delText>
        </w:r>
      </w:del>
      <w:del w:id="9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921" w:author="PR Preview" w:date="2026-01-01T00:00:00Z">
        <w:r>
          <w:delText xml:space="preserve">: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if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</w:delText>
        </w:r>
      </w:del>
      <w:del w:id="9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928" w:author="PR Preview" w:date="2026-01-01T00:00:00Z">
        <w:r>
          <w:delText xml:space="preserve">, then</w:delText>
        </w:r>
      </w:del>
      <w:del w:id="929" w:author="PR Preview" w:date="2026-01-01T00:00:00Z">
        <w:r>
          <w:delText xml:space="preserve"> </w:delText>
        </w:r>
      </w:del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for</w:delText>
        </w:r>
      </w:del>
      <w:del w:id="9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33" w:author="PR Preview" w:date="2026-01-01T00:00:00Z">
        <w:r>
          <w:delText xml:space="preserve">.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By</w:delText>
        </w:r>
      </w:del>
      <w:del w:id="936" w:author="PR Preview" w:date="2026-01-01T00:00:00Z">
        <w:r>
          <w:delText xml:space="preserve"> </w:delText>
        </w:r>
      </w:del>
      <w:hyperlink w:anchor="thm-convex-intersection">
        <w:del w:id="937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938" w:author="PR Preview" w:date="2026-01-01T00:00:00Z">
        <w:r>
          <w:delText xml:space="preserve">, the closed half-disk</w:delText>
        </w:r>
      </w:del>
      <w:del w:id="9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is convex.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 union need not be convex:</w:delText>
        </w:r>
      </w:del>
      <w:del w:id="9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and</w:delText>
        </w:r>
      </w:del>
      <w:del w:id="9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are convex,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but their union is the set of</w:delText>
        </w:r>
      </w:del>
      <w:del w:id="952" w:author="PR Preview" w:date="2026-01-01T00:00:00Z">
        <w:r>
          <w:delText xml:space="preserve"> </w:delText>
        </w:r>
      </w:del>
      <w:hyperlink w:anchor="exm-not-convex-set">
        <w:del w:id="953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954" w:author="PR Preview" w:date="2026-01-01T00:00:00Z">
        <w:r>
          <w:delText xml:space="preserve">.</w:delText>
        </w:r>
      </w:del>
    </w:p>
    <w:p>
      <w:pPr>
        <w:pStyle w:val="BodyText"/>
      </w:pPr>
      <w:del w:id="955" w:author="PR Preview" w:date="2026-01-01T00:00:00Z">
        <w:r>
          <w:rPr>
            <w:b/>
            <w:bCs/>
          </w:rPr>
          <w:delText xml:space="preserve">Definition 5 (Strictly convex function)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A function</w:delText>
        </w:r>
      </w:del>
      <w:del w:id="9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is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rPr>
            <w:b/>
            <w:bCs/>
          </w:rPr>
          <w:delText xml:space="preserve">strictly convex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if</w:delText>
        </w:r>
      </w:del>
      <w:del w:id="9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for all</w:delText>
        </w:r>
      </w:del>
      <w:del w:id="9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in</w:delText>
        </w:r>
      </w:del>
      <w:del w:id="97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and all</w:delText>
        </w:r>
      </w:del>
      <w:del w:id="9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75" w:author="PR Preview" w:date="2026-01-01T00:00:00Z">
        <w:r>
          <w:delText xml:space="preserve">.</w:delText>
        </w:r>
      </w:del>
    </w:p>
    <w:p>
      <w:pPr>
        <w:pStyle w:val="BodyText"/>
      </w:pPr>
      <w:del w:id="976" w:author="PR Preview" w:date="2026-01-01T00:00:00Z">
        <w:r>
          <w:rPr>
            <w:b/>
            <w:bCs/>
          </w:rPr>
          <w:delText xml:space="preserve">Definition 6 (Concave function)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A function</w:delText>
        </w:r>
      </w:del>
      <w:del w:id="9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is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rPr>
            <w:b/>
            <w:bCs/>
          </w:rPr>
          <w:delText xml:space="preserve">concave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if</w:delText>
        </w:r>
      </w:del>
      <w:del w:id="9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is</w:delText>
        </w:r>
      </w:del>
      <w:del w:id="989" w:author="PR Preview" w:date="2026-01-01T00:00:00Z">
        <w:r>
          <w:delText xml:space="preserve"> </w:delText>
        </w:r>
      </w:del>
      <w:hyperlink r:id="rId88">
        <w:del w:id="990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991" w:author="PR Preview" w:date="2026-01-01T00:00:00Z">
        <w:r>
          <w:delText xml:space="preserve">.</w:delText>
        </w:r>
      </w:del>
    </w:p>
    <w:p>
      <w:pPr>
        <w:pStyle w:val="BodyText"/>
      </w:pPr>
      <w:del w:id="992" w:author="PR Preview" w:date="2026-01-01T00:00:00Z">
        <w:r>
          <w:rPr>
            <w:b/>
            <w:bCs/>
          </w:rPr>
          <w:delText xml:space="preserve">Definition 7 (Strictly concave function)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 function</w:delText>
        </w:r>
      </w:del>
      <w:del w:id="9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is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rPr>
            <w:b/>
            <w:bCs/>
          </w:rPr>
          <w:delText xml:space="preserve">strictly concave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if</w:delText>
        </w:r>
      </w:del>
      <w:del w:id="10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is strictly convex (</w:delText>
        </w:r>
      </w:del>
      <w:hyperlink w:anchor="def-strictly-convex">
        <w:del w:id="100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006" w:author="PR Preview" w:date="2026-01-01T00:00:00Z">
        <w:r>
          <w:delText xml:space="preserve">).</w:delText>
        </w:r>
      </w:del>
    </w:p>
    <w:p>
      <w:pPr>
        <w:pStyle w:val="BodyText"/>
      </w:pPr>
      <w:del w:id="1007" w:author="PR Preview" w:date="2026-01-01T00:00:00Z">
        <w:r>
          <w:rPr>
            <w:b/>
            <w:bCs/>
          </w:rPr>
          <w:delText xml:space="preserve">Example 16 (Strictly convex, and convex but not strictly)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 </w:delText>
        </w:r>
      </w:del>
    </w:p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Example 17 (Intersecting a ball with a half-plane)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 closed unit ball (</w:t>
        </w:r>
      </w:ins>
      <w:hyperlink r:id="rId85">
        <w:ins w:id="1013" w:author="PR Preview" w:date="2026-01-01T00:00:00Z">
          <w:r>
            <w:rPr>
              <w:rStyle w:val="Hyperlink"/>
            </w:rPr>
            <w:t xml:space="preserve">unit ball</w:t>
          </w:r>
        </w:ins>
      </w:hyperlink>
      <w:ins w:id="1014" w:author="PR Preview" w:date="2026-01-01T00:00:00Z">
        <w:r>
          <w:t xml:space="preserve">) in</w:t>
        </w:r>
      </w:ins>
      <w:ins w:id="101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is convex (</w:t>
        </w:r>
      </w:ins>
      <w:hyperlink w:anchor="exm-convex-set">
        <w:ins w:id="1018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019" w:author="PR Preview" w:date="2026-01-01T00:00:00Z">
        <w:r>
          <w:t xml:space="preserve">),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and so is the half-plane (</w:t>
        </w:r>
      </w:ins>
      <w:hyperlink w:anchor="def-half-space">
        <w:ins w:id="102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3" w:author="PR Preview" w:date="2026-01-01T00:00:00Z">
        <w:r>
          <w:t xml:space="preserve">)</w:t>
        </w:r>
      </w:ins>
      <w:ins w:id="102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1025" w:author="PR Preview" w:date="2026-01-01T00:00:00Z">
        <w:r>
          <w:t xml:space="preserve">: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if</w:t>
        </w:r>
      </w:ins>
      <w:ins w:id="10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</w:t>
        </w:r>
      </w:ins>
      <w:ins w:id="10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1032" w:author="PR Preview" w:date="2026-01-01T00:00:00Z">
        <w:r>
          <w:t xml:space="preserve">, then</w:t>
        </w:r>
      </w:ins>
      <w:ins w:id="1033" w:author="PR Preview" w:date="2026-01-01T00:00:00Z">
        <w:r>
          <w:t xml:space="preserve"> </w:t>
        </w:r>
      </w:ins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for</w:t>
        </w:r>
      </w:ins>
      <w:ins w:id="103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37" w:author="PR Preview" w:date="2026-01-01T00:00:00Z">
        <w:r>
          <w:t xml:space="preserve">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By</w:t>
        </w:r>
      </w:ins>
      <w:ins w:id="1040" w:author="PR Preview" w:date="2026-01-01T00:00:00Z">
        <w:r>
          <w:t xml:space="preserve"> </w:t>
        </w:r>
      </w:ins>
      <w:hyperlink w:anchor="thm-convex-intersection">
        <w:ins w:id="104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042" w:author="PR Preview" w:date="2026-01-01T00:00:00Z">
        <w:r>
          <w:t xml:space="preserve">, the closed half-disk</w:t>
        </w:r>
      </w:ins>
      <w:ins w:id="104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is convex.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 union need not be convex:</w:t>
        </w:r>
      </w:ins>
      <w:ins w:id="10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and</w:t>
        </w:r>
      </w:ins>
      <w:ins w:id="105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are convex,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but their union is the set of</w:t>
        </w:r>
      </w:ins>
      <w:ins w:id="1056" w:author="PR Preview" w:date="2026-01-01T00:00:00Z">
        <w:r>
          <w:t xml:space="preserve"> </w:t>
        </w:r>
      </w:ins>
      <w:hyperlink w:anchor="exm-not-convex-set">
        <w:ins w:id="1057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058" w:author="PR Preview" w:date="2026-01-01T00:00:00Z">
        <w:r>
          <w:t xml:space="preserve">.</w:t>
        </w:r>
      </w:ins>
    </w:p>
    <w:bookmarkEnd w:id="86"/>
    <w:bookmarkStart w:id="87" w:name="def-strictly-convex"/>
    <w:p>
      <w:pPr>
        <w:pStyle w:val="BodyText"/>
      </w:pPr>
      <w:ins w:id="1059" w:author="PR Preview" w:date="2026-01-01T00:00:00Z">
        <w:r>
          <w:rPr>
            <w:b/>
            <w:bCs/>
          </w:rPr>
          <w:t xml:space="preserve">Definition 7 (Strictly convex function)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 function</w:t>
        </w:r>
      </w:ins>
      <w:ins w:id="10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is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rPr>
            <w:b/>
            <w:bCs/>
          </w:rPr>
          <w:t xml:space="preserve">strictly convex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if</w:t>
        </w:r>
      </w:ins>
      <w:ins w:id="10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for all</w:t>
        </w:r>
      </w:ins>
      <w:ins w:id="107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in</w:t>
        </w:r>
      </w:ins>
      <w:ins w:id="10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and all</w:t>
        </w:r>
      </w:ins>
      <w:ins w:id="10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79" w:author="PR Preview" w:date="2026-01-01T00:00:00Z">
        <w:r>
          <w:t xml:space="preserve">.</w:t>
        </w:r>
      </w:ins>
    </w:p>
    <w:bookmarkEnd w:id="87"/>
    <w:bookmarkStart w:id="89" w:name="def-concave"/>
    <w:p>
      <w:pPr>
        <w:pStyle w:val="BodyText"/>
      </w:pPr>
      <w:ins w:id="1080" w:author="PR Preview" w:date="2026-01-01T00:00:00Z">
        <w:r>
          <w:rPr>
            <w:b/>
            <w:bCs/>
          </w:rPr>
          <w:t xml:space="preserve">Definition 8 (Concave function)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A function</w:t>
        </w:r>
      </w:ins>
      <w:ins w:id="10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rPr>
            <w:b/>
            <w:bCs/>
          </w:rPr>
          <w:t xml:space="preserve">concave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if</w:t>
        </w:r>
      </w:ins>
      <w:ins w:id="10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is</w:t>
        </w:r>
      </w:ins>
      <w:ins w:id="1093" w:author="PR Preview" w:date="2026-01-01T00:00:00Z">
        <w:r>
          <w:t xml:space="preserve"> </w:t>
        </w:r>
      </w:ins>
      <w:hyperlink r:id="rId88">
        <w:ins w:id="1094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1095" w:author="PR Preview" w:date="2026-01-01T00:00:00Z">
        <w:r>
          <w:t xml:space="preserve">.</w:t>
        </w:r>
      </w:ins>
    </w:p>
    <w:bookmarkEnd w:id="89"/>
    <w:bookmarkStart w:id="90" w:name="def-strictly-concave"/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Definition 9 (Strictly concave function)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 function</w:t>
        </w:r>
      </w:ins>
      <w:ins w:id="10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is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rPr>
            <w:b/>
            <w:bCs/>
          </w:rPr>
          <w:t xml:space="preserve">strictly concave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if</w:t>
        </w:r>
      </w:ins>
      <w:ins w:id="11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is strictly convex (</w:t>
        </w:r>
      </w:ins>
      <w:hyperlink w:anchor="def-strictly-convex">
        <w:ins w:id="110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110" w:author="PR Preview" w:date="2026-01-01T00:00:00Z">
        <w:r>
          <w:t xml:space="preserve">).</w:t>
        </w:r>
      </w:ins>
    </w:p>
    <w:bookmarkEnd w:id="90"/>
    <w:bookmarkStart w:id="91" w:name="exm-strictly-convex"/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Example 18 (Strictly convex, and convex but not strictly)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del w:id="1114" w:author="PR Preview" w:date="2026-01-01T00:00:00Z">
        <w:r>
          <w:rPr>
            <w:b/>
            <w:bCs/>
          </w:rPr>
          <w:delText xml:space="preserve">Example 17 (A maximum is convex; a minimum need not be)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 </w:delText>
        </w:r>
      </w:del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is convex, by the computation for</w:delText>
        </w:r>
      </w:del>
      <w:del w:id="1119" w:author="PR Preview" w:date="2026-01-01T00:00:00Z">
        <w:r>
          <w:delText xml:space="preserve"> </w:delText>
        </w:r>
      </w:del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in</w:delText>
        </w:r>
      </w:del>
      <w:del w:id="1122" w:author="PR Preview" w:date="2026-01-01T00:00:00Z">
        <w:r>
          <w:delText xml:space="preserve"> </w:delText>
        </w:r>
      </w:del>
      <w:hyperlink w:anchor="exm-strictly-convex">
        <w:del w:id="1123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with</w:delText>
        </w:r>
      </w:del>
      <w:del w:id="1126" w:author="PR Preview" w:date="2026-01-01T00:00:00Z">
        <w:r>
          <w:delText xml:space="preserve"> </w:delText>
        </w:r>
      </w:del>
      <m:oMath>
        <m:r>
          <m:t>2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and</w:delText>
        </w:r>
      </w:del>
      <w:del w:id="1129" w:author="PR Preview" w:date="2026-01-01T00:00:00Z">
        <w:r>
          <w:delText xml:space="preserve"> </w:delText>
        </w:r>
      </w:del>
      <m:oMath>
        <m:r>
          <m:t>1</m:t>
        </m:r>
      </m:oMath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replaced by</w:delText>
        </w:r>
      </w:del>
      <w:del w:id="1132" w:author="PR Preview" w:date="2026-01-01T00:00:00Z">
        <w:r>
          <w:delText xml:space="preserve"> </w:delText>
        </w:r>
      </w:del>
      <m:oMath>
        <m:r>
          <m:t>1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and</w:delText>
        </w:r>
      </w:del>
      <w:del w:id="1135" w:author="PR Preview" w:date="2026-01-01T00:00:00Z">
        <w:r>
          <w:delText xml:space="preserve"> </w:delText>
        </w:r>
      </w:del>
      <m:oMath>
        <m:r>
          <m:t>0</m:t>
        </m:r>
      </m:oMath>
      <w:del w:id="1136" w:author="PR Preview" w:date="2026-01-01T00:00:00Z">
        <w:r>
          <w:delText xml:space="preserve">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and</w:delText>
        </w:r>
      </w:del>
      <w:del w:id="113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is convex by the same example, so</w:delText>
        </w:r>
      </w:del>
      <w:del w:id="1142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is convex by</w:delText>
        </w:r>
      </w:del>
      <w:del w:id="1145" w:author="PR Preview" w:date="2026-01-01T00:00:00Z">
        <w:r>
          <w:delText xml:space="preserve"> </w:delText>
        </w:r>
      </w:del>
      <w:hyperlink w:anchor="thm-convex-max">
        <w:del w:id="1146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147" w:author="PR Preview" w:date="2026-01-01T00:00:00Z">
        <w:r>
          <w:delText xml:space="preserve">.</w:delText>
        </w:r>
      </w:del>
    </w:p>
    <w:p>
      <w:pPr>
        <w:pStyle w:val="BodyText"/>
      </w:pPr>
      <w:ins w:id="1148" w:author="PR Preview" w:date="2026-01-01T00:00:00Z">
        <w:r>
          <w:rPr>
            <w:b/>
            <w:bCs/>
          </w:rPr>
          <w:t xml:space="preserve">Example 19 (A maximum is convex; a minimum need not be)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 </w:t>
        </w:r>
      </w:ins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is convex, by the computation for</w:t>
        </w:r>
      </w:ins>
      <w:ins w:id="1153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in</w:t>
        </w:r>
      </w:ins>
      <w:ins w:id="1156" w:author="PR Preview" w:date="2026-01-01T00:00:00Z">
        <w:r>
          <w:t xml:space="preserve"> </w:t>
        </w:r>
      </w:ins>
      <w:hyperlink w:anchor="exm-strictly-convex">
        <w:ins w:id="115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with</w:t>
        </w:r>
      </w:ins>
      <w:ins w:id="1160" w:author="PR Preview" w:date="2026-01-01T00:00:00Z">
        <w:r>
          <w:t xml:space="preserve"> </w:t>
        </w:r>
      </w:ins>
      <m:oMath>
        <m:r>
          <m:t>2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and</w:t>
        </w:r>
      </w:ins>
      <w:ins w:id="1163" w:author="PR Preview" w:date="2026-01-01T00:00:00Z">
        <w:r>
          <w:t xml:space="preserve"> </w:t>
        </w:r>
      </w:ins>
      <m:oMath>
        <m:r>
          <m:t>1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replaced by</w:t>
        </w:r>
      </w:ins>
      <w:ins w:id="1166" w:author="PR Preview" w:date="2026-01-01T00:00:00Z">
        <w:r>
          <w:t xml:space="preserve"> </w:t>
        </w:r>
      </w:ins>
      <m:oMath>
        <m:r>
          <m:t>1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and</w:t>
        </w:r>
      </w:ins>
      <w:ins w:id="1169" w:author="PR Preview" w:date="2026-01-01T00:00:00Z">
        <w:r>
          <w:t xml:space="preserve"> </w:t>
        </w:r>
      </w:ins>
      <m:oMath>
        <m:r>
          <m:t>0</m:t>
        </m:r>
      </m:oMath>
      <w:ins w:id="1170" w:author="PR Preview" w:date="2026-01-01T00:00:00Z">
        <w:r>
          <w:t xml:space="preserve">,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and</w:t>
        </w:r>
      </w:ins>
      <w:ins w:id="117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is convex by the same example, so</w:t>
        </w:r>
      </w:ins>
      <w:ins w:id="1176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convex by</w:t>
        </w:r>
      </w:ins>
      <w:ins w:id="1179" w:author="PR Preview" w:date="2026-01-01T00:00:00Z">
        <w:r>
          <w:t xml:space="preserve"> </w:t>
        </w:r>
      </w:ins>
      <w:hyperlink w:anchor="thm-convex-max">
        <w:ins w:id="118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81" w:author="PR Preview" w:date="2026-01-01T00:00:00Z">
        <w:r>
          <w:t xml:space="preserve">.</w:t>
        </w:r>
      </w:ins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del w:id="1182" w:author="PR Preview" w:date="2026-01-01T00:00:00Z">
        <w:r>
          <w:rPr>
            <w:b/>
            <w:bCs/>
          </w:rPr>
          <w:delText xml:space="preserve">Definition 8 (Epigraph)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The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rPr>
            <w:b/>
            <w:bCs/>
          </w:rPr>
          <w:delText xml:space="preserve">epigraph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of</w:delText>
        </w:r>
      </w:del>
      <w:del w:id="11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is the set of points on or over its</w:delText>
        </w:r>
      </w:del>
      <w:del w:id="1192" w:author="PR Preview" w:date="2026-01-01T00:00:00Z">
        <w:r>
          <w:delText xml:space="preserve"> </w:delText>
        </w:r>
      </w:del>
      <w:hyperlink r:id="rId94">
        <w:del w:id="1193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194" w:author="PR Preview" w:date="2026-01-01T00:00:00Z">
        <w:r>
          <w:delText xml:space="preserve">,</w:delText>
        </w:r>
      </w:del>
    </w:p>
    <w:p>
      <w:pPr>
        <w:pStyle w:val="FirstParagraph"/>
      </w:pPr>
      <w:ins w:id="1195" w:author="PR Preview" w:date="2026-01-01T00:00:00Z">
        <w:r>
          <w:rPr>
            <w:b/>
            <w:bCs/>
          </w:rPr>
          <w:t xml:space="preserve">Definition 10 (Epigraph)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The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rPr>
            <w:b/>
            <w:bCs/>
          </w:rPr>
          <w:t xml:space="preserve">epigraph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of</w:t>
        </w:r>
      </w:ins>
      <w:ins w:id="12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is the set of points on or over its</w:t>
        </w:r>
      </w:ins>
      <w:ins w:id="1205" w:author="PR Preview" w:date="2026-01-01T00:00:00Z">
        <w:r>
          <w:t xml:space="preserve"> </w:t>
        </w:r>
      </w:ins>
      <w:hyperlink r:id="rId94">
        <w:ins w:id="1206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2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del w:id="1208" w:author="PR Preview" w:date="2026-01-01T00:00:00Z">
        <w:r>
          <w:rPr>
            <w:b/>
            <w:bCs/>
          </w:rPr>
          <w:delText xml:space="preserve">Example 18 (The epigraph of</w:delText>
        </w:r>
      </w:del>
      <w:del w:id="12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1210" w:author="PR Preview" w:date="2026-01-01T00:00:00Z">
        <w:r>
          <w:rPr>
            <w:b/>
            <w:bCs/>
          </w:rPr>
          <w:delText xml:space="preserve">)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For</w:delText>
        </w:r>
      </w:del>
      <w:del w:id="12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del w:id="1216" w:author="PR Preview" w:date="2026-01-01T00:00:00Z">
        <w:r>
          <w:delText xml:space="preserve">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the points</w:delText>
        </w:r>
      </w:del>
      <w:del w:id="12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on the parabola</w:delText>
        </w:r>
      </w:del>
      <w:del w:id="122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or on the side of it where</w:delText>
        </w:r>
      </w:del>
      <w:del w:id="1225" w:author="PR Preview" w:date="2026-01-01T00:00:00Z">
        <w:r>
          <w:delText xml:space="preserve"> </w:delText>
        </w:r>
      </w:del>
      <m:oMath>
        <m:r>
          <m:t>s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is larger.</w:delText>
        </w:r>
      </w:del>
      <w:del w:id="12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is in it, since</w:delText>
        </w:r>
      </w:del>
      <w:del w:id="1231" w:author="PR Preview" w:date="2026-01-01T00:00:00Z">
        <w:r>
          <w:delText xml:space="preserve"> </w:delText>
        </w:r>
      </w:del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del w:id="1232" w:author="PR Preview" w:date="2026-01-01T00:00:00Z">
        <w:r>
          <w:delText xml:space="preserve">;</w:delText>
        </w:r>
      </w:del>
      <w:del w:id="12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is not, since</w:delText>
        </w:r>
      </w:del>
      <w:del w:id="1236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del w:id="1237" w:author="PR Preview" w:date="2026-01-01T00:00:00Z">
        <w:r>
          <w:delText xml:space="preserve">.</w:delText>
        </w:r>
      </w:del>
    </w:p>
    <w:p>
      <w:pPr>
        <w:pStyle w:val="BodyText"/>
      </w:pPr>
      <w:del w:id="1238" w:author="PR Preview" w:date="2026-01-01T00:00:00Z">
        <w:r>
          <w:rPr>
            <w:b/>
            <w:bCs/>
          </w:rPr>
          <w:delText xml:space="preserve">Theorem 8 (Convexity through the epigraph)</w:delText>
        </w:r>
      </w:del>
      <w:del w:id="12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is</w:delText>
        </w:r>
      </w:del>
      <w:del w:id="1242" w:author="PR Preview" w:date="2026-01-01T00:00:00Z">
        <w:r>
          <w:delText xml:space="preserve"> </w:delText>
        </w:r>
      </w:del>
      <w:hyperlink r:id="rId88">
        <w:del w:id="1243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if and only if its epigraph (</w:delText>
        </w:r>
      </w:del>
      <w:hyperlink w:anchor="def-epigraph">
        <w:del w:id="124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247" w:author="PR Preview" w:date="2026-01-01T00:00:00Z">
        <w:r>
          <w:delText xml:space="preserve">) is convex (</w:delText>
        </w:r>
      </w:del>
      <w:hyperlink w:anchor="def-convex-set">
        <w:del w:id="124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249" w:author="PR Preview" w:date="2026-01-01T00:00:00Z">
        <w:r>
          <w:delText xml:space="preserve">).</w:delText>
        </w:r>
      </w:del>
    </w:p>
    <w:p>
      <w:pPr>
        <w:pStyle w:val="BodyText"/>
      </w:pPr>
      <w:ins w:id="1250" w:author="PR Preview" w:date="2026-01-01T00:00:00Z">
        <w:r>
          <w:rPr>
            <w:b/>
            <w:bCs/>
          </w:rPr>
          <w:t xml:space="preserve">Example 20 (The epigraph of</w:t>
        </w:r>
      </w:ins>
      <w:ins w:id="125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252" w:author="PR Preview" w:date="2026-01-01T00:00:00Z">
        <w:r>
          <w:rPr>
            <w:b/>
            <w:bCs/>
          </w:rPr>
          <w:t xml:space="preserve">)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For</w:t>
        </w:r>
      </w:ins>
      <w:ins w:id="12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ins w:id="1258" w:author="PR Preview" w:date="2026-01-01T00:00:00Z">
        <w:r>
          <w:t xml:space="preserve">,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the points</w:t>
        </w:r>
      </w:ins>
      <w:ins w:id="12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on the parabola</w:t>
        </w:r>
      </w:ins>
      <w:ins w:id="126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or on the side of it where</w:t>
        </w:r>
      </w:ins>
      <w:ins w:id="1267" w:author="PR Preview" w:date="2026-01-01T00:00:00Z">
        <w:r>
          <w:t xml:space="preserve"> </w:t>
        </w:r>
      </w:ins>
      <m:oMath>
        <m:r>
          <m:t>s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is larger.</w:t>
        </w:r>
      </w:ins>
      <w:ins w:id="12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is in it, since</w:t>
        </w:r>
      </w:ins>
      <w:ins w:id="1273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ins w:id="1274" w:author="PR Preview" w:date="2026-01-01T00:00:00Z">
        <w:r>
          <w:t xml:space="preserve">;</w:t>
        </w:r>
      </w:ins>
      <w:ins w:id="12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is not, since</w:t>
        </w:r>
      </w:ins>
      <w:ins w:id="127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ins w:id="1279" w:author="PR Preview" w:date="2026-01-01T00:00:00Z">
        <w:r>
          <w:t xml:space="preserve">.</w:t>
        </w:r>
      </w:ins>
    </w:p>
    <w:bookmarkEnd w:id="96"/>
    <w:bookmarkStart w:id="97" w:name="thm-epigraph"/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Theorem 8 (Convexity through the epigraph)</w:t>
        </w:r>
      </w:ins>
      <w:ins w:id="12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is</w:t>
        </w:r>
      </w:ins>
      <w:ins w:id="1284" w:author="PR Preview" w:date="2026-01-01T00:00:00Z">
        <w:r>
          <w:t xml:space="preserve"> </w:t>
        </w:r>
      </w:ins>
      <w:hyperlink r:id="rId88">
        <w:ins w:id="1285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if and only if its epigraph (</w:t>
        </w:r>
      </w:ins>
      <w:hyperlink w:anchor="def-epigraph">
        <w:ins w:id="128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289" w:author="PR Preview" w:date="2026-01-01T00:00:00Z">
        <w:r>
          <w:t xml:space="preserve">) is convex (</w:t>
        </w:r>
      </w:ins>
      <w:hyperlink w:anchor="def-convex-set">
        <w:ins w:id="129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91" w:author="PR Preview" w:date="2026-01-01T00:00:00Z">
        <w:r>
          <w:t xml:space="preserve">).</w:t>
        </w:r>
      </w:ins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92" w:author="PR Preview" w:date="2026-01-01T00:00:00Z">
        <w:r>
          <w:delText xml:space="preserve">and by</w:delText>
        </w:r>
      </w:del>
      <w:del w:id="1293" w:author="PR Preview" w:date="2026-01-01T00:00:00Z">
        <w:r>
          <w:delText xml:space="preserve"> </w:delText>
        </w:r>
      </w:del>
      <w:hyperlink w:anchor="def-epigraph">
        <w:del w:id="129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that membership means</w:delText>
        </w:r>
      </w:del>
      <w:del w:id="12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98" w:author="PR Preview" w:date="2026-01-01T00:00:00Z">
        <w:r>
          <w:delText xml:space="preserve">.</w:delText>
        </w:r>
      </w:del>
    </w:p>
    <w:p>
      <w:pPr>
        <w:pStyle w:val="FirstParagraph"/>
      </w:pPr>
      <w:ins w:id="1299" w:author="PR Preview" w:date="2026-01-01T00:00:00Z">
        <w:r>
          <w:t xml:space="preserve">and by</w:t>
        </w:r>
      </w:ins>
      <w:ins w:id="1300" w:author="PR Preview" w:date="2026-01-01T00:00:00Z">
        <w:r>
          <w:t xml:space="preserve"> </w:t>
        </w:r>
      </w:ins>
      <w:hyperlink w:anchor="def-epigraph">
        <w:ins w:id="130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that membership means</w:t>
        </w:r>
      </w:ins>
      <w:ins w:id="13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30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del w:id="1306" w:author="PR Preview" w:date="2026-01-01T00:00:00Z">
        <w:r>
          <w:rPr>
            <w:b/>
            <w:bCs/>
          </w:rPr>
          <w:delText xml:space="preserve">Example 19 (Two epigraphs)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 </w:delText>
        </w:r>
      </w:del>
    </w:p>
    <w:p>
      <w:pPr>
        <w:pStyle w:val="BodyText"/>
      </w:pPr>
      <w:ins w:id="1309" w:author="PR Preview" w:date="2026-01-01T00:00:00Z">
        <w:r>
          <w:rPr>
            <w:b/>
            <w:bCs/>
          </w:rPr>
          <w:t xml:space="preserve">Example 21 (Two epigraphs)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del w:id="1312" w:author="PR Preview" w:date="2026-01-01T00:00:00Z">
        <w:r>
          <w:rPr>
            <w:b/>
            <w:bCs/>
          </w:rPr>
          <w:delText xml:space="preserve">Definition 9 (Tangent plane)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Let</w:delText>
        </w:r>
      </w:del>
      <w:del w:id="13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have a gradient at</w:delText>
        </w:r>
      </w:del>
      <w:del w:id="13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(</w:delText>
        </w:r>
      </w:del>
      <w:hyperlink r:id="rId17">
        <w:del w:id="1321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1322" w:author="PR Preview" w:date="2026-01-01T00:00:00Z">
        <w:r>
          <w:delText xml:space="preserve">).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The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rPr>
            <w:b/>
            <w:bCs/>
          </w:rPr>
          <w:delText xml:space="preserve">tangent plane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to the</w:delText>
        </w:r>
      </w:del>
      <w:del w:id="1329" w:author="PR Preview" w:date="2026-01-01T00:00:00Z">
        <w:r>
          <w:delText xml:space="preserve"> </w:delText>
        </w:r>
      </w:del>
      <w:hyperlink r:id="rId94">
        <w:del w:id="1330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of</w:delText>
        </w:r>
      </w:del>
      <w:del w:id="1333" w:author="PR Preview" w:date="2026-01-01T00:00:00Z">
        <w:r>
          <w:delText xml:space="preserve"> </w:delText>
        </w:r>
      </w:del>
      <m:oMath>
        <m:r>
          <m:t>f</m:t>
        </m:r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at</w:delText>
        </w:r>
      </w:del>
      <w:del w:id="133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is the graph of the function</w:delText>
        </w:r>
      </w:del>
    </w:p>
    <w:p>
      <w:pPr>
        <w:pStyle w:val="FirstParagraph"/>
      </w:pPr>
      <w:ins w:id="1339" w:author="PR Preview" w:date="2026-01-01T00:00:00Z">
        <w:r>
          <w:rPr>
            <w:b/>
            <w:bCs/>
          </w:rPr>
          <w:t xml:space="preserve">Definition 11 (Tangent plane)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Let</w:t>
        </w:r>
      </w:ins>
      <w:ins w:id="13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have a gradient at</w:t>
        </w:r>
      </w:ins>
      <w:ins w:id="1345" w:author="PR Preview" w:date="2026-01-01T00:00:00Z">
        <w:r>
          <w:t xml:space="preserve"> </w:t>
        </w:r>
      </w:ins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(</w:t>
        </w:r>
      </w:ins>
      <w:hyperlink r:id="rId17">
        <w:ins w:id="1348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1349" w:author="PR Preview" w:date="2026-01-01T00:00:00Z">
        <w:r>
          <w:t xml:space="preserve">).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rPr>
            <w:b/>
            <w:bCs/>
          </w:rPr>
          <w:t xml:space="preserve">tangent plane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to the</w:t>
        </w:r>
      </w:ins>
      <w:ins w:id="1356" w:author="PR Preview" w:date="2026-01-01T00:00:00Z">
        <w:r>
          <w:t xml:space="preserve"> </w:t>
        </w:r>
      </w:ins>
      <w:hyperlink r:id="rId94">
        <w:ins w:id="1357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of</w:t>
        </w:r>
      </w:ins>
      <w:ins w:id="1360" w:author="PR Preview" w:date="2026-01-01T00:00:00Z">
        <w:r>
          <w:t xml:space="preserve"> </w:t>
        </w:r>
      </w:ins>
      <m:oMath>
        <m:r>
          <m:t>f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at</w:t>
        </w:r>
      </w:ins>
      <w:ins w:id="1363" w:author="PR Preview" w:date="2026-01-01T00:00:00Z">
        <w:r>
          <w:t xml:space="preserve"> </w:t>
        </w:r>
      </w:ins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is the graph of the function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del w:id="1366" w:author="PR Preview" w:date="2026-01-01T00:00:00Z">
        <w:r>
          <w:rPr>
            <w:b/>
            <w:bCs/>
          </w:rPr>
          <w:delText xml:space="preserve">Example 20 (A tangent line and a tangent plane)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 </w:delText>
        </w:r>
      </w:del>
    </w:p>
    <w:p>
      <w:pPr>
        <w:pStyle w:val="BodyText"/>
      </w:pPr>
      <w:ins w:id="1369" w:author="PR Preview" w:date="2026-01-01T00:00:00Z">
        <w:r>
          <w:rPr>
            <w:b/>
            <w:bCs/>
          </w:rPr>
          <w:t xml:space="preserve">Example 22 (A tangent line and a tangent plane)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del w:id="1372" w:author="PR Preview" w:date="2026-01-01T00:00:00Z">
        <w:r>
          <w:delText xml:space="preserve">every tangent plane (</w:delText>
        </w:r>
      </w:del>
      <w:hyperlink w:anchor="def-tangent-plane">
        <w:del w:id="137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374" w:author="PR Preview" w:date="2026-01-01T00:00:00Z">
        <w:r>
          <w:delText xml:space="preserve">) lies on or under the graph.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If the inequality is strict whenever</w:delText>
        </w:r>
      </w:del>
      <w:del w:id="13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78" w:author="PR Preview" w:date="2026-01-01T00:00:00Z">
        <w:r>
          <w:delText xml:space="preserve">, then</w:delText>
        </w:r>
      </w:del>
      <w:del w:id="1379" w:author="PR Preview" w:date="2026-01-01T00:00:00Z">
        <w:r>
          <w:delText xml:space="preserve"> </w:delText>
        </w:r>
      </w:del>
      <m:oMath>
        <m:r>
          <m:t>f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is strictly convex (</w:delText>
        </w:r>
      </w:del>
      <w:hyperlink w:anchor="def-strictly-convex">
        <w:del w:id="138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383" w:author="PR Preview" w:date="2026-01-01T00:00:00Z">
        <w:r>
          <w:delText xml:space="preserve">).</w:delText>
        </w:r>
      </w:del>
    </w:p>
    <w:p>
      <w:pPr>
        <w:pStyle w:val="FirstParagraph"/>
      </w:pPr>
      <w:ins w:id="1384" w:author="PR Preview" w:date="2026-01-01T00:00:00Z">
        <w:r>
          <w:t xml:space="preserve">every tangent plane (</w:t>
        </w:r>
      </w:ins>
      <w:hyperlink w:anchor="def-tangent-plane">
        <w:ins w:id="138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386" w:author="PR Preview" w:date="2026-01-01T00:00:00Z">
        <w:r>
          <w:t xml:space="preserve">) lies on or under the graph.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If the inequality is strict whenever</w:t>
        </w:r>
      </w:ins>
      <w:ins w:id="138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390" w:author="PR Preview" w:date="2026-01-01T00:00:00Z">
        <w:r>
          <w:t xml:space="preserve">, then</w:t>
        </w:r>
      </w:ins>
      <w:ins w:id="1391" w:author="PR Preview" w:date="2026-01-01T00:00:00Z">
        <w:r>
          <w:t xml:space="preserve"> </w:t>
        </w:r>
      </w:ins>
      <m:oMath>
        <m:r>
          <m:t>f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strictly convex (</w:t>
        </w:r>
      </w:ins>
      <w:hyperlink w:anchor="def-strictly-convex">
        <w:ins w:id="139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395" w:author="PR Preview" w:date="2026-01-01T00:00:00Z">
        <w:r>
          <w:t xml:space="preserve">).</w:t>
        </w:r>
      </w:ins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del w:id="1396" w:author="PR Preview" w:date="2026-01-01T00:00:00Z">
        <w:r>
          <w:rPr>
            <w:b/>
            <w:bCs/>
          </w:rPr>
          <w:delText xml:space="preserve">Example 21 (Tangent lines under a parabola)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For</w:delText>
        </w:r>
      </w:del>
      <w:del w:id="13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400" w:author="PR Preview" w:date="2026-01-01T00:00:00Z">
        <w:r>
          <w:delText xml:space="preserve">, the right side of</w:delText>
        </w:r>
      </w:del>
      <w:del w:id="1401" w:author="PR Preview" w:date="2026-01-01T00:00:00Z">
        <w:r>
          <w:delText xml:space="preserve"> </w:delText>
        </w:r>
      </w:del>
      <w:hyperlink w:anchor="eq-supporting-hyperplane">
        <w:del w:id="1402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is</w:delText>
        </w:r>
      </w:del>
      <w:del w:id="1405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1406" w:author="PR Preview" w:date="2026-01-01T00:00:00Z">
        <w:r>
          <w:delText xml:space="preserve">, and</w:delText>
        </w:r>
      </w:del>
    </w:p>
    <w:p>
      <w:pPr>
        <w:pStyle w:val="FirstParagraph"/>
      </w:pPr>
      <w:ins w:id="1407" w:author="PR Preview" w:date="2026-01-01T00:00:00Z">
        <w:r>
          <w:rPr>
            <w:b/>
            <w:bCs/>
          </w:rPr>
          <w:t xml:space="preserve">Example 23 (Tangent lines under a parabola)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For</w:t>
        </w:r>
      </w:ins>
      <w:ins w:id="14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411" w:author="PR Preview" w:date="2026-01-01T00:00:00Z">
        <w:r>
          <w:t xml:space="preserve">, the right side of</w:t>
        </w:r>
      </w:ins>
      <w:ins w:id="1412" w:author="PR Preview" w:date="2026-01-01T00:00:00Z">
        <w:r>
          <w:t xml:space="preserve"> </w:t>
        </w:r>
      </w:ins>
      <w:hyperlink w:anchor="eq-supporting-hyperplane">
        <w:ins w:id="1413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is</w:t>
        </w:r>
      </w:ins>
      <w:ins w:id="141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1417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del w:id="1418" w:author="PR Preview" w:date="2026-01-01T00:00:00Z">
        <w:r>
          <w:delText xml:space="preserve">If</w:delText>
        </w:r>
      </w:del>
      <w:del w:id="141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is</w:delText>
        </w:r>
      </w:del>
      <w:del w:id="1422" w:author="PR Preview" w:date="2026-01-01T00:00:00Z">
        <w:r>
          <w:delText xml:space="preserve"> </w:delText>
        </w:r>
      </w:del>
      <w:hyperlink r:id="rId64">
        <w:del w:id="1423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for every</w:delText>
        </w:r>
      </w:del>
      <w:del w:id="14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7" w:author="PR Preview" w:date="2026-01-01T00:00:00Z">
        <w:r>
          <w:delText xml:space="preserve">,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then</w:delText>
        </w:r>
      </w:del>
      <w:del w:id="1430" w:author="PR Preview" w:date="2026-01-01T00:00:00Z">
        <w:r>
          <w:delText xml:space="preserve"> </w:delText>
        </w:r>
      </w:del>
      <m:oMath>
        <m:r>
          <m:t>f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is strictly convex (</w:delText>
        </w:r>
      </w:del>
      <w:hyperlink w:anchor="def-strictly-convex">
        <w:del w:id="1433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43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3"/>
        </w:numPr>
      </w:pPr>
      <w:ins w:id="1435" w:author="PR Preview" w:date="2026-01-01T00:00:00Z">
        <w:r>
          <w:t xml:space="preserve">If</w:t>
        </w:r>
      </w:ins>
      <w:ins w:id="143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is</w:t>
        </w:r>
      </w:ins>
      <w:ins w:id="1439" w:author="PR Preview" w:date="2026-01-01T00:00:00Z">
        <w:r>
          <w:t xml:space="preserve"> </w:t>
        </w:r>
      </w:ins>
      <w:hyperlink r:id="rId64">
        <w:ins w:id="1440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for every</w:t>
        </w:r>
      </w:ins>
      <w:ins w:id="1443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444" w:author="PR Preview" w:date="2026-01-01T00:00:00Z">
        <w:r>
          <w:t xml:space="preserve">,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then</w:t>
        </w:r>
      </w:ins>
      <w:ins w:id="1447" w:author="PR Preview" w:date="2026-01-01T00:00:00Z">
        <w:r>
          <w:t xml:space="preserve"> </w:t>
        </w:r>
      </w:ins>
      <m:oMath>
        <m:r>
          <m:t>f</m:t>
        </m:r>
      </m:oMath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is strictly convex (</w:t>
        </w:r>
      </w:ins>
      <w:hyperlink w:anchor="def-strictly-convex">
        <w:ins w:id="145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51" w:author="PR Preview" w:date="2026-01-01T00:00:00Z">
        <w:r>
          <w:t xml:space="preserve">).</w:t>
        </w:r>
      </w:ins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del w:id="1452" w:author="PR Preview" w:date="2026-01-01T00:00:00Z">
        <w:r>
          <w:rPr>
            <w:b/>
            <w:bCs/>
          </w:rPr>
          <w:delText xml:space="preserve">Example 22 (Using the Hessian to show convexity)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 </w:delText>
        </w:r>
      </w:del>
    </w:p>
    <w:p>
      <w:pPr>
        <w:pStyle w:val="BodyText"/>
      </w:pPr>
      <w:ins w:id="1455" w:author="PR Preview" w:date="2026-01-01T00:00:00Z">
        <w:r>
          <w:rPr>
            <w:b/>
            <w:bCs/>
          </w:rPr>
          <w:t xml:space="preserve">Example 24 (Using the Hessian to show convexity)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del w:id="1458" w:author="PR Preview" w:date="2026-01-01T00:00:00Z">
        <w:r>
          <w:rPr>
            <w:b/>
            <w:bCs/>
          </w:rPr>
          <w:delText xml:space="preserve">Example 23 (Strictly convex with a singular Hessian)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Part 2 is sufficient but not necessary.</w:delText>
        </w:r>
      </w:del>
      <w:del w:id="14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has</w:delText>
        </w:r>
      </w:del>
    </w:p>
    <w:p>
      <w:pPr>
        <w:pStyle w:val="FirstParagraph"/>
      </w:pPr>
      <w:ins w:id="1464" w:author="PR Preview" w:date="2026-01-01T00:00:00Z">
        <w:r>
          <w:rPr>
            <w:b/>
            <w:bCs/>
          </w:rPr>
          <w:t xml:space="preserve">Example 25 (Strictly convex with a singular Hessian)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Part 2 is sufficient but not necessary.</w:t>
        </w:r>
      </w:ins>
      <w:ins w:id="14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3" w:name="exm-convex-stationary"/>
    <w:p>
      <w:pPr>
        <w:pStyle w:val="FirstParagraph"/>
      </w:pPr>
      <w:del w:id="1470" w:author="PR Preview" w:date="2026-01-01T00:00:00Z">
        <w:r>
          <w:rPr>
            <w:b/>
            <w:bCs/>
          </w:rPr>
          <w:delText xml:space="preserve">Example 24 (A convex function, and a non-convex one)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 </w:delText>
        </w:r>
      </w:del>
    </w:p>
    <w:p>
      <w:pPr>
        <w:pStyle w:val="FirstParagraph"/>
      </w:pPr>
      <w:ins w:id="1473" w:author="PR Preview" w:date="2026-01-01T00:00:00Z">
        <w:r>
          <w:rPr>
            <w:b/>
            <w:bCs/>
          </w:rPr>
          <w:t xml:space="preserve">Example 26 (A convex function, and a non-convex one)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del w:id="1476" w:author="PR Preview" w:date="2026-01-01T00:00:00Z">
        <w:r>
          <w:delText xml:space="preserve">The corollary says nothing about whether a minimizer exists:</w:delText>
        </w:r>
      </w:del>
      <w:del w:id="1477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is convex (</w:delText>
        </w:r>
      </w:del>
      <w:hyperlink w:anchor="exm-convex-hessian">
        <w:del w:id="1480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481" w:author="PR Preview" w:date="2026-01-01T00:00:00Z">
        <w:r>
          <w:delText xml:space="preserve">)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but has no stationary point, and so no local minimizer (</w:delText>
        </w:r>
      </w:del>
      <w:hyperlink w:anchor="exm-first-order-condition">
        <w:del w:id="148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48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5"/>
        </w:numPr>
      </w:pPr>
      <w:ins w:id="1486" w:author="PR Preview" w:date="2026-01-01T00:00:00Z">
        <w:r>
          <w:t xml:space="preserve">The corollary says nothing about whether a minimizer exists:</w:t>
        </w:r>
      </w:ins>
      <w:ins w:id="1487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is convex (</w:t>
        </w:r>
      </w:ins>
      <w:hyperlink w:anchor="exm-convex-hessian">
        <w:ins w:id="1490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491" w:author="PR Preview" w:date="2026-01-01T00:00:00Z">
        <w:r>
          <w:t xml:space="preserve">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but has no stationary point, and so no local minimizer (</w:t>
        </w:r>
      </w:ins>
      <w:hyperlink w:anchor="exm-first-order-condition">
        <w:ins w:id="149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495" w:author="PR Preview" w:date="2026-01-01T00:00:00Z">
        <w:r>
          <w:t xml:space="preserve">).</w:t>
        </w:r>
      </w:ins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del w:id="1496" w:author="PR Preview" w:date="2026-01-01T00:00:00Z">
        <w:r>
          <w:rPr>
            <w:b/>
            <w:bCs/>
          </w:rPr>
          <w:delText xml:space="preserve">Definition 10 (Feasible set)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In a problem that looks for a best point among some allowed points of</w:delText>
        </w:r>
      </w:del>
      <w:del w:id="149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00" w:author="PR Preview" w:date="2026-01-01T00:00:00Z">
        <w:r>
          <w:delText xml:space="preserve">,</w:delText>
        </w:r>
      </w:del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the set</w:delText>
        </w:r>
      </w:del>
      <w:del w:id="15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of allowed points is the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rPr>
            <w:b/>
            <w:bCs/>
          </w:rPr>
          <w:delText xml:space="preserve">feasible set</w:delText>
        </w:r>
      </w:del>
      <w:del w:id="1508" w:author="PR Preview" w:date="2026-01-01T00:00:00Z">
        <w:r>
          <w:delText xml:space="preserve">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and its points are feasible.</w:delText>
        </w:r>
      </w:del>
    </w:p>
    <w:p>
      <w:pPr>
        <w:pStyle w:val="BodyText"/>
      </w:pPr>
      <w:del w:id="1511" w:author="PR Preview" w:date="2026-01-01T00:00:00Z">
        <w:r>
          <w:rPr>
            <w:b/>
            <w:bCs/>
          </w:rPr>
          <w:delText xml:space="preserve">Definition 11 (Constraints)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When the feasible set</w:delText>
        </w:r>
      </w:del>
      <w:del w:id="1514" w:author="PR Preview" w:date="2026-01-01T00:00:00Z">
        <w:r>
          <w:delText xml:space="preserve"> </w:delText>
        </w:r>
      </w:del>
      <m:oMath>
        <m:r>
          <m:t>F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(</w:delText>
        </w:r>
      </w:del>
      <w:hyperlink w:anchor="def-feasible-set">
        <w:del w:id="151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18" w:author="PR Preview" w:date="2026-01-01T00:00:00Z">
        <w:r>
          <w:delText xml:space="preserve">) is the set of points that satisfy some equations or inequalities,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those equations or inequalities are the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rPr>
            <w:b/>
            <w:bCs/>
          </w:rPr>
          <w:delText xml:space="preserve">constraints</w:delText>
        </w:r>
      </w:del>
      <w:del w:id="1523" w:author="PR Preview" w:date="2026-01-01T00:00:00Z">
        <w:r>
          <w:delText xml:space="preserve">.</w:delText>
        </w:r>
      </w:del>
    </w:p>
    <w:p>
      <w:pPr>
        <w:pStyle w:val="BodyText"/>
      </w:pPr>
      <w:del w:id="1524" w:author="PR Preview" w:date="2026-01-01T00:00:00Z">
        <w:r>
          <w:rPr>
            <w:b/>
            <w:bCs/>
          </w:rPr>
          <w:delText xml:space="preserve">Example 25 (A line as a feasible set)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With the single constraint</w:delText>
        </w:r>
      </w:del>
      <w:del w:id="1527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528" w:author="PR Preview" w:date="2026-01-01T00:00:00Z">
        <w:r>
          <w:delText xml:space="preserve">,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the feasible set is the line</w:delText>
        </w:r>
      </w:del>
      <w:del w:id="15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del w:id="1532" w:author="PR Preview" w:date="2026-01-01T00:00:00Z">
        <w:r>
          <w:delText xml:space="preserve">.</w:delText>
        </w:r>
      </w:del>
      <w:del w:id="153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is feasible, since</w:delText>
        </w:r>
      </w:del>
    </w:p>
    <w:p>
      <w:pPr>
        <w:pStyle w:val="FirstParagraph"/>
      </w:pPr>
      <w:ins w:id="1536" w:author="PR Preview" w:date="2026-01-01T00:00:00Z">
        <w:r>
          <w:rPr>
            <w:b/>
            <w:bCs/>
          </w:rPr>
          <w:t xml:space="preserve">Definition 12 (Feasible set)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In a problem that looks for a best point among some allowed points of</w:t>
        </w:r>
      </w:ins>
      <w:ins w:id="15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40" w:author="PR Preview" w:date="2026-01-01T00:00:00Z">
        <w:r>
          <w:t xml:space="preserve">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the set</w:t>
        </w:r>
      </w:ins>
      <w:ins w:id="15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of allowed points is the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rPr>
            <w:b/>
            <w:bCs/>
          </w:rPr>
          <w:t xml:space="preserve">feasible set</w:t>
        </w:r>
      </w:ins>
      <w:ins w:id="1548" w:author="PR Preview" w:date="2026-01-01T00:00:00Z">
        <w:r>
          <w:t xml:space="preserve">,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and its points are feasible.</w:t>
        </w:r>
      </w:ins>
    </w:p>
    <w:bookmarkEnd w:id="117"/>
    <w:bookmarkStart w:id="118" w:name="def-constraints"/>
    <w:p>
      <w:pPr>
        <w:pStyle w:val="BodyText"/>
      </w:pPr>
      <w:ins w:id="1551" w:author="PR Preview" w:date="2026-01-01T00:00:00Z">
        <w:r>
          <w:rPr>
            <w:b/>
            <w:bCs/>
          </w:rPr>
          <w:t xml:space="preserve">Definition 13 (Constraints)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When the feasible set</w:t>
        </w:r>
      </w:ins>
      <w:ins w:id="1554" w:author="PR Preview" w:date="2026-01-01T00:00:00Z">
        <w:r>
          <w:t xml:space="preserve"> </w:t>
        </w:r>
      </w:ins>
      <m:oMath>
        <m:r>
          <m:t>F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(</w:t>
        </w:r>
      </w:ins>
      <w:hyperlink w:anchor="def-feasible-set">
        <w:ins w:id="155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558" w:author="PR Preview" w:date="2026-01-01T00:00:00Z">
        <w:r>
          <w:t xml:space="preserve">) is the set of points that satisfy some equations or inequalities,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those equations or inequalities are the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rPr>
            <w:b/>
            <w:bCs/>
          </w:rPr>
          <w:t xml:space="preserve">constraints</w:t>
        </w:r>
      </w:ins>
      <w:ins w:id="1563" w:author="PR Preview" w:date="2026-01-01T00:00:00Z">
        <w:r>
          <w:t xml:space="preserve">.</w:t>
        </w:r>
      </w:ins>
    </w:p>
    <w:bookmarkEnd w:id="118"/>
    <w:bookmarkStart w:id="119" w:name="exm-feasible-set"/>
    <w:p>
      <w:pPr>
        <w:pStyle w:val="BodyText"/>
      </w:pPr>
      <w:ins w:id="1564" w:author="PR Preview" w:date="2026-01-01T00:00:00Z">
        <w:r>
          <w:rPr>
            <w:b/>
            <w:bCs/>
          </w:rPr>
          <w:t xml:space="preserve">Example 27 (A line as a feasible set)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With the single constraint</w:t>
        </w:r>
      </w:ins>
      <w:ins w:id="1567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568" w:author="PR Preview" w:date="2026-01-01T00:00:00Z">
        <w:r>
          <w:t xml:space="preserve">,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the feasible set is the line</w:t>
        </w:r>
      </w:ins>
      <w:ins w:id="157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ins w:id="1572" w:author="PR Preview" w:date="2026-01-01T00:00:00Z">
        <w:r>
          <w:t xml:space="preserve">.</w:t>
        </w:r>
      </w:ins>
      <w:ins w:id="157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feasible,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del w:id="1576" w:author="PR Preview" w:date="2026-01-01T00:00:00Z">
        <w:r>
          <w:rPr>
            <w:b/>
            <w:bCs/>
          </w:rPr>
          <w:delText xml:space="preserve">Definition 12 (Objective function (objective))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Let</w:delText>
        </w:r>
      </w:del>
      <w:del w:id="15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and let</w:delText>
        </w:r>
      </w:del>
      <w:del w:id="15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be a feasible set (</w:delText>
        </w:r>
      </w:del>
      <w:hyperlink w:anchor="def-feasible-set">
        <w:del w:id="158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86" w:author="PR Preview" w:date="2026-01-01T00:00:00Z">
        <w:r>
          <w:delText xml:space="preserve">).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In the problem of minimizing</w:delText>
        </w:r>
      </w:del>
      <w:del w:id="1589" w:author="PR Preview" w:date="2026-01-01T00:00:00Z">
        <w:r>
          <w:delText xml:space="preserve"> </w:delText>
        </w:r>
      </w:del>
      <m:oMath>
        <m:r>
          <m:t>f</m:t>
        </m:r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over</w:delText>
        </w:r>
      </w:del>
      <w:del w:id="1592" w:author="PR Preview" w:date="2026-01-01T00:00:00Z">
        <w:r>
          <w:delText xml:space="preserve"> </w:delText>
        </w:r>
      </w:del>
      <m:oMath>
        <m:r>
          <m:t>F</m:t>
        </m:r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m:oMath>
        <m:r>
          <m:t>f</m:t>
        </m:r>
      </m:oMath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is the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rPr>
            <w:b/>
            <w:bCs/>
          </w:rPr>
          <w:delText xml:space="preserve">objective function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(or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rPr>
            <w:b/>
            <w:bCs/>
          </w:rPr>
          <w:delText xml:space="preserve">objective</w:delText>
        </w:r>
      </w:del>
      <w:del w:id="1603" w:author="PR Preview" w:date="2026-01-01T00:00:00Z">
        <w:r>
          <w:delText xml:space="preserve">).</w:delText>
        </w:r>
      </w:del>
    </w:p>
    <w:p>
      <w:pPr>
        <w:pStyle w:val="BodyText"/>
      </w:pPr>
      <w:del w:id="1604" w:author="PR Preview" w:date="2026-01-01T00:00:00Z">
        <w:r>
          <w:rPr>
            <w:b/>
            <w:bCs/>
          </w:rPr>
          <w:delText xml:space="preserve">Definition 13 (Minimizer over a feasible set)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With</w:delText>
        </w:r>
      </w:del>
      <w:del w:id="1607" w:author="PR Preview" w:date="2026-01-01T00:00:00Z">
        <w:r>
          <w:delText xml:space="preserve"> </w:delText>
        </w:r>
      </w:del>
      <m:oMath>
        <m:r>
          <m:t>f</m:t>
        </m:r>
      </m:oMath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and</w:delText>
        </w:r>
      </w:del>
      <w:del w:id="1610" w:author="PR Preview" w:date="2026-01-01T00:00:00Z">
        <w:r>
          <w:delText xml:space="preserve"> </w:delText>
        </w:r>
      </w:del>
      <m:oMath>
        <m:r>
          <m:t>F</m:t>
        </m:r>
      </m:oMath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as in</w:delText>
        </w:r>
      </w:del>
      <w:del w:id="1613" w:author="PR Preview" w:date="2026-01-01T00:00:00Z">
        <w:r>
          <w:delText xml:space="preserve"> </w:delText>
        </w:r>
      </w:del>
      <w:hyperlink w:anchor="def-objective-function">
        <w:del w:id="161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615" w:author="PR Preview" w:date="2026-01-01T00:00:00Z">
        <w:r>
          <w:delText xml:space="preserve">,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a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rPr>
            <w:b/>
            <w:bCs/>
          </w:rPr>
          <w:delText xml:space="preserve">minimizer of</w:delText>
        </w:r>
      </w:del>
      <w:del w:id="1620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621" w:author="PR Preview" w:date="2026-01-01T00:00:00Z">
        <w:r>
          <w:rPr>
            <w:b/>
            <w:bCs/>
          </w:rPr>
          <w:delText xml:space="preserve"> </w:delText>
        </w:r>
      </w:del>
      <w:del w:id="1622" w:author="PR Preview" w:date="2026-01-01T00:00:00Z">
        <w:r>
          <w:rPr>
            <w:b/>
            <w:bCs/>
          </w:rPr>
          <w:delText xml:space="preserve">over</w:delText>
        </w:r>
      </w:del>
      <w:del w:id="1623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is a feasible</w:delText>
        </w:r>
      </w:del>
      <w:del w:id="162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with</w:delText>
        </w:r>
      </w:del>
      <w:del w:id="16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for every feasible</w:delText>
        </w:r>
      </w:del>
      <w:del w:id="16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3" w:author="PR Preview" w:date="2026-01-01T00:00:00Z">
        <w:r>
          <w:delText xml:space="preserve">: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a</w:delText>
        </w:r>
      </w:del>
      <w:del w:id="1636" w:author="PR Preview" w:date="2026-01-01T00:00:00Z">
        <w:r>
          <w:delText xml:space="preserve"> </w:delText>
        </w:r>
      </w:del>
      <w:hyperlink r:id="rId111">
        <w:del w:id="1637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of</w:delText>
        </w:r>
      </w:del>
      <w:del w:id="1640" w:author="PR Preview" w:date="2026-01-01T00:00:00Z">
        <w:r>
          <w:delText xml:space="preserve"> </w:delText>
        </w:r>
      </w:del>
      <m:oMath>
        <m:r>
          <m:t>f</m:t>
        </m:r>
      </m:oMath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with its domain restricted to</w:delText>
        </w:r>
      </w:del>
      <w:del w:id="1643" w:author="PR Preview" w:date="2026-01-01T00:00:00Z">
        <w:r>
          <w:delText xml:space="preserve"> </w:delText>
        </w:r>
      </w:del>
      <m:oMath>
        <m:r>
          <m:t>F</m:t>
        </m:r>
      </m:oMath>
      <w:del w:id="1644" w:author="PR Preview" w:date="2026-01-01T00:00:00Z">
        <w:r>
          <w:delText xml:space="preserve">.</w:delText>
        </w:r>
      </w:del>
    </w:p>
    <w:p>
      <w:pPr>
        <w:pStyle w:val="BodyText"/>
      </w:pPr>
      <w:del w:id="1645" w:author="PR Preview" w:date="2026-01-01T00:00:00Z">
        <w:r>
          <w:rPr>
            <w:b/>
            <w:bCs/>
          </w:rPr>
          <w:delText xml:space="preserve">Definition 14 (Minimization problem)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With</w:delText>
        </w:r>
      </w:del>
      <w:del w:id="1648" w:author="PR Preview" w:date="2026-01-01T00:00:00Z">
        <w:r>
          <w:delText xml:space="preserve"> </w:delText>
        </w:r>
      </w:del>
      <m:oMath>
        <m:r>
          <m:t>f</m:t>
        </m:r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and</w:delText>
        </w:r>
      </w:del>
      <w:del w:id="1651" w:author="PR Preview" w:date="2026-01-01T00:00:00Z">
        <w:r>
          <w:delText xml:space="preserve"> </w:delText>
        </w:r>
      </w:del>
      <m:oMath>
        <m:r>
          <m:t>F</m:t>
        </m:r>
      </m:oMath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as in</w:delText>
        </w:r>
      </w:del>
      <w:del w:id="1654" w:author="PR Preview" w:date="2026-01-01T00:00:00Z">
        <w:r>
          <w:delText xml:space="preserve"> </w:delText>
        </w:r>
      </w:del>
      <w:hyperlink w:anchor="def-objective-function">
        <w:del w:id="165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656" w:author="PR Preview" w:date="2026-01-01T00:00:00Z">
        <w:r>
          <w:delText xml:space="preserve">,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the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rPr>
            <w:b/>
            <w:bCs/>
          </w:rPr>
          <w:delText xml:space="preserve">minimization problem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is to find a minimizer of</w:delText>
        </w:r>
      </w:del>
      <w:del w:id="1663" w:author="PR Preview" w:date="2026-01-01T00:00:00Z">
        <w:r>
          <w:delText xml:space="preserve"> </w:delText>
        </w:r>
      </w:del>
      <m:oMath>
        <m:r>
          <m:t>f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over</w:delText>
        </w:r>
      </w:del>
      <w:del w:id="1666" w:author="PR Preview" w:date="2026-01-01T00:00:00Z">
        <w:r>
          <w:delText xml:space="preserve"> </w:delText>
        </w:r>
      </w:del>
      <m:oMath>
        <m:r>
          <m:t>F</m:t>
        </m:r>
      </m:oMath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(</w:delText>
        </w:r>
      </w:del>
      <w:hyperlink w:anchor="def-minimizer-over-feasible-set">
        <w:del w:id="1669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70" w:author="PR Preview" w:date="2026-01-01T00:00:00Z">
        <w:r>
          <w:delText xml:space="preserve">).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When</w:delText>
        </w:r>
      </w:del>
      <w:del w:id="1673" w:author="PR Preview" w:date="2026-01-01T00:00:00Z">
        <w:r>
          <w:delText xml:space="preserve"> </w:delText>
        </w:r>
      </w:del>
      <m:oMath>
        <m:r>
          <m:t>F</m:t>
        </m:r>
      </m:oMath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is given by constraints (</w:delText>
        </w:r>
      </w:del>
      <w:hyperlink w:anchor="def-constraints">
        <w:del w:id="167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677" w:author="PR Preview" w:date="2026-01-01T00:00:00Z">
        <w:r>
          <w:delText xml:space="preserve">),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the problem is to minimize</w:delText>
        </w:r>
      </w:del>
      <w:del w:id="1680" w:author="PR Preview" w:date="2026-01-01T00:00:00Z">
        <w:r>
          <w:delText xml:space="preserve"> </w:delText>
        </w:r>
      </w:del>
      <m:oMath>
        <m:r>
          <m:t>f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subject to them.</w:delText>
        </w:r>
      </w:del>
    </w:p>
    <w:p>
      <w:pPr>
        <w:pStyle w:val="BodyText"/>
      </w:pPr>
      <w:del w:id="1683" w:author="PR Preview" w:date="2026-01-01T00:00:00Z">
        <w:r>
          <w:rPr>
            <w:b/>
            <w:bCs/>
          </w:rPr>
          <w:delText xml:space="preserve">Example 26 (Minimizing over a line)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In the problem of minimizing</w:delText>
        </w:r>
      </w:del>
      <w:del w:id="168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subject to</w:delText>
        </w:r>
      </w:del>
      <w:del w:id="1689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690" w:author="PR Preview" w:date="2026-01-01T00:00:00Z">
        <w:r>
          <w:delText xml:space="preserve">,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the objective function is</w:delText>
        </w:r>
      </w:del>
      <w:del w:id="16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694" w:author="PR Preview" w:date="2026-01-01T00:00:00Z">
        <w:r>
          <w:delText xml:space="preserve">,</w:delText>
        </w:r>
      </w:del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and the feasible set is the line of</w:delText>
        </w:r>
      </w:del>
      <w:del w:id="1697" w:author="PR Preview" w:date="2026-01-01T00:00:00Z">
        <w:r>
          <w:delText xml:space="preserve"> </w:delText>
        </w:r>
      </w:del>
      <w:hyperlink w:anchor="exm-feasible-set">
        <w:del w:id="1698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699" w:author="PR Preview" w:date="2026-01-01T00:00:00Z">
        <w:r>
          <w:delText xml:space="preserve">.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The feasible point</w:delText>
        </w:r>
      </w:del>
      <w:del w:id="170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has</w:delText>
        </w:r>
      </w:del>
    </w:p>
    <w:p>
      <w:pPr>
        <w:pStyle w:val="BodyText"/>
      </w:pPr>
      <w:ins w:id="1705" w:author="PR Preview" w:date="2026-01-01T00:00:00Z">
        <w:r>
          <w:rPr>
            <w:b/>
            <w:bCs/>
          </w:rPr>
          <w:t xml:space="preserve">Definition 14 (Objective function (objective))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Let</w:t>
        </w:r>
      </w:ins>
      <w:ins w:id="17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and let</w:t>
        </w:r>
      </w:ins>
      <w:ins w:id="17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be a feasible set (</w:t>
        </w:r>
      </w:ins>
      <w:hyperlink w:anchor="def-feasible-set">
        <w:ins w:id="171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715" w:author="PR Preview" w:date="2026-01-01T00:00:00Z">
        <w:r>
          <w:t xml:space="preserve">).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In the problem of minimizing</w:t>
        </w:r>
      </w:ins>
      <w:ins w:id="1718" w:author="PR Preview" w:date="2026-01-01T00:00:00Z">
        <w:r>
          <w:t xml:space="preserve"> </w:t>
        </w:r>
      </w:ins>
      <m:oMath>
        <m:r>
          <m:t>f</m:t>
        </m:r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over</w:t>
        </w:r>
      </w:ins>
      <w:ins w:id="1721" w:author="PR Preview" w:date="2026-01-01T00:00:00Z">
        <w:r>
          <w:t xml:space="preserve"> </w:t>
        </w:r>
      </w:ins>
      <m:oMath>
        <m:r>
          <m:t>F</m:t>
        </m:r>
      </m:oMath>
      <w:ins w:id="1722" w:author="PR Preview" w:date="2026-01-01T00:00:00Z">
        <w:r>
          <w:t xml:space="preserve">,</w:t>
        </w:r>
      </w:ins>
      <w:ins w:id="1723" w:author="PR Preview" w:date="2026-01-01T00:00:00Z">
        <w:r>
          <w:t xml:space="preserve"> </w:t>
        </w:r>
      </w:ins>
      <m:oMath>
        <m:r>
          <m:t>f</m:t>
        </m:r>
      </m:oMath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is the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rPr>
            <w:b/>
            <w:bCs/>
          </w:rPr>
          <w:t xml:space="preserve">objective function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(or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rPr>
            <w:b/>
            <w:bCs/>
          </w:rPr>
          <w:t xml:space="preserve">objective</w:t>
        </w:r>
      </w:ins>
      <w:ins w:id="1732" w:author="PR Preview" w:date="2026-01-01T00:00:00Z">
        <w:r>
          <w:t xml:space="preserve">).</w:t>
        </w:r>
      </w:ins>
    </w:p>
    <w:bookmarkEnd w:id="120"/>
    <w:bookmarkStart w:id="121" w:name="def-minimizer-over-feasible-set"/>
    <w:p>
      <w:pPr>
        <w:pStyle w:val="BodyText"/>
      </w:pPr>
      <w:ins w:id="1733" w:author="PR Preview" w:date="2026-01-01T00:00:00Z">
        <w:r>
          <w:rPr>
            <w:b/>
            <w:bCs/>
          </w:rPr>
          <w:t xml:space="preserve">Definition 15 (Minimizer over a feasible set)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With</w:t>
        </w:r>
      </w:ins>
      <w:ins w:id="1736" w:author="PR Preview" w:date="2026-01-01T00:00:00Z">
        <w:r>
          <w:t xml:space="preserve"> </w:t>
        </w:r>
      </w:ins>
      <m:oMath>
        <m:r>
          <m:t>f</m:t>
        </m:r>
      </m:oMath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and</w:t>
        </w:r>
      </w:ins>
      <w:ins w:id="1739" w:author="PR Preview" w:date="2026-01-01T00:00:00Z">
        <w:r>
          <w:t xml:space="preserve"> </w:t>
        </w:r>
      </w:ins>
      <m:oMath>
        <m:r>
          <m:t>F</m:t>
        </m:r>
      </m:oMath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as in</w:t>
        </w:r>
      </w:ins>
      <w:ins w:id="1742" w:author="PR Preview" w:date="2026-01-01T00:00:00Z">
        <w:r>
          <w:t xml:space="preserve"> </w:t>
        </w:r>
      </w:ins>
      <w:hyperlink w:anchor="def-objective-function">
        <w:ins w:id="174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44" w:author="PR Preview" w:date="2026-01-01T00:00:00Z">
        <w:r>
          <w:t xml:space="preserve">,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a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rPr>
            <w:b/>
            <w:bCs/>
          </w:rPr>
          <w:t xml:space="preserve">minimizer of</w:t>
        </w:r>
      </w:ins>
      <w:ins w:id="1749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750" w:author="PR Preview" w:date="2026-01-01T00:00:00Z">
        <w:r>
          <w:rPr>
            <w:b/>
            <w:bCs/>
          </w:rPr>
          <w:t xml:space="preserve"> </w:t>
        </w:r>
      </w:ins>
      <w:ins w:id="1751" w:author="PR Preview" w:date="2026-01-01T00:00:00Z">
        <w:r>
          <w:rPr>
            <w:b/>
            <w:bCs/>
          </w:rPr>
          <w:t xml:space="preserve">over</w:t>
        </w:r>
      </w:ins>
      <w:ins w:id="1752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is a feasible</w:t>
        </w:r>
      </w:ins>
      <w:ins w:id="1755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with</w:t>
        </w:r>
      </w:ins>
      <w:ins w:id="17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for every feasible</w:t>
        </w:r>
      </w:ins>
      <w:ins w:id="176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762" w:author="PR Preview" w:date="2026-01-01T00:00:00Z">
        <w:r>
          <w:t xml:space="preserve">: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</w:t>
        </w:r>
      </w:ins>
      <w:ins w:id="1765" w:author="PR Preview" w:date="2026-01-01T00:00:00Z">
        <w:r>
          <w:t xml:space="preserve"> </w:t>
        </w:r>
      </w:ins>
      <w:hyperlink r:id="rId111">
        <w:ins w:id="1766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of</w:t>
        </w:r>
      </w:ins>
      <w:ins w:id="1769" w:author="PR Preview" w:date="2026-01-01T00:00:00Z">
        <w:r>
          <w:t xml:space="preserve"> </w:t>
        </w:r>
      </w:ins>
      <m:oMath>
        <m:r>
          <m:t>f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with its domain restricted to</w:t>
        </w:r>
      </w:ins>
      <w:ins w:id="1772" w:author="PR Preview" w:date="2026-01-01T00:00:00Z">
        <w:r>
          <w:t xml:space="preserve"> </w:t>
        </w:r>
      </w:ins>
      <m:oMath>
        <m:r>
          <m:t>F</m:t>
        </m:r>
      </m:oMath>
      <w:ins w:id="1773" w:author="PR Preview" w:date="2026-01-01T00:00:00Z">
        <w:r>
          <w:t xml:space="preserve">.</w:t>
        </w:r>
      </w:ins>
    </w:p>
    <w:bookmarkEnd w:id="121"/>
    <w:bookmarkStart w:id="122" w:name="def-minimization-problem"/>
    <w:p>
      <w:pPr>
        <w:pStyle w:val="BodyText"/>
      </w:pPr>
      <w:ins w:id="1774" w:author="PR Preview" w:date="2026-01-01T00:00:00Z">
        <w:r>
          <w:rPr>
            <w:b/>
            <w:bCs/>
          </w:rPr>
          <w:t xml:space="preserve">Definition 16 (Minimization problem)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With</w:t>
        </w:r>
      </w:ins>
      <w:ins w:id="1777" w:author="PR Preview" w:date="2026-01-01T00:00:00Z">
        <w:r>
          <w:t xml:space="preserve"> </w:t>
        </w:r>
      </w:ins>
      <m:oMath>
        <m:r>
          <m:t>f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and</w:t>
        </w:r>
      </w:ins>
      <w:ins w:id="1780" w:author="PR Preview" w:date="2026-01-01T00:00:00Z">
        <w:r>
          <w:t xml:space="preserve"> </w:t>
        </w:r>
      </w:ins>
      <m:oMath>
        <m:r>
          <m:t>F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as in</w:t>
        </w:r>
      </w:ins>
      <w:ins w:id="1783" w:author="PR Preview" w:date="2026-01-01T00:00:00Z">
        <w:r>
          <w:t xml:space="preserve"> </w:t>
        </w:r>
      </w:ins>
      <w:hyperlink w:anchor="def-objective-function">
        <w:ins w:id="178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85" w:author="PR Preview" w:date="2026-01-01T00:00:00Z">
        <w:r>
          <w:t xml:space="preserve">,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the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rPr>
            <w:b/>
            <w:bCs/>
          </w:rPr>
          <w:t xml:space="preserve">minimization problem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is to find a minimizer of</w:t>
        </w:r>
      </w:ins>
      <w:ins w:id="1792" w:author="PR Preview" w:date="2026-01-01T00:00:00Z">
        <w:r>
          <w:t xml:space="preserve"> </w:t>
        </w:r>
      </w:ins>
      <m:oMath>
        <m:r>
          <m:t>f</m:t>
        </m:r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over</w:t>
        </w:r>
      </w:ins>
      <w:ins w:id="1795" w:author="PR Preview" w:date="2026-01-01T00:00:00Z">
        <w:r>
          <w:t xml:space="preserve"> </w:t>
        </w:r>
      </w:ins>
      <m:oMath>
        <m:r>
          <m:t>F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(</w:t>
        </w:r>
      </w:ins>
      <w:hyperlink w:anchor="def-minimizer-over-feasible-set">
        <w:ins w:id="179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99" w:author="PR Preview" w:date="2026-01-01T00:00:00Z">
        <w:r>
          <w:t xml:space="preserve">).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When</w:t>
        </w:r>
      </w:ins>
      <w:ins w:id="1802" w:author="PR Preview" w:date="2026-01-01T00:00:00Z">
        <w:r>
          <w:t xml:space="preserve"> </w:t>
        </w:r>
      </w:ins>
      <m:oMath>
        <m:r>
          <m:t>F</m:t>
        </m:r>
      </m:oMath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is given by constraints (</w:t>
        </w:r>
      </w:ins>
      <w:hyperlink w:anchor="def-constraints">
        <w:ins w:id="180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806" w:author="PR Preview" w:date="2026-01-01T00:00:00Z">
        <w:r>
          <w:t xml:space="preserve">),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the problem is to minimize</w:t>
        </w:r>
      </w:ins>
      <w:ins w:id="1809" w:author="PR Preview" w:date="2026-01-01T00:00:00Z">
        <w:r>
          <w:t xml:space="preserve"> </w:t>
        </w:r>
      </w:ins>
      <m:oMath>
        <m:r>
          <m:t>f</m:t>
        </m:r>
      </m:oMath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subject to them.</w:t>
        </w:r>
      </w:ins>
    </w:p>
    <w:bookmarkEnd w:id="122"/>
    <w:bookmarkStart w:id="123" w:name="exm-minimization-problem"/>
    <w:p>
      <w:pPr>
        <w:pStyle w:val="BodyText"/>
      </w:pPr>
      <w:ins w:id="1812" w:author="PR Preview" w:date="2026-01-01T00:00:00Z">
        <w:r>
          <w:rPr>
            <w:b/>
            <w:bCs/>
          </w:rPr>
          <w:t xml:space="preserve">Example 28 (Minimizing over a line)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In the problem of minimizing</w:t>
        </w:r>
      </w:ins>
      <w:ins w:id="181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subject to</w:t>
        </w:r>
      </w:ins>
      <w:ins w:id="1818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819" w:author="PR Preview" w:date="2026-01-01T00:00:00Z">
        <w:r>
          <w:t xml:space="preserve">,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the objective function is</w:t>
        </w:r>
      </w:ins>
      <w:ins w:id="18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823" w:author="PR Preview" w:date="2026-01-01T00:00:00Z">
        <w:r>
          <w:t xml:space="preserve">,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and the feasible set is the line of</w:t>
        </w:r>
      </w:ins>
      <w:ins w:id="1826" w:author="PR Preview" w:date="2026-01-01T00:00:00Z">
        <w:r>
          <w:t xml:space="preserve"> </w:t>
        </w:r>
      </w:ins>
      <w:hyperlink w:anchor="exm-feasible-set">
        <w:ins w:id="182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828" w:author="PR Preview" w:date="2026-01-01T00:00:00Z">
        <w:r>
          <w:t xml:space="preserve">.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The feasible point</w:t>
        </w:r>
      </w:ins>
      <w:ins w:id="183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del w:id="1834" w:author="PR Preview" w:date="2026-01-01T00:00:00Z">
        <w:r>
          <w:delText xml:space="preserve">Here the objective (</w:delText>
        </w:r>
      </w:del>
      <w:hyperlink w:anchor="def-objective-function">
        <w:del w:id="183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836" w:author="PR Preview" w:date="2026-01-01T00:00:00Z">
        <w:r>
          <w:delText xml:space="preserve">) is a quadratic</w:delText>
        </w:r>
      </w:del>
      <w:del w:id="183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with</w:delText>
        </w:r>
      </w:del>
      <w:del w:id="184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positive definite,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and the constraints (</w:delText>
        </w:r>
      </w:del>
      <w:hyperlink w:anchor="def-constraints">
        <w:del w:id="1845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846" w:author="PR Preview" w:date="2026-01-01T00:00:00Z">
        <w:r>
          <w:delText xml:space="preserve">) are</w:delText>
        </w:r>
      </w:del>
      <w:del w:id="1847" w:author="PR Preview" w:date="2026-01-01T00:00:00Z">
        <w:r>
          <w:delText xml:space="preserve"> </w:delText>
        </w:r>
      </w:del>
      <m:oMath>
        <m:r>
          <m:t>m</m:t>
        </m:r>
      </m:oMath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linear equations</w:delText>
        </w:r>
      </w:del>
      <w:del w:id="18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51" w:author="PR Preview" w:date="2026-01-01T00:00:00Z">
        <w:r>
          <w:delText xml:space="preserve">,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where</w:delText>
        </w:r>
      </w:del>
      <w:del w:id="18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is a</w:delText>
        </w:r>
      </w:del>
      <w:del w:id="18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matrix and</w:delText>
        </w:r>
      </w:del>
      <w:del w:id="186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861" w:author="PR Preview" w:date="2026-01-01T00:00:00Z">
        <w:r>
          <w:delText xml:space="preserve">.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The only stationary point of the objective alone (</w:delText>
        </w:r>
      </w:del>
      <w:hyperlink w:anchor="def-stationary-point">
        <w:del w:id="186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865" w:author="PR Preview" w:date="2026-01-01T00:00:00Z">
        <w:r>
          <w:delText xml:space="preserve">) is</w:delText>
        </w:r>
      </w:del>
      <w:del w:id="18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(its gradient is</w:delText>
        </w:r>
      </w:del>
      <w:del w:id="186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0" w:author="PR Preview" w:date="2026-01-01T00:00:00Z">
        <w:r>
          <w:delText xml:space="preserve">, and</w:delText>
        </w:r>
      </w:del>
      <w:del w:id="187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is invertible), which may not satisfy the constraints.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A Lagrange multiplier adds one unknown per constraint,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and the minimizer over the feasible set (</w:delText>
        </w:r>
      </w:del>
      <w:hyperlink w:anchor="def-feasible-set">
        <w:del w:id="187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879" w:author="PR Preview" w:date="2026-01-01T00:00:00Z">
        <w:r>
          <w:delText xml:space="preserve">) is then found among the stationary points of a new function of the extended set of unknowns.</w:delText>
        </w:r>
      </w:del>
    </w:p>
    <w:p>
      <w:pPr>
        <w:pStyle w:val="BodyText"/>
      </w:pPr>
      <w:del w:id="1880" w:author="PR Preview" w:date="2026-01-01T00:00:00Z">
        <w:r>
          <w:rPr>
            <w:b/>
            <w:bCs/>
          </w:rPr>
          <w:delText xml:space="preserve">Definition 15 (Lagrangian)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For the problem of minimizing</w:delText>
        </w:r>
      </w:del>
      <w:del w:id="18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over</w:delText>
        </w:r>
      </w:del>
      <w:del w:id="18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subject to</w:delText>
        </w:r>
      </w:del>
      <w:del w:id="188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0" w:author="PR Preview" w:date="2026-01-01T00:00:00Z">
        <w:r>
          <w:delText xml:space="preserve">,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with</w:delText>
        </w:r>
      </w:del>
      <w:del w:id="18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a</w:delText>
        </w:r>
      </w:del>
      <w:del w:id="189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matrix and</w:delText>
        </w:r>
      </w:del>
      <w:del w:id="189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900" w:author="PR Preview" w:date="2026-01-01T00:00:00Z">
        <w:r>
          <w:delText xml:space="preserve">,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the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rPr>
            <w:b/>
            <w:bCs/>
          </w:rPr>
          <w:delText xml:space="preserve">Lagrangian</w:delText>
        </w:r>
      </w:del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is the function of</w:delText>
        </w:r>
      </w:del>
      <w:del w:id="19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and</w:delText>
        </w:r>
      </w:del>
      <w:del w:id="1910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11" w:author="PR Preview" w:date="2026-01-01T00:00:00Z">
        <w:r>
          <w:rPr>
            <w:b/>
            <w:bCs/>
          </w:rPr>
          <w:delText xml:space="preserve">Definition 16 (Lagrange multipliers)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In the Lagrangian</w:delText>
        </w:r>
      </w:del>
      <w:del w:id="1914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(</w:delText>
        </w:r>
      </w:del>
      <w:hyperlink w:anchor="def-lagrangian">
        <w:del w:id="191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918" w:author="PR Preview" w:date="2026-01-01T00:00:00Z">
        <w:r>
          <w:delText xml:space="preserve">),</w:delText>
        </w:r>
      </w:del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the entries of</w:delText>
        </w:r>
      </w:del>
      <w:del w:id="1921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are the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rPr>
            <w:b/>
            <w:bCs/>
          </w:rPr>
          <w:delText xml:space="preserve">Lagrange multipliers</w:delText>
        </w:r>
      </w:del>
      <w:del w:id="1926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1927" w:author="PR Preview" w:date="2026-01-01T00:00:00Z">
        <w:r>
          <w:rPr>
            <w:b/>
            <w:bCs/>
          </w:rPr>
          <w:delText xml:space="preserve">Example 27 (The gradients of the Lagrangian of a quadratic)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Let</w:delText>
        </w:r>
      </w:del>
      <w:del w:id="19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with</w:delText>
        </w:r>
      </w:del>
      <w:del w:id="193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symmetric and constant.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By the</w:delText>
        </w:r>
      </w:del>
      <w:del w:id="1938" w:author="PR Preview" w:date="2026-01-01T00:00:00Z">
        <w:r>
          <w:delText xml:space="preserve"> </w:delText>
        </w:r>
      </w:del>
      <w:hyperlink r:id="rId55">
        <w:del w:id="1939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1940" w:author="PR Preview" w:date="2026-01-01T00:00:00Z">
        <w:r>
          <w:delText xml:space="preserve">,</w:delText>
        </w:r>
      </w:del>
      <w:del w:id="19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42" w:author="PR Preview" w:date="2026-01-01T00:00:00Z">
        <w:r>
          <w:delText xml:space="preserve">, so</w:delText>
        </w:r>
      </w:del>
    </w:p>
    <w:p>
      <w:pPr>
        <w:pStyle w:val="BodyText"/>
      </w:pPr>
      <w:ins w:id="1943" w:author="PR Preview" w:date="2026-01-01T00:00:00Z">
        <w:r>
          <w:t xml:space="preserve">Here the objective (</w:t>
        </w:r>
      </w:ins>
      <w:hyperlink w:anchor="def-objective-function">
        <w:ins w:id="194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945" w:author="PR Preview" w:date="2026-01-01T00:00:00Z">
        <w:r>
          <w:t xml:space="preserve">) is a quadratic</w:t>
        </w:r>
      </w:ins>
      <w:ins w:id="194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with</w:t>
        </w:r>
      </w:ins>
      <w:ins w:id="194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positive definite,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and the constraints (</w:t>
        </w:r>
      </w:ins>
      <w:hyperlink w:anchor="def-constraints">
        <w:ins w:id="1954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955" w:author="PR Preview" w:date="2026-01-01T00:00:00Z">
        <w:r>
          <w:t xml:space="preserve">) are</w:t>
        </w:r>
      </w:ins>
      <w:ins w:id="1956" w:author="PR Preview" w:date="2026-01-01T00:00:00Z">
        <w:r>
          <w:t xml:space="preserve"> </w:t>
        </w:r>
      </w:ins>
      <m:oMath>
        <m:r>
          <m:t>m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linear equations</w:t>
        </w:r>
      </w:ins>
      <w:ins w:id="195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960" w:author="PR Preview" w:date="2026-01-01T00:00:00Z">
        <w:r>
          <w:t xml:space="preserve">,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where</w:t>
        </w:r>
      </w:ins>
      <w:ins w:id="19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is a</w:t>
        </w:r>
      </w:ins>
      <w:ins w:id="19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matrix and</w:t>
        </w:r>
      </w:ins>
      <w:ins w:id="1969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970" w:author="PR Preview" w:date="2026-01-01T00:00:00Z">
        <w:r>
          <w:t xml:space="preserve">.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The only stationary point of the objective alone (</w:t>
        </w:r>
      </w:ins>
      <w:hyperlink w:anchor="def-stationary-point">
        <w:ins w:id="197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74" w:author="PR Preview" w:date="2026-01-01T00:00:00Z">
        <w:r>
          <w:t xml:space="preserve">) is</w:t>
        </w:r>
      </w:ins>
      <w:ins w:id="1975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(its gradient is</w:t>
        </w:r>
      </w:ins>
      <w:ins w:id="197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979" w:author="PR Preview" w:date="2026-01-01T00:00:00Z">
        <w:r>
          <w:t xml:space="preserve">, and</w:t>
        </w:r>
      </w:ins>
      <w:ins w:id="198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is invertible), which may not satisfy the constraints.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A Lagrange multiplier adds one unknown per constraint,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and the minimizer over the feasible set (</w:t>
        </w:r>
      </w:ins>
      <w:hyperlink w:anchor="def-feasible-set">
        <w:ins w:id="198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988" w:author="PR Preview" w:date="2026-01-01T00:00:00Z">
        <w:r>
          <w:t xml:space="preserve">) is then found among the stationary points of a new function of the extended set of unknowns.</w:t>
        </w:r>
      </w:ins>
    </w:p>
    <w:bookmarkStart w:id="124" w:name="def-lagrangian"/>
    <w:p>
      <w:pPr>
        <w:pStyle w:val="BodyText"/>
      </w:pPr>
      <w:ins w:id="1989" w:author="PR Preview" w:date="2026-01-01T00:00:00Z">
        <w:r>
          <w:rPr>
            <w:b/>
            <w:bCs/>
          </w:rPr>
          <w:t xml:space="preserve">Definition 17 (Lagrangian)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For the problem of minimizing</w:t>
        </w:r>
      </w:ins>
      <w:ins w:id="19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over</w:t>
        </w:r>
      </w:ins>
      <w:ins w:id="1995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subject to</w:t>
        </w:r>
      </w:ins>
      <w:ins w:id="199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999" w:author="PR Preview" w:date="2026-01-01T00:00:00Z">
        <w:r>
          <w:t xml:space="preserve">,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with</w:t>
        </w:r>
      </w:ins>
      <w:ins w:id="20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a</w:t>
        </w:r>
      </w:ins>
      <w:ins w:id="20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matrix and</w:t>
        </w:r>
      </w:ins>
      <w:ins w:id="2008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009" w:author="PR Preview" w:date="2026-01-01T00:00:00Z">
        <w:r>
          <w:t xml:space="preserve">,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the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rPr>
            <w:b/>
            <w:bCs/>
          </w:rPr>
          <w:t xml:space="preserve">Lagrangian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is the function of</w:t>
        </w:r>
      </w:ins>
      <w:ins w:id="2016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and</w:t>
        </w:r>
      </w:ins>
      <w:ins w:id="2019" w:author="PR Preview" w:date="2026-01-01T00:00:00Z">
        <w:r>
          <w:t xml:space="preserve"> </w:t>
        </w:r>
      </w:ins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lagrange-multipliers"/>
    <w:p>
      <w:pPr>
        <w:pStyle w:val="FirstParagraph"/>
      </w:pPr>
      <w:ins w:id="2020" w:author="PR Preview" w:date="2026-01-01T00:00:00Z">
        <w:r>
          <w:rPr>
            <w:b/>
            <w:bCs/>
          </w:rPr>
          <w:t xml:space="preserve">Definition 18 (Lagrange multipliers)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In the Lagrangian</w:t>
        </w:r>
      </w:ins>
      <w:ins w:id="202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(</w:t>
        </w:r>
      </w:ins>
      <w:hyperlink w:anchor="def-lagrangian">
        <w:ins w:id="202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027" w:author="PR Preview" w:date="2026-01-01T00:00:00Z">
        <w:r>
          <w:t xml:space="preserve">),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the entries of</w:t>
        </w:r>
      </w:ins>
      <w:ins w:id="2030" w:author="PR Preview" w:date="2026-01-01T00:00:00Z">
        <w:r>
          <w:t xml:space="preserve"> </w:t>
        </w:r>
      </w:ins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are the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rPr>
            <w:b/>
            <w:bCs/>
          </w:rPr>
          <w:t xml:space="preserve">Lagrange multipliers</w:t>
        </w:r>
      </w:ins>
      <w:ins w:id="2035" w:author="PR Preview" w:date="2026-01-01T00:00:00Z">
        <w:r>
          <w:t xml:space="preserve">, one per constraint.</w:t>
        </w:r>
      </w:ins>
    </w:p>
    <w:bookmarkEnd w:id="125"/>
    <w:bookmarkStart w:id="129" w:name="exm-lagrangian"/>
    <w:p>
      <w:pPr>
        <w:pStyle w:val="BodyText"/>
      </w:pPr>
      <w:ins w:id="2036" w:author="PR Preview" w:date="2026-01-01T00:00:00Z">
        <w:r>
          <w:rPr>
            <w:b/>
            <w:bCs/>
          </w:rPr>
          <w:t xml:space="preserve">Example 29 (The gradients of the Lagrangian of a quadratic)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Let</w:t>
        </w:r>
      </w:ins>
      <w:ins w:id="20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with</w:t>
        </w:r>
      </w:ins>
      <w:ins w:id="204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symmetric and constant.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By the</w:t>
        </w:r>
      </w:ins>
      <w:ins w:id="2047" w:author="PR Preview" w:date="2026-01-01T00:00:00Z">
        <w:r>
          <w:t xml:space="preserve"> </w:t>
        </w:r>
      </w:ins>
      <w:hyperlink r:id="rId55">
        <w:ins w:id="2048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2049" w:author="PR Preview" w:date="2026-01-01T00:00:00Z">
        <w:r>
          <w:t xml:space="preserve">,</w:t>
        </w:r>
      </w:ins>
      <w:ins w:id="205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5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qp-equality"/>
    <w:p>
      <w:pPr>
        <w:pStyle w:val="FirstParagraph"/>
      </w:pPr>
      <w:del w:id="2052" w:author="PR Preview" w:date="2026-01-01T00:00:00Z">
        <w:r>
          <w:rPr>
            <w:b/>
            <w:bCs/>
          </w:rPr>
          <w:delText xml:space="preserve">Example 28 (The closest point on a line to the origin)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Minimize</w:delText>
        </w:r>
      </w:del>
      <w:del w:id="205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subject to</w:delText>
        </w:r>
      </w:del>
      <w:del w:id="2058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2059" w:author="PR Preview" w:date="2026-01-01T00:00:00Z">
        <w:r>
          <w:delText xml:space="preserve">.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In the form of</w:delText>
        </w:r>
      </w:del>
      <w:del w:id="2062" w:author="PR Preview" w:date="2026-01-01T00:00:00Z">
        <w:r>
          <w:delText xml:space="preserve"> </w:delText>
        </w:r>
      </w:del>
      <w:hyperlink w:anchor="thm-qp-equality">
        <w:del w:id="206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064" w:author="PR Preview" w:date="2026-01-01T00:00:00Z">
        <w:r>
          <w:delText xml:space="preserve">,</w:delText>
        </w:r>
      </w:del>
      <w:del w:id="206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6" w:author="PR Preview" w:date="2026-01-01T00:00:00Z">
        <w:r>
          <w:delText xml:space="preserve">,</w:delText>
        </w:r>
      </w:del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so</w:delText>
        </w:r>
      </w:del>
      <w:del w:id="206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070" w:author="PR Preview" w:date="2026-01-01T00:00:00Z">
        <w:r>
          <w:delText xml:space="preserve">,</w:delText>
        </w:r>
      </w:del>
      <w:del w:id="20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074" w:author="PR Preview" w:date="2026-01-01T00:00:00Z">
        <w:r>
          <w:delText xml:space="preserve">,</w:delText>
        </w:r>
      </w:del>
      <w:del w:id="207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2076" w:author="PR Preview" w:date="2026-01-01T00:00:00Z">
        <w:r>
          <w:delText xml:space="preserve">) and</w:delText>
        </w:r>
      </w:del>
      <w:del w:id="207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2078" w:author="PR Preview" w:date="2026-01-01T00:00:00Z">
        <w:r>
          <w:delText xml:space="preserve">.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The hypotheses hold:</w:delText>
        </w:r>
      </w:del>
      <w:del w:id="2081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is positive definite,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and the single column</w:delText>
        </w:r>
      </w:del>
      <w:del w:id="208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is nonzero, so it is linearly independent.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Also</w:delText>
        </w:r>
      </w:del>
      <w:del w:id="20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092" w:author="PR Preview" w:date="2026-01-01T00:00:00Z">
        <w:r>
          <w:delText xml:space="preserve">. Then, from the formulas of</w:delText>
        </w:r>
      </w:del>
      <w:del w:id="2093" w:author="PR Preview" w:date="2026-01-01T00:00:00Z">
        <w:r>
          <w:delText xml:space="preserve"> </w:delText>
        </w:r>
      </w:del>
      <w:hyperlink w:anchor="thm-qp-equality">
        <w:del w:id="209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095" w:author="PR Preview" w:date="2026-01-01T00:00:00Z">
        <w:r>
          <w:delText xml:space="preserve">,</w:delText>
        </w:r>
      </w:del>
    </w:p>
    <w:p>
      <w:pPr>
        <w:pStyle w:val="FirstParagraph"/>
      </w:pPr>
      <w:ins w:id="2096" w:author="PR Preview" w:date="2026-01-01T00:00:00Z">
        <w:r>
          <w:rPr>
            <w:b/>
            <w:bCs/>
          </w:rPr>
          <w:t xml:space="preserve">Example 30 (The closest point on a line to the origin)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Minimize</w:t>
        </w:r>
      </w:ins>
      <w:ins w:id="209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subject to</w:t>
        </w:r>
      </w:ins>
      <w:ins w:id="2102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2103" w:author="PR Preview" w:date="2026-01-01T00:00:00Z">
        <w:r>
          <w:t xml:space="preserve">.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In the form of</w:t>
        </w:r>
      </w:ins>
      <w:ins w:id="2106" w:author="PR Preview" w:date="2026-01-01T00:00:00Z">
        <w:r>
          <w:t xml:space="preserve"> </w:t>
        </w:r>
      </w:ins>
      <w:hyperlink w:anchor="thm-qp-equality">
        <w:ins w:id="210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108" w:author="PR Preview" w:date="2026-01-01T00:00:00Z">
        <w:r>
          <w:t xml:space="preserve">,</w:t>
        </w:r>
      </w:ins>
      <w:ins w:id="210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110" w:author="PR Preview" w:date="2026-01-01T00:00:00Z">
        <w:r>
          <w:t xml:space="preserve">,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so</w:t>
        </w:r>
      </w:ins>
      <w:ins w:id="211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114" w:author="PR Preview" w:date="2026-01-01T00:00:00Z">
        <w:r>
          <w:t xml:space="preserve">,</w:t>
        </w:r>
      </w:ins>
      <w:ins w:id="21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118" w:author="PR Preview" w:date="2026-01-01T00:00:00Z">
        <w:r>
          <w:t xml:space="preserve">,</w:t>
        </w:r>
      </w:ins>
      <w:ins w:id="211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2120" w:author="PR Preview" w:date="2026-01-01T00:00:00Z">
        <w:r>
          <w:t xml:space="preserve">) and</w:t>
        </w:r>
      </w:ins>
      <w:ins w:id="2121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2122" w:author="PR Preview" w:date="2026-01-01T00:00:00Z">
        <w:r>
          <w:t xml:space="preserve">.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The hypotheses hold:</w:t>
        </w:r>
      </w:ins>
      <w:ins w:id="2125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is positive definite,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and the single column</w:t>
        </w:r>
      </w:ins>
      <w:ins w:id="213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is nonzero, so it is linearly independent.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Also</w:t>
        </w:r>
      </w:ins>
      <w:ins w:id="21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136" w:author="PR Preview" w:date="2026-01-01T00:00:00Z">
        <w:r>
          <w:t xml:space="preserve">. Then, from the formulas of</w:t>
        </w:r>
      </w:ins>
      <w:ins w:id="2137" w:author="PR Preview" w:date="2026-01-01T00:00:00Z">
        <w:r>
          <w:t xml:space="preserve"> </w:t>
        </w:r>
      </w:ins>
      <w:hyperlink w:anchor="thm-qp-equality">
        <w:ins w:id="213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13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del w:id="2140" w:author="PR Preview" w:date="2026-01-01T00:00:00Z">
        <w:r>
          <w:rPr>
            <w:b/>
            <w:bCs/>
          </w:rPr>
          <w:delText xml:space="preserve">Example 29 (The hypotheses are needed)</w:delText>
        </w:r>
      </w:del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 </w:delText>
        </w:r>
      </w:del>
    </w:p>
    <w:p>
      <w:pPr>
        <w:pStyle w:val="BodyText"/>
      </w:pPr>
      <w:ins w:id="2143" w:author="PR Preview" w:date="2026-01-01T00:00:00Z">
        <w:r>
          <w:rPr>
            <w:b/>
            <w:bCs/>
          </w:rPr>
          <w:t xml:space="preserve">Example 31 (The hypotheses are needed)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 </w:t>
        </w:r>
      </w:ins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del w:id="2146" w:author="PR Preview" w:date="2026-01-01T00:00:00Z">
        <w:r>
          <w:rPr>
            <w:b/>
            <w:bCs/>
          </w:rPr>
          <w:delText xml:space="preserve">Definition 17 (Sensitivity)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Suppose a minimization problem (</w:delText>
        </w:r>
      </w:del>
      <w:hyperlink w:anchor="def-minimization-problem">
        <w:del w:id="214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150" w:author="PR Preview" w:date="2026-01-01T00:00:00Z">
        <w:r>
          <w:delText xml:space="preserve">)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depends on a vector</w:delText>
        </w:r>
      </w:del>
      <w:del w:id="215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54" w:author="PR Preview" w:date="2026-01-01T00:00:00Z">
        <w:r>
          <w:delText xml:space="preserve">,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and let</w:delText>
        </w:r>
      </w:del>
      <w:del w:id="215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be its minimum value, as a function of</w:delText>
        </w:r>
      </w:del>
      <w:del w:id="216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1" w:author="PR Preview" w:date="2026-01-01T00:00:00Z">
        <w:r>
          <w:delText xml:space="preserve">.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When the gradient</w:delText>
        </w:r>
      </w:del>
      <w:del w:id="21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exists (</w:delText>
        </w:r>
      </w:del>
      <w:hyperlink r:id="rId17">
        <w:del w:id="2167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2168" w:author="PR Preview" w:date="2026-01-01T00:00:00Z">
        <w:r>
          <w:delText xml:space="preserve">),</w:delText>
        </w:r>
      </w:del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it is the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rPr>
            <w:b/>
            <w:bCs/>
          </w:rPr>
          <w:delText xml:space="preserve">sensitivity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of the minimum value to</w:delText>
        </w:r>
      </w:del>
      <w:del w:id="217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6" w:author="PR Preview" w:date="2026-01-01T00:00:00Z">
        <w:r>
          <w:delText xml:space="preserve">:</w:delText>
        </w:r>
      </w:del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by</w:delText>
        </w:r>
      </w:del>
      <w:del w:id="2179" w:author="PR Preview" w:date="2026-01-01T00:00:00Z">
        <w:r>
          <w:delText xml:space="preserve"> </w:delText>
        </w:r>
      </w:del>
      <w:hyperlink r:id="rId138">
        <w:del w:id="2180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2181" w:author="PR Preview" w:date="2026-01-01T00:00:00Z">
        <w:r>
          <w:delText xml:space="preserve">, its entry</w:delText>
        </w:r>
      </w:del>
      <w:del w:id="2182" w:author="PR Preview" w:date="2026-01-01T00:00:00Z">
        <w:r>
          <w:delText xml:space="preserve"> </w:delText>
        </w:r>
      </w:del>
      <m:oMath>
        <m:r>
          <m:t>i</m:t>
        </m:r>
      </m:oMath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is the limit,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as a change in</w:delText>
        </w:r>
      </w:del>
      <w:del w:id="2187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alone shrinks to</w:delText>
        </w:r>
      </w:del>
      <w:del w:id="2190" w:author="PR Preview" w:date="2026-01-01T00:00:00Z">
        <w:r>
          <w:delText xml:space="preserve"> </w:delText>
        </w:r>
      </w:del>
      <m:oMath>
        <m:r>
          <m:t>0</m:t>
        </m:r>
      </m:oMath>
      <w:del w:id="2191" w:author="PR Preview" w:date="2026-01-01T00:00:00Z">
        <w:r>
          <w:delText xml:space="preserve">,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of the resulting change in the minimum value divided by the change in</w:delText>
        </w:r>
      </w:del>
      <w:del w:id="2194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2195" w:author="PR Preview" w:date="2026-01-01T00:00:00Z">
        <w:r>
          <w:delText xml:space="preserve">.</w:delText>
        </w:r>
      </w:del>
    </w:p>
    <w:p>
      <w:pPr>
        <w:pStyle w:val="BodyText"/>
      </w:pPr>
      <w:del w:id="2196" w:author="PR Preview" w:date="2026-01-01T00:00:00Z">
        <w:r>
          <w:rPr>
            <w:b/>
            <w:bCs/>
          </w:rPr>
          <w:delText xml:space="preserve">Example 30 (The sensitivity of a one-point problem)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Minimize</w:delText>
        </w:r>
      </w:del>
      <w:del w:id="219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subject to</w:delText>
        </w:r>
      </w:del>
      <w:del w:id="22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2203" w:author="PR Preview" w:date="2026-01-01T00:00:00Z">
        <w:r>
          <w:delText xml:space="preserve">, for a number</w:delText>
        </w:r>
      </w:del>
      <w:del w:id="2204" w:author="PR Preview" w:date="2026-01-01T00:00:00Z">
        <w:r>
          <w:delText xml:space="preserve"> </w:delText>
        </w:r>
      </w:del>
      <m:oMath>
        <m:r>
          <m:t>b</m:t>
        </m:r>
      </m:oMath>
      <w:del w:id="2205" w:author="PR Preview" w:date="2026-01-01T00:00:00Z">
        <w:r>
          <w:delText xml:space="preserve">.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The feasible set (</w:delText>
        </w:r>
      </w:del>
      <w:hyperlink w:anchor="def-feasible-set">
        <w:del w:id="220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209" w:author="PR Preview" w:date="2026-01-01T00:00:00Z">
        <w:r>
          <w:delText xml:space="preserve">) is</w:delText>
        </w:r>
      </w:del>
      <w:del w:id="22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2211" w:author="PR Preview" w:date="2026-01-01T00:00:00Z">
        <w:r>
          <w:delText xml:space="preserve">, so the minimum value is</w:delText>
        </w:r>
      </w:del>
      <w:del w:id="221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2213" w:author="PR Preview" w:date="2026-01-01T00:00:00Z">
        <w:r>
          <w:delText xml:space="preserve">,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and its sensitivity to</w:delText>
        </w:r>
      </w:del>
      <w:del w:id="2216" w:author="PR Preview" w:date="2026-01-01T00:00:00Z">
        <w:r>
          <w:delText xml:space="preserve"> </w:delText>
        </w:r>
      </w:del>
      <m:oMath>
        <m:r>
          <m:t>b</m:t>
        </m:r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is</w:delText>
        </w:r>
      </w:del>
      <w:del w:id="22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2220" w:author="PR Preview" w:date="2026-01-01T00:00:00Z">
        <w:r>
          <w:delText xml:space="preserve">.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At</w:delText>
        </w:r>
      </w:del>
      <w:del w:id="222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the sensitivity is</w:delText>
        </w:r>
      </w:del>
      <w:del w:id="2226" w:author="PR Preview" w:date="2026-01-01T00:00:00Z">
        <w:r>
          <w:delText xml:space="preserve"> </w:delText>
        </w:r>
      </w:del>
      <m:oMath>
        <m:r>
          <m:t>6</m:t>
        </m:r>
      </m:oMath>
      <w:del w:id="2227" w:author="PR Preview" w:date="2026-01-01T00:00:00Z">
        <w:r>
          <w:delText xml:space="preserve">: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moving</w:delText>
        </w:r>
      </w:del>
      <w:del w:id="2230" w:author="PR Preview" w:date="2026-01-01T00:00:00Z">
        <w:r>
          <w:delText xml:space="preserve"> </w:delText>
        </w:r>
      </w:del>
      <m:oMath>
        <m:r>
          <m:t>b</m:t>
        </m:r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from</w:delText>
        </w:r>
      </w:del>
      <w:del w:id="2233" w:author="PR Preview" w:date="2026-01-01T00:00:00Z">
        <w:r>
          <w:delText xml:space="preserve"> </w:delText>
        </w:r>
      </w:del>
      <m:oMath>
        <m:r>
          <m:t>3</m:t>
        </m:r>
      </m:oMath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to</w:delText>
        </w:r>
      </w:del>
      <w:del w:id="2236" w:author="PR Preview" w:date="2026-01-01T00:00:00Z">
        <w:r>
          <w:delText xml:space="preserve"> </w:delText>
        </w:r>
      </w:del>
      <m:oMath>
        <m:r>
          <m:t>3.1</m:t>
        </m:r>
      </m:oMath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raises the minimum value from</w:delText>
        </w:r>
      </w:del>
      <w:del w:id="2239" w:author="PR Preview" w:date="2026-01-01T00:00:00Z">
        <w:r>
          <w:delText xml:space="preserve"> </w:delText>
        </w:r>
      </w:del>
      <m:oMath>
        <m:r>
          <m:t>9</m:t>
        </m:r>
      </m:oMath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to</w:delText>
        </w:r>
      </w:del>
      <w:del w:id="2242" w:author="PR Preview" w:date="2026-01-01T00:00:00Z">
        <w:r>
          <w:delText xml:space="preserve"> </w:delText>
        </w:r>
      </w:del>
      <m:oMath>
        <m:r>
          <m:t>9.61</m:t>
        </m:r>
      </m:oMath>
      <w:del w:id="2243" w:author="PR Preview" w:date="2026-01-01T00:00:00Z">
        <w:r>
          <w:delText xml:space="preserve">,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an increase of</w:delText>
        </w:r>
      </w:del>
      <w:del w:id="2246" w:author="PR Preview" w:date="2026-01-01T00:00:00Z">
        <w:r>
          <w:delText xml:space="preserve"> </w:delText>
        </w:r>
      </w:del>
      <m:oMath>
        <m:r>
          <m:t>0.61</m:t>
        </m:r>
      </m:oMath>
      <w:del w:id="2247" w:author="PR Preview" w:date="2026-01-01T00:00:00Z">
        <w:r>
          <w:delText xml:space="preserve">, close to</w:delText>
        </w:r>
      </w:del>
      <w:del w:id="2248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2249" w:author="PR Preview" w:date="2026-01-01T00:00:00Z">
        <w:r>
          <w:delText xml:space="preserve">.</w:delText>
        </w:r>
      </w:del>
    </w:p>
    <w:p>
      <w:pPr>
        <w:pStyle w:val="BodyText"/>
      </w:pPr>
      <w:del w:id="2250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In</w:delText>
        </w:r>
      </w:del>
      <w:del w:id="2253" w:author="PR Preview" w:date="2026-01-01T00:00:00Z">
        <w:r>
          <w:delText xml:space="preserve"> </w:delText>
        </w:r>
      </w:del>
      <w:hyperlink w:anchor="thm-qp-equality">
        <w:del w:id="225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255" w:author="PR Preview" w:date="2026-01-01T00:00:00Z">
        <w:r>
          <w:delText xml:space="preserve">, write the minimum value as a function of</w:delText>
        </w:r>
      </w:del>
      <w:del w:id="225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7" w:author="PR Preview" w:date="2026-01-01T00:00:00Z">
        <w:r>
          <w:delText xml:space="preserve">,</w:delText>
        </w:r>
      </w:del>
      <w:del w:id="225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59" w:author="PR Preview" w:date="2026-01-01T00:00:00Z">
        <w:r>
          <w:delText xml:space="preserve">.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Its sensitivity to</w:delText>
        </w:r>
      </w:del>
      <w:del w:id="2262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(</w:delText>
        </w:r>
      </w:del>
      <w:hyperlink w:anchor="def-sensitivity">
        <w:del w:id="226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266" w:author="PR Preview" w:date="2026-01-01T00:00:00Z">
        <w:r>
          <w:delText xml:space="preserve">) is</w:delText>
        </w:r>
      </w:del>
    </w:p>
    <w:p>
      <w:pPr>
        <w:pStyle w:val="FirstParagraph"/>
      </w:pPr>
      <w:ins w:id="2267" w:author="PR Preview" w:date="2026-01-01T00:00:00Z">
        <w:r>
          <w:rPr>
            <w:b/>
            <w:bCs/>
          </w:rPr>
          <w:t xml:space="preserve">Definition 19 (Sensitivity)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Suppose a minimization problem (</w:t>
        </w:r>
      </w:ins>
      <w:hyperlink w:anchor="def-minimization-problem">
        <w:ins w:id="227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271" w:author="PR Preview" w:date="2026-01-01T00:00:00Z">
        <w:r>
          <w:t xml:space="preserve">)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depends on a vector</w:t>
        </w:r>
      </w:ins>
      <w:ins w:id="2274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75" w:author="PR Preview" w:date="2026-01-01T00:00:00Z">
        <w:r>
          <w:t xml:space="preserve">,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and let</w:t>
        </w:r>
      </w:ins>
      <w:ins w:id="227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be its minimum value, as a function of</w:t>
        </w:r>
      </w:ins>
      <w:ins w:id="2281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282" w:author="PR Preview" w:date="2026-01-01T00:00:00Z">
        <w:r>
          <w:t xml:space="preserve">.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When the gradient</w:t>
        </w:r>
      </w:ins>
      <w:ins w:id="228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exists (</w:t>
        </w:r>
      </w:ins>
      <w:hyperlink r:id="rId17">
        <w:ins w:id="2288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2289" w:author="PR Preview" w:date="2026-01-01T00:00:00Z">
        <w:r>
          <w:t xml:space="preserve">),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it is the</w:t>
        </w:r>
      </w:ins>
      <w:ins w:id="2292" w:author="PR Preview" w:date="2026-01-01T00:00:00Z">
        <w:r>
          <w:t xml:space="preserve"> </w:t>
        </w:r>
      </w:ins>
      <w:ins w:id="2293" w:author="PR Preview" w:date="2026-01-01T00:00:00Z">
        <w:r>
          <w:rPr>
            <w:b/>
            <w:bCs/>
          </w:rPr>
          <w:t xml:space="preserve">sensitivity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of the minimum value to</w:t>
        </w:r>
      </w:ins>
      <w:ins w:id="2296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297" w:author="PR Preview" w:date="2026-01-01T00:00:00Z">
        <w:r>
          <w:t xml:space="preserve">: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by</w:t>
        </w:r>
      </w:ins>
      <w:ins w:id="2300" w:author="PR Preview" w:date="2026-01-01T00:00:00Z">
        <w:r>
          <w:t xml:space="preserve"> </w:t>
        </w:r>
      </w:ins>
      <w:hyperlink r:id="rId138">
        <w:ins w:id="2301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2302" w:author="PR Preview" w:date="2026-01-01T00:00:00Z">
        <w:r>
          <w:t xml:space="preserve">, its entry</w:t>
        </w:r>
      </w:ins>
      <w:ins w:id="2303" w:author="PR Preview" w:date="2026-01-01T00:00:00Z">
        <w:r>
          <w:t xml:space="preserve"> </w:t>
        </w:r>
      </w:ins>
      <m:oMath>
        <m:r>
          <m:t>i</m:t>
        </m:r>
      </m:oMath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is the limit,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as a change in</w:t>
        </w:r>
      </w:ins>
      <w:ins w:id="230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alone shrinks to</w:t>
        </w:r>
      </w:ins>
      <w:ins w:id="2311" w:author="PR Preview" w:date="2026-01-01T00:00:00Z">
        <w:r>
          <w:t xml:space="preserve"> </w:t>
        </w:r>
      </w:ins>
      <m:oMath>
        <m:r>
          <m:t>0</m:t>
        </m:r>
      </m:oMath>
      <w:ins w:id="2312" w:author="PR Preview" w:date="2026-01-01T00:00:00Z">
        <w:r>
          <w:t xml:space="preserve">,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of the resulting change in the minimum value divided by the change in</w:t>
        </w:r>
      </w:ins>
      <w:ins w:id="231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2316" w:author="PR Preview" w:date="2026-01-01T00:00:00Z">
        <w:r>
          <w:t xml:space="preserve">.</w:t>
        </w:r>
      </w:ins>
    </w:p>
    <w:bookmarkEnd w:id="139"/>
    <w:bookmarkStart w:id="140" w:name="exm-sensitivity"/>
    <w:p>
      <w:pPr>
        <w:pStyle w:val="BodyText"/>
      </w:pPr>
      <w:ins w:id="2317" w:author="PR Preview" w:date="2026-01-01T00:00:00Z">
        <w:r>
          <w:rPr>
            <w:b/>
            <w:bCs/>
          </w:rPr>
          <w:t xml:space="preserve">Example 32 (The sensitivity of a one-point problem)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Minimize</w:t>
        </w:r>
      </w:ins>
      <w:ins w:id="232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subject to</w:t>
        </w:r>
      </w:ins>
      <w:ins w:id="23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2324" w:author="PR Preview" w:date="2026-01-01T00:00:00Z">
        <w:r>
          <w:t xml:space="preserve">, for a number</w:t>
        </w:r>
      </w:ins>
      <w:ins w:id="2325" w:author="PR Preview" w:date="2026-01-01T00:00:00Z">
        <w:r>
          <w:t xml:space="preserve"> </w:t>
        </w:r>
      </w:ins>
      <m:oMath>
        <m:r>
          <m:t>b</m:t>
        </m:r>
      </m:oMath>
      <w:ins w:id="2326" w:author="PR Preview" w:date="2026-01-01T00:00:00Z">
        <w:r>
          <w:t xml:space="preserve">.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The feasible set (</w:t>
        </w:r>
      </w:ins>
      <w:hyperlink w:anchor="def-feasible-set">
        <w:ins w:id="232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330" w:author="PR Preview" w:date="2026-01-01T00:00:00Z">
        <w:r>
          <w:t xml:space="preserve">) is</w:t>
        </w:r>
      </w:ins>
      <w:ins w:id="23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2332" w:author="PR Preview" w:date="2026-01-01T00:00:00Z">
        <w:r>
          <w:t xml:space="preserve">, so the minimum value is</w:t>
        </w:r>
      </w:ins>
      <w:ins w:id="233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2334" w:author="PR Preview" w:date="2026-01-01T00:00:00Z">
        <w:r>
          <w:t xml:space="preserve">,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and its sensitivity to</w:t>
        </w:r>
      </w:ins>
      <w:ins w:id="2337" w:author="PR Preview" w:date="2026-01-01T00:00:00Z">
        <w:r>
          <w:t xml:space="preserve"> </w:t>
        </w:r>
      </w:ins>
      <m:oMath>
        <m:r>
          <m:t>b</m:t>
        </m:r>
      </m:oMath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is</w:t>
        </w:r>
      </w:ins>
      <w:ins w:id="23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2341" w:author="PR Preview" w:date="2026-01-01T00:00:00Z">
        <w:r>
          <w:t xml:space="preserve">.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At</w:t>
        </w:r>
      </w:ins>
      <w:ins w:id="234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the sensitivity is</w:t>
        </w:r>
      </w:ins>
      <w:ins w:id="2347" w:author="PR Preview" w:date="2026-01-01T00:00:00Z">
        <w:r>
          <w:t xml:space="preserve"> </w:t>
        </w:r>
      </w:ins>
      <m:oMath>
        <m:r>
          <m:t>6</m:t>
        </m:r>
      </m:oMath>
      <w:ins w:id="2348" w:author="PR Preview" w:date="2026-01-01T00:00:00Z">
        <w:r>
          <w:t xml:space="preserve">: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moving</w:t>
        </w:r>
      </w:ins>
      <w:ins w:id="2351" w:author="PR Preview" w:date="2026-01-01T00:00:00Z">
        <w:r>
          <w:t xml:space="preserve"> </w:t>
        </w:r>
      </w:ins>
      <m:oMath>
        <m:r>
          <m:t>b</m:t>
        </m:r>
      </m:oMath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from</w:t>
        </w:r>
      </w:ins>
      <w:ins w:id="2354" w:author="PR Preview" w:date="2026-01-01T00:00:00Z">
        <w:r>
          <w:t xml:space="preserve"> </w:t>
        </w:r>
      </w:ins>
      <m:oMath>
        <m:r>
          <m:t>3</m:t>
        </m:r>
      </m:oMath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to</w:t>
        </w:r>
      </w:ins>
      <w:ins w:id="2357" w:author="PR Preview" w:date="2026-01-01T00:00:00Z">
        <w:r>
          <w:t xml:space="preserve"> </w:t>
        </w:r>
      </w:ins>
      <m:oMath>
        <m:r>
          <m:t>3.1</m:t>
        </m:r>
      </m:oMath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raises the minimum value from</w:t>
        </w:r>
      </w:ins>
      <w:ins w:id="2360" w:author="PR Preview" w:date="2026-01-01T00:00:00Z">
        <w:r>
          <w:t xml:space="preserve"> </w:t>
        </w:r>
      </w:ins>
      <m:oMath>
        <m:r>
          <m:t>9</m:t>
        </m:r>
      </m:oMath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to</w:t>
        </w:r>
      </w:ins>
      <w:ins w:id="2363" w:author="PR Preview" w:date="2026-01-01T00:00:00Z">
        <w:r>
          <w:t xml:space="preserve"> </w:t>
        </w:r>
      </w:ins>
      <m:oMath>
        <m:r>
          <m:t>9.61</m:t>
        </m:r>
      </m:oMath>
      <w:ins w:id="2364" w:author="PR Preview" w:date="2026-01-01T00:00:00Z">
        <w:r>
          <w:t xml:space="preserve">,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an increase of</w:t>
        </w:r>
      </w:ins>
      <w:ins w:id="2367" w:author="PR Preview" w:date="2026-01-01T00:00:00Z">
        <w:r>
          <w:t xml:space="preserve"> </w:t>
        </w:r>
      </w:ins>
      <m:oMath>
        <m:r>
          <m:t>0.61</m:t>
        </m:r>
      </m:oMath>
      <w:ins w:id="2368" w:author="PR Preview" w:date="2026-01-01T00:00:00Z">
        <w:r>
          <w:t xml:space="preserve">, close to</w:t>
        </w:r>
      </w:ins>
      <w:ins w:id="2369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2370" w:author="PR Preview" w:date="2026-01-01T00:00:00Z">
        <w:r>
          <w:t xml:space="preserve">.</w:t>
        </w:r>
      </w:ins>
    </w:p>
    <w:bookmarkEnd w:id="140"/>
    <w:bookmarkStart w:id="141" w:name="cor-qp-sensitivity"/>
    <w:p>
      <w:pPr>
        <w:pStyle w:val="BodyText"/>
      </w:pPr>
      <w:ins w:id="2371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In</w:t>
        </w:r>
      </w:ins>
      <w:ins w:id="2374" w:author="PR Preview" w:date="2026-01-01T00:00:00Z">
        <w:r>
          <w:t xml:space="preserve"> </w:t>
        </w:r>
      </w:ins>
      <w:hyperlink w:anchor="thm-qp-equality">
        <w:ins w:id="237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376" w:author="PR Preview" w:date="2026-01-01T00:00:00Z">
        <w:r>
          <w:t xml:space="preserve">, write the minimum value as a function of</w:t>
        </w:r>
      </w:ins>
      <w:ins w:id="2377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378" w:author="PR Preview" w:date="2026-01-01T00:00:00Z">
        <w:r>
          <w:t xml:space="preserve">,</w:t>
        </w:r>
      </w:ins>
      <w:ins w:id="237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380" w:author="PR Preview" w:date="2026-01-01T00:00:00Z">
        <w:r>
          <w:t xml:space="preserve">.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Its sensitivity to</w:t>
        </w:r>
      </w:ins>
      <w:ins w:id="2383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(</w:t>
        </w:r>
      </w:ins>
      <w:hyperlink w:anchor="def-sensitivity">
        <w:ins w:id="23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38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2" w:name="exm-qp-sensitivity"/>
    <w:p>
      <w:pPr>
        <w:pStyle w:val="FirstParagraph"/>
      </w:pPr>
      <w:del w:id="2388" w:author="PR Preview" w:date="2026-01-01T00:00:00Z">
        <w:r>
          <w:rPr>
            <w:b/>
            <w:bCs/>
          </w:rPr>
          <w:delText xml:space="preserve">Example 31 (Moving the line)</w:delText>
        </w:r>
      </w:del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In</w:delText>
        </w:r>
      </w:del>
      <w:del w:id="2391" w:author="PR Preview" w:date="2026-01-01T00:00:00Z">
        <w:r>
          <w:delText xml:space="preserve"> </w:delText>
        </w:r>
      </w:del>
      <w:hyperlink w:anchor="exm-qp-equality">
        <w:del w:id="2392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with a general right side</w:delText>
        </w:r>
      </w:del>
      <w:del w:id="2395" w:author="PR Preview" w:date="2026-01-01T00:00:00Z">
        <w:r>
          <w:delText xml:space="preserve"> </w:delText>
        </w:r>
      </w:del>
      <m:oMath>
        <m:r>
          <m:t>b</m:t>
        </m:r>
      </m:oMath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in place of</w:delText>
        </w:r>
      </w:del>
      <w:del w:id="2398" w:author="PR Preview" w:date="2026-01-01T00:00:00Z">
        <w:r>
          <w:delText xml:space="preserve"> </w:delText>
        </w:r>
      </w:del>
      <m:oMath>
        <m:r>
          <m:t>5</m:t>
        </m:r>
      </m:oMath>
      <w:del w:id="2399" w:author="PR Preview" w:date="2026-01-01T00:00:00Z">
        <w:r>
          <w:delText xml:space="preserve">,</w:delText>
        </w:r>
      </w:del>
      <w:del w:id="24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and</w:delText>
        </w:r>
      </w:del>
    </w:p>
    <w:p>
      <w:pPr>
        <w:pStyle w:val="FirstParagraph"/>
      </w:pPr>
      <w:ins w:id="2403" w:author="PR Preview" w:date="2026-01-01T00:00:00Z">
        <w:r>
          <w:rPr>
            <w:b/>
            <w:bCs/>
          </w:rPr>
          <w:t xml:space="preserve">Example 33 (Moving the line)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In</w:t>
        </w:r>
      </w:ins>
      <w:ins w:id="2406" w:author="PR Preview" w:date="2026-01-01T00:00:00Z">
        <w:r>
          <w:t xml:space="preserve"> </w:t>
        </w:r>
      </w:ins>
      <w:hyperlink w:anchor="exm-qp-equality">
        <w:ins w:id="2407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with a general right side</w:t>
        </w:r>
      </w:ins>
      <w:ins w:id="2410" w:author="PR Preview" w:date="2026-01-01T00:00:00Z">
        <w:r>
          <w:t xml:space="preserve"> </w:t>
        </w:r>
      </w:ins>
      <m:oMath>
        <m:r>
          <m:t>b</m:t>
        </m:r>
      </m:oMath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in place of</w:t>
        </w:r>
      </w:ins>
      <w:ins w:id="2413" w:author="PR Preview" w:date="2026-01-01T00:00:00Z">
        <w:r>
          <w:t xml:space="preserve"> </w:t>
        </w:r>
      </w:ins>
      <m:oMath>
        <m:r>
          <m:t>5</m:t>
        </m:r>
      </m:oMath>
      <w:ins w:id="2414" w:author="PR Preview" w:date="2026-01-01T00:00:00Z">
        <w:r>
          <w:t xml:space="preserve">,</w:t>
        </w:r>
      </w:ins>
      <w:ins w:id="241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del w:id="2418" w:author="PR Preview" w:date="2026-01-01T00:00:00Z">
        <w:r>
          <w:rPr>
            <w:b/>
            <w:bCs/>
          </w:rPr>
          <w:delText xml:space="preserve">Definition 18 (Iterative method)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An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rPr>
            <w:b/>
            <w:bCs/>
          </w:rPr>
          <w:delText xml:space="preserve">iterative method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starts from a point</w:delText>
        </w:r>
      </w:del>
      <w:del w:id="242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and computes</w:delText>
        </w:r>
      </w:del>
      <w:del w:id="242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from</w:delText>
        </w:r>
      </w:del>
      <w:del w:id="243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by a fixed rule, for</w:delText>
        </w:r>
      </w:del>
      <w:del w:id="24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35" w:author="PR Preview" w:date="2026-01-01T00:00:00Z">
        <w:r>
          <w:delText xml:space="preserve">.</w:delText>
        </w:r>
      </w:del>
    </w:p>
    <w:p>
      <w:pPr>
        <w:pStyle w:val="BodyText"/>
      </w:pPr>
      <w:del w:id="2436" w:author="PR Preview" w:date="2026-01-01T00:00:00Z">
        <w:r>
          <w:rPr>
            <w:b/>
            <w:bCs/>
          </w:rPr>
          <w:delText xml:space="preserve">Definition 19 (Iterate)</w:delText>
        </w:r>
      </w:del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In an iterative method (</w:delText>
        </w:r>
      </w:del>
      <w:hyperlink w:anchor="def-iterative-method">
        <w:del w:id="243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440" w:author="PR Preview" w:date="2026-01-01T00:00:00Z">
        <w:r>
          <w:delText xml:space="preserve">),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the points</w:delText>
        </w:r>
      </w:del>
      <w:del w:id="244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are its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rPr>
            <w:b/>
            <w:bCs/>
          </w:rPr>
          <w:delText xml:space="preserve">iterates</w:delText>
        </w:r>
      </w:del>
      <w:del w:id="2448" w:author="PR Preview" w:date="2026-01-01T00:00:00Z">
        <w:r>
          <w:delText xml:space="preserve">.</w:delText>
        </w:r>
      </w:del>
    </w:p>
    <w:p>
      <w:pPr>
        <w:pStyle w:val="BodyText"/>
      </w:pPr>
      <w:del w:id="2449" w:author="PR Preview" w:date="2026-01-01T00:00:00Z">
        <w:r>
          <w:rPr>
            <w:b/>
            <w:bCs/>
          </w:rPr>
          <w:delText xml:space="preserve">Definition 20 (Error of an iterate)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For a point</w:delText>
        </w:r>
      </w:del>
      <w:del w:id="245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that an iterative method (</w:delText>
        </w:r>
      </w:del>
      <w:hyperlink w:anchor="def-iterative-method">
        <w:del w:id="245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456" w:author="PR Preview" w:date="2026-01-01T00:00:00Z">
        <w:r>
          <w:delText xml:space="preserve">) is meant to reach,</w:delText>
        </w:r>
      </w:del>
      <w:del w:id="24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is the</w:delText>
        </w:r>
      </w:del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rPr>
            <w:b/>
            <w:bCs/>
          </w:rPr>
          <w:delText xml:space="preserve">error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of the iterate</w:delText>
        </w:r>
      </w:del>
      <w:del w:id="246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(</w:delText>
        </w:r>
      </w:del>
      <w:hyperlink w:anchor="def-iterate">
        <w:del w:id="246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468" w:author="PR Preview" w:date="2026-01-01T00:00:00Z">
        <w:r>
          <w:delText xml:space="preserve">).</w:delText>
        </w:r>
      </w:del>
    </w:p>
    <w:p>
      <w:pPr>
        <w:pStyle w:val="BodyText"/>
      </w:pPr>
      <w:del w:id="2469" w:author="PR Preview" w:date="2026-01-01T00:00:00Z">
        <w:r>
          <w:rPr>
            <w:b/>
            <w:bCs/>
          </w:rPr>
          <w:delText xml:space="preserve">Definition 21 (Convergence of a sequence of vectors)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A</w:delText>
        </w:r>
      </w:del>
      <w:del w:id="2472" w:author="PR Preview" w:date="2026-01-01T00:00:00Z">
        <w:r>
          <w:delText xml:space="preserve"> </w:delText>
        </w:r>
      </w:del>
      <w:hyperlink r:id="rId149">
        <w:del w:id="247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247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delText xml:space="preserve">in</w:delText>
        </w:r>
      </w:del>
      <w:del w:id="24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rPr>
            <w:b/>
            <w:bCs/>
          </w:rPr>
          <w:delText xml:space="preserve">converges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to</w:delText>
        </w:r>
      </w:del>
      <w:del w:id="248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if the sequence of distances</w:delText>
        </w:r>
      </w:del>
      <w:del w:id="24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2486" w:author="PR Preview" w:date="2026-01-01T00:00:00Z">
        <w:r>
          <w:delText xml:space="preserve"> </w:delText>
        </w:r>
      </w:del>
      <w:hyperlink r:id="rId150">
        <w:del w:id="2487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to</w:delText>
        </w:r>
      </w:del>
      <w:del w:id="2490" w:author="PR Preview" w:date="2026-01-01T00:00:00Z">
        <w:r>
          <w:delText xml:space="preserve"> </w:delText>
        </w:r>
      </w:del>
      <m:oMath>
        <m:r>
          <m:t>0</m:t>
        </m:r>
      </m:oMath>
      <w:del w:id="2491" w:author="PR Preview" w:date="2026-01-01T00:00:00Z">
        <w:r>
          <w:delText xml:space="preserve">.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For</w:delText>
        </w:r>
      </w:del>
      <w:del w:id="24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495" w:author="PR Preview" w:date="2026-01-01T00:00:00Z">
        <w:r>
          <w:delText xml:space="preserve">,</w:delText>
        </w:r>
      </w:del>
      <w:del w:id="24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2497" w:author="PR Preview" w:date="2026-01-01T00:00:00Z">
        <w:r>
          <w:delText xml:space="preserve">,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and this is the convergence of a sequence of numbers to</w:delText>
        </w:r>
      </w:del>
      <w:del w:id="250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2501" w:author="PR Preview" w:date="2026-01-01T00:00:00Z">
        <w:r>
          <w:delText xml:space="preserve">.</w:delText>
        </w:r>
      </w:del>
    </w:p>
    <w:p>
      <w:pPr>
        <w:pStyle w:val="BodyText"/>
      </w:pPr>
      <w:del w:id="2502" w:author="PR Preview" w:date="2026-01-01T00:00:00Z">
        <w:r>
          <w:rPr>
            <w:b/>
            <w:bCs/>
          </w:rPr>
          <w:delText xml:space="preserve">Example 32 (Halving a vector)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The iterative method</w:delText>
        </w:r>
      </w:del>
      <w:del w:id="250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from</w:delText>
        </w:r>
      </w:del>
      <w:del w:id="250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09" w:author="PR Preview" w:date="2026-01-01T00:00:00Z">
        <w:r>
          <w:delText xml:space="preserve"> </w:delText>
        </w:r>
      </w:del>
      <w:del w:id="2510" w:author="PR Preview" w:date="2026-01-01T00:00:00Z">
        <w:r>
          <w:delText xml:space="preserve">has iterates</w:delText>
        </w:r>
      </w:del>
      <w:del w:id="251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12" w:author="PR Preview" w:date="2026-01-01T00:00:00Z">
        <w:r>
          <w:delText xml:space="preserve">,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that is,</w:delText>
        </w:r>
      </w:del>
      <w:del w:id="251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16" w:author="PR Preview" w:date="2026-01-01T00:00:00Z">
        <w:r>
          <w:delText xml:space="preserve">.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With</w:delText>
        </w:r>
      </w:del>
      <w:del w:id="251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0" w:author="PR Preview" w:date="2026-01-01T00:00:00Z">
        <w:r>
          <w:delText xml:space="preserve">, the error of</w:delText>
        </w:r>
      </w:del>
      <w:del w:id="25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is</w:delText>
        </w:r>
      </w:del>
    </w:p>
    <w:p>
      <w:pPr>
        <w:pStyle w:val="FirstParagraph"/>
      </w:pPr>
      <w:ins w:id="2524" w:author="PR Preview" w:date="2026-01-01T00:00:00Z">
        <w:r>
          <w:rPr>
            <w:b/>
            <w:bCs/>
          </w:rPr>
          <w:t xml:space="preserve">Definition 20 (Iterative method)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An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rPr>
            <w:b/>
            <w:bCs/>
          </w:rPr>
          <w:t xml:space="preserve">iterative method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starts from a point</w:t>
        </w:r>
      </w:ins>
      <w:ins w:id="2531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and computes</w:t>
        </w:r>
      </w:ins>
      <w:ins w:id="253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from</w:t>
        </w:r>
      </w:ins>
      <w:ins w:id="2537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by a fixed rule, for</w:t>
        </w:r>
      </w:ins>
      <w:ins w:id="254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41" w:author="PR Preview" w:date="2026-01-01T00:00:00Z">
        <w:r>
          <w:t xml:space="preserve">.</w:t>
        </w:r>
      </w:ins>
    </w:p>
    <w:bookmarkEnd w:id="146"/>
    <w:bookmarkStart w:id="147" w:name="def-iterate"/>
    <w:p>
      <w:pPr>
        <w:pStyle w:val="BodyText"/>
      </w:pPr>
      <w:ins w:id="2542" w:author="PR Preview" w:date="2026-01-01T00:00:00Z">
        <w:r>
          <w:rPr>
            <w:b/>
            <w:bCs/>
          </w:rPr>
          <w:t xml:space="preserve">Definition 21 (Iterate)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In an iterative method (</w:t>
        </w:r>
      </w:ins>
      <w:hyperlink w:anchor="def-iterative-method">
        <w:ins w:id="2545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546" w:author="PR Preview" w:date="2026-01-01T00:00:00Z">
        <w:r>
          <w:t xml:space="preserve">),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the points</w:t>
        </w:r>
      </w:ins>
      <w:ins w:id="2549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are its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rPr>
            <w:b/>
            <w:bCs/>
          </w:rPr>
          <w:t xml:space="preserve">iterates</w:t>
        </w:r>
      </w:ins>
      <w:ins w:id="2554" w:author="PR Preview" w:date="2026-01-01T00:00:00Z">
        <w:r>
          <w:t xml:space="preserve">.</w:t>
        </w:r>
      </w:ins>
    </w:p>
    <w:bookmarkEnd w:id="147"/>
    <w:bookmarkStart w:id="148" w:name="def-iterate-error"/>
    <w:p>
      <w:pPr>
        <w:pStyle w:val="BodyText"/>
      </w:pPr>
      <w:ins w:id="2555" w:author="PR Preview" w:date="2026-01-01T00:00:00Z">
        <w:r>
          <w:rPr>
            <w:b/>
            <w:bCs/>
          </w:rPr>
          <w:t xml:space="preserve">Definition 22 (Error of an iterate)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For a point</w:t>
        </w:r>
      </w:ins>
      <w:ins w:id="2558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that an iterative method (</w:t>
        </w:r>
      </w:ins>
      <w:hyperlink w:anchor="def-iterative-method">
        <w:ins w:id="2561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562" w:author="PR Preview" w:date="2026-01-01T00:00:00Z">
        <w:r>
          <w:t xml:space="preserve">) is meant to reach,</w:t>
        </w:r>
      </w:ins>
      <w:ins w:id="256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is the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rPr>
            <w:b/>
            <w:bCs/>
          </w:rPr>
          <w:t xml:space="preserve">error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of the iterate</w:t>
        </w:r>
      </w:ins>
      <w:ins w:id="257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(</w:t>
        </w:r>
      </w:ins>
      <w:hyperlink w:anchor="def-iterate">
        <w:ins w:id="257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574" w:author="PR Preview" w:date="2026-01-01T00:00:00Z">
        <w:r>
          <w:t xml:space="preserve">).</w:t>
        </w:r>
      </w:ins>
    </w:p>
    <w:bookmarkEnd w:id="148"/>
    <w:bookmarkStart w:id="151" w:name="def-vector-sequence-limit"/>
    <w:p>
      <w:pPr>
        <w:pStyle w:val="BodyText"/>
      </w:pPr>
      <w:ins w:id="2575" w:author="PR Preview" w:date="2026-01-01T00:00:00Z">
        <w:r>
          <w:rPr>
            <w:b/>
            <w:bCs/>
          </w:rPr>
          <w:t xml:space="preserve">Definition 23 (Convergence of a sequence of vectors)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A</w:t>
        </w:r>
      </w:ins>
      <w:ins w:id="2578" w:author="PR Preview" w:date="2026-01-01T00:00:00Z">
        <w:r>
          <w:t xml:space="preserve"> </w:t>
        </w:r>
      </w:ins>
      <w:hyperlink r:id="rId149">
        <w:ins w:id="2579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258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in</w:t>
        </w:r>
      </w:ins>
      <w:ins w:id="25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584" w:author="PR Preview" w:date="2026-01-01T00:00:00Z">
        <w:r>
          <w:t xml:space="preserve"> </w:t>
        </w:r>
      </w:ins>
      <w:ins w:id="2585" w:author="PR Preview" w:date="2026-01-01T00:00:00Z">
        <w:r>
          <w:rPr>
            <w:b/>
            <w:bCs/>
          </w:rPr>
          <w:t xml:space="preserve">converges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to</w:t>
        </w:r>
      </w:ins>
      <w:ins w:id="2588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if the sequence of distances</w:t>
        </w:r>
      </w:ins>
      <w:ins w:id="259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592" w:author="PR Preview" w:date="2026-01-01T00:00:00Z">
        <w:r>
          <w:t xml:space="preserve"> </w:t>
        </w:r>
      </w:ins>
      <w:hyperlink r:id="rId150">
        <w:ins w:id="2593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to</w:t>
        </w:r>
      </w:ins>
      <w:ins w:id="2596" w:author="PR Preview" w:date="2026-01-01T00:00:00Z">
        <w:r>
          <w:t xml:space="preserve"> </w:t>
        </w:r>
      </w:ins>
      <m:oMath>
        <m:r>
          <m:t>0</m:t>
        </m:r>
      </m:oMath>
      <w:ins w:id="2597" w:author="PR Preview" w:date="2026-01-01T00:00:00Z">
        <w:r>
          <w:t xml:space="preserve">.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For</w:t>
        </w:r>
      </w:ins>
      <w:ins w:id="26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601" w:author="PR Preview" w:date="2026-01-01T00:00:00Z">
        <w:r>
          <w:t xml:space="preserve">,</w:t>
        </w:r>
      </w:ins>
      <w:ins w:id="260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2603" w:author="PR Preview" w:date="2026-01-01T00:00:00Z">
        <w:r>
          <w:t xml:space="preserve">,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and this is the convergence of a sequence of numbers to</w:t>
        </w:r>
      </w:ins>
      <w:ins w:id="260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2607" w:author="PR Preview" w:date="2026-01-01T00:00:00Z">
        <w:r>
          <w:t xml:space="preserve">.</w:t>
        </w:r>
      </w:ins>
    </w:p>
    <w:bookmarkEnd w:id="151"/>
    <w:bookmarkStart w:id="152" w:name="exm-vector-sequence-limit"/>
    <w:p>
      <w:pPr>
        <w:pStyle w:val="BodyText"/>
      </w:pPr>
      <w:ins w:id="2608" w:author="PR Preview" w:date="2026-01-01T00:00:00Z">
        <w:r>
          <w:rPr>
            <w:b/>
            <w:bCs/>
          </w:rPr>
          <w:t xml:space="preserve">Example 34 (Halving a vector)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The iterative method</w:t>
        </w:r>
      </w:ins>
      <w:ins w:id="2611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from</w:t>
        </w:r>
      </w:ins>
      <w:ins w:id="261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has iterates</w:t>
        </w:r>
      </w:ins>
      <w:ins w:id="26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18" w:author="PR Preview" w:date="2026-01-01T00:00:00Z">
        <w:r>
          <w:t xml:space="preserve">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that is,</w:t>
        </w:r>
      </w:ins>
      <w:ins w:id="2621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22" w:author="PR Preview" w:date="2026-01-01T00:00:00Z">
        <w:r>
          <w:t xml:space="preserve">.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With</w:t>
        </w:r>
      </w:ins>
      <w:ins w:id="2625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626" w:author="PR Preview" w:date="2026-01-01T00:00:00Z">
        <w:r>
          <w:t xml:space="preserve">, the error of</w:t>
        </w:r>
      </w:ins>
      <w:ins w:id="2627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def-newton-method"/>
    <w:p>
      <w:pPr>
        <w:pStyle w:val="BodyText"/>
      </w:pPr>
      <w:del w:id="2630" w:author="PR Preview" w:date="2026-01-01T00:00:00Z">
        <w:r>
          <w:rPr>
            <w:b/>
            <w:bCs/>
          </w:rPr>
          <w:delText xml:space="preserve">Definition 22 (Newton’s method for minimization)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Let</w:delText>
        </w:r>
      </w:del>
      <w:del w:id="26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have first and second partial derivatives,</w:delText>
        </w:r>
      </w:del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and let</w:delText>
        </w:r>
      </w:del>
      <w:del w:id="263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2639" w:author="PR Preview" w:date="2026-01-01T00:00:00Z">
        <w:r>
          <w:delText xml:space="preserve"> </w:delText>
        </w:r>
      </w:del>
      <w:del w:id="2640" w:author="PR Preview" w:date="2026-01-01T00:00:00Z">
        <w:r>
          <w:delText xml:space="preserve">be a starting point.</w:delText>
        </w:r>
      </w:del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rPr>
            <w:b/>
            <w:bCs/>
          </w:rPr>
          <w:delText xml:space="preserve">Newton’s method</w:delText>
        </w:r>
      </w:del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computes, for</w:delText>
        </w:r>
      </w:del>
      <w:del w:id="264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646" w:author="PR Preview" w:date="2026-01-01T00:00:00Z">
        <w:r>
          <w:delText xml:space="preserve">, as long as</w:delText>
        </w:r>
      </w:del>
      <w:del w:id="264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2648" w:author="PR Preview" w:date="2026-01-01T00:00:00Z">
        <w:r>
          <w:delText xml:space="preserve"> </w:delText>
        </w:r>
      </w:del>
      <w:del w:id="2649" w:author="PR Preview" w:date="2026-01-01T00:00:00Z">
        <w:r>
          <w:delText xml:space="preserve">is invertible,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650" w:author="PR Preview" w:date="2026-01-01T00:00:00Z">
        <w:r>
          <w:rPr>
            <w:b/>
            <w:bCs/>
          </w:rPr>
          <w:delText xml:space="preserve">Definition 23 (Newton step)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In Newton’s method (</w:delText>
        </w:r>
      </w:del>
      <w:hyperlink w:anchor="def-newton-method">
        <w:del w:id="265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654" w:author="PR Preview" w:date="2026-01-01T00:00:00Z">
        <w:r>
          <w:delText xml:space="preserve">),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the vector</w:delText>
        </w:r>
      </w:del>
      <w:del w:id="265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is the</w:delText>
        </w:r>
      </w:del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rPr>
            <w:b/>
            <w:bCs/>
          </w:rPr>
          <w:delText xml:space="preserve">Newton step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at</w:delText>
        </w:r>
      </w:del>
      <w:del w:id="266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665" w:author="PR Preview" w:date="2026-01-01T00:00:00Z">
        <w:r>
          <w:delText xml:space="preserve">.</w:delText>
        </w:r>
      </w:del>
    </w:p>
    <w:p>
      <w:pPr>
        <w:pStyle w:val="BodyText"/>
      </w:pPr>
      <w:del w:id="2666" w:author="PR Preview" w:date="2026-01-01T00:00:00Z">
        <w:r>
          <w:rPr>
            <w:b/>
            <w:bCs/>
          </w:rPr>
          <w:delText xml:space="preserve">Example 33 (Newton’s method for a cubic)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Let</w:delText>
        </w:r>
      </w:del>
      <w:del w:id="26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2670" w:author="PR Preview" w:date="2026-01-01T00:00:00Z">
        <w:r>
          <w:delText xml:space="preserve">, so</w:delText>
        </w:r>
      </w:del>
      <w:del w:id="267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and</w:delText>
        </w:r>
      </w:del>
      <w:del w:id="267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675" w:author="PR Preview" w:date="2026-01-01T00:00:00Z">
        <w:r>
          <w:delText xml:space="preserve">.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For</w:delText>
        </w:r>
      </w:del>
      <w:del w:id="267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del w:id="2679" w:author="PR Preview" w:date="2026-01-01T00:00:00Z">
        <w:r>
          <w:delText xml:space="preserve">, one Newton step gives</w:delText>
        </w:r>
      </w:del>
    </w:p>
    <w:p>
      <w:pPr>
        <w:pStyle w:val="BodyText"/>
      </w:pPr>
      <w:ins w:id="2680" w:author="PR Preview" w:date="2026-01-01T00:00:00Z">
        <w:r>
          <w:rPr>
            <w:b/>
            <w:bCs/>
          </w:rPr>
          <w:t xml:space="preserve">Definition 24 (Newton’s method for minimization)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Let</w:t>
        </w:r>
      </w:ins>
      <w:ins w:id="26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have first and second partial derivatives,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and let</w:t>
        </w:r>
      </w:ins>
      <w:ins w:id="2688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be a starting point.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rPr>
            <w:b/>
            <w:bCs/>
          </w:rPr>
          <w:t xml:space="preserve">Newton’s method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computes, for</w:t>
        </w:r>
      </w:ins>
      <w:ins w:id="269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96" w:author="PR Preview" w:date="2026-01-01T00:00:00Z">
        <w:r>
          <w:t xml:space="preserve">, as long as</w:t>
        </w:r>
      </w:ins>
      <w:ins w:id="269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is invertible,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newton-step"/>
    <w:p>
      <w:pPr>
        <w:pStyle w:val="FirstParagraph"/>
      </w:pPr>
      <w:ins w:id="2700" w:author="PR Preview" w:date="2026-01-01T00:00:00Z">
        <w:r>
          <w:rPr>
            <w:b/>
            <w:bCs/>
          </w:rPr>
          <w:t xml:space="preserve">Definition 25 (Newton step)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In Newton’s method (</w:t>
        </w:r>
      </w:ins>
      <w:hyperlink w:anchor="def-newton-method">
        <w:ins w:id="2703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704" w:author="PR Preview" w:date="2026-01-01T00:00:00Z">
        <w:r>
          <w:t xml:space="preserve">),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the vector</w:t>
        </w:r>
      </w:ins>
      <w:ins w:id="270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is the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rPr>
            <w:b/>
            <w:bCs/>
          </w:rPr>
          <w:t xml:space="preserve">Newton step</w:t>
        </w:r>
      </w:ins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at</w:t>
        </w:r>
      </w:ins>
      <w:ins w:id="271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715" w:author="PR Preview" w:date="2026-01-01T00:00:00Z">
        <w:r>
          <w:t xml:space="preserve">.</w:t>
        </w:r>
      </w:ins>
    </w:p>
    <w:bookmarkEnd w:id="154"/>
    <w:bookmarkStart w:id="155" w:name="exm-newton-method"/>
    <w:p>
      <w:pPr>
        <w:pStyle w:val="BodyText"/>
      </w:pPr>
      <w:ins w:id="2716" w:author="PR Preview" w:date="2026-01-01T00:00:00Z">
        <w:r>
          <w:rPr>
            <w:b/>
            <w:bCs/>
          </w:rPr>
          <w:t xml:space="preserve">Example 35 (Newton’s method for a cubic)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Let</w:t>
        </w:r>
      </w:ins>
      <w:ins w:id="27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2720" w:author="PR Preview" w:date="2026-01-01T00:00:00Z">
        <w:r>
          <w:t xml:space="preserve">, so</w:t>
        </w:r>
      </w:ins>
      <w:ins w:id="272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and</w:t>
        </w:r>
      </w:ins>
      <w:ins w:id="272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725" w:author="PR Preview" w:date="2026-01-01T00:00:00Z">
        <w:r>
          <w:t xml:space="preserve">.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For</w:t>
        </w:r>
      </w:ins>
      <w:ins w:id="272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ins w:id="2729" w:author="PR Preview" w:date="2026-01-01T00:00:00Z">
        <w:r>
          <w:t xml:space="preserve">, one Newton step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2730" w:author="PR Preview" w:date="2026-01-01T00:00:00Z">
        <w:r>
          <w:delText xml:space="preserve">The iterates (</w:delText>
        </w:r>
      </w:del>
      <w:hyperlink w:anchor="def-iterate">
        <w:del w:id="273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732" w:author="PR Preview" w:date="2026-01-01T00:00:00Z">
        <w:r>
          <w:delText xml:space="preserve">) approach</w:delText>
        </w:r>
      </w:del>
      <w:del w:id="2733" w:author="PR Preview" w:date="2026-01-01T00:00:00Z">
        <w:r>
          <w:delText xml:space="preserve"> </w:delText>
        </w:r>
      </w:del>
      <m:oMath>
        <m:r>
          <m:t>2</m:t>
        </m:r>
      </m:oMath>
      <w:del w:id="2734" w:author="PR Preview" w:date="2026-01-01T00:00:00Z">
        <w:r>
          <w:delText xml:space="preserve">, the local minimizer of</w:delText>
        </w:r>
      </w:del>
      <w:del w:id="2735" w:author="PR Preview" w:date="2026-01-01T00:00:00Z">
        <w:r>
          <w:delText xml:space="preserve"> </w:delText>
        </w:r>
      </w:del>
      <m:oMath>
        <m:r>
          <m:t>f</m:t>
        </m:r>
      </m:oMath>
      <w:del w:id="2736" w:author="PR Preview" w:date="2026-01-01T00:00:00Z">
        <w:r>
          <w:delText xml:space="preserve"> </w:delText>
        </w:r>
      </w:del>
      <w:del w:id="2737" w:author="PR Preview" w:date="2026-01-01T00:00:00Z">
        <w:r>
          <w:delText xml:space="preserve">(a stationary point, since</w:delText>
        </w:r>
      </w:del>
      <w:del w:id="27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39" w:author="PR Preview" w:date="2026-01-01T00:00:00Z">
        <w:r>
          <w:delText xml:space="preserve">, with</w:delText>
        </w:r>
      </w:del>
      <w:del w:id="274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2741" w:author="PR Preview" w:date="2026-01-01T00:00:00Z">
        <w:r>
          <w:delText xml:space="preserve">;</w:delText>
        </w:r>
      </w:del>
      <w:del w:id="2742" w:author="PR Preview" w:date="2026-01-01T00:00:00Z">
        <w:r>
          <w:delText xml:space="preserve"> </w:delText>
        </w:r>
      </w:del>
      <w:hyperlink w:anchor="thm-second-order-condition">
        <w:del w:id="274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744" w:author="PR Preview" w:date="2026-01-01T00:00:00Z">
        <w:r>
          <w:delText xml:space="preserve">).</w:delText>
        </w:r>
      </w:del>
    </w:p>
    <w:p>
      <w:pPr>
        <w:pStyle w:val="BodyText"/>
      </w:pPr>
      <w:del w:id="2745" w:author="PR Preview" w:date="2026-01-01T00:00:00Z">
        <w:r>
          <w:rPr>
            <w:b/>
            <w:bCs/>
          </w:rPr>
          <w:delText xml:space="preserve">Definition 24 (Quadratic model (second-order Taylor polynomial))</w:delText>
        </w:r>
      </w:del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Let</w:delText>
        </w:r>
      </w:del>
      <w:del w:id="2748" w:author="PR Preview" w:date="2026-01-01T00:00:00Z">
        <w:r>
          <w:delText xml:space="preserve"> </w:delText>
        </w:r>
      </w:del>
      <m:oMath>
        <m:r>
          <m:t>f</m:t>
        </m:r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be as in</w:delText>
        </w:r>
      </w:del>
      <w:del w:id="2751" w:author="PR Preview" w:date="2026-01-01T00:00:00Z">
        <w:r>
          <w:delText xml:space="preserve"> </w:delText>
        </w:r>
      </w:del>
      <w:hyperlink w:anchor="def-newton-method">
        <w:del w:id="275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and let</w:delText>
        </w:r>
      </w:del>
      <w:del w:id="27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be a point,</w:delText>
        </w:r>
      </w:del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with</w:delText>
        </w:r>
      </w:del>
      <w:del w:id="2760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and</w:delText>
        </w:r>
      </w:del>
      <w:del w:id="2763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64" w:author="PR Preview" w:date="2026-01-01T00:00:00Z">
        <w:r>
          <w:delText xml:space="preserve">.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The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rPr>
            <w:b/>
            <w:bCs/>
          </w:rPr>
          <w:delText xml:space="preserve">quadratic model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of</w:delText>
        </w:r>
      </w:del>
      <w:del w:id="2771" w:author="PR Preview" w:date="2026-01-01T00:00:00Z">
        <w:r>
          <w:delText xml:space="preserve"> </w:delText>
        </w:r>
      </w:del>
      <m:oMath>
        <m:r>
          <m:t>f</m:t>
        </m:r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at</w:delText>
        </w:r>
      </w:del>
      <w:del w:id="277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is the function of a step</w:delText>
        </w:r>
      </w:del>
      <w:del w:id="2777" w:author="PR Preview" w:date="2026-01-01T00:00:00Z">
        <w:r>
          <w:delText xml:space="preserve"> </w:delText>
        </w:r>
      </w:del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FirstParagraph"/>
      </w:pPr>
      <w:ins w:id="2778" w:author="PR Preview" w:date="2026-01-01T00:00:00Z">
        <w:r>
          <w:t xml:space="preserve">The iterates (</w:t>
        </w:r>
      </w:ins>
      <w:hyperlink w:anchor="def-iterate">
        <w:ins w:id="277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780" w:author="PR Preview" w:date="2026-01-01T00:00:00Z">
        <w:r>
          <w:t xml:space="preserve">) approach</w:t>
        </w:r>
      </w:ins>
      <w:ins w:id="2781" w:author="PR Preview" w:date="2026-01-01T00:00:00Z">
        <w:r>
          <w:t xml:space="preserve"> </w:t>
        </w:r>
      </w:ins>
      <m:oMath>
        <m:r>
          <m:t>2</m:t>
        </m:r>
      </m:oMath>
      <w:ins w:id="2782" w:author="PR Preview" w:date="2026-01-01T00:00:00Z">
        <w:r>
          <w:t xml:space="preserve">, the local minimizer of</w:t>
        </w:r>
      </w:ins>
      <w:ins w:id="2783" w:author="PR Preview" w:date="2026-01-01T00:00:00Z">
        <w:r>
          <w:t xml:space="preserve"> </w:t>
        </w:r>
      </w:ins>
      <m:oMath>
        <m:r>
          <m:t>f</m:t>
        </m:r>
      </m:oMath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(a stationary point, since</w:t>
        </w:r>
      </w:ins>
      <w:ins w:id="278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787" w:author="PR Preview" w:date="2026-01-01T00:00:00Z">
        <w:r>
          <w:t xml:space="preserve">, with</w:t>
        </w:r>
      </w:ins>
      <w:ins w:id="278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2789" w:author="PR Preview" w:date="2026-01-01T00:00:00Z">
        <w:r>
          <w:t xml:space="preserve">;</w:t>
        </w:r>
      </w:ins>
      <w:ins w:id="2790" w:author="PR Preview" w:date="2026-01-01T00:00:00Z">
        <w:r>
          <w:t xml:space="preserve"> </w:t>
        </w:r>
      </w:ins>
      <w:hyperlink w:anchor="thm-second-order-condition">
        <w:ins w:id="279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792" w:author="PR Preview" w:date="2026-01-01T00:00:00Z">
        <w:r>
          <w:t xml:space="preserve">).</w:t>
        </w:r>
      </w:ins>
    </w:p>
    <w:bookmarkEnd w:id="155"/>
    <w:bookmarkStart w:id="156" w:name="def-quadratic-model"/>
    <w:p>
      <w:pPr>
        <w:pStyle w:val="BodyText"/>
      </w:pPr>
      <w:ins w:id="2793" w:author="PR Preview" w:date="2026-01-01T00:00:00Z">
        <w:r>
          <w:rPr>
            <w:b/>
            <w:bCs/>
          </w:rPr>
          <w:t xml:space="preserve">Definition 26 (Quadratic model (second-order Taylor polynomial))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Let</w:t>
        </w:r>
      </w:ins>
      <w:ins w:id="2796" w:author="PR Preview" w:date="2026-01-01T00:00:00Z">
        <w:r>
          <w:t xml:space="preserve"> </w:t>
        </w:r>
      </w:ins>
      <m:oMath>
        <m:r>
          <m:t>f</m:t>
        </m:r>
      </m:oMath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be as in</w:t>
        </w:r>
      </w:ins>
      <w:ins w:id="2799" w:author="PR Preview" w:date="2026-01-01T00:00:00Z">
        <w:r>
          <w:t xml:space="preserve"> </w:t>
        </w:r>
      </w:ins>
      <w:hyperlink w:anchor="def-newton-method">
        <w:ins w:id="280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and let</w:t>
        </w:r>
      </w:ins>
      <w:ins w:id="2803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be a point,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with</w:t>
        </w:r>
      </w:ins>
      <w:ins w:id="2808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and</w:t>
        </w:r>
      </w:ins>
      <w:ins w:id="281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812" w:author="PR Preview" w:date="2026-01-01T00:00:00Z">
        <w:r>
          <w:t xml:space="preserve">.</w:t>
        </w:r>
      </w:ins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The</w:t>
        </w:r>
      </w:ins>
      <w:ins w:id="2815" w:author="PR Preview" w:date="2026-01-01T00:00:00Z">
        <w:r>
          <w:t xml:space="preserve"> </w:t>
        </w:r>
      </w:ins>
      <w:ins w:id="2816" w:author="PR Preview" w:date="2026-01-01T00:00:00Z">
        <w:r>
          <w:rPr>
            <w:b/>
            <w:bCs/>
          </w:rPr>
          <w:t xml:space="preserve">quadratic model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of</w:t>
        </w:r>
      </w:ins>
      <w:ins w:id="2819" w:author="PR Preview" w:date="2026-01-01T00:00:00Z">
        <w:r>
          <w:t xml:space="preserve"> </w:t>
        </w:r>
      </w:ins>
      <m:oMath>
        <m:r>
          <m:t>f</m:t>
        </m:r>
      </m:oMath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at</w:t>
        </w:r>
      </w:ins>
      <w:ins w:id="282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is the function of a step</w:t>
        </w:r>
      </w:ins>
      <w:ins w:id="2825" w:author="PR Preview" w:date="2026-01-01T00:00:00Z">
        <w:r>
          <w:t xml:space="preserve"> </w:t>
        </w:r>
      </w:ins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6"/>
    <w:bookmarkStart w:id="157" w:name="exm-quadratic-model"/>
    <w:p>
      <w:pPr>
        <w:pStyle w:val="BodyText"/>
      </w:pPr>
      <w:del w:id="2826" w:author="PR Preview" w:date="2026-01-01T00:00:00Z">
        <w:r>
          <w:rPr>
            <w:b/>
            <w:bCs/>
          </w:rPr>
          <w:delText xml:space="preserve">Example 34 (The model at</w:delText>
        </w:r>
      </w:del>
      <w:del w:id="282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2828" w:author="PR Preview" w:date="2026-01-01T00:00:00Z">
        <w:r>
          <w:rPr>
            <w:b/>
            <w:bCs/>
          </w:rPr>
          <w:delText xml:space="preserve">)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For</w:delText>
        </w:r>
      </w:del>
      <w:del w:id="28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2832" w:author="PR Preview" w:date="2026-01-01T00:00:00Z">
        <w:r>
          <w:delText xml:space="preserve"> </w:delText>
        </w:r>
      </w:del>
      <w:del w:id="2833" w:author="PR Preview" w:date="2026-01-01T00:00:00Z">
        <w:r>
          <w:delText xml:space="preserve">at</w:delText>
        </w:r>
      </w:del>
      <w:del w:id="283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delText xml:space="preserve">(</w:delText>
        </w:r>
      </w:del>
      <w:hyperlink w:anchor="exm-newton-method">
        <w:del w:id="2837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2838" w:author="PR Preview" w:date="2026-01-01T00:00:00Z">
        <w:r>
          <w:delText xml:space="preserve">),</w:delText>
        </w:r>
      </w:del>
    </w:p>
    <w:p>
      <w:pPr>
        <w:pStyle w:val="BodyText"/>
      </w:pPr>
      <w:ins w:id="2839" w:author="PR Preview" w:date="2026-01-01T00:00:00Z">
        <w:r>
          <w:rPr>
            <w:b/>
            <w:bCs/>
          </w:rPr>
          <w:t xml:space="preserve">Example 36 (The model at</w:t>
        </w:r>
      </w:ins>
      <w:ins w:id="284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2841" w:author="PR Preview" w:date="2026-01-01T00:00:00Z">
        <w:r>
          <w:rPr>
            <w:b/>
            <w:bCs/>
          </w:rPr>
          <w:t xml:space="preserve">)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For</w:t>
        </w:r>
      </w:ins>
      <w:ins w:id="28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at</w:t>
        </w:r>
      </w:ins>
      <w:ins w:id="284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(</w:t>
        </w:r>
      </w:ins>
      <w:hyperlink w:anchor="exm-newton-method">
        <w:ins w:id="2850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2851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del w:id="2852" w:author="PR Preview" w:date="2026-01-01T00:00:00Z">
        <w:r>
          <w:rPr>
            <w:i/>
            <w:iCs/>
          </w:rPr>
          <w:delText xml:space="preserve">Remark 3</w:delText>
        </w:r>
      </w:del>
      <w:del w:id="2853" w:author="PR Preview" w:date="2026-01-01T00:00:00Z">
        <w:r>
          <w:delText xml:space="preserve"> (The quadratic model and Taylor’s theorem). </w:delText>
        </w:r>
      </w:del>
      <w:del w:id="2854" w:author="PR Preview" w:date="2026-01-01T00:00:00Z">
        <w:r>
          <w:delText xml:space="preserve">When the second partial derivatives of</w:delText>
        </w:r>
      </w:del>
      <w:del w:id="2855" w:author="PR Preview" w:date="2026-01-01T00:00:00Z">
        <w:r>
          <w:delText xml:space="preserve"> </w:delText>
        </w:r>
      </w:del>
      <m:oMath>
        <m:r>
          <m:t>f</m:t>
        </m:r>
      </m:oMath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are continuous,</w:delText>
        </w:r>
      </w:del>
      <w:del w:id="2858" w:author="PR Preview" w:date="2026-01-01T00:00:00Z">
        <w:r>
          <w:delText xml:space="preserve"> </w:delText>
        </w:r>
      </w:del>
      <w:hyperlink w:anchor="thm-taylor-mv">
        <w:del w:id="285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says that</w:delText>
        </w:r>
      </w:del>
      <w:del w:id="28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equals the expression for</w:delText>
        </w:r>
      </w:del>
      <w:del w:id="286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66" w:author="PR Preview" w:date="2026-01-01T00:00:00Z">
        <w:r>
          <w:delText xml:space="preserve"> </w:delText>
        </w:r>
      </w:del>
      <w:del w:id="2867" w:author="PR Preview" w:date="2026-01-01T00:00:00Z">
        <w:r>
          <w:delText xml:space="preserve">in</w:delText>
        </w:r>
      </w:del>
      <w:del w:id="2868" w:author="PR Preview" w:date="2026-01-01T00:00:00Z">
        <w:r>
          <w:delText xml:space="preserve"> </w:delText>
        </w:r>
      </w:del>
      <w:hyperlink w:anchor="def-quadratic-model">
        <w:del w:id="286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with the Hessian evaluated at a point between</w:delText>
        </w:r>
      </w:del>
      <w:del w:id="28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delText xml:space="preserve">and</w:delText>
        </w:r>
      </w:del>
      <w:del w:id="28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76" w:author="PR Preview" w:date="2026-01-01T00:00:00Z">
        <w:r>
          <w:delText xml:space="preserve">.</w:delText>
        </w:r>
      </w:del>
    </w:p>
    <w:p>
      <w:pPr>
        <w:pStyle w:val="BodyText"/>
      </w:pPr>
      <w:del w:id="2877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Let</w:delText>
        </w:r>
      </w:del>
      <w:del w:id="2880" w:author="PR Preview" w:date="2026-01-01T00:00:00Z">
        <w:r>
          <w:delText xml:space="preserve"> </w:delText>
        </w:r>
      </w:del>
      <m:oMath>
        <m:r>
          <m:t>q</m:t>
        </m:r>
      </m:oMath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be the quadratic model of</w:delText>
        </w:r>
      </w:del>
      <w:del w:id="2883" w:author="PR Preview" w:date="2026-01-01T00:00:00Z">
        <w:r>
          <w:delText xml:space="preserve"> </w:delText>
        </w:r>
      </w:del>
      <m:oMath>
        <m:r>
          <m:t>f</m:t>
        </m:r>
      </m:oMath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at</w:delText>
        </w:r>
      </w:del>
      <w:del w:id="28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(</w:delText>
        </w:r>
      </w:del>
      <w:hyperlink w:anchor="def-quadratic-model">
        <w:del w:id="288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890" w:author="PR Preview" w:date="2026-01-01T00:00:00Z">
        <w:r>
          <w:delText xml:space="preserve">),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with</w:delText>
        </w:r>
      </w:del>
      <w:del w:id="2893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94" w:author="PR Preview" w:date="2026-01-01T00:00:00Z">
        <w:r>
          <w:delText xml:space="preserve"> </w:delText>
        </w:r>
      </w:del>
      <w:hyperlink r:id="rId64">
        <w:del w:id="2895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2896" w:author="PR Preview" w:date="2026-01-01T00:00:00Z">
        <w:r>
          <w:delText xml:space="preserve">.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Its unique minimizer is the Newton step</w:delText>
        </w:r>
      </w:del>
      <w:del w:id="289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0" w:author="PR Preview" w:date="2026-01-01T00:00:00Z">
        <w:r>
          <w:delText xml:space="preserve">.</w:delText>
        </w:r>
      </w:del>
    </w:p>
    <w:p>
      <w:pPr>
        <w:pStyle w:val="BodyText"/>
      </w:pPr>
      <w:ins w:id="2901" w:author="PR Preview" w:date="2026-01-01T00:00:00Z">
        <w:r>
          <w:rPr>
            <w:i/>
            <w:iCs/>
          </w:rPr>
          <w:t xml:space="preserve">Remark 3</w:t>
        </w:r>
      </w:ins>
      <w:ins w:id="2902" w:author="PR Preview" w:date="2026-01-01T00:00:00Z">
        <w:r>
          <w:t xml:space="preserve"> (The quadratic model and Taylor’s theorem). </w:t>
        </w:r>
      </w:ins>
      <w:ins w:id="2903" w:author="PR Preview" w:date="2026-01-01T00:00:00Z">
        <w:r>
          <w:t xml:space="preserve">When the second partial derivatives of</w:t>
        </w:r>
      </w:ins>
      <w:ins w:id="2904" w:author="PR Preview" w:date="2026-01-01T00:00:00Z">
        <w:r>
          <w:t xml:space="preserve"> </w:t>
        </w:r>
      </w:ins>
      <m:oMath>
        <m:r>
          <m:t>f</m:t>
        </m:r>
      </m:oMath>
      <w:ins w:id="2905" w:author="PR Preview" w:date="2026-01-01T00:00:00Z">
        <w:r>
          <w:t xml:space="preserve"> </w:t>
        </w:r>
      </w:ins>
      <w:ins w:id="2906" w:author="PR Preview" w:date="2026-01-01T00:00:00Z">
        <w:r>
          <w:t xml:space="preserve">are continuous,</w:t>
        </w:r>
      </w:ins>
      <w:ins w:id="2907" w:author="PR Preview" w:date="2026-01-01T00:00:00Z">
        <w:r>
          <w:t xml:space="preserve"> </w:t>
        </w:r>
      </w:ins>
      <w:hyperlink w:anchor="thm-taylor-mv">
        <w:ins w:id="290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says that</w:t>
        </w:r>
      </w:ins>
      <w:ins w:id="29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equals the expression for</w:t>
        </w:r>
      </w:ins>
      <w:ins w:id="291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in</w:t>
        </w:r>
      </w:ins>
      <w:ins w:id="2917" w:author="PR Preview" w:date="2026-01-01T00:00:00Z">
        <w:r>
          <w:t xml:space="preserve"> </w:t>
        </w:r>
      </w:ins>
      <w:hyperlink w:anchor="def-quadratic-model">
        <w:ins w:id="2918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919" w:author="PR Preview" w:date="2026-01-01T00:00:00Z">
        <w:r>
          <w:t xml:space="preserve"> </w:t>
        </w:r>
      </w:ins>
      <w:ins w:id="2920" w:author="PR Preview" w:date="2026-01-01T00:00:00Z">
        <w:r>
          <w:t xml:space="preserve">with the Hessian evaluated at a point between</w:t>
        </w:r>
      </w:ins>
      <w:ins w:id="292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and</w:t>
        </w:r>
      </w:ins>
      <w:ins w:id="2924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925" w:author="PR Preview" w:date="2026-01-01T00:00:00Z">
        <w:r>
          <w:t xml:space="preserve">.</w:t>
        </w:r>
      </w:ins>
    </w:p>
    <w:bookmarkEnd w:id="158"/>
    <w:bookmarkStart w:id="159" w:name="thm-newton-model"/>
    <w:p>
      <w:pPr>
        <w:pStyle w:val="BodyText"/>
      </w:pPr>
      <w:ins w:id="2926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Let</w:t>
        </w:r>
      </w:ins>
      <w:ins w:id="2929" w:author="PR Preview" w:date="2026-01-01T00:00:00Z">
        <w:r>
          <w:t xml:space="preserve"> </w:t>
        </w:r>
      </w:ins>
      <m:oMath>
        <m:r>
          <m:t>q</m:t>
        </m:r>
      </m:oMath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be the quadratic model of</w:t>
        </w:r>
      </w:ins>
      <w:ins w:id="2932" w:author="PR Preview" w:date="2026-01-01T00:00:00Z">
        <w:r>
          <w:t xml:space="preserve"> </w:t>
        </w:r>
      </w:ins>
      <m:oMath>
        <m:r>
          <m:t>f</m:t>
        </m:r>
      </m:oMath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at</w:t>
        </w:r>
      </w:ins>
      <w:ins w:id="2935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(</w:t>
        </w:r>
      </w:ins>
      <w:hyperlink w:anchor="def-quadratic-model">
        <w:ins w:id="2938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939" w:author="PR Preview" w:date="2026-01-01T00:00:00Z">
        <w:r>
          <w:t xml:space="preserve">),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with</w:t>
        </w:r>
      </w:ins>
      <w:ins w:id="2942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2943" w:author="PR Preview" w:date="2026-01-01T00:00:00Z">
        <w:r>
          <w:t xml:space="preserve"> </w:t>
        </w:r>
      </w:ins>
      <w:hyperlink r:id="rId64">
        <w:ins w:id="2944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2945" w:author="PR Preview" w:date="2026-01-01T00:00:00Z">
        <w:r>
          <w:t xml:space="preserve">.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Its unique minimizer is the Newton step</w:t>
        </w:r>
      </w:ins>
      <w:ins w:id="2948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949" w:author="PR Preview" w:date="2026-01-01T00:00:00Z">
        <w:r>
          <w:t xml:space="preserve">.</w:t>
        </w:r>
      </w:ins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del w:id="2950" w:author="PR Preview" w:date="2026-01-01T00:00:00Z">
        <w:r>
          <w:rPr>
            <w:b/>
            <w:bCs/>
          </w:rPr>
          <w:delText xml:space="preserve">Example 35 (The Newton step at</w:delText>
        </w:r>
      </w:del>
      <w:del w:id="295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2952" w:author="PR Preview" w:date="2026-01-01T00:00:00Z">
        <w:r>
          <w:rPr>
            <w:b/>
            <w:bCs/>
          </w:rPr>
          <w:delText xml:space="preserve">)</w:delText>
        </w:r>
      </w:del>
      <w:del w:id="2953" w:author="PR Preview" w:date="2026-01-01T00:00:00Z">
        <w:r>
          <w:delText xml:space="preserve"> </w:delText>
        </w:r>
      </w:del>
      <w:del w:id="2954" w:author="PR Preview" w:date="2026-01-01T00:00:00Z">
        <w:r>
          <w:delText xml:space="preserve">For the model</w:delText>
        </w:r>
      </w:del>
      <w:del w:id="295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of</w:delText>
        </w:r>
      </w:del>
      <w:del w:id="2958" w:author="PR Preview" w:date="2026-01-01T00:00:00Z">
        <w:r>
          <w:delText xml:space="preserve"> </w:delText>
        </w:r>
      </w:del>
      <w:hyperlink w:anchor="exm-quadratic-model">
        <w:del w:id="2959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2960" w:author="PR Preview" w:date="2026-01-01T00:00:00Z">
        <w:r>
          <w:delText xml:space="preserve">,</w:delText>
        </w:r>
      </w:del>
      <w:del w:id="296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is positive definite, so by</w:delText>
        </w:r>
      </w:del>
      <w:del w:id="2964" w:author="PR Preview" w:date="2026-01-01T00:00:00Z">
        <w:r>
          <w:delText xml:space="preserve"> </w:delText>
        </w:r>
      </w:del>
      <w:hyperlink w:anchor="thm-newton-model">
        <w:del w:id="296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966" w:author="PR Preview" w:date="2026-01-01T00:00:00Z">
        <w:r>
          <w:delText xml:space="preserve"> </w:delText>
        </w:r>
      </w:del>
      <w:del w:id="2967" w:author="PR Preview" w:date="2026-01-01T00:00:00Z">
        <w:r>
          <w:delText xml:space="preserve">its minimizer is</w:delText>
        </w:r>
      </w:del>
    </w:p>
    <w:p>
      <w:pPr>
        <w:pStyle w:val="BodyText"/>
      </w:pPr>
      <w:ins w:id="2968" w:author="PR Preview" w:date="2026-01-01T00:00:00Z">
        <w:r>
          <w:rPr>
            <w:b/>
            <w:bCs/>
          </w:rPr>
          <w:t xml:space="preserve">Example 37 (The Newton step at</w:t>
        </w:r>
      </w:ins>
      <w:ins w:id="296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2970" w:author="PR Preview" w:date="2026-01-01T00:00:00Z">
        <w:r>
          <w:rPr>
            <w:b/>
            <w:bCs/>
          </w:rPr>
          <w:t xml:space="preserve">)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For the model</w:t>
        </w:r>
      </w:ins>
      <w:ins w:id="297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of</w:t>
        </w:r>
      </w:ins>
      <w:ins w:id="2976" w:author="PR Preview" w:date="2026-01-01T00:00:00Z">
        <w:r>
          <w:t xml:space="preserve"> </w:t>
        </w:r>
      </w:ins>
      <w:hyperlink w:anchor="exm-quadratic-model">
        <w:ins w:id="2977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2978" w:author="PR Preview" w:date="2026-01-01T00:00:00Z">
        <w:r>
          <w:t xml:space="preserve">,</w:t>
        </w:r>
      </w:ins>
      <w:ins w:id="297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2980" w:author="PR Preview" w:date="2026-01-01T00:00:00Z">
        <w:r>
          <w:t xml:space="preserve"> </w:t>
        </w:r>
      </w:ins>
      <w:ins w:id="2981" w:author="PR Preview" w:date="2026-01-01T00:00:00Z">
        <w:r>
          <w:t xml:space="preserve">is positive definite, so by</w:t>
        </w:r>
      </w:ins>
      <w:ins w:id="2982" w:author="PR Preview" w:date="2026-01-01T00:00:00Z">
        <w:r>
          <w:t xml:space="preserve"> </w:t>
        </w:r>
      </w:ins>
      <w:hyperlink w:anchor="thm-newton-model">
        <w:ins w:id="298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its minimizer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del w:id="2986" w:author="PR Preview" w:date="2026-01-01T00:00:00Z">
        <w:r>
          <w:delText xml:space="preserve">(</w:delText>
        </w:r>
      </w:del>
      <w:hyperlink w:anchor="exm-newton-method">
        <w:del w:id="2987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2988" w:author="PR Preview" w:date="2026-01-01T00:00:00Z">
        <w:r>
          <w:delText xml:space="preserve">).</w:delText>
        </w:r>
      </w:del>
    </w:p>
    <w:p>
      <w:pPr>
        <w:pStyle w:val="BodyText"/>
      </w:pPr>
      <w:del w:id="2989" w:author="PR Preview" w:date="2026-01-01T00:00:00Z">
        <w:r>
          <w:rPr>
            <w:b/>
            <w:bCs/>
          </w:rPr>
          <w:delText xml:space="preserve">Definition 25 (Quadratic convergence)</w:delText>
        </w:r>
      </w:del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A</w:delText>
        </w:r>
      </w:del>
      <w:del w:id="2992" w:author="PR Preview" w:date="2026-01-01T00:00:00Z">
        <w:r>
          <w:delText xml:space="preserve"> </w:delText>
        </w:r>
      </w:del>
      <w:hyperlink r:id="rId149">
        <w:del w:id="299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299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in</w:delText>
        </w:r>
      </w:del>
      <w:del w:id="299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that converges (</w:delText>
        </w:r>
      </w:del>
      <w:hyperlink w:anchor="def-vector-sequence-limit">
        <w:del w:id="3000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3001" w:author="PR Preview" w:date="2026-01-01T00:00:00Z">
        <w:r>
          <w:delText xml:space="preserve">) to</w:delText>
        </w:r>
      </w:del>
      <w:del w:id="300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rPr>
            <w:b/>
            <w:bCs/>
          </w:rPr>
          <w:delText xml:space="preserve">converges quadratically</w:delText>
        </w:r>
      </w:del>
      <w:del w:id="3005" w:author="PR Preview" w:date="2026-01-01T00:00:00Z">
        <w:r>
          <w:delText xml:space="preserve"> </w:delText>
        </w:r>
      </w:del>
      <w:del w:id="3006" w:author="PR Preview" w:date="2026-01-01T00:00:00Z">
        <w:r>
          <w:delText xml:space="preserve">if there is a constant</w:delText>
        </w:r>
      </w:del>
      <w:del w:id="3007" w:author="PR Preview" w:date="2026-01-01T00:00:00Z">
        <w:r>
          <w:delText xml:space="preserve"> </w:delText>
        </w:r>
      </w:del>
      <m:oMath>
        <m:r>
          <m:t>C</m:t>
        </m:r>
      </m:oMath>
      <w:del w:id="3008" w:author="PR Preview" w:date="2026-01-01T00:00:00Z">
        <w:r>
          <w:delText xml:space="preserve"> </w:delText>
        </w:r>
      </w:del>
      <w:del w:id="3009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10" w:author="PR Preview" w:date="2026-01-01T00:00:00Z">
        <w:r>
          <w:rPr>
            <w:b/>
            <w:bCs/>
          </w:rPr>
          <w:delText xml:space="preserve">Example 36 (Halving the error is not quadratic convergence)</w:delText>
        </w:r>
      </w:del>
      <w:del w:id="301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converges to</w:delText>
        </w:r>
      </w:del>
      <w:del w:id="3014" w:author="PR Preview" w:date="2026-01-01T00:00:00Z">
        <w:r>
          <w:delText xml:space="preserve"> </w:delText>
        </w:r>
      </w:del>
      <m:oMath>
        <m:r>
          <m:t>0</m:t>
        </m:r>
      </m:oMath>
      <w:del w:id="3015" w:author="PR Preview" w:date="2026-01-01T00:00:00Z">
        <w:r>
          <w:delText xml:space="preserve">, but it does not converge quadratically: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the bound would need</w:delText>
        </w:r>
      </w:del>
      <w:del w:id="3018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3019" w:author="PR Preview" w:date="2026-01-01T00:00:00Z">
        <w:r>
          <w:delText xml:space="preserve">, that is,</w:delText>
        </w:r>
      </w:del>
      <w:del w:id="3020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del w:id="3021" w:author="PR Preview" w:date="2026-01-01T00:00:00Z">
        <w:r>
          <w:delText xml:space="preserve">,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which fails once</w:delText>
        </w:r>
      </w:del>
      <w:del w:id="302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del w:id="3025" w:author="PR Preview" w:date="2026-01-01T00:00:00Z">
        <w:r>
          <w:delText xml:space="preserve">.</w:delText>
        </w:r>
      </w:del>
      <w:del w:id="3026" w:author="PR Preview" w:date="2026-01-01T00:00:00Z">
        <w:r>
          <w:delText xml:space="preserve"> </w:delText>
        </w:r>
      </w:del>
      <w:del w:id="3027" w:author="PR Preview" w:date="2026-01-01T00:00:00Z">
        <w:r>
          <w:delText xml:space="preserve">Each step only halves the error.</w:delText>
        </w:r>
      </w:del>
    </w:p>
    <w:p>
      <w:pPr>
        <w:pStyle w:val="BodyText"/>
      </w:pPr>
      <w:del w:id="3028" w:author="PR Preview" w:date="2026-01-01T00:00:00Z">
        <w:r>
          <w:rPr>
            <w:b/>
            <w:bCs/>
          </w:rPr>
          <w:delText xml:space="preserve">Example 37 (The error squares at each step)</w:delText>
        </w:r>
      </w:del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delText xml:space="preserve">For the iteration</w:delText>
        </w:r>
      </w:del>
      <w:del w:id="303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of</w:delText>
        </w:r>
      </w:del>
      <w:del w:id="3034" w:author="PR Preview" w:date="2026-01-01T00:00:00Z">
        <w:r>
          <w:delText xml:space="preserve"> </w:delText>
        </w:r>
      </w:del>
      <w:hyperlink w:anchor="exm-newton-method">
        <w:del w:id="3035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303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3037" w:author="PR Preview" w:date="2026-01-01T00:00:00Z">
        <w:r>
          <w:delText xml:space="preserve">So near</w:delText>
        </w:r>
      </w:del>
      <w:del w:id="3038" w:author="PR Preview" w:date="2026-01-01T00:00:00Z">
        <w:r>
          <w:delText xml:space="preserve"> </w:delText>
        </w:r>
      </w:del>
      <m:oMath>
        <m:r>
          <m:t>2</m:t>
        </m:r>
      </m:oMath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the error is roughly squared and divided by</w:delText>
        </w:r>
      </w:del>
      <w:del w:id="3041" w:author="PR Preview" w:date="2026-01-01T00:00:00Z">
        <w:r>
          <w:delText xml:space="preserve"> </w:delText>
        </w:r>
      </w:del>
      <m:oMath>
        <m:r>
          <m:t>4</m:t>
        </m:r>
      </m:oMath>
      <w:del w:id="3042" w:author="PR Preview" w:date="2026-01-01T00:00:00Z">
        <w:r>
          <w:delText xml:space="preserve"> </w:delText>
        </w:r>
      </w:del>
      <w:del w:id="3043" w:author="PR Preview" w:date="2026-01-01T00:00:00Z">
        <w:r>
          <w:delText xml:space="preserve">at each step: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the errors are</w:delText>
        </w:r>
      </w:del>
      <w:del w:id="3046" w:author="PR Preview" w:date="2026-01-01T00:00:00Z">
        <w:r>
          <w:delText xml:space="preserve"> </w:delText>
        </w:r>
      </w:del>
      <m:oMath>
        <m:r>
          <m:t>0.05</m:t>
        </m:r>
      </m:oMath>
      <w:del w:id="3047" w:author="PR Preview" w:date="2026-01-01T00:00:00Z">
        <w:r>
          <w:delText xml:space="preserve">, then</w:delText>
        </w:r>
      </w:del>
      <w:del w:id="3048" w:author="PR Preview" w:date="2026-01-01T00:00:00Z">
        <w:r>
          <w:delText xml:space="preserve"> </w:delText>
        </w:r>
      </w:del>
      <m:oMath>
        <m:r>
          <m:t>0.00061</m:t>
        </m:r>
      </m:oMath>
      <w:del w:id="3049" w:author="PR Preview" w:date="2026-01-01T00:00:00Z">
        <w:r>
          <w:delText xml:space="preserve">, then</w:delText>
        </w:r>
      </w:del>
      <w:del w:id="3050" w:author="PR Preview" w:date="2026-01-01T00:00:00Z">
        <w:r>
          <w:delText xml:space="preserve"> </w:delText>
        </w:r>
      </w:del>
      <m:oMath>
        <m:r>
          <m:t>0.000000093</m:t>
        </m:r>
      </m:oMath>
      <w:del w:id="3051" w:author="PR Preview" w:date="2026-01-01T00:00:00Z">
        <w:r>
          <w:delText xml:space="preserve">,</w:delText>
        </w:r>
      </w:del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and</w:delText>
        </w:r>
      </w:del>
      <w:del w:id="3054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3055" w:author="PR Preview" w:date="2026-01-01T00:00:00Z">
        <w:r>
          <w:delText xml:space="preserve">.</w:delText>
        </w:r>
      </w:del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The iterates converge quadratically (</w:delText>
        </w:r>
      </w:del>
      <w:hyperlink w:anchor="def-quadratic-convergence">
        <w:del w:id="3058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059" w:author="PR Preview" w:date="2026-01-01T00:00:00Z">
        <w:r>
          <w:delText xml:space="preserve">):</w:delText>
        </w:r>
      </w:del>
      <w:del w:id="306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works for every</w:delText>
        </w:r>
      </w:del>
      <w:del w:id="30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3064" w:author="PR Preview" w:date="2026-01-01T00:00:00Z">
        <w:r>
          <w:delText xml:space="preserve">, since then</w:delText>
        </w:r>
      </w:del>
      <w:del w:id="306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066" w:author="PR Preview" w:date="2026-01-01T00:00:00Z">
        <w:r>
          <w:delText xml:space="preserve">,</w:delText>
        </w:r>
      </w:del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and every iterate from</w:delText>
        </w:r>
      </w:del>
      <w:del w:id="3069" w:author="PR Preview" w:date="2026-01-01T00:00:00Z">
        <w:r>
          <w:delText xml:space="preserve"> </w:delText>
        </w:r>
      </w:del>
      <m:oMath>
        <m:r>
          <m:t>2.5</m:t>
        </m:r>
      </m:oMath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delText xml:space="preserve">is at least</w:delText>
        </w:r>
      </w:del>
      <w:del w:id="3072" w:author="PR Preview" w:date="2026-01-01T00:00:00Z">
        <w:r>
          <w:delText xml:space="preserve"> </w:delText>
        </w:r>
      </w:del>
      <m:oMath>
        <m:r>
          <m:t>2</m:t>
        </m:r>
      </m:oMath>
      <w:del w:id="3073" w:author="PR Preview" w:date="2026-01-01T00:00:00Z">
        <w:r>
          <w:delText xml:space="preserve">, since the identity makes</w:delText>
        </w:r>
      </w:del>
      <w:del w:id="307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3075" w:author="PR Preview" w:date="2026-01-01T00:00:00Z">
        <w:r>
          <w:delText xml:space="preserve"> </w:delText>
        </w:r>
      </w:del>
      <w:del w:id="3076" w:author="PR Preview" w:date="2026-01-01T00:00:00Z">
        <w:r>
          <w:delText xml:space="preserve">whenever</w:delText>
        </w:r>
      </w:del>
      <w:del w:id="307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3078" w:author="PR Preview" w:date="2026-01-01T00:00:00Z">
        <w:r>
          <w:delText xml:space="preserve">.</w:delText>
        </w:r>
      </w:del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delText xml:space="preserve">Zhou (2024)</w:delText>
        </w:r>
      </w:del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states such a bound for Newton’s method in general;</w:delText>
        </w:r>
      </w:del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it holds from starting points close enough to a minimizer where the Hessian is positive definite,</w:delText>
        </w:r>
      </w:del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when near that minimizer the Hessian changes by at most a constant times the distance moved,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which these notes do not prove.</w:delText>
        </w:r>
      </w:del>
    </w:p>
    <w:p>
      <w:pPr>
        <w:pStyle w:val="BodyText"/>
      </w:pPr>
      <w:del w:id="3089" w:author="PR Preview" w:date="2026-01-01T00:00:00Z">
        <w:r>
          <w:rPr>
            <w:b/>
            <w:bCs/>
          </w:rPr>
          <w:delText xml:space="preserve">Example 38 (Newton’s method can find a maximum)</w:delText>
        </w:r>
      </w:del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From</w:delText>
        </w:r>
      </w:del>
      <w:del w:id="30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del w:id="3093" w:author="PR Preview" w:date="2026-01-01T00:00:00Z">
        <w:r>
          <w:delText xml:space="preserve"> </w:delText>
        </w:r>
      </w:del>
      <w:del w:id="3094" w:author="PR Preview" w:date="2026-01-01T00:00:00Z">
        <w:r>
          <w:delText xml:space="preserve">the same iteration gives</w:delText>
        </w:r>
      </w:del>
      <w:del w:id="309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2.05</m:t>
        </m:r>
      </m:oMath>
      <w:del w:id="3096" w:author="PR Preview" w:date="2026-01-01T00:00:00Z">
        <w:r>
          <w:delText xml:space="preserve">,</w:delText>
        </w:r>
      </w:del>
      <w:del w:id="309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2.000610</m:t>
        </m:r>
      </m:oMath>
      <w:del w:id="3098" w:author="PR Preview" w:date="2026-01-01T00:00:00Z">
        <w:r>
          <w:delText xml:space="preserve">,</w:delText>
        </w:r>
      </w:del>
      <w:del w:id="309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2.0000001</m:t>
        </m:r>
      </m:oMath>
      <w:del w:id="3100" w:author="PR Preview" w:date="2026-01-01T00:00:00Z">
        <w:r>
          <w:delText xml:space="preserve">, approaching</w:delText>
        </w:r>
      </w:del>
      <w:del w:id="310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3102" w:author="PR Preview" w:date="2026-01-01T00:00:00Z">
        <w:r>
          <w:delText xml:space="preserve">.</w:delText>
        </w:r>
      </w:del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But</w:delText>
        </w:r>
      </w:del>
      <w:del w:id="31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is not a minimizer of</w:delText>
        </w:r>
      </w:del>
      <w:del w:id="3108" w:author="PR Preview" w:date="2026-01-01T00:00:00Z">
        <w:r>
          <w:delText xml:space="preserve"> </w:delText>
        </w:r>
      </w:del>
      <m:oMath>
        <m:r>
          <m:t>f</m:t>
        </m:r>
      </m:oMath>
      <w:del w:id="3109" w:author="PR Preview" w:date="2026-01-01T00:00:00Z">
        <w:r>
          <w:delText xml:space="preserve">:</w:delText>
        </w:r>
      </w:del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it is a stationary point of</w:delText>
        </w:r>
      </w:del>
      <w:del w:id="311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3113" w:author="PR Preview" w:date="2026-01-01T00:00:00Z">
        <w:r>
          <w:delText xml:space="preserve">, whose second derivative there is</w:delText>
        </w:r>
      </w:del>
      <w:del w:id="311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3115" w:author="PR Preview" w:date="2026-01-01T00:00:00Z">
        <w:r>
          <w:delText xml:space="preserve">,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so it is a strict local minimizer of</w:delText>
        </w:r>
      </w:del>
      <w:del w:id="311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(</w:delText>
        </w:r>
      </w:del>
      <w:hyperlink w:anchor="thm-second-order-condition">
        <w:del w:id="312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22" w:author="PR Preview" w:date="2026-01-01T00:00:00Z">
        <w:r>
          <w:delText xml:space="preserve">),</w:delText>
        </w:r>
      </w:del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that is,</w:delText>
        </w:r>
      </w:del>
      <w:del w:id="3125" w:author="PR Preview" w:date="2026-01-01T00:00:00Z">
        <w:r>
          <w:delText xml:space="preserve"> </w:delText>
        </w:r>
      </w:del>
      <m:oMath>
        <m:r>
          <m:t>f</m:t>
        </m:r>
      </m:oMath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is strictly larger at</w:delText>
        </w:r>
      </w:del>
      <w:del w:id="31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than at all nearby points.</w:delText>
        </w:r>
      </w:del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Newton’s method looks only for a stationary point,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and here the Hessian</w:delText>
        </w:r>
      </w:del>
      <w:del w:id="313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is negative along the way,</w:delText>
        </w:r>
      </w:del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so the quadratic model has no minimizer</w:delText>
        </w:r>
      </w:del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(with</w:delText>
        </w:r>
      </w:del>
      <w:del w:id="314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3143" w:author="PR Preview" w:date="2026-01-01T00:00:00Z">
        <w:r>
          <w:delText xml:space="preserve">,</w:delText>
        </w:r>
      </w:del>
      <w:del w:id="314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decreases without bound)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and</w:delText>
        </w:r>
      </w:del>
      <w:del w:id="3149" w:author="PR Preview" w:date="2026-01-01T00:00:00Z">
        <w:r>
          <w:delText xml:space="preserve"> </w:delText>
        </w:r>
      </w:del>
      <w:hyperlink w:anchor="thm-newton-model">
        <w:del w:id="315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does not apply:</w:delText>
        </w:r>
      </w:del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the positive definite hypothesis there is needed.</w:delText>
        </w:r>
      </w:del>
    </w:p>
    <w:p>
      <w:pPr>
        <w:pStyle w:val="BodyText"/>
      </w:pPr>
      <w:del w:id="3155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Let</w:delText>
        </w:r>
      </w:del>
      <w:del w:id="315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delText xml:space="preserve">be a</w:delText>
        </w:r>
      </w:del>
      <w:del w:id="316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162" w:author="PR Preview" w:date="2026-01-01T00:00:00Z">
        <w:r>
          <w:delText xml:space="preserve"> </w:delText>
        </w:r>
      </w:del>
      <w:hyperlink r:id="rId64">
        <w:del w:id="3163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matrix,</w:delText>
        </w:r>
      </w:del>
      <w:del w:id="3166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67" w:author="PR Preview" w:date="2026-01-01T00:00:00Z">
        <w:r>
          <w:delText xml:space="preserve">,</w:delText>
        </w:r>
      </w:del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and</w:delText>
        </w:r>
      </w:del>
      <w:del w:id="31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71" w:author="PR Preview" w:date="2026-01-01T00:00:00Z">
        <w:r>
          <w:delText xml:space="preserve">.</w:delText>
        </w:r>
      </w:del>
      <w:del w:id="3172" w:author="PR Preview" w:date="2026-01-01T00:00:00Z">
        <w:r>
          <w:delText xml:space="preserve"> </w:delText>
        </w:r>
      </w:del>
      <w:del w:id="3173" w:author="PR Preview" w:date="2026-01-01T00:00:00Z">
        <w:r>
          <w:delText xml:space="preserve">From any</w:delText>
        </w:r>
      </w:del>
      <w:del w:id="317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3175" w:author="PR Preview" w:date="2026-01-01T00:00:00Z">
        <w:r>
          <w:delText xml:space="preserve">, Newton’s method (</w:delText>
        </w:r>
      </w:del>
      <w:hyperlink w:anchor="def-newton-method">
        <w:del w:id="317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177" w:author="PR Preview" w:date="2026-01-01T00:00:00Z">
        <w:r>
          <w:delText xml:space="preserve">) gives</w:delText>
        </w:r>
      </w:del>
      <w:del w:id="317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79" w:author="PR Preview" w:date="2026-01-01T00:00:00Z">
        <w:r>
          <w:delText xml:space="preserve">,</w:delText>
        </w:r>
      </w:del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the unique minimizer of</w:delText>
        </w:r>
      </w:del>
      <w:del w:id="3182" w:author="PR Preview" w:date="2026-01-01T00:00:00Z">
        <w:r>
          <w:delText xml:space="preserve"> </w:delText>
        </w:r>
      </w:del>
      <m:oMath>
        <m:r>
          <m:t>f</m:t>
        </m:r>
      </m:oMath>
      <w:del w:id="3183" w:author="PR Preview" w:date="2026-01-01T00:00:00Z">
        <w:r>
          <w:delText xml:space="preserve">.</w:delText>
        </w:r>
      </w:del>
    </w:p>
    <w:p>
      <w:pPr>
        <w:pStyle w:val="FirstParagraph"/>
      </w:pPr>
      <w:ins w:id="3184" w:author="PR Preview" w:date="2026-01-01T00:00:00Z">
        <w:r>
          <w:t xml:space="preserve">(</w:t>
        </w:r>
      </w:ins>
      <w:hyperlink w:anchor="exm-newton-method">
        <w:ins w:id="3185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3186" w:author="PR Preview" w:date="2026-01-01T00:00:00Z">
        <w:r>
          <w:t xml:space="preserve">).</w:t>
        </w:r>
      </w:ins>
    </w:p>
    <w:bookmarkEnd w:id="160"/>
    <w:bookmarkStart w:id="161" w:name="def-quadratic-convergence"/>
    <w:p>
      <w:pPr>
        <w:pStyle w:val="BodyText"/>
      </w:pPr>
      <w:ins w:id="3187" w:author="PR Preview" w:date="2026-01-01T00:00:00Z">
        <w:r>
          <w:rPr>
            <w:b/>
            <w:bCs/>
          </w:rPr>
          <w:t xml:space="preserve">Definition 27 (Quadratic convergence)</w:t>
        </w:r>
      </w:ins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A</w:t>
        </w:r>
      </w:ins>
      <w:ins w:id="3190" w:author="PR Preview" w:date="2026-01-01T00:00:00Z">
        <w:r>
          <w:t xml:space="preserve"> </w:t>
        </w:r>
      </w:ins>
      <w:hyperlink r:id="rId149">
        <w:ins w:id="319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3192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in</w:t>
        </w:r>
      </w:ins>
      <w:ins w:id="31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that converges (</w:t>
        </w:r>
      </w:ins>
      <w:hyperlink w:anchor="def-vector-sequence-limit">
        <w:ins w:id="3198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199" w:author="PR Preview" w:date="2026-01-01T00:00:00Z">
        <w:r>
          <w:t xml:space="preserve">) to</w:t>
        </w:r>
      </w:ins>
      <w:ins w:id="320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ins w:id="3201" w:author="PR Preview" w:date="2026-01-01T00:00:00Z">
        <w:r>
          <w:t xml:space="preserve"> </w:t>
        </w:r>
      </w:ins>
      <w:ins w:id="3202" w:author="PR Preview" w:date="2026-01-01T00:00:00Z">
        <w:r>
          <w:rPr>
            <w:b/>
            <w:bCs/>
          </w:rPr>
          <w:t xml:space="preserve">converges quadratically</w:t>
        </w:r>
      </w:ins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if there is a constant</w:t>
        </w:r>
      </w:ins>
      <w:ins w:id="3205" w:author="PR Preview" w:date="2026-01-01T00:00:00Z">
        <w:r>
          <w:t xml:space="preserve"> </w:t>
        </w:r>
      </w:ins>
      <m:oMath>
        <m:r>
          <m:t>C</m:t>
        </m:r>
      </m:oMath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61"/>
    <w:bookmarkStart w:id="162" w:name="exm-not-quadratic-convergence"/>
    <w:p>
      <w:pPr>
        <w:pStyle w:val="FirstParagraph"/>
      </w:pPr>
      <w:ins w:id="3208" w:author="PR Preview" w:date="2026-01-01T00:00:00Z">
        <w:r>
          <w:rPr>
            <w:b/>
            <w:bCs/>
          </w:rPr>
          <w:t xml:space="preserve">Example 38 (Halving the error is not quadratic convergence)</w:t>
        </w:r>
      </w:ins>
      <w:ins w:id="320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converges to</w:t>
        </w:r>
      </w:ins>
      <w:ins w:id="3212" w:author="PR Preview" w:date="2026-01-01T00:00:00Z">
        <w:r>
          <w:t xml:space="preserve"> </w:t>
        </w:r>
      </w:ins>
      <m:oMath>
        <m:r>
          <m:t>0</m:t>
        </m:r>
      </m:oMath>
      <w:ins w:id="3213" w:author="PR Preview" w:date="2026-01-01T00:00:00Z">
        <w:r>
          <w:t xml:space="preserve">, but it does not converge quadratically:</w:t>
        </w:r>
      </w:ins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the bound would need</w:t>
        </w:r>
      </w:ins>
      <w:ins w:id="3216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3217" w:author="PR Preview" w:date="2026-01-01T00:00:00Z">
        <w:r>
          <w:t xml:space="preserve">, that is,</w:t>
        </w:r>
      </w:ins>
      <w:ins w:id="321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ins w:id="3219" w:author="PR Preview" w:date="2026-01-01T00:00:00Z">
        <w:r>
          <w:t xml:space="preserve">,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which fails once</w:t>
        </w:r>
      </w:ins>
      <w:ins w:id="322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ins w:id="3223" w:author="PR Preview" w:date="2026-01-01T00:00:00Z">
        <w:r>
          <w:t xml:space="preserve">.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Each step only halves the error.</w:t>
        </w:r>
      </w:ins>
    </w:p>
    <w:bookmarkEnd w:id="162"/>
    <w:bookmarkStart w:id="163" w:name="exm-newton-convergence"/>
    <w:p>
      <w:pPr>
        <w:pStyle w:val="BodyText"/>
      </w:pPr>
      <w:ins w:id="3226" w:author="PR Preview" w:date="2026-01-01T00:00:00Z">
        <w:r>
          <w:rPr>
            <w:b/>
            <w:bCs/>
          </w:rPr>
          <w:t xml:space="preserve">Example 39 (The error squares at each step)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For the iteration</w:t>
        </w:r>
      </w:ins>
      <w:ins w:id="322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of</w:t>
        </w:r>
      </w:ins>
      <w:ins w:id="3232" w:author="PR Preview" w:date="2026-01-01T00:00:00Z">
        <w:r>
          <w:t xml:space="preserve"> </w:t>
        </w:r>
      </w:ins>
      <w:hyperlink w:anchor="exm-newton-method">
        <w:ins w:id="3233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32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ins w:id="3235" w:author="PR Preview" w:date="2026-01-01T00:00:00Z">
        <w:r>
          <w:t xml:space="preserve">So near</w:t>
        </w:r>
      </w:ins>
      <w:ins w:id="3236" w:author="PR Preview" w:date="2026-01-01T00:00:00Z">
        <w:r>
          <w:t xml:space="preserve"> </w:t>
        </w:r>
      </w:ins>
      <m:oMath>
        <m:r>
          <m:t>2</m:t>
        </m:r>
      </m:oMath>
      <w:ins w:id="3237" w:author="PR Preview" w:date="2026-01-01T00:00:00Z">
        <w:r>
          <w:t xml:space="preserve"> </w:t>
        </w:r>
      </w:ins>
      <w:ins w:id="3238" w:author="PR Preview" w:date="2026-01-01T00:00:00Z">
        <w:r>
          <w:t xml:space="preserve">the error is roughly squared and divided by</w:t>
        </w:r>
      </w:ins>
      <w:ins w:id="3239" w:author="PR Preview" w:date="2026-01-01T00:00:00Z">
        <w:r>
          <w:t xml:space="preserve"> </w:t>
        </w:r>
      </w:ins>
      <m:oMath>
        <m:r>
          <m:t>4</m:t>
        </m:r>
      </m:oMath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at each step: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the errors are</w:t>
        </w:r>
      </w:ins>
      <w:ins w:id="3244" w:author="PR Preview" w:date="2026-01-01T00:00:00Z">
        <w:r>
          <w:t xml:space="preserve"> </w:t>
        </w:r>
      </w:ins>
      <m:oMath>
        <m:r>
          <m:t>0.05</m:t>
        </m:r>
      </m:oMath>
      <w:ins w:id="3245" w:author="PR Preview" w:date="2026-01-01T00:00:00Z">
        <w:r>
          <w:t xml:space="preserve">, then</w:t>
        </w:r>
      </w:ins>
      <w:ins w:id="3246" w:author="PR Preview" w:date="2026-01-01T00:00:00Z">
        <w:r>
          <w:t xml:space="preserve"> </w:t>
        </w:r>
      </w:ins>
      <m:oMath>
        <m:r>
          <m:t>0.00061</m:t>
        </m:r>
      </m:oMath>
      <w:ins w:id="3247" w:author="PR Preview" w:date="2026-01-01T00:00:00Z">
        <w:r>
          <w:t xml:space="preserve">, then</w:t>
        </w:r>
      </w:ins>
      <w:ins w:id="3248" w:author="PR Preview" w:date="2026-01-01T00:00:00Z">
        <w:r>
          <w:t xml:space="preserve"> </w:t>
        </w:r>
      </w:ins>
      <m:oMath>
        <m:r>
          <m:t>0.000000093</m:t>
        </m:r>
      </m:oMath>
      <w:ins w:id="3249" w:author="PR Preview" w:date="2026-01-01T00:00:00Z">
        <w:r>
          <w:t xml:space="preserve">,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and</w:t>
        </w:r>
      </w:ins>
      <w:ins w:id="3252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3253" w:author="PR Preview" w:date="2026-01-01T00:00:00Z">
        <w:r>
          <w:t xml:space="preserve">.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The iterates converge quadratically (</w:t>
        </w:r>
      </w:ins>
      <w:hyperlink w:anchor="def-quadratic-convergence">
        <w:ins w:id="325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3257" w:author="PR Preview" w:date="2026-01-01T00:00:00Z">
        <w:r>
          <w:t xml:space="preserve">):</w:t>
        </w:r>
      </w:ins>
      <w:ins w:id="32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works for every</w:t>
        </w:r>
      </w:ins>
      <w:ins w:id="326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3262" w:author="PR Preview" w:date="2026-01-01T00:00:00Z">
        <w:r>
          <w:t xml:space="preserve">, since then</w:t>
        </w:r>
      </w:ins>
      <w:ins w:id="326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64" w:author="PR Preview" w:date="2026-01-01T00:00:00Z">
        <w:r>
          <w:t xml:space="preserve">,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and every iterate from</w:t>
        </w:r>
      </w:ins>
      <w:ins w:id="3267" w:author="PR Preview" w:date="2026-01-01T00:00:00Z">
        <w:r>
          <w:t xml:space="preserve"> </w:t>
        </w:r>
      </w:ins>
      <m:oMath>
        <m:r>
          <m:t>2.5</m:t>
        </m:r>
      </m:oMath>
      <w:ins w:id="3268" w:author="PR Preview" w:date="2026-01-01T00:00:00Z">
        <w:r>
          <w:t xml:space="preserve"> </w:t>
        </w:r>
      </w:ins>
      <w:ins w:id="3269" w:author="PR Preview" w:date="2026-01-01T00:00:00Z">
        <w:r>
          <w:t xml:space="preserve">is at least</w:t>
        </w:r>
      </w:ins>
      <w:ins w:id="3270" w:author="PR Preview" w:date="2026-01-01T00:00:00Z">
        <w:r>
          <w:t xml:space="preserve"> </w:t>
        </w:r>
      </w:ins>
      <m:oMath>
        <m:r>
          <m:t>2</m:t>
        </m:r>
      </m:oMath>
      <w:ins w:id="3271" w:author="PR Preview" w:date="2026-01-01T00:00:00Z">
        <w:r>
          <w:t xml:space="preserve">, since the identity makes</w:t>
        </w:r>
      </w:ins>
      <w:ins w:id="327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3273" w:author="PR Preview" w:date="2026-01-01T00:00:00Z">
        <w:r>
          <w:t xml:space="preserve"> </w:t>
        </w:r>
      </w:ins>
      <w:ins w:id="3274" w:author="PR Preview" w:date="2026-01-01T00:00:00Z">
        <w:r>
          <w:t xml:space="preserve">whenever</w:t>
        </w:r>
      </w:ins>
      <w:ins w:id="327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3276" w:author="PR Preview" w:date="2026-01-01T00:00:00Z">
        <w:r>
          <w:t xml:space="preserve">.</w:t>
        </w:r>
      </w:ins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Zhou (2024)</w:t>
        </w:r>
      </w:ins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states such a bound for Newton’s method in general;</w:t>
        </w:r>
      </w:ins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it holds from starting points close enough to a minimizer where the Hessian is positive definite,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when near that minimizer the Hessian changes by at most a constant times the distance moved,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which these notes do not prove.</w:t>
        </w:r>
      </w:ins>
    </w:p>
    <w:bookmarkEnd w:id="163"/>
    <w:bookmarkStart w:id="164" w:name="exm-newton-maximum"/>
    <w:p>
      <w:pPr>
        <w:pStyle w:val="BodyText"/>
      </w:pPr>
      <w:ins w:id="3287" w:author="PR Preview" w:date="2026-01-01T00:00:00Z">
        <w:r>
          <w:rPr>
            <w:b/>
            <w:bCs/>
          </w:rPr>
          <w:t xml:space="preserve">Example 40 (Newton’s method can find a maximum)</w:t>
        </w:r>
      </w:ins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From</w:t>
        </w:r>
      </w:ins>
      <w:ins w:id="329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the same iteration gives</w:t>
        </w:r>
      </w:ins>
      <w:ins w:id="32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2.05</m:t>
        </m:r>
      </m:oMath>
      <w:ins w:id="3294" w:author="PR Preview" w:date="2026-01-01T00:00:00Z">
        <w:r>
          <w:t xml:space="preserve">,</w:t>
        </w:r>
      </w:ins>
      <w:ins w:id="329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2.000610</m:t>
        </m:r>
      </m:oMath>
      <w:ins w:id="3296" w:author="PR Preview" w:date="2026-01-01T00:00:00Z">
        <w:r>
          <w:t xml:space="preserve">,</w:t>
        </w:r>
      </w:ins>
      <w:ins w:id="329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2.0000001</m:t>
        </m:r>
      </m:oMath>
      <w:ins w:id="3298" w:author="PR Preview" w:date="2026-01-01T00:00:00Z">
        <w:r>
          <w:t xml:space="preserve">, approaching</w:t>
        </w:r>
      </w:ins>
      <w:ins w:id="329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3300" w:author="PR Preview" w:date="2026-01-01T00:00:00Z">
        <w:r>
          <w:t xml:space="preserve">.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But</w:t>
        </w:r>
      </w:ins>
      <w:ins w:id="33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is not a minimizer of</w:t>
        </w:r>
      </w:ins>
      <w:ins w:id="3306" w:author="PR Preview" w:date="2026-01-01T00:00:00Z">
        <w:r>
          <w:t xml:space="preserve"> </w:t>
        </w:r>
      </w:ins>
      <m:oMath>
        <m:r>
          <m:t>f</m:t>
        </m:r>
      </m:oMath>
      <w:ins w:id="3307" w:author="PR Preview" w:date="2026-01-01T00:00:00Z">
        <w:r>
          <w:t xml:space="preserve">: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it is a stationary point of</w:t>
        </w:r>
      </w:ins>
      <w:ins w:id="33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3311" w:author="PR Preview" w:date="2026-01-01T00:00:00Z">
        <w:r>
          <w:t xml:space="preserve">, whose second derivative there is</w:t>
        </w:r>
      </w:ins>
      <w:ins w:id="33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3313" w:author="PR Preview" w:date="2026-01-01T00:00:00Z">
        <w:r>
          <w:t xml:space="preserve">,</w:t>
        </w:r>
      </w:ins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so it is a strict local minimizer of</w:t>
        </w:r>
      </w:ins>
      <w:ins w:id="33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(</w:t>
        </w:r>
      </w:ins>
      <w:hyperlink w:anchor="thm-second-order-condition">
        <w:ins w:id="331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320" w:author="PR Preview" w:date="2026-01-01T00:00:00Z">
        <w:r>
          <w:t xml:space="preserve">),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that is,</w:t>
        </w:r>
      </w:ins>
      <w:ins w:id="3323" w:author="PR Preview" w:date="2026-01-01T00:00:00Z">
        <w:r>
          <w:t xml:space="preserve"> </w:t>
        </w:r>
      </w:ins>
      <m:oMath>
        <m:r>
          <m:t>f</m:t>
        </m:r>
      </m:oMath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is strictly larger at</w:t>
        </w:r>
      </w:ins>
      <w:ins w:id="332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than at all nearby points.</w:t>
        </w:r>
      </w:ins>
      <w:ins w:id="3329" w:author="PR Preview" w:date="2026-01-01T00:00:00Z">
        <w:r>
          <w:t xml:space="preserve"> </w:t>
        </w:r>
      </w:ins>
      <w:ins w:id="3330" w:author="PR Preview" w:date="2026-01-01T00:00:00Z">
        <w:r>
          <w:t xml:space="preserve">Newton’s method looks only for a stationary point,</w:t>
        </w:r>
      </w:ins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and here the Hessian</w:t>
        </w:r>
      </w:ins>
      <w:ins w:id="333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334" w:author="PR Preview" w:date="2026-01-01T00:00:00Z">
        <w:r>
          <w:t xml:space="preserve"> </w:t>
        </w:r>
      </w:ins>
      <w:ins w:id="3335" w:author="PR Preview" w:date="2026-01-01T00:00:00Z">
        <w:r>
          <w:t xml:space="preserve">is negative along the way,</w:t>
        </w:r>
      </w:ins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so the quadratic model has no minimizer</w:t>
        </w:r>
      </w:ins>
      <w:ins w:id="3338" w:author="PR Preview" w:date="2026-01-01T00:00:00Z">
        <w:r>
          <w:t xml:space="preserve"> </w:t>
        </w:r>
      </w:ins>
      <w:ins w:id="3339" w:author="PR Preview" w:date="2026-01-01T00:00:00Z">
        <w:r>
          <w:t xml:space="preserve">(with</w:t>
        </w:r>
      </w:ins>
      <w:ins w:id="334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3341" w:author="PR Preview" w:date="2026-01-01T00:00:00Z">
        <w:r>
          <w:t xml:space="preserve">,</w:t>
        </w:r>
      </w:ins>
      <w:ins w:id="334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decreases without bound)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and</w:t>
        </w:r>
      </w:ins>
      <w:ins w:id="3347" w:author="PR Preview" w:date="2026-01-01T00:00:00Z">
        <w:r>
          <w:t xml:space="preserve"> </w:t>
        </w:r>
      </w:ins>
      <w:hyperlink w:anchor="thm-newton-model">
        <w:ins w:id="334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349" w:author="PR Preview" w:date="2026-01-01T00:00:00Z">
        <w:r>
          <w:t xml:space="preserve"> </w:t>
        </w:r>
      </w:ins>
      <w:ins w:id="3350" w:author="PR Preview" w:date="2026-01-01T00:00:00Z">
        <w:r>
          <w:t xml:space="preserve">does not apply:</w:t>
        </w:r>
      </w:ins>
      <w:ins w:id="3351" w:author="PR Preview" w:date="2026-01-01T00:00:00Z">
        <w:r>
          <w:t xml:space="preserve"> </w:t>
        </w:r>
      </w:ins>
      <w:ins w:id="3352" w:author="PR Preview" w:date="2026-01-01T00:00:00Z">
        <w:r>
          <w:t xml:space="preserve">the positive definite hypothesis there is needed.</w:t>
        </w:r>
      </w:ins>
    </w:p>
    <w:bookmarkEnd w:id="164"/>
    <w:bookmarkStart w:id="165" w:name="thm-newton-quadratic"/>
    <w:p>
      <w:pPr>
        <w:pStyle w:val="BodyText"/>
      </w:pPr>
      <w:ins w:id="3353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Let</w:t>
        </w:r>
      </w:ins>
      <w:ins w:id="335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be a</w:t>
        </w:r>
      </w:ins>
      <w:ins w:id="33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360" w:author="PR Preview" w:date="2026-01-01T00:00:00Z">
        <w:r>
          <w:t xml:space="preserve"> </w:t>
        </w:r>
      </w:ins>
      <w:hyperlink r:id="rId64">
        <w:ins w:id="336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matrix,</w:t>
        </w:r>
      </w:ins>
      <w:ins w:id="3364" w:author="PR Preview" w:date="2026-01-01T00:00:00Z">
        <w:r>
          <w:t xml:space="preserve"> </w:t>
        </w:r>
      </w:ins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365" w:author="PR Preview" w:date="2026-01-01T00:00:00Z">
        <w:r>
          <w:t xml:space="preserve">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and</w:t>
        </w:r>
      </w:ins>
      <w:ins w:id="33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69" w:author="PR Preview" w:date="2026-01-01T00:00:00Z">
        <w:r>
          <w:t xml:space="preserve">.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From any</w:t>
        </w:r>
      </w:ins>
      <w:ins w:id="3372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3373" w:author="PR Preview" w:date="2026-01-01T00:00:00Z">
        <w:r>
          <w:t xml:space="preserve">, Newton’s method (</w:t>
        </w:r>
      </w:ins>
      <w:hyperlink w:anchor="def-newton-method">
        <w:ins w:id="337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375" w:author="PR Preview" w:date="2026-01-01T00:00:00Z">
        <w:r>
          <w:t xml:space="preserve">) gives</w:t>
        </w:r>
      </w:ins>
      <w:ins w:id="3376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77" w:author="PR Preview" w:date="2026-01-01T00:00:00Z">
        <w:r>
          <w:t xml:space="preserve">,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the unique minimizer of</w:t>
        </w:r>
      </w:ins>
      <w:ins w:id="3380" w:author="PR Preview" w:date="2026-01-01T00:00:00Z">
        <w:r>
          <w:t xml:space="preserve"> </w:t>
        </w:r>
      </w:ins>
      <m:oMath>
        <m:r>
          <m:t>f</m:t>
        </m:r>
      </m:oMath>
      <w:ins w:id="3381" w:author="PR Preview" w:date="2026-01-01T00:00:00Z">
        <w:r>
          <w:t xml:space="preserve">.</w:t>
        </w:r>
      </w:ins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del w:id="3382" w:author="PR Preview" w:date="2026-01-01T00:00:00Z">
        <w:r>
          <w:delText xml:space="preserve">The gradient at</w:delText>
        </w:r>
      </w:del>
      <w:del w:id="33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4" w:author="PR Preview" w:date="2026-01-01T00:00:00Z">
        <w:r>
          <w:delText xml:space="preserve"> </w:delText>
        </w:r>
      </w:del>
      <w:del w:id="3385" w:author="PR Preview" w:date="2026-01-01T00:00:00Z">
        <w:r>
          <w:delText xml:space="preserve">is</w:delText>
        </w:r>
      </w:del>
      <w:del w:id="338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387" w:author="PR Preview" w:date="2026-01-01T00:00:00Z">
        <w:r>
          <w:delText xml:space="preserve">,</w:delText>
        </w:r>
      </w:del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and</w:delText>
        </w:r>
      </w:del>
      <w:del w:id="3390" w:author="PR Preview" w:date="2026-01-01T00:00:00Z">
        <w:r>
          <w:delText xml:space="preserve"> </w:delText>
        </w:r>
      </w:del>
      <m:oMath>
        <m:r>
          <m:t>f</m:t>
        </m:r>
      </m:oMath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is strictly convex (</w:delText>
        </w:r>
      </w:del>
      <w:hyperlink w:anchor="thm-convex-hessian">
        <w:del w:id="339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394" w:author="PR Preview" w:date="2026-01-01T00:00:00Z">
        <w:r>
          <w:delText xml:space="preserve">, part 2),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so</w:delText>
        </w:r>
      </w:del>
      <w:del w:id="339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is a global minimizer (</w:delText>
        </w:r>
      </w:del>
      <w:hyperlink w:anchor="cor-convex-stationary">
        <w:del w:id="340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3401" w:author="PR Preview" w:date="2026-01-01T00:00:00Z">
        <w:r>
          <w:delText xml:space="preserve">).</w:delText>
        </w:r>
      </w:del>
      <w:del w:id="3402" w:author="PR Preview" w:date="2026-01-01T00:00:00Z">
        <w:r>
          <w:delText xml:space="preserve"> </w:delText>
        </w:r>
      </w:del>
      <w:del w:id="3403" w:author="PR Preview" w:date="2026-01-01T00:00:00Z">
        <w:r>
          <w:delText xml:space="preserve">It is the only one: a strictly convex function has at most one global minimizer,</w:delText>
        </w:r>
      </w:del>
      <w:del w:id="3404" w:author="PR Preview" w:date="2026-01-01T00:00:00Z">
        <w:r>
          <w:delText xml:space="preserve"> </w:delText>
        </w:r>
      </w:del>
      <w:del w:id="3405" w:author="PR Preview" w:date="2026-01-01T00:00:00Z">
        <w:r>
          <w:delText xml:space="preserve">since the midpoint of two distinct global minimizers, which have equal values,</w:delText>
        </w:r>
      </w:del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would have a strictly smaller value (</w:delText>
        </w:r>
      </w:del>
      <w:hyperlink w:anchor="def-strictly-convex">
        <w:del w:id="340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delText xml:space="preserve">with</w:delText>
        </w:r>
      </w:del>
      <w:del w:id="341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412" w:author="PR Preview" w:date="2026-01-01T00:00:00Z">
        <w:r>
          <w:delText xml:space="preserve">).</w:delText>
        </w:r>
      </w:del>
    </w:p>
    <w:p>
      <w:pPr>
        <w:pStyle w:val="BodyText"/>
      </w:pPr>
      <w:del w:id="3413" w:author="PR Preview" w:date="2026-01-01T00:00:00Z">
        <w:r>
          <w:rPr>
            <w:b/>
            <w:bCs/>
          </w:rPr>
          <w:delText xml:space="preserve">Example 39 (One step to the minimizer)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Let</w:delText>
        </w:r>
      </w:del>
      <w:del w:id="34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3417" w:author="PR Preview" w:date="2026-01-01T00:00:00Z">
        <w:r>
          <w:delText xml:space="preserve">, so</w:delText>
        </w:r>
      </w:del>
      <w:del w:id="341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and</w:delText>
        </w:r>
      </w:del>
      <w:del w:id="3421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422" w:author="PR Preview" w:date="2026-01-01T00:00:00Z">
        <w:r>
          <w:delText xml:space="preserve">.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From</w:delText>
        </w:r>
      </w:del>
      <w:del w:id="342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the gradient is</w:delText>
        </w:r>
      </w:del>
      <w:del w:id="342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29" w:author="PR Preview" w:date="2026-01-01T00:00:00Z">
        <w:r>
          <w:delText xml:space="preserve">,</w:delText>
        </w:r>
      </w:del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and</w:delText>
        </w:r>
      </w:del>
      <w:del w:id="343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3433" w:author="PR Preview" w:date="2026-01-01T00:00:00Z">
        <w:r>
          <w:delText xml:space="preserve">, so the Newton step is</w:delText>
        </w:r>
      </w:del>
      <w:del w:id="343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and</w:delText>
        </w:r>
      </w:del>
    </w:p>
    <w:p>
      <w:pPr>
        <w:pStyle w:val="FirstParagraph"/>
      </w:pPr>
      <w:ins w:id="3437" w:author="PR Preview" w:date="2026-01-01T00:00:00Z">
        <w:r>
          <w:t xml:space="preserve">The gradient at</w:t>
        </w:r>
      </w:ins>
      <w:ins w:id="34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is</w:t>
        </w:r>
      </w:ins>
      <w:ins w:id="34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442" w:author="PR Preview" w:date="2026-01-01T00:00:00Z">
        <w:r>
          <w:t xml:space="preserve">,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and</w:t>
        </w:r>
      </w:ins>
      <w:ins w:id="3445" w:author="PR Preview" w:date="2026-01-01T00:00:00Z">
        <w:r>
          <w:t xml:space="preserve"> </w:t>
        </w:r>
      </w:ins>
      <m:oMath>
        <m:r>
          <m:t>f</m:t>
        </m:r>
      </m:oMath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is strictly convex (</w:t>
        </w:r>
      </w:ins>
      <w:hyperlink w:anchor="thm-convex-hessian">
        <w:ins w:id="3448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449" w:author="PR Preview" w:date="2026-01-01T00:00:00Z">
        <w:r>
          <w:t xml:space="preserve">, part 2),</w:t>
        </w:r>
      </w:ins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so</w:t>
        </w:r>
      </w:ins>
      <w:ins w:id="345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is a global minimizer (</w:t>
        </w:r>
      </w:ins>
      <w:hyperlink w:anchor="cor-convex-stationary">
        <w:ins w:id="345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456" w:author="PR Preview" w:date="2026-01-01T00:00:00Z">
        <w:r>
          <w:t xml:space="preserve">).</w:t>
        </w:r>
      </w:ins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It is the only one: a strictly convex function has at most one global minimizer,</w:t>
        </w:r>
      </w:ins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since the midpoint of two distinct global minimizers, which have equal values,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would have a strictly smaller value (</w:t>
        </w:r>
      </w:ins>
      <w:hyperlink w:anchor="def-strictly-convex">
        <w:ins w:id="346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with</w:t>
        </w:r>
      </w:ins>
      <w:ins w:id="346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467" w:author="PR Preview" w:date="2026-01-01T00:00:00Z">
        <w:r>
          <w:t xml:space="preserve">).</w:t>
        </w:r>
      </w:ins>
    </w:p>
    <w:bookmarkStart w:id="166" w:name="exm-newton-quadratic"/>
    <w:p>
      <w:pPr>
        <w:pStyle w:val="BodyText"/>
      </w:pPr>
      <w:ins w:id="3468" w:author="PR Preview" w:date="2026-01-01T00:00:00Z">
        <w:r>
          <w:rPr>
            <w:b/>
            <w:bCs/>
          </w:rPr>
          <w:t xml:space="preserve">Example 41 (One step to the minimizer)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Let</w:t>
        </w:r>
      </w:ins>
      <w:ins w:id="34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3472" w:author="PR Preview" w:date="2026-01-01T00:00:00Z">
        <w:r>
          <w:t xml:space="preserve">, so</w:t>
        </w:r>
      </w:ins>
      <w:ins w:id="347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and</w:t>
        </w:r>
      </w:ins>
      <w:ins w:id="3476" w:author="PR Preview" w:date="2026-01-01T00:00:00Z">
        <w:r>
          <w:t xml:space="preserve"> </w:t>
        </w:r>
      </w:ins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477" w:author="PR Preview" w:date="2026-01-01T00:00:00Z">
        <w:r>
          <w:t xml:space="preserve">.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From</w:t>
        </w:r>
      </w:ins>
      <w:ins w:id="348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the gradient is</w:t>
        </w:r>
      </w:ins>
      <w:ins w:id="348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484" w:author="PR Preview" w:date="2026-01-01T00:00:00Z">
        <w:r>
          <w:t xml:space="preserve">,</w:t>
        </w:r>
      </w:ins>
      <w:ins w:id="3485" w:author="PR Preview" w:date="2026-01-01T00:00:00Z">
        <w:r>
          <w:t xml:space="preserve"> </w:t>
        </w:r>
      </w:ins>
      <w:ins w:id="3486" w:author="PR Preview" w:date="2026-01-01T00:00:00Z">
        <w:r>
          <w:t xml:space="preserve">and</w:t>
        </w:r>
      </w:ins>
      <w:ins w:id="348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3488" w:author="PR Preview" w:date="2026-01-01T00:00:00Z">
        <w:r>
          <w:t xml:space="preserve">, so the Newton step is</w:t>
        </w:r>
      </w:ins>
      <w:ins w:id="34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del w:id="3492" w:author="PR Preview" w:date="2026-01-01T00:00:00Z">
        <w:r>
          <w:rPr>
            <w:b/>
            <w:bCs/>
          </w:rPr>
          <w:delText xml:space="preserve">Definition 26 (Gradient descent)</w:delText>
        </w:r>
      </w:del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Let</w:delText>
        </w:r>
      </w:del>
      <w:del w:id="34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496" w:author="PR Preview" w:date="2026-01-01T00:00:00Z">
        <w:r>
          <w:delText xml:space="preserve"> </w:delText>
        </w:r>
      </w:del>
      <w:del w:id="3497" w:author="PR Preview" w:date="2026-01-01T00:00:00Z">
        <w:r>
          <w:delText xml:space="preserve">have first partial derivatives,</w:delText>
        </w:r>
      </w:del>
      <w:del w:id="3498" w:author="PR Preview" w:date="2026-01-01T00:00:00Z">
        <w:r>
          <w:delText xml:space="preserve"> </w:delText>
        </w:r>
      </w:del>
      <w:del w:id="3499" w:author="PR Preview" w:date="2026-01-01T00:00:00Z">
        <w:r>
          <w:delText xml:space="preserve">let</w:delText>
        </w:r>
      </w:del>
      <w:del w:id="350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be a starting point,</w:delText>
        </w:r>
      </w:del>
      <w:del w:id="3503" w:author="PR Preview" w:date="2026-01-01T00:00:00Z">
        <w:r>
          <w:delText xml:space="preserve"> </w:delText>
        </w:r>
      </w:del>
      <w:del w:id="3504" w:author="PR Preview" w:date="2026-01-01T00:00:00Z">
        <w:r>
          <w:delText xml:space="preserve">and let</w:delText>
        </w:r>
      </w:del>
      <w:del w:id="3505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06" w:author="PR Preview" w:date="2026-01-01T00:00:00Z">
        <w:r>
          <w:delText xml:space="preserve"> </w:delText>
        </w:r>
      </w:del>
      <w:del w:id="3507" w:author="PR Preview" w:date="2026-01-01T00:00:00Z">
        <w:r>
          <w:delText xml:space="preserve">be positive</w:delText>
        </w:r>
      </w:del>
      <w:del w:id="3508" w:author="PR Preview" w:date="2026-01-01T00:00:00Z">
        <w:r>
          <w:delText xml:space="preserve"> </w:delText>
        </w:r>
      </w:del>
      <w:del w:id="3509" w:author="PR Preview" w:date="2026-01-01T00:00:00Z">
        <w:r>
          <w:rPr>
            <w:b/>
            <w:bCs/>
          </w:rPr>
          <w:delText xml:space="preserve">step lengths</w:delText>
        </w:r>
      </w:del>
      <w:del w:id="3510" w:author="PR Preview" w:date="2026-01-01T00:00:00Z">
        <w:r>
          <w:delText xml:space="preserve">.</w:delText>
        </w:r>
      </w:del>
      <w:del w:id="3511" w:author="PR Preview" w:date="2026-01-01T00:00:00Z">
        <w:r>
          <w:delText xml:space="preserve"> </w:delText>
        </w:r>
      </w:del>
      <w:del w:id="3512" w:author="PR Preview" w:date="2026-01-01T00:00:00Z">
        <w:r>
          <w:rPr>
            <w:b/>
            <w:bCs/>
          </w:rPr>
          <w:delText xml:space="preserve">Gradient descent</w:delText>
        </w:r>
      </w:del>
      <w:del w:id="3513" w:author="PR Preview" w:date="2026-01-01T00:00:00Z">
        <w:r>
          <w:delText xml:space="preserve"> </w:delText>
        </w:r>
      </w:del>
      <w:del w:id="3514" w:author="PR Preview" w:date="2026-01-01T00:00:00Z">
        <w:r>
          <w:delText xml:space="preserve">computes, for</w:delText>
        </w:r>
      </w:del>
      <w:del w:id="351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1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517" w:author="PR Preview" w:date="2026-01-01T00:00:00Z">
        <w:r>
          <w:rPr>
            <w:b/>
            <w:bCs/>
          </w:rPr>
          <w:delText xml:space="preserve">Example 40 (Fixed steps on a parabola)</w:delText>
        </w:r>
      </w:del>
      <w:del w:id="3518" w:author="PR Preview" w:date="2026-01-01T00:00:00Z">
        <w:r>
          <w:delText xml:space="preserve"> </w:delText>
        </w:r>
      </w:del>
      <w:del w:id="3519" w:author="PR Preview" w:date="2026-01-01T00:00:00Z">
        <w:r>
          <w:delText xml:space="preserve">For</w:delText>
        </w:r>
      </w:del>
      <w:del w:id="35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521" w:author="PR Preview" w:date="2026-01-01T00:00:00Z">
        <w:r>
          <w:delText xml:space="preserve">,</w:delText>
        </w:r>
      </w:del>
      <w:del w:id="352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523" w:author="PR Preview" w:date="2026-01-01T00:00:00Z">
        <w:r>
          <w:delText xml:space="preserve">, so gradient descent with fixed step length</w:delText>
        </w:r>
      </w:del>
      <w:del w:id="3524" w:author="PR Preview" w:date="2026-01-01T00:00:00Z">
        <w:r>
          <w:delText xml:space="preserve"> </w:delText>
        </w:r>
      </w:del>
      <m:oMath>
        <m:r>
          <m:t>s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is</w:delText>
        </w:r>
      </w:del>
    </w:p>
    <w:p>
      <w:pPr>
        <w:pStyle w:val="BodyText"/>
      </w:pPr>
      <w:ins w:id="3527" w:author="PR Preview" w:date="2026-01-01T00:00:00Z">
        <w:r>
          <w:rPr>
            <w:b/>
            <w:bCs/>
          </w:rPr>
          <w:t xml:space="preserve">Definition 28 (Gradient descent)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Let</w:t>
        </w:r>
      </w:ins>
      <w:ins w:id="35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have first partial derivatives,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let</w:t>
        </w:r>
      </w:ins>
      <w:ins w:id="3535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be a starting point,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and let</w:t>
        </w:r>
      </w:ins>
      <w:ins w:id="3540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be positive</w:t>
        </w:r>
      </w:ins>
      <w:ins w:id="3543" w:author="PR Preview" w:date="2026-01-01T00:00:00Z">
        <w:r>
          <w:t xml:space="preserve"> </w:t>
        </w:r>
      </w:ins>
      <w:ins w:id="3544" w:author="PR Preview" w:date="2026-01-01T00:00:00Z">
        <w:r>
          <w:rPr>
            <w:b/>
            <w:bCs/>
          </w:rPr>
          <w:t xml:space="preserve">step lengths</w:t>
        </w:r>
      </w:ins>
      <w:ins w:id="3545" w:author="PR Preview" w:date="2026-01-01T00:00:00Z">
        <w:r>
          <w:t xml:space="preserve">.</w:t>
        </w:r>
      </w:ins>
      <w:ins w:id="3546" w:author="PR Preview" w:date="2026-01-01T00:00:00Z">
        <w:r>
          <w:t xml:space="preserve"> </w:t>
        </w:r>
      </w:ins>
      <w:ins w:id="3547" w:author="PR Preview" w:date="2026-01-01T00:00:00Z">
        <w:r>
          <w:rPr>
            <w:b/>
            <w:bCs/>
          </w:rPr>
          <w:t xml:space="preserve">Gradient descent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computes, for</w:t>
        </w:r>
      </w:ins>
      <w:ins w:id="355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55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7"/>
    <w:bookmarkStart w:id="168" w:name="exm-gradient-descent"/>
    <w:p>
      <w:pPr>
        <w:pStyle w:val="FirstParagraph"/>
      </w:pPr>
      <w:ins w:id="3552" w:author="PR Preview" w:date="2026-01-01T00:00:00Z">
        <w:r>
          <w:rPr>
            <w:b/>
            <w:bCs/>
          </w:rPr>
          <w:t xml:space="preserve">Example 42 (Fixed steps on a parabola)</w:t>
        </w:r>
      </w:ins>
      <w:ins w:id="3553" w:author="PR Preview" w:date="2026-01-01T00:00:00Z">
        <w:r>
          <w:t xml:space="preserve"> </w:t>
        </w:r>
      </w:ins>
      <w:ins w:id="3554" w:author="PR Preview" w:date="2026-01-01T00:00:00Z">
        <w:r>
          <w:t xml:space="preserve">For</w:t>
        </w:r>
      </w:ins>
      <w:ins w:id="35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556" w:author="PR Preview" w:date="2026-01-01T00:00:00Z">
        <w:r>
          <w:t xml:space="preserve">,</w:t>
        </w:r>
      </w:ins>
      <w:ins w:id="355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558" w:author="PR Preview" w:date="2026-01-01T00:00:00Z">
        <w:r>
          <w:t xml:space="preserve">, so gradient descent with fixed step length</w:t>
        </w:r>
      </w:ins>
      <w:ins w:id="3559" w:author="PR Preview" w:date="2026-01-01T00:00:00Z">
        <w:r>
          <w:t xml:space="preserve"> </w:t>
        </w:r>
      </w:ins>
      <m:oMath>
        <m:r>
          <m:t>s</m:t>
        </m:r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del w:id="3562" w:author="PR Preview" w:date="2026-01-01T00:00:00Z">
        <w:r>
          <w:rPr>
            <w:i/>
            <w:iCs/>
          </w:rPr>
          <w:delText xml:space="preserve">Remark 4</w:delText>
        </w:r>
      </w:del>
      <w:del w:id="3563" w:author="PR Preview" w:date="2026-01-01T00:00:00Z">
        <w:r>
          <w:delText xml:space="preserve"> (Gradient descent as Newton’s method with a simpler Hessian). </w:delText>
        </w:r>
      </w:del>
      <w:del w:id="3564" w:author="PR Preview" w:date="2026-01-01T00:00:00Z">
        <w:r>
          <w:delText xml:space="preserve">Gradient descent (</w:delText>
        </w:r>
      </w:del>
      <w:hyperlink w:anchor="def-gradient-descent">
        <w:del w:id="3565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566" w:author="PR Preview" w:date="2026-01-01T00:00:00Z">
        <w:r>
          <w:delText xml:space="preserve">) is Newton’s method (</w:delText>
        </w:r>
      </w:del>
      <w:hyperlink w:anchor="def-newton-method">
        <w:del w:id="3567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568" w:author="PR Preview" w:date="2026-01-01T00:00:00Z">
        <w:r>
          <w:delText xml:space="preserve">) with the Hessian replaced by</w:delText>
        </w:r>
      </w:del>
      <w:del w:id="356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570" w:author="PR Preview" w:date="2026-01-01T00:00:00Z">
        <w:r>
          <w:delText xml:space="preserve">,</w:delText>
        </w:r>
      </w:del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3573" w:author="PR Preview" w:date="2026-01-01T00:00:00Z">
        <w:r>
          <w:rPr>
            <w:b/>
            <w:bCs/>
          </w:rPr>
          <w:delText xml:space="preserve">Definition 27 (Line search)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In gradient descent (</w:delText>
        </w:r>
      </w:del>
      <w:hyperlink w:anchor="def-gradient-descent">
        <w:del w:id="3576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577" w:author="PR Preview" w:date="2026-01-01T00:00:00Z">
        <w:r>
          <w:delText xml:space="preserve">),</w:delText>
        </w:r>
      </w:del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a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rPr>
            <w:b/>
            <w:bCs/>
          </w:rPr>
          <w:delText xml:space="preserve">line search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is a rule that chooses the step length</w:delText>
        </w:r>
      </w:del>
      <w:del w:id="358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by examining the values of</w:delText>
        </w:r>
      </w:del>
      <w:del w:id="3587" w:author="PR Preview" w:date="2026-01-01T00:00:00Z">
        <w:r>
          <w:delText xml:space="preserve"> </w:delText>
        </w:r>
      </w:del>
      <m:oMath>
        <m:r>
          <m:t>f</m:t>
        </m:r>
      </m:oMath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along the line</w:delText>
        </w:r>
      </w:del>
      <w:del w:id="35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3591" w:author="PR Preview" w:date="2026-01-01T00:00:00Z">
        <w:r>
          <w:delText xml:space="preserve">.</w:delText>
        </w:r>
      </w:del>
    </w:p>
    <w:p>
      <w:pPr>
        <w:pStyle w:val="BodyText"/>
      </w:pPr>
      <w:del w:id="3592" w:author="PR Preview" w:date="2026-01-01T00:00:00Z">
        <w:r>
          <w:rPr>
            <w:b/>
            <w:bCs/>
          </w:rPr>
          <w:delText xml:space="preserve">Definition 28 (Exact line search)</w:delText>
        </w:r>
      </w:del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rPr>
            <w:b/>
            <w:bCs/>
          </w:rPr>
          <w:delText xml:space="preserve">Exact line search</w:delText>
        </w:r>
      </w:del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is the line search (</w:delText>
        </w:r>
      </w:del>
      <w:hyperlink w:anchor="def-line-search">
        <w:del w:id="3597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3598" w:author="PR Preview" w:date="2026-01-01T00:00:00Z">
        <w:r>
          <w:delText xml:space="preserve">) that chooses</w:delText>
        </w:r>
      </w:del>
      <w:del w:id="359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to minimize</w:delText>
        </w:r>
      </w:del>
      <w:del w:id="36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over</w:delText>
        </w:r>
      </w:del>
      <w:del w:id="360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3606" w:author="PR Preview" w:date="2026-01-01T00:00:00Z">
        <w:r>
          <w:delText xml:space="preserve">.</w:delText>
        </w:r>
      </w:del>
    </w:p>
    <w:p>
      <w:pPr>
        <w:pStyle w:val="BodyText"/>
      </w:pPr>
      <w:del w:id="3607" w:author="PR Preview" w:date="2026-01-01T00:00:00Z">
        <w:r>
          <w:rPr>
            <w:b/>
            <w:bCs/>
          </w:rPr>
          <w:delText xml:space="preserve">Example 41 (Exact line search on a parabola)</w:delText>
        </w:r>
      </w:del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For</w:delText>
        </w:r>
      </w:del>
      <w:del w:id="36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and</w:delText>
        </w:r>
      </w:del>
      <w:del w:id="361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del w:id="3614" w:author="PR Preview" w:date="2026-01-01T00:00:00Z">
        <w:r>
          <w:delText xml:space="preserve">, the derivative is</w:delText>
        </w:r>
      </w:del>
      <w:del w:id="361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3616" w:author="PR Preview" w:date="2026-01-01T00:00:00Z">
        <w:r>
          <w:delText xml:space="preserve">,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so the line is</w:delText>
        </w:r>
      </w:del>
      <w:del w:id="36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and the values along it are</w:delText>
        </w:r>
      </w:del>
    </w:p>
    <w:p>
      <w:pPr>
        <w:pStyle w:val="FirstParagraph"/>
      </w:pPr>
      <w:ins w:id="3622" w:author="PR Preview" w:date="2026-01-01T00:00:00Z">
        <w:r>
          <w:rPr>
            <w:i/>
            <w:iCs/>
          </w:rPr>
          <w:t xml:space="preserve">Remark 4</w:t>
        </w:r>
      </w:ins>
      <w:ins w:id="3623" w:author="PR Preview" w:date="2026-01-01T00:00:00Z">
        <w:r>
          <w:t xml:space="preserve"> (Gradient descent as Newton’s method with a simpler Hessian). </w:t>
        </w:r>
      </w:ins>
      <w:ins w:id="3624" w:author="PR Preview" w:date="2026-01-01T00:00:00Z">
        <w:r>
          <w:t xml:space="preserve">Gradient descent (</w:t>
        </w:r>
      </w:ins>
      <w:hyperlink w:anchor="def-gradient-descent">
        <w:ins w:id="3625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626" w:author="PR Preview" w:date="2026-01-01T00:00:00Z">
        <w:r>
          <w:t xml:space="preserve">) is Newton’s method (</w:t>
        </w:r>
      </w:ins>
      <w:hyperlink w:anchor="def-newton-method">
        <w:ins w:id="362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628" w:author="PR Preview" w:date="2026-01-01T00:00:00Z">
        <w:r>
          <w:t xml:space="preserve">) with the Hessian replaced by</w:t>
        </w:r>
      </w:ins>
      <w:ins w:id="362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630" w:author="PR Preview" w:date="2026-01-01T00:00:00Z">
        <w:r>
          <w:t xml:space="preserve">,</w:t>
        </w:r>
      </w:ins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so it needs no second derivatives.</w:t>
        </w:r>
      </w:ins>
    </w:p>
    <w:bookmarkEnd w:id="169"/>
    <w:bookmarkStart w:id="170" w:name="def-line-search"/>
    <w:p>
      <w:pPr>
        <w:pStyle w:val="BodyText"/>
      </w:pPr>
      <w:ins w:id="3633" w:author="PR Preview" w:date="2026-01-01T00:00:00Z">
        <w:r>
          <w:rPr>
            <w:b/>
            <w:bCs/>
          </w:rPr>
          <w:t xml:space="preserve">Definition 29 (Line search)</w:t>
        </w:r>
      </w:ins>
      <w:ins w:id="3634" w:author="PR Preview" w:date="2026-01-01T00:00:00Z">
        <w:r>
          <w:t xml:space="preserve"> </w:t>
        </w:r>
      </w:ins>
      <w:ins w:id="3635" w:author="PR Preview" w:date="2026-01-01T00:00:00Z">
        <w:r>
          <w:t xml:space="preserve">In gradient descent (</w:t>
        </w:r>
      </w:ins>
      <w:hyperlink w:anchor="def-gradient-descent">
        <w:ins w:id="363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637" w:author="PR Preview" w:date="2026-01-01T00:00:00Z">
        <w:r>
          <w:t xml:space="preserve">),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a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rPr>
            <w:b/>
            <w:bCs/>
          </w:rPr>
          <w:t xml:space="preserve">line search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is a rule that chooses the step length</w:t>
        </w:r>
      </w:ins>
      <w:ins w:id="364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by examining the values of</w:t>
        </w:r>
      </w:ins>
      <w:ins w:id="3647" w:author="PR Preview" w:date="2026-01-01T00:00:00Z">
        <w:r>
          <w:t xml:space="preserve"> </w:t>
        </w:r>
      </w:ins>
      <m:oMath>
        <m:r>
          <m:t>f</m:t>
        </m:r>
      </m:oMath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along the line</w:t>
        </w:r>
      </w:ins>
      <w:ins w:id="365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3651" w:author="PR Preview" w:date="2026-01-01T00:00:00Z">
        <w:r>
          <w:t xml:space="preserve">.</w:t>
        </w:r>
      </w:ins>
    </w:p>
    <w:bookmarkEnd w:id="170"/>
    <w:bookmarkStart w:id="171" w:name="def-exact-line-search"/>
    <w:p>
      <w:pPr>
        <w:pStyle w:val="BodyText"/>
      </w:pPr>
      <w:ins w:id="3652" w:author="PR Preview" w:date="2026-01-01T00:00:00Z">
        <w:r>
          <w:rPr>
            <w:b/>
            <w:bCs/>
          </w:rPr>
          <w:t xml:space="preserve">Definition 30 (Exact line search)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rPr>
            <w:b/>
            <w:bCs/>
          </w:rPr>
          <w:t xml:space="preserve">Exact line search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is the line search (</w:t>
        </w:r>
      </w:ins>
      <w:hyperlink w:anchor="def-line-search">
        <w:ins w:id="365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658" w:author="PR Preview" w:date="2026-01-01T00:00:00Z">
        <w:r>
          <w:t xml:space="preserve">) that chooses</w:t>
        </w:r>
      </w:ins>
      <w:ins w:id="3659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to minimize</w:t>
        </w:r>
      </w:ins>
      <w:ins w:id="36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over</w:t>
        </w:r>
      </w:ins>
      <w:ins w:id="366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3666" w:author="PR Preview" w:date="2026-01-01T00:00:00Z">
        <w:r>
          <w:t xml:space="preserve">.</w:t>
        </w:r>
      </w:ins>
    </w:p>
    <w:bookmarkEnd w:id="171"/>
    <w:bookmarkStart w:id="172" w:name="exm-line-search"/>
    <w:p>
      <w:pPr>
        <w:pStyle w:val="BodyText"/>
      </w:pPr>
      <w:ins w:id="3667" w:author="PR Preview" w:date="2026-01-01T00:00:00Z">
        <w:r>
          <w:rPr>
            <w:b/>
            <w:bCs/>
          </w:rPr>
          <w:t xml:space="preserve">Example 43 (Exact line search on a parabola)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For</w:t>
        </w:r>
      </w:ins>
      <w:ins w:id="36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and</w:t>
        </w:r>
      </w:ins>
      <w:ins w:id="367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ins w:id="3674" w:author="PR Preview" w:date="2026-01-01T00:00:00Z">
        <w:r>
          <w:t xml:space="preserve">, the derivative is</w:t>
        </w:r>
      </w:ins>
      <w:ins w:id="367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3676" w:author="PR Preview" w:date="2026-01-01T00:00:00Z">
        <w:r>
          <w:t xml:space="preserve">,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so the line is</w:t>
        </w:r>
      </w:ins>
      <w:ins w:id="36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3680" w:author="PR Preview" w:date="2026-01-01T00:00:00Z">
        <w:r>
          <w:t xml:space="preserve"> </w:t>
        </w:r>
      </w:ins>
      <w:ins w:id="3681" w:author="PR Preview" w:date="2026-01-01T00:00:00Z">
        <w:r>
          <w:t xml:space="preserve">and the values along it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del w:id="3682" w:author="PR Preview" w:date="2026-01-01T00:00:00Z">
        <w:r>
          <w:rPr>
            <w:b/>
            <w:bCs/>
          </w:rPr>
          <w:delText xml:space="preserve">Definition 29 (Descent direction)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Let</w:delText>
        </w:r>
      </w:del>
      <w:del w:id="368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have a gradient</w:delText>
        </w:r>
      </w:del>
      <w:del w:id="3688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at</w:delText>
        </w:r>
      </w:del>
      <w:del w:id="36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92" w:author="PR Preview" w:date="2026-01-01T00:00:00Z">
        <w:r>
          <w:delText xml:space="preserve">.</w:delText>
        </w:r>
      </w:del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A direction</w:delText>
        </w:r>
      </w:del>
      <w:del w:id="3695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(</w:delText>
        </w:r>
      </w:del>
      <w:hyperlink r:id="rId173">
        <w:del w:id="3698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3699" w:author="PR Preview" w:date="2026-01-01T00:00:00Z">
        <w:r>
          <w:delText xml:space="preserve">) is a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rPr>
            <w:b/>
            <w:bCs/>
          </w:rPr>
          <w:delText xml:space="preserve">descent direction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for</w:delText>
        </w:r>
      </w:del>
      <w:del w:id="3704" w:author="PR Preview" w:date="2026-01-01T00:00:00Z">
        <w:r>
          <w:delText xml:space="preserve"> </w:delText>
        </w:r>
      </w:del>
      <m:oMath>
        <m:r>
          <m:t>f</m:t>
        </m:r>
      </m:oMath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delText xml:space="preserve">at</w:delText>
        </w:r>
      </w:del>
      <w:del w:id="370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08" w:author="PR Preview" w:date="2026-01-01T00:00:00Z">
        <w:r>
          <w:delText xml:space="preserve"> </w:delText>
        </w:r>
      </w:del>
      <w:del w:id="3709" w:author="PR Preview" w:date="2026-01-01T00:00:00Z">
        <w:r>
          <w:delText xml:space="preserve">if</w:delText>
        </w:r>
      </w:del>
      <w:del w:id="3710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del w:id="3711" w:author="PR Preview" w:date="2026-01-01T00:00:00Z">
        <w:r>
          <w:delText xml:space="preserve">.</w:delText>
        </w:r>
      </w:del>
      <w:del w:id="3712" w:author="PR Preview" w:date="2026-01-01T00:00:00Z">
        <w:r>
          <w:delText xml:space="preserve"> </w:delText>
        </w:r>
      </w:del>
      <w:del w:id="3713" w:author="PR Preview" w:date="2026-01-01T00:00:00Z">
        <w:r>
          <w:delText xml:space="preserve">When</w:delText>
        </w:r>
      </w:del>
      <w:del w:id="3714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715" w:author="PR Preview" w:date="2026-01-01T00:00:00Z">
        <w:r>
          <w:delText xml:space="preserve">,</w:delText>
        </w:r>
      </w:del>
      <w:del w:id="37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is a descent direction,</w:delText>
        </w:r>
      </w:del>
      <w:del w:id="3719" w:author="PR Preview" w:date="2026-01-01T00:00:00Z">
        <w:r>
          <w:delText xml:space="preserve"> </w:delText>
        </w:r>
      </w:del>
      <w:del w:id="3720" w:author="PR Preview" w:date="2026-01-01T00:00:00Z">
        <w:r>
          <w:delText xml:space="preserve">since</w:delText>
        </w:r>
      </w:del>
      <w:del w:id="3721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3722" w:author="PR Preview" w:date="2026-01-01T00:00:00Z">
        <w:r>
          <w:delText xml:space="preserve">.</w:delText>
        </w:r>
      </w:del>
    </w:p>
    <w:p>
      <w:pPr>
        <w:pStyle w:val="BodyText"/>
      </w:pPr>
      <w:del w:id="3723" w:author="PR Preview" w:date="2026-01-01T00:00:00Z">
        <w:r>
          <w:rPr>
            <w:b/>
            <w:bCs/>
          </w:rPr>
          <w:delText xml:space="preserve">Example 42 (Descent directions for</w:delText>
        </w:r>
      </w:del>
      <w:del w:id="3724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25" w:author="PR Preview" w:date="2026-01-01T00:00:00Z">
        <w:r>
          <w:rPr>
            <w:b/>
            <w:bCs/>
          </w:rPr>
          <w:delText xml:space="preserve"> </w:delText>
        </w:r>
      </w:del>
      <w:del w:id="3726" w:author="PR Preview" w:date="2026-01-01T00:00:00Z">
        <w:r>
          <w:rPr>
            <w:b/>
            <w:bCs/>
          </w:rPr>
          <w:delText xml:space="preserve">at</w:delText>
        </w:r>
      </w:del>
      <w:del w:id="372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28" w:author="PR Preview" w:date="2026-01-01T00:00:00Z">
        <w:r>
          <w:rPr>
            <w:b/>
            <w:bCs/>
          </w:rPr>
          <w:delText xml:space="preserve">)</w:delText>
        </w:r>
      </w:del>
      <w:del w:id="3729" w:author="PR Preview" w:date="2026-01-01T00:00:00Z">
        <w:r>
          <w:delText xml:space="preserve"> </w:delText>
        </w:r>
      </w:del>
      <w:del w:id="3730" w:author="PR Preview" w:date="2026-01-01T00:00:00Z">
        <w:r>
          <w:delText xml:space="preserve">Let</w:delText>
        </w:r>
      </w:del>
      <w:del w:id="37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and</w:delText>
        </w:r>
      </w:del>
      <w:del w:id="37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35" w:author="PR Preview" w:date="2026-01-01T00:00:00Z">
        <w:r>
          <w:delText xml:space="preserve">, so</w:delText>
        </w:r>
      </w:del>
    </w:p>
    <w:p>
      <w:pPr>
        <w:pStyle w:val="BodyText"/>
      </w:pPr>
      <w:ins w:id="3736" w:author="PR Preview" w:date="2026-01-01T00:00:00Z">
        <w:r>
          <w:rPr>
            <w:b/>
            <w:bCs/>
          </w:rPr>
          <w:t xml:space="preserve">Definition 31 (Descent direction)</w:t>
        </w:r>
      </w:ins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Let</w:t>
        </w:r>
      </w:ins>
      <w:ins w:id="37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have a gradient</w:t>
        </w:r>
      </w:ins>
      <w:ins w:id="3742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at</w:t>
        </w:r>
      </w:ins>
      <w:ins w:id="3745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746" w:author="PR Preview" w:date="2026-01-01T00:00:00Z">
        <w:r>
          <w:t xml:space="preserve">.</w:t>
        </w:r>
      </w:ins>
      <w:ins w:id="3747" w:author="PR Preview" w:date="2026-01-01T00:00:00Z">
        <w:r>
          <w:t xml:space="preserve"> </w:t>
        </w:r>
      </w:ins>
      <w:ins w:id="3748" w:author="PR Preview" w:date="2026-01-01T00:00:00Z">
        <w:r>
          <w:t xml:space="preserve">A direction</w:t>
        </w:r>
      </w:ins>
      <w:ins w:id="3749" w:author="PR Preview" w:date="2026-01-01T00:00:00Z">
        <w:r>
          <w:t xml:space="preserve"> </w:t>
        </w:r>
      </w:ins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(</w:t>
        </w:r>
      </w:ins>
      <w:hyperlink r:id="rId173">
        <w:ins w:id="3752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3753" w:author="PR Preview" w:date="2026-01-01T00:00:00Z">
        <w:r>
          <w:t xml:space="preserve">) is a</w:t>
        </w:r>
      </w:ins>
      <w:ins w:id="3754" w:author="PR Preview" w:date="2026-01-01T00:00:00Z">
        <w:r>
          <w:t xml:space="preserve"> </w:t>
        </w:r>
      </w:ins>
      <w:ins w:id="3755" w:author="PR Preview" w:date="2026-01-01T00:00:00Z">
        <w:r>
          <w:rPr>
            <w:b/>
            <w:bCs/>
          </w:rPr>
          <w:t xml:space="preserve">descent direction</w:t>
        </w:r>
      </w:ins>
      <w:ins w:id="3756" w:author="PR Preview" w:date="2026-01-01T00:00:00Z">
        <w:r>
          <w:t xml:space="preserve"> </w:t>
        </w:r>
      </w:ins>
      <w:ins w:id="3757" w:author="PR Preview" w:date="2026-01-01T00:00:00Z">
        <w:r>
          <w:t xml:space="preserve">for</w:t>
        </w:r>
      </w:ins>
      <w:ins w:id="3758" w:author="PR Preview" w:date="2026-01-01T00:00:00Z">
        <w:r>
          <w:t xml:space="preserve"> </w:t>
        </w:r>
      </w:ins>
      <m:oMath>
        <m:r>
          <m:t>f</m:t>
        </m:r>
      </m:oMath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at</w:t>
        </w:r>
      </w:ins>
      <w:ins w:id="376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762" w:author="PR Preview" w:date="2026-01-01T00:00:00Z">
        <w:r>
          <w:t xml:space="preserve"> </w:t>
        </w:r>
      </w:ins>
      <w:ins w:id="3763" w:author="PR Preview" w:date="2026-01-01T00:00:00Z">
        <w:r>
          <w:t xml:space="preserve">if</w:t>
        </w:r>
      </w:ins>
      <w:ins w:id="3764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ins w:id="3765" w:author="PR Preview" w:date="2026-01-01T00:00:00Z">
        <w:r>
          <w:t xml:space="preserve">.</w:t>
        </w:r>
      </w:ins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When</w:t>
        </w:r>
      </w:ins>
      <w:ins w:id="3768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769" w:author="PR Preview" w:date="2026-01-01T00:00:00Z">
        <w:r>
          <w:t xml:space="preserve">,</w:t>
        </w:r>
      </w:ins>
      <w:ins w:id="37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is a descent direction,</w:t>
        </w:r>
      </w:ins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since</w:t>
        </w:r>
      </w:ins>
      <w:ins w:id="3775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ins w:id="3776" w:author="PR Preview" w:date="2026-01-01T00:00:00Z">
        <w:r>
          <w:t xml:space="preserve">.</w:t>
        </w:r>
      </w:ins>
    </w:p>
    <w:bookmarkEnd w:id="174"/>
    <w:bookmarkStart w:id="175" w:name="exm-descent-directions"/>
    <w:p>
      <w:pPr>
        <w:pStyle w:val="BodyText"/>
      </w:pPr>
      <w:ins w:id="3777" w:author="PR Preview" w:date="2026-01-01T00:00:00Z">
        <w:r>
          <w:rPr>
            <w:b/>
            <w:bCs/>
          </w:rPr>
          <w:t xml:space="preserve">Example 44 (Descent directions for</w:t>
        </w:r>
      </w:ins>
      <w:ins w:id="3778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779" w:author="PR Preview" w:date="2026-01-01T00:00:00Z">
        <w:r>
          <w:rPr>
            <w:b/>
            <w:bCs/>
          </w:rPr>
          <w:t xml:space="preserve"> </w:t>
        </w:r>
      </w:ins>
      <w:ins w:id="3780" w:author="PR Preview" w:date="2026-01-01T00:00:00Z">
        <w:r>
          <w:rPr>
            <w:b/>
            <w:bCs/>
          </w:rPr>
          <w:t xml:space="preserve">at</w:t>
        </w:r>
      </w:ins>
      <w:ins w:id="378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82" w:author="PR Preview" w:date="2026-01-01T00:00:00Z">
        <w:r>
          <w:rPr>
            <w:b/>
            <w:bCs/>
          </w:rPr>
          <w:t xml:space="preserve">)</w:t>
        </w:r>
      </w:ins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Let</w:t>
        </w:r>
      </w:ins>
      <w:ins w:id="37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786" w:author="PR Preview" w:date="2026-01-01T00:00:00Z">
        <w:r>
          <w:t xml:space="preserve"> </w:t>
        </w:r>
      </w:ins>
      <w:ins w:id="3787" w:author="PR Preview" w:date="2026-01-01T00:00:00Z">
        <w:r>
          <w:t xml:space="preserve">and</w:t>
        </w:r>
      </w:ins>
      <w:ins w:id="3788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8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5"/>
    <w:bookmarkStart w:id="176" w:name="thm-descent-direction"/>
    <w:p>
      <w:pPr>
        <w:pStyle w:val="FirstParagraph"/>
      </w:pPr>
      <w:del w:id="3790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3791" w:author="PR Preview" w:date="2026-01-01T00:00:00Z">
        <w:r>
          <w:delText xml:space="preserve"> </w:delText>
        </w:r>
      </w:del>
      <w:del w:id="3792" w:author="PR Preview" w:date="2026-01-01T00:00:00Z">
        <w:r>
          <w:delText xml:space="preserve">Let</w:delText>
        </w:r>
      </w:del>
      <w:del w:id="37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delText xml:space="preserve">have first partial derivatives</w:delText>
        </w:r>
      </w:del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that are continuous on</w:delText>
        </w:r>
      </w:del>
      <w:del w:id="37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(</w:delText>
        </w:r>
      </w:del>
      <w:hyperlink r:id="rId40">
        <w:del w:id="3801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3802" w:author="PR Preview" w:date="2026-01-01T00:00:00Z">
        <w:r>
          <w:delText xml:space="preserve">),</w:delText>
        </w:r>
      </w:del>
      <w:del w:id="3803" w:author="PR Preview" w:date="2026-01-01T00:00:00Z">
        <w:r>
          <w:delText xml:space="preserve"> </w:delText>
        </w:r>
      </w:del>
      <w:del w:id="3804" w:author="PR Preview" w:date="2026-01-01T00:00:00Z">
        <w:r>
          <w:delText xml:space="preserve">and let</w:delText>
        </w:r>
      </w:del>
      <w:del w:id="380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be a point with</w:delText>
        </w:r>
      </w:del>
      <w:del w:id="3808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809" w:author="PR Preview" w:date="2026-01-01T00:00:00Z">
        <w:r>
          <w:delText xml:space="preserve">.</w:delText>
        </w:r>
      </w:del>
      <w:del w:id="3810" w:author="PR Preview" w:date="2026-01-01T00:00:00Z">
        <w:r>
          <w:delText xml:space="preserve"> </w:delText>
        </w:r>
      </w:del>
      <w:del w:id="3811" w:author="PR Preview" w:date="2026-01-01T00:00:00Z">
        <w:r>
          <w:delText xml:space="preserve">Then there is an</w:delText>
        </w:r>
      </w:del>
      <w:del w:id="381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3813" w:author="PR Preview" w:date="2026-01-01T00:00:00Z">
        <w:r>
          <w:delText xml:space="preserve"> </w:delText>
        </w:r>
      </w:del>
      <w:del w:id="3814" w:author="PR Preview" w:date="2026-01-01T00:00:00Z">
        <w:r>
          <w:delText xml:space="preserve">with</w:delText>
        </w:r>
      </w:del>
      <w:del w:id="38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816" w:author="PR Preview" w:date="2026-01-01T00:00:00Z">
        <w:r>
          <w:delText xml:space="preserve"> </w:delText>
        </w:r>
      </w:del>
      <w:del w:id="3817" w:author="PR Preview" w:date="2026-01-01T00:00:00Z">
        <w:r>
          <w:delText xml:space="preserve">for every</w:delText>
        </w:r>
      </w:del>
      <w:del w:id="381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3819" w:author="PR Preview" w:date="2026-01-01T00:00:00Z">
        <w:r>
          <w:delText xml:space="preserve">:</w:delText>
        </w:r>
      </w:del>
      <w:del w:id="3820" w:author="PR Preview" w:date="2026-01-01T00:00:00Z">
        <w:r>
          <w:delText xml:space="preserve"> </w:delText>
        </w:r>
      </w:del>
      <w:del w:id="3821" w:author="PR Preview" w:date="2026-01-01T00:00:00Z">
        <w:r>
          <w:delText xml:space="preserve">a short enough step in the descent direction</w:delText>
        </w:r>
      </w:del>
      <w:del w:id="382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23" w:author="PR Preview" w:date="2026-01-01T00:00:00Z">
        <w:r>
          <w:delText xml:space="preserve"> </w:delText>
        </w:r>
      </w:del>
      <w:del w:id="3824" w:author="PR Preview" w:date="2026-01-01T00:00:00Z">
        <w:r>
          <w:delText xml:space="preserve">(</w:delText>
        </w:r>
      </w:del>
      <w:hyperlink w:anchor="def-descent-direction">
        <w:del w:id="3825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826" w:author="PR Preview" w:date="2026-01-01T00:00:00Z">
        <w:r>
          <w:delText xml:space="preserve">) decreases</w:delText>
        </w:r>
      </w:del>
      <w:del w:id="3827" w:author="PR Preview" w:date="2026-01-01T00:00:00Z">
        <w:r>
          <w:delText xml:space="preserve"> </w:delText>
        </w:r>
      </w:del>
      <m:oMath>
        <m:r>
          <m:t>f</m:t>
        </m:r>
      </m:oMath>
      <w:del w:id="3828" w:author="PR Preview" w:date="2026-01-01T00:00:00Z">
        <w:r>
          <w:delText xml:space="preserve">.</w:delText>
        </w:r>
      </w:del>
    </w:p>
    <w:p>
      <w:pPr>
        <w:pStyle w:val="FirstParagraph"/>
      </w:pPr>
      <w:ins w:id="3829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Let</w:t>
        </w:r>
      </w:ins>
      <w:ins w:id="38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833" w:author="PR Preview" w:date="2026-01-01T00:00:00Z">
        <w:r>
          <w:t xml:space="preserve"> </w:t>
        </w:r>
      </w:ins>
      <w:ins w:id="3834" w:author="PR Preview" w:date="2026-01-01T00:00:00Z">
        <w:r>
          <w:t xml:space="preserve">have first partial derivatives</w:t>
        </w:r>
      </w:ins>
      <w:ins w:id="3835" w:author="PR Preview" w:date="2026-01-01T00:00:00Z">
        <w:r>
          <w:t xml:space="preserve"> </w:t>
        </w:r>
      </w:ins>
      <w:ins w:id="3836" w:author="PR Preview" w:date="2026-01-01T00:00:00Z">
        <w:r>
          <w:t xml:space="preserve">that are continuous on</w:t>
        </w:r>
      </w:ins>
      <w:ins w:id="383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(</w:t>
        </w:r>
      </w:ins>
      <w:hyperlink r:id="rId40">
        <w:ins w:id="3840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3841" w:author="PR Preview" w:date="2026-01-01T00:00:00Z">
        <w:r>
          <w:t xml:space="preserve">),</w:t>
        </w:r>
      </w:ins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and let</w:t>
        </w:r>
      </w:ins>
      <w:ins w:id="3844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be a point with</w:t>
        </w:r>
      </w:ins>
      <w:ins w:id="3847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3848" w:author="PR Preview" w:date="2026-01-01T00:00:00Z">
        <w:r>
          <w:t xml:space="preserve">.</w:t>
        </w:r>
      </w:ins>
      <w:ins w:id="3849" w:author="PR Preview" w:date="2026-01-01T00:00:00Z">
        <w:r>
          <w:t xml:space="preserve"> </w:t>
        </w:r>
      </w:ins>
      <w:ins w:id="3850" w:author="PR Preview" w:date="2026-01-01T00:00:00Z">
        <w:r>
          <w:t xml:space="preserve">Then there is an</w:t>
        </w:r>
      </w:ins>
      <w:ins w:id="385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with</w:t>
        </w:r>
      </w:ins>
      <w:ins w:id="38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3855" w:author="PR Preview" w:date="2026-01-01T00:00:00Z">
        <w:r>
          <w:t xml:space="preserve"> </w:t>
        </w:r>
      </w:ins>
      <w:ins w:id="3856" w:author="PR Preview" w:date="2026-01-01T00:00:00Z">
        <w:r>
          <w:t xml:space="preserve">for every</w:t>
        </w:r>
      </w:ins>
      <w:ins w:id="385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3858" w:author="PR Preview" w:date="2026-01-01T00:00:00Z">
        <w:r>
          <w:t xml:space="preserve">: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a short enough step in the descent direction</w:t>
        </w:r>
      </w:ins>
      <w:ins w:id="38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862" w:author="PR Preview" w:date="2026-01-01T00:00:00Z">
        <w:r>
          <w:t xml:space="preserve"> </w:t>
        </w:r>
      </w:ins>
      <w:ins w:id="3863" w:author="PR Preview" w:date="2026-01-01T00:00:00Z">
        <w:r>
          <w:t xml:space="preserve">(</w:t>
        </w:r>
      </w:ins>
      <w:hyperlink w:anchor="def-descent-direction">
        <w:ins w:id="3864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865" w:author="PR Preview" w:date="2026-01-01T00:00:00Z">
        <w:r>
          <w:t xml:space="preserve">) decreases</w:t>
        </w:r>
      </w:ins>
      <w:ins w:id="3866" w:author="PR Preview" w:date="2026-01-01T00:00:00Z">
        <w:r>
          <w:t xml:space="preserve"> </w:t>
        </w:r>
      </w:ins>
      <m:oMath>
        <m:r>
          <m:t>f</m:t>
        </m:r>
      </m:oMath>
      <w:ins w:id="3867" w:author="PR Preview" w:date="2026-01-01T00:00:00Z">
        <w:r>
          <w:t xml:space="preserve">.</w:t>
        </w:r>
      </w:ins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7" w:name="exm-descent-direction"/>
    <w:p>
      <w:pPr>
        <w:pStyle w:val="BodyText"/>
      </w:pPr>
      <w:del w:id="3868" w:author="PR Preview" w:date="2026-01-01T00:00:00Z">
        <w:r>
          <w:rPr>
            <w:b/>
            <w:bCs/>
          </w:rPr>
          <w:delText xml:space="preserve">Example 43 (How short is short enough)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In</w:delText>
        </w:r>
      </w:del>
      <w:del w:id="3871" w:author="PR Preview" w:date="2026-01-01T00:00:00Z">
        <w:r>
          <w:delText xml:space="preserve"> </w:delText>
        </w:r>
      </w:del>
      <w:hyperlink w:anchor="exm-gradient-descent">
        <w:del w:id="3872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3873" w:author="PR Preview" w:date="2026-01-01T00:00:00Z">
        <w:r>
          <w:delText xml:space="preserve">,</w:delText>
        </w:r>
      </w:del>
      <w:del w:id="38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875" w:author="PR Preview" w:date="2026-01-01T00:00:00Z">
        <w:r>
          <w:delText xml:space="preserve"> </w:delText>
        </w:r>
      </w:del>
      <w:del w:id="3876" w:author="PR Preview" w:date="2026-01-01T00:00:00Z">
        <w:r>
          <w:delText xml:space="preserve">at</w:delText>
        </w:r>
      </w:del>
      <w:del w:id="387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has</w:delText>
        </w:r>
      </w:del>
      <w:del w:id="388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881" w:author="PR Preview" w:date="2026-01-01T00:00:00Z">
        <w:r>
          <w:delText xml:space="preserve">, and</w:delText>
        </w:r>
      </w:del>
      <w:del w:id="38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exactly when</w:delText>
        </w:r>
      </w:del>
      <w:del w:id="38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3886" w:author="PR Preview" w:date="2026-01-01T00:00:00Z">
        <w:r>
          <w:delText xml:space="preserve">, that is, when</w:delText>
        </w:r>
      </w:del>
      <w:del w:id="388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del w:id="3888" w:author="PR Preview" w:date="2026-01-01T00:00:00Z">
        <w:r>
          <w:delText xml:space="preserve">.</w:delText>
        </w:r>
      </w:del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So</w:delText>
        </w:r>
      </w:del>
      <w:del w:id="3891" w:author="PR Preview" w:date="2026-01-01T00:00:00Z">
        <w:r>
          <w:delText xml:space="preserve"> </w:delText>
        </w:r>
      </w:del>
      <w:hyperlink w:anchor="thm-descent-direction">
        <w:del w:id="389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holds with</w:delText>
        </w:r>
      </w:del>
      <w:del w:id="389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del w:id="3896" w:author="PR Preview" w:date="2026-01-01T00:00:00Z">
        <w:r>
          <w:delText xml:space="preserve">,</w:delText>
        </w:r>
      </w:del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and the step</w:delText>
        </w:r>
      </w:del>
      <w:del w:id="389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1.5</m:t>
        </m:r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of that example was too long.</w:delText>
        </w:r>
      </w:del>
    </w:p>
    <w:p>
      <w:pPr>
        <w:pStyle w:val="BodyText"/>
      </w:pPr>
      <w:del w:id="3902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Let</w:delText>
        </w:r>
      </w:del>
      <w:del w:id="39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with</w:delText>
        </w:r>
      </w:del>
      <w:del w:id="39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3909" w:author="PR Preview" w:date="2026-01-01T00:00:00Z">
        <w:r>
          <w:delText xml:space="preserve">,</w:delText>
        </w:r>
      </w:del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so</w:delText>
        </w:r>
      </w:del>
      <w:del w:id="39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13" w:author="PR Preview" w:date="2026-01-01T00:00:00Z">
        <w:r>
          <w:delText xml:space="preserve"> </w:delText>
        </w:r>
      </w:del>
      <w:del w:id="3914" w:author="PR Preview" w:date="2026-01-01T00:00:00Z">
        <w:r>
          <w:delText xml:space="preserve">and one gradient step of length</w:delText>
        </w:r>
      </w:del>
      <w:del w:id="3915" w:author="PR Preview" w:date="2026-01-01T00:00:00Z">
        <w:r>
          <w:delText xml:space="preserve"> </w:delText>
        </w:r>
      </w:del>
      <m:oMath>
        <m:r>
          <m:t>s</m:t>
        </m:r>
      </m:oMath>
      <w:del w:id="3916" w:author="PR Preview" w:date="2026-01-01T00:00:00Z">
        <w:r>
          <w:delText xml:space="preserve"> </w:delText>
        </w:r>
      </w:del>
      <w:del w:id="3917" w:author="PR Preview" w:date="2026-01-01T00:00:00Z">
        <w:r>
          <w:delText xml:space="preserve">from</w:delText>
        </w:r>
      </w:del>
      <w:del w:id="39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19" w:author="PR Preview" w:date="2026-01-01T00:00:00Z">
        <w:r>
          <w:delText xml:space="preserve"> </w:delText>
        </w:r>
      </w:del>
      <w:del w:id="3920" w:author="PR Preview" w:date="2026-01-01T00:00:00Z">
        <w:r>
          <w:delText xml:space="preserve">gives</w:delText>
        </w:r>
      </w:del>
      <w:del w:id="392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22" w:author="PR Preview" w:date="2026-01-01T00:00:00Z">
        <w:r>
          <w:delText xml:space="preserve">.</w:delText>
        </w:r>
      </w:del>
      <w:del w:id="3923" w:author="PR Preview" w:date="2026-01-01T00:00:00Z">
        <w:r>
          <w:delText xml:space="preserve"> </w:delText>
        </w:r>
      </w:del>
      <w:del w:id="3924" w:author="PR Preview" w:date="2026-01-01T00:00:00Z">
        <w:r>
          <w:delText xml:space="preserve">For exact line search (</w:delText>
        </w:r>
      </w:del>
      <w:hyperlink w:anchor="def-exact-line-search">
        <w:del w:id="3925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926" w:author="PR Preview" w:date="2026-01-01T00:00:00Z">
        <w:r>
          <w:delText xml:space="preserve">), let</w:delText>
        </w:r>
      </w:del>
      <w:del w:id="3927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3928" w:author="PR Preview" w:date="2026-01-01T00:00:00Z">
        <w:r>
          <w:delText xml:space="preserve"> </w:delText>
        </w:r>
      </w:del>
      <w:del w:id="3929" w:author="PR Preview" w:date="2026-01-01T00:00:00Z">
        <w:r>
          <w:delText xml:space="preserve">at that point:</w:delText>
        </w:r>
      </w:del>
    </w:p>
    <w:p>
      <w:pPr>
        <w:pStyle w:val="BodyText"/>
      </w:pPr>
      <w:ins w:id="3930" w:author="PR Preview" w:date="2026-01-01T00:00:00Z">
        <w:r>
          <w:rPr>
            <w:b/>
            <w:bCs/>
          </w:rPr>
          <w:t xml:space="preserve">Example 45 (How short is short enough)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In</w:t>
        </w:r>
      </w:ins>
      <w:ins w:id="3933" w:author="PR Preview" w:date="2026-01-01T00:00:00Z">
        <w:r>
          <w:t xml:space="preserve"> </w:t>
        </w:r>
      </w:ins>
      <w:hyperlink w:anchor="exm-gradient-descent">
        <w:ins w:id="3934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3935" w:author="PR Preview" w:date="2026-01-01T00:00:00Z">
        <w:r>
          <w:t xml:space="preserve">,</w:t>
        </w:r>
      </w:ins>
      <w:ins w:id="39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at</w:t>
        </w:r>
      </w:ins>
      <w:ins w:id="39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3940" w:author="PR Preview" w:date="2026-01-01T00:00:00Z">
        <w:r>
          <w:t xml:space="preserve"> </w:t>
        </w:r>
      </w:ins>
      <w:ins w:id="3941" w:author="PR Preview" w:date="2026-01-01T00:00:00Z">
        <w:r>
          <w:t xml:space="preserve">has</w:t>
        </w:r>
      </w:ins>
      <w:ins w:id="394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943" w:author="PR Preview" w:date="2026-01-01T00:00:00Z">
        <w:r>
          <w:t xml:space="preserve">, and</w:t>
        </w:r>
      </w:ins>
      <w:ins w:id="39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exactly when</w:t>
        </w:r>
      </w:ins>
      <w:ins w:id="394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3948" w:author="PR Preview" w:date="2026-01-01T00:00:00Z">
        <w:r>
          <w:t xml:space="preserve">, that is, when</w:t>
        </w:r>
      </w:ins>
      <w:ins w:id="39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ins w:id="3950" w:author="PR Preview" w:date="2026-01-01T00:00:00Z">
        <w:r>
          <w:t xml:space="preserve">.</w:t>
        </w:r>
      </w:ins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So</w:t>
        </w:r>
      </w:ins>
      <w:ins w:id="3953" w:author="PR Preview" w:date="2026-01-01T00:00:00Z">
        <w:r>
          <w:t xml:space="preserve"> </w:t>
        </w:r>
      </w:ins>
      <w:hyperlink w:anchor="thm-descent-direction">
        <w:ins w:id="395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holds with</w:t>
        </w:r>
      </w:ins>
      <w:ins w:id="39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ins w:id="3958" w:author="PR Preview" w:date="2026-01-01T00:00:00Z">
        <w:r>
          <w:t xml:space="preserve">,</w:t>
        </w:r>
      </w:ins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and the step</w:t>
        </w:r>
      </w:ins>
      <w:ins w:id="396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1.5</m:t>
        </m:r>
      </m:oMath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of that example was too long.</w:t>
        </w:r>
      </w:ins>
    </w:p>
    <w:bookmarkEnd w:id="177"/>
    <w:bookmarkStart w:id="179" w:name="exm-gd-zigzag"/>
    <w:p>
      <w:pPr>
        <w:pStyle w:val="BodyText"/>
      </w:pPr>
      <w:ins w:id="3964" w:author="PR Preview" w:date="2026-01-01T00:00:00Z">
        <w:r>
          <w:rPr>
            <w:b/>
            <w:bCs/>
          </w:rPr>
          <w:t xml:space="preserve">Example 46 (Gradient descent zigzags)</w:t>
        </w:r>
      </w:ins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Let</w:t>
        </w:r>
      </w:ins>
      <w:ins w:id="39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with</w:t>
        </w:r>
      </w:ins>
      <w:ins w:id="397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3971" w:author="PR Preview" w:date="2026-01-01T00:00:00Z">
        <w:r>
          <w:t xml:space="preserve">,</w:t>
        </w:r>
      </w:ins>
      <w:ins w:id="3972" w:author="PR Preview" w:date="2026-01-01T00:00:00Z">
        <w:r>
          <w:t xml:space="preserve"> </w:t>
        </w:r>
      </w:ins>
      <w:ins w:id="3973" w:author="PR Preview" w:date="2026-01-01T00:00:00Z">
        <w:r>
          <w:t xml:space="preserve">so</w:t>
        </w:r>
      </w:ins>
      <w:ins w:id="397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975" w:author="PR Preview" w:date="2026-01-01T00:00:00Z">
        <w:r>
          <w:t xml:space="preserve"> </w:t>
        </w:r>
      </w:ins>
      <w:ins w:id="3976" w:author="PR Preview" w:date="2026-01-01T00:00:00Z">
        <w:r>
          <w:t xml:space="preserve">and one gradient step of length</w:t>
        </w:r>
      </w:ins>
      <w:ins w:id="3977" w:author="PR Preview" w:date="2026-01-01T00:00:00Z">
        <w:r>
          <w:t xml:space="preserve"> </w:t>
        </w:r>
      </w:ins>
      <m:oMath>
        <m:r>
          <m:t>s</m:t>
        </m:r>
      </m:oMath>
      <w:ins w:id="3978" w:author="PR Preview" w:date="2026-01-01T00:00:00Z">
        <w:r>
          <w:t xml:space="preserve"> </w:t>
        </w:r>
      </w:ins>
      <w:ins w:id="3979" w:author="PR Preview" w:date="2026-01-01T00:00:00Z">
        <w:r>
          <w:t xml:space="preserve">from</w:t>
        </w:r>
      </w:ins>
      <w:ins w:id="3980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gives</w:t>
        </w:r>
      </w:ins>
      <w:ins w:id="398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984" w:author="PR Preview" w:date="2026-01-01T00:00:00Z">
        <w:r>
          <w:t xml:space="preserve">.</w:t>
        </w:r>
      </w:ins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For exact line search (</w:t>
        </w:r>
      </w:ins>
      <w:hyperlink w:anchor="def-exact-line-search">
        <w:ins w:id="398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988" w:author="PR Preview" w:date="2026-01-01T00:00:00Z">
        <w:r>
          <w:t xml:space="preserve">), let</w:t>
        </w:r>
      </w:ins>
      <w:ins w:id="398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3990" w:author="PR Preview" w:date="2026-01-01T00:00:00Z">
        <w:r>
          <w:t xml:space="preserve"> </w:t>
        </w:r>
      </w:ins>
      <w:ins w:id="3991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ins w:id="3992" w:author="PR Preview" w:date="2026-01-01T00:00:00Z">
        <w:r>
          <w:rPr>
            <w:b/>
            <w:bCs/>
          </w:rPr>
          <w:t xml:space="preserve">Definition 32 (Armijo condition)</w:t>
        </w:r>
      </w:ins>
      <w:ins w:id="3993" w:author="PR Preview" w:date="2026-01-01T00:00:00Z">
        <w:r>
          <w:t xml:space="preserve"> </w:t>
        </w:r>
      </w:ins>
      <w:ins w:id="3994" w:author="PR Preview" w:date="2026-01-01T00:00:00Z">
        <w:r>
          <w:t xml:space="preserve">Let</w:t>
        </w:r>
      </w:ins>
      <w:ins w:id="39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96" w:author="PR Preview" w:date="2026-01-01T00:00:00Z">
        <w:r>
          <w:t xml:space="preserve"> </w:t>
        </w:r>
      </w:ins>
      <w:ins w:id="3997" w:author="PR Preview" w:date="2026-01-01T00:00:00Z">
        <w:r>
          <w:t xml:space="preserve">have first partial derivatives,</w:t>
        </w:r>
      </w:ins>
      <w:ins w:id="3998" w:author="PR Preview" w:date="2026-01-01T00:00:00Z">
        <w:r>
          <w:t xml:space="preserve"> </w:t>
        </w:r>
      </w:ins>
      <w:ins w:id="3999" w:author="PR Preview" w:date="2026-01-01T00:00:00Z">
        <w:r>
          <w:t xml:space="preserve">let</w:t>
        </w:r>
      </w:ins>
      <w:ins w:id="4000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01" w:author="PR Preview" w:date="2026-01-01T00:00:00Z">
        <w:r>
          <w:t xml:space="preserve">, and let</w:t>
        </w:r>
      </w:ins>
      <w:ins w:id="4002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4003" w:author="PR Preview" w:date="2026-01-01T00:00:00Z">
        <w:r>
          <w:t xml:space="preserve">.</w:t>
        </w:r>
      </w:ins>
      <w:ins w:id="4004" w:author="PR Preview" w:date="2026-01-01T00:00:00Z">
        <w:r>
          <w:t xml:space="preserve"> </w:t>
        </w:r>
      </w:ins>
      <w:ins w:id="4005" w:author="PR Preview" w:date="2026-01-01T00:00:00Z">
        <w:r>
          <w:t xml:space="preserve">A step length</w:t>
        </w:r>
      </w:ins>
      <w:ins w:id="400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4007" w:author="PR Preview" w:date="2026-01-01T00:00:00Z">
        <w:r>
          <w:t xml:space="preserve"> </w:t>
        </w:r>
      </w:ins>
      <w:ins w:id="4008" w:author="PR Preview" w:date="2026-01-01T00:00:00Z">
        <w:r>
          <w:t xml:space="preserve">satisfies the</w:t>
        </w:r>
      </w:ins>
      <w:ins w:id="4009" w:author="PR Preview" w:date="2026-01-01T00:00:00Z">
        <w:r>
          <w:t xml:space="preserve"> </w:t>
        </w:r>
      </w:ins>
      <w:ins w:id="4010" w:author="PR Preview" w:date="2026-01-01T00:00:00Z">
        <w:r>
          <w:rPr>
            <w:b/>
            <w:bCs/>
          </w:rPr>
          <w:t xml:space="preserve">Armijo condition</w:t>
        </w:r>
      </w:ins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with constant</w:t>
        </w:r>
      </w:ins>
      <w:ins w:id="40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14" w:author="PR Preview" w:date="2026-01-01T00:00:00Z">
        <w:r>
          <w:t xml:space="preserve"> </w:t>
        </w:r>
      </w:ins>
      <w:ins w:id="4015" w:author="PR Preview" w:date="2026-01-01T00:00:00Z">
        <w:r>
          <w:t xml:space="preserve">at</w:t>
        </w:r>
      </w:ins>
      <w:ins w:id="4016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4017" w:author="PR Preview" w:date="2026-01-01T00:00:00Z">
        <w:r>
          <w:t xml:space="preserve"> </w:t>
        </w:r>
      </w:ins>
      <w:ins w:id="4018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r>
            <m:t>s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t> </m:t>
          </m:r>
          <m:r>
            <m:t>s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80"/>
    <w:bookmarkStart w:id="181" w:name="exm-armijo-condition"/>
    <w:p>
      <w:pPr>
        <w:pStyle w:val="FirstParagraph"/>
      </w:pPr>
      <w:ins w:id="4019" w:author="PR Preview" w:date="2026-01-01T00:00:00Z">
        <w:r>
          <w:rPr>
            <w:b/>
            <w:bCs/>
          </w:rPr>
          <w:t xml:space="preserve">Example 47 (The Armijo condition on a parabola)</w:t>
        </w:r>
      </w:ins>
      <w:ins w:id="4020" w:author="PR Preview" w:date="2026-01-01T00:00:00Z">
        <w:r>
          <w:t xml:space="preserve"> </w:t>
        </w:r>
      </w:ins>
      <w:ins w:id="4021" w:author="PR Preview" w:date="2026-01-01T00:00:00Z">
        <w:r>
          <w:t xml:space="preserve">Let</w:t>
        </w:r>
      </w:ins>
      <w:ins w:id="40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023" w:author="PR Preview" w:date="2026-01-01T00:00:00Z">
        <w:r>
          <w:t xml:space="preserve"> </w:t>
        </w:r>
      </w:ins>
      <w:ins w:id="4024" w:author="PR Preview" w:date="2026-01-01T00:00:00Z">
        <w:r>
          <w:t xml:space="preserve">and</w:t>
        </w:r>
      </w:ins>
      <w:ins w:id="40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4026" w:author="PR Preview" w:date="2026-01-01T00:00:00Z">
        <w:r>
          <w:t xml:space="preserve">, so</w:t>
        </w:r>
      </w:ins>
      <w:ins w:id="402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4028" w:author="PR Preview" w:date="2026-01-01T00:00:00Z">
        <w:r>
          <w:t xml:space="preserve"> </w:t>
        </w:r>
      </w:ins>
      <w:ins w:id="4029" w:author="PR Preview" w:date="2026-01-01T00:00:00Z">
        <w:r>
          <w:t xml:space="preserve">and</w:t>
        </w:r>
      </w:ins>
      <w:ins w:id="403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4031" w:author="PR Preview" w:date="2026-01-01T00:00:00Z">
        <w:r>
          <w:t xml:space="preserve">.</w:t>
        </w:r>
      </w:ins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With</w:t>
        </w:r>
      </w:ins>
      <w:ins w:id="403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4035" w:author="PR Preview" w:date="2026-01-01T00:00:00Z">
        <w:r>
          <w:t xml:space="preserve">, the condition on a step length</w:t>
        </w:r>
      </w:ins>
      <w:ins w:id="403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4037" w:author="PR Preview" w:date="2026-01-01T00:00:00Z">
        <w:r>
          <w:t xml:space="preserve"> </w:t>
        </w:r>
      </w:ins>
      <w:ins w:id="403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039" w:author="PR Preview" w:date="2026-01-01T00:00:00Z">
        <w:r>
          <w:t xml:space="preserve">So</w:t>
        </w:r>
      </w:ins>
      <w:ins w:id="404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4041" w:author="PR Preview" w:date="2026-01-01T00:00:00Z">
        <w:r>
          <w:t xml:space="preserve"> </w:t>
        </w:r>
      </w:ins>
      <w:ins w:id="4042" w:author="PR Preview" w:date="2026-01-01T00:00:00Z">
        <w:r>
          <w:t xml:space="preserve">satisfies the condition:</w:t>
        </w:r>
      </w:ins>
      <w:ins w:id="40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ins w:id="4044" w:author="PR Preview" w:date="2026-01-01T00:00:00Z">
        <w:r>
          <w:t xml:space="preserve">.</w:t>
        </w:r>
      </w:ins>
      <w:ins w:id="4045" w:author="PR Preview" w:date="2026-01-01T00:00:00Z">
        <w:r>
          <w:t xml:space="preserve"> </w:t>
        </w:r>
      </w:ins>
      <w:ins w:id="4046" w:author="PR Preview" w:date="2026-01-01T00:00:00Z">
        <w:r>
          <w:t xml:space="preserve">And</w:t>
        </w:r>
      </w:ins>
      <w:ins w:id="404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4048" w:author="PR Preview" w:date="2026-01-01T00:00:00Z">
        <w:r>
          <w:t xml:space="preserve"> </w:t>
        </w:r>
      </w:ins>
      <w:ins w:id="4049" w:author="PR Preview" w:date="2026-01-01T00:00:00Z">
        <w:r>
          <w:t xml:space="preserve">does not:</w:t>
        </w:r>
      </w:ins>
      <w:ins w:id="40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ins w:id="4051" w:author="PR Preview" w:date="2026-01-01T00:00:00Z">
        <w:r>
          <w:t xml:space="preserve">.</w:t>
        </w:r>
      </w:ins>
    </w:p>
    <w:bookmarkEnd w:id="181"/>
    <w:bookmarkStart w:id="182" w:name="def-backtracking-line-search"/>
    <w:p>
      <w:pPr>
        <w:pStyle w:val="BodyText"/>
      </w:pPr>
      <w:ins w:id="4052" w:author="PR Preview" w:date="2026-01-01T00:00:00Z">
        <w:r>
          <w:rPr>
            <w:b/>
            <w:bCs/>
          </w:rPr>
          <w:t xml:space="preserve">Definition 33 (Backtracking line search)</w:t>
        </w:r>
      </w:ins>
      <w:ins w:id="4053" w:author="PR Preview" w:date="2026-01-01T00:00:00Z">
        <w:r>
          <w:t xml:space="preserve"> </w:t>
        </w:r>
      </w:ins>
      <w:ins w:id="4054" w:author="PR Preview" w:date="2026-01-01T00:00:00Z">
        <w:r>
          <w:t xml:space="preserve">Let</w:t>
        </w:r>
      </w:ins>
      <w:ins w:id="405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ins w:id="4056" w:author="PR Preview" w:date="2026-01-01T00:00:00Z">
        <w:r>
          <w:t xml:space="preserve"> </w:t>
        </w:r>
      </w:ins>
      <w:ins w:id="4057" w:author="PR Preview" w:date="2026-01-01T00:00:00Z">
        <w:r>
          <w:t xml:space="preserve">be an initial step length,</w:t>
        </w:r>
      </w:ins>
      <w:ins w:id="4058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59" w:author="PR Preview" w:date="2026-01-01T00:00:00Z">
        <w:r>
          <w:t xml:space="preserve"> </w:t>
        </w:r>
      </w:ins>
      <w:ins w:id="4060" w:author="PR Preview" w:date="2026-01-01T00:00:00Z">
        <w:r>
          <w:t xml:space="preserve">a shrink factor, and</w:t>
        </w:r>
      </w:ins>
      <w:ins w:id="40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62" w:author="PR Preview" w:date="2026-01-01T00:00:00Z">
        <w:r>
          <w:t xml:space="preserve">.</w:t>
        </w:r>
      </w:ins>
      <w:ins w:id="4063" w:author="PR Preview" w:date="2026-01-01T00:00:00Z">
        <w:r>
          <w:t xml:space="preserve"> </w:t>
        </w:r>
      </w:ins>
      <w:ins w:id="4064" w:author="PR Preview" w:date="2026-01-01T00:00:00Z">
        <w:r>
          <w:rPr>
            <w:b/>
            <w:bCs/>
          </w:rPr>
          <w:t xml:space="preserve">Backtracking line search</w:t>
        </w:r>
      </w:ins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is the</w:t>
        </w:r>
      </w:ins>
      <w:ins w:id="4067" w:author="PR Preview" w:date="2026-01-01T00:00:00Z">
        <w:r>
          <w:t xml:space="preserve"> </w:t>
        </w:r>
      </w:ins>
      <w:hyperlink w:anchor="def-line-search">
        <w:ins w:id="4068" w:author="PR Preview" w:date="2026-01-01T00:00:00Z">
          <w:r>
            <w:rPr>
              <w:rStyle w:val="Hyperlink"/>
            </w:rPr>
            <w:t xml:space="preserve">line search</w:t>
          </w:r>
        </w:ins>
      </w:hyperlink>
      <w:ins w:id="4069" w:author="PR Preview" w:date="2026-01-01T00:00:00Z">
        <w:r>
          <w:t xml:space="preserve"> </w:t>
        </w:r>
      </w:ins>
      <w:ins w:id="4070" w:author="PR Preview" w:date="2026-01-01T00:00:00Z">
        <w:r>
          <w:t xml:space="preserve">that chooses</w:t>
        </w:r>
      </w:ins>
      <w:ins w:id="4071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4072" w:author="PR Preview" w:date="2026-01-01T00:00:00Z">
        <w:r>
          <w:t xml:space="preserve"> </w:t>
        </w:r>
      </w:ins>
      <w:ins w:id="4073" w:author="PR Preview" w:date="2026-01-01T00:00:00Z">
        <w:r>
          <w:t xml:space="preserve">to be the largest of</w:t>
        </w:r>
      </w:ins>
      <w:ins w:id="407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075" w:author="PR Preview" w:date="2026-01-01T00:00:00Z">
        <w:r>
          <w:t xml:space="preserve"> </w:t>
        </w:r>
      </w:ins>
      <w:ins w:id="4076" w:author="PR Preview" w:date="2026-01-01T00:00:00Z">
        <w:r>
          <w:t xml:space="preserve">that satisfies the</w:t>
        </w:r>
      </w:ins>
      <w:ins w:id="4077" w:author="PR Preview" w:date="2026-01-01T00:00:00Z">
        <w:r>
          <w:t xml:space="preserve"> </w:t>
        </w:r>
      </w:ins>
      <w:hyperlink w:anchor="def-armijo-condition">
        <w:ins w:id="4078" w:author="PR Preview" w:date="2026-01-01T00:00:00Z">
          <w:r>
            <w:rPr>
              <w:rStyle w:val="Hyperlink"/>
            </w:rPr>
            <w:t xml:space="preserve">Armijo condition</w:t>
          </w:r>
        </w:ins>
      </w:hyperlink>
      <w:ins w:id="4079" w:author="PR Preview" w:date="2026-01-01T00:00:00Z">
        <w:r>
          <w:t xml:space="preserve"> </w:t>
        </w:r>
      </w:ins>
      <w:ins w:id="4080" w:author="PR Preview" w:date="2026-01-01T00:00:00Z">
        <w:r>
          <w:t xml:space="preserve">with constant</w:t>
        </w:r>
      </w:ins>
      <w:ins w:id="4081" w:author="PR Preview" w:date="2026-01-01T00:00:00Z">
        <w:r>
          <w:t xml:space="preserve"> </w:t>
        </w:r>
      </w:ins>
      <m:oMath>
        <m:r>
          <m:t>c</m:t>
        </m:r>
      </m:oMath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at</w:t>
        </w:r>
      </w:ins>
      <w:ins w:id="408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4085" w:author="PR Preview" w:date="2026-01-01T00:00:00Z">
        <w:r>
          <w:t xml:space="preserve">.</w:t>
        </w:r>
      </w:ins>
    </w:p>
    <w:bookmarkEnd w:id="182"/>
    <w:bookmarkStart w:id="183" w:name="exm-backtracking-line-search"/>
    <w:p>
      <w:pPr>
        <w:pStyle w:val="BodyText"/>
      </w:pPr>
      <w:ins w:id="4086" w:author="PR Preview" w:date="2026-01-01T00:00:00Z">
        <w:r>
          <w:rPr>
            <w:b/>
            <w:bCs/>
          </w:rPr>
          <w:t xml:space="preserve">Example 48 (Backtracking on a parabola)</w:t>
        </w:r>
      </w:ins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For</w:t>
        </w:r>
      </w:ins>
      <w:ins w:id="40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at</w:t>
        </w:r>
      </w:ins>
      <w:ins w:id="40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4093" w:author="PR Preview" w:date="2026-01-01T00:00:00Z">
        <w:r>
          <w:t xml:space="preserve"> </w:t>
        </w:r>
      </w:ins>
      <w:ins w:id="4094" w:author="PR Preview" w:date="2026-01-01T00:00:00Z">
        <w:r>
          <w:t xml:space="preserve">with</w:t>
        </w:r>
      </w:ins>
      <w:ins w:id="40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4096" w:author="PR Preview" w:date="2026-01-01T00:00:00Z">
        <w:r>
          <w:t xml:space="preserve">, the Armijo condition holds exactly when</w:t>
        </w:r>
      </w:ins>
      <w:ins w:id="409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ins w:id="4098" w:author="PR Preview" w:date="2026-01-01T00:00:00Z">
        <w:r>
          <w:t xml:space="preserve"> </w:t>
        </w:r>
      </w:ins>
      <w:ins w:id="4099" w:author="PR Preview" w:date="2026-01-01T00:00:00Z">
        <w:r>
          <w:t xml:space="preserve">(</w:t>
        </w:r>
      </w:ins>
      <w:hyperlink w:anchor="exm-armijo-condition">
        <w:ins w:id="4100" w:author="PR Preview" w:date="2026-01-01T00:00:00Z">
          <w:r>
            <w:rPr>
              <w:rStyle w:val="Hyperlink"/>
            </w:rPr>
            <w:t xml:space="preserve">Example 47</w:t>
          </w:r>
        </w:ins>
      </w:hyperlink>
      <w:ins w:id="4101" w:author="PR Preview" w:date="2026-01-01T00:00:00Z">
        <w:r>
          <w:t xml:space="preserve">).</w:t>
        </w:r>
      </w:ins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With</w:t>
        </w:r>
      </w:ins>
      <w:ins w:id="410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105" w:author="PR Preview" w:date="2026-01-01T00:00:00Z">
        <w:r>
          <w:t xml:space="preserve"> </w:t>
        </w:r>
      </w:ins>
      <w:ins w:id="4106" w:author="PR Preview" w:date="2026-01-01T00:00:00Z">
        <w:r>
          <w:t xml:space="preserve">and</w:t>
        </w:r>
      </w:ins>
      <w:ins w:id="4107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4108" w:author="PR Preview" w:date="2026-01-01T00:00:00Z">
        <w:r>
          <w:t xml:space="preserve">, the trial step lengths are</w:t>
        </w:r>
      </w:ins>
      <w:ins w:id="410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110" w:author="PR Preview" w:date="2026-01-01T00:00:00Z">
        <w:r>
          <w:t xml:space="preserve">.</w:t>
        </w:r>
      </w:ins>
      <w:ins w:id="4111" w:author="PR Preview" w:date="2026-01-01T00:00:00Z">
        <w:r>
          <w:t xml:space="preserve"> </w:t>
        </w:r>
      </w:ins>
      <w:ins w:id="4112" w:author="PR Preview" w:date="2026-01-01T00:00:00Z">
        <w:r>
          <w:t xml:space="preserve">The first,</w:t>
        </w:r>
      </w:ins>
      <w:ins w:id="411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4114" w:author="PR Preview" w:date="2026-01-01T00:00:00Z">
        <w:r>
          <w:t xml:space="preserve">, exceeds</w:t>
        </w:r>
      </w:ins>
      <w:ins w:id="411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and is rejected.</w:t>
        </w:r>
      </w:ins>
      <w:ins w:id="4118" w:author="PR Preview" w:date="2026-01-01T00:00:00Z">
        <w:r>
          <w:t xml:space="preserve"> </w:t>
        </w:r>
      </w:ins>
      <w:ins w:id="4119" w:author="PR Preview" w:date="2026-01-01T00:00:00Z">
        <w:r>
          <w:t xml:space="preserve">The second,</w:t>
        </w:r>
      </w:ins>
      <w:ins w:id="412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4121" w:author="PR Preview" w:date="2026-01-01T00:00:00Z">
        <w:r>
          <w:t xml:space="preserve">, is at most</w:t>
        </w:r>
      </w:ins>
      <w:ins w:id="412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and is accepted.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So backtracking chooses</w:t>
        </w:r>
      </w:ins>
      <w:ins w:id="4127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4128" w:author="PR Preview" w:date="2026-01-01T00:00:00Z">
        <w:r>
          <w:t xml:space="preserve">, after two evaluations of</w:t>
        </w:r>
      </w:ins>
      <w:ins w:id="4129" w:author="PR Preview" w:date="2026-01-01T00:00:00Z">
        <w:r>
          <w:t xml:space="preserve"> </w:t>
        </w:r>
      </w:ins>
      <m:oMath>
        <m:r>
          <m:t>f</m:t>
        </m:r>
      </m:oMath>
      <w:ins w:id="4130" w:author="PR Preview" w:date="2026-01-01T00:00:00Z">
        <w:r>
          <w:t xml:space="preserve">.</w:t>
        </w:r>
      </w:ins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196" w:name="references"/>
    <w:p>
      <w:pPr>
        <w:pStyle w:val="Heading2"/>
      </w:pPr>
      <w:r>
        <w:t xml:space="preserve">References</w:t>
      </w:r>
    </w:p>
    <w:bookmarkStart w:id="19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2026-10-17T11:12:03Z</dcterms:created>
  <dcterms:modified xsi:type="dcterms:W3CDTF">2026-10-17T11:12:03Z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