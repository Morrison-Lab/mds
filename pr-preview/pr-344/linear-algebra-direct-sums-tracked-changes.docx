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" w:author="PR Preview" w:date="2026-01-01T00:00:00Z">
        <w:r>
  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  </w:r>
      </w:ins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del w:id="4" w:author="PR Preview" w:date="2026-01-01T00:00:00Z">
        <w:r>
          <w:rPr>
            <w:i/>
            <w:iCs/>
          </w:rPr>
          <w:delText xml:space="preserve">Proof</w:delText>
        </w:r>
      </w:del>
      <w:del w:id="5" w:author="PR Preview" w:date="2026-01-01T00:00:00Z">
        <w:r>
          <w:delText xml:space="preserve">. </w:delText>
        </w:r>
      </w:del>
      <w:del w:id="6" w:author="PR Preview" w:date="2026-01-01T00:00:00Z">
        <w:r>
          <w:delText xml:space="preserve">Both</w:delText>
        </w:r>
      </w:del>
      <w:del w:id="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contain</w:delText>
        </w:r>
      </w:del>
      <w:del w:id="1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9">
        <w:del w:id="16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7" w:author="PR Preview" w:date="2026-01-01T00:00:00Z">
        <w:r>
          <w:delText xml:space="preserve">).</w:delText>
        </w:r>
      </w:del>
    </w:p>
    <w:p>
      <w:pPr>
        <w:pStyle w:val="BodyText"/>
      </w:pPr>
      <w:del w:id="18" w:author="PR Preview" w:date="2026-01-01T00:00:00Z">
        <w:r>
          <w:rPr>
            <w:b/>
            <w:bCs/>
          </w:rPr>
          <w:delText xml:space="preserve">The sum.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 is not empty: it contains</w:delText>
        </w:r>
      </w:del>
      <w:del w:id="2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Take two of its vectors,</w:delText>
        </w:r>
      </w:del>
      <w:del w:id="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</w:delText>
        </w:r>
      </w:del>
      <w:del w:id="2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with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a number</w:delText>
        </w:r>
      </w:del>
      <w:del w:id="39" w:author="PR Preview" w:date="2026-01-01T00:00:00Z">
        <w:r>
          <w:delText xml:space="preserve"> </w:delText>
        </w:r>
      </w:del>
      <m:oMath>
        <m:r>
          <m:t>c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del w:id="43" w:author="PR Preview" w:date="2026-01-01T00:00:00Z">
        <w:r>
          <w:delText xml:space="preserve">where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because each subspace is closed under addition.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Likewise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del w:id="53" w:author="PR Preview" w:date="2026-01-01T00:00:00Z">
        <w:r>
          <w:delText xml:space="preserve">where</w:delText>
        </w:r>
      </w:del>
      <w:del w:id="5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because each subspace is closed under scalar multiplication.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So</w:delText>
        </w:r>
      </w:del>
      <w:del w:id="63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and</w:delText>
        </w:r>
      </w:del>
      <w:del w:id="66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are in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70" w:author="PR Preview" w:date="2026-01-01T00:00:00Z">
        <w:r>
          <w:delText xml:space="preserve">.</w:delText>
        </w:r>
      </w:del>
    </w:p>
    <w:p>
      <w:pPr>
        <w:pStyle w:val="BodyText"/>
      </w:pPr>
      <w:del w:id="71" w:author="PR Preview" w:date="2026-01-01T00:00:00Z">
        <w:r>
          <w:rPr>
            <w:b/>
            <w:bCs/>
          </w:rPr>
          <w:delText xml:space="preserve">The intersection.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It is not empty: it contains</w:delText>
        </w:r>
      </w:del>
      <w:del w:id="7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" w:author="PR Preview" w:date="2026-01-01T00:00:00Z">
        <w:r>
          <w:delText xml:space="preserve">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If</w:delText>
        </w:r>
      </w:del>
      <w:del w:id="7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</w:delText>
        </w:r>
      </w:del>
      <w:del w:id="8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are in both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</w:delText>
        </w:r>
      </w:del>
      <w:del w:id="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then</w:delText>
        </w:r>
      </w:del>
      <w:del w:id="9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</w:delText>
        </w:r>
      </w:del>
      <w:del w:id="9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are in</w:delText>
        </w:r>
      </w:del>
      <w:del w:id="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because</w:delText>
        </w:r>
      </w:del>
      <w:del w:id="1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a subspace,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 in</w:delText>
        </w:r>
      </w:del>
      <w:del w:id="1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for the same reason,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so they are in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2" w:author="PR Preview" w:date="2026-01-01T00:00:00Z">
        <w:r>
          <w:delText xml:space="preserve">.</w:delText>
        </w:r>
      </w:del>
    </w:p>
    <w:p>
      <w:pPr>
        <w:pStyle w:val="BodyText"/>
      </w:pPr>
      <w:ins w:id="113" w:author="PR Preview" w:date="2026-01-01T00:00:00Z">
        <w:r>
          <w:rPr>
            <w:i/>
            <w:iCs/>
          </w:rPr>
          <w:t xml:space="preserve">Proof</w:t>
        </w:r>
      </w:ins>
      <w:ins w:id="114" w:author="PR Preview" w:date="2026-01-01T00:00:00Z">
        <w:r>
          <w:t xml:space="preserve">. </w:t>
        </w:r>
      </w:ins>
      <w:ins w:id="115" w:author="PR Preview" w:date="2026-01-01T00:00:00Z">
        <w:r>
          <w:t xml:space="preserve">Both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contain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$\mathord{\smash[b]{\underset{\raise.3ex\hbox{$\scriptstyle\sim$}}{0}}\vphantom{0}}$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</w:t>
        </w:r>
      </w:ins>
      <w:hyperlink r:id="rId19">
        <w:ins w:id="126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27" w:author="PR Preview" w:date="2026-01-01T00:00:00Z">
        <w:r>
          <w:t xml:space="preserve">).</w:t>
        </w:r>
      </w:ins>
    </w:p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The sum.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It is not empty: it contains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  </w:r>
      </w:ins>
      <w:ins w:id="133" w:author="PR Preview" w:date="2026-01-01T00:00:00Z">
        <w:r>
          <w:t xml:space="preserve">.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Take two of its vectors,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  </w:r>
      </w:ins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with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$\mathord{\smash[b]{\underset{\raise.3ex\hbox{$\scriptstyle\sim$}}{u}}\vphantom{u}}_1, \mathord{\smash[b]{\underset{\raise.3ex\hbox{$\scriptstyle\sim$}}{w}}\vphantom{w}}_1 \in \mathcal{S}_1$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$\mathord{\smash[b]{\underset{\raise.3ex\hbox{$\scriptstyle\sim$}}{u}}\vphantom{u}}_2, \mathord{\smash[b]{\underset{\raise.3ex\hbox{$\scriptstyle\sim$}}{w}}\vphantom{w}}_2 \in \mathcal{S}_2$</w:t>
        </w:r>
      </w:ins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a number</w:t>
        </w:r>
      </w:ins>
      <w:ins w:id="154" w:author="PR Preview" w:date="2026-01-01T00:00:00Z">
        <w:r>
          <w:t xml:space="preserve"> </w:t>
        </w:r>
      </w:ins>
      <m:oMath>
        <m:r>
          <m:t>c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Then</w:t>
        </w:r>
      </w:ins>
    </w:p>
    <w:p>
      <w:pPr>
        <w:pStyle w:val="BodyText"/>
      </w:pPr>
      <w:ins w:id="158" w:author="PR Preview" w:date="2026-01-01T00:00:00Z">
        <w:r>
  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  </w:r>
      </w:ins>
    </w:p>
    <w:p>
      <w:pPr>
        <w:pStyle w:val="FirstParagraph"/>
      </w:pPr>
      <w:ins w:id="159" w:author="PR Preview" w:date="2026-01-01T00:00:00Z">
        <w:r>
          <w:t xml:space="preserve">where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$\mathord{\smash[b]{\underset{\raise.3ex\hbox{$\scriptstyle\sim$}}{u}}\vphantom{u}}_1 + \mathord{\smash[b]{\underset{\raise.3ex\hbox{$\scriptstyle\sim$}}{w}}\vphantom{w}}_1 \in \mathcal{S}_1$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$\mathord{\smash[b]{\underset{\raise.3ex\hbox{$\scriptstyle\sim$}}{u}}\vphantom{u}}_2 + \mathord{\smash[b]{\underset{\raise.3ex\hbox{$\scriptstyle\sim$}}{w}}\vphantom{w}}_2 \in \mathcal{S}_2$</w:t>
        </w:r>
      </w:ins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because each subspace is closed under addition.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Likewise</w:t>
        </w:r>
      </w:ins>
    </w:p>
    <w:p>
      <w:pPr>
        <w:pStyle w:val="BodyText"/>
      </w:pPr>
      <w:ins w:id="171" w:author="PR Preview" w:date="2026-01-01T00:00:00Z">
        <w:r>
  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  </w:r>
      </w:ins>
    </w:p>
    <w:p>
      <w:pPr>
        <w:pStyle w:val="FirstParagraph"/>
      </w:pPr>
      <w:ins w:id="172" w:author="PR Preview" w:date="2026-01-01T00:00:00Z">
        <w:r>
          <w:t xml:space="preserve">where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$c\,\mathord{\smash[b]{\underset{\raise.3ex\hbox{$\scriptstyle\sim$}}{u}}\vphantom{u}}_1 \in \mathcal{S}_1$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$c\,\mathord{\smash[b]{\underset{\raise.3ex\hbox{$\scriptstyle\sim$}}{u}}\vphantom{u}}_2 \in \mathcal{S}_2$</w:t>
        </w:r>
      </w:ins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because each subspace is closed under scalar multiplication.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So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$c\,\mathord{\smash[b]{\underset{\raise.3ex\hbox{$\scriptstyle\sim$}}{u}}\vphantom{u}}$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in</w:t>
        </w:r>
      </w:ins>
      <w:ins w:id="1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93" w:author="PR Preview" w:date="2026-01-01T00:00:00Z">
        <w:r>
          <w:t xml:space="preserve">.</w:t>
        </w:r>
      </w:ins>
    </w:p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The intersection.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It is not empty: it contains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$\mathord{\smash[b]{\underset{\raise.3ex\hbox{$\scriptstyle\sim$}}{0}}\vphantom{0}}$</w:t>
        </w:r>
      </w:ins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If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$\mathord{\smash[b]{\underset{\raise.3ex\hbox{$\scriptstyle\sim$}}{u}}\vphantom{u}}$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and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$\mathord{\smash[b]{\underset{\raise.3ex\hbox{$\scriptstyle\sim$}}{w}}\vphantom{w}}$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are in both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then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and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$c\,\mathord{\smash[b]{\underset{\raise.3ex\hbox{$\scriptstyle\sim$}}{u}}\vphantom{u}}$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are in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because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 a subspace,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 in</w:t>
        </w:r>
      </w:ins>
      <w:ins w:id="2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the same reason,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so they are in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40" w:author="PR Preview" w:date="2026-01-01T00:00:00Z">
        <w:r>
          <w:t xml:space="preserve">.</w:t>
        </w:r>
      </w:ins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241" w:author="PR Preview" w:date="2026-01-01T00:00:00Z">
        <w:r>
          <w:rPr>
            <w:b/>
            <w:bCs/>
          </w:rPr>
          <w:delText xml:space="preserve">Build a list.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Choose a basis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of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(</w:delText>
        </w:r>
      </w:del>
      <w:hyperlink r:id="rId23">
        <w:del w:id="250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51" w:author="PR Preview" w:date="2026-01-01T00:00:00Z">
        <w:r>
          <w:delText xml:space="preserve">).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These vectors are linearly independent and lie in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so</w:delText>
        </w:r>
      </w:del>
      <w:del w:id="258" w:author="PR Preview" w:date="2026-01-01T00:00:00Z">
        <w:r>
          <w:delText xml:space="preserve"> </w:delText>
        </w:r>
      </w:del>
      <w:hyperlink r:id="rId23">
        <w:del w:id="259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extends them to a basis</w:delText>
        </w:r>
      </w:del>
      <w:del w:id="26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of</w:delText>
        </w:r>
      </w:del>
      <w:del w:id="2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which has</w:delText>
        </w:r>
      </w:del>
      <w:del w:id="26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1</m:t>
            </m:r>
          </m:sub>
        </m:sSub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vectors (</w:delText>
        </w:r>
      </w:del>
      <w:hyperlink r:id="rId24">
        <w:del w:id="272" w:author="PR Preview" w:date="2026-01-01T00:00:00Z">
          <w:r>
            <w:rPr>
              <w:rStyle w:val="Hyperlink"/>
            </w:rPr>
            <w:delText xml:space="preserve">Theorem 7 in Subspaces and Rank</w:delText>
          </w:r>
        </w:del>
      </w:hyperlink>
      <w:del w:id="273" w:author="PR Preview" w:date="2026-01-01T00:00:00Z">
        <w:r>
          <w:delText xml:space="preserve">).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In the same way, extend them to a basis</w:delText>
        </w:r>
      </w:del>
      <w:del w:id="27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</w:delText>
        </w:r>
      </w:del>
      <w:del w:id="2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80" w:author="PR Preview" w:date="2026-01-01T00:00:00Z">
        <w:r>
          <w:delText xml:space="preserve">.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We show that the</w:delText>
        </w:r>
      </w:del>
      <w:del w:id="28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4" w:author="PR Preview" w:date="2026-01-01T00:00:00Z">
        <w:r>
          <w:delText xml:space="preserve">’s,</w:delText>
        </w:r>
      </w:del>
      <w:del w:id="2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6" w:author="PR Preview" w:date="2026-01-01T00:00:00Z">
        <w:r>
          <w:delText xml:space="preserve">’s and</w:delText>
        </w:r>
      </w:del>
      <w:del w:id="2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8" w:author="PR Preview" w:date="2026-01-01T00:00:00Z">
        <w:r>
          <w:delText xml:space="preserve">’s together,</w:delText>
        </w:r>
      </w:del>
      <w:del w:id="28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vectors,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are a basis of</w:delText>
        </w:r>
      </w:del>
      <w:del w:id="2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(</w:delText>
        </w:r>
      </w:del>
      <w:hyperlink r:id="rId25">
        <w:del w:id="29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98" w:author="PR Preview" w:date="2026-01-01T00:00:00Z">
        <w:r>
          <w:delText xml:space="preserve">).</w:delText>
        </w:r>
      </w:del>
    </w:p>
    <w:p>
      <w:pPr>
        <w:pStyle w:val="BodyText"/>
      </w:pPr>
      <w:del w:id="299" w:author="PR Preview" w:date="2026-01-01T00:00:00Z">
        <w:r>
          <w:rPr>
            <w:b/>
            <w:bCs/>
          </w:rPr>
          <w:delText xml:space="preserve">They span</w:delText>
        </w:r>
      </w:del>
      <w:del w:id="30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1" w:author="PR Preview" w:date="2026-01-01T00:00:00Z">
        <w:r>
          <w:rPr>
            <w:b/>
            <w:bCs/>
          </w:rP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Any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with</w:delText>
        </w:r>
      </w:del>
      <w:del w:id="31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4" w:author="PR Preview" w:date="2026-01-01T00:00:00Z">
        <w:r>
          <w:delText xml:space="preserve">.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a linear combination of the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" w:author="PR Preview" w:date="2026-01-01T00:00:00Z">
        <w:r>
          <w:delText xml:space="preserve">’s and</w:delText>
        </w:r>
      </w:del>
      <w:del w:id="3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" w:author="PR Preview" w:date="2026-01-01T00:00:00Z">
        <w:r>
          <w:delText xml:space="preserve">’s,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and</w:delText>
        </w:r>
      </w:del>
      <w:del w:id="3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a linear combination of the</w:delText>
        </w:r>
      </w:del>
      <w:del w:id="32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8" w:author="PR Preview" w:date="2026-01-01T00:00:00Z">
        <w:r>
          <w:delText xml:space="preserve">’s and</w:delText>
        </w:r>
      </w:del>
      <w:del w:id="32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0" w:author="PR Preview" w:date="2026-01-01T00:00:00Z">
        <w:r>
          <w:delText xml:space="preserve">’s,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so their sum is a linear combination of all three groups.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Conversely, each vector in the list is in</w:delText>
        </w:r>
      </w:del>
      <w:del w:id="3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(for example,</w:delText>
        </w:r>
      </w:del>
      <w:del w:id="33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" w:author="PR Preview" w:date="2026-01-01T00:00:00Z">
        <w:r>
          <w:delText xml:space="preserve">),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</w:delText>
        </w:r>
      </w:del>
      <w:del w:id="3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a subspace,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so it contains every linear combination of them.</w:delText>
        </w:r>
      </w:del>
    </w:p>
    <w:p>
      <w:pPr>
        <w:pStyle w:val="BodyText"/>
      </w:pPr>
      <w:ins w:id="347" w:author="PR Preview" w:date="2026-01-01T00:00:00Z">
        <w:r>
          <w:rPr>
            <w:b/>
            <w:bCs/>
          </w:rPr>
          <w:t xml:space="preserve">Build a list.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Choose a basis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\mathord{\smash[b]{\underset{\raise.3ex\hbox{$\scriptstyle\sim$}}{z}}\vphantom{z}}_k$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of</w:t>
        </w:r>
      </w:ins>
      <w:ins w:id="3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(</w:t>
        </w:r>
      </w:ins>
      <w:hyperlink r:id="rId23">
        <w:ins w:id="357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58" w:author="PR Preview" w:date="2026-01-01T00:00:00Z">
        <w:r>
          <w:t xml:space="preserve">).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These vectors are linearly independent and lie in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so</w:t>
        </w:r>
      </w:ins>
      <w:ins w:id="365" w:author="PR Preview" w:date="2026-01-01T00:00:00Z">
        <w:r>
          <w:t xml:space="preserve"> </w:t>
        </w:r>
      </w:ins>
      <w:hyperlink r:id="rId23">
        <w:ins w:id="366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extends them to a basis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which has</w:t>
        </w:r>
      </w:ins>
      <w:ins w:id="37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vectors (</w:t>
        </w:r>
      </w:ins>
      <w:hyperlink r:id="rId24">
        <w:ins w:id="380" w:author="PR Preview" w:date="2026-01-01T00:00:00Z">
          <w:r>
            <w:rPr>
              <w:rStyle w:val="Hyperlink"/>
            </w:rPr>
            <w:t xml:space="preserve">Theorem 7 in Subspaces and Rank</w:t>
          </w:r>
        </w:ins>
      </w:hyperlink>
      <w:ins w:id="381" w:author="PR Preview" w:date="2026-01-01T00:00:00Z">
        <w:r>
          <w:t xml:space="preserve">).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In the same way, extend them to a basis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of</w:t>
        </w:r>
      </w:ins>
      <w:ins w:id="3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We show that the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$\mathord{\smash[b]{\underset{\raise.3ex\hbox{$\scriptstyle\sim$}}{z}}\vphantom{z}}$</w:t>
        </w:r>
      </w:ins>
      <w:ins w:id="394" w:author="PR Preview" w:date="2026-01-01T00:00:00Z">
        <w:r>
          <w:t xml:space="preserve">’s,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$\mathord{\smash[b]{\underset{\raise.3ex\hbox{$\scriptstyle\sim$}}{x}}\vphantom{x}}$</w:t>
        </w:r>
      </w:ins>
      <w:ins w:id="397" w:author="PR Preview" w:date="2026-01-01T00:00:00Z">
        <w:r>
          <w:t xml:space="preserve">’s and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$\mathord{\smash[b]{\underset{\raise.3ex\hbox{$\scriptstyle\sim$}}{y}}\vphantom{y}}$</w:t>
        </w:r>
      </w:ins>
      <w:ins w:id="400" w:author="PR Preview" w:date="2026-01-01T00:00:00Z">
        <w:r>
          <w:t xml:space="preserve">’s together,</w:t>
        </w:r>
      </w:ins>
      <w:ins w:id="4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vectors,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are a basis of</w:t>
        </w:r>
      </w:ins>
      <w:ins w:id="4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(</w:t>
        </w:r>
      </w:ins>
      <w:hyperlink r:id="rId25">
        <w:ins w:id="40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410" w:author="PR Preview" w:date="2026-01-01T00:00:00Z">
        <w:r>
          <w:t xml:space="preserve">).</w:t>
        </w:r>
      </w:ins>
    </w:p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They span</w:t>
        </w:r>
      </w:ins>
      <w:ins w:id="412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13" w:author="PR Preview" w:date="2026-01-01T00:00:00Z">
        <w:r>
          <w:rPr>
            <w:b/>
            <w:bCs/>
          </w:rP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Any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$\mathord{\smash[b]{\underset{\raise.3ex\hbox{$\scriptstyle\sim$}}{v}}\vphantom{v}} \in \mathcal{S}_1 + \mathcal{S}_2$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$\mathord{\smash[b]{\underset{\raise.3ex\hbox{$\scriptstyle\sim$}}{v}}\vphantom{v}}_1 + \mathord{\smash[b]{\underset{\raise.3ex\hbox{$\scriptstyle\sim$}}{v}}\vphantom{v}}_2$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with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$\mathord{\smash[b]{\underset{\raise.3ex\hbox{$\scriptstyle\sim$}}{v}}\vphantom{v}}_1 \in \mathcal{S}_1$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and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$\mathord{\smash[b]{\underset{\raise.3ex\hbox{$\scriptstyle\sim$}}{v}}\vphantom{v}}_2 \in \mathcal{S}_2$</w:t>
        </w:r>
      </w:ins>
      <w:ins w:id="430" w:author="PR Preview" w:date="2026-01-01T00:00:00Z">
        <w:r>
          <w:t xml:space="preserve">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$\mathord{\smash[b]{\underset{\raise.3ex\hbox{$\scriptstyle\sim$}}{v}}\vphantom{v}}_1$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a linear combination of the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$\mathord{\smash[b]{\underset{\raise.3ex\hbox{$\scriptstyle\sim$}}{z}}\vphantom{z}}$</w:t>
        </w:r>
      </w:ins>
      <w:ins w:id="437" w:author="PR Preview" w:date="2026-01-01T00:00:00Z">
        <w:r>
          <w:t xml:space="preserve">’s and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$\mathord{\smash[b]{\underset{\raise.3ex\hbox{$\scriptstyle\sim$}}{x}}\vphantom{x}}$</w:t>
        </w:r>
      </w:ins>
      <w:ins w:id="440" w:author="PR Preview" w:date="2026-01-01T00:00:00Z">
        <w:r>
          <w:t xml:space="preserve">’s,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$\mathord{\smash[b]{\underset{\raise.3ex\hbox{$\scriptstyle\sim$}}{v}}\vphantom{v}}_2$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a linear combination of the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$\mathord{\smash[b]{\underset{\raise.3ex\hbox{$\scriptstyle\sim$}}{z}}\vphantom{z}}$</w:t>
        </w:r>
      </w:ins>
      <w:ins w:id="449" w:author="PR Preview" w:date="2026-01-01T00:00:00Z">
        <w:r>
          <w:t xml:space="preserve">’s and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$\mathord{\smash[b]{\underset{\raise.3ex\hbox{$\scriptstyle\sim$}}{y}}\vphantom{y}}$</w:t>
        </w:r>
      </w:ins>
      <w:ins w:id="452" w:author="PR Preview" w:date="2026-01-01T00:00:00Z">
        <w:r>
          <w:t xml:space="preserve">’s,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so their sum is a linear combination of all three groups.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Conversely, each vector in the list is in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(for example,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  </w:r>
      </w:ins>
      <w:ins w:id="462" w:author="PR Preview" w:date="2026-01-01T00:00:00Z">
        <w:r>
          <w:t xml:space="preserve">),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</w:t>
        </w:r>
      </w:ins>
      <w:ins w:id="4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is a subspace,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so it contains every linear combination of them.</w:t>
        </w:r>
      </w:ins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70" w:author="PR Preview" w:date="2026-01-01T00:00:00Z">
        <w:r>
          <w:delText xml:space="preserve">Let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del w:id="472" w:author="PR Preview" w:date="2026-01-01T00:00:00Z">
        <w:r>
          <w:delText xml:space="preserve">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Then</w:delText>
        </w:r>
      </w:del>
      <w:del w:id="47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76" w:author="PR Preview" w:date="2026-01-01T00:00:00Z">
        <w:r>
          <w:delText xml:space="preserve">,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because it is a linear combination of vectors of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80" w:author="PR Preview" w:date="2026-01-01T00:00:00Z">
        <w:r>
          <w:delText xml:space="preserve">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Subtracting</w:delText>
        </w:r>
      </w:del>
      <w:del w:id="48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from both sides of the supposed equation gives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86" w:author="PR Preview" w:date="2026-01-01T00:00:00Z">
        <w:r>
          <w:delText xml:space="preserve">a linear combination of vectors of</w:delText>
        </w:r>
      </w:del>
      <w:del w:id="4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88" w:author="PR Preview" w:date="2026-01-01T00:00:00Z">
        <w:r>
          <w:delText xml:space="preserve">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so</w:delText>
        </w:r>
      </w:del>
      <w:del w:id="49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too.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So</w:delText>
        </w:r>
      </w:del>
      <w:del w:id="49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97" w:author="PR Preview" w:date="2026-01-01T00:00:00Z">
        <w:r>
          <w:delText xml:space="preserve">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</w:delText>
        </w:r>
      </w:del>
      <w:del w:id="50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for some numbers</w:delText>
        </w:r>
      </w:del>
      <w:del w:id="50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</m:sub>
        </m:sSub>
      </m:oMath>
      <w:del w:id="504" w:author="PR Preview" w:date="2026-01-01T00:00:00Z">
        <w:r>
          <w:delText xml:space="preserve">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since the</w:delText>
        </w:r>
      </w:del>
      <w:del w:id="50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8" w:author="PR Preview" w:date="2026-01-01T00:00:00Z">
        <w:r>
          <w:delText xml:space="preserve">’s span the intersection.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del w:id="511" w:author="PR Preview" w:date="2026-01-01T00:00:00Z">
        <w:r>
          <w:delText xml:space="preserve">and because the</w:delText>
        </w:r>
      </w:del>
      <w:del w:id="512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3" w:author="PR Preview" w:date="2026-01-01T00:00:00Z">
        <w:r>
          <w:delText xml:space="preserve">’s and</w:delText>
        </w:r>
      </w:del>
      <w:del w:id="51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5" w:author="PR Preview" w:date="2026-01-01T00:00:00Z">
        <w:r>
          <w:delText xml:space="preserve">’s are a basis of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every</w:delText>
        </w:r>
      </w:del>
      <w:del w:id="5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521" w:author="PR Preview" w:date="2026-01-01T00:00:00Z">
        <w:r>
          <w:delText xml:space="preserve">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The supposed equation then reads</w:delText>
        </w:r>
      </w:del>
      <w:del w:id="52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 because the</w:delText>
        </w:r>
      </w:del>
      <w:del w:id="52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9" w:author="PR Preview" w:date="2026-01-01T00:00:00Z">
        <w:r>
          <w:delText xml:space="preserve">’s and</w:delText>
        </w:r>
      </w:del>
      <w:del w:id="53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1" w:author="PR Preview" w:date="2026-01-01T00:00:00Z">
        <w:r>
          <w:delText xml:space="preserve">’s are a basis of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every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and</w:delText>
        </w:r>
      </w:del>
      <w:del w:id="539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j</m:t>
            </m:r>
          </m:sub>
        </m:sSub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</w:delText>
        </w:r>
      </w:del>
      <w:del w:id="542" w:author="PR Preview" w:date="2026-01-01T00:00:00Z">
        <w:r>
          <w:delText xml:space="preserve"> </w:delText>
        </w:r>
      </w:del>
      <m:oMath>
        <m:r>
          <m:t>0</m:t>
        </m:r>
      </m:oMath>
      <w:del w:id="543" w:author="PR Preview" w:date="2026-01-01T00:00:00Z">
        <w:r>
          <w:delText xml:space="preserve">.</w:delText>
        </w:r>
      </w:del>
    </w:p>
    <w:p>
      <w:pPr>
        <w:pStyle w:val="BodyText"/>
      </w:pPr>
      <w:del w:id="544" w:author="PR Preview" w:date="2026-01-01T00:00:00Z">
        <w:r>
          <w:delText xml:space="preserve">So</w:delText>
        </w:r>
      </w:del>
      <w:del w:id="54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546" w:author="PR Preview" w:date="2026-01-01T00:00:00Z">
        <w:r>
          <w:delText xml:space="preserve">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When some of the groups are empty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(for example</w:delText>
        </w:r>
      </w:del>
      <w:del w:id="55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0</m:t>
        </m:r>
      </m:oMath>
      <w:del w:id="552" w:author="PR Preview" w:date="2026-01-01T00:00:00Z">
        <w:r>
          <w:delText xml:space="preserve">, or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54" w:author="PR Preview" w:date="2026-01-01T00:00:00Z">
        <w:r>
          <w:delText xml:space="preserve">),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 sums over them are</w:delText>
        </w:r>
      </w:del>
      <w:del w:id="55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and the argument goes through unchanged.</w:delText>
        </w:r>
      </w:del>
    </w:p>
    <w:p>
      <w:pPr>
        <w:pStyle w:val="BodyText"/>
      </w:pPr>
      <w:del w:id="560" w:author="PR Preview" w:date="2026-01-01T00:00:00Z">
        <w:r>
          <w:rPr>
            <w:b/>
            <w:bCs/>
          </w:rPr>
          <w:delText xml:space="preserve">Example 4 (Two planes in</w:delText>
        </w:r>
      </w:del>
      <w:del w:id="56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62" w:author="PR Preview" w:date="2026-01-01T00:00:00Z">
        <w:r>
          <w:rPr>
            <w:b/>
            <w:bCs/>
          </w:rPr>
          <w:delText xml:space="preserve">, by dimension)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For the planes</w:delText>
        </w:r>
      </w:del>
      <w:del w:id="56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</w:delText>
        </w:r>
      </w:del>
      <w:del w:id="56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in</w:delText>
        </w:r>
      </w:del>
      <w:del w:id="571" w:author="PR Preview" w:date="2026-01-01T00:00:00Z">
        <w:r>
          <w:delText xml:space="preserve"> </w:delText>
        </w:r>
      </w:del>
      <w:hyperlink w:anchor="exm-sum-intersection-subspace">
        <w:del w:id="57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each has dimension</w:delText>
        </w:r>
      </w:del>
      <w:del w:id="576" w:author="PR Preview" w:date="2026-01-01T00:00:00Z">
        <w:r>
          <w:delText xml:space="preserve"> </w:delText>
        </w:r>
      </w:del>
      <m:oMath>
        <m:r>
          <m:t>2</m:t>
        </m:r>
      </m:oMath>
      <w:del w:id="577" w:author="PR Preview" w:date="2026-01-01T00:00:00Z">
        <w:r>
          <w:delText xml:space="preserve">: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the plane</w:delText>
        </w:r>
      </w:del>
      <w:del w:id="58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has basis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(</w:delText>
        </w:r>
      </w:del>
      <w:hyperlink r:id="rId26">
        <w:del w:id="586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587" w:author="PR Preview" w:date="2026-01-01T00:00:00Z">
        <w:r>
          <w:delText xml:space="preserve">),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and the plane</w:delText>
        </w:r>
      </w:del>
      <w:del w:id="5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has basis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by the same argument.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Their intersection, the</w:delText>
        </w:r>
      </w:del>
      <w:del w:id="598" w:author="PR Preview" w:date="2026-01-01T00:00:00Z">
        <w:r>
          <w:delText xml:space="preserve"> </w:delText>
        </w:r>
      </w:del>
      <m:oMath>
        <m:r>
          <m:t>y</m:t>
        </m:r>
      </m:oMath>
      <w:del w:id="599" w:author="PR Preview" w:date="2026-01-01T00:00:00Z">
        <w:r>
          <w:delText xml:space="preserve">-axis</w:delText>
        </w:r>
      </w:del>
      <w:del w:id="600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has dimension</w:delText>
        </w:r>
      </w:del>
      <w:del w:id="604" w:author="PR Preview" w:date="2026-01-01T00:00:00Z">
        <w:r>
          <w:delText xml:space="preserve"> </w:delText>
        </w:r>
      </w:del>
      <m:oMath>
        <m:r>
          <m:t>1</m:t>
        </m:r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because the single nonzero vector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 linearly independent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</w:delText>
        </w:r>
      </w:del>
      <w:del w:id="61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only if</w:delText>
        </w:r>
      </w:del>
      <w:del w:id="61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619" w:author="PR Preview" w:date="2026-01-01T00:00:00Z">
        <w:r>
          <w:delText xml:space="preserve">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and so is a basis of it.</w:delText>
        </w:r>
      </w:del>
      <w:del w:id="622" w:author="PR Preview" w:date="2026-01-01T00:00:00Z">
        <w:r>
          <w:delText xml:space="preserve"> </w:delText>
        </w:r>
      </w:del>
      <w:hyperlink w:anchor="thm-dim-sum">
        <w:del w:id="62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gives</w:delText>
        </w:r>
      </w:del>
    </w:p>
    <w:p>
      <w:pPr>
        <w:pStyle w:val="BodyText"/>
      </w:pPr>
      <w:ins w:id="626" w:author="PR Preview" w:date="2026-01-01T00:00:00Z">
        <w:r>
  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  </w:r>
      </w:ins>
    </w:p>
    <w:p>
      <w:pPr>
        <w:pStyle w:val="FirstParagraph"/>
      </w:pPr>
      <w:ins w:id="627" w:author="PR Preview" w:date="2026-01-01T00:00:00Z">
        <w:r>
          <w:t xml:space="preserve">Let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$\mathord{\smash[b]{\underset{\raise.3ex\hbox{$\scriptstyle\sim$}}{w}}\vphantom{w}} \stackrel{\text{def}}{=}\sum_{l} c_l \mathord{\smash[b]{\underset{\raise.3ex\hbox{$\scriptstyle\sim$}}{y}}\vphantom{y}}_l$</w:t>
        </w:r>
      </w:ins>
      <w:ins w:id="630" w:author="PR Preview" w:date="2026-01-01T00:00:00Z">
        <w:r>
          <w:t xml:space="preserve">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Then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$\mathord{\smash[b]{\underset{\raise.3ex\hbox{$\scriptstyle\sim$}}{w}}\vphantom{w}} \in \mathcal{S}_2$</w:t>
        </w:r>
      </w:ins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because it is a linear combination of vectors of</w:t>
        </w:r>
      </w:ins>
      <w:ins w:id="6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39" w:author="PR Preview" w:date="2026-01-01T00:00:00Z">
        <w:r>
          <w:t xml:space="preserve">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Subtracting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$\sum_{i} a_i \mathord{\smash[b]{\underset{\raise.3ex\hbox{$\scriptstyle\sim$}}{z}}\vphantom{z}}_i + \sum_{j} b_j \mathord{\smash[b]{\underset{\raise.3ex\hbox{$\scriptstyle\sim$}}{x}}\vphantom{x}}_j$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from both sides of the supposed equation gives</w:t>
        </w:r>
      </w:ins>
    </w:p>
    <w:p>
      <w:pPr>
        <w:pStyle w:val="BodyText"/>
      </w:pPr>
      <w:ins w:id="646" w:author="PR Preview" w:date="2026-01-01T00:00:00Z">
        <w:r>
  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  </w:r>
      </w:ins>
    </w:p>
    <w:p>
      <w:pPr>
        <w:pStyle w:val="FirstParagraph"/>
      </w:pPr>
      <w:ins w:id="647" w:author="PR Preview" w:date="2026-01-01T00:00:00Z">
        <w:r>
          <w:t xml:space="preserve">a linear combination of vectors of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so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$\mathord{\smash[b]{\underset{\raise.3ex\hbox{$\scriptstyle\sim$}}{w}}\vphantom{w}} \in \mathcal{S}_1$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too.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So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$\mathord{\smash[b]{\underset{\raise.3ex\hbox{$\scriptstyle\sim$}}{w}}\vphantom{w}} \in \mathcal{S}_1 \cap \mathcal{S}_2$</w:t>
        </w:r>
      </w:ins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and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$\mathord{\smash[b]{\underset{\raise.3ex\hbox{$\scriptstyle\sim$}}{w}}\vphantom{w}} = \sum_{i} e_i \mathord{\smash[b]{\underset{\raise.3ex\hbox{$\scriptstyle\sim$}}{z}}\vphantom{z}}_i$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for some numbers</w:t>
        </w:r>
      </w:ins>
      <w:ins w:id="66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since the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$\mathord{\smash[b]{\underset{\raise.3ex\hbox{$\scriptstyle\sim$}}{z}}\vphantom{z}}$</w:t>
        </w:r>
      </w:ins>
      <w:ins w:id="673" w:author="PR Preview" w:date="2026-01-01T00:00:00Z">
        <w:r>
          <w:t xml:space="preserve">’s span the intersection.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Then</w:t>
        </w:r>
      </w:ins>
    </w:p>
    <w:p>
      <w:pPr>
        <w:pStyle w:val="BodyText"/>
      </w:pPr>
      <w:ins w:id="676" w:author="PR Preview" w:date="2026-01-01T00:00:00Z">
        <w:r>
  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  </w:r>
      </w:ins>
    </w:p>
    <w:p>
      <w:pPr>
        <w:pStyle w:val="FirstParagraph"/>
      </w:pPr>
      <w:ins w:id="677" w:author="PR Preview" w:date="2026-01-01T00:00:00Z">
        <w:r>
          <w:t xml:space="preserve">and because the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$\mathord{\smash[b]{\underset{\raise.3ex\hbox{$\scriptstyle\sim$}}{z}}\vphantom{z}}$</w:t>
        </w:r>
      </w:ins>
      <w:ins w:id="680" w:author="PR Preview" w:date="2026-01-01T00:00:00Z">
        <w:r>
          <w:t xml:space="preserve">’s and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$\mathord{\smash[b]{\underset{\raise.3ex\hbox{$\scriptstyle\sim$}}{y}}\vphantom{y}}$</w:t>
        </w:r>
      </w:ins>
      <w:ins w:id="683" w:author="PR Preview" w:date="2026-01-01T00:00:00Z">
        <w:r>
          <w:t xml:space="preserve">’s are a basis of</w:t>
        </w:r>
      </w:ins>
      <w:ins w:id="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85" w:author="PR Preview" w:date="2026-01-01T00:00:00Z">
        <w:r>
          <w:t xml:space="preserve">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every</w:t>
        </w:r>
      </w:ins>
      <w:ins w:id="68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689" w:author="PR Preview" w:date="2026-01-01T00:00:00Z">
        <w:r>
          <w:t xml:space="preserve">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 supposed equation then reads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  </w:r>
      </w:ins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 because the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$\mathord{\smash[b]{\underset{\raise.3ex\hbox{$\scriptstyle\sim$}}{z}}\vphantom{z}}$</w:t>
        </w:r>
      </w:ins>
      <w:ins w:id="699" w:author="PR Preview" w:date="2026-01-01T00:00:00Z">
        <w:r>
          <w:t xml:space="preserve">’s and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$\mathord{\smash[b]{\underset{\raise.3ex\hbox{$\scriptstyle\sim$}}{x}}\vphantom{x}}$</w:t>
        </w:r>
      </w:ins>
      <w:ins w:id="702" w:author="PR Preview" w:date="2026-01-01T00:00:00Z">
        <w:r>
          <w:t xml:space="preserve">’s are a basis of</w:t>
        </w:r>
      </w:ins>
      <w:ins w:id="7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every</w:t>
        </w:r>
      </w:ins>
      <w:ins w:id="7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j</m:t>
            </m:r>
          </m:sub>
        </m:sSub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</w:t>
        </w:r>
      </w:ins>
      <w:ins w:id="713" w:author="PR Preview" w:date="2026-01-01T00:00:00Z">
        <w:r>
          <w:t xml:space="preserve"> </w:t>
        </w:r>
      </w:ins>
      <m:oMath>
        <m:r>
          <m:t>0</m:t>
        </m:r>
      </m:oMath>
      <w:ins w:id="714" w:author="PR Preview" w:date="2026-01-01T00:00:00Z">
        <w:r>
          <w:t xml:space="preserve">.</w:t>
        </w:r>
      </w:ins>
    </w:p>
    <w:p>
      <w:pPr>
        <w:pStyle w:val="BodyText"/>
      </w:pPr>
      <w:ins w:id="715" w:author="PR Preview" w:date="2026-01-01T00:00:00Z">
        <w:r>
          <w:t xml:space="preserve">So</w:t>
        </w:r>
      </w:ins>
      <w:ins w:id="71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717" w:author="PR Preview" w:date="2026-01-01T00:00:00Z">
        <w:r>
          <w:t xml:space="preserve">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When some of the groups are empty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(for example</w:t>
        </w:r>
      </w:ins>
      <w:ins w:id="7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723" w:author="PR Preview" w:date="2026-01-01T00:00:00Z">
        <w:r>
          <w:t xml:space="preserve">, or</w:t>
        </w:r>
      </w:ins>
      <w:ins w:id="7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725" w:author="PR Preview" w:date="2026-01-01T00:00:00Z">
        <w:r>
          <w:t xml:space="preserve">),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 sums over them are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$\mathord{\smash[b]{\underset{\raise.3ex\hbox{$\scriptstyle\sim$}}{0}}\vphantom{0}}$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 the argument goes through unchanged.</w:t>
        </w:r>
      </w:ins>
    </w:p>
    <w:bookmarkStart w:id="27" w:name="exm-dim-sum"/>
    <w:p>
      <w:pPr>
        <w:pStyle w:val="BodyText"/>
      </w:pPr>
      <w:ins w:id="732" w:author="PR Preview" w:date="2026-01-01T00:00:00Z">
        <w:r>
          <w:rPr>
            <w:b/>
            <w:bCs/>
          </w:rPr>
          <w:t xml:space="preserve">Example 4 (Two planes in</w:t>
        </w:r>
      </w:ins>
      <w:ins w:id="73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34" w:author="PR Preview" w:date="2026-01-01T00:00:00Z">
        <w:r>
          <w:rPr>
            <w:b/>
            <w:bCs/>
          </w:rPr>
          <w:t xml:space="preserve">, by dimension)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For the planes</w:t>
        </w:r>
      </w:ins>
      <w:ins w:id="7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</w:t>
        </w:r>
      </w:ins>
      <w:ins w:id="7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</w:t>
        </w:r>
      </w:ins>
      <w:ins w:id="743" w:author="PR Preview" w:date="2026-01-01T00:00:00Z">
        <w:r>
          <w:t xml:space="preserve"> </w:t>
        </w:r>
      </w:ins>
      <w:hyperlink w:anchor="exm-sum-intersection-subspace">
        <w:ins w:id="74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each has dimension</w:t>
        </w:r>
      </w:ins>
      <w:ins w:id="748" w:author="PR Preview" w:date="2026-01-01T00:00:00Z">
        <w:r>
          <w:t xml:space="preserve"> </w:t>
        </w:r>
      </w:ins>
      <m:oMath>
        <m:r>
          <m:t>2</m:t>
        </m:r>
      </m:oMath>
      <w:ins w:id="749" w:author="PR Preview" w:date="2026-01-01T00:00:00Z">
        <w:r>
          <w:t xml:space="preserve">: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the plane</w:t>
        </w:r>
      </w:ins>
      <w:ins w:id="75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has basis</w:t>
        </w:r>
      </w:ins>
      <w:ins w:id="7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(</w:t>
        </w:r>
      </w:ins>
      <w:hyperlink r:id="rId26">
        <w:ins w:id="75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59" w:author="PR Preview" w:date="2026-01-01T00:00:00Z">
        <w:r>
          <w:t xml:space="preserve">),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 the plane</w:t>
        </w:r>
      </w:ins>
      <w:ins w:id="7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has basis</w:t>
        </w:r>
      </w:ins>
      <w:ins w:id="7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by the same argument.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Their intersection, the</w:t>
        </w:r>
      </w:ins>
      <w:ins w:id="770" w:author="PR Preview" w:date="2026-01-01T00:00:00Z">
        <w:r>
          <w:t xml:space="preserve"> </w:t>
        </w:r>
      </w:ins>
      <m:oMath>
        <m:r>
          <m:t>y</m:t>
        </m:r>
      </m:oMath>
      <w:ins w:id="771" w:author="PR Preview" w:date="2026-01-01T00:00:00Z">
        <w:r>
          <w:t xml:space="preserve">-axis</w:t>
        </w:r>
      </w:ins>
      <w:ins w:id="77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has dimension</w:t>
        </w:r>
      </w:ins>
      <w:ins w:id="776" w:author="PR Preview" w:date="2026-01-01T00:00:00Z">
        <w:r>
          <w:t xml:space="preserve"> </w:t>
        </w:r>
      </w:ins>
      <m:oMath>
        <m:r>
          <m:t>1</m:t>
        </m:r>
      </m:oMath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because the single nonzero vector</w:t>
        </w:r>
      </w:ins>
      <w:ins w:id="7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is linearly independent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is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$\mathord{\smash[b]{\underset{\raise.3ex\hbox{$\scriptstyle\sim$}}{0}}\vphantom{0}}$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only if</w:t>
        </w:r>
      </w:ins>
      <w:ins w:id="7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792" w:author="PR Preview" w:date="2026-01-01T00:00:00Z">
        <w:r>
          <w:t xml:space="preserve">)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and so is a basis of it.</w:t>
        </w:r>
      </w:ins>
      <w:ins w:id="795" w:author="PR Preview" w:date="2026-01-01T00:00:00Z">
        <w:r>
          <w:t xml:space="preserve"> </w:t>
        </w:r>
      </w:ins>
      <w:hyperlink w:anchor="thm-dim-sum">
        <w:ins w:id="79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799" w:author="PR Preview" w:date="2026-01-01T00:00:00Z">
        <w:r>
          <w:delText xml:space="preserve">with equality exactly when</w:delText>
        </w:r>
      </w:del>
      <w:del w:id="8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01" w:author="PR Preview" w:date="2026-01-01T00:00:00Z">
        <w:r>
          <w:delText xml:space="preserve">.</w:delText>
        </w:r>
      </w:del>
    </w:p>
    <w:p>
      <w:pPr>
        <w:pStyle w:val="BodyText"/>
      </w:pPr>
      <w:del w:id="802" w:author="PR Preview" w:date="2026-01-01T00:00:00Z">
        <w:r>
          <w:rPr>
            <w:i/>
            <w:iCs/>
          </w:rPr>
          <w:delText xml:space="preserve">Proof</w:delText>
        </w:r>
      </w:del>
      <w:del w:id="803" w:author="PR Preview" w:date="2026-01-01T00:00:00Z">
        <w:r>
          <w:delText xml:space="preserve">. </w:delText>
        </w:r>
      </w:del>
      <w:del w:id="804" w:author="PR Preview" w:date="2026-01-01T00:00:00Z">
        <w:r>
          <w:delText xml:space="preserve">By</w:delText>
        </w:r>
      </w:del>
      <w:del w:id="805" w:author="PR Preview" w:date="2026-01-01T00:00:00Z">
        <w:r>
          <w:delText xml:space="preserve"> </w:delText>
        </w:r>
      </w:del>
      <w:hyperlink w:anchor="thm-dim-sum">
        <w:del w:id="80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07" w:author="PR Preview" w:date="2026-01-01T00:00:00Z">
        <w:r>
          <w:delText xml:space="preserve">, the two sides differ by</w:delText>
        </w:r>
      </w:del>
      <w:del w:id="80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809" w:author="PR Preview" w:date="2026-01-01T00:00:00Z">
        <w:r>
          <w:delText xml:space="preserve">.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That dimension is</w:delText>
        </w:r>
      </w:del>
      <w:del w:id="812" w:author="PR Preview" w:date="2026-01-01T00:00:00Z">
        <w:r>
          <w:delText xml:space="preserve"> </w:delText>
        </w:r>
      </w:del>
      <m:oMath>
        <m:r>
          <m:t>0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exactly when a basis of the intersection is the empty list,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that is, when the intersection is the span of the empty list,</w:delText>
        </w:r>
      </w:del>
      <w:del w:id="8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(</w:delText>
        </w:r>
      </w:del>
      <w:hyperlink r:id="rId29">
        <w:del w:id="820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hyperlink r:id="rId26">
        <w:del w:id="82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824" w:author="PR Preview" w:date="2026-01-01T00:00:00Z">
        <w:r>
          <w:delText xml:space="preserve">).</w:delText>
        </w:r>
      </w:del>
    </w:p>
    <w:p>
      <w:pPr>
        <w:pStyle w:val="FirstParagraph"/>
      </w:pPr>
      <w:ins w:id="825" w:author="PR Preview" w:date="2026-01-01T00:00:00Z">
        <w:r>
          <w:t xml:space="preserve">with equality exactly when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828" w:author="PR Preview" w:date="2026-01-01T00:00:00Z">
        <w:r>
          <w:t xml:space="preserve">.</w:t>
        </w:r>
      </w:ins>
    </w:p>
    <w:bookmarkEnd w:id="28"/>
    <w:p>
      <w:pPr>
        <w:pStyle w:val="BodyText"/>
      </w:pPr>
      <w:ins w:id="829" w:author="PR Preview" w:date="2026-01-01T00:00:00Z">
        <w:r>
          <w:rPr>
            <w:i/>
            <w:iCs/>
          </w:rPr>
          <w:t xml:space="preserve">Proof</w:t>
        </w:r>
      </w:ins>
      <w:ins w:id="830" w:author="PR Preview" w:date="2026-01-01T00:00:00Z">
        <w:r>
          <w:t xml:space="preserve">. </w:t>
        </w:r>
      </w:ins>
      <w:ins w:id="831" w:author="PR Preview" w:date="2026-01-01T00:00:00Z">
        <w:r>
          <w:t xml:space="preserve">By</w:t>
        </w:r>
      </w:ins>
      <w:ins w:id="832" w:author="PR Preview" w:date="2026-01-01T00:00:00Z">
        <w:r>
          <w:t xml:space="preserve"> </w:t>
        </w:r>
      </w:ins>
      <w:hyperlink w:anchor="thm-dim-sum">
        <w:ins w:id="83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34" w:author="PR Preview" w:date="2026-01-01T00:00:00Z">
        <w:r>
          <w:t xml:space="preserve">, the two sides differ by</w:t>
        </w:r>
      </w:ins>
      <w:ins w:id="83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That dimension is</w:t>
        </w:r>
      </w:ins>
      <w:ins w:id="839" w:author="PR Preview" w:date="2026-01-01T00:00:00Z">
        <w:r>
          <w:t xml:space="preserve"> </w:t>
        </w:r>
      </w:ins>
      <m:oMath>
        <m:r>
          <m:t>0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exactly when a basis of the intersection is the empty list,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that is, when the intersection is the span of the empty list,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</w:t>
        </w:r>
      </w:ins>
      <w:hyperlink r:id="rId29">
        <w:ins w:id="848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hyperlink r:id="rId26">
        <w:ins w:id="85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852" w:author="PR Preview" w:date="2026-01-01T00:00:00Z">
        <w:r>
          <w:t xml:space="preserve">).</w:t>
        </w:r>
      </w:ins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del w:id="853" w:author="PR Preview" w:date="2026-01-01T00:00:00Z">
        <w:r>
          <w:delText xml:space="preserve">For the lines</w:delText>
        </w:r>
      </w:del>
      <w:del w:id="8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and</w:delText>
        </w:r>
      </w:del>
      <w:del w:id="8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in</w:delText>
        </w:r>
      </w:del>
      <w:del w:id="860" w:author="PR Preview" w:date="2026-01-01T00:00:00Z">
        <w:r>
          <w:delText xml:space="preserve"> </w:delText>
        </w:r>
      </w:del>
      <w:hyperlink w:anchor="exm-subspace-sum">
        <w:del w:id="86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62" w:author="PR Preview" w:date="2026-01-01T00:00:00Z">
        <w:r>
          <w:delText xml:space="preserve">,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 common vector satisfies</w:delText>
        </w:r>
      </w:del>
      <w:del w:id="865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66" w:author="PR Preview" w:date="2026-01-01T00:00:00Z">
        <w:r>
          <w:delText xml:space="preserve">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so</w:delText>
        </w:r>
      </w:del>
      <w:del w:id="8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del w:id="872" w:author="PR Preview" w:date="2026-01-01T00:00:00Z">
        <w:r>
          <w:delText xml:space="preserve">The intersection is</w:delText>
        </w:r>
      </w:del>
      <w:del w:id="8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74" w:author="PR Preview" w:date="2026-01-01T00:00:00Z">
        <w:r>
          <w:delText xml:space="preserve">,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and indeed</w:delText>
        </w:r>
      </w:del>
    </w:p>
    <w:p>
      <w:pPr>
        <w:numPr>
          <w:ilvl w:val="0"/>
          <w:numId w:val="1002"/>
        </w:numPr>
      </w:pPr>
      <w:ins w:id="877" w:author="PR Preview" w:date="2026-01-01T00:00:00Z">
        <w:r>
          <w:t xml:space="preserve">For the lines</w:t>
        </w:r>
      </w:ins>
      <w:ins w:id="8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in</w:t>
        </w:r>
      </w:ins>
      <w:ins w:id="884" w:author="PR Preview" w:date="2026-01-01T00:00:00Z">
        <w:r>
          <w:t xml:space="preserve"> </w:t>
        </w:r>
      </w:ins>
      <w:hyperlink w:anchor="exm-subspace-sum">
        <w:ins w:id="88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86" w:author="PR Preview" w:date="2026-01-01T00:00:00Z">
        <w:r>
          <w:t xml:space="preserve">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 common vector satisfies</w:t>
        </w:r>
      </w:ins>
      <w:ins w:id="88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so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$(a, -b, 0) = \mathord{\smash[b]{\underset{\raise.3ex\hbox{$\scriptstyle\sim$}}{0}}\vphantom{0}}$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897" w:author="PR Preview" w:date="2026-01-01T00:00:00Z">
        <w:r>
          <w:t xml:space="preserve">The intersection is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del w:id="903" w:author="PR Preview" w:date="2026-01-01T00:00:00Z">
        <w:r>
          <w:rPr>
            <w:i/>
            <w:iCs/>
          </w:rPr>
          <w:delText xml:space="preserve">Proof</w:delText>
        </w:r>
      </w:del>
      <w:del w:id="904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05" w:author="PR Preview" w:date="2026-01-01T00:00:00Z">
        <w:r>
          <w:rPr>
            <w:b/>
            <w:bCs/>
          </w:rPr>
          <w:delText xml:space="preserve">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Any vector of</w:delText>
        </w:r>
      </w:del>
      <w:del w:id="9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is</w:delText>
        </w:r>
      </w:del>
      <w:del w:id="9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for some</w:delText>
        </w:r>
      </w:del>
      <w:del w:id="9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(</w:delText>
        </w:r>
      </w:del>
      <w:hyperlink r:id="rId33">
        <w:del w:id="917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918" w:author="PR Preview" w:date="2026-01-01T00:00:00Z">
        <w:r>
          <w:delText xml:space="preserve">), and</w:delText>
        </w:r>
      </w:del>
      <w:del w:id="9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(</w:delText>
        </w:r>
      </w:del>
      <w:hyperlink r:id="rId34">
        <w:del w:id="922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923" w:author="PR Preview" w:date="2026-01-01T00:00:00Z">
        <w:r>
          <w:delText xml:space="preserve">, with</w:delText>
        </w:r>
      </w:del>
      <w:del w:id="9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as an</w:delText>
        </w:r>
      </w:del>
      <w:del w:id="92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matrix),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a vector of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plus a vector of</w:delText>
        </w:r>
      </w:del>
      <w:del w:id="9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36" w:author="PR Preview" w:date="2026-01-01T00:00:00Z">
        <w:r>
          <w:delText xml:space="preserve">.</w:delText>
        </w:r>
      </w:del>
    </w:p>
    <w:p>
      <w:pPr>
        <w:pStyle w:val="FirstParagraph"/>
      </w:pPr>
      <w:ins w:id="937" w:author="PR Preview" w:date="2026-01-01T00:00:00Z">
        <w:r>
          <w:rPr>
            <w:i/>
            <w:iCs/>
          </w:rPr>
          <w:t xml:space="preserve">Proof</w:t>
        </w:r>
      </w:ins>
      <w:ins w:id="938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39" w:author="PR Preview" w:date="2026-01-01T00:00:00Z">
        <w:r>
          <w:rPr>
            <w:b/>
            <w:bCs/>
          </w:rP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Any vector of</w:t>
        </w:r>
      </w:ins>
      <w:ins w:id="9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$(\mathbf{A} + \mathbf{B})\,\mathord{\smash[b]{\underset{\raise.3ex\hbox{$\scriptstyle\sim$}}{x}}\vphantom{x}}$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for some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$\mathord{\smash[b]{\underset{\raise.3ex\hbox{$\scriptstyle\sim$}}{x}}\vphantom{x}} \in \mathbb{R}^n$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(</w:t>
        </w:r>
      </w:ins>
      <w:hyperlink r:id="rId33">
        <w:ins w:id="95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954" w:author="PR Preview" w:date="2026-01-01T00:00:00Z">
        <w:r>
          <w:t xml:space="preserve">), and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(</w:t>
        </w:r>
      </w:ins>
      <w:hyperlink r:id="rId34">
        <w:ins w:id="959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960" w:author="PR Preview" w:date="2026-01-01T00:00:00Z">
        <w:r>
          <w:t xml:space="preserve">, with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$\mathord{\smash[b]{\underset{\raise.3ex\hbox{$\scriptstyle\sim$}}{x}}\vphantom{x}}$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as an</w:t>
        </w:r>
      </w:ins>
      <w:ins w:id="9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matrix),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 vector of</w:t>
        </w:r>
      </w:ins>
      <w:ins w:id="9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plus a vector of</w:t>
        </w:r>
      </w:ins>
      <w:ins w:id="9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7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del w:id="975" w:author="PR Preview" w:date="2026-01-01T00:00:00Z">
        <w:r>
          <w:rPr>
            <w:b/>
            <w:bCs/>
          </w:rPr>
          <w:delText xml:space="preserve">Example 6 (Subadditivity with equality and without)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Let</w:delText>
        </w:r>
      </w:del>
      <w:del w:id="9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and</w:delText>
        </w:r>
      </w:del>
      <w:del w:id="98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82" w:author="PR Preview" w:date="2026-01-01T00:00:00Z">
        <w:r>
          <w:delText xml:space="preserve">.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Each has one nonzero column and one zero column.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The nonzero column on its own is linearly independent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with</w:delText>
        </w:r>
      </w:del>
      <w:del w:id="99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forces</w:delText>
        </w:r>
      </w:del>
      <w:del w:id="99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995" w:author="PR Preview" w:date="2026-01-01T00:00:00Z">
        <w:r>
          <w:delText xml:space="preserve">),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 the two columns together are not,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since</w:delText>
        </w:r>
      </w:del>
      <w:del w:id="1000" w:author="PR Preview" w:date="2026-01-01T00:00:00Z">
        <w:r>
          <w:delText xml:space="preserve"> </w:delText>
        </w:r>
      </w:del>
      <m:oMath>
        <m:r>
          <m:t>1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times the zero column is</w:delText>
        </w:r>
      </w:del>
      <w:del w:id="10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04" w:author="PR Preview" w:date="2026-01-01T00:00:00Z">
        <w:r>
          <w:delText xml:space="preserve">;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so each matrix has rank</w:delText>
        </w:r>
      </w:del>
      <w:del w:id="1007" w:author="PR Preview" w:date="2026-01-01T00:00:00Z">
        <w:r>
          <w:delText xml:space="preserve"> </w:delText>
        </w:r>
      </w:del>
      <m:oMath>
        <m:r>
          <m:t>1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(</w:delText>
        </w:r>
      </w:del>
      <w:hyperlink r:id="rId36">
        <w:del w:id="1010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1011" w:author="PR Preview" w:date="2026-01-01T00:00:00Z">
        <w:r>
          <w:delText xml:space="preserve">).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By the same argument,</w:delText>
        </w:r>
      </w:del>
      <w:del w:id="101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has rank</w:delText>
        </w:r>
      </w:del>
      <w:del w:id="1017" w:author="PR Preview" w:date="2026-01-01T00:00:00Z">
        <w:r>
          <w:delText xml:space="preserve"> </w:delText>
        </w:r>
      </w:del>
      <m:oMath>
        <m:r>
          <m:t>1</m:t>
        </m:r>
      </m:oMath>
      <w:del w:id="1018" w:author="PR Preview" w:date="2026-01-01T00:00:00Z">
        <w:r>
          <w:delText xml:space="preserve">.</w:delText>
        </w:r>
      </w:del>
    </w:p>
    <w:p>
      <w:pPr>
        <w:pStyle w:val="FirstParagraph"/>
      </w:pPr>
      <w:ins w:id="1019" w:author="PR Preview" w:date="2026-01-01T00:00:00Z">
        <w:r>
          <w:rPr>
            <w:b/>
            <w:bCs/>
          </w:rPr>
          <w:t xml:space="preserve">Example 6 (Subadditivity with equality and without)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Let</w:t>
        </w:r>
      </w:ins>
      <w:ins w:id="10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and</w:t>
        </w:r>
      </w:ins>
      <w:ins w:id="102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026" w:author="PR Preview" w:date="2026-01-01T00:00:00Z">
        <w:r>
          <w:t xml:space="preserve">.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Each has one nonzero column and one zero column.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The nonzero column on its own is linearly independent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(</w:t>
        </w:r>
      </w:ins>
      <w:ins w:id="1033" w:author="PR Preview" w:date="2026-01-01T00:00:00Z">
        <w:r>
          <w:t xml:space="preserve">$c\,\mathord{\smash[b]{\underset{\raise.3ex\hbox{$\scriptstyle\sim$}}{v}}\vphantom{v}} = \mathord{\smash[b]{\underset{\raise.3ex\hbox{$\scriptstyle\sim$}}{0}}\vphantom{0}}_2$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with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$\mathord{\smash[b]{\underset{\raise.3ex\hbox{$\scriptstyle\sim$}}{v}}\vphantom{v}} \ne \mathord{\smash[b]{\underset{\raise.3ex\hbox{$\scriptstyle\sim$}}{0}}\vphantom{0}}_2$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forces</w:t>
        </w:r>
      </w:ins>
      <w:ins w:id="10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041" w:author="PR Preview" w:date="2026-01-01T00:00:00Z">
        <w:r>
          <w:t xml:space="preserve">),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the two columns together are not,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since</w:t>
        </w:r>
      </w:ins>
      <w:ins w:id="1046" w:author="PR Preview" w:date="2026-01-01T00:00:00Z">
        <w:r>
          <w:t xml:space="preserve"> </w:t>
        </w:r>
      </w:ins>
      <m:oMath>
        <m:r>
          <m:t>1</m:t>
        </m:r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times the zero column is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$\mathord{\smash[b]{\underset{\raise.3ex\hbox{$\scriptstyle\sim$}}{0}}\vphantom{0}}_2$</w:t>
        </w:r>
      </w:ins>
      <w:ins w:id="1051" w:author="PR Preview" w:date="2026-01-01T00:00:00Z">
        <w:r>
          <w:t xml:space="preserve">;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so each matrix has rank</w:t>
        </w:r>
      </w:ins>
      <w:ins w:id="1054" w:author="PR Preview" w:date="2026-01-01T00:00:00Z">
        <w:r>
          <w:t xml:space="preserve"> </w:t>
        </w:r>
      </w:ins>
      <m:oMath>
        <m:r>
          <m:t>1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(</w:t>
        </w:r>
      </w:ins>
      <w:hyperlink r:id="rId36">
        <w:ins w:id="1057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058" w:author="PR Preview" w:date="2026-01-01T00:00:00Z">
        <w:r>
          <w:t xml:space="preserve">).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By the same argument,</w:t>
        </w:r>
      </w:ins>
      <w:ins w:id="10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has rank</w:t>
        </w:r>
      </w:ins>
      <w:ins w:id="1064" w:author="PR Preview" w:date="2026-01-01T00:00:00Z">
        <w:r>
          <w:t xml:space="preserve"> </w:t>
        </w:r>
      </w:ins>
      <m:oMath>
        <m:r>
          <m:t>1</m:t>
        </m:r>
      </m:oMath>
      <w:ins w:id="10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is the</w:delText>
        </w:r>
      </w:del>
      <w:del w:id="106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zero matrix,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which has rank</w:delText>
        </w:r>
      </w:del>
      <w:del w:id="1073" w:author="PR Preview" w:date="2026-01-01T00:00:00Z">
        <w:r>
          <w:delText xml:space="preserve"> </w:delText>
        </w:r>
      </w:del>
      <m:oMath>
        <m:r>
          <m:t>0</m:t>
        </m:r>
      </m:oMath>
      <w:del w:id="1074" w:author="PR Preview" w:date="2026-01-01T00:00:00Z">
        <w:r>
          <w:delText xml:space="preserve">: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any nonempty list of its columns contains</w:delText>
        </w:r>
      </w:del>
      <w:del w:id="10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78" w:author="PR Preview" w:date="2026-01-01T00:00:00Z">
        <w:r>
          <w:delText xml:space="preserve">,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and</w:delText>
        </w:r>
      </w:del>
      <w:del w:id="108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So the bound</w:delText>
        </w:r>
      </w:del>
      <w:del w:id="108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is strict.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is the</w:t>
        </w:r>
      </w:ins>
      <w:ins w:id="109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zero matrix,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which has rank</w:t>
        </w:r>
      </w:ins>
      <w:ins w:id="1095" w:author="PR Preview" w:date="2026-01-01T00:00:00Z">
        <w:r>
          <w:t xml:space="preserve"> </w:t>
        </w:r>
      </w:ins>
      <m:oMath>
        <m:r>
          <m:t>0</m:t>
        </m:r>
      </m:oMath>
      <w:ins w:id="1096" w:author="PR Preview" w:date="2026-01-01T00:00:00Z">
        <w:r>
          <w:t xml:space="preserve">: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any nonempty list of its columns contains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$\mathord{\smash[b]{\underset{\raise.3ex\hbox{$\scriptstyle\sim$}}{0}}\vphantom{0}}_2$</w:t>
        </w:r>
      </w:ins>
      <w:ins w:id="1101" w:author="PR Preview" w:date="2026-01-01T00:00:00Z">
        <w:r>
          <w:t xml:space="preserve">,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and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$1 \cdot\mathord{\smash[b]{\underset{\raise.3ex\hbox{$\scriptstyle\sim$}}{0}}\vphantom{0}}_2 = \mathord{\smash[b]{\underset{\raise.3ex\hbox{$\scriptstyle\sim$}}{0}}\vphantom{0}}_2$</w:t>
        </w:r>
      </w:ins>
      <w:ins w:id="1106" w:author="PR Preview" w:date="2026-01-01T00:00:00Z">
        <w:r>
          <w:t xml:space="preserve">.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So the bound</w:t>
        </w:r>
      </w:ins>
      <w:ins w:id="110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is strict.</w:t>
        </w:r>
      </w:ins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BodyText"/>
      </w:pPr>
      <w:ins w:id="1112" w:author="PR Preview" w:date="2026-01-01T00:00:00Z">
        <w:r>
  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  </w:r>
      </w:ins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del w:id="1113" w:author="PR Preview" w:date="2026-01-01T00:00:00Z">
        <w:r>
          <w:rPr>
            <w:b/>
            <w:bCs/>
          </w:rPr>
          <w:delText xml:space="preserve">Intersection: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 vector in both has third entry</w:delText>
        </w:r>
      </w:del>
      <w:del w:id="1116" w:author="PR Preview" w:date="2026-01-01T00:00:00Z">
        <w:r>
          <w:delText xml:space="preserve"> </w:delText>
        </w:r>
      </w:del>
      <m:oMath>
        <m:r>
          <m:t>0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 first and second entries</w:delText>
        </w:r>
      </w:del>
      <w:del w:id="1119" w:author="PR Preview" w:date="2026-01-01T00:00:00Z">
        <w:r>
          <w:delText xml:space="preserve"> </w:delText>
        </w:r>
      </w:del>
      <m:oMath>
        <m:r>
          <m:t>0</m:t>
        </m:r>
      </m:oMath>
      <w:del w:id="1120" w:author="PR Preview" w:date="2026-01-01T00:00:00Z">
        <w:r>
          <w:delText xml:space="preserve">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so</w:delText>
        </w:r>
      </w:del>
      <w:del w:id="11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ins w:id="1125" w:author="PR Preview" w:date="2026-01-01T00:00:00Z">
        <w:r>
          <w:rPr>
            <w:b/>
            <w:bCs/>
          </w:rPr>
          <w:t xml:space="preserve">Intersection: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a vector in both has third entry</w:t>
        </w:r>
      </w:ins>
      <w:ins w:id="1128" w:author="PR Preview" w:date="2026-01-01T00:00:00Z">
        <w:r>
          <w:t xml:space="preserve"> </w:t>
        </w:r>
      </w:ins>
      <m:oMath>
        <m:r>
          <m:t>0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 first and second entries</w:t>
        </w:r>
      </w:ins>
      <w:ins w:id="1131" w:author="PR Preview" w:date="2026-01-01T00:00:00Z">
        <w:r>
          <w:t xml:space="preserve"> </w:t>
        </w:r>
      </w:ins>
      <m:oMath>
        <m:r>
          <m:t>0</m:t>
        </m:r>
      </m:oMath>
      <w:ins w:id="1132" w:author="PR Preview" w:date="2026-01-01T00:00:00Z">
        <w:r>
          <w:t xml:space="preserve">,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so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137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138" w:author="PR Preview" w:date="2026-01-01T00:00:00Z">
        <w:r>
  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  </w:r>
      </w:ins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del w:id="1139" w:author="PR Preview" w:date="2026-01-01T00:00:00Z">
        <w:r>
          <w:delText xml:space="preserve">Every</w:delText>
        </w:r>
      </w:del>
      <w:del w:id="11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can be written as</w:delText>
        </w:r>
      </w:del>
      <w:del w:id="11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with</w:delText>
        </w:r>
      </w:del>
      <w:del w:id="114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and</w:delText>
        </w:r>
      </w:del>
      <w:del w:id="11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in only one way.</w:delText>
        </w:r>
      </w:del>
    </w:p>
    <w:p>
      <w:pPr>
        <w:pStyle w:val="FirstParagraph"/>
      </w:pPr>
      <w:del w:id="1152" w:author="PR Preview" w:date="2026-01-01T00:00:00Z">
        <w:r>
          <w:rPr>
            <w:i/>
            <w:iCs/>
          </w:rPr>
          <w:delText xml:space="preserve">Proof</w:delText>
        </w:r>
      </w:del>
      <w:del w:id="1153" w:author="PR Preview" w:date="2026-01-01T00:00:00Z">
        <w:r>
          <w:delText xml:space="preserve">. </w:delText>
        </w:r>
      </w:del>
      <w:del w:id="1154" w:author="PR Preview" w:date="2026-01-01T00:00:00Z">
        <w:r>
          <w:delText xml:space="preserve">Since</w:delText>
        </w:r>
      </w:del>
      <w:del w:id="115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is given,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statement 1 says exactly that</w:delText>
        </w:r>
      </w:del>
      <w:del w:id="11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61" w:author="PR Preview" w:date="2026-01-01T00:00:00Z">
        <w:r>
          <w:delText xml:space="preserve">.</w:delText>
        </w:r>
      </w:del>
    </w:p>
    <w:p>
      <w:pPr>
        <w:pStyle w:val="BodyText"/>
      </w:pPr>
      <w:del w:id="1162" w:author="PR Preview" w:date="2026-01-01T00:00:00Z">
        <w:r>
          <w:rPr>
            <w:b/>
            <w:bCs/>
          </w:rPr>
          <w:delText xml:space="preserve">1 and 2 are equivalent.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By</w:delText>
        </w:r>
      </w:del>
      <w:del w:id="1165" w:author="PR Preview" w:date="2026-01-01T00:00:00Z">
        <w:r>
          <w:delText xml:space="preserve"> </w:delText>
        </w:r>
      </w:del>
      <w:hyperlink w:anchor="cor-dim-subadditive">
        <w:del w:id="1166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167" w:author="PR Preview" w:date="2026-01-01T00:00:00Z">
        <w:r>
          <w:delText xml:space="preserve">,</w:delText>
        </w:r>
      </w:del>
      <w:del w:id="116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exactly when</w:delText>
        </w:r>
      </w:del>
      <w:del w:id="11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72" w:author="PR Preview" w:date="2026-01-01T00:00:00Z">
        <w:r>
          <w:delText xml:space="preserve">.</w:delText>
        </w:r>
      </w:del>
    </w:p>
    <w:p>
      <w:pPr>
        <w:pStyle w:val="BodyText"/>
      </w:pPr>
      <w:del w:id="1173" w:author="PR Preview" w:date="2026-01-01T00:00:00Z">
        <w:r>
          <w:rPr>
            <w:b/>
            <w:bCs/>
          </w:rPr>
          <w:delText xml:space="preserve">1 implies 3.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Every</w:delText>
        </w:r>
      </w:del>
      <w:del w:id="11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has at least one such expression,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because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Suppose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185" w:author="PR Preview" w:date="2026-01-01T00:00:00Z">
        <w:r>
          <w:delText xml:space="preserve">with</w:delText>
        </w:r>
      </w:del>
      <w:del w:id="11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and</w:delText>
        </w:r>
      </w:del>
      <w:del w:id="118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90" w:author="PR Preview" w:date="2026-01-01T00:00:00Z">
        <w:r>
          <w:delText xml:space="preserve">.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93" w:author="PR Preview" w:date="2026-01-01T00:00:00Z">
        <w:r>
          <w:delText xml:space="preserve">The left side is in</w:delText>
        </w:r>
      </w:del>
      <w:del w:id="11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and the right side is in</w:delText>
        </w:r>
      </w:del>
      <w:del w:id="11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because each subspace is closed under addition and scalar multiplication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(the difference is</w:delText>
        </w:r>
      </w:del>
      <w:del w:id="12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1204" w:author="PR Preview" w:date="2026-01-01T00:00:00Z">
        <w:r>
          <w:delText xml:space="preserve">).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So both sides are in</w:delText>
        </w:r>
      </w:del>
      <w:del w:id="12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08" w:author="PR Preview" w:date="2026-01-01T00:00:00Z">
        <w:r>
          <w:delText xml:space="preserve">,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which gives</w:delText>
        </w:r>
      </w:del>
      <w:del w:id="121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and</w:delText>
        </w:r>
      </w:del>
      <w:del w:id="12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215" w:author="PR Preview" w:date="2026-01-01T00:00:00Z">
        <w:r>
          <w:delText xml:space="preserve">.</w:delText>
        </w:r>
      </w:del>
    </w:p>
    <w:p>
      <w:pPr>
        <w:pStyle w:val="BodyText"/>
      </w:pPr>
      <w:del w:id="1216" w:author="PR Preview" w:date="2026-01-01T00:00:00Z">
        <w:r>
          <w:rPr>
            <w:b/>
            <w:bCs/>
          </w:rPr>
          <w:delText xml:space="preserve">3 implies 1.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Take any</w:delText>
        </w:r>
      </w:del>
      <w:del w:id="12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20" w:author="PR Preview" w:date="2026-01-01T00:00:00Z">
        <w:r>
          <w:delText xml:space="preserve">.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Then</w:delText>
        </w:r>
      </w:del>
      <w:del w:id="12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4" w:author="PR Preview" w:date="2026-01-01T00:00:00Z">
        <w:r>
          <w:delText xml:space="preserve">, with</w:delText>
        </w:r>
      </w:del>
      <w:del w:id="12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29" w:author="PR Preview" w:date="2026-01-01T00:00:00Z">
        <w:r>
          <w:delText xml:space="preserve">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and</w:delText>
        </w:r>
      </w:del>
      <w:del w:id="12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3" w:author="PR Preview" w:date="2026-01-01T00:00:00Z">
        <w:r>
          <w:delText xml:space="preserve">, with</w:delText>
        </w:r>
      </w:del>
      <w:del w:id="12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and</w:delText>
        </w:r>
      </w:del>
      <w:del w:id="12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(</w:delText>
        </w:r>
      </w:del>
      <w:hyperlink r:id="rId19">
        <w:del w:id="1240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241" w:author="PR Preview" w:date="2026-01-01T00:00:00Z">
        <w:r>
          <w:delText xml:space="preserve">).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By statement 3 these two expressions are the same,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so</w:delText>
        </w:r>
      </w:del>
      <w:del w:id="12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7" w:author="PR Preview" w:date="2026-01-01T00:00:00Z">
        <w:r>
          <w:delText xml:space="preserve">,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and</w:delText>
        </w:r>
      </w:del>
      <w:del w:id="12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5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ins w:id="1252" w:author="PR Preview" w:date="2026-01-01T00:00:00Z">
        <w:r>
          <w:t xml:space="preserve">Every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$\mathord{\smash[b]{\underset{\raise.3ex\hbox{$\scriptstyle\sim$}}{x}}\vphantom{x}} \in \mathcal{V}$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can be written as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with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$\mathord{\smash[b]{\underset{\raise.3ex\hbox{$\scriptstyle\sim$}}{x}}\vphantom{x}}_1 \in \mathcal{S}_1$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and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$\mathord{\smash[b]{\underset{\raise.3ex\hbox{$\scriptstyle\sim$}}{x}}\vphantom{x}}_2 \in \mathcal{S}_2$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in only one way.</w:t>
        </w:r>
      </w:ins>
    </w:p>
    <w:bookmarkEnd w:id="43"/>
    <w:p>
      <w:pPr>
        <w:pStyle w:val="FirstParagraph"/>
      </w:pPr>
      <w:ins w:id="1269" w:author="PR Preview" w:date="2026-01-01T00:00:00Z">
        <w:r>
          <w:rPr>
            <w:i/>
            <w:iCs/>
          </w:rPr>
          <w:t xml:space="preserve">Proof</w:t>
        </w:r>
      </w:ins>
      <w:ins w:id="1270" w:author="PR Preview" w:date="2026-01-01T00:00:00Z">
        <w:r>
          <w:t xml:space="preserve">. </w:t>
        </w:r>
      </w:ins>
      <w:ins w:id="1271" w:author="PR Preview" w:date="2026-01-01T00:00:00Z">
        <w:r>
          <w:t xml:space="preserve">Since</w:t>
        </w:r>
      </w:ins>
      <w:ins w:id="12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is given,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statement 1 says exactly that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279" w:author="PR Preview" w:date="2026-01-01T00:00:00Z">
        <w:r>
          <w:t xml:space="preserve">.</w:t>
        </w:r>
      </w:ins>
    </w:p>
    <w:p>
      <w:pPr>
        <w:pStyle w:val="BodyText"/>
      </w:pPr>
      <w:ins w:id="1280" w:author="PR Preview" w:date="2026-01-01T00:00:00Z">
        <w:r>
          <w:rPr>
            <w:b/>
            <w:bCs/>
          </w:rPr>
          <w:t xml:space="preserve">1 and 2 are equivalent.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By</w:t>
        </w:r>
      </w:ins>
      <w:ins w:id="1283" w:author="PR Preview" w:date="2026-01-01T00:00:00Z">
        <w:r>
          <w:t xml:space="preserve"> </w:t>
        </w:r>
      </w:ins>
      <w:hyperlink w:anchor="cor-dim-subadditive">
        <w:ins w:id="1284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exactly when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291" w:author="PR Preview" w:date="2026-01-01T00:00:00Z">
        <w:r>
          <w:t xml:space="preserve">.</w:t>
        </w:r>
      </w:ins>
    </w:p>
    <w:p>
      <w:pPr>
        <w:pStyle w:val="BodyText"/>
      </w:pPr>
      <w:ins w:id="1292" w:author="PR Preview" w:date="2026-01-01T00:00:00Z">
        <w:r>
          <w:rPr>
            <w:b/>
            <w:bCs/>
          </w:rPr>
          <w:t xml:space="preserve">1 implies 3.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Every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$\mathord{\smash[b]{\underset{\raise.3ex\hbox{$\scriptstyle\sim$}}{x}}\vphantom{x}} \in \mathcal{V}$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has at least one such expression,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because</w:t>
        </w:r>
      </w:ins>
      <w:ins w:id="13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302" w:author="PR Preview" w:date="2026-01-01T00:00:00Z">
        <w:r>
          <w:t xml:space="preserve">.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Suppose</w:t>
        </w:r>
      </w:ins>
    </w:p>
    <w:p>
      <w:pPr>
        <w:pStyle w:val="BodyText"/>
      </w:pPr>
      <w:ins w:id="1305" w:author="PR Preview" w:date="2026-01-01T00:00:00Z">
        <w:r>
  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  </w:r>
      </w:ins>
    </w:p>
    <w:p>
      <w:pPr>
        <w:pStyle w:val="FirstParagraph"/>
      </w:pPr>
      <w:ins w:id="1306" w:author="PR Preview" w:date="2026-01-01T00:00:00Z">
        <w:r>
          <w:t xml:space="preserve">with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$\mathord{\smash[b]{\underset{\raise.3ex\hbox{$\scriptstyle\sim$}}{u}}\vphantom{u}}_1, \mathord{\smash[b]{\underset{\raise.3ex\hbox{$\scriptstyle\sim$}}{v}}\vphantom{v}}_1 \in \mathcal{S}_1$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and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$\mathord{\smash[b]{\underset{\raise.3ex\hbox{$\scriptstyle\sim$}}{u}}\vphantom{u}}_2, \mathord{\smash[b]{\underset{\raise.3ex\hbox{$\scriptstyle\sim$}}{v}}\vphantom{v}}_2 \in \mathcal{S}_2$</w:t>
        </w:r>
      </w:ins>
      <w:ins w:id="1313" w:author="PR Preview" w:date="2026-01-01T00:00:00Z">
        <w:r>
          <w:t xml:space="preserve">.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Then</w:t>
        </w:r>
      </w:ins>
    </w:p>
    <w:p>
      <w:pPr>
        <w:pStyle w:val="BodyText"/>
      </w:pPr>
      <w:ins w:id="1316" w:author="PR Preview" w:date="2026-01-01T00:00:00Z">
        <w:r>
  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  </w:r>
      </w:ins>
    </w:p>
    <w:p>
      <w:pPr>
        <w:pStyle w:val="FirstParagraph"/>
      </w:pPr>
      <w:ins w:id="1317" w:author="PR Preview" w:date="2026-01-01T00:00:00Z">
        <w:r>
          <w:t xml:space="preserve">The left side is in</w:t>
        </w:r>
      </w:ins>
      <w:ins w:id="13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and the right side is in</w:t>
        </w:r>
      </w:ins>
      <w:ins w:id="13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322" w:author="PR Preview" w:date="2026-01-01T00:00:00Z">
        <w:r>
          <w:t xml:space="preserve">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because each subspace is closed under addition and scalar multiplication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(the difference is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$\mathord{\smash[b]{\underset{\raise.3ex\hbox{$\scriptstyle\sim$}}{u}}\vphantom{u}}_1 + (-1)\,\mathord{\smash[b]{\underset{\raise.3ex\hbox{$\scriptstyle\sim$}}{v}}\vphantom{v}}_1$</w:t>
        </w:r>
      </w:ins>
      <w:ins w:id="1329" w:author="PR Preview" w:date="2026-01-01T00:00:00Z">
        <w:r>
          <w:t xml:space="preserve">).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So both sides are in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which gives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$\mathord{\smash[b]{\underset{\raise.3ex\hbox{$\scriptstyle\sim$}}{u}}\vphantom{u}}_1 = \mathord{\smash[b]{\underset{\raise.3ex\hbox{$\scriptstyle\sim$}}{v}}\vphantom{v}}_1$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and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$\mathord{\smash[b]{\underset{\raise.3ex\hbox{$\scriptstyle\sim$}}{u}}\vphantom{u}}_2 = \mathord{\smash[b]{\underset{\raise.3ex\hbox{$\scriptstyle\sim$}}{v}}\vphantom{v}}_2$</w:t>
        </w:r>
      </w:ins>
      <w:ins w:id="1343" w:author="PR Preview" w:date="2026-01-01T00:00:00Z">
        <w:r>
          <w:t xml:space="preserve">.</w:t>
        </w:r>
      </w:ins>
    </w:p>
    <w:p>
      <w:pPr>
        <w:pStyle w:val="BodyText"/>
      </w:pPr>
      <w:ins w:id="1344" w:author="PR Preview" w:date="2026-01-01T00:00:00Z">
        <w:r>
          <w:rPr>
            <w:b/>
            <w:bCs/>
          </w:rPr>
          <w:t xml:space="preserve">3 implies 1.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Take any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$\mathord{\smash[b]{\underset{\raise.3ex\hbox{$\scriptstyle\sim$}}{x}}\vphantom{x}} \in \mathcal{S}_1 \cap \mathcal{S}_2$</w:t>
        </w:r>
      </w:ins>
      <w:ins w:id="1349" w:author="PR Preview" w:date="2026-01-01T00:00:00Z">
        <w:r>
          <w:t xml:space="preserve">.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Then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  </w:r>
      </w:ins>
      <w:ins w:id="1354" w:author="PR Preview" w:date="2026-01-01T00:00:00Z">
        <w:r>
          <w:t xml:space="preserve">, with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$\mathord{\smash[b]{\underset{\raise.3ex\hbox{$\scriptstyle\sim$}}{x}}\vphantom{x}} \in \mathcal{S}_1$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and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$\mathord{\smash[b]{\underset{\raise.3ex\hbox{$\scriptstyle\sim$}}{0}}\vphantom{0}}\in \mathcal{S}_2$</w:t>
        </w:r>
      </w:ins>
      <w:ins w:id="1361" w:author="PR Preview" w:date="2026-01-01T00:00:00Z">
        <w:r>
          <w:t xml:space="preserve">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and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  </w:r>
      </w:ins>
      <w:ins w:id="1366" w:author="PR Preview" w:date="2026-01-01T00:00:00Z">
        <w:r>
          <w:t xml:space="preserve">, with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$\mathord{\smash[b]{\underset{\raise.3ex\hbox{$\scriptstyle\sim$}}{0}}\vphantom{0}}\in \mathcal{S}_1$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and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$\mathord{\smash[b]{\underset{\raise.3ex\hbox{$\scriptstyle\sim$}}{x}}\vphantom{x}} \in \mathcal{S}_2$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(</w:t>
        </w:r>
      </w:ins>
      <w:hyperlink r:id="rId19">
        <w:ins w:id="1375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376" w:author="PR Preview" w:date="2026-01-01T00:00:00Z">
        <w:r>
          <w:t xml:space="preserve">).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By statement 3 these two expressions are the same,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$\mathord{\smash[b]{\underset{\raise.3ex\hbox{$\scriptstyle\sim$}}{x}}\vphantom{x}} = \mathord{\smash[b]{\underset{\raise.3ex\hbox{$\scriptstyle\sim$}}{0}}\vphantom{0}}$</w:t>
        </w:r>
      </w:ins>
      <w:ins w:id="1383" w:author="PR Preview" w:date="2026-01-01T00:00:00Z">
        <w:r>
          <w:t xml:space="preserve">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and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388" w:author="PR Preview" w:date="2026-01-01T00:00:00Z">
        <w:r>
          <w:t xml:space="preserve">.</w:t>
        </w:r>
      </w:ins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del w:id="1389" w:author="PR Preview" w:date="2026-01-01T00:00:00Z">
        <w:r>
          <w:rPr>
            <w:b/>
            <w:bCs/>
          </w:rPr>
          <w:delText xml:space="preserve">Definition 4 (Projection onto a subspace along a complement)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Let</w:delText>
        </w:r>
      </w:del>
      <w:del w:id="13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and</w:delText>
        </w:r>
      </w:del>
      <w:del w:id="13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be subspaces of</w:delText>
        </w:r>
      </w:del>
      <w:del w:id="13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with</w:delText>
        </w:r>
      </w:del>
      <w:del w:id="140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(</w:delText>
        </w:r>
      </w:del>
      <w:hyperlink w:anchor="def-direct-sum">
        <w:del w:id="140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05" w:author="PR Preview" w:date="2026-01-01T00:00:00Z">
        <w:r>
          <w:delText xml:space="preserve">),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and let</w:delText>
        </w:r>
      </w:del>
      <w:del w:id="140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09" w:author="PR Preview" w:date="2026-01-01T00:00:00Z">
        <w:r>
          <w:delText xml:space="preserve">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By</w:delText>
        </w:r>
      </w:del>
      <w:del w:id="1412" w:author="PR Preview" w:date="2026-01-01T00:00:00Z">
        <w:r>
          <w:delText xml:space="preserve"> </w:delText>
        </w:r>
      </w:del>
      <w:hyperlink w:anchor="thm-direct-sum-equiv">
        <w:del w:id="141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14" w:author="PR Preview" w:date="2026-01-01T00:00:00Z">
        <w:r>
          <w:delText xml:space="preserve">,</w:delText>
        </w:r>
      </w:del>
      <w:del w:id="141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for exactly one</w:delText>
        </w:r>
      </w:del>
      <w:del w:id="141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and</w:delText>
        </w:r>
      </w:del>
      <w:del w:id="142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1422" w:author="PR Preview" w:date="2026-01-01T00:00:00Z">
        <w:r>
          <w:delText xml:space="preserve">.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The vector</w:delText>
        </w:r>
      </w:del>
      <w:del w:id="14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is the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rPr>
            <w:b/>
            <w:bCs/>
          </w:rPr>
          <w:delText xml:space="preserve">projection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of</w:delText>
        </w:r>
      </w:del>
      <w:del w:id="14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onto</w:delText>
        </w:r>
      </w:del>
      <w:del w:id="14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along</w:delText>
        </w:r>
      </w:del>
      <w:del w:id="14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(Banerjee and Roy 2014, Definition 6.3, p. 163)</w:delText>
        </w:r>
      </w:del>
      <w:del w:id="1441" w:author="PR Preview" w:date="2026-01-01T00:00:00Z">
        <w:r>
          <w:delText xml:space="preserve">.</w:delText>
        </w:r>
      </w:del>
    </w:p>
    <w:p>
      <w:pPr>
        <w:pStyle w:val="BodyText"/>
      </w:pPr>
      <w:del w:id="1442" w:author="PR Preview" w:date="2026-01-01T00:00:00Z">
        <w:r>
          <w:rPr>
            <w:b/>
            <w:bCs/>
          </w:rPr>
          <w:delText xml:space="preserve">Example 10 (The projection depends on the complement)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Let</w:delText>
        </w:r>
      </w:del>
      <w:del w:id="14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446" w:author="PR Preview" w:date="2026-01-01T00:00:00Z">
        <w:r>
          <w:delText xml:space="preserve">, the horizontal axis in</w:delText>
        </w:r>
      </w:del>
      <w:del w:id="14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448" w:author="PR Preview" w:date="2026-01-01T00:00:00Z">
        <w:r>
          <w:delText xml:space="preserve">,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and let</w:delText>
        </w:r>
      </w:del>
      <w:del w:id="145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52" w:author="PR Preview" w:date="2026-01-01T00:00:00Z">
        <w:r>
          <w:delText xml:space="preserve">.</w:delText>
        </w:r>
      </w:del>
    </w:p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Definition 4 (Projection onto a subspace along a complement)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Let</w:t>
        </w:r>
      </w:ins>
      <w:ins w:id="14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</w:t>
        </w:r>
      </w:ins>
      <w:ins w:id="14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be subspaces of</w:t>
        </w:r>
      </w:ins>
      <w:ins w:id="14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with</w:t>
        </w:r>
      </w:ins>
      <w:ins w:id="14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(</w:t>
        </w:r>
      </w:ins>
      <w:hyperlink w:anchor="def-direct-sum">
        <w:ins w:id="146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69" w:author="PR Preview" w:date="2026-01-01T00:00:00Z">
        <w:r>
          <w:t xml:space="preserve">),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and let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$\mathord{\smash[b]{\underset{\raise.3ex\hbox{$\scriptstyle\sim$}}{y}}\vphantom{y}} \in \mathbb{R}^p$</w:t>
        </w:r>
      </w:ins>
      <w:ins w:id="1474" w:author="PR Preview" w:date="2026-01-01T00:00:00Z">
        <w:r>
          <w:t xml:space="preserve">.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By</w:t>
        </w:r>
      </w:ins>
      <w:ins w:id="1477" w:author="PR Preview" w:date="2026-01-01T00:00:00Z">
        <w:r>
          <w:t xml:space="preserve"> </w:t>
        </w:r>
      </w:ins>
      <w:hyperlink w:anchor="thm-direct-sum-equiv">
        <w:ins w:id="147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for exactly one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$\mathord{\smash[b]{\underset{\raise.3ex\hbox{$\scriptstyle\sim$}}{u}}\vphantom{u}} \in \mathcal{S}$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and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$\mathord{\smash[b]{\underset{\raise.3ex\hbox{$\scriptstyle\sim$}}{v}}\vphantom{v}} \in \mathcal{T}$</w:t>
        </w:r>
      </w:ins>
      <w:ins w:id="1490" w:author="PR Preview" w:date="2026-01-01T00:00:00Z">
        <w:r>
          <w:t xml:space="preserve">.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 vector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$\mathord{\smash[b]{\underset{\raise.3ex\hbox{$\scriptstyle\sim$}}{u}}\vphantom{u}}$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is the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rPr>
            <w:b/>
            <w:bCs/>
          </w:rPr>
          <w:t xml:space="preserve">projection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of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$\mathord{\smash[b]{\underset{\raise.3ex\hbox{$\scriptstyle\sim$}}{y}}\vphantom{y}}$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onto</w:t>
        </w:r>
      </w:ins>
      <w:ins w:id="15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along</w:t>
        </w:r>
      </w:ins>
      <w:ins w:id="15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(Banerjee and Roy 2014, Definition 6.3, p. 163)</w:t>
        </w:r>
      </w:ins>
      <w:ins w:id="1511" w:author="PR Preview" w:date="2026-01-01T00:00:00Z">
        <w:r>
          <w:t xml:space="preserve">.</w:t>
        </w:r>
      </w:ins>
    </w:p>
    <w:bookmarkEnd w:id="45"/>
    <w:bookmarkStart w:id="46" w:name="exm-projection"/>
    <w:p>
      <w:pPr>
        <w:pStyle w:val="BodyText"/>
      </w:pPr>
      <w:ins w:id="1512" w:author="PR Preview" w:date="2026-01-01T00:00:00Z">
        <w:r>
          <w:rPr>
            <w:b/>
            <w:bCs/>
          </w:rPr>
          <w:t xml:space="preserve">Example 10 (The projection depends on the complement)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Let</w:t>
        </w:r>
      </w:ins>
      <w:ins w:id="15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16" w:author="PR Preview" w:date="2026-01-01T00:00:00Z">
        <w:r>
          <w:t xml:space="preserve">, the horizontal axis in</w:t>
        </w:r>
      </w:ins>
      <w:ins w:id="15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18" w:author="PR Preview" w:date="2026-01-01T00:00:00Z">
        <w:r>
          <w:t xml:space="preserve">,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and let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$\mathord{\smash[b]{\underset{\raise.3ex\hbox{$\scriptstyle\sim$}}{y}}\vphantom{y}} = (3, 2)$</w:t>
        </w:r>
      </w:ins>
      <w:ins w:id="15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524" w:author="PR Preview" w:date="2026-01-01T00:00:00Z">
        <w:r>
          <w:delText xml:space="preserve">Each of</w:delText>
        </w:r>
      </w:del>
      <w:del w:id="15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</w:delText>
        </w:r>
      </w:del>
      <w:del w:id="15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is a line that meets</w:delText>
        </w:r>
      </w:del>
      <w:del w:id="15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only at</w:delText>
        </w:r>
      </w:del>
      <w:del w:id="15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35" w:author="PR Preview" w:date="2026-01-01T00:00:00Z">
        <w:r>
          <w:delText xml:space="preserve">,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so</w:delText>
        </w:r>
      </w:del>
    </w:p>
    <w:p>
      <w:pPr>
        <w:pStyle w:val="FirstParagraph"/>
      </w:pPr>
      <w:ins w:id="1538" w:author="PR Preview" w:date="2026-01-01T00:00:00Z">
        <w:r>
          <w:t xml:space="preserve">Each of</w:t>
        </w:r>
      </w:ins>
      <w:ins w:id="15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and</w:t>
        </w:r>
      </w:ins>
      <w:ins w:id="15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is a line that meets</w:t>
        </w:r>
      </w:ins>
      <w:ins w:id="15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only at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$\mathord{\smash[b]{\underset{\raise.3ex\hbox{$\scriptstyle\sim$}}{0}}\vphantom{0}}$</w:t>
        </w:r>
      </w:ins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del w:id="1553" w:author="PR Preview" w:date="2026-01-01T00:00:00Z">
        <w:r>
          <w:rPr>
            <w:b/>
            <w:bCs/>
          </w:rPr>
          <w:delText xml:space="preserve">Theorem 5 (The dot product is linear in each slot)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For vectors</w:delText>
        </w:r>
      </w:del>
      <w:del w:id="15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and numbers</w:delText>
        </w:r>
      </w:del>
      <w:del w:id="15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156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561" w:author="PR Preview" w:date="2026-01-01T00:00:00Z">
        <w:r>
          <w:rPr>
            <w:b/>
            <w:bCs/>
          </w:rPr>
          <w:t xml:space="preserve">Theorem 5 (The dot product is linear in each slot)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For vectors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and numbers</w:t>
        </w:r>
      </w:ins>
      <w:ins w:id="15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569" w:author="PR Preview" w:date="2026-01-01T00:00:00Z">
        <w:r>
          <w:t xml:space="preserve">,</w:t>
        </w:r>
      </w:ins>
    </w:p>
    <w:p>
      <w:pPr>
        <w:pStyle w:val="BodyText"/>
      </w:pPr>
      <w:ins w:id="1570" w:author="PR Preview" w:date="2026-01-01T00:00:00Z">
        <w:r>
  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571" w:author="PR Preview" w:date="2026-01-01T00:00:00Z">
        <w:r>
  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  </w:r>
      </w:ins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572" w:author="PR Preview" w:date="2026-01-01T00:00:00Z">
        <w:r>
  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  </w:r>
      </w:ins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BodyText"/>
      </w:pPr>
      <w:ins w:id="1573" w:author="PR Preview" w:date="2026-01-01T00:00:00Z">
        <w:r>
  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  </w:r>
      </w:ins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74" w:author="PR Preview" w:date="2026-01-01T00:00:00Z">
        <w:r>
          <w:delText xml:space="preserve">and</w:delText>
        </w:r>
      </w:del>
      <w:del w:id="1575" w:author="PR Preview" w:date="2026-01-01T00:00:00Z">
        <w:r>
          <w:delText xml:space="preserve"> </w:delText>
        </w:r>
      </w:del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6" w:author="PR Preview" w:date="2026-01-01T00:00:00Z">
        <w:r>
          <w:delText xml:space="preserve">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the theorem gives</w:delText>
        </w:r>
      </w:del>
      <w:del w:id="15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0" w:author="PR Preview" w:date="2026-01-01T00:00:00Z">
        <w:r>
          <w:delText xml:space="preserve">.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With</w:delText>
        </w:r>
      </w:del>
      <w:del w:id="158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and</w:delText>
        </w:r>
      </w:del>
      <w:del w:id="15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587" w:author="PR Preview" w:date="2026-01-01T00:00:00Z">
        <w:r>
          <w:delText xml:space="preserve">, and</w:delText>
        </w:r>
      </w:del>
      <w:del w:id="1588" w:author="PR Preview" w:date="2026-01-01T00:00:00Z">
        <w:r>
          <w:delText xml:space="preserve"> </w:delText>
        </w:r>
      </w:del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9" w:author="PR Preview" w:date="2026-01-01T00:00:00Z">
        <w:r>
          <w:delText xml:space="preserve">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it gives</w:delText>
        </w:r>
      </w:del>
      <w:del w:id="159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and likewise in the first slot.</w:delText>
        </w:r>
      </w:del>
    </w:p>
    <w:p>
      <w:pPr>
        <w:pStyle w:val="BodyText"/>
      </w:pPr>
      <w:del w:id="1596" w:author="PR Preview" w:date="2026-01-01T00:00:00Z">
        <w:r>
          <w:rPr>
            <w:b/>
            <w:bCs/>
          </w:rPr>
          <w:delText xml:space="preserve">Example 11 (Splitting a dot product)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Let</w:delText>
        </w:r>
      </w:del>
      <w:del w:id="15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600" w:author="PR Preview" w:date="2026-01-01T00:00:00Z">
        <w:r>
          <w:delText xml:space="preserve">,</w:delText>
        </w:r>
      </w:del>
      <w:del w:id="160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02" w:author="PR Preview" w:date="2026-01-01T00:00:00Z">
        <w:r>
          <w:delText xml:space="preserve">,</w:delText>
        </w:r>
      </w:del>
      <w:del w:id="160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04" w:author="PR Preview" w:date="2026-01-01T00:00:00Z">
        <w:r>
          <w:delText xml:space="preserve">,</w:delText>
        </w:r>
      </w:del>
      <w:del w:id="16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and</w:delText>
        </w:r>
      </w:del>
      <w:del w:id="16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609" w:author="PR Preview" w:date="2026-01-01T00:00:00Z">
        <w:r>
          <w:delText xml:space="preserve">.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Directly,</w:delText>
        </w:r>
      </w:del>
      <w:del w:id="1612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15" w:author="PR Preview" w:date="2026-01-01T00:00:00Z">
        <w:r>
          <w:t xml:space="preserve">and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$1\,\mathord{\smash[b]{\underset{\raise.3ex\hbox{$\scriptstyle\sim$}}{u}}\vphantom{u}} = \mathord{\smash[b]{\underset{\raise.3ex\hbox{$\scriptstyle\sim$}}{u}}\vphantom{u}}$</w:t>
        </w:r>
      </w:ins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the theorem gives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  </w:r>
      </w:ins>
      <w:ins w:id="1623" w:author="PR Preview" w:date="2026-01-01T00:00:00Z">
        <w:r>
          <w:t xml:space="preserve">.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With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$\mathord{\smash[b]{\underset{\raise.3ex\hbox{$\scriptstyle\sim$}}{w}}\vphantom{w}} = \mathord{\smash[b]{\underset{\raise.3ex\hbox{$\scriptstyle\sim$}}{u}}\vphantom{u}}$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and</w:t>
        </w:r>
      </w:ins>
      <w:ins w:id="16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631" w:author="PR Preview" w:date="2026-01-01T00:00:00Z">
        <w:r>
          <w:t xml:space="preserve">, and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$0\,\mathord{\smash[b]{\underset{\raise.3ex\hbox{$\scriptstyle\sim$}}{u}}\vphantom{u}} = \mathord{\smash[b]{\underset{\raise.3ex\hbox{$\scriptstyle\sim$}}{0}}\vphantom{0}}$</w:t>
        </w:r>
      </w:ins>
      <w:ins w:id="1634" w:author="PR Preview" w:date="2026-01-01T00:00:00Z">
        <w:r>
          <w:t xml:space="preserve">,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it gives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  </w:r>
      </w:ins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and likewise in the first slot.</w:t>
        </w:r>
      </w:ins>
    </w:p>
    <w:bookmarkStart w:id="49" w:name="exm-dot-linear"/>
    <w:p>
      <w:pPr>
        <w:pStyle w:val="BodyText"/>
      </w:pPr>
      <w:ins w:id="1642" w:author="PR Preview" w:date="2026-01-01T00:00:00Z">
        <w:r>
          <w:rPr>
            <w:b/>
            <w:bCs/>
          </w:rPr>
          <w:t xml:space="preserve">Example 11 (Splitting a dot product)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Let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$\mathord{\smash[b]{\underset{\raise.3ex\hbox{$\scriptstyle\sim$}}{x}}\vphantom{x}} = (1, 2)$</w:t>
        </w:r>
      </w:ins>
      <w:ins w:id="1647" w:author="PR Preview" w:date="2026-01-01T00:00:00Z">
        <w:r>
          <w:t xml:space="preserve">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$\mathord{\smash[b]{\underset{\raise.3ex\hbox{$\scriptstyle\sim$}}{u}}\vphantom{u}} = (3, 0)$</w:t>
        </w:r>
      </w:ins>
      <w:ins w:id="1650" w:author="PR Preview" w:date="2026-01-01T00:00:00Z">
        <w:r>
          <w:t xml:space="preserve">,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$\mathord{\smash[b]{\underset{\raise.3ex\hbox{$\scriptstyle\sim$}}{w}}\vphantom{w}} = (0, 1)$</w:t>
        </w:r>
      </w:ins>
      <w:ins w:id="1653" w:author="PR Preview" w:date="2026-01-01T00:00:00Z">
        <w:r>
          <w:t xml:space="preserve">,</w:t>
        </w:r>
      </w:ins>
      <w:ins w:id="16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and</w:t>
        </w:r>
      </w:ins>
      <w:ins w:id="165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658" w:author="PR Preview" w:date="2026-01-01T00:00:00Z">
        <w:r>
          <w:t xml:space="preserve">.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Directly,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$a\,\mathord{\smash[b]{\underset{\raise.3ex\hbox{$\scriptstyle\sim$}}{u}}\vphantom{u}} + b\,\mathord{\smash[b]{\underset{\raise.3ex\hbox{$\scriptstyle\sim$}}{w}}\vphantom{w}} = (6, -1)$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and</w:t>
        </w:r>
      </w:ins>
    </w:p>
    <w:p>
      <w:pPr>
        <w:pStyle w:val="BodyText"/>
      </w:pPr>
      <w:ins w:id="1665" w:author="PR Preview" w:date="2026-01-01T00:00:00Z">
        <w:r>
          <w:t xml:space="preserve">$$
    \begin{aligned}
    \mathord{\smash[b]{\underset{\raise.3ex\hbox{$\scriptstyle\sim$}}{x}}\vphantom{x}} \cdot (6, -1) &amp;= 6 - 2 \\
    &amp;= 4.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666" w:author="PR Preview" w:date="2026-01-01T00:00:00Z">
        <w:r>
  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  </w:r>
      </w:ins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667" w:author="PR Preview" w:date="2026-01-01T00:00:00Z">
        <w:r>
  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  </w:r>
      </w:ins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del w:id="1668" w:author="PR Preview" w:date="2026-01-01T00:00:00Z">
        <w:r>
          <w:rPr>
            <w:b/>
            <w:bCs/>
          </w:rPr>
          <w:delText xml:space="preserve">A plane.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Let</w:delText>
        </w:r>
      </w:del>
      <w:del w:id="16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672" w:author="PR Preview" w:date="2026-01-01T00:00:00Z">
        <w:r>
          <w:delText xml:space="preserve">, the plane</w:delText>
        </w:r>
      </w:del>
      <w:del w:id="167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1674" w:author="PR Preview" w:date="2026-01-01T00:00:00Z">
        <w:r>
          <w:delText xml:space="preserve">.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A vector</w:delText>
        </w:r>
      </w:del>
      <w:del w:id="1677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is in</w:delText>
        </w:r>
      </w:del>
      <w:del w:id="168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when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8"/>
        </w:numPr>
      </w:pPr>
      <w:ins w:id="1683" w:author="PR Preview" w:date="2026-01-01T00:00:00Z">
        <w:r>
          <w:rPr>
            <w:b/>
            <w:bCs/>
          </w:rPr>
          <w:t xml:space="preserve">A plane.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Let</w:t>
        </w:r>
      </w:ins>
      <w:ins w:id="16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687" w:author="PR Preview" w:date="2026-01-01T00:00:00Z">
        <w:r>
          <w:t xml:space="preserve">, the plane</w:t>
        </w:r>
      </w:ins>
      <w:ins w:id="168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689" w:author="PR Preview" w:date="2026-01-01T00:00:00Z">
        <w:r>
          <w:t xml:space="preserve">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 vector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$\mathord{\smash[b]{\underset{\raise.3ex\hbox{$\scriptstyle\sim$}}{u}}\vphantom{u}}$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is in</w:t>
        </w:r>
      </w:ins>
      <w:ins w:id="169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when</w:t>
        </w:r>
      </w:ins>
    </w:p>
    <w:p>
      <w:pPr>
        <w:pStyle w:val="BodyText"/>
      </w:pPr>
      <w:ins w:id="1699" w:author="PR Preview" w:date="2026-01-01T00:00:00Z">
        <w:r>
          <w:t xml:space="preserve">$$
    \begin{aligned}
    (a, b, 0) \cdot \mathord{\smash[b]{\underset{\raise.3ex\hbox{$\scriptstyle\sim$}}{u}}\vphantom{u}} &amp;= a u_1 + b u_2 \\
    &amp;= 0
    \end{aligned}
    $$</w:t>
        </w:r>
      </w:ins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del w:id="1700" w:author="PR Preview" w:date="2026-01-01T00:00:00Z">
        <w:r>
          <w:rPr>
            <w:b/>
            <w:bCs/>
          </w:rPr>
          <w:delText xml:space="preserve">The extremes.</w:delText>
        </w:r>
      </w:del>
      <w:del w:id="17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702" w:author="PR Preview" w:date="2026-01-01T00:00:00Z">
        <w:r>
          <w:delText xml:space="preserve">, because</w:delText>
        </w:r>
      </w:del>
      <w:del w:id="170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for every</w:delText>
        </w:r>
      </w:del>
      <w:del w:id="17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07" w:author="PR Preview" w:date="2026-01-01T00:00:00Z">
        <w:r>
          <w:delText xml:space="preserve">.</w:delText>
        </w:r>
      </w:del>
      <w:del w:id="17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because a</w:delText>
        </w:r>
      </w:del>
      <w:del w:id="171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in it is orthogonal to itself,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1717" w:author="PR Preview" w:date="2026-01-01T00:00:00Z">
        <w:r>
          <w:delText xml:space="preserve">forces</w:delText>
        </w:r>
      </w:del>
      <w:del w:id="171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9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w:ins w:id="1720" w:author="PR Preview" w:date="2026-01-01T00:00:00Z">
        <w:r>
          <w:rPr>
            <w:b/>
            <w:bCs/>
          </w:rPr>
          <w:t xml:space="preserve">The extremes.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$\mathopen{}\left\{\mathord{\smash[b]{\underset{\raise.3ex\hbox{$\scriptstyle\sim$}}{0}}\vphantom{0}}\right\}\mathclose{}^\perp = \mathbb{R}^3$</w:t>
        </w:r>
      </w:ins>
      <w:ins w:id="1723" w:author="PR Preview" w:date="2026-01-01T00:00:00Z">
        <w:r>
          <w:t xml:space="preserve">, because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$\mathord{\smash[b]{\underset{\raise.3ex\hbox{$\scriptstyle\sim$}}{0}}\vphantom{0}}\cdot \mathord{\smash[b]{\underset{\raise.3ex\hbox{$\scriptstyle\sim$}}{u}}\vphantom{u}} = 0$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for every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$\mathord{\smash[b]{\underset{\raise.3ex\hbox{$\scriptstyle\sim$}}{u}}\vphantom{u}}$</w:t>
        </w:r>
      </w:ins>
      <w:ins w:id="1730" w:author="PR Preview" w:date="2026-01-01T00:00:00Z">
        <w:r>
          <w:t xml:space="preserve">.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$(\mathbb{R}^3)^\perp = \mathopen{}\left\{\mathord{\smash[b]{\underset{\raise.3ex\hbox{$\scriptstyle\sim$}}{0}}\vphantom{0}}\right\}\mathclose{}$</w:t>
        </w:r>
      </w:ins>
      <w:ins w:id="1733" w:author="PR Preview" w:date="2026-01-01T00:00:00Z">
        <w:r>
          <w:t xml:space="preserve">,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because a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$\mathord{\smash[b]{\underset{\raise.3ex\hbox{$\scriptstyle\sim$}}{u}}\vphantom{u}}$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in it is orthogonal to itself,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</w:t>
        </w:r>
      </w:ins>
    </w:p>
    <w:p>
      <w:pPr>
        <w:pStyle w:val="BodyText"/>
      </w:pPr>
      <w:ins w:id="1742" w:author="PR Preview" w:date="2026-01-01T00:00:00Z">
        <w:r>
  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  </w:r>
      </w:ins>
    </w:p>
    <w:p>
      <w:pPr>
        <w:numPr>
          <w:ilvl w:val="0"/>
          <w:numId w:val="1000"/>
        </w:numPr>
      </w:pPr>
      <w:ins w:id="1743" w:author="PR Preview" w:date="2026-01-01T00:00:00Z">
        <w:r>
          <w:t xml:space="preserve">forces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$\mathord{\smash[b]{\underset{\raise.3ex\hbox{$\scriptstyle\sim$}}{u}}\vphantom{u}} = \mathord{\smash[b]{\underset{\raise.3ex\hbox{$\scriptstyle\sim$}}{0}}\vphantom{0}}$</w:t>
        </w:r>
      </w:ins>
      <w:ins w:id="1746" w:author="PR Preview" w:date="2026-01-01T00:00:00Z">
        <w:r>
          <w:t xml:space="preserve">.</w:t>
        </w:r>
      </w:ins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1747" w:author="PR Preview" w:date="2026-01-01T00:00:00Z">
        <w:r>
          <w:delText xml:space="preserve">for every</w:delText>
        </w:r>
      </w:del>
      <w:del w:id="17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49" w:author="PR Preview" w:date="2026-01-01T00:00:00Z">
        <w:r>
          <w:delText xml:space="preserve">,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so</w:delText>
        </w:r>
      </w:del>
      <w:del w:id="175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53" w:author="PR Preview" w:date="2026-01-01T00:00:00Z">
        <w:r>
          <w:delText xml:space="preserve">.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Let</w:delText>
        </w:r>
      </w:del>
      <w:del w:id="175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57" w:author="PR Preview" w:date="2026-01-01T00:00:00Z">
        <w:r>
          <w:delText xml:space="preserve">, let</w:delText>
        </w:r>
      </w:del>
      <w:del w:id="175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759" w:author="PR Preview" w:date="2026-01-01T00:00:00Z">
        <w:r>
          <w:delText xml:space="preserve">,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and let</w:delText>
        </w:r>
      </w:del>
      <w:del w:id="17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1763" w:author="PR Preview" w:date="2026-01-01T00:00:00Z">
        <w:r>
          <w:delText xml:space="preserve">.</w:delText>
        </w:r>
      </w:del>
    </w:p>
    <w:p>
      <w:pPr>
        <w:pStyle w:val="BodyText"/>
      </w:pPr>
      <w:ins w:id="1764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  </w:r>
      </w:ins>
    </w:p>
    <w:p>
      <w:pPr>
        <w:pStyle w:val="FirstParagraph"/>
      </w:pPr>
      <w:ins w:id="1765" w:author="PR Preview" w:date="2026-01-01T00:00:00Z">
        <w:r>
          <w:t xml:space="preserve">for every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$\mathord{\smash[b]{\underset{\raise.3ex\hbox{$\scriptstyle\sim$}}{x}}\vphantom{x}}$</w:t>
        </w:r>
      </w:ins>
      <w:ins w:id="1768" w:author="PR Preview" w:date="2026-01-01T00:00:00Z">
        <w:r>
          <w:t xml:space="preserve">,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so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$\mathord{\smash[b]{\underset{\raise.3ex\hbox{$\scriptstyle\sim$}}{0}}\vphantom{0}}\in \mathcal{X}^\perp$</w:t>
        </w:r>
      </w:ins>
      <w:ins w:id="1773" w:author="PR Preview" w:date="2026-01-01T00:00:00Z">
        <w:r>
          <w:t xml:space="preserve">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Let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$\mathord{\smash[b]{\underset{\raise.3ex\hbox{$\scriptstyle\sim$}}{u}}\vphantom{u}}, \mathord{\smash[b]{\underset{\raise.3ex\hbox{$\scriptstyle\sim$}}{w}}\vphantom{w}} \in \mathcal{X}^\perp$</w:t>
        </w:r>
      </w:ins>
      <w:ins w:id="1778" w:author="PR Preview" w:date="2026-01-01T00:00:00Z">
        <w:r>
          <w:t xml:space="preserve">, let</w:t>
        </w:r>
      </w:ins>
      <w:ins w:id="17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780" w:author="PR Preview" w:date="2026-01-01T00:00:00Z">
        <w:r>
          <w:t xml:space="preserve">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 let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$\mathord{\smash[b]{\underset{\raise.3ex\hbox{$\scriptstyle\sim$}}{x}}\vphantom{x}} \in \mathcal{X}$</w:t>
        </w:r>
      </w:ins>
      <w:ins w:id="178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BodyText"/>
      </w:pPr>
      <w:ins w:id="1786" w:author="PR Preview" w:date="2026-01-01T00:00:00Z">
        <w:r>
  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  </w:r>
      </w:ins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787" w:author="PR Preview" w:date="2026-01-01T00:00:00Z">
        <w:r>
          <w:delText xml:space="preserve">These two equations hold for every</w:delText>
        </w:r>
      </w:del>
      <w:del w:id="17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1789" w:author="PR Preview" w:date="2026-01-01T00:00:00Z">
        <w:r>
          <w:delText xml:space="preserve">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so</w:delText>
        </w:r>
      </w:del>
      <w:del w:id="179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and</w:delText>
        </w:r>
      </w:del>
      <w:del w:id="1795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are in</w:delText>
        </w:r>
      </w:del>
      <w:del w:id="179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99" w:author="PR Preview" w:date="2026-01-01T00:00:00Z">
        <w:r>
          <w:delText xml:space="preserve">.</w:delText>
        </w:r>
      </w:del>
    </w:p>
    <w:p>
      <w:pPr>
        <w:pStyle w:val="BodyText"/>
      </w:pPr>
      <w:ins w:id="1800" w:author="PR Preview" w:date="2026-01-01T00:00:00Z">
        <w:r>
  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  </w:r>
      </w:ins>
    </w:p>
    <w:p>
      <w:pPr>
        <w:pStyle w:val="FirstParagraph"/>
      </w:pPr>
      <w:ins w:id="1801" w:author="PR Preview" w:date="2026-01-01T00:00:00Z">
        <w:r>
          <w:t xml:space="preserve">These two equations hold for every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$\mathord{\smash[b]{\underset{\raise.3ex\hbox{$\scriptstyle\sim$}}{x}}\vphantom{x}} \in \mathcal{X}$</w:t>
        </w:r>
      </w:ins>
      <w:ins w:id="1804" w:author="PR Preview" w:date="2026-01-01T00:00:00Z">
        <w:r>
          <w:t xml:space="preserve">,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so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and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$c\,\mathord{\smash[b]{\underset{\raise.3ex\hbox{$\scriptstyle\sim$}}{u}}\vphantom{u}}$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are in</w:t>
        </w:r>
      </w:ins>
      <w:ins w:id="18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816" w:author="PR Preview" w:date="2026-01-01T00:00:00Z">
        <w:r>
          <w:t xml:space="preserve">.</w:t>
        </w:r>
      </w:ins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817" w:author="PR Preview" w:date="2026-01-01T00:00:00Z">
        <w:r>
  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818" w:author="PR Preview" w:date="2026-01-01T00:00:00Z">
        <w:r>
          <w:t xml:space="preserve">$$
    \begin{aligned}
    \mathord{\smash[b]{\underset{\raise.3ex\hbox{$\scriptstyle\sim$}}{u}}\vphantom{u}} &amp;= (-2u_2, u_2) \\
    &amp;= u_2\,(-2, 1).
    \end{aligned}
    $$</w:t>
        </w:r>
      </w:ins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del w:id="1819" w:author="PR Preview" w:date="2026-01-01T00:00:00Z">
        <w:r>
          <w:rPr>
            <w:i/>
            <w:iCs/>
          </w:rPr>
          <w:delText xml:space="preserve">Proof</w:delText>
        </w:r>
      </w:del>
      <w:del w:id="1820" w:author="PR Preview" w:date="2026-01-01T00:00:00Z">
        <w:r>
          <w:delText xml:space="preserve">. </w:delText>
        </w:r>
      </w:del>
      <w:del w:id="1821" w:author="PR Preview" w:date="2026-01-01T00:00:00Z">
        <w:r>
          <w:delText xml:space="preserve">Let</w:delText>
        </w:r>
      </w:del>
      <w:del w:id="18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be the columns of</w:delText>
        </w:r>
      </w:del>
      <w:del w:id="18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26" w:author="PR Preview" w:date="2026-01-01T00:00:00Z">
        <w:r>
          <w:delText xml:space="preserve">,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so</w:delText>
        </w:r>
      </w:del>
      <w:del w:id="182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1830" w:author="PR Preview" w:date="2026-01-01T00:00:00Z">
        <w:r>
          <w:delText xml:space="preserve">.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For</w:delText>
        </w:r>
      </w:del>
      <w:del w:id="18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834" w:author="PR Preview" w:date="2026-01-01T00:00:00Z">
        <w:r>
          <w:delText xml:space="preserve">, entry</w:delText>
        </w:r>
      </w:del>
      <w:del w:id="1835" w:author="PR Preview" w:date="2026-01-01T00:00:00Z">
        <w:r>
          <w:delText xml:space="preserve"> </w:delText>
        </w:r>
      </w:del>
      <m:oMath>
        <m:r>
          <m:t>j</m:t>
        </m:r>
      </m:oMath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of</w:delText>
        </w:r>
      </w:del>
      <w:del w:id="183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41" w:author="PR Preview" w:date="2026-01-01T00:00:00Z">
        <w:r>
          <w:delText xml:space="preserve">So</w:delText>
        </w:r>
      </w:del>
      <w:del w:id="18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(</w:delText>
        </w:r>
      </w:del>
      <w:hyperlink r:id="rId59">
        <w:del w:id="1845" w:author="PR Preview" w:date="2026-01-01T00:00:00Z">
          <w:r>
            <w:rPr>
              <w:rStyle w:val="Hyperlink"/>
            </w:rPr>
            <w:delText xml:space="preserve">Definition 3 in Column Space, Null Space and Rank-Nullity</w:delText>
          </w:r>
        </w:del>
      </w:hyperlink>
      <w:del w:id="1846" w:author="PR Preview" w:date="2026-01-01T00:00:00Z">
        <w:r>
          <w:delText xml:space="preserve">)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exactly when</w:delText>
        </w:r>
      </w:del>
      <w:del w:id="18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for every column</w:delText>
        </w:r>
      </w:del>
      <w:del w:id="185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853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854" w:author="PR Preview" w:date="2026-01-01T00:00:00Z">
        <w:r>
          <w:rPr>
            <w:b/>
            <w:bCs/>
          </w:rPr>
          <w:delText xml:space="preserve">.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Each column</w:delText>
        </w:r>
      </w:del>
      <w:del w:id="185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is in</w:delText>
        </w:r>
      </w:del>
      <w:del w:id="18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(</w:delText>
        </w:r>
      </w:del>
      <w:hyperlink r:id="rId35">
        <w:del w:id="1863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864" w:author="PR Preview" w:date="2026-01-01T00:00:00Z">
        <w:r>
          <w:delText xml:space="preserve">),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so a vector orthogonal to all of</w:delText>
        </w:r>
      </w:del>
      <w:del w:id="18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 orthogonal to every column.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870" w:author="PR Preview" w:date="2026-01-01T00:00:00Z">
        <w:r>
          <w:rPr>
            <w:b/>
            <w:bCs/>
          </w:rPr>
          <w:delText xml:space="preserve">.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Suppose</w:delText>
        </w:r>
      </w:del>
      <w:del w:id="18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for every</w:delText>
        </w:r>
      </w:del>
      <w:del w:id="1876" w:author="PR Preview" w:date="2026-01-01T00:00:00Z">
        <w:r>
          <w:delText xml:space="preserve"> </w:delText>
        </w:r>
      </w:del>
      <m:oMath>
        <m:r>
          <m:t>j</m:t>
        </m:r>
      </m:oMath>
      <w:del w:id="1877" w:author="PR Preview" w:date="2026-01-01T00:00:00Z">
        <w:r>
          <w:delText xml:space="preserve">,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and take any</w:delText>
        </w:r>
      </w:del>
      <w:del w:id="18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81" w:author="PR Preview" w:date="2026-01-01T00:00:00Z">
        <w:r>
          <w:delText xml:space="preserve">,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so</w:delText>
        </w:r>
      </w:del>
      <w:del w:id="188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for some</w:delText>
        </w:r>
      </w:del>
      <w:del w:id="188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</w:delText>
        </w:r>
      </w:del>
      <w:hyperlink r:id="rId33">
        <w:del w:id="1890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1891" w:author="PR Preview" w:date="2026-01-01T00:00:00Z">
        <w:r>
          <w:delText xml:space="preserve">).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894" w:author="PR Preview" w:date="2026-01-01T00:00:00Z">
        <w:r>
          <w:delText xml:space="preserve">So</w:delText>
        </w:r>
      </w:del>
      <w:del w:id="18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is orthogonal to every vector of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99" w:author="PR Preview" w:date="2026-01-01T00:00:00Z">
        <w:r>
          <w:delText xml:space="preserve">.</w:delText>
        </w:r>
      </w:del>
    </w:p>
    <w:p>
      <w:pPr>
        <w:pStyle w:val="FirstParagraph"/>
      </w:pPr>
      <w:ins w:id="1900" w:author="PR Preview" w:date="2026-01-01T00:00:00Z">
        <w:r>
          <w:rPr>
            <w:i/>
            <w:iCs/>
          </w:rPr>
          <w:t xml:space="preserve">Proof</w:t>
        </w:r>
      </w:ins>
      <w:ins w:id="1901" w:author="PR Preview" w:date="2026-01-01T00:00:00Z">
        <w:r>
          <w:t xml:space="preserve">. </w:t>
        </w:r>
      </w:ins>
      <w:ins w:id="1902" w:author="PR Preview" w:date="2026-01-01T00:00:00Z">
        <w:r>
          <w:t xml:space="preserve">Let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be the columns of</w:t>
        </w:r>
      </w:ins>
      <w:ins w:id="19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08" w:author="PR Preview" w:date="2026-01-01T00:00:00Z">
        <w:r>
          <w:t xml:space="preserve">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so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$\mathord{\smash[b]{\underset{\raise.3ex\hbox{$\scriptstyle\sim$}}{a}}\vphantom{a}}_j = (a_{1j}, \ldots, a_{mj})$</w:t>
        </w:r>
      </w:ins>
      <w:ins w:id="1913" w:author="PR Preview" w:date="2026-01-01T00:00:00Z">
        <w:r>
          <w:t xml:space="preserve">.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For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$\mathord{\smash[b]{\underset{\raise.3ex\hbox{$\scriptstyle\sim$}}{x}}\vphantom{x}} \in \mathbb{R}^m$</w:t>
        </w:r>
      </w:ins>
      <w:ins w:id="1918" w:author="PR Preview" w:date="2026-01-01T00:00:00Z">
        <w:r>
          <w:t xml:space="preserve">, entry</w:t>
        </w:r>
      </w:ins>
      <w:ins w:id="1919" w:author="PR Preview" w:date="2026-01-01T00:00:00Z">
        <w:r>
          <w:t xml:space="preserve"> </w:t>
        </w:r>
      </w:ins>
      <m:oMath>
        <m:r>
          <m:t>j</m:t>
        </m:r>
      </m:oMath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of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${\mathbf{A}}^{\top} \mathord{\smash[b]{\underset{\raise.3ex\hbox{$\scriptstyle\sim$}}{x}}\vphantom{x}}$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is</w:t>
        </w:r>
      </w:ins>
    </w:p>
    <w:p>
      <w:pPr>
        <w:pStyle w:val="BodyText"/>
      </w:pPr>
      <w:ins w:id="1926" w:author="PR Preview" w:date="2026-01-01T00:00:00Z">
        <w:r>
  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  </w:r>
      </w:ins>
    </w:p>
    <w:p>
      <w:pPr>
        <w:pStyle w:val="FirstParagraph"/>
      </w:pPr>
      <w:ins w:id="1927" w:author="PR Preview" w:date="2026-01-01T00:00:00Z">
        <w:r>
          <w:t xml:space="preserve">So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$\mathord{\smash[b]{\underset{\raise.3ex\hbox{$\scriptstyle\sim$}}{x}}\vphantom{x}} \in \mathcal{N}({\mathbf{A}}^{\top})$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(</w:t>
        </w:r>
      </w:ins>
      <w:hyperlink r:id="rId59">
        <w:ins w:id="1932" w:author="PR Preview" w:date="2026-01-01T00:00:00Z">
          <w:r>
            <w:rPr>
              <w:rStyle w:val="Hyperlink"/>
            </w:rPr>
            <w:t xml:space="preserve">Definition 3 in Column Space, Null Space and Rank-Nullity</w:t>
          </w:r>
        </w:ins>
      </w:hyperlink>
      <w:ins w:id="1933" w:author="PR Preview" w:date="2026-01-01T00:00:00Z">
        <w:r>
          <w:t xml:space="preserve">)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exactly when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$\mathord{\smash[b]{\underset{\raise.3ex\hbox{$\scriptstyle\sim$}}{a}}\vphantom{a}}_j \cdot \mathord{\smash[b]{\underset{\raise.3ex\hbox{$\scriptstyle\sim$}}{x}}\vphantom{x}} = 0$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for every column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$\mathord{\smash[b]{\underset{\raise.3ex\hbox{$\scriptstyle\sim$}}{a}}\vphantom{a}}_j$</w:t>
        </w:r>
      </w:ins>
      <w:ins w:id="1942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943" w:author="PR Preview" w:date="2026-01-01T00:00:00Z">
        <w:r>
          <w:rPr>
            <w:b/>
            <w:bCs/>
          </w:rPr>
          <w:t xml:space="preserve">.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Each column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$\mathord{\smash[b]{\underset{\raise.3ex\hbox{$\scriptstyle\sim$}}{a}}\vphantom{a}}_j$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 in</w:t>
        </w:r>
      </w:ins>
      <w:ins w:id="19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(</w:t>
        </w:r>
      </w:ins>
      <w:hyperlink r:id="rId35">
        <w:ins w:id="1953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954" w:author="PR Preview" w:date="2026-01-01T00:00:00Z">
        <w:r>
          <w:t xml:space="preserve">),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so a vector orthogonal to all of</w:t>
        </w:r>
      </w:ins>
      <w:ins w:id="19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is orthogonal to every column.</w:t>
        </w:r>
      </w:ins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960" w:author="PR Preview" w:date="2026-01-01T00:00:00Z">
        <w:r>
          <w:rPr>
            <w:b/>
            <w:bCs/>
          </w:rPr>
          <w:t xml:space="preserve">.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Suppose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$\mathord{\smash[b]{\underset{\raise.3ex\hbox{$\scriptstyle\sim$}}{a}}\vphantom{a}}_j \cdot \mathord{\smash[b]{\underset{\raise.3ex\hbox{$\scriptstyle\sim$}}{x}}\vphantom{x}} = 0$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for every</w:t>
        </w:r>
      </w:ins>
      <w:ins w:id="1967" w:author="PR Preview" w:date="2026-01-01T00:00:00Z">
        <w:r>
          <w:t xml:space="preserve"> </w:t>
        </w:r>
      </w:ins>
      <m:oMath>
        <m:r>
          <m:t>j</m:t>
        </m:r>
      </m:oMath>
      <w:ins w:id="1968" w:author="PR Preview" w:date="2026-01-01T00:00:00Z">
        <w:r>
          <w:t xml:space="preserve">,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and take any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$\mathord{\smash[b]{\underset{\raise.3ex\hbox{$\scriptstyle\sim$}}{y}}\vphantom{y}} \in \mathcal{C}(\mathbf{A})$</w:t>
        </w:r>
      </w:ins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so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$\mathord{\smash[b]{\underset{\raise.3ex\hbox{$\scriptstyle\sim$}}{y}}\vphantom{y}} = \mathbf{A} \mathord{\smash[b]{\underset{\raise.3ex\hbox{$\scriptstyle\sim$}}{z}}\vphantom{z}}$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for some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$\mathord{\smash[b]{\underset{\raise.3ex\hbox{$\scriptstyle\sim$}}{z}}\vphantom{z}} \in \mathbb{R}^n$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(</w:t>
        </w:r>
      </w:ins>
      <w:hyperlink r:id="rId33">
        <w:ins w:id="1984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985" w:author="PR Preview" w:date="2026-01-01T00:00:00Z">
        <w:r>
          <w:t xml:space="preserve">).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Then</w:t>
        </w:r>
      </w:ins>
    </w:p>
    <w:p>
      <w:pPr>
        <w:pStyle w:val="BodyText"/>
      </w:pPr>
      <w:ins w:id="1988" w:author="PR Preview" w:date="2026-01-01T00:00:00Z">
        <w:r>
  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  </w:r>
      </w:ins>
    </w:p>
    <w:p>
      <w:pPr>
        <w:pStyle w:val="FirstParagraph"/>
      </w:pPr>
      <w:ins w:id="1989" w:author="PR Preview" w:date="2026-01-01T00:00:00Z">
        <w:r>
          <w:t xml:space="preserve">So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$\mathord{\smash[b]{\underset{\raise.3ex\hbox{$\scriptstyle\sim$}}{x}}\vphantom{x}}$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is orthogonal to every vector of</w:t>
        </w:r>
      </w:ins>
      <w:ins w:id="19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95" w:author="PR Preview" w:date="2026-01-01T00:00:00Z">
        <w:r>
          <w:t xml:space="preserve">.</w:t>
        </w:r>
      </w:ins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996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w:ins w:id="1997" w:author="PR Preview" w:date="2026-01-01T00:00:00Z">
        <w:r>
          <w:t xml:space="preserve">$\mathcal{S} \cap \mathcal{S}^\perp = \mathopen{}\left\{\mathord{\smash[b]{\underset{\raise.3ex\hbox{$\scriptstyle\sim$}}{0}}\vphantom{0}}\right\}\mathclose{}$</w:t>
        </w:r>
      </w:ins>
      <w:ins w:id="199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del w:id="1999" w:author="PR Preview" w:date="2026-01-01T00:00:00Z">
        <w:r>
          <w:delText xml:space="preserve">So every</w:delText>
        </w:r>
      </w:del>
      <w:del w:id="200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can be written as</w:delText>
        </w:r>
      </w:del>
      <w:del w:id="200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with</w:delText>
        </w:r>
      </w:del>
      <w:del w:id="20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and</w:delText>
        </w:r>
      </w:del>
      <w:del w:id="200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in only one way (</w:delText>
        </w:r>
      </w:del>
      <w:hyperlink w:anchor="thm-direct-sum-equiv">
        <w:del w:id="201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013" w:author="PR Preview" w:date="2026-01-01T00:00:00Z">
        <w:r>
          <w:delText xml:space="preserve">).</w:delText>
        </w:r>
      </w:del>
    </w:p>
    <w:p>
      <w:pPr>
        <w:pStyle w:val="FirstParagraph"/>
      </w:pPr>
      <w:ins w:id="2014" w:author="PR Preview" w:date="2026-01-01T00:00:00Z">
        <w:r>
          <w:t xml:space="preserve">So every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$\mathord{\smash[b]{\underset{\raise.3ex\hbox{$\scriptstyle\sim$}}{y}}\vphantom{y}} \in \mathbb{R}^p$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can be written as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with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$\mathord{\smash[b]{\underset{\raise.3ex\hbox{$\scriptstyle\sim$}}{u}}\vphantom{u}} \in \mathcal{S}$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and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$\mathord{\smash[b]{\underset{\raise.3ex\hbox{$\scriptstyle\sim$}}{v}}\vphantom{v}} \in \mathcal{S}^\perp$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in only one way (</w:t>
        </w:r>
      </w:ins>
      <w:hyperlink w:anchor="thm-direct-sum-equiv">
        <w:ins w:id="203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032" w:author="PR Preview" w:date="2026-01-01T00:00:00Z">
        <w:r>
          <w:t xml:space="preserve">).</w:t>
        </w:r>
      </w:ins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del w:id="2033" w:author="PR Preview" w:date="2026-01-01T00:00:00Z">
        <w:r>
          <w:rPr>
            <w:b/>
            <w:bCs/>
          </w:rPr>
          <w:delText xml:space="preserve">Part 1.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Both</w:delText>
        </w:r>
      </w:del>
      <w:del w:id="20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and</w:delText>
        </w:r>
      </w:del>
      <w:del w:id="203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contain</w:delText>
        </w:r>
      </w:del>
      <w:del w:id="204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(</w:delText>
        </w:r>
      </w:del>
      <w:hyperlink r:id="rId19">
        <w:del w:id="2045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2046" w:author="PR Preview" w:date="2026-01-01T00:00:00Z">
        <w:r>
          <w:delText xml:space="preserve">).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If</w:delText>
        </w:r>
      </w:del>
      <w:del w:id="20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is in both,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then</w:delText>
        </w:r>
      </w:del>
      <w:del w:id="20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is orthogonal to every vector of</w:delText>
        </w:r>
      </w:del>
      <w:del w:id="20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58" w:author="PR Preview" w:date="2026-01-01T00:00:00Z">
        <w:r>
          <w:delText xml:space="preserve">,</w:delText>
        </w:r>
      </w:del>
      <w:del w:id="205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itself included,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064" w:author="PR Preview" w:date="2026-01-01T00:00:00Z">
        <w:r>
          <w:rPr>
            <w:b/>
            <w:bCs/>
          </w:rPr>
          <w:t xml:space="preserve">Part 1.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Both</w:t>
        </w:r>
      </w:ins>
      <w:ins w:id="20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and</w:t>
        </w:r>
      </w:ins>
      <w:ins w:id="207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contain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$\mathord{\smash[b]{\underset{\raise.3ex\hbox{$\scriptstyle\sim$}}{0}}\vphantom{0}}$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(</w:t>
        </w:r>
      </w:ins>
      <w:hyperlink r:id="rId19">
        <w:ins w:id="2077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2078" w:author="PR Preview" w:date="2026-01-01T00:00:00Z">
        <w:r>
          <w:t xml:space="preserve">).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If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$\mathord{\smash[b]{\underset{\raise.3ex\hbox{$\scriptstyle\sim$}}{x}}\vphantom{x}}$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is in both,</w:t>
        </w:r>
      </w:ins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then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$\mathord{\smash[b]{\underset{\raise.3ex\hbox{$\scriptstyle\sim$}}{x}}\vphantom{x}}$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is orthogonal to every vector of</w:t>
        </w:r>
      </w:ins>
      <w:ins w:id="20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92" w:author="PR Preview" w:date="2026-01-01T00:00:00Z">
        <w:r>
          <w:t xml:space="preserve">,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$\mathord{\smash[b]{\underset{\raise.3ex\hbox{$\scriptstyle\sim$}}{x}}\vphantom{x}}$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itself included,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so</w:t>
        </w:r>
      </w:ins>
    </w:p>
    <w:p>
      <w:pPr>
        <w:pStyle w:val="BodyText"/>
      </w:pPr>
      <w:ins w:id="2099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  </w:r>
      </w:ins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2100" w:author="PR Preview" w:date="2026-01-01T00:00:00Z">
        <w:r>
          <w:rPr>
            <w:b/>
            <w:bCs/>
          </w:rPr>
          <w:delText xml:space="preserve">Part 2.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Let</w:delText>
        </w:r>
      </w:del>
      <w:del w:id="210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104" w:author="PR Preview" w:date="2026-01-01T00:00:00Z">
        <w:r>
          <w:delText xml:space="preserve">.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If</w:delText>
        </w:r>
      </w:del>
      <w:del w:id="210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108" w:author="PR Preview" w:date="2026-01-01T00:00:00Z">
        <w:r>
          <w:delText xml:space="preserve">, then</w:delText>
        </w:r>
      </w:del>
      <w:del w:id="21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has a basis (</w:delText>
        </w:r>
      </w:del>
      <w:hyperlink r:id="rId23">
        <w:del w:id="2112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113" w:author="PR Preview" w:date="2026-01-01T00:00:00Z">
        <w:r>
          <w:delText xml:space="preserve">)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with</w:delText>
        </w:r>
      </w:del>
      <w:del w:id="2116" w:author="PR Preview" w:date="2026-01-01T00:00:00Z">
        <w:r>
          <w:delText xml:space="preserve"> </w:delText>
        </w:r>
      </w:del>
      <m:oMath>
        <m:r>
          <m:t>0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vectors (</w:delText>
        </w:r>
      </w:del>
      <w:hyperlink r:id="rId22">
        <w:del w:id="2119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120" w:author="PR Preview" w:date="2026-01-01T00:00:00Z">
        <w:r>
          <w:delText xml:space="preserve">), the empty list,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whose span is</w:delText>
        </w:r>
      </w:del>
      <w:del w:id="21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(</w:delText>
        </w:r>
      </w:del>
      <w:hyperlink r:id="rId29">
        <w:del w:id="2126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127" w:author="PR Preview" w:date="2026-01-01T00:00:00Z">
        <w:r>
          <w:delText xml:space="preserve">);</w:delText>
        </w:r>
      </w:del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so</w:delText>
        </w:r>
      </w:del>
      <w:del w:id="21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131" w:author="PR Preview" w:date="2026-01-01T00:00:00Z">
        <w:r>
          <w:delText xml:space="preserve">,</w:delText>
        </w:r>
      </w:del>
      <w:del w:id="213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(every</w:delText>
        </w:r>
      </w:del>
      <w:del w:id="21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satisfies</w:delText>
        </w:r>
      </w:del>
      <w:del w:id="213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139" w:author="PR Preview" w:date="2026-01-01T00:00:00Z">
        <w:r>
          <w:delText xml:space="preserve">),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and</w:delText>
        </w:r>
      </w:del>
      <w:del w:id="214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(</w:delText>
        </w:r>
      </w:del>
      <w:hyperlink r:id="rId26">
        <w:del w:id="2145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146" w:author="PR Preview" w:date="2026-01-01T00:00:00Z">
        <w:r>
          <w:delText xml:space="preserve">).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If</w:delText>
        </w:r>
      </w:del>
      <w:del w:id="214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≥</m:t>
        </m:r>
        <m:r>
          <m:t>1</m:t>
        </m:r>
      </m:oMath>
      <w:del w:id="2150" w:author="PR Preview" w:date="2026-01-01T00:00:00Z">
        <w:r>
          <w:delText xml:space="preserve">, choose a basis</w:delText>
        </w:r>
      </w:del>
      <w:del w:id="215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of</w:delText>
        </w:r>
      </w:del>
      <w:del w:id="21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(</w:delText>
        </w:r>
      </w:del>
      <w:hyperlink r:id="rId23">
        <w:del w:id="2157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158" w:author="PR Preview" w:date="2026-01-01T00:00:00Z">
        <w:r>
          <w:delText xml:space="preserve">),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and let</w:delText>
        </w:r>
      </w:del>
      <w:del w:id="21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be the</w:delText>
        </w:r>
      </w:del>
      <w:del w:id="2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d</m:t>
        </m:r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matrix with these columns.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The basis spans</w:delText>
        </w:r>
      </w:del>
      <w:del w:id="21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70" w:author="PR Preview" w:date="2026-01-01T00:00:00Z">
        <w:r>
          <w:delText xml:space="preserve">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so</w:delText>
        </w:r>
      </w:del>
      <w:del w:id="21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(</w:delText>
        </w:r>
      </w:del>
      <w:hyperlink r:id="rId35">
        <w:del w:id="2176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177" w:author="PR Preview" w:date="2026-01-01T00:00:00Z">
        <w:r>
          <w:delText xml:space="preserve">),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and</w:delText>
        </w:r>
      </w:del>
      <w:del w:id="218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(</w:delText>
        </w:r>
      </w:del>
      <w:hyperlink w:anchor="thm-complement-null-space">
        <w:del w:id="218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184" w:author="PR Preview" w:date="2026-01-01T00:00:00Z">
        <w:r>
          <w:delText xml:space="preserve">).</w:delText>
        </w:r>
      </w:del>
      <w:del w:id="218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is</w:delText>
        </w:r>
      </w:del>
      <w:del w:id="218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×</m:t>
        </m:r>
        <m:r>
          <m:t>p</m:t>
        </m:r>
      </m:oMath>
      <w:del w:id="2189" w:author="PR Preview" w:date="2026-01-01T00:00:00Z">
        <w:r>
          <w:delText xml:space="preserve">, so</w:delText>
        </w:r>
      </w:del>
    </w:p>
    <w:p>
      <w:pPr>
        <w:pStyle w:val="BodyText"/>
      </w:pPr>
      <w:ins w:id="2190" w:author="PR Preview" w:date="2026-01-01T00:00:00Z">
        <w:r>
          <w:rPr>
            <w:b/>
            <w:bCs/>
          </w:rPr>
          <w:t xml:space="preserve">Part 2.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Let</w:t>
        </w:r>
      </w:ins>
      <w:ins w:id="219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194" w:author="PR Preview" w:date="2026-01-01T00:00:00Z">
        <w:r>
          <w:t xml:space="preserve">.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If</w:t>
        </w:r>
      </w:ins>
      <w:ins w:id="219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198" w:author="PR Preview" w:date="2026-01-01T00:00:00Z">
        <w:r>
          <w:t xml:space="preserve">, then</w:t>
        </w:r>
      </w:ins>
      <w:ins w:id="21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has a basis (</w:t>
        </w:r>
      </w:ins>
      <w:hyperlink r:id="rId23">
        <w:ins w:id="220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203" w:author="PR Preview" w:date="2026-01-01T00:00:00Z">
        <w:r>
          <w:t xml:space="preserve">)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with</w:t>
        </w:r>
      </w:ins>
      <w:ins w:id="2206" w:author="PR Preview" w:date="2026-01-01T00:00:00Z">
        <w:r>
          <w:t xml:space="preserve"> </w:t>
        </w:r>
      </w:ins>
      <m:oMath>
        <m:r>
          <m:t>0</m:t>
        </m:r>
      </m:oMath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vectors (</w:t>
        </w:r>
      </w:ins>
      <w:hyperlink r:id="rId22">
        <w:ins w:id="2209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210" w:author="PR Preview" w:date="2026-01-01T00:00:00Z">
        <w:r>
          <w:t xml:space="preserve">), the empty list,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whose span is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(</w:t>
        </w:r>
      </w:ins>
      <w:hyperlink r:id="rId29">
        <w:ins w:id="2217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218" w:author="PR Preview" w:date="2026-01-01T00:00:00Z">
        <w:r>
          <w:t xml:space="preserve">);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so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$\mathcal{S} = \mathopen{}\left\{\mathord{\smash[b]{\underset{\raise.3ex\hbox{$\scriptstyle\sim$}}{0}}\vphantom{0}}\right\}\mathclose{}$</w:t>
        </w:r>
      </w:ins>
      <w:ins w:id="2223" w:author="PR Preview" w:date="2026-01-01T00:00:00Z">
        <w:r>
          <w:t xml:space="preserve">,</w:t>
        </w:r>
      </w:ins>
      <w:ins w:id="222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(every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$\mathord{\smash[b]{\underset{\raise.3ex\hbox{$\scriptstyle\sim$}}{u}}\vphantom{u}}$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satisfies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$\mathord{\smash[b]{\underset{\raise.3ex\hbox{$\scriptstyle\sim$}}{0}}\vphantom{0}}\cdot \mathord{\smash[b]{\underset{\raise.3ex\hbox{$\scriptstyle\sim$}}{u}}\vphantom{u}} = 0$</w:t>
        </w:r>
      </w:ins>
      <w:ins w:id="2233" w:author="PR Preview" w:date="2026-01-01T00:00:00Z">
        <w:r>
          <w:t xml:space="preserve">),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and</w:t>
        </w:r>
      </w:ins>
      <w:ins w:id="223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(</w:t>
        </w:r>
      </w:ins>
      <w:hyperlink r:id="rId26">
        <w:ins w:id="223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240" w:author="PR Preview" w:date="2026-01-01T00:00:00Z">
        <w:r>
          <w:t xml:space="preserve">).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If</w:t>
        </w:r>
      </w:ins>
      <w:ins w:id="224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2244" w:author="PR Preview" w:date="2026-01-01T00:00:00Z">
        <w:r>
          <w:t xml:space="preserve">, choose a basis</w:t>
        </w:r>
      </w:ins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\mathord{\smash[b]{\underset{\raise.3ex\hbox{$\scriptstyle\sim$}}{a}}\vphantom{a}}_d$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of</w:t>
        </w:r>
      </w:ins>
      <w:ins w:id="22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(</w:t>
        </w:r>
      </w:ins>
      <w:hyperlink r:id="rId23">
        <w:ins w:id="225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253" w:author="PR Preview" w:date="2026-01-01T00:00:00Z">
        <w:r>
          <w:t xml:space="preserve">),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and let</w:t>
        </w:r>
      </w:ins>
      <w:ins w:id="22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be the</w:t>
        </w:r>
      </w:ins>
      <w:ins w:id="22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d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matrix with these columns.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The basis spans</w:t>
        </w:r>
      </w:ins>
      <w:ins w:id="22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65" w:author="PR Preview" w:date="2026-01-01T00:00:00Z">
        <w:r>
          <w:t xml:space="preserve">,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so</w:t>
        </w:r>
      </w:ins>
      <w:ins w:id="22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(</w:t>
        </w:r>
      </w:ins>
      <w:hyperlink r:id="rId35">
        <w:ins w:id="2271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272" w:author="PR Preview" w:date="2026-01-01T00:00:00Z">
        <w:r>
          <w:t xml:space="preserve">),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and</w:t>
        </w:r>
      </w:ins>
      <w:ins w:id="227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(</w:t>
        </w:r>
      </w:ins>
      <w:hyperlink w:anchor="thm-complement-null-space">
        <w:ins w:id="227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279" w:author="PR Preview" w:date="2026-01-01T00:00:00Z">
        <w:r>
          <w:t xml:space="preserve">).</w:t>
        </w:r>
      </w:ins>
      <w:ins w:id="22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is</w:t>
        </w:r>
      </w:ins>
      <w:ins w:id="228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×</m:t>
        </m:r>
        <m:r>
          <m:t>p</m:t>
        </m:r>
      </m:oMath>
      <w:ins w:id="228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BodyText"/>
      </w:pPr>
      <w:ins w:id="2285" w:author="PR Preview" w:date="2026-01-01T00:00:00Z">
        <w:r>
  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del w:id="2286" w:author="PR Preview" w:date="2026-01-01T00:00:00Z">
        <w:r>
          <w:rPr>
            <w:b/>
            <w:bCs/>
          </w:rPr>
          <w:delText xml:space="preserve">Example 15 (Splitting a vector of</w:delText>
        </w:r>
      </w:del>
      <w:del w:id="22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288" w:author="PR Preview" w:date="2026-01-01T00:00:00Z">
        <w:r>
          <w:rPr>
            <w:b/>
            <w:bCs/>
          </w:rPr>
          <w:delText xml:space="preserve"> </w:delText>
        </w:r>
      </w:del>
      <w:del w:id="2289" w:author="PR Preview" w:date="2026-01-01T00:00:00Z">
        <w:r>
          <w:rPr>
            <w:b/>
            <w:bCs/>
          </w:rPr>
          <w:delText xml:space="preserve">along a line and its complement)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Let</w:delText>
        </w:r>
      </w:del>
      <w:del w:id="22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in</w:delText>
        </w:r>
      </w:del>
      <w:del w:id="22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296" w:author="PR Preview" w:date="2026-01-01T00:00:00Z">
        <w:r>
          <w:delText xml:space="preserve">.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A single nonzero vector is linearly independent</w:delText>
        </w:r>
      </w:del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with</w:delText>
        </w:r>
      </w:del>
      <w:del w:id="230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forces</w:delText>
        </w:r>
      </w:del>
      <w:del w:id="230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307" w:author="PR Preview" w:date="2026-01-01T00:00:00Z">
        <w:r>
          <w:delText xml:space="preserve">),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so</w:delText>
        </w:r>
      </w:del>
      <w:del w:id="23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is a basis of</w:delText>
        </w:r>
      </w:del>
      <w:del w:id="23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and</w:delText>
        </w:r>
      </w:del>
      <w:del w:id="231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317" w:author="PR Preview" w:date="2026-01-01T00:00:00Z">
        <w:r>
          <w:delText xml:space="preserve">.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 vector</w:delText>
        </w:r>
      </w:del>
      <w:del w:id="232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is in</w:delText>
        </w:r>
      </w:del>
      <w:del w:id="232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exactly when</w:delText>
        </w:r>
      </w:del>
      <w:del w:id="2326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327" w:author="PR Preview" w:date="2026-01-01T00:00:00Z">
        <w:r>
          <w:delText xml:space="preserve">: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that condition says</w:delText>
        </w:r>
      </w:del>
      <w:del w:id="23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331" w:author="PR Preview" w:date="2026-01-01T00:00:00Z">
        <w:r>
          <w:delText xml:space="preserve">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BodyText"/>
      </w:pPr>
      <w:ins w:id="2334" w:author="PR Preview" w:date="2026-01-01T00:00:00Z">
        <w:r>
          <w:rPr>
            <w:b/>
            <w:bCs/>
          </w:rPr>
          <w:t xml:space="preserve">Example 15 (Splitting a vector of</w:t>
        </w:r>
      </w:ins>
      <w:ins w:id="233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36" w:author="PR Preview" w:date="2026-01-01T00:00:00Z">
        <w:r>
          <w:rPr>
            <w:b/>
            <w:bCs/>
          </w:rPr>
          <w:t xml:space="preserve"> </w:t>
        </w:r>
      </w:ins>
      <w:ins w:id="2337" w:author="PR Preview" w:date="2026-01-01T00:00:00Z">
        <w:r>
          <w:rPr>
            <w:b/>
            <w:bCs/>
          </w:rPr>
          <w:t xml:space="preserve">along a line and its complement)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Let</w:t>
        </w:r>
      </w:ins>
      <w:ins w:id="23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in</w:t>
        </w:r>
      </w:ins>
      <w:ins w:id="23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44" w:author="PR Preview" w:date="2026-01-01T00:00:00Z">
        <w:r>
          <w:t xml:space="preserve">.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A single nonzero vector is linearly independent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(</w:t>
        </w:r>
      </w:ins>
      <w:ins w:id="2349" w:author="PR Preview" w:date="2026-01-01T00:00:00Z">
        <w:r>
          <w:t xml:space="preserve">$c\,\mathord{\smash[b]{\underset{\raise.3ex\hbox{$\scriptstyle\sim$}}{v}}\vphantom{v}} = \mathord{\smash[b]{\underset{\raise.3ex\hbox{$\scriptstyle\sim$}}{0}}\vphantom{0}}$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with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forces</w:t>
        </w:r>
      </w:ins>
      <w:ins w:id="235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357" w:author="PR Preview" w:date="2026-01-01T00:00:00Z">
        <w:r>
          <w:t xml:space="preserve">),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so</w:t>
        </w:r>
      </w:ins>
      <w:ins w:id="23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is a basis of</w:t>
        </w:r>
      </w:ins>
      <w:ins w:id="2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and</w:t>
        </w:r>
      </w:ins>
      <w:ins w:id="236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367" w:author="PR Preview" w:date="2026-01-01T00:00:00Z">
        <w:r>
          <w:t xml:space="preserve">.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A vector</w:t>
        </w:r>
      </w:ins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$\mathord{\smash[b]{\underset{\raise.3ex\hbox{$\scriptstyle\sim$}}{u}}\vphantom{u}}$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is in</w:t>
        </w:r>
      </w:ins>
      <w:ins w:id="237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exactly when</w:t>
        </w:r>
      </w:ins>
      <w:ins w:id="2377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378" w:author="PR Preview" w:date="2026-01-01T00:00:00Z">
        <w:r>
          <w:t xml:space="preserve">: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that condition says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$(1, 1, 0) \cdot \mathord{\smash[b]{\underset{\raise.3ex\hbox{$\scriptstyle\sim$}}{u}}\vphantom{u}} = 0$</w:t>
        </w:r>
      </w:ins>
      <w:ins w:id="2383" w:author="PR Preview" w:date="2026-01-01T00:00:00Z">
        <w:r>
          <w:t xml:space="preserve">,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and then</w:t>
        </w:r>
      </w:ins>
    </w:p>
    <w:p>
      <w:pPr>
        <w:pStyle w:val="BodyText"/>
      </w:pPr>
      <w:ins w:id="2386" w:author="PR Preview" w:date="2026-01-01T00:00:00Z">
        <w:r>
          <w:t xml:space="preserve">$$
    \begin{aligned}
    c\,(1, 1, 0) \cdot \mathord{\smash[b]{\underset{\raise.3ex\hbox{$\scriptstyle\sim$}}{u}}\vphantom{u}} &amp;= c\,(u_1 + u_2) \\
    &amp;= 0
    \end{aligned}
    $$</w:t>
        </w:r>
      </w:ins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87" w:author="PR Preview" w:date="2026-01-01T00:00:00Z">
        <w:r>
          <w:delText xml:space="preserve">Those two vectors are linearly independent,</w:delText>
        </w:r>
      </w:del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because</w:delText>
        </w:r>
      </w:del>
      <w:del w:id="2390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is</w:delText>
        </w:r>
      </w:del>
      <w:del w:id="239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only if</w:delText>
        </w:r>
      </w:del>
    </w:p>
    <w:p>
      <w:pPr>
        <w:pStyle w:val="FirstParagraph"/>
      </w:pPr>
      <w:ins w:id="2396" w:author="PR Preview" w:date="2026-01-01T00:00:00Z">
        <w:r>
          <w:t xml:space="preserve">Those two vectors are linearly independent,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because</w:t>
        </w:r>
      </w:ins>
      <w:ins w:id="239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is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$\mathord{\smash[b]{\underset{\raise.3ex\hbox{$\scriptstyle\sim$}}{0}}\vphantom{0}}$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del w:id="2406" w:author="PR Preview" w:date="2026-01-01T00:00:00Z">
        <w:r>
          <w:delText xml:space="preserve">To split</w:delText>
        </w:r>
      </w:del>
      <w:del w:id="240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08" w:author="PR Preview" w:date="2026-01-01T00:00:00Z">
        <w:r>
          <w:delText xml:space="preserve">,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look for</w:delText>
        </w:r>
      </w:del>
      <w:del w:id="241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14" w:author="PR Preview" w:date="2026-01-01T00:00:00Z">
        <w:r>
          <w:delText xml:space="preserve">in</w:delText>
        </w:r>
      </w:del>
      <w:del w:id="241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16" w:author="PR Preview" w:date="2026-01-01T00:00:00Z">
        <w:r>
          <w:delText xml:space="preserve">: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that membership needs</w:delText>
        </w:r>
      </w:del>
      <w:del w:id="24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420" w:author="PR Preview" w:date="2026-01-01T00:00:00Z">
        <w:r>
          <w:delText xml:space="preserve">, so</w:delText>
        </w:r>
      </w:del>
      <w:del w:id="24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2</m:t>
        </m:r>
      </m:oMath>
      <w:del w:id="2422" w:author="PR Preview" w:date="2026-01-01T00:00:00Z">
        <w:r>
          <w:delText xml:space="preserve">.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Then</w:delText>
        </w:r>
      </w:del>
      <w:del w:id="24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and</w:delText>
        </w:r>
      </w:del>
      <w:del w:id="242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29" w:author="PR Preview" w:date="2026-01-01T00:00:00Z">
        <w:r>
          <w:delText xml:space="preserve">,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with</w:delText>
        </w:r>
      </w:del>
      <w:del w:id="243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and</w:delText>
        </w:r>
      </w:del>
    </w:p>
    <w:p>
      <w:pPr>
        <w:pStyle w:val="BodyText"/>
      </w:pPr>
      <w:ins w:id="2435" w:author="PR Preview" w:date="2026-01-01T00:00:00Z">
        <w:r>
          <w:t xml:space="preserve">To split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$\mathord{\smash[b]{\underset{\raise.3ex\hbox{$\scriptstyle\sim$}}{y}}\vphantom{y}} = (3, 1, 2)$</w:t>
        </w:r>
      </w:ins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look for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$\mathord{\smash[b]{\underset{\raise.3ex\hbox{$\scriptstyle\sim$}}{u}}\vphantom{u}} = t\,(1, 1, 0)$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with</w:t>
        </w:r>
      </w:ins>
    </w:p>
    <w:p>
      <w:pPr>
        <w:pStyle w:val="BodyText"/>
      </w:pPr>
      <w:ins w:id="2445" w:author="PR Preview" w:date="2026-01-01T00:00:00Z">
        <w:r>
  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  </w:r>
      </w:ins>
    </w:p>
    <w:p>
      <w:pPr>
        <w:pStyle w:val="FirstParagraph"/>
      </w:pPr>
      <w:ins w:id="2446" w:author="PR Preview" w:date="2026-01-01T00:00:00Z">
        <w:r>
          <w:t xml:space="preserve">in</w:t>
        </w:r>
      </w:ins>
      <w:ins w:id="244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448" w:author="PR Preview" w:date="2026-01-01T00:00:00Z">
        <w:r>
          <w:t xml:space="preserve">: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that membership needs</w:t>
        </w:r>
      </w:ins>
      <w:ins w:id="24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52" w:author="PR Preview" w:date="2026-01-01T00:00:00Z">
        <w:r>
          <w:t xml:space="preserve">, so</w:t>
        </w:r>
      </w:ins>
      <w:ins w:id="245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2</m:t>
        </m:r>
      </m:oMath>
      <w:ins w:id="2454" w:author="PR Preview" w:date="2026-01-01T00:00:00Z">
        <w:r>
          <w:t xml:space="preserve">.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Then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$\mathord{\smash[b]{\underset{\raise.3ex\hbox{$\scriptstyle\sim$}}{u}}\vphantom{u}} = (2, 2, 0)$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and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$\mathord{\smash[b]{\underset{\raise.3ex\hbox{$\scriptstyle\sim$}}{v}}\vphantom{v}} = (1, -1, 2)$</w:t>
        </w:r>
      </w:ins>
      <w:ins w:id="2463" w:author="PR Preview" w:date="2026-01-01T00:00:00Z">
        <w:r>
          <w:t xml:space="preserve">,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with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$\mathord{\smash[b]{\underset{\raise.3ex\hbox{$\scriptstyle\sim$}}{u}}\vphantom{u}} + \mathord{\smash[b]{\underset{\raise.3ex\hbox{$\scriptstyle\sim$}}{v}}\vphantom{v}} = (3, 1, 2)$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del w:id="2470" w:author="PR Preview" w:date="2026-01-01T00:00:00Z">
        <w:r>
          <w:rPr>
            <w:i/>
            <w:iCs/>
          </w:rPr>
          <w:delText xml:space="preserve">Proof</w:delText>
        </w:r>
      </w:del>
      <w:del w:id="2471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72" w:author="PR Preview" w:date="2026-01-01T00:00:00Z">
        <w:r>
          <w:rPr>
            <w:b/>
            <w:bCs/>
          </w:rPr>
          <w:delText xml:space="preserve">.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Take</w:delText>
        </w:r>
      </w:del>
      <w:del w:id="2475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and any</w:delText>
        </w:r>
      </w:del>
      <w:del w:id="247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79" w:author="PR Preview" w:date="2026-01-01T00:00:00Z">
        <w:r>
          <w:delText xml:space="preserve">.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By</w:delText>
        </w:r>
      </w:del>
      <w:del w:id="2482" w:author="PR Preview" w:date="2026-01-01T00:00:00Z">
        <w:r>
          <w:delText xml:space="preserve"> </w:delText>
        </w:r>
      </w:del>
      <w:hyperlink w:anchor="def-orthogonal-complement">
        <w:del w:id="2483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484" w:author="PR Preview" w:date="2026-01-01T00:00:00Z">
        <w:r>
          <w:delText xml:space="preserve">,</w:delText>
        </w:r>
      </w:del>
      <w:del w:id="2485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486" w:author="PR Preview" w:date="2026-01-01T00:00:00Z">
        <w:r>
          <w:delText xml:space="preserve">,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so</w:delText>
        </w:r>
      </w:del>
      <w:del w:id="248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too (</w:delText>
        </w:r>
      </w:del>
      <w:hyperlink r:id="rId68">
        <w:del w:id="2492" w:author="PR Preview" w:date="2026-01-01T00:00:00Z">
          <w:r>
            <w:rPr>
              <w:rStyle w:val="Hyperlink"/>
            </w:rPr>
            <w:delText xml:space="preserve">Theorem 1 in Vectors</w:delText>
          </w:r>
        </w:del>
      </w:hyperlink>
      <w:del w:id="2493" w:author="PR Preview" w:date="2026-01-01T00:00:00Z">
        <w:r>
          <w:delText xml:space="preserve">).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So</w:delText>
        </w:r>
      </w:del>
      <w:del w:id="2496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is orthogonal to every vector of</w:delText>
        </w:r>
      </w:del>
      <w:del w:id="249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00" w:author="PR Preview" w:date="2026-01-01T00:00:00Z">
        <w:r>
          <w:delText xml:space="preserve">,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that is,</w:delText>
        </w:r>
      </w:del>
      <w:del w:id="2503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04" w:author="PR Preview" w:date="2026-01-01T00:00:00Z">
        <w:r>
          <w:delText xml:space="preserve">.</w:delText>
        </w:r>
      </w:del>
    </w:p>
    <w:p>
      <w:pPr>
        <w:pStyle w:val="FirstParagraph"/>
      </w:pPr>
      <w:ins w:id="2505" w:author="PR Preview" w:date="2026-01-01T00:00:00Z">
        <w:r>
          <w:rPr>
            <w:i/>
            <w:iCs/>
          </w:rPr>
          <w:t xml:space="preserve">Proof</w:t>
        </w:r>
      </w:ins>
      <w:ins w:id="2506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507" w:author="PR Preview" w:date="2026-01-01T00:00:00Z">
        <w:r>
          <w:rPr>
            <w:b/>
            <w:bCs/>
          </w:rPr>
          <w:t xml:space="preserve">.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Take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$\mathord{\smash[b]{\underset{\raise.3ex\hbox{$\scriptstyle\sim$}}{s}}\vphantom{s}} \in \mathcal{S}$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and any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$\mathord{\smash[b]{\underset{\raise.3ex\hbox{$\scriptstyle\sim$}}{v}}\vphantom{v}} \in \mathcal{S}^\perp$</w:t>
        </w:r>
      </w:ins>
      <w:ins w:id="2516" w:author="PR Preview" w:date="2026-01-01T00:00:00Z">
        <w:r>
          <w:t xml:space="preserve">.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By</w:t>
        </w:r>
      </w:ins>
      <w:ins w:id="2519" w:author="PR Preview" w:date="2026-01-01T00:00:00Z">
        <w:r>
          <w:t xml:space="preserve"> </w:t>
        </w:r>
      </w:ins>
      <w:hyperlink w:anchor="def-orthogonal-complement">
        <w:ins w:id="252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$\mathord{\smash[b]{\underset{\raise.3ex\hbox{$\scriptstyle\sim$}}{s}}\vphantom{s}} \cdot \mathord{\smash[b]{\underset{\raise.3ex\hbox{$\scriptstyle\sim$}}{v}}\vphantom{v}} = 0$</w:t>
        </w:r>
      </w:ins>
      <w:ins w:id="2524" w:author="PR Preview" w:date="2026-01-01T00:00:00Z">
        <w:r>
          <w:t xml:space="preserve">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so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$\mathord{\smash[b]{\underset{\raise.3ex\hbox{$\scriptstyle\sim$}}{v}}\vphantom{v}} \cdot \mathord{\smash[b]{\underset{\raise.3ex\hbox{$\scriptstyle\sim$}}{s}}\vphantom{s}} = 0$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too (</w:t>
        </w:r>
      </w:ins>
      <w:hyperlink r:id="rId68">
        <w:ins w:id="2531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2532" w:author="PR Preview" w:date="2026-01-01T00:00:00Z">
        <w:r>
          <w:t xml:space="preserve">).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So</w:t>
        </w:r>
      </w:ins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$\mathord{\smash[b]{\underset{\raise.3ex\hbox{$\scriptstyle\sim$}}{s}}\vphantom{s}}$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is orthogonal to every vector of</w:t>
        </w:r>
      </w:ins>
      <w:ins w:id="253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540" w:author="PR Preview" w:date="2026-01-01T00:00:00Z">
        <w:r>
          <w:t xml:space="preserve">,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that is,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$\mathord{\smash[b]{\underset{\raise.3ex\hbox{$\scriptstyle\sim$}}{s}}\vphantom{s}} \in (\mathcal{S}^\perp)^\perp$</w:t>
        </w:r>
      </w:ins>
      <w:ins w:id="254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del w:id="2546" w:author="PR Preview" w:date="2026-01-01T00:00:00Z">
        <w:r>
          <w:rPr>
            <w:b/>
            <w:bCs/>
          </w:rPr>
          <w:delText xml:space="preserve">Example 16 (Back to the line)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In</w:delText>
        </w:r>
      </w:del>
      <w:del w:id="2549" w:author="PR Preview" w:date="2026-01-01T00:00:00Z">
        <w:r>
          <w:delText xml:space="preserve"> </w:delText>
        </w:r>
      </w:del>
      <w:hyperlink w:anchor="exm-orthogonal-direct-sum">
        <w:del w:id="2550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2551" w:author="PR Preview" w:date="2026-01-01T00:00:00Z">
        <w:r>
          <w:delText xml:space="preserve">,</w:delText>
        </w:r>
      </w:del>
      <w:del w:id="25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and</w:delText>
        </w:r>
      </w:del>
      <w:del w:id="255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56" w:author="PR Preview" w:date="2026-01-01T00:00:00Z">
        <w:r>
          <w:delText xml:space="preserve">.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Put those two spanning vectors in the columns of the</w:delText>
        </w:r>
      </w:del>
      <w:del w:id="255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matrix</w:delText>
        </w:r>
      </w:del>
      <w:del w:id="256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563" w:author="PR Preview" w:date="2026-01-01T00:00:00Z">
        <w:r>
          <w:delText xml:space="preserve">,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so</w:delText>
        </w:r>
      </w:del>
      <w:del w:id="256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(</w:delText>
        </w:r>
      </w:del>
      <w:hyperlink r:id="rId35">
        <w:del w:id="2569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570" w:author="PR Preview" w:date="2026-01-01T00:00:00Z">
        <w:r>
          <w:delText xml:space="preserve">)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and</w:delText>
        </w:r>
      </w:del>
      <w:del w:id="25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(</w:delText>
        </w:r>
      </w:del>
      <w:hyperlink w:anchor="thm-complement-null-space">
        <w:del w:id="2576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577" w:author="PR Preview" w:date="2026-01-01T00:00:00Z">
        <w:r>
          <w:delText xml:space="preserve">).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Since</w:delText>
        </w:r>
      </w:del>
      <w:del w:id="258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(</w:delText>
        </w:r>
      </w:del>
      <w:hyperlink r:id="rId69">
        <w:del w:id="2583" w:author="PR Preview" w:date="2026-01-01T00:00:00Z">
          <w:r>
            <w:rPr>
              <w:rStyle w:val="Hyperlink"/>
            </w:rPr>
            <w:delText xml:space="preserve">Definition 13 in Matrices</w:delText>
          </w:r>
        </w:del>
      </w:hyperlink>
      <w:del w:id="2584" w:author="PR Preview" w:date="2026-01-01T00:00:00Z">
        <w:r>
          <w:delText xml:space="preserve">),</w:delText>
        </w:r>
      </w:del>
      <w:del w:id="258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exactly when</w:delText>
        </w:r>
      </w:del>
      <w:del w:id="258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and</w:delText>
        </w:r>
      </w:del>
      <w:del w:id="2591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2592" w:author="PR Preview" w:date="2026-01-01T00:00:00Z">
        <w:r>
          <w:delText xml:space="preserve">.</w:delText>
        </w:r>
      </w:del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So</w:delText>
        </w:r>
      </w:del>
    </w:p>
    <w:p>
      <w:pPr>
        <w:pStyle w:val="BodyText"/>
      </w:pPr>
      <w:ins w:id="2595" w:author="PR Preview" w:date="2026-01-01T00:00:00Z">
        <w:r>
          <w:rPr>
            <w:b/>
            <w:bCs/>
          </w:rPr>
          <w:t xml:space="preserve">Example 16 (Back to the line)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In</w:t>
        </w:r>
      </w:ins>
      <w:ins w:id="2598" w:author="PR Preview" w:date="2026-01-01T00:00:00Z">
        <w:r>
          <w:t xml:space="preserve"> </w:t>
        </w:r>
      </w:ins>
      <w:hyperlink w:anchor="exm-orthogonal-direct-sum">
        <w:ins w:id="2599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and</w:t>
        </w:r>
      </w:ins>
      <w:ins w:id="260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05" w:author="PR Preview" w:date="2026-01-01T00:00:00Z">
        <w:r>
          <w:t xml:space="preserve">.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Put those two spanning vectors in the columns of the</w:t>
        </w:r>
      </w:ins>
      <w:ins w:id="260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matrix</w:t>
        </w:r>
      </w:ins>
      <w:ins w:id="261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12" w:author="PR Preview" w:date="2026-01-01T00:00:00Z">
        <w:r>
          <w:t xml:space="preserve">,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so</w:t>
        </w:r>
      </w:ins>
      <w:ins w:id="26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(</w:t>
        </w:r>
      </w:ins>
      <w:hyperlink r:id="rId35">
        <w:ins w:id="2618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619" w:author="PR Preview" w:date="2026-01-01T00:00:00Z">
        <w:r>
          <w:t xml:space="preserve">)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and</w:t>
        </w:r>
      </w:ins>
      <w:ins w:id="2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(</w:t>
        </w:r>
      </w:ins>
      <w:hyperlink w:anchor="thm-complement-null-space">
        <w:ins w:id="262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626" w:author="PR Preview" w:date="2026-01-01T00:00:00Z">
        <w:r>
          <w:t xml:space="preserve">).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Since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${\mathbf{B}}^{\top} \mathord{\smash[b]{\underset{\raise.3ex\hbox{$\scriptstyle\sim$}}{w}}\vphantom{w}} = (w_1 - w_2,\ w_3)$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(</w:t>
        </w:r>
      </w:ins>
      <w:hyperlink r:id="rId69">
        <w:ins w:id="2633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2634" w:author="PR Preview" w:date="2026-01-01T00:00:00Z">
        <w:r>
          <w:t xml:space="preserve">),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$\mathord{\smash[b]{\underset{\raise.3ex\hbox{$\scriptstyle\sim$}}{w}}\vphantom{w}} \in (\mathcal{S}^\perp)^\perp$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exactly when</w:t>
        </w:r>
      </w:ins>
      <w:ins w:id="263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and</w:t>
        </w:r>
      </w:ins>
      <w:ins w:id="264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2643" w:author="PR Preview" w:date="2026-01-01T00:00:00Z">
        <w:r>
          <w:t xml:space="preserve">.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del w:id="2646" w:author="PR Preview" w:date="2026-01-01T00:00:00Z">
        <w:r>
          <w:delText xml:space="preserve">By part 3,</w:delText>
        </w:r>
      </w:del>
      <w:del w:id="26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48" w:author="PR Preview" w:date="2026-01-01T00:00:00Z">
        <w:r>
          <w:delText xml:space="preserve"> </w:delText>
        </w:r>
      </w:del>
      <w:del w:id="2649" w:author="PR Preview" w:date="2026-01-01T00:00:00Z">
        <w:r>
          <w:delText xml:space="preserve">splits uniquely</w:delText>
        </w:r>
      </w:del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into a row-space part</w:delText>
        </w:r>
      </w:del>
      <w:del w:id="2652" w:author="PR Preview" w:date="2026-01-01T00:00:00Z">
        <w:r>
          <w:delText xml:space="preserve"> </w:delText>
        </w:r>
      </w:del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and a null-space part.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The null-space part</w:delText>
        </w:r>
      </w:del>
      <w:del w:id="265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lies in</w:delText>
        </w:r>
      </w:del>
      <w:del w:id="26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(part 3),</w:delText>
        </w:r>
      </w:del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delText xml:space="preserve">and</w:delText>
        </w:r>
      </w:del>
      <w:del w:id="26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(</w:delText>
        </w:r>
      </w:del>
      <w:hyperlink w:anchor="thm-complement-null-space">
        <w:del w:id="266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applied to</w:delText>
        </w:r>
      </w:del>
      <w:del w:id="267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72" w:author="PR Preview" w:date="2026-01-01T00:00:00Z">
        <w:r>
          <w:delText xml:space="preserve">, with</w:delText>
        </w:r>
      </w:del>
      <w:del w:id="267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2674" w:author="PR Preview" w:date="2026-01-01T00:00:00Z">
        <w:r>
          <w:delText xml:space="preserve">),</w:delText>
        </w:r>
      </w:del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so it must be orthogonal to</w:delText>
        </w:r>
      </w:del>
      <w:del w:id="26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7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679" w:author="PR Preview" w:date="2026-01-01T00:00:00Z">
        <w:r>
          <w:delText xml:space="preserve">so</w:delText>
        </w:r>
      </w:del>
      <w:del w:id="268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del w:id="2681" w:author="PR Preview" w:date="2026-01-01T00:00:00Z">
        <w:r>
          <w:delText xml:space="preserve">.</w:delText>
        </w:r>
      </w:del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The row-space part is</w:delText>
        </w:r>
      </w:del>
      <w:del w:id="26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and the null-space part is</w:delText>
        </w:r>
      </w:del>
      <w:del w:id="268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2688" w:author="PR Preview" w:date="2026-01-01T00:00:00Z">
        <w:r>
          <w:delText xml:space="preserve">;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as a check, row 1 of</w:delText>
        </w:r>
      </w:del>
      <w:del w:id="26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gives</w:delText>
        </w:r>
      </w:del>
      <w:del w:id="269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del w:id="2695" w:author="PR Preview" w:date="2026-01-01T00:00:00Z">
        <w:r>
          <w:delText xml:space="preserve">,</w:delText>
        </w:r>
      </w:del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and row 2 is</w:delText>
        </w:r>
      </w:del>
      <w:del w:id="2698" w:author="PR Preview" w:date="2026-01-01T00:00:00Z">
        <w:r>
          <w:delText xml:space="preserve"> </w:delText>
        </w:r>
      </w:del>
      <m:oMath>
        <m:r>
          <m:t>3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times row 1,</w:delText>
        </w:r>
      </w:del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so</w:delText>
        </w:r>
      </w:del>
      <w:del w:id="27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sends the null-space part to</w:delText>
        </w:r>
      </w:del>
      <w:del w:id="270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707" w:author="PR Preview" w:date="2026-01-01T00:00:00Z">
        <w:r>
          <w:delText xml:space="preserve">.</w:delText>
        </w:r>
      </w:del>
    </w:p>
    <w:p>
      <w:pPr>
        <w:pStyle w:val="FirstParagraph"/>
      </w:pPr>
      <w:ins w:id="2708" w:author="PR Preview" w:date="2026-01-01T00:00:00Z">
        <w:r>
          <w:t xml:space="preserve">By part 3,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$\mathord{\smash[b]{\underset{\raise.3ex\hbox{$\scriptstyle\sim$}}{y}}\vphantom{y}} = (1, 0, 0)$</w:t>
        </w:r>
      </w:ins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splits uniquely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into a row-space part</w:t>
        </w:r>
      </w:ins>
      <w:ins w:id="2715" w:author="PR Preview" w:date="2026-01-01T00:00:00Z">
        <w:r>
          <w:t xml:space="preserve"> </w:t>
        </w:r>
      </w:ins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and a null-space part.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The null-space part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$\mathord{\smash[b]{\underset{\raise.3ex\hbox{$\scriptstyle\sim$}}{y}}\vphantom{y}} - t\,(1, -2, -2)$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lies in</w:t>
        </w:r>
      </w:ins>
      <w:ins w:id="27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(part 3),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and</w:t>
        </w:r>
      </w:ins>
      <w:ins w:id="27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(</w:t>
        </w:r>
      </w:ins>
      <w:hyperlink w:anchor="thm-complement-null-space">
        <w:ins w:id="273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applied to</w:t>
        </w:r>
      </w:ins>
      <w:ins w:id="273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36" w:author="PR Preview" w:date="2026-01-01T00:00:00Z">
        <w:r>
          <w:t xml:space="preserve">, with</w:t>
        </w:r>
      </w:ins>
      <w:ins w:id="273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738" w:author="PR Preview" w:date="2026-01-01T00:00:00Z">
        <w:r>
          <w:t xml:space="preserve">),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so it must be orthogonal to</w:t>
        </w:r>
      </w:ins>
      <w:ins w:id="27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7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743" w:author="PR Preview" w:date="2026-01-01T00:00:00Z">
        <w:r>
          <w:t xml:space="preserve">so</w:t>
        </w:r>
      </w:ins>
      <w:ins w:id="274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ins w:id="2745" w:author="PR Preview" w:date="2026-01-01T00:00:00Z">
        <w:r>
          <w:t xml:space="preserve">.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The row-space part is</w:t>
        </w:r>
      </w:ins>
      <w:ins w:id="274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and the null-space part is</w:t>
        </w:r>
      </w:ins>
      <w:ins w:id="275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752" w:author="PR Preview" w:date="2026-01-01T00:00:00Z">
        <w:r>
          <w:t xml:space="preserve">;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as a check, row 1 of</w:t>
        </w:r>
      </w:ins>
      <w:ins w:id="27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gives</w:t>
        </w:r>
      </w:ins>
      <w:ins w:id="27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ins w:id="2759" w:author="PR Preview" w:date="2026-01-01T00:00:00Z">
        <w:r>
          <w:t xml:space="preserve">,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and row 2 is</w:t>
        </w:r>
      </w:ins>
      <w:ins w:id="2762" w:author="PR Preview" w:date="2026-01-01T00:00:00Z">
        <w:r>
          <w:t xml:space="preserve"> </w:t>
        </w:r>
      </w:ins>
      <m:oMath>
        <m:r>
          <m:t>3</m:t>
        </m:r>
      </m:oMath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times row 1,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so</w:t>
        </w:r>
      </w:ins>
      <w:ins w:id="27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sends the null-space part to</w:t>
        </w:r>
      </w:ins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$\mathord{\smash[b]{\underset{\raise.3ex\hbox{$\scriptstyle\sim$}}{0}}\vphantom{0}}_2$</w:t>
        </w:r>
      </w:ins>
      <w:ins w:id="2772" w:author="PR Preview" w:date="2026-01-01T00:00:00Z">
        <w:r>
          <w:t xml:space="preserve">.</w:t>
        </w:r>
      </w:ins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2026-10-17T11:47:27Z</dcterms:created>
  <dcterms:modified xsi:type="dcterms:W3CDTF">2026-10-17T11:47:27Z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