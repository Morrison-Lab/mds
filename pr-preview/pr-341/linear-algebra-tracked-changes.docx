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02:34:23 (PDT)</w:delText>
        </w:r>
      </w:del>
    </w:p>
    <w:p>
      <w:pPr>
        <w:pStyle w:val="Date"/>
      </w:pPr>
      <w:ins w:id="2" w:author="PR Preview" w:date="2026-01-01T00:00:00Z">
        <w:r>
          <w:t xml:space="preserve">Last modified: 2026-10-17 03:00:45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2026-10-17T10:46:08Z</dcterms:created>
  <dcterms:modified xsi:type="dcterms:W3CDTF">2026-10-17T10:46:08Z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03:00:45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