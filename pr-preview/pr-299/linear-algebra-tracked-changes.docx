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2026-10-15 08:28:32 (PDT)</w:delText>
        </w:r>
      </w:del>
    </w:p>
    <w:p>
      <w:pPr>
        <w:pStyle w:val="Date"/>
      </w:pPr>
      <w:ins w:id="2" w:author="PR Preview" w:date="2026-01-01T00:00:00Z">
        <w:r>
          <w:t xml:space="preserve">Last modified: 2026-10-15 08:34:34 (PDT)</w:t>
        </w:r>
      </w:ins>
    </w:p>
    <w:bookmarkStart w:id="78"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2"/>
    <w:bookmarkStart w:id="33" w:name="exm-linear-combination-vectors"/>
    <w:p>
      <w:pPr>
        <w:pStyle w:val="BodyText"/>
      </w:pPr>
      <w:r>
        <w:rPr>
          <w:b/>
          <w:bCs/>
        </w:rPr>
        <w:t xml:space="preserve">Example 6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3"/>
    <w:bookmarkStart w:id="34"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59</w:t>
        </w:r>
      </w:hyperlink>
      <w:r>
        <w:t xml:space="preserve">, later in these notes),</w:t>
      </w:r>
      <w:r>
        <w:t xml:space="preserve"> </w:t>
      </w:r>
      <w:r>
        <w:t xml:space="preserve">of which the dot product is one example.</w:t>
      </w:r>
    </w:p>
    <w:bookmarkEnd w:id="34"/>
    <w:bookmarkStart w:id="35"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5"/>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1" w:name="special-vectors"/>
    <w:p>
      <w:pPr>
        <w:pStyle w:val="Heading3"/>
      </w:pPr>
      <w:r>
        <w:t xml:space="preserve">1.1 Special vectors</w:t>
      </w:r>
    </w:p>
    <w:bookmarkStart w:id="36"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6"/>
    <w:bookmarkStart w:id="38"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7">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8"/>
    <w:bookmarkStart w:id="40"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9">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0"/>
    <w:bookmarkStart w:id="41" w:name="exm-mean"/>
    <w:p>
      <w:pPr>
        <w:pStyle w:val="FirstParagraph"/>
      </w:pPr>
      <w:r>
        <w:rPr>
          <w:b/>
          <w:bCs/>
        </w:rPr>
        <w:t xml:space="preserve">Example 7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1"/>
    <w:bookmarkStart w:id="43"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2">
        <w:r>
          <w:rPr>
            <w:rStyle w:val="Hyperlink"/>
          </w:rPr>
          <w:t xml:space="preserve">population mean</w:t>
        </w:r>
      </w:hyperlink>
      <w:r>
        <w:t xml:space="preserve">.</w:t>
      </w:r>
    </w:p>
    <w:bookmarkEnd w:id="43"/>
    <w:bookmarkStart w:id="44" w:name="def-ones-vector"/>
    <w:p>
      <w:pPr>
        <w:pStyle w:val="BodyText"/>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4"/>
    <w:bookmarkStart w:id="45"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5"/>
    <w:bookmarkStart w:id="46"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6"/>
    <w:bookmarkStart w:id="47"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7"/>
    <w:bookmarkStart w:id="48"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8"/>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9"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9"/>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0" w:name="exm-standard-basis-expansion"/>
    <w:p>
      <w:pPr>
        <w:pStyle w:val="FirstParagraph"/>
      </w:pPr>
      <w:r>
        <w:rPr>
          <w:b/>
          <w:bCs/>
        </w:rPr>
        <w:t xml:space="preserve">Example 8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0"/>
    <w:bookmarkEnd w:id="51"/>
    <w:bookmarkStart w:id="77" w:name="orthogonality"/>
    <w:p>
      <w:pPr>
        <w:pStyle w:val="Heading3"/>
      </w:pPr>
      <w:r>
        <w:t xml:space="preserve">1.2 Orthogonality</w:t>
      </w:r>
    </w:p>
    <w:bookmarkStart w:id="52"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2"/>
    <w:bookmarkStart w:id="53"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3"/>
    <w:bookmarkStart w:id="54" w:name="exm-not-orthogonal"/>
    <w:p>
      <w:pPr>
        <w:pStyle w:val="BodyText"/>
      </w:pPr>
      <w:r>
        <w:rPr>
          <w:b/>
          <w:bCs/>
        </w:rPr>
        <w:t xml:space="preserve">Example 9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4"/>
    <w:bookmarkStart w:id="57"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5"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5"/>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6">
        <w:r>
          <w:rPr>
            <w:rStyle w:val="Hyperlink"/>
          </w:rPr>
          <w:t xml:space="preserve">square root</w:t>
        </w:r>
      </w:hyperlink>
      <w:r>
        <w:t xml:space="preserve">.</w:t>
      </w:r>
    </w:p>
    <w:bookmarkEnd w:id="57"/>
    <w:bookmarkStart w:id="58" w:name="exm-euclidean-norm"/>
    <w:p>
      <w:pPr>
        <w:pStyle w:val="BodyText"/>
      </w:pPr>
      <w:r>
        <w:rPr>
          <w:b/>
          <w:bCs/>
        </w:rPr>
        <w:t xml:space="preserve">Example 10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8"/>
    <w:bookmarkStart w:id="59"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9"/>
    <w:bookmarkStart w:id="60" w:name="exm-unit-vector"/>
    <w:p>
      <w:pPr>
        <w:pStyle w:val="BodyText"/>
      </w:pPr>
      <w:r>
        <w:rPr>
          <w:b/>
          <w:bCs/>
        </w:rPr>
        <w:t xml:space="preserve">Example 11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0"/>
    <w:bookmarkStart w:id="61"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1"/>
    <w:bookmarkStart w:id="62"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2"/>
    <w:bookmarkStart w:id="64"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3"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3"/>
    </w:p>
    <w:bookmarkEnd w:id="64"/>
    <w:bookmarkStart w:id="65"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10</w:t>
        </w:r>
      </w:hyperlink>
      <w:r>
        <w:t xml:space="preserve">.</w:t>
      </w:r>
    </w:p>
    <w:bookmarkEnd w:id="65"/>
    <w:bookmarkStart w:id="66"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6"/>
    <w:bookmarkStart w:id="67" w:name="exm-indicator-orthonormal"/>
    <w:p>
      <w:pPr>
        <w:pStyle w:val="FirstParagraph"/>
      </w:pPr>
      <w:r>
        <w:rPr>
          <w:b/>
          <w:bCs/>
        </w:rPr>
        <w:t xml:space="preserve">Example 12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7"/>
    <w:bookmarkStart w:id="68" w:name="exm-not-orthonormal"/>
    <w:p>
      <w:pPr>
        <w:pStyle w:val="FirstParagraph"/>
      </w:pPr>
      <w:r>
        <w:rPr>
          <w:b/>
          <w:bCs/>
        </w:rPr>
        <w:t xml:space="preserve">Example 13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8"/>
    <w:bookmarkStart w:id="69"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9"/>
    <w:bookmarkStart w:id="70"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opt/quarto/share/formats/docx/tip.png" id="73"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4">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5">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6">
              <w:r>
                <w:rPr>
                  <w:rStyle w:val="Hyperlink"/>
                </w:rPr>
                <w:t xml:space="preserve">on Canvas</w:t>
              </w:r>
            </w:hyperlink>
            <w:r>
              <w:t xml:space="preserve">.</w:t>
            </w:r>
          </w:p>
          <w:p/>
        </w:tc>
      </w:tr>
    </w:tbl>
    <w:bookmarkEnd w:id="77"/>
    <w:bookmarkEnd w:id="78"/>
    <w:bookmarkStart w:id="181" w:name="matrices"/>
    <w:p>
      <w:pPr>
        <w:pStyle w:val="Heading2"/>
      </w:pPr>
      <w:r>
        <w:t xml:space="preserve">2 Matrices</w:t>
      </w:r>
    </w:p>
    <w:bookmarkStart w:id="79"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9"/>
    <w:bookmarkStart w:id="80"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0"/>
    <w:bookmarkStart w:id="81"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1"/>
    <w:bookmarkStart w:id="82" w:name="exm-tensor"/>
    <w:p>
      <w:pPr>
        <w:pStyle w:val="BodyText"/>
      </w:pPr>
      <w:r>
        <w:rPr>
          <w:b/>
          <w:bCs/>
        </w:rPr>
        <w:t xml:space="preserve">Example 14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2"/>
    <w:bookmarkStart w:id="85" w:name="sec-matrix-transpose"/>
    <w:p>
      <w:pPr>
        <w:pStyle w:val="Heading3"/>
      </w:pPr>
      <w:r>
        <w:t xml:space="preserve">2.1 Matrix transpose</w:t>
      </w:r>
    </w:p>
    <w:bookmarkStart w:id="83"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3"/>
    <w:bookmarkStart w:id="84" w:name="exm-matrix-transpose"/>
    <w:p>
      <w:pPr>
        <w:pStyle w:val="FirstParagraph"/>
      </w:pPr>
      <w:r>
        <w:rPr>
          <w:b/>
          <w:bCs/>
        </w:rPr>
        <w:t xml:space="preserve">Example 15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4"/>
    <w:bookmarkEnd w:id="85"/>
    <w:bookmarkStart w:id="96" w:name="matrix-addition"/>
    <w:p>
      <w:pPr>
        <w:pStyle w:val="Heading3"/>
      </w:pPr>
      <w:r>
        <w:t xml:space="preserve">2.2 Matrix addition</w:t>
      </w:r>
    </w:p>
    <w:bookmarkStart w:id="86"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6"/>
    <w:bookmarkStart w:id="87" w:name="exm-zero-matrix"/>
    <w:p>
      <w:pPr>
        <w:pStyle w:val="FirstParagraph"/>
      </w:pPr>
      <w:r>
        <w:rPr>
          <w:b/>
          <w:bCs/>
        </w:rPr>
        <w:t xml:space="preserve">Example 16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7"/>
    <w:bookmarkStart w:id="88"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8"/>
    <w:bookmarkStart w:id="89" w:name="exm-matrix-addition"/>
    <w:p>
      <w:pPr>
        <w:pStyle w:val="FirstParagraph"/>
      </w:pPr>
      <w:r>
        <w:rPr>
          <w:b/>
          <w:bCs/>
        </w:rPr>
        <w:t xml:space="preserve">Example 17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9"/>
    <w:bookmarkStart w:id="91"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0">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1"/>
    <w:bookmarkStart w:id="93"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2">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3"/>
    <w:bookmarkStart w:id="94"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4"/>
    <w:bookmarkStart w:id="95"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5"/>
    <w:bookmarkEnd w:id="96"/>
    <w:bookmarkStart w:id="99" w:name="scalar-multiplication"/>
    <w:p>
      <w:pPr>
        <w:pStyle w:val="Heading3"/>
      </w:pPr>
      <w:r>
        <w:t xml:space="preserve">2.3 Scalar multiplication</w:t>
      </w:r>
    </w:p>
    <w:bookmarkStart w:id="97"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7"/>
    <w:bookmarkStart w:id="98" w:name="exm-scalar-mult"/>
    <w:p>
      <w:pPr>
        <w:pStyle w:val="FirstParagraph"/>
      </w:pPr>
      <w:r>
        <w:rPr>
          <w:b/>
          <w:bCs/>
        </w:rPr>
        <w:t xml:space="preserve">Example 18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8"/>
    <w:bookmarkEnd w:id="99"/>
    <w:bookmarkStart w:id="108" w:name="matrix-multiplication"/>
    <w:p>
      <w:pPr>
        <w:pStyle w:val="Heading3"/>
      </w:pPr>
      <w:r>
        <w:t xml:space="preserve">2.4 Matrix multiplication</w:t>
      </w:r>
    </w:p>
    <w:bookmarkStart w:id="100"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0"/>
    <w:bookmarkStart w:id="101"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1"/>
    <w:bookmarkStart w:id="102" w:name="exm-dot-product-matmul"/>
    <w:p>
      <w:pPr>
        <w:pStyle w:val="BodyText"/>
      </w:pPr>
      <w:r>
        <w:rPr>
          <w:b/>
          <w:bCs/>
        </w:rPr>
        <w:t xml:space="preserve">Example 19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2"/>
    <w:bookmarkStart w:id="103"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5"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4">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5"/>
    <w:bookmarkStart w:id="106"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6"/>
    <w:bookmarkStart w:id="107"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7"/>
    <w:bookmarkEnd w:id="108"/>
    <w:bookmarkStart w:id="118" w:name="square-and-identity-matrices"/>
    <w:p>
      <w:pPr>
        <w:pStyle w:val="Heading3"/>
      </w:pPr>
      <w:r>
        <w:t xml:space="preserve">2.5 Square and identity matrices</w:t>
      </w:r>
    </w:p>
    <w:bookmarkStart w:id="109"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9"/>
    <w:bookmarkStart w:id="110" w:name="exm-square-matrix"/>
    <w:p>
      <w:pPr>
        <w:pStyle w:val="BodyText"/>
      </w:pPr>
      <w:r>
        <w:rPr>
          <w:b/>
          <w:bCs/>
        </w:rPr>
        <w:t xml:space="preserve">Example 20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0"/>
    <w:bookmarkStart w:id="111"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1"/>
    <w:bookmarkStart w:id="112" w:name="exm-main-diagonal"/>
    <w:p>
      <w:pPr>
        <w:pStyle w:val="BodyText"/>
      </w:pPr>
      <w:r>
        <w:rPr>
          <w:b/>
          <w:bCs/>
        </w:rPr>
        <w:t xml:space="preserve">Example 21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2"/>
    <w:bookmarkStart w:id="113"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3"/>
    <w:bookmarkStart w:id="114" w:name="exm-identity-matrix"/>
    <w:p>
      <w:pPr>
        <w:pStyle w:val="FirstParagraph"/>
      </w:pPr>
      <w:r>
        <w:rPr>
          <w:b/>
          <w:bCs/>
        </w:rPr>
        <w:t xml:space="preserve">Example 22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4"/>
    <w:bookmarkStart w:id="116"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15">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6"/>
    <w:bookmarkStart w:id="117"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7"/>
    <w:bookmarkEnd w:id="118"/>
    <w:bookmarkStart w:id="123" w:name="matrix-vector-multiplication"/>
    <w:p>
      <w:pPr>
        <w:pStyle w:val="Heading3"/>
      </w:pPr>
      <w:r>
        <w:t xml:space="preserve">2.6 Matrix-vector multiplication</w:t>
      </w:r>
    </w:p>
    <w:bookmarkStart w:id="119"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9"/>
    <w:bookmarkStart w:id="120"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0"/>
    <w:bookmarkStart w:id="121"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1"/>
    <w:bookmarkStart w:id="122" w:name="exm-linear-system"/>
    <w:p>
      <w:pPr>
        <w:pStyle w:val="BodyText"/>
      </w:pPr>
      <w:r>
        <w:rPr>
          <w:b/>
          <w:bCs/>
        </w:rPr>
        <w:t xml:space="preserve">Example 23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2"/>
    <w:bookmarkEnd w:id="123"/>
    <w:bookmarkStart w:id="174" w:name="linear-and-affine-maps"/>
    <w:p>
      <w:pPr>
        <w:pStyle w:val="Heading3"/>
      </w:pPr>
      <w:r>
        <w:t xml:space="preserve">2.7 Linear and affine maps</w:t>
      </w:r>
    </w:p>
    <w:bookmarkStart w:id="124"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4"/>
    <w:bookmarkStart w:id="125" w:name="exm-linear-map"/>
    <w:p>
      <w:pPr>
        <w:pStyle w:val="FirstParagraph"/>
      </w:pPr>
      <w:r>
        <w:rPr>
          <w:b/>
          <w:bCs/>
        </w:rPr>
        <w:t xml:space="preserve">Example 24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5"/>
    <w:bookmarkStart w:id="126"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6"/>
    <w:bookmarkStart w:id="127" w:name="exm-linear-operator"/>
    <w:p>
      <w:pPr>
        <w:pStyle w:val="BodyText"/>
      </w:pPr>
      <w:r>
        <w:rPr>
          <w:b/>
          <w:bCs/>
        </w:rPr>
        <w:t xml:space="preserve">Example 25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7"/>
    <w:bookmarkStart w:id="128"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8"/>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9" w:name="exm-linear-map-zero"/>
    <w:p>
      <w:pPr>
        <w:pStyle w:val="FirstParagraph"/>
      </w:pPr>
      <w:r>
        <w:rPr>
          <w:b/>
          <w:bCs/>
        </w:rPr>
        <w:t xml:space="preserve">Example 26 (Ruling out linearity at zero)</w:t>
      </w:r>
      <w:r>
        <w:t xml:space="preserve"> </w:t>
      </w:r>
      <w:r>
        <w:t xml:space="preserve">In</w:t>
      </w:r>
      <w:r>
        <w:t xml:space="preserve"> </w:t>
      </w:r>
      <w:hyperlink w:anchor="exm-linear-map">
        <w:r>
          <w:rPr>
            <w:rStyle w:val="Hyperlink"/>
          </w:rPr>
          <w:t xml:space="preserve">Example 24</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9"/>
    <w:bookmarkStart w:id="130"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30"/>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31">
        <w:r>
          <w:rPr>
            <w:rStyle w:val="Hyperlink"/>
          </w:rPr>
          <w:t xml:space="preserve">algebra page</w:t>
        </w:r>
      </w:hyperlink>
      <w:r>
        <w:t xml:space="preserve">:</w:t>
      </w:r>
      <w:r>
        <w:t xml:space="preserve"> </w:t>
      </w:r>
      <w:hyperlink r:id="rId132">
        <w:r>
          <w:rPr>
            <w:rStyle w:val="Hyperlink"/>
          </w:rPr>
          <w:t xml:space="preserve">distributivity</w:t>
        </w:r>
      </w:hyperlink>
      <w:r>
        <w:t xml:space="preserve">,</w:t>
      </w:r>
      <w:r>
        <w:t xml:space="preserve"> </w:t>
      </w:r>
      <w:hyperlink r:id="rId133">
        <w:r>
          <w:rPr>
            <w:rStyle w:val="Hyperlink"/>
          </w:rPr>
          <w:t xml:space="preserve">a sum of sums</w:t>
        </w:r>
      </w:hyperlink>
      <w:r>
        <w:t xml:space="preserve">,</w:t>
      </w:r>
      <w:r>
        <w:t xml:space="preserve"> </w:t>
      </w:r>
      <w:hyperlink r:id="rId134">
        <w:r>
          <w:rPr>
            <w:rStyle w:val="Hyperlink"/>
          </w:rPr>
          <w:t xml:space="preserve">symmetry of products</w:t>
        </w:r>
      </w:hyperlink>
      <w:r>
        <w:t xml:space="preserve">,</w:t>
      </w:r>
      <w:r>
        <w:t xml:space="preserve"> </w:t>
      </w:r>
      <w:r>
        <w:t xml:space="preserve">and</w:t>
      </w:r>
      <w:r>
        <w:t xml:space="preserve"> </w:t>
      </w:r>
      <w:hyperlink r:id="rId135">
        <w:r>
          <w:rPr>
            <w:rStyle w:val="Hyperlink"/>
          </w:rPr>
          <w:t xml:space="preserve">a constant factor</w:t>
        </w:r>
      </w:hyperlink>
      <w:r>
        <w:t xml:space="preserve">.</w:t>
      </w:r>
    </w:p>
    <w:bookmarkStart w:id="136"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6"/>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8"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8"/>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9"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9"/>
    <w:bookmarkStart w:id="140" w:name="exm-linear-map-matrix"/>
    <w:p>
      <w:pPr>
        <w:pStyle w:val="BodyText"/>
      </w:pPr>
      <w:r>
        <w:rPr>
          <w:b/>
          <w:bCs/>
        </w:rPr>
        <w:t xml:space="preserve">Example 27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0"/>
    <w:bookmarkStart w:id="141"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1"/>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2" w:name="exm-linear-scalar"/>
    <w:p>
      <w:pPr>
        <w:pStyle w:val="BodyText"/>
      </w:pPr>
      <w:r>
        <w:rPr>
          <w:b/>
          <w:bCs/>
        </w:rPr>
        <w:t xml:space="preserve">Example 28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tip.png" id="144"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6">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7">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8"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48"/>
    <w:bookmarkStart w:id="149" w:name="exm-translation"/>
    <w:p>
      <w:pPr>
        <w:pStyle w:val="FirstParagraph"/>
      </w:pPr>
      <w:r>
        <w:rPr>
          <w:b/>
          <w:bCs/>
        </w:rPr>
        <w:t xml:space="preserve">Example 29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9"/>
    <w:bookmarkStart w:id="150"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0"/>
    <w:bookmarkStart w:id="152"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51">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2"/>
    <w:bookmarkStart w:id="154"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3"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3"/>
    </w:p>
    <w:bookmarkEnd w:id="154"/>
    <w:bookmarkStart w:id="155"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55"/>
    <w:bookmarkStart w:id="156" w:name="exm-augmented-vector"/>
    <w:p>
      <w:pPr>
        <w:pStyle w:val="FirstParagraph"/>
      </w:pPr>
      <w:r>
        <w:rPr>
          <w:b/>
          <w:bCs/>
        </w:rPr>
        <w:t xml:space="preserve">Example 30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6"/>
    <w:bookmarkStart w:id="157"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7"/>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8"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8"/>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9" w:name="exm-affine-linear-iff"/>
    <w:p>
      <w:pPr>
        <w:pStyle w:val="BodyText"/>
      </w:pPr>
      <w:r>
        <w:rPr>
          <w:b/>
          <w:bCs/>
        </w:rPr>
        <w:t xml:space="preserve">Example 31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24</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9"/>
    <w:bookmarkStart w:id="16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6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1"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1"/>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64"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6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5" name="Picture"/>
                  <a:graphic>
                    <a:graphicData uri="http://schemas.openxmlformats.org/drawingml/2006/picture">
                      <pic:pic>
                        <pic:nvPicPr>
                          <pic:cNvPr descr="/opt/quarto/share/formats/docx/tip.png" id="166"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8"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8"/>
    <w:bookmarkStart w:id="169" w:name="exm-hyperplane"/>
    <w:p>
      <w:pPr>
        <w:pStyle w:val="BodyText"/>
      </w:pPr>
      <w:r>
        <w:rPr>
          <w:b/>
          <w:bCs/>
        </w:rPr>
        <w:t xml:space="preserve">Example 32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9"/>
    <w:bookmarkStart w:id="170"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0"/>
    <w:bookmarkStart w:id="171"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1"/>
    <w:bookmarkStart w:id="172"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2"/>
    <w:bookmarkStart w:id="173"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73"/>
    <w:bookmarkEnd w:id="174"/>
    <w:bookmarkStart w:id="180" w:name="transposes-of-sums-and-products"/>
    <w:p>
      <w:pPr>
        <w:pStyle w:val="Heading3"/>
      </w:pPr>
      <w:r>
        <w:t xml:space="preserve">2.8 Transposes of sums and products</w:t>
      </w:r>
    </w:p>
    <w:bookmarkStart w:id="175"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75"/>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6"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7"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7"/>
    <w:bookmarkStart w:id="178"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78"/>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79" w:name="exm-scalar-transpose"/>
    <w:p>
      <w:pPr>
        <w:pStyle w:val="BodyText"/>
      </w:pPr>
      <w:r>
        <w:rPr>
          <w:b/>
          <w:bCs/>
        </w:rPr>
        <w:t xml:space="preserve">Example 33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79"/>
    <w:bookmarkEnd w:id="180"/>
    <w:bookmarkEnd w:id="181"/>
    <w:bookmarkStart w:id="188" w:name="rank"/>
    <w:p>
      <w:pPr>
        <w:pStyle w:val="Heading2"/>
      </w:pPr>
      <w:r>
        <w:t xml:space="preserve">3 Rank</w:t>
      </w:r>
    </w:p>
    <w:bookmarkStart w:id="182"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2"/>
    <w:bookmarkStart w:id="183" w:name="exm-linearly-independent"/>
    <w:p>
      <w:pPr>
        <w:pStyle w:val="BodyText"/>
      </w:pPr>
      <w:r>
        <w:rPr>
          <w:b/>
          <w:bCs/>
        </w:rPr>
        <w:t xml:space="preserve">Example 34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83"/>
    <w:bookmarkStart w:id="184"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84"/>
    <w:bookmarkStart w:id="185" w:name="exm-rank"/>
    <w:p>
      <w:pPr>
        <w:pStyle w:val="BodyText"/>
      </w:pPr>
      <w:r>
        <w:rPr>
          <w:b/>
          <w:bCs/>
        </w:rPr>
        <w:t xml:space="preserve">Example 35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85"/>
    <w:bookmarkStart w:id="186"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86"/>
    <w:bookmarkStart w:id="187"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35</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87"/>
    <w:bookmarkEnd w:id="188"/>
    <w:bookmarkStart w:id="229"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2"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2"/>
    <w:bookmarkStart w:id="193" w:name="exm-subspace"/>
    <w:p>
      <w:pPr>
        <w:pStyle w:val="BodyText"/>
      </w:pPr>
      <w:r>
        <w:rPr>
          <w:b/>
          <w:bCs/>
        </w:rPr>
        <w:t xml:space="preserve">Example 36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93"/>
    <w:bookmarkStart w:id="194" w:name="exm-not-subspace"/>
    <w:p>
      <w:pPr>
        <w:pStyle w:val="BodyText"/>
      </w:pPr>
      <w:r>
        <w:rPr>
          <w:b/>
          <w:bCs/>
        </w:rPr>
        <w:t xml:space="preserve">Example 37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94"/>
    <w:bookmarkStart w:id="195"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95"/>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96" w:name="exm-subspace-zero"/>
    <w:p>
      <w:pPr>
        <w:pStyle w:val="BodyText"/>
      </w:pPr>
      <w:r>
        <w:rPr>
          <w:b/>
          <w:bCs/>
        </w:rPr>
        <w:t xml:space="preserve">Example 38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37</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96"/>
    <w:bookmarkStart w:id="197"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97"/>
    <w:bookmarkStart w:id="198" w:name="exm-span"/>
    <w:p>
      <w:pPr>
        <w:pStyle w:val="BodyText"/>
      </w:pPr>
      <w:r>
        <w:rPr>
          <w:b/>
          <w:bCs/>
        </w:rPr>
        <w:t xml:space="preserve">Example 39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8"/>
    <w:bookmarkStart w:id="199"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9"/>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1" w:name="exm-span-subspace"/>
    <w:p>
      <w:pPr>
        <w:pStyle w:val="BodyText"/>
      </w:pPr>
      <w:r>
        <w:rPr>
          <w:b/>
          <w:bCs/>
        </w:rPr>
        <w:t xml:space="preserve">Example 40 (The line in</w:t>
      </w:r>
      <w:r>
        <w:rPr>
          <w:b/>
          <w:bCs/>
        </w:rPr>
        <w:t xml:space="preserve"> </w:t>
      </w:r>
      <w:hyperlink w:anchor="exm-subspace">
        <w:r>
          <w:rPr>
            <w:rStyle w:val="Hyperlink"/>
            <w:b/>
            <w:bCs/>
          </w:rPr>
          <w:t xml:space="preserve">Example 36</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36</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0">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1"/>
    <w:bookmarkStart w:id="202"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2"/>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03" w:name="exm-matvec-columns"/>
    <w:p>
      <w:pPr>
        <w:pStyle w:val="FirstParagraph"/>
      </w:pPr>
      <w:r>
        <w:rPr>
          <w:b/>
          <w:bCs/>
        </w:rPr>
        <w:t xml:space="preserve">Example 41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03"/>
    <w:bookmarkStart w:id="204"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04"/>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05" w:name="exm-matvec-linear"/>
    <w:p>
      <w:pPr>
        <w:pStyle w:val="BodyText"/>
      </w:pPr>
      <w:r>
        <w:rPr>
          <w:b/>
          <w:bCs/>
        </w:rPr>
        <w:t xml:space="preserve">Example 42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05"/>
    <w:bookmarkStart w:id="206"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06"/>
    <w:p>
      <w:pPr>
        <w:pStyle w:val="BodyText"/>
      </w:pPr>
      <w:r>
        <w:rPr>
          <w:i/>
          <w:iCs/>
        </w:rPr>
        <w:t xml:space="preserve">Proof</w:t>
      </w:r>
      <w:r>
        <w:t xml:space="preserve">. </w:t>
      </w:r>
      <w:hyperlink r:id="rId137">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07">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8" w:name="exm-many-vectors-dependent"/>
    <w:p>
      <w:pPr>
        <w:pStyle w:val="BodyText"/>
      </w:pPr>
      <w:r>
        <w:rPr>
          <w:b/>
          <w:bCs/>
        </w:rPr>
        <w:t xml:space="preserve">Example 43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34</w:t>
        </w:r>
      </w:hyperlink>
      <w:r>
        <w:t xml:space="preserve">).</w:t>
      </w:r>
    </w:p>
    <w:bookmarkEnd w:id="208"/>
    <w:bookmarkStart w:id="209"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9"/>
    <w:bookmarkStart w:id="210" w:name="exm-basis"/>
    <w:p>
      <w:pPr>
        <w:pStyle w:val="BodyText"/>
      </w:pPr>
      <w:r>
        <w:rPr>
          <w:b/>
          <w:bCs/>
        </w:rPr>
        <w:t xml:space="preserve">Example 44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34</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0"/>
    <w:bookmarkStart w:id="211" w:name="exm-not-basis"/>
    <w:p>
      <w:pPr>
        <w:pStyle w:val="FirstParagraph"/>
      </w:pPr>
      <w:r>
        <w:rPr>
          <w:b/>
          <w:bCs/>
        </w:rPr>
        <w:t xml:space="preserve">Example 45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1"/>
    <w:bookmarkStart w:id="212"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2"/>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13" w:name="exm-basis-unique"/>
    <w:p>
      <w:pPr>
        <w:pStyle w:val="BodyText"/>
      </w:pPr>
      <w:r>
        <w:rPr>
          <w:b/>
          <w:bCs/>
        </w:rPr>
        <w:t xml:space="preserve">Example 46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44</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45</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13"/>
    <w:bookmarkStart w:id="214"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14"/>
    <w:bookmarkStart w:id="215" w:name="exm-coordinates"/>
    <w:p>
      <w:pPr>
        <w:pStyle w:val="BodyText"/>
      </w:pPr>
      <w:r>
        <w:rPr>
          <w:b/>
          <w:bCs/>
        </w:rPr>
        <w:t xml:space="preserve">Example 47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15"/>
    <w:bookmarkStart w:id="216"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16"/>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17" w:name="exm-basis-size"/>
    <w:p>
      <w:pPr>
        <w:pStyle w:val="BodyText"/>
      </w:pPr>
      <w:r>
        <w:rPr>
          <w:b/>
          <w:bCs/>
        </w:rPr>
        <w:t xml:space="preserve">Example 48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44</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44</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45</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17"/>
    <w:bookmarkStart w:id="218"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8"/>
    <w:bookmarkStart w:id="219" w:name="exm-dimension"/>
    <w:p>
      <w:pPr>
        <w:pStyle w:val="BodyText"/>
      </w:pPr>
      <w:r>
        <w:rPr>
          <w:b/>
          <w:bCs/>
        </w:rPr>
        <w:t xml:space="preserve">Example 49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44</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36</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9"/>
    <w:bookmarkStart w:id="220"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0"/>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1" w:name="exm-add-outside-span"/>
    <w:p>
      <w:pPr>
        <w:pStyle w:val="BodyText"/>
      </w:pPr>
      <w:r>
        <w:rPr>
          <w:b/>
          <w:bCs/>
        </w:rPr>
        <w:t xml:space="preserve">Example 50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1"/>
    <w:bookmarkStart w:id="222"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22"/>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23" w:name="exm-extend-basis"/>
    <w:p>
      <w:pPr>
        <w:pStyle w:val="BodyText"/>
      </w:pPr>
      <w:r>
        <w:rPr>
          <w:b/>
          <w:bCs/>
        </w:rPr>
        <w:t xml:space="preserve">Example 51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23"/>
    <w:bookmarkStart w:id="224"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24"/>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25" w:name="exm-dim-bound"/>
    <w:p>
      <w:pPr>
        <w:pStyle w:val="BodyText"/>
      </w:pPr>
      <w:r>
        <w:rPr>
          <w:b/>
          <w:bCs/>
        </w:rPr>
        <w:t xml:space="preserve">Example 52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25"/>
    <w:bookmarkStart w:id="226"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26"/>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27" w:name="exm-subspace-equal-dim"/>
    <w:p>
      <w:pPr>
        <w:pStyle w:val="BodyText"/>
      </w:pPr>
      <w:r>
        <w:rPr>
          <w:b/>
          <w:bCs/>
        </w:rPr>
        <w:t xml:space="preserve">Example 53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27"/>
    <w:bookmarkStart w:id="228" w:name="exm-subspace-equal-dim-fails"/>
    <w:p>
      <w:pPr>
        <w:pStyle w:val="BodyText"/>
      </w:pPr>
      <w:r>
        <w:rPr>
          <w:b/>
          <w:bCs/>
        </w:rPr>
        <w:t xml:space="preserve">Example 54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28"/>
    <w:bookmarkEnd w:id="229"/>
    <w:bookmarkStart w:id="252" w:name="sec-column-null-space"/>
    <w:p>
      <w:pPr>
        <w:pStyle w:val="Heading2"/>
      </w:pPr>
      <w:r>
        <w:t xml:space="preserve">5 Column space and null space</w:t>
      </w:r>
    </w:p>
    <w:bookmarkStart w:id="230"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0"/>
    <w:bookmarkStart w:id="231" w:name="def-row-space"/>
    <w:p>
      <w:pPr>
        <w:pStyle w:val="BodyText"/>
      </w:pPr>
      <w:r>
        <w:rPr>
          <w:b/>
          <w:bCs/>
        </w:rPr>
        <w:t xml:space="preserve">Definition 46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1"/>
    <w:bookmarkStart w:id="232" w:name="exm-column-space"/>
    <w:p>
      <w:pPr>
        <w:pStyle w:val="BodyText"/>
      </w:pPr>
      <w:r>
        <w:rPr>
          <w:b/>
          <w:bCs/>
        </w:rPr>
        <w:t xml:space="preserve">Example 55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32"/>
    <w:bookmarkStart w:id="233"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33"/>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34" w:name="exm-column-space-span"/>
    <w:p>
      <w:pPr>
        <w:pStyle w:val="BodyText"/>
      </w:pPr>
      <w:r>
        <w:rPr>
          <w:b/>
          <w:bCs/>
        </w:rPr>
        <w:t xml:space="preserve">Example 56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55</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34"/>
    <w:bookmarkStart w:id="235" w:name="def-null-space"/>
    <w:p>
      <w:pPr>
        <w:pStyle w:val="BodyText"/>
      </w:pPr>
      <w:r>
        <w:rPr>
          <w:b/>
          <w:bCs/>
        </w:rPr>
        <w:t xml:space="preserve">Definition 47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35"/>
    <w:bookmarkStart w:id="236" w:name="def-left-null-space"/>
    <w:p>
      <w:pPr>
        <w:pStyle w:val="BodyText"/>
      </w:pPr>
      <w:r>
        <w:rPr>
          <w:b/>
          <w:bCs/>
        </w:rPr>
        <w:t xml:space="preserve">Definition 48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36"/>
    <w:bookmarkStart w:id="237" w:name="exm-null-space"/>
    <w:p>
      <w:pPr>
        <w:pStyle w:val="BodyText"/>
      </w:pPr>
      <w:r>
        <w:rPr>
          <w:b/>
          <w:bCs/>
        </w:rPr>
        <w:t xml:space="preserve">Example 57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37"/>
    <w:bookmarkStart w:id="238"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3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39" w:name="exm-null-space-subspace"/>
    <w:p>
      <w:pPr>
        <w:pStyle w:val="BodyText"/>
      </w:pPr>
      <w:r>
        <w:rPr>
          <w:b/>
          <w:bCs/>
        </w:rPr>
        <w:t xml:space="preserve">Example 58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57</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39"/>
    <w:bookmarkStart w:id="240"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37</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47</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39</w:t>
        </w:r>
      </w:hyperlink>
      <w:r>
        <w:t xml:space="preserve">) exactly when its null space contains only the zero vector.</w:t>
      </w:r>
    </w:p>
    <w:bookmarkEnd w:id="240"/>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37</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39</w:t>
        </w:r>
      </w:hyperlink>
      <w:r>
        <w:t xml:space="preserve">).</w:t>
      </w:r>
    </w:p>
    <w:bookmarkStart w:id="241" w:name="exm-independent-null-space"/>
    <w:p>
      <w:pPr>
        <w:pStyle w:val="BodyText"/>
      </w:pPr>
      <w:r>
        <w:rPr>
          <w:b/>
          <w:bCs/>
        </w:rPr>
        <w:t xml:space="preserve">Example 59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1"/>
    <w:bookmarkStart w:id="242"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42"/>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47</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43" w:name="exm-row-null-disjoint"/>
    <w:p>
      <w:pPr>
        <w:pStyle w:val="BodyText"/>
      </w:pPr>
      <w:r>
        <w:rPr>
          <w:b/>
          <w:bCs/>
        </w:rPr>
        <w:t xml:space="preserve">Example 60 (The row space and null space in</w:t>
      </w:r>
      <w:r>
        <w:rPr>
          <w:b/>
          <w:bCs/>
        </w:rPr>
        <w:t xml:space="preserve"> </w:t>
      </w:r>
      <w:hyperlink w:anchor="exm-null-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57</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43"/>
    <w:bookmarkStart w:id="244" w:name="def-cross-product-matrix"/>
    <w:p>
      <w:pPr>
        <w:pStyle w:val="BodyText"/>
      </w:pPr>
      <w:r>
        <w:rPr>
          <w:b/>
          <w:bCs/>
        </w:rPr>
        <w:t xml:space="preserve">Definition 49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44"/>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45" w:name="exm-cross-product-matrix"/>
    <w:p>
      <w:pPr>
        <w:pStyle w:val="BodyText"/>
      </w:pPr>
      <w:r>
        <w:rPr>
          <w:b/>
          <w:bCs/>
        </w:rPr>
        <w:t xml:space="preserve">Example 61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49</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45"/>
    <w:bookmarkStart w:id="246" w:name="def-gram-matrix"/>
    <w:p>
      <w:pPr>
        <w:pStyle w:val="FirstParagraph"/>
      </w:pPr>
      <w:r>
        <w:rPr>
          <w:b/>
          <w:bCs/>
        </w:rPr>
        <w:t xml:space="preserve">Definition 50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46"/>
    <w:bookmarkStart w:id="247" w:name="exm-gram-matrix"/>
    <w:p>
      <w:pPr>
        <w:pStyle w:val="BodyText"/>
      </w:pPr>
      <w:r>
        <w:rPr>
          <w:b/>
          <w:bCs/>
        </w:rPr>
        <w:t xml:space="preserve">Example 62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47"/>
    <w:bookmarkStart w:id="248"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50</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48"/>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49" w:name="exm-gram-properties"/>
    <w:p>
      <w:pPr>
        <w:pStyle w:val="FirstParagraph"/>
      </w:pPr>
      <w:r>
        <w:rPr>
          <w:b/>
          <w:bCs/>
        </w:rPr>
        <w:t xml:space="preserve">Example 63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62</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49"/>
    <w:bookmarkStart w:id="250"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0"/>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1" w:name="exm-null-gram"/>
    <w:p>
      <w:pPr>
        <w:pStyle w:val="BodyText"/>
      </w:pPr>
      <w:r>
        <w:rPr>
          <w:b/>
          <w:bCs/>
        </w:rPr>
        <w:t xml:space="preserve">Example 64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57</w:t>
        </w:r>
      </w:hyperlink>
      <w:r>
        <w:t xml:space="preserve">.</w:t>
      </w:r>
    </w:p>
    <w:bookmarkEnd w:id="251"/>
    <w:bookmarkEnd w:id="252"/>
    <w:bookmarkStart w:id="290"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53" name="Picture"/>
                  <a:graphic>
                    <a:graphicData uri="http://schemas.openxmlformats.org/drawingml/2006/picture">
                      <pic:pic>
                        <pic:nvPicPr>
                          <pic:cNvPr descr="/opt/quarto/share/formats/docx/note.png" id="25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55"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55"/>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56" w:name="exm-rank-dim"/>
    <w:p>
      <w:pPr>
        <w:pStyle w:val="BodyText"/>
      </w:pPr>
      <w:r>
        <w:rPr>
          <w:b/>
          <w:bCs/>
        </w:rPr>
        <w:t xml:space="preserve">Example 65 (The rank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56"/>
    <w:bookmarkStart w:id="257" w:name="def-nullity"/>
    <w:p>
      <w:pPr>
        <w:pStyle w:val="BodyText"/>
      </w:pPr>
      <w:r>
        <w:rPr>
          <w:b/>
          <w:bCs/>
        </w:rPr>
        <w:t xml:space="preserve">Definition 51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47</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57"/>
    <w:bookmarkStart w:id="258" w:name="exm-nullity"/>
    <w:p>
      <w:pPr>
        <w:pStyle w:val="FirstParagraph"/>
      </w:pPr>
      <w:r>
        <w:rPr>
          <w:b/>
          <w:bCs/>
        </w:rPr>
        <w:t xml:space="preserve">Example 66 (The nullity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58"/>
    <w:bookmarkStart w:id="259"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59"/>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49</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0" w:name="exm-rank-nullity"/>
    <w:p>
      <w:pPr>
        <w:pStyle w:val="BodyText"/>
      </w:pPr>
      <w:r>
        <w:rPr>
          <w:b/>
          <w:bCs/>
        </w:rPr>
        <w:t xml:space="preserve">Example 67 (Checking rank-nullity on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65</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0"/>
    <w:bookmarkStart w:id="261"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1"/>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62" w:name="exm-rank-product"/>
    <w:p>
      <w:pPr>
        <w:pStyle w:val="FirstParagraph"/>
      </w:pPr>
      <w:r>
        <w:rPr>
          <w:b/>
          <w:bCs/>
        </w:rPr>
        <w:t xml:space="preserve">Example 68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62"/>
    <w:bookmarkStart w:id="263"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63"/>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51</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64" w:name="exm-rank-transpose"/>
    <w:p>
      <w:pPr>
        <w:pStyle w:val="BodyText"/>
      </w:pPr>
      <w:r>
        <w:rPr>
          <w:b/>
          <w:bCs/>
        </w:rPr>
        <w:t xml:space="preserve">Example 69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65</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64</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64"/>
    <w:bookmarkStart w:id="265"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65"/>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66" w:name="exm-rank-bound"/>
    <w:p>
      <w:pPr>
        <w:pStyle w:val="BodyText"/>
      </w:pPr>
      <w:r>
        <w:rPr>
          <w:b/>
          <w:bCs/>
        </w:rPr>
        <w:t xml:space="preserve">Example 70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66"/>
    <w:bookmarkStart w:id="268" w:name="def-affine-subspace"/>
    <w:p>
      <w:pPr>
        <w:pStyle w:val="BodyText"/>
      </w:pPr>
      <w:r>
        <w:rPr>
          <w:b/>
          <w:bCs/>
        </w:rPr>
        <w:t xml:space="preserve">Definition 52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67">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68"/>
    <w:bookmarkStart w:id="269" w:name="exm-affine-subspace"/>
    <w:p>
      <w:pPr>
        <w:pStyle w:val="BodyText"/>
      </w:pPr>
      <w:r>
        <w:rPr>
          <w:b/>
          <w:bCs/>
        </w:rPr>
        <w:t xml:space="preserve">Example 71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37</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69"/>
    <w:bookmarkStart w:id="270"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52</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70"/>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19</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52</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1" w:name="exm-hyperplane-subspace"/>
    <w:p>
      <w:pPr>
        <w:pStyle w:val="FirstParagraph"/>
      </w:pPr>
      <w:r>
        <w:rPr>
          <w:b/>
          <w:bCs/>
        </w:rPr>
        <w:t xml:space="preserve">Example 72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38</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1"/>
    <w:bookmarkStart w:id="272"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72"/>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73" w:name="exm-hyperplane-origin"/>
    <w:p>
      <w:pPr>
        <w:pStyle w:val="BodyText"/>
      </w:pPr>
      <w:r>
        <w:rPr>
          <w:b/>
          <w:bCs/>
        </w:rPr>
        <w:t xml:space="preserve">Example 73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32</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72</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73"/>
    <w:bookmarkStart w:id="275" w:name="def-half-space"/>
    <w:p>
      <w:pPr>
        <w:pStyle w:val="BodyText"/>
      </w:pPr>
      <w:r>
        <w:rPr>
          <w:b/>
          <w:bCs/>
        </w:rPr>
        <w:t xml:space="preserve">Definition 53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74"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74"/>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75"/>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76" w:name="exm-half-space-plane"/>
    <w:p>
      <w:pPr>
        <w:pStyle w:val="BodyText"/>
      </w:pPr>
      <w:r>
        <w:rPr>
          <w:b/>
          <w:bCs/>
        </w:rPr>
        <w:t xml:space="preserve">Example 74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53</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76"/>
    <w:bookmarkStart w:id="277"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77"/>
    <w:bookmarkStart w:id="278"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53</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7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83" w:name="exm-half-space-iris"/>
    <w:p>
      <w:pPr>
        <w:pStyle w:val="BodyText"/>
      </w:pPr>
      <w:r>
        <w:rPr>
          <w:b/>
          <w:bCs/>
        </w:rPr>
        <w:t xml:space="preserve">Example 75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53</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82" w:name="fig-half-space-iris"/>
          <w:p>
            <w:pPr>
              <w:pStyle w:val="Compact"/>
              <w:jc w:val="center"/>
            </w:pPr>
            <w:r>
              <w:drawing>
                <wp:inline>
                  <wp:extent cx="4620126" cy="3696101"/>
                  <wp:effectExtent b="0" l="0" r="0" t="0"/>
                  <wp:docPr descr="" title="" id="280" name="Picture"/>
                  <a:graphic>
                    <a:graphicData uri="http://schemas.openxmlformats.org/drawingml/2006/picture">
                      <pic:pic>
                        <pic:nvPicPr>
                          <pic:cNvPr descr="linear-algebra_files/figure-docx/fig-half-space-iris-1.png" id="281" name="Picture"/>
                          <pic:cNvPicPr>
                            <a:picLocks noChangeArrowheads="1" noChangeAspect="1"/>
                          </pic:cNvPicPr>
                        </pic:nvPicPr>
                        <pic:blipFill>
                          <a:blip r:embed="rId27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8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83"/>
    <w:bookmarkStart w:id="28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72</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53</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84"/>
    <w:bookmarkStart w:id="285"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85"/>
    <w:bookmarkStart w:id="286" w:name="def-rank-factorization"/>
    <w:p>
      <w:pPr>
        <w:pStyle w:val="FirstParagraph"/>
      </w:pPr>
      <w:r>
        <w:rPr>
          <w:b/>
          <w:bCs/>
        </w:rPr>
        <w:t xml:space="preserve">Definition 54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86"/>
    <w:bookmarkStart w:id="287" w:name="exm-rank-factorization"/>
    <w:p>
      <w:pPr>
        <w:pStyle w:val="FirstParagraph"/>
      </w:pPr>
      <w:r>
        <w:rPr>
          <w:b/>
          <w:bCs/>
        </w:rPr>
        <w:t xml:space="preserve">Example 76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65</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87"/>
    <w:bookmarkStart w:id="288"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54</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8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89" w:name="exm-rank-factorization-construct"/>
    <w:p>
      <w:pPr>
        <w:pStyle w:val="BodyText"/>
      </w:pPr>
      <w:r>
        <w:rPr>
          <w:b/>
          <w:bCs/>
        </w:rPr>
        <w:t xml:space="preserve">Example 77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76</w:t>
        </w:r>
      </w:hyperlink>
      <w:r>
        <w:t xml:space="preserve">.</w:t>
      </w:r>
    </w:p>
    <w:bookmarkEnd w:id="289"/>
    <w:bookmarkEnd w:id="290"/>
    <w:bookmarkStart w:id="31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91" name="Picture"/>
                  <a:graphic>
                    <a:graphicData uri="http://schemas.openxmlformats.org/drawingml/2006/picture">
                      <pic:pic>
                        <pic:nvPicPr>
                          <pic:cNvPr descr="/opt/quarto/share/formats/docx/note.png" id="292"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293" w:name="def-subspace-sum"/>
    <w:p>
      <w:pPr>
        <w:pStyle w:val="BodyText"/>
      </w:pPr>
      <w:r>
        <w:rPr>
          <w:b/>
          <w:bCs/>
        </w:rPr>
        <w:t xml:space="preserve">Definition 55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93"/>
    <w:bookmarkStart w:id="294" w:name="exm-subspace-sum"/>
    <w:p>
      <w:pPr>
        <w:pStyle w:val="FirstParagraph"/>
      </w:pPr>
      <w:r>
        <w:rPr>
          <w:b/>
          <w:bCs/>
        </w:rPr>
        <w:t xml:space="preserve">Example 78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94"/>
    <w:bookmarkStart w:id="295" w:name="exm-sum-not-union"/>
    <w:p>
      <w:pPr>
        <w:pStyle w:val="BodyText"/>
      </w:pPr>
      <w:r>
        <w:rPr>
          <w:b/>
          <w:bCs/>
        </w:rPr>
        <w:t xml:space="preserve">Example 79 (The sum is not the union)</w:t>
      </w:r>
      <w:r>
        <w:t xml:space="preserve"> </w:t>
      </w:r>
      <w:r>
        <w:t xml:space="preserve">For the two lines in</w:t>
      </w:r>
      <w:r>
        <w:t xml:space="preserve"> </w:t>
      </w:r>
      <w:hyperlink w:anchor="exm-subspace-sum">
        <w:r>
          <w:rPr>
            <w:rStyle w:val="Hyperlink"/>
          </w:rPr>
          <w:t xml:space="preserve">Example 78</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95"/>
    <w:bookmarkStart w:id="296"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55</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9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97" w:name="exm-sum-intersection-subspace"/>
    <w:p>
      <w:pPr>
        <w:pStyle w:val="BodyText"/>
      </w:pPr>
      <w:r>
        <w:rPr>
          <w:b/>
          <w:bCs/>
        </w:rPr>
        <w:t xml:space="preserve">Example 80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97"/>
    <w:bookmarkStart w:id="298"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9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99" w:name="exm-dim-sum"/>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80</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49</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bookmarkEnd w:id="299"/>
    <w:bookmarkStart w:id="30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0"/>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49</w:t>
        </w:r>
      </w:hyperlink>
      <w:r>
        <w:t xml:space="preserve">).</w:t>
      </w:r>
    </w:p>
    <w:bookmarkStart w:id="302" w:name="exm-dim-subadditive"/>
    <w:p>
      <w:pPr>
        <w:pStyle w:val="BodyText"/>
      </w:pPr>
      <w:r>
        <w:rPr>
          <w:b/>
          <w:bCs/>
        </w:rPr>
        <w:t xml:space="preserve">Example 82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78</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78</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01">
        <w:r>
          <w:rPr>
            <w:rStyle w:val="Hyperlink"/>
          </w:rPr>
          <w:t xml:space="preserve">strict inequality</w:t>
        </w:r>
      </w:hyperlink>
      <w:r>
        <w:t xml:space="preserve">.</w:t>
      </w:r>
    </w:p>
    <w:bookmarkEnd w:id="302"/>
    <w:bookmarkStart w:id="303"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0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04" w:name="exm-rank-subadditive"/>
    <w:p>
      <w:pPr>
        <w:pStyle w:val="FirstParagraph"/>
      </w:pPr>
      <w:r>
        <w:rPr>
          <w:b/>
          <w:bCs/>
        </w:rPr>
        <w:t xml:space="preserve">Example 83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67</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04"/>
    <w:bookmarkStart w:id="305" w:name="def-direct-sum"/>
    <w:p>
      <w:pPr>
        <w:pStyle w:val="FirstParagraph"/>
      </w:pPr>
      <w:r>
        <w:rPr>
          <w:b/>
          <w:bCs/>
        </w:rPr>
        <w:t xml:space="preserve">Definition 56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55</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5"/>
    <w:bookmarkStart w:id="306" w:name="exm-direct-sum"/>
    <w:p>
      <w:pPr>
        <w:pStyle w:val="BodyText"/>
      </w:pPr>
      <w:r>
        <w:rPr>
          <w:b/>
          <w:bCs/>
        </w:rPr>
        <w:t xml:space="preserve">Example 84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6"/>
    <w:bookmarkStart w:id="307" w:name="exm-not-direct-sum"/>
    <w:p>
      <w:pPr>
        <w:pStyle w:val="BodyText"/>
      </w:pPr>
      <w:r>
        <w:rPr>
          <w:b/>
          <w:bCs/>
        </w:rPr>
        <w:t xml:space="preserve">Example 85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07"/>
    <w:bookmarkStart w:id="30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56</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0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09" w:name="exm-direct-sum-equiv"/>
    <w:p>
      <w:pPr>
        <w:pStyle w:val="BodyText"/>
      </w:pPr>
      <w:r>
        <w:rPr>
          <w:b/>
          <w:bCs/>
        </w:rPr>
        <w:t xml:space="preserve">Example 86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84</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85</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81</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09"/>
    <w:bookmarkStart w:id="310" w:name="def-projection"/>
    <w:p>
      <w:pPr>
        <w:pStyle w:val="BodyText"/>
      </w:pPr>
      <w:r>
        <w:rPr>
          <w:b/>
          <w:bCs/>
        </w:rPr>
        <w:t xml:space="preserve">Definition 57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56</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10"/>
    <w:bookmarkStart w:id="311" w:name="exm-projection"/>
    <w:p>
      <w:pPr>
        <w:pStyle w:val="BodyText"/>
      </w:pPr>
      <w:r>
        <w:rPr>
          <w:b/>
          <w:bCs/>
        </w:rPr>
        <w:t xml:space="preserve">Example 87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56</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11"/>
    <w:bookmarkEnd w:id="312"/>
    <w:bookmarkStart w:id="327" w:name="sec-orthogonal-complements"/>
    <w:p>
      <w:pPr>
        <w:pStyle w:val="Heading2"/>
      </w:pPr>
      <w:r>
        <w:t xml:space="preserve">8 Orthogonal complements</w:t>
      </w:r>
    </w:p>
    <w:bookmarkStart w:id="31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1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14" w:name="exm-dot-linear"/>
    <w:p>
      <w:pPr>
        <w:pStyle w:val="BodyText"/>
      </w:pPr>
      <w:r>
        <w:rPr>
          <w:b/>
          <w:bCs/>
        </w:rPr>
        <w:t xml:space="preserve">Example 88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14"/>
    <w:bookmarkStart w:id="315" w:name="def-orthogonal-complement"/>
    <w:p>
      <w:pPr>
        <w:pStyle w:val="BodyText"/>
      </w:pPr>
      <w:r>
        <w:rPr>
          <w:b/>
          <w:bCs/>
        </w:rPr>
        <w:t xml:space="preserve">Definition 58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15"/>
    <w:bookmarkStart w:id="316" w:name="exm-orthogonal-complement"/>
    <w:p>
      <w:pPr>
        <w:pStyle w:val="BodyText"/>
      </w:pPr>
      <w:r>
        <w:rPr>
          <w:b/>
          <w:bCs/>
        </w:rPr>
        <w:t xml:space="preserve">Example 89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16"/>
    <w:bookmarkStart w:id="31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58</w:t>
        </w:r>
      </w:hyperlink>
      <w:r>
        <w:t xml:space="preserve"> </w:t>
      </w:r>
      <w:r>
        <w:t xml:space="preserve">need not be a subspace.</w:t>
      </w:r>
    </w:p>
    <w:bookmarkEnd w:id="317"/>
    <w:bookmarkStart w:id="31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58</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1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19" w:name="exm-orthogonal-complement-subspace"/>
    <w:p>
      <w:pPr>
        <w:pStyle w:val="BodyText"/>
      </w:pPr>
      <w:r>
        <w:rPr>
          <w:b/>
          <w:bCs/>
        </w:rPr>
        <w:t xml:space="preserve">Example 90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19"/>
    <w:bookmarkStart w:id="32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2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21" w:name="exm-complement-null-space"/>
    <w:p>
      <w:pPr>
        <w:pStyle w:val="BodyText"/>
      </w:pPr>
      <w:r>
        <w:rPr>
          <w:b/>
          <w:bCs/>
        </w:rPr>
        <w:t xml:space="preserve">Example 91 (The complement of the column space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57</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21"/>
    <w:bookmarkStart w:id="32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56</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2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49</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36</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23" w:name="exm-orthogonal-direct-sum"/>
    <w:p>
      <w:pPr>
        <w:pStyle w:val="BodyText"/>
      </w:pPr>
      <w:r>
        <w:rPr>
          <w:b/>
          <w:bCs/>
        </w:rPr>
        <w:t xml:space="preserve">Example 92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23"/>
    <w:bookmarkStart w:id="32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2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58</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25" w:name="exm-double-complement"/>
    <w:p>
      <w:pPr>
        <w:pStyle w:val="BodyText"/>
      </w:pPr>
      <w:r>
        <w:rPr>
          <w:b/>
          <w:bCs/>
        </w:rPr>
        <w:t xml:space="preserve">Example 93 (Back to the line)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25"/>
    <w:bookmarkStart w:id="326" w:name="exm-double-complement-fails"/>
    <w:p>
      <w:pPr>
        <w:pStyle w:val="FirstParagraph"/>
      </w:pPr>
      <w:r>
        <w:rPr>
          <w:b/>
          <w:bCs/>
        </w:rPr>
        <w:t xml:space="preserve">Example 94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93</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26"/>
    <w:bookmarkEnd w:id="327"/>
    <w:bookmarkStart w:id="330" w:name="sec-fundamental-theorem"/>
    <w:p>
      <w:pPr>
        <w:pStyle w:val="Heading2"/>
      </w:pPr>
      <w:r>
        <w:t xml:space="preserve">9 The fundamental theorem of linear algebra</w:t>
      </w:r>
    </w:p>
    <w:bookmarkStart w:id="32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2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51</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29" w:name="exm-fundamental-subspaces"/>
    <w:p>
      <w:pPr>
        <w:pStyle w:val="BodyText"/>
      </w:pPr>
      <w:r>
        <w:rPr>
          <w:b/>
          <w:bCs/>
        </w:rPr>
        <w:t xml:space="preserve">Example 95 (The four subspaces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65</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66</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91</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29"/>
    <w:bookmarkEnd w:id="330"/>
    <w:bookmarkStart w:id="342" w:name="sec-inner-products"/>
    <w:p>
      <w:pPr>
        <w:pStyle w:val="Heading2"/>
      </w:pPr>
      <w:r>
        <w:t xml:space="preserve">10 Inner products</w:t>
      </w:r>
    </w:p>
    <w:bookmarkStart w:id="331" w:name="def-inner-product"/>
    <w:p>
      <w:pPr>
        <w:pStyle w:val="FirstParagraph"/>
      </w:pPr>
      <w:r>
        <w:rPr>
          <w:b/>
          <w:bCs/>
        </w:rPr>
        <w:t xml:space="preserve">Definition 59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8"/>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31"/>
    <w:bookmarkStart w:id="33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32"/>
    <w:bookmarkStart w:id="333" w:name="exm-dot-product-inner-product"/>
    <w:p>
      <w:pPr>
        <w:pStyle w:val="BodyText"/>
      </w:pPr>
      <w:r>
        <w:rPr>
          <w:b/>
          <w:bCs/>
        </w:rPr>
        <w:t xml:space="preserve">Example 96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59</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33"/>
    <w:bookmarkStart w:id="334" w:name="def-inner-product-space"/>
    <w:p>
      <w:pPr>
        <w:pStyle w:val="BodyText"/>
      </w:pPr>
      <w:r>
        <w:rPr>
          <w:b/>
          <w:bCs/>
        </w:rPr>
        <w:t xml:space="preserve">Definition 60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59</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34"/>
    <w:bookmarkStart w:id="335" w:name="exm-inner-product-space"/>
    <w:p>
      <w:pPr>
        <w:pStyle w:val="BodyText"/>
      </w:pPr>
      <w:r>
        <w:rPr>
          <w:b/>
          <w:bCs/>
        </w:rPr>
        <w:t xml:space="preserve">Example 97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96</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35"/>
    <w:bookmarkStart w:id="336" w:name="exm-weighted-inner-product"/>
    <w:p>
      <w:pPr>
        <w:pStyle w:val="BodyText"/>
      </w:pPr>
      <w:r>
        <w:rPr>
          <w:b/>
          <w:bCs/>
        </w:rPr>
        <w:t xml:space="preserve">Example 98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36"/>
    <w:bookmarkStart w:id="338" w:name="exm-not-inner-product"/>
    <w:p>
      <w:pPr>
        <w:pStyle w:val="FirstParagraph"/>
      </w:pPr>
      <w:r>
        <w:rPr>
          <w:b/>
          <w:bCs/>
        </w:rPr>
        <w:t xml:space="preserve">Example 99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59</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3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38"/>
    <w:bookmarkStart w:id="339" w:name="def-orthogonal-inner-product"/>
    <w:p>
      <w:pPr>
        <w:pStyle w:val="FirstParagraph"/>
      </w:pPr>
      <w:r>
        <w:rPr>
          <w:b/>
          <w:bCs/>
        </w:rPr>
        <w:t xml:space="preserve">Definition 61 (Orthogonality in an inner product space)</w:t>
      </w:r>
      <w:r>
        <w:t xml:space="preserve"> </w:t>
      </w:r>
      <w:r>
        <w:t xml:space="preserve">In an inner product space (</w:t>
      </w:r>
      <w:hyperlink w:anchor="def-inner-product-space">
        <w:r>
          <w:rPr>
            <w:rStyle w:val="Hyperlink"/>
          </w:rPr>
          <w:t xml:space="preserve">Definition 60</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p>
    <w:bookmarkEnd w:id="339"/>
    <w:bookmarkStart w:id="340" w:name="exm-orthogonal-inner-product"/>
    <w:p>
      <w:pPr>
        <w:pStyle w:val="BodyText"/>
      </w:pPr>
      <w:r>
        <w:rPr>
          <w:b/>
          <w:bCs/>
        </w:rPr>
        <w:t xml:space="preserve">Example 100 (Orthogonality depends on the inner product)</w:t>
      </w:r>
      <w:r>
        <w:t xml:space="preserve"> </w:t>
      </w:r>
      <w:r>
        <w:t xml:space="preserve">Take the weighted inner product of</w:t>
      </w:r>
      <w:r>
        <w:t xml:space="preserve"> </w:t>
      </w:r>
      <w:hyperlink w:anchor="exm-weighted-inner-product">
        <w:r>
          <w:rPr>
            <w:rStyle w:val="Hyperlink"/>
          </w:rPr>
          <w:t xml:space="preserve">Example 98</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40"/>
    <w:bookmarkStart w:id="34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96</w:t>
        </w:r>
      </w:hyperlink>
      <w:r>
        <w:t xml:space="preserve">),</w:t>
      </w:r>
      <w:r>
        <w:t xml:space="preserve"> </w:t>
      </w:r>
      <w:r>
        <w:t xml:space="preserve">the condition of</w:t>
      </w:r>
      <w:r>
        <w:t xml:space="preserve"> </w:t>
      </w:r>
      <w:hyperlink w:anchor="def-orthogonal-inner-product">
        <w:r>
          <w:rPr>
            <w:rStyle w:val="Hyperlink"/>
          </w:rPr>
          <w:t xml:space="preserve">Definition 61</w:t>
        </w:r>
      </w:hyperlink>
      <w:r>
        <w:t xml:space="preserve"> </w:t>
      </w:r>
      <w:r>
        <w:t xml:space="preserve">is orthogonality as in</w:t>
      </w:r>
      <w:r>
        <w:t xml:space="preserve"> </w:t>
      </w:r>
      <w:hyperlink w:anchor="def-orthogonal-vectors">
        <w:r>
          <w:rPr>
            <w:rStyle w:val="Hyperlink"/>
          </w:rPr>
          <w:t xml:space="preserve">Definition 13</w:t>
        </w:r>
      </w:hyperlink>
      <w:r>
        <w:t xml:space="preserve">.</w:t>
      </w:r>
    </w:p>
    <w:bookmarkEnd w:id="341"/>
    <w:bookmarkEnd w:id="342"/>
    <w:bookmarkStart w:id="375"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3" name="Picture"/>
                  <a:graphic>
                    <a:graphicData uri="http://schemas.openxmlformats.org/drawingml/2006/picture">
                      <pic:pic>
                        <pic:nvPicPr>
                          <pic:cNvPr descr="/opt/quarto/share/formats/docx/note.png" id="3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4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4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46" w:name="exm-norm-properties"/>
    <w:p>
      <w:pPr>
        <w:pStyle w:val="FirstParagraph"/>
      </w:pPr>
      <w:r>
        <w:rPr>
          <w:b/>
          <w:bCs/>
        </w:rPr>
        <w:t xml:space="preserve">Example 101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10</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10</w:t>
        </w:r>
      </w:hyperlink>
      <w:r>
        <w:t xml:space="preserve">.</w:t>
      </w:r>
    </w:p>
    <w:bookmarkEnd w:id="346"/>
    <w:bookmarkStart w:id="34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4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48" w:name="exm-norm-sum-square"/>
    <w:p>
      <w:pPr>
        <w:pStyle w:val="BodyText"/>
      </w:pPr>
      <w:r>
        <w:rPr>
          <w:b/>
          <w:bCs/>
        </w:rPr>
        <w:t xml:space="preserve">Example 102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48"/>
    <w:bookmarkStart w:id="34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5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5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51" w:name="exm-cauchy-schwarz"/>
    <w:p>
      <w:pPr>
        <w:pStyle w:val="FirstParagraph"/>
      </w:pPr>
      <w:r>
        <w:rPr>
          <w:b/>
          <w:bCs/>
        </w:rPr>
        <w:t xml:space="preserve">Example 103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51"/>
    <w:bookmarkStart w:id="35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5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53" w:name="exm-triangle-inequality"/>
    <w:p>
      <w:pPr>
        <w:pStyle w:val="BodyText"/>
      </w:pPr>
      <w:r>
        <w:rPr>
          <w:b/>
          <w:bCs/>
        </w:rPr>
        <w:t xml:space="preserve">Example 104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53"/>
    <w:bookmarkStart w:id="354" w:name="def-norm"/>
    <w:p>
      <w:pPr>
        <w:pStyle w:val="FirstParagraph"/>
      </w:pPr>
      <w:r>
        <w:rPr>
          <w:b/>
          <w:bCs/>
        </w:rPr>
        <w:t xml:space="preserve">Definition 62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54"/>
    <w:bookmarkStart w:id="355" w:name="exm-norm-euclidean"/>
    <w:p>
      <w:pPr>
        <w:pStyle w:val="BodyText"/>
      </w:pPr>
      <w:r>
        <w:rPr>
          <w:b/>
          <w:bCs/>
        </w:rPr>
        <w:t xml:space="preserve">Example 105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60</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55"/>
    <w:bookmarkStart w:id="356" w:name="def-vector-p-norm"/>
    <w:p>
      <w:pPr>
        <w:pStyle w:val="BodyText"/>
      </w:pPr>
      <w:r>
        <w:rPr>
          <w:b/>
          <w:bCs/>
        </w:rPr>
        <w:t xml:space="preserve">Definition 63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56"/>
    <w:bookmarkStart w:id="357" w:name="exm-vector-p-norm"/>
    <w:p>
      <w:pPr>
        <w:pStyle w:val="BodyText"/>
      </w:pPr>
      <w:r>
        <w:rPr>
          <w:b/>
          <w:bCs/>
        </w:rPr>
        <w:t xml:space="preserve">Example 106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57"/>
    <w:bookmarkStart w:id="35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58"/>
    <w:bookmarkStart w:id="359" w:name="def-infinity-norm"/>
    <w:p>
      <w:pPr>
        <w:pStyle w:val="BodyText"/>
      </w:pPr>
      <w:r>
        <w:rPr>
          <w:b/>
          <w:bCs/>
        </w:rPr>
        <w:t xml:space="preserve">Definition 64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63</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59"/>
    <w:bookmarkStart w:id="36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62</w:t>
        </w:r>
      </w:hyperlink>
      <w:r>
        <w:t xml:space="preserve">).</w:t>
      </w:r>
    </w:p>
    <w:bookmarkEnd w:id="36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63</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61" w:name="exm-vector-p-norm-limit"/>
    <w:p>
      <w:pPr>
        <w:pStyle w:val="BodyText"/>
      </w:pPr>
      <w:r>
        <w:rPr>
          <w:b/>
          <w:bCs/>
        </w:rPr>
        <w:t xml:space="preserve">Example 107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61"/>
    <w:bookmarkStart w:id="362" w:name="def-cosine-sine"/>
    <w:p>
      <w:pPr>
        <w:pStyle w:val="BodyText"/>
      </w:pPr>
      <w:r>
        <w:rPr>
          <w:b/>
          <w:bCs/>
        </w:rPr>
        <w:t xml:space="preserve">Definition 65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62"/>
    <w:bookmarkStart w:id="363" w:name="exm-cosine-sine"/>
    <w:p>
      <w:pPr>
        <w:pStyle w:val="BodyText"/>
      </w:pPr>
      <w:r>
        <w:rPr>
          <w:b/>
          <w:bCs/>
        </w:rPr>
        <w:t xml:space="preserve">Example 108 (Cosines and sines of some angles)</w:t>
      </w:r>
      <w:r>
        <w:t xml:space="preserve"> </w:t>
      </w:r>
      <w:r>
        <w:t xml:space="preserve"> </w:t>
      </w:r>
    </w:p>
    <w:p>
      <w:pPr>
        <w:numPr>
          <w:ilvl w:val="0"/>
          <w:numId w:val="1062"/>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2"/>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2"/>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2"/>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63"/>
    <w:bookmarkStart w:id="365" w:name="def-angle"/>
    <w:p>
      <w:pPr>
        <w:pStyle w:val="BodyText"/>
      </w:pPr>
      <w:r>
        <w:rPr>
          <w:b/>
          <w:bCs/>
        </w:rPr>
        <w:t xml:space="preserve">Definition 66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64">
        <w:r>
          <w:rPr>
            <w:rStyle w:val="Hyperlink"/>
          </w:rPr>
          <w:t xml:space="preserve">Definition 1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5"/>
    <w:bookmarkStart w:id="366"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66"/>
    <w:bookmarkStart w:id="367" w:name="exm-angle"/>
    <w:p>
      <w:pPr>
        <w:pStyle w:val="BodyText"/>
      </w:pPr>
      <w:r>
        <w:rPr>
          <w:b/>
          <w:bCs/>
        </w:rPr>
        <w:t xml:space="preserve">Example 109 (Some angles in the plane)</w:t>
      </w:r>
      <w:r>
        <w:t xml:space="preserve"> </w:t>
      </w:r>
      <w:r>
        <w:t xml:space="preserve"> </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3"/>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67"/>
    <w:bookmarkStart w:id="368" w:name="def-cosine-similarity"/>
    <w:p>
      <w:pPr>
        <w:pStyle w:val="FirstParagraph"/>
      </w:pPr>
      <w:r>
        <w:rPr>
          <w:b/>
          <w:bCs/>
        </w:rPr>
        <w:t xml:space="preserve">Definition 67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8"/>
    <w:bookmarkStart w:id="36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4"/>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4"/>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4"/>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69"/>
    <w:bookmarkStart w:id="370" w:name="cor-cosine-similarity-angle"/>
    <w:p>
      <w:pPr>
        <w:pStyle w:val="BodyText"/>
      </w:pPr>
      <w:r>
        <w:rPr>
          <w:b/>
          <w:bCs/>
        </w:rPr>
        <w:t xml:space="preserve">Corollary 5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66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7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66</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67</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71" w:name="X64c41f557e7f698c947bb0d906d626137043d1e"/>
    <w:p>
      <w:pPr>
        <w:pStyle w:val="BodyText"/>
      </w:pPr>
      <w:r>
        <w:rPr>
          <w:b/>
          <w:bCs/>
        </w:rPr>
        <w:t xml:space="preserve">Definition 68 (Cosine similarity in an inner product space)</w:t>
      </w:r>
      <w:r>
        <w:t xml:space="preserve"> </w:t>
      </w:r>
      <w:r>
        <w:t xml:space="preserve">In a general real inner product space (</w:t>
      </w:r>
      <w:hyperlink w:anchor="def-inner-product-space">
        <w:r>
          <w:rPr>
            <w:rStyle w:val="Hyperlink"/>
          </w:rPr>
          <w:t xml:space="preserve">Definition 60</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1"/>
    <w:bookmarkStart w:id="373"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72">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67</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73"/>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74"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74"/>
    <w:bookmarkEnd w:id="375"/>
    <w:bookmarkStart w:id="394"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76" name="Picture"/>
                  <a:graphic>
                    <a:graphicData uri="http://schemas.openxmlformats.org/drawingml/2006/picture">
                      <pic:pic>
                        <pic:nvPicPr>
                          <pic:cNvPr descr="/opt/quarto/share/formats/docx/note.png" id="377"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78"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78"/>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79"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79"/>
    <w:bookmarkStart w:id="380"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80"/>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81"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81"/>
    <w:bookmarkStart w:id="382" w:name="def-orthonormal-basis"/>
    <w:p>
      <w:pPr>
        <w:pStyle w:val="BodyText"/>
      </w:pPr>
      <w:r>
        <w:rPr>
          <w:b/>
          <w:bCs/>
        </w:rPr>
        <w:t xml:space="preserve">Definition 69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82"/>
    <w:bookmarkStart w:id="383"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5"/>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49</w:t>
        </w:r>
      </w:hyperlink>
      <w:r>
        <w:t xml:space="preserve">).</w:t>
      </w:r>
    </w:p>
    <w:p>
      <w:pPr>
        <w:pStyle w:val="Compact"/>
        <w:numPr>
          <w:ilvl w:val="0"/>
          <w:numId w:val="1065"/>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83"/>
    <w:bookmarkStart w:id="384"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6"/>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44</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6"/>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84"/>
    <w:bookmarkStart w:id="385"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85"/>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86"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86"/>
    <w:bookmarkStart w:id="387" w:name="def-gram-schmidt"/>
    <w:p>
      <w:pPr>
        <w:pStyle w:val="BodyText"/>
      </w:pPr>
      <w:r>
        <w:rPr>
          <w:b/>
          <w:bCs/>
        </w:rPr>
        <w:t xml:space="preserve">Definition 70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7"/>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7"/>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7"/>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87"/>
    <w:bookmarkStart w:id="388"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8"/>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8"/>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88"/>
    <w:bookmarkStart w:id="389"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89"/>
    <w:bookmarkStart w:id="390"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70</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9"/>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9"/>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9"/>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69</w:t>
        </w:r>
      </w:hyperlink>
      <w:r>
        <w:t xml:space="preserve">).</w:t>
      </w:r>
    </w:p>
    <w:bookmarkEnd w:id="390"/>
    <w:p>
      <w:pPr>
        <w:pStyle w:val="FirstParagraph"/>
      </w:pPr>
      <w:r>
        <w:rPr>
          <w:i/>
          <w:iCs/>
        </w:rPr>
        <w:t xml:space="preserve">Proof</w:t>
      </w:r>
      <w:r>
        <w:t xml:space="preserve">. </w:t>
      </w:r>
      <w:r>
        <w:rPr>
          <w:b/>
          <w:bCs/>
        </w:rPr>
        <w:t xml:space="preserve">Parts 1 and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70</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70"/>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70"/>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91"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91"/>
    <w:bookmarkStart w:id="392" w:name="cor-orthonormal-basis-exists"/>
    <w:p>
      <w:pPr>
        <w:pStyle w:val="FirstParagraph"/>
      </w:pPr>
      <w:r>
        <w:rPr>
          <w:b/>
          <w:bCs/>
        </w:rPr>
        <w:t xml:space="preserve">Corollary 6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92"/>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93"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51</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1"/>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1"/>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1"/>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393"/>
    <w:bookmarkEnd w:id="394"/>
    <w:bookmarkStart w:id="400" w:name="outer-product"/>
    <w:p>
      <w:pPr>
        <w:pStyle w:val="Heading2"/>
      </w:pPr>
      <w:r>
        <w:t xml:space="preserve">13 Outer product</w:t>
      </w:r>
    </w:p>
    <w:bookmarkStart w:id="395" w:name="def-outer-product"/>
    <w:p>
      <w:pPr>
        <w:pStyle w:val="FirstParagraph"/>
      </w:pPr>
      <w:r>
        <w:rPr>
          <w:b/>
          <w:bCs/>
        </w:rPr>
        <w:t xml:space="preserve">Definition 71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95"/>
    <w:bookmarkStart w:id="396"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96"/>
    <w:bookmarkStart w:id="397"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19</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97"/>
    <w:bookmarkStart w:id="398"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98"/>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99"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99"/>
    <w:bookmarkEnd w:id="400"/>
    <w:bookmarkStart w:id="435" w:name="special-matrices"/>
    <w:p>
      <w:pPr>
        <w:pStyle w:val="Heading2"/>
      </w:pPr>
      <w:r>
        <w:t xml:space="preserve">14 Special Matrices</w:t>
      </w:r>
    </w:p>
    <w:p>
      <w:pPr>
        <w:pStyle w:val="FirstParagraph"/>
      </w:pPr>
      <w:r>
        <w:t xml:space="preserve">Some special matrices appeared earlier:</w:t>
      </w:r>
    </w:p>
    <w:p>
      <w:pPr>
        <w:pStyle w:val="Compact"/>
        <w:numPr>
          <w:ilvl w:val="0"/>
          <w:numId w:val="1072"/>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2"/>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2"/>
        </w:numPr>
      </w:pPr>
      <w:r>
        <w:t xml:space="preserve">the identity matrix (</w:t>
      </w:r>
      <w:hyperlink w:anchor="def-identity-matrix">
        <w:r>
          <w:rPr>
            <w:rStyle w:val="Hyperlink"/>
          </w:rPr>
          <w:t xml:space="preserve">Definition 27</w:t>
        </w:r>
      </w:hyperlink>
      <w:r>
        <w:t xml:space="preserve">), in that same section</w:t>
      </w:r>
    </w:p>
    <w:bookmarkStart w:id="401" w:name="def-matrix-order"/>
    <w:p>
      <w:pPr>
        <w:pStyle w:val="FirstParagraph"/>
      </w:pPr>
      <w:r>
        <w:rPr>
          <w:b/>
          <w:bCs/>
        </w:rPr>
        <w:t xml:space="preserve">Definition 72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401"/>
    <w:bookmarkStart w:id="402"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20</w:t>
        </w:r>
      </w:hyperlink>
      <w:r>
        <w:t xml:space="preserve">).</w:t>
      </w:r>
    </w:p>
    <w:bookmarkEnd w:id="402"/>
    <w:bookmarkStart w:id="403" w:name="def-matrix-power"/>
    <w:p>
      <w:pPr>
        <w:pStyle w:val="BodyText"/>
      </w:pPr>
      <w:r>
        <w:rPr>
          <w:b/>
          <w:bCs/>
        </w:rPr>
        <w:t xml:space="preserve">Definition 73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03"/>
    <w:bookmarkStart w:id="404"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04"/>
    <w:bookmarkStart w:id="405" w:name="def-symmetric-matrix"/>
    <w:p>
      <w:pPr>
        <w:pStyle w:val="BodyText"/>
      </w:pPr>
      <w:r>
        <w:rPr>
          <w:b/>
          <w:bCs/>
        </w:rPr>
        <w:t xml:space="preserve">Definition 74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05"/>
    <w:bookmarkStart w:id="406"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06"/>
    <w:bookmarkStart w:id="407"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07"/>
    <w:bookmarkStart w:id="408" w:name="def-diagonal-matrix"/>
    <w:p>
      <w:pPr>
        <w:pStyle w:val="FirstParagraph"/>
      </w:pPr>
      <w:r>
        <w:rPr>
          <w:b/>
          <w:bCs/>
        </w:rPr>
        <w:t xml:space="preserve">Definition 75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08"/>
    <w:bookmarkStart w:id="409"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09"/>
    <w:bookmarkStart w:id="410"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10"/>
    <w:bookmarkStart w:id="411" w:name="def-matrix-inverse"/>
    <w:p>
      <w:pPr>
        <w:pStyle w:val="BodyText"/>
      </w:pPr>
      <w:r>
        <w:rPr>
          <w:b/>
          <w:bCs/>
        </w:rPr>
        <w:t xml:space="preserve">Definition 76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11"/>
    <w:bookmarkStart w:id="412" w:name="def-invertible-matrix"/>
    <w:p>
      <w:pPr>
        <w:pStyle w:val="FirstParagraph"/>
      </w:pPr>
      <w:r>
        <w:rPr>
          <w:b/>
          <w:bCs/>
        </w:rPr>
        <w:t xml:space="preserve">Definition 77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412"/>
    <w:bookmarkStart w:id="413"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13"/>
    <w:bookmarkStart w:id="414"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77</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14"/>
    <w:bookmarkStart w:id="415"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15"/>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16"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16"/>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17"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17"/>
    <w:bookmarkStart w:id="418" w:name="cor-inverse-symmetric"/>
    <w:p>
      <w:pPr>
        <w:pStyle w:val="BodyText"/>
      </w:pPr>
      <w:r>
        <w:rPr>
          <w:b/>
          <w:bCs/>
        </w:rPr>
        <w:t xml:space="preserve">Corollary 7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18"/>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19"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7</w:t>
        </w:r>
      </w:hyperlink>
      <w:r>
        <w:t xml:space="preserve"> </w:t>
      </w:r>
      <w:r>
        <w:t xml:space="preserve">says.</w:t>
      </w:r>
    </w:p>
    <w:bookmarkEnd w:id="419"/>
    <w:bookmarkStart w:id="420" w:name="def-idempotent-matrix"/>
    <w:p>
      <w:pPr>
        <w:pStyle w:val="BodyText"/>
      </w:pPr>
      <w:r>
        <w:rPr>
          <w:b/>
          <w:bCs/>
        </w:rPr>
        <w:t xml:space="preserve">Definition 78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20"/>
    <w:bookmarkStart w:id="421"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21"/>
    <w:bookmarkStart w:id="422"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22"/>
    <w:bookmarkStart w:id="423" w:name="def-projection-matrix"/>
    <w:p>
      <w:pPr>
        <w:pStyle w:val="BodyText"/>
      </w:pPr>
      <w:r>
        <w:rPr>
          <w:b/>
          <w:bCs/>
        </w:rPr>
        <w:t xml:space="preserve">Definition 79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74</w:t>
        </w:r>
      </w:hyperlink>
      <w:r>
        <w:t xml:space="preserve">)</w:t>
      </w:r>
      <w:r>
        <w:t xml:space="preserve"> </w:t>
      </w:r>
      <w:r>
        <w:t xml:space="preserve">and idempotent (</w:t>
      </w:r>
      <w:hyperlink w:anchor="def-idempotent-matrix">
        <w:r>
          <w:rPr>
            <w:rStyle w:val="Hyperlink"/>
          </w:rPr>
          <w:t xml:space="preserve">Definition 78</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23"/>
    <w:bookmarkStart w:id="424" w:name="def-oblique-projection"/>
    <w:p>
      <w:pPr>
        <w:pStyle w:val="FirstParagraph"/>
      </w:pPr>
      <w:r>
        <w:rPr>
          <w:b/>
          <w:bCs/>
        </w:rPr>
        <w:t xml:space="preserve">Definition 80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78</w:t>
        </w:r>
      </w:hyperlink>
      <w:r>
        <w:t xml:space="preserve">)</w:t>
      </w:r>
      <w:r>
        <w:t xml:space="preserve"> </w:t>
      </w:r>
      <w:r>
        <w:t xml:space="preserve">but not symmetric (</w:t>
      </w:r>
      <w:hyperlink w:anchor="def-symmetric-matrix">
        <w:r>
          <w:rPr>
            <w:rStyle w:val="Hyperlink"/>
          </w:rPr>
          <w:t xml:space="preserve">Definition 74</w:t>
        </w:r>
      </w:hyperlink>
      <w:r>
        <w:t xml:space="preserve">).</w:t>
      </w:r>
    </w:p>
    <w:bookmarkEnd w:id="424"/>
    <w:bookmarkStart w:id="425"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25"/>
    <w:bookmarkStart w:id="426"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79</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80</w:t>
        </w:r>
      </w:hyperlink>
      <w:r>
        <w:t xml:space="preserve">)</w:t>
      </w:r>
      <w:r>
        <w:t xml:space="preserve"> </w:t>
      </w:r>
      <w:r>
        <w:t xml:space="preserve">such as</w:t>
      </w:r>
      <w:r>
        <w:t xml:space="preserve"> </w:t>
      </w:r>
      <m:oMath>
        <m:r>
          <m:rPr>
            <m:sty m:val="bi"/>
          </m:rPr>
          <m:t>Q</m:t>
        </m:r>
      </m:oMath>
      <w:r>
        <w:t xml:space="preserve">.</w:t>
      </w:r>
    </w:p>
    <w:bookmarkEnd w:id="426"/>
    <w:bookmarkStart w:id="427"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27"/>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28"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28"/>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29" w:name="def-orthogonal-matrix"/>
    <w:p>
      <w:pPr>
        <w:pStyle w:val="BodyText"/>
      </w:pPr>
      <w:r>
        <w:rPr>
          <w:b/>
          <w:bCs/>
        </w:rPr>
        <w:t xml:space="preserve">Definition 81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29"/>
    <w:bookmarkStart w:id="430"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30"/>
    <w:bookmarkStart w:id="431"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31"/>
    <w:bookmarkStart w:id="432"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32"/>
    <w:bookmarkStart w:id="433"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19</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34"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10</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34"/>
    <w:bookmarkEnd w:id="435"/>
    <w:bookmarkStart w:id="446" w:name="quadratic-forms"/>
    <w:p>
      <w:pPr>
        <w:pStyle w:val="Heading2"/>
      </w:pPr>
      <w:r>
        <w:t xml:space="preserve">15 Quadratic Forms</w:t>
      </w:r>
    </w:p>
    <w:bookmarkStart w:id="436" w:name="def-quadratic-form"/>
    <w:p>
      <w:pPr>
        <w:pStyle w:val="FirstParagraph"/>
      </w:pPr>
      <w:r>
        <w:rPr>
          <w:b/>
          <w:bCs/>
        </w:rPr>
        <w:t xml:space="preserve">Definition 82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36"/>
    <w:bookmarkStart w:id="439"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37">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38">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39"/>
    <w:bookmarkStart w:id="440"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40"/>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41"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41"/>
    <w:bookmarkStart w:id="442" w:name="def-symmetric-part"/>
    <w:p>
      <w:pPr>
        <w:pStyle w:val="BodyText"/>
      </w:pPr>
      <w:r>
        <w:rPr>
          <w:b/>
          <w:bCs/>
        </w:rPr>
        <w:t xml:space="preserve">Definition 83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42"/>
    <w:bookmarkStart w:id="443"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43"/>
    <w:bookmarkStart w:id="444"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83</w:t>
        </w:r>
      </w:hyperlink>
      <w:r>
        <w:t xml:space="preserve">) of</w:t>
      </w:r>
      <w:r>
        <w:t xml:space="preserve"> </w:t>
      </w:r>
      <m:oMath>
        <m:r>
          <m:rPr>
            <m:sty m:val="bi"/>
          </m:rPr>
          <m:t>S</m:t>
        </m:r>
      </m:oMath>
      <w:r>
        <w:t xml:space="preserve">.</w:t>
      </w:r>
    </w:p>
    <w:bookmarkEnd w:id="444"/>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45"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45"/>
    <w:bookmarkEnd w:id="446"/>
    <w:bookmarkStart w:id="461" w:name="trace-and-matrix-inner-product"/>
    <w:p>
      <w:pPr>
        <w:pStyle w:val="Heading2"/>
      </w:pPr>
      <w:r>
        <w:t xml:space="preserve">16 Trace and Matrix Inner Product</w:t>
      </w:r>
    </w:p>
    <w:bookmarkStart w:id="447" w:name="def-trace"/>
    <w:p>
      <w:pPr>
        <w:pStyle w:val="FirstParagraph"/>
      </w:pPr>
      <w:r>
        <w:rPr>
          <w:b/>
          <w:bCs/>
        </w:rPr>
        <w:t xml:space="preserve">Definition 84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47"/>
    <w:bookmarkStart w:id="448"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48"/>
    <w:bookmarkStart w:id="449"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49"/>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50"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50"/>
    <w:bookmarkStart w:id="451"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51"/>
    <w:bookmarkStart w:id="452" w:name="def-matrix-inner-product"/>
    <w:p>
      <w:pPr>
        <w:pStyle w:val="FirstParagraph"/>
      </w:pPr>
      <w:r>
        <w:rPr>
          <w:b/>
          <w:bCs/>
        </w:rPr>
        <w:t xml:space="preserve">Definition 85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52"/>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53"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53"/>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54"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54"/>
    <w:bookmarkStart w:id="455"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55"/>
    <w:bookmarkStart w:id="456" w:name="def-frobenius-norm"/>
    <w:p>
      <w:pPr>
        <w:pStyle w:val="FirstParagraph"/>
      </w:pPr>
      <w:r>
        <w:rPr>
          <w:b/>
          <w:bCs/>
        </w:rPr>
        <w:t xml:space="preserve">Definition 86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85</w:t>
        </w:r>
      </w:hyperlink>
      <w:r>
        <w:t xml:space="preserve">).</w:t>
      </w:r>
    </w:p>
    <w:bookmarkEnd w:id="456"/>
    <w:bookmarkStart w:id="457"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57"/>
    <w:bookmarkStart w:id="458"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58"/>
    <w:bookmarkStart w:id="459"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59"/>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60"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60"/>
    <w:bookmarkEnd w:id="461"/>
    <w:bookmarkStart w:id="485" w:name="matrix-decompositions"/>
    <w:p>
      <w:pPr>
        <w:pStyle w:val="Heading2"/>
      </w:pPr>
      <w:r>
        <w:t xml:space="preserve">17 Matrix Decompositions</w:t>
      </w:r>
    </w:p>
    <w:bookmarkStart w:id="462" w:name="def-eigenvalue"/>
    <w:p>
      <w:pPr>
        <w:pStyle w:val="FirstParagraph"/>
      </w:pPr>
      <w:r>
        <w:rPr>
          <w:b/>
          <w:bCs/>
        </w:rPr>
        <w:t xml:space="preserve">Definition 87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62"/>
    <w:bookmarkStart w:id="463"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63"/>
    <w:bookmarkStart w:id="464"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64"/>
    <w:bookmarkStart w:id="465"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65"/>
    <w:bookmarkStart w:id="467"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66">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68" name="Picture"/>
                  <a:graphic>
                    <a:graphicData uri="http://schemas.openxmlformats.org/drawingml/2006/picture">
                      <pic:pic>
                        <pic:nvPicPr>
                          <pic:cNvPr descr="/opt/quarto/share/formats/docx/tip.png" id="469"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70">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87</w:t>
              </w:r>
            </w:hyperlink>
            <w:r>
              <w:t xml:space="preserve">).</w:t>
            </w:r>
          </w:p>
          <w:p/>
        </w:tc>
      </w:tr>
    </w:tbl>
    <w:bookmarkStart w:id="471"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74</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81</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71"/>
    <w:bookmarkStart w:id="472"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37">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72"/>
    <w:bookmarkStart w:id="473" w:name="def-eigendecomposition"/>
    <w:p>
      <w:pPr>
        <w:pStyle w:val="BodyText"/>
      </w:pPr>
      <w:r>
        <w:rPr>
          <w:b/>
          <w:bCs/>
        </w:rPr>
        <w:t xml:space="preserve">Definition 88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75</w:t>
        </w:r>
      </w:hyperlink>
      <w:r>
        <w:t xml:space="preserve">).</w:t>
      </w:r>
    </w:p>
    <w:bookmarkEnd w:id="473"/>
    <w:bookmarkStart w:id="474"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74"/>
    <w:bookmarkStart w:id="475"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75"/>
    <w:bookmarkStart w:id="476"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81</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76"/>
    <w:bookmarkStart w:id="477"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77"/>
    <w:bookmarkStart w:id="478" w:name="def-svd"/>
    <w:p>
      <w:pPr>
        <w:pStyle w:val="BodyText"/>
      </w:pPr>
      <w:r>
        <w:rPr>
          <w:b/>
          <w:bCs/>
        </w:rPr>
        <w:t xml:space="preserve">Definition 89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78"/>
    <w:bookmarkStart w:id="479"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9"/>
    <w:bookmarkStart w:id="480"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80"/>
    <w:bookmarkStart w:id="481"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81"/>
    <w:bookmarkStart w:id="482"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89</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74</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88</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82"/>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83"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83"/>
    <w:bookmarkStart w:id="484"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84"/>
    <w:bookmarkEnd w:id="485"/>
    <w:bookmarkStart w:id="504" w:name="definite-matrices"/>
    <w:p>
      <w:pPr>
        <w:pStyle w:val="Heading2"/>
      </w:pPr>
      <w:r>
        <w:t xml:space="preserve">18 Definite Matrices</w:t>
      </w:r>
    </w:p>
    <w:bookmarkStart w:id="486" w:name="def-positive-semidefinite"/>
    <w:p>
      <w:pPr>
        <w:pStyle w:val="FirstParagraph"/>
      </w:pPr>
      <w:r>
        <w:rPr>
          <w:b/>
          <w:bCs/>
        </w:rPr>
        <w:t xml:space="preserve">Definition 90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5"/>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86"/>
    <w:bookmarkStart w:id="487"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87"/>
    <w:bookmarkStart w:id="488" w:name="def-positive-definite"/>
    <w:p>
      <w:pPr>
        <w:pStyle w:val="BodyText"/>
      </w:pPr>
      <w:r>
        <w:rPr>
          <w:b/>
          <w:bCs/>
        </w:rPr>
        <w:t xml:space="preserve">Definition 91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6"/>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88"/>
    <w:bookmarkStart w:id="489" w:name="exm-positive-definite"/>
    <w:p>
      <w:pPr>
        <w:pStyle w:val="FirstParagraph"/>
      </w:pPr>
      <w:r>
        <w:rPr>
          <w:b/>
          <w:bCs/>
        </w:rPr>
        <w:t xml:space="preserve">Example 150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89"/>
    <w:bookmarkStart w:id="490"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90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87</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90"/>
    <w:p>
      <w:pPr>
        <w:pStyle w:val="BodyText"/>
      </w:pPr>
      <w:r>
        <w:t xml:space="preserve">See also</w:t>
      </w:r>
      <w:r>
        <w:t xml:space="preserve"> </w:t>
      </w:r>
      <w:hyperlink r:id="rId491">
        <w:r>
          <w:rPr>
            <w:rStyle w:val="Hyperlink"/>
          </w:rPr>
          <w:t xml:space="preserve">https://en.wikipedia.org/wiki/Definite_matrix</w:t>
        </w:r>
      </w:hyperlink>
      <w:r>
        <w:t xml:space="preserve">.</w:t>
      </w:r>
    </w:p>
    <w:bookmarkStart w:id="492"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92"/>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81</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93"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493"/>
    <w:bookmarkStart w:id="494"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91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9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81</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7</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95"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95"/>
    <w:bookmarkStart w:id="496" w:name="def-paraboloid"/>
    <w:p>
      <w:pPr>
        <w:pStyle w:val="FirstParagraph"/>
      </w:pPr>
      <w:r>
        <w:rPr>
          <w:b/>
          <w:bCs/>
        </w:rPr>
        <w:t xml:space="preserve">Definition 92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74</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82</w:t>
        </w:r>
      </w:hyperlink>
      <w:r>
        <w:t xml:space="preserve">).</w:t>
      </w:r>
      <w:r>
        <w:t xml:space="preserve"> </w:t>
      </w:r>
      <w:r>
        <w:t xml:space="preserve">The paraboloid 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91</w:t>
        </w:r>
      </w:hyperlink>
      <w:r>
        <w:t xml:space="preserve">);</w:t>
      </w:r>
      <w:r>
        <w:t xml:space="preserve"> </w:t>
      </w:r>
      <w:r>
        <w:t xml:space="preserve">it is then a bowl that opens upward.</w:t>
      </w:r>
    </w:p>
    <w:bookmarkEnd w:id="496"/>
    <w:bookmarkStart w:id="498"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497"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497"/>
        </w:tc>
      </w:tr>
    </w:tbl>
    <w:bookmarkEnd w:id="498"/>
    <w:bookmarkStart w:id="499" w:name="def-matrix-induced-inner-product"/>
    <w:p>
      <w:pPr>
        <w:pStyle w:val="BodyText"/>
      </w:pPr>
      <w:r>
        <w:rPr>
          <w:b/>
          <w:bCs/>
        </w:rPr>
        <w:t xml:space="preserve">Definition 93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91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99"/>
    <w:bookmarkStart w:id="500"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500"/>
    <w:bookmarkStart w:id="501"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59</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60</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96</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98</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501"/>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Compact"/>
        <w:numPr>
          <w:ilvl w:val="0"/>
          <w:numId w:val="1080"/>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91</w:t>
        </w:r>
      </w:hyperlink>
      <w:r>
        <w:t xml:space="preserve">);</w:t>
      </w:r>
    </w:p>
    <w:p>
      <w:pPr>
        <w:pStyle w:val="Compact"/>
        <w:numPr>
          <w:ilvl w:val="0"/>
          <w:numId w:val="1080"/>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80"/>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74</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02"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02"/>
    <w:bookmarkStart w:id="503" w:name="rem-inner-products-machine-learning"/>
    <w:p>
      <w:pPr>
        <w:pStyle w:val="BodyText"/>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91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67</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503"/>
    <w:bookmarkEnd w:id="504"/>
    <w:bookmarkStart w:id="520" w:name="determinants"/>
    <w:p>
      <w:pPr>
        <w:pStyle w:val="Heading2"/>
      </w:pPr>
      <w:r>
        <w:t xml:space="preserve">19 Determinants</w:t>
      </w:r>
    </w:p>
    <w:bookmarkStart w:id="505" w:name="def-determinant"/>
    <w:p>
      <w:pPr>
        <w:pStyle w:val="FirstParagraph"/>
      </w:pPr>
      <w:r>
        <w:rPr>
          <w:b/>
          <w:bCs/>
        </w:rPr>
        <w:t xml:space="preserve">Definition 94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05"/>
    <w:bookmarkStart w:id="506"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06"/>
    <w:bookmarkStart w:id="507"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94</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07"/>
    <w:p>
      <w:pPr>
        <w:pStyle w:val="BodyText"/>
      </w:pPr>
      <w:r>
        <w:t xml:space="preserve">See also</w:t>
      </w:r>
      <w:r>
        <w:t xml:space="preserve"> </w:t>
      </w:r>
      <w:hyperlink r:id="rId508">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09" name="Picture"/>
                  <a:graphic>
                    <a:graphicData uri="http://schemas.openxmlformats.org/drawingml/2006/picture">
                      <pic:pic>
                        <pic:nvPicPr>
                          <pic:cNvPr descr="/opt/quarto/share/formats/docx/tip.png" id="510"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11">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12" w:name="thm-det-diagonal"/>
    <w:p>
      <w:pPr>
        <w:pStyle w:val="FirstParagraph"/>
      </w:pPr>
      <w:r>
        <w:rPr>
          <w:b/>
          <w:bCs/>
        </w:rPr>
        <w:t xml:space="preserve">Theorem 83 (Determinant of a diagonal matrix)</w:t>
      </w:r>
      <w:r>
        <w:t xml:space="preserve"> </w:t>
      </w:r>
      <w:r>
        <w:t xml:space="preserve">The determinant (</w:t>
      </w:r>
      <w:hyperlink w:anchor="def-determinant">
        <w:r>
          <w:rPr>
            <w:rStyle w:val="Hyperlink"/>
          </w:rPr>
          <w:t xml:space="preserve">Definition 94</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75</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12"/>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13"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13"/>
    <w:bookmarkStart w:id="514" w:name="thm-det-product"/>
    <w:p>
      <w:pPr>
        <w:pStyle w:val="BodyText"/>
      </w:pPr>
      <w:r>
        <w:rPr>
          <w:b/>
          <w:bCs/>
        </w:rPr>
        <w:t xml:space="preserve">Theorem 84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14"/>
    <w:bookmarkStart w:id="515"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15"/>
    <w:bookmarkStart w:id="516"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84</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16"/>
    <w:p>
      <w:pPr>
        <w:pStyle w:val="BodyText"/>
      </w:pPr>
      <w:r>
        <w:t xml:space="preserve">See also</w:t>
      </w:r>
      <w:r>
        <w:t xml:space="preserve"> </w:t>
      </w:r>
      <w:hyperlink r:id="rId508">
        <w:r>
          <w:rPr>
            <w:rStyle w:val="Hyperlink"/>
          </w:rPr>
          <w:t xml:space="preserve">https://en.wikipedia.org/wiki/Determinant</w:t>
        </w:r>
      </w:hyperlink>
      <w:r>
        <w:t xml:space="preserve">.</w:t>
      </w:r>
    </w:p>
    <w:bookmarkStart w:id="517" w:name="thm-det-eigenvalues"/>
    <w:p>
      <w:pPr>
        <w:pStyle w:val="BodyText"/>
      </w:pPr>
      <w:r>
        <w:rPr>
          <w:b/>
          <w:bCs/>
        </w:rPr>
        <w:t xml:space="preserve">Theorem 85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17"/>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84</w:t>
        </w:r>
      </w:hyperlink>
      <w:r>
        <w:t xml:space="preserve">,</w:t>
      </w:r>
      <w:r>
        <w:t xml:space="preserve"> </w:t>
      </w:r>
      <w:r>
        <w:t xml:space="preserve">the orthogonality step is</w:t>
      </w:r>
      <w:r>
        <w:t xml:space="preserve"> </w:t>
      </w:r>
      <w:hyperlink w:anchor="def-orthogonal-matrix">
        <w:r>
          <w:rPr>
            <w:rStyle w:val="Hyperlink"/>
          </w:rPr>
          <w:t xml:space="preserve">Definition 81</w:t>
        </w:r>
      </w:hyperlink>
      <w:r>
        <w:t xml:space="preserve">,</w:t>
      </w:r>
      <w:r>
        <w:t xml:space="preserve"> </w:t>
      </w:r>
      <w:r>
        <w:t xml:space="preserve">and the identity and diagonal steps are</w:t>
      </w:r>
      <w:r>
        <w:t xml:space="preserve"> </w:t>
      </w:r>
      <w:hyperlink w:anchor="thm-det-diagonal">
        <w:r>
          <w:rPr>
            <w:rStyle w:val="Hyperlink"/>
          </w:rPr>
          <w:t xml:space="preserve">Theorem 83</w:t>
        </w:r>
      </w:hyperlink>
      <w:r>
        <w:t xml:space="preserve"> </w:t>
      </w:r>
      <w:r>
        <w:t xml:space="preserve">and</w:t>
      </w:r>
      <w:r>
        <w:t xml:space="preserve"> </w:t>
      </w:r>
      <w:hyperlink w:anchor="exm-det-diagonal">
        <w:r>
          <w:rPr>
            <w:rStyle w:val="Hyperlink"/>
          </w:rPr>
          <w:t xml:space="preserve">Example 157</w:t>
        </w:r>
      </w:hyperlink>
      <w:r>
        <w:t xml:space="preserve">.</w:t>
      </w:r>
    </w:p>
    <w:bookmarkStart w:id="518" w:name="cor-det-pd"/>
    <w:p>
      <w:pPr>
        <w:pStyle w:val="BodyText"/>
      </w:pPr>
      <w:r>
        <w:rPr>
          <w:b/>
          <w:bCs/>
        </w:rPr>
        <w:t xml:space="preserve">Corollary 8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18"/>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85</w:t>
        </w:r>
      </w:hyperlink>
      <w:r>
        <w:t xml:space="preserve">,</w:t>
      </w:r>
      <w:r>
        <w:t xml:space="preserve"> </w:t>
      </w:r>
      <w:r>
        <w:t xml:space="preserve">is positive.</w:t>
      </w:r>
    </w:p>
    <w:bookmarkStart w:id="519"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85</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19"/>
    <w:bookmarkEnd w:id="520"/>
    <w:bookmarkStart w:id="595" w:name="design-matrix"/>
    <w:p>
      <w:pPr>
        <w:pStyle w:val="Heading2"/>
      </w:pPr>
      <w:r>
        <w:t xml:space="preserve">20 Design Matrix</w:t>
      </w:r>
    </w:p>
    <w:bookmarkStart w:id="521" w:name="def-design-matrix"/>
    <w:p>
      <w:pPr>
        <w:pStyle w:val="FirstParagraph"/>
      </w:pPr>
      <w:r>
        <w:rPr>
          <w:b/>
          <w:bCs/>
        </w:rPr>
        <w:t xml:space="preserve">Definition 95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21"/>
    <w:bookmarkStart w:id="522"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35</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102</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22"/>
    <w:bookmarkStart w:id="523" w:name="thm-gram-invertible"/>
    <w:p>
      <w:pPr>
        <w:pStyle w:val="BodyText"/>
      </w:pPr>
      <w:r>
        <w:rPr>
          <w:b/>
          <w:bCs/>
        </w:rPr>
        <w:t xml:space="preserve">Theorem 86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23"/>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24"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35</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24"/>
    <w:bookmarkStart w:id="525" w:name="def-hat-matrix"/>
    <w:p>
      <w:pPr>
        <w:pStyle w:val="BodyText"/>
      </w:pPr>
      <w:r>
        <w:rPr>
          <w:b/>
          <w:bCs/>
        </w:rPr>
        <w:t xml:space="preserve">Definition 96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95</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86</w:t>
        </w:r>
      </w:hyperlink>
      <w:r>
        <w:t xml:space="preserve">.</w:t>
      </w:r>
    </w:p>
    <w:bookmarkEnd w:id="525"/>
    <w:bookmarkStart w:id="526"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26"/>
    <w:bookmarkStart w:id="527" w:name="thm-hat-matrix"/>
    <w:p>
      <w:pPr>
        <w:pStyle w:val="BodyText"/>
      </w:pPr>
      <w:r>
        <w:rPr>
          <w:b/>
          <w:bCs/>
        </w:rPr>
        <w:t xml:space="preserve">Theorem 87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r>
        <w:t xml:space="preserve"> </w:t>
      </w:r>
      <w:r>
        <w:t xml:space="preserve">is an orthogonal projection matrix (</w:t>
      </w:r>
      <w:hyperlink w:anchor="def-projection-matrix">
        <w:r>
          <w:rPr>
            <w:rStyle w:val="Hyperlink"/>
          </w:rPr>
          <w:t xml:space="preserve">Definition 79</w:t>
        </w:r>
      </w:hyperlink>
      <w:r>
        <w:t xml:space="preserve">).</w:t>
      </w:r>
    </w:p>
    <w:bookmarkEnd w:id="527"/>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7</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28"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87</w:t>
        </w:r>
      </w:hyperlink>
      <w:r>
        <w:t xml:space="preserve"> </w:t>
      </w:r>
      <w:r>
        <w:t xml:space="preserve">says.</w:t>
      </w:r>
    </w:p>
    <w:bookmarkEnd w:id="528"/>
    <w:bookmarkStart w:id="529"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102</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29"/>
    <w:bookmarkStart w:id="543"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30" name="Picture"/>
                  <a:graphic>
                    <a:graphicData uri="http://schemas.openxmlformats.org/drawingml/2006/picture">
                      <pic:pic>
                        <pic:nvPicPr>
                          <pic:cNvPr descr="/opt/quarto/share/formats/docx/note.png" id="531"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79</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32" w:name="def-orthogonal-projection"/>
    <w:p>
      <w:pPr>
        <w:pStyle w:val="BodyText"/>
      </w:pPr>
      <w:r>
        <w:rPr>
          <w:b/>
          <w:bCs/>
        </w:rPr>
        <w:t xml:space="preserve">Definition 97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57</w:t>
        </w:r>
      </w:hyperlink>
      <w:r>
        <w:t xml:space="preserve">).</w:t>
      </w:r>
    </w:p>
    <w:bookmarkEnd w:id="532"/>
    <w:bookmarkStart w:id="533"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33"/>
    <w:bookmarkStart w:id="534"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34"/>
    <w:bookmarkStart w:id="535" w:name="thm-closest-point"/>
    <w:p>
      <w:pPr>
        <w:pStyle w:val="BodyText"/>
      </w:pPr>
      <w:r>
        <w:rPr>
          <w:b/>
          <w:bCs/>
        </w:rPr>
        <w:t xml:space="preserve">Theorem 88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97</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35"/>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97</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58</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36"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36"/>
    <w:bookmarkStart w:id="537" w:name="thm-projector-onb"/>
    <w:p>
      <w:pPr>
        <w:pStyle w:val="BodyText"/>
      </w:pPr>
      <w:r>
        <w:rPr>
          <w:b/>
          <w:bCs/>
        </w:rPr>
        <w:t xml:space="preserve">Theorem 89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hyperlink w:anchor="cor-orthonormal-basis-exists">
        <w:r>
          <w:rPr>
            <w:rStyle w:val="Hyperlink"/>
          </w:rPr>
          <w:t xml:space="preserve">Corollary 6</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79</w:t>
        </w:r>
      </w:hyperlink>
      <w:r>
        <w:t xml:space="preserve">).</w:t>
      </w:r>
    </w:p>
    <w:bookmarkEnd w:id="537"/>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38"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38"/>
    <w:bookmarkStart w:id="539" w:name="thm-projection-matrix-projects"/>
    <w:p>
      <w:pPr>
        <w:pStyle w:val="BodyText"/>
      </w:pPr>
      <w:r>
        <w:rPr>
          <w:b/>
          <w:bCs/>
        </w:rPr>
        <w:t xml:space="preserve">Theorem 90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39"/>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73</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97</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40"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89</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40"/>
    <w:bookmarkStart w:id="541" w:name="thm-hat-matrix-projects"/>
    <w:p>
      <w:pPr>
        <w:pStyle w:val="BodyText"/>
      </w:pPr>
      <w:r>
        <w:rPr>
          <w:b/>
          <w:bCs/>
        </w:rPr>
        <w:t xml:space="preserve">Theorem 91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96</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41"/>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87</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90</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96</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89</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90</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42"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88</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42"/>
    <w:bookmarkEnd w:id="543"/>
    <w:bookmarkStart w:id="572"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4" name="Picture"/>
                  <a:graphic>
                    <a:graphicData uri="http://schemas.openxmlformats.org/drawingml/2006/picture">
                      <pic:pic>
                        <pic:nvPicPr>
                          <pic:cNvPr descr="/opt/quarto/share/formats/docx/note.png" id="545"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46" w:name="thm-scalar-matmul"/>
    <w:p>
      <w:pPr>
        <w:pStyle w:val="BodyText"/>
      </w:pPr>
      <w:r>
        <w:rPr>
          <w:b/>
          <w:bCs/>
        </w:rPr>
        <w:t xml:space="preserve">Theorem 92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46"/>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47"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47"/>
    <w:bookmarkStart w:id="548" w:name="def-generalized-inverse"/>
    <w:p>
      <w:pPr>
        <w:pStyle w:val="FirstParagraph"/>
      </w:pPr>
      <w:r>
        <w:rPr>
          <w:b/>
          <w:bCs/>
        </w:rPr>
        <w:t xml:space="preserve">Definition 98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48"/>
    <w:bookmarkStart w:id="549"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49"/>
    <w:bookmarkStart w:id="550" w:name="thm-generalized-inverse-invertible"/>
    <w:p>
      <w:pPr>
        <w:pStyle w:val="BodyText"/>
      </w:pPr>
      <w:r>
        <w:rPr>
          <w:b/>
          <w:bCs/>
        </w:rPr>
        <w:t xml:space="preserve">Theorem 93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77</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50"/>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98</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51"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93</w:t>
        </w:r>
      </w:hyperlink>
      <w:r>
        <w:t xml:space="preserve"> </w:t>
      </w:r>
      <w:r>
        <w:t xml:space="preserve">it is singular.</w:t>
      </w:r>
    </w:p>
    <w:bookmarkEnd w:id="551"/>
    <w:bookmarkStart w:id="552" w:name="thm-generalized-inverse-solves"/>
    <w:p>
      <w:pPr>
        <w:pStyle w:val="BodyText"/>
      </w:pPr>
      <w:r>
        <w:rPr>
          <w:b/>
          <w:bCs/>
        </w:rPr>
        <w:t xml:space="preserve">Theorem 94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52"/>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98</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53"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53"/>
    <w:bookmarkStart w:id="554" w:name="def-moore-penrose"/>
    <w:p>
      <w:pPr>
        <w:pStyle w:val="BodyText"/>
      </w:pPr>
      <w:r>
        <w:rPr>
          <w:b/>
          <w:bCs/>
        </w:rPr>
        <w:t xml:space="preserve">Definition 99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54"/>
    <w:bookmarkStart w:id="555"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55"/>
    <w:bookmarkStart w:id="556" w:name="thm-moore-penrose-generalized-inverse"/>
    <w:p>
      <w:pPr>
        <w:pStyle w:val="BodyText"/>
      </w:pPr>
      <w:r>
        <w:rPr>
          <w:b/>
          <w:bCs/>
        </w:rPr>
        <w:t xml:space="preserve">Theorem 95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p>
    <w:bookmarkEnd w:id="556"/>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99</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57"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99</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95</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57"/>
    <w:bookmarkStart w:id="558" w:name="thm-moore-penrose-unique"/>
    <w:p>
      <w:pPr>
        <w:pStyle w:val="BodyText"/>
      </w:pPr>
      <w:r>
        <w:rPr>
          <w:b/>
          <w:bCs/>
        </w:rPr>
        <w:t xml:space="preserve">Theorem 96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58"/>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59"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96</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59"/>
    <w:bookmarkStart w:id="560" w:name="thm-moore-penrose-exists"/>
    <w:p>
      <w:pPr>
        <w:pStyle w:val="BodyText"/>
      </w:pPr>
      <w:r>
        <w:rPr>
          <w:b/>
          <w:bCs/>
        </w:rPr>
        <w:t xml:space="preserve">Theorem 97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99</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96</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54</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60"/>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86</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7</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61"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76</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61"/>
    <w:bookmarkStart w:id="562" w:name="def-consistent-system"/>
    <w:p>
      <w:pPr>
        <w:pStyle w:val="BodyText"/>
      </w:pPr>
      <w:r>
        <w:rPr>
          <w:b/>
          <w:bCs/>
        </w:rPr>
        <w:t xml:space="preserve">Definition 100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62"/>
    <w:bookmarkStart w:id="563"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63"/>
    <w:bookmarkStart w:id="564" w:name="thm-consistency"/>
    <w:p>
      <w:pPr>
        <w:pStyle w:val="FirstParagraph"/>
      </w:pPr>
      <w:r>
        <w:rPr>
          <w:b/>
          <w:bCs/>
        </w:rPr>
        <w:t xml:space="preserve">Theorem 98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r>
        <w:t xml:space="preserve"> </w:t>
      </w:r>
      <w:r>
        <w:t xml:space="preserve">The following statements are equivalent:</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p>
    <w:p>
      <w:pPr>
        <w:pStyle w:val="Compact"/>
        <w:numPr>
          <w:ilvl w:val="0"/>
          <w:numId w:val="1088"/>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8"/>
        </w:numPr>
      </w:pPr>
      <m:oMath>
        <m:r>
          <m:rPr>
            <m:sty m:val="bi"/>
          </m:rPr>
          <m:t>A</m:t>
        </m:r>
        <m:r>
          <m:rPr>
            <m:sty m:val="bi"/>
          </m:rPr>
          <m:t>G</m:t>
        </m:r>
        <m:acc>
          <m:accPr>
            <m:chr m:val="̃"/>
          </m:accPr>
          <m:e>
            <m:r>
              <m:t>b</m:t>
            </m:r>
          </m:e>
        </m:acc>
        <m:r>
          <m:rPr>
            <m:sty m:val="p"/>
          </m:rPr>
          <m:t>=</m:t>
        </m:r>
        <m:acc>
          <m:accPr>
            <m:chr m:val="̃"/>
          </m:accPr>
          <m:e>
            <m:r>
              <m:t>b</m:t>
            </m:r>
          </m:e>
        </m:acc>
      </m:oMath>
      <w:r>
        <w:t xml:space="preserve">.</w:t>
      </w:r>
    </w:p>
    <w:bookmarkEnd w:id="564"/>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100</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94</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65"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9"/>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65"/>
    <w:bookmarkStart w:id="566" w:name="thm-solution-set"/>
    <w:p>
      <w:pPr>
        <w:pStyle w:val="FirstParagraph"/>
      </w:pPr>
      <w:r>
        <w:rPr>
          <w:b/>
          <w:bCs/>
        </w:rPr>
        <w:t xml:space="preserve">Theorem 99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98</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90"/>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66"/>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92</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98</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92</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94</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98</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67"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67"/>
    <w:bookmarkStart w:id="568" w:name="cor-solution-unique"/>
    <w:p>
      <w:pPr>
        <w:pStyle w:val="BodyText"/>
      </w:pPr>
      <w:r>
        <w:rPr>
          <w:b/>
          <w:bCs/>
        </w:rPr>
        <w:t xml:space="preserve">Corollary 9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68"/>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98</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49</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99</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49</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69" w:name="exm-solution-unique"/>
    <w:p>
      <w:pPr>
        <w:pStyle w:val="BodyText"/>
      </w:pPr>
      <w:r>
        <w:rPr>
          <w:b/>
          <w:bCs/>
        </w:rPr>
        <w:t xml:space="preserve">Example 180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70</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69"/>
    <w:bookmarkStart w:id="570" w:name="thm-projector-generalized-inverse"/>
    <w:p>
      <w:pPr>
        <w:pStyle w:val="FirstParagraph"/>
      </w:pPr>
      <w:r>
        <w:rPr>
          <w:b/>
          <w:bCs/>
        </w:rPr>
        <w:t xml:space="preserve">Theorem 100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97</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p>
    <w:bookmarkEnd w:id="570"/>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98</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90</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86</w:t>
        </w:r>
      </w:hyperlink>
      <w:r>
        <w:t xml:space="preserve">,</w:t>
      </w:r>
      <w:r>
        <w:t xml:space="preserve"> </w:t>
      </w:r>
      <w:hyperlink w:anchor="thm-generalized-inverse-invertible">
        <w:r>
          <w:rPr>
            <w:rStyle w:val="Hyperlink"/>
          </w:rPr>
          <w:t xml:space="preserve">Theorem 93</w:t>
        </w:r>
      </w:hyperlink>
      <w:r>
        <w:t xml:space="preserve">),</w:t>
      </w:r>
      <w:r>
        <w:t xml:space="preserve"> </w:t>
      </w:r>
      <w:r>
        <w:t xml:space="preserve">and it gives</w:t>
      </w:r>
      <w:r>
        <w:t xml:space="preserve"> </w:t>
      </w:r>
      <m:oMath>
        <m:r>
          <m:rPr>
            <m:sty m:val="bi"/>
          </m:rPr>
          <m:t>H</m:t>
        </m:r>
      </m:oMath>
      <w:r>
        <w:t xml:space="preserve">.</w:t>
      </w:r>
    </w:p>
    <w:bookmarkStart w:id="571"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100</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71"/>
    <w:bookmarkEnd w:id="572"/>
    <w:bookmarkStart w:id="594"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3" name="Picture"/>
                  <a:graphic>
                    <a:graphicData uri="http://schemas.openxmlformats.org/drawingml/2006/picture">
                      <pic:pic>
                        <pic:nvPicPr>
                          <pic:cNvPr descr="/opt/quarto/share/formats/docx/note.png" id="57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88</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75" w:name="def-triangular-matrix"/>
    <w:p>
      <w:pPr>
        <w:pStyle w:val="BodyText"/>
      </w:pPr>
      <w:r>
        <w:rPr>
          <w:b/>
          <w:bCs/>
        </w:rPr>
        <w:t xml:space="preserve">Definition 101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75"/>
    <w:bookmarkStart w:id="576" w:name="exm-triangular-matrix"/>
    <w:p>
      <w:pPr>
        <w:pStyle w:val="BodyText"/>
      </w:pPr>
      <w:r>
        <w:rPr>
          <w:b/>
          <w:bCs/>
        </w:rPr>
        <w:t xml:space="preserve">Example 182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75</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76"/>
    <w:bookmarkStart w:id="577" w:name="thm-back-substitution"/>
    <w:p>
      <w:pPr>
        <w:pStyle w:val="FirstParagraph"/>
      </w:pPr>
      <w:r>
        <w:rPr>
          <w:b/>
          <w:bCs/>
        </w:rPr>
        <w:t xml:space="preserve">Theorem 101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101</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77"/>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78"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78"/>
    <w:bookmarkStart w:id="579" w:name="thm-qr"/>
    <w:p>
      <w:pPr>
        <w:pStyle w:val="BodyText"/>
      </w:pPr>
      <w:r>
        <w:rPr>
          <w:b/>
          <w:bCs/>
        </w:rPr>
        <w:t xml:space="preserve">Theorem 102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101</w:t>
        </w:r>
      </w:hyperlink>
      <w:r>
        <w:t xml:space="preserve">) with positive diagonal entries.</w:t>
      </w:r>
    </w:p>
    <w:bookmarkEnd w:id="579"/>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70</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80"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80"/>
    <w:bookmarkStart w:id="581" w:name="def-least-squares"/>
    <w:p>
      <w:pPr>
        <w:pStyle w:val="FirstParagraph"/>
      </w:pPr>
      <w:r>
        <w:rPr>
          <w:b/>
          <w:bCs/>
        </w:rPr>
        <w:t xml:space="preserve">Definition 102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81"/>
    <w:bookmarkStart w:id="582"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100</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82"/>
    <w:bookmarkStart w:id="583" w:name="def-normal-equations"/>
    <w:p>
      <w:pPr>
        <w:pStyle w:val="BodyText"/>
      </w:pPr>
      <w:r>
        <w:rPr>
          <w:b/>
          <w:bCs/>
        </w:rPr>
        <w:t xml:space="preserve">Definition 103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102</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83"/>
    <w:bookmarkStart w:id="584" w:name="thm-normal-equations"/>
    <w:p>
      <w:pPr>
        <w:pStyle w:val="BodyText"/>
      </w:pPr>
      <w:r>
        <w:rPr>
          <w:b/>
          <w:bCs/>
        </w:rPr>
        <w:t xml:space="preserve">Theorem 103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5"/>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102</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5"/>
        </w:numPr>
      </w:pPr>
      <w:r>
        <w:t xml:space="preserve">The normal equations are consistent (</w:t>
      </w:r>
      <w:hyperlink w:anchor="def-consistent-system">
        <w:r>
          <w:rPr>
            <w:rStyle w:val="Hyperlink"/>
          </w:rPr>
          <w:t xml:space="preserve">Definition 100</w:t>
        </w:r>
      </w:hyperlink>
      <w:r>
        <w:t xml:space="preserve">).</w:t>
      </w:r>
    </w:p>
    <w:p>
      <w:pPr>
        <w:pStyle w:val="Compact"/>
        <w:numPr>
          <w:ilvl w:val="0"/>
          <w:numId w:val="1095"/>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84"/>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88</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102</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88</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88</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97</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92</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9</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86</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76</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85"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35</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85"/>
    <w:bookmarkStart w:id="586"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35</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86"/>
    <w:bookmarkStart w:id="587" w:name="thm-qr-least-squares"/>
    <w:p>
      <w:pPr>
        <w:pStyle w:val="BodyText"/>
      </w:pPr>
      <w:r>
        <w:rPr>
          <w:b/>
          <w:bCs/>
        </w:rPr>
        <w:t xml:space="preserve">Theorem 104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102</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101</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87"/>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101</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89</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103</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9</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88"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588"/>
    <w:bookmarkStart w:id="589" w:name="def-lu"/>
    <w:p>
      <w:pPr>
        <w:pStyle w:val="BodyText"/>
      </w:pPr>
      <w:r>
        <w:rPr>
          <w:b/>
          <w:bCs/>
        </w:rPr>
        <w:t xml:space="preserve">Definition 104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101</w:t>
        </w:r>
      </w:hyperlink>
      <w:r>
        <w:t xml:space="preserve">).</w:t>
      </w:r>
    </w:p>
    <w:bookmarkEnd w:id="589"/>
    <w:bookmarkStart w:id="590"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90"/>
    <w:bookmarkStart w:id="591"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91"/>
    <w:bookmarkStart w:id="592" w:name="thm-lu-solve"/>
    <w:p>
      <w:pPr>
        <w:pStyle w:val="BodyText"/>
      </w:pPr>
      <w:r>
        <w:rPr>
          <w:b/>
          <w:bCs/>
        </w:rPr>
        <w:t xml:space="preserve">Theorem 105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104</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101</w:t>
        </w:r>
      </w:hyperlink>
      <w:r>
        <w:t xml:space="preserve">).</w:t>
      </w:r>
    </w:p>
    <w:bookmarkEnd w:id="592"/>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101</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93"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93"/>
    <w:bookmarkEnd w:id="594"/>
    <w:bookmarkEnd w:id="595"/>
    <w:bookmarkStart w:id="62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87</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98" w:name="thm-invertible-rank"/>
    <w:p>
      <w:pPr>
        <w:pStyle w:val="BodyText"/>
      </w:pPr>
      <w:r>
        <w:rPr>
          <w:b/>
          <w:bCs/>
        </w:rPr>
        <w:t xml:space="preserve">Theorem 106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98"/>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9</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92</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77</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49</w:t>
        </w:r>
      </w:hyperlink>
      <w:r>
        <w:t xml:space="preserve">).</w:t>
      </w:r>
    </w:p>
    <w:bookmarkStart w:id="599" w:name="exm-invertible-rank"/>
    <w:p>
      <w:pPr>
        <w:pStyle w:val="BodyText"/>
      </w:pPr>
      <w:r>
        <w:rPr>
          <w:b/>
          <w:bCs/>
        </w:rPr>
        <w:t xml:space="preserve">Example 192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599"/>
    <w:bookmarkStart w:id="600" w:name="def-eigenspace"/>
    <w:p>
      <w:pPr>
        <w:pStyle w:val="FirstParagraph"/>
      </w:pPr>
      <w:r>
        <w:rPr>
          <w:b/>
          <w:bCs/>
        </w:rPr>
        <w:t xml:space="preserve">Definition 105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600"/>
    <w:bookmarkStart w:id="601" w:name="exm-eigenspace"/>
    <w:p>
      <w:pPr>
        <w:pStyle w:val="BodyText"/>
      </w:pPr>
      <w:r>
        <w:rPr>
          <w:b/>
          <w:bCs/>
        </w:rPr>
        <w:t xml:space="preserve">Example 193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01"/>
    <w:bookmarkStart w:id="602"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87</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105</w:t>
        </w:r>
      </w:hyperlink>
      <w:r>
        <w:t xml:space="preserve"> </w:t>
      </w:r>
      <w:r>
        <w:t xml:space="preserve">does not apply to</w:t>
      </w:r>
      <w:r>
        <w:t xml:space="preserve"> </w:t>
      </w:r>
      <m:oMath>
        <m:r>
          <m:t>2</m:t>
        </m:r>
      </m:oMath>
      <w:r>
        <w:t xml:space="preserve">.</w:t>
      </w:r>
    </w:p>
    <w:bookmarkEnd w:id="602"/>
    <w:bookmarkStart w:id="603" w:name="thm-eigenvalue-singular"/>
    <w:p>
      <w:pPr>
        <w:pStyle w:val="BodyText"/>
      </w:pPr>
      <w:r>
        <w:rPr>
          <w:b/>
          <w:bCs/>
        </w:rPr>
        <w:t xml:space="preserve">Theorem 107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77</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105</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03"/>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92</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04"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106</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04"/>
    <w:bookmarkStart w:id="605" w:name="thm-eigen-shift-power"/>
    <w:p>
      <w:pPr>
        <w:pStyle w:val="BodyText"/>
      </w:pPr>
      <w:r>
        <w:rPr>
          <w:b/>
          <w:bCs/>
        </w:rPr>
        <w:t xml:space="preserve">Theorem 108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87</w:t>
        </w:r>
      </w:hyperlink>
      <w:r>
        <w:t xml:space="preserve">). Then</w:t>
      </w:r>
    </w:p>
    <w:p>
      <w:pPr>
        <w:pStyle w:val="Compact"/>
        <w:numPr>
          <w:ilvl w:val="0"/>
          <w:numId w:val="1098"/>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73</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05"/>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06"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06"/>
    <w:bookmarkStart w:id="607" w:name="thm-eigen-triangular"/>
    <w:p>
      <w:pPr>
        <w:pStyle w:val="FirstParagraph"/>
      </w:pPr>
      <w:r>
        <w:rPr>
          <w:b/>
          <w:bCs/>
        </w:rPr>
        <w:t xml:space="preserve">Theorem 109 (The eigenvalues of an upper triangular matrix are its diagonal entries)</w:t>
      </w:r>
      <w:r>
        <w:t xml:space="preserve"> </w:t>
      </w:r>
      <w:r>
        <w:t xml:space="preserve">The eigenvalues (</w:t>
      </w:r>
      <w:hyperlink w:anchor="def-eigenvalue">
        <w:r>
          <w:rPr>
            <w:rStyle w:val="Hyperlink"/>
          </w:rPr>
          <w:t xml:space="preserve">Definition 87</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101</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0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107</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101</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08"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08"/>
    <w:bookmarkStart w:id="609" w:name="thm-eigen-idempotent-orthogonal"/>
    <w:p>
      <w:pPr>
        <w:pStyle w:val="BodyText"/>
      </w:pPr>
      <w:r>
        <w:rPr>
          <w:b/>
          <w:bCs/>
        </w:rPr>
        <w:t xml:space="preserve">Theorem 110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78</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81</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09"/>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108</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87</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10" w:name="exm-eigen-idempotent-orthogonal"/>
    <w:p>
      <w:pPr>
        <w:pStyle w:val="BodyText"/>
      </w:pPr>
      <w:r>
        <w:rPr>
          <w:b/>
          <w:bCs/>
        </w:rPr>
        <w:t xml:space="preserve">Example 198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10"/>
    <w:bookmarkStart w:id="611" w:name="def-similar"/>
    <w:p>
      <w:pPr>
        <w:pStyle w:val="FirstParagraph"/>
      </w:pPr>
      <w:r>
        <w:rPr>
          <w:b/>
          <w:bCs/>
        </w:rPr>
        <w:t xml:space="preserve">Definition 106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77</w:t>
        </w:r>
      </w:hyperlink>
      <w:r>
        <w:t xml:space="preserve">).</w:t>
      </w:r>
    </w:p>
    <w:bookmarkEnd w:id="611"/>
    <w:bookmarkStart w:id="612"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77</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12"/>
    <w:bookmarkStart w:id="613"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92</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13"/>
    <w:bookmarkStart w:id="614" w:name="thm-similar-eigenvalues"/>
    <w:p>
      <w:pPr>
        <w:pStyle w:val="BodyText"/>
      </w:pPr>
      <w:r>
        <w:rPr>
          <w:b/>
          <w:bCs/>
        </w:rPr>
        <w:t xml:space="preserve">Theorem 111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106</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1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76</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92</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15"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15"/>
    <w:bookmarkStart w:id="616" w:name="thm-eigenvectors-independent"/>
    <w:p>
      <w:pPr>
        <w:pStyle w:val="BodyText"/>
      </w:pPr>
      <w:r>
        <w:rPr>
          <w:b/>
          <w:bCs/>
        </w:rPr>
        <w:t xml:space="preserve">Theorem 112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616"/>
    <w:p>
      <w:pPr>
        <w:pStyle w:val="BodyText"/>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108</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17"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112</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17"/>
    <w:bookmarkStart w:id="618" w:name="def-diagonalizable"/>
    <w:p>
      <w:pPr>
        <w:pStyle w:val="BodyText"/>
      </w:pPr>
      <w:r>
        <w:rPr>
          <w:b/>
          <w:bCs/>
        </w:rPr>
        <w:t xml:space="preserve">Definition 107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106</w:t>
        </w:r>
      </w:hyperlink>
      <w:r>
        <w:t xml:space="preserve">).</w:t>
      </w:r>
    </w:p>
    <w:bookmarkEnd w:id="618"/>
    <w:bookmarkStart w:id="619" w:name="exm-diagonalizable"/>
    <w:p>
      <w:pPr>
        <w:pStyle w:val="BodyText"/>
      </w:pPr>
      <w:r>
        <w:rPr>
          <w:b/>
          <w:bCs/>
        </w:rPr>
        <w:t xml:space="preserve">Example 202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109</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111</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19"/>
    <w:bookmarkStart w:id="620" w:name="thm-diagonalizable"/>
    <w:p>
      <w:pPr>
        <w:pStyle w:val="FirstParagraph"/>
      </w:pPr>
      <w:r>
        <w:rPr>
          <w:b/>
          <w:bCs/>
        </w:rPr>
        <w:t xml:space="preserve">Theorem 113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107</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2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92</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21"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2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22"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88</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22"/>
    <w:bookmarkStart w:id="623" w:name="cor-distinct-diagonalizable"/>
    <w:p>
      <w:pPr>
        <w:pStyle w:val="BodyText"/>
      </w:pPr>
      <w:r>
        <w:rPr>
          <w:b/>
          <w:bCs/>
        </w:rPr>
        <w:t xml:space="preserve">Corollary 10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2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112</w:t>
        </w:r>
      </w:hyperlink>
      <w:r>
        <w:t xml:space="preserve">),</w:t>
      </w:r>
      <w:r>
        <w:t xml:space="preserve"> </w:t>
      </w:r>
      <w:r>
        <w:t xml:space="preserve">so the matrix is diagonalizable (</w:t>
      </w:r>
      <w:hyperlink w:anchor="thm-diagonalizable">
        <w:r>
          <w:rPr>
            <w:rStyle w:val="Hyperlink"/>
          </w:rPr>
          <w:t xml:space="preserve">Theorem 113</w:t>
        </w:r>
      </w:hyperlink>
      <w:r>
        <w:t xml:space="preserve">).</w:t>
      </w:r>
    </w:p>
    <w:bookmarkStart w:id="624"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109</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24"/>
    <w:bookmarkStart w:id="625" w:name="thm-diagonalizable-powers"/>
    <w:p>
      <w:pPr>
        <w:pStyle w:val="BodyText"/>
      </w:pPr>
      <w:r>
        <w:rPr>
          <w:b/>
          <w:bCs/>
        </w:rPr>
        <w:t xml:space="preserve">Theorem 114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107</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2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7">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76</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73</m:t>
              </m:r>
              <m:r>
                <m:rPr>
                  <m:nor/>
                  <m:sty m:val="p"/>
                </m:rPr>
                <m:t>)</m:t>
              </m:r>
            </m:e>
          </m:eqArr>
        </m:oMath>
      </m:oMathPara>
    </w:p>
    <w:bookmarkStart w:id="626"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114</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26"/>
    <w:bookmarkEnd w:id="627"/>
    <w:bookmarkStart w:id="648"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8" name="Picture"/>
                  <a:graphic>
                    <a:graphicData uri="http://schemas.openxmlformats.org/drawingml/2006/picture">
                      <pic:pic>
                        <pic:nvPicPr>
                          <pic:cNvPr descr="/opt/quarto/share/formats/docx/note.png" id="629"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30" w:name="thm-pd-gram"/>
    <w:p>
      <w:pPr>
        <w:pStyle w:val="BodyText"/>
      </w:pPr>
      <w:r>
        <w:rPr>
          <w:b/>
          <w:bCs/>
        </w:rPr>
        <w:t xml:space="preserve">Theorem 115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3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114</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106</w:t>
        </w:r>
      </w:hyperlink>
      <w:r>
        <w:t xml:space="preserve">,</w:t>
      </w:r>
      <w:r>
        <w:t xml:space="preserve"> </w:t>
      </w:r>
      <w:hyperlink w:anchor="def-rank">
        <w:r>
          <w:rPr>
            <w:rStyle w:val="Hyperlink"/>
          </w:rPr>
          <w:t xml:space="preserve">Definition 38</w:t>
        </w:r>
      </w:hyperlink>
      <w:r>
        <w:t xml:space="preserve">).</w:t>
      </w:r>
    </w:p>
    <w:bookmarkStart w:id="631" w:name="exm-pd-gram"/>
    <w:p>
      <w:pPr>
        <w:pStyle w:val="BodyText"/>
      </w:pPr>
      <w:r>
        <w:rPr>
          <w:b/>
          <w:bCs/>
        </w:rPr>
        <w:t xml:space="preserve">Example 206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35</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31"/>
    <w:bookmarkStart w:id="632" w:name="thm-pd-operations"/>
    <w:p>
      <w:pPr>
        <w:pStyle w:val="FirstParagraph"/>
      </w:pPr>
      <w:r>
        <w:rPr>
          <w:b/>
          <w:bCs/>
        </w:rPr>
        <w:t xml:space="preserve">Theorem 116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3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92</m:t>
              </m:r>
              <m:r>
                <m:rPr>
                  <m:nor/>
                  <m:sty m:val="p"/>
                </m:rPr>
                <m:t>)</m:t>
              </m:r>
            </m:e>
            <m:e>
              <m:r>
                <m:t>&amp;</m:t>
              </m:r>
              <m:r>
                <m:rPr>
                  <m:sty m:val="p"/>
                </m:rPr>
                <m:t>&gt;</m:t>
              </m:r>
              <m:r>
                <m:t>0</m:t>
              </m:r>
              <m:r>
                <m:rPr>
                  <m:sty m:val="p"/>
                </m:rPr>
                <m:t>.</m:t>
              </m:r>
              <m:r>
                <m:t>&amp;</m:t>
              </m:r>
              <m:r>
                <m:t>&amp;</m:t>
              </m:r>
              <m:r>
                <m:rPr>
                  <m:nor/>
                  <m:sty m:val="p"/>
                </m:rPr>
                <m:t>(each term is positive)</m:t>
              </m:r>
            </m:e>
          </m:eqArr>
        </m:oMath>
      </m:oMathPara>
    </w:p>
    <w:bookmarkStart w:id="633" w:name="exm-pd-operations"/>
    <w:p>
      <w:pPr>
        <w:pStyle w:val="FirstParagraph"/>
      </w:pPr>
      <w:r>
        <w:rPr>
          <w:b/>
          <w:bCs/>
        </w:rPr>
        <w:t xml:space="preserve">Example 207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33"/>
    <w:bookmarkStart w:id="634" w:name="def-block-matrix"/>
    <w:p>
      <w:pPr>
        <w:pStyle w:val="FirstParagraph"/>
      </w:pPr>
      <w:r>
        <w:rPr>
          <w:b/>
          <w:bCs/>
        </w:rPr>
        <w:t xml:space="preserve">Definition 108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34"/>
    <w:bookmarkStart w:id="635"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35"/>
    <w:bookmarkStart w:id="636" w:name="def-leading-block"/>
    <w:p>
      <w:pPr>
        <w:pStyle w:val="BodyText"/>
      </w:pPr>
      <w:r>
        <w:rPr>
          <w:b/>
          <w:bCs/>
        </w:rPr>
        <w:t xml:space="preserve">Definition 109 (Leading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108</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36"/>
    <w:bookmarkStart w:id="637" w:name="thm-pd-submatrix"/>
    <w:p>
      <w:pPr>
        <w:pStyle w:val="BodyText"/>
      </w:pPr>
      <w:r>
        <w:rPr>
          <w:b/>
          <w:bCs/>
        </w:rPr>
        <w:t xml:space="preserve">Theorem 117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108</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37"/>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38"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94</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38"/>
    <w:bookmarkStart w:id="640" w:name="thm-block-quadratic"/>
    <w:p>
      <w:pPr>
        <w:pStyle w:val="BodyText"/>
      </w:pPr>
      <w:r>
        <w:rPr>
          <w:b/>
          <w:bCs/>
        </w:rPr>
        <w:t xml:space="preserve">Theorem 118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108</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74</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39"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39"/>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40"/>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7</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7</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41"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41"/>
    <w:bookmarkStart w:id="642" w:name="def-schur-complement"/>
    <w:p>
      <w:pPr>
        <w:pStyle w:val="FirstParagraph"/>
      </w:pPr>
      <w:r>
        <w:rPr>
          <w:b/>
          <w:bCs/>
        </w:rPr>
        <w:t xml:space="preserve">Definition 110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118</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118</w:t>
        </w:r>
      </w:hyperlink>
      <w:r>
        <w:t xml:space="preserve">.</w:t>
      </w:r>
    </w:p>
    <w:bookmarkEnd w:id="642"/>
    <w:bookmarkStart w:id="643"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43"/>
    <w:bookmarkStart w:id="644" w:name="thm-schur-test"/>
    <w:p>
      <w:pPr>
        <w:pStyle w:val="FirstParagraph"/>
      </w:pPr>
      <w:r>
        <w:rPr>
          <w:b/>
          <w:bCs/>
        </w:rPr>
        <w:t xml:space="preserve">Theorem 119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118</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110</w:t>
        </w:r>
      </w:hyperlink>
      <w:r>
        <w:t xml:space="preserve">) is positive definite.</w:t>
      </w:r>
    </w:p>
    <w:bookmarkEnd w:id="644"/>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118</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117</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7</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118</w:t>
        </w:r>
      </w:hyperlink>
      <w:r>
        <w:t xml:space="preserve">).</w:t>
      </w:r>
    </w:p>
    <w:bookmarkStart w:id="645"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45"/>
    <w:bookmarkStart w:id="646" w:name="thm-cholesky"/>
    <w:p>
      <w:pPr>
        <w:pStyle w:val="FirstParagraph"/>
      </w:pPr>
      <w:r>
        <w:rPr>
          <w:b/>
          <w:bCs/>
        </w:rPr>
        <w:t xml:space="preserve">Theorem 120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101</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46"/>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115</w:t>
        </w:r>
      </w:hyperlink>
      <w:r>
        <w:t xml:space="preserve">, part 2).</w:t>
      </w:r>
    </w:p>
    <w:p>
      <w:pPr>
        <w:pStyle w:val="BodyText"/>
      </w:pPr>
      <w:r>
        <w:rPr>
          <w:b/>
          <w:bCs/>
        </w:rPr>
        <w:t xml:space="preserve">Only if, with uniqueness,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117</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117</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92</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110</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92</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119</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47" w:name="exm-cholesky"/>
    <w:p>
      <w:pPr>
        <w:pStyle w:val="BodyText"/>
      </w:pPr>
      <w:r>
        <w:rPr>
          <w:b/>
          <w:bCs/>
        </w:rPr>
        <w:t xml:space="preserve">Example 213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47"/>
    <w:bookmarkEnd w:id="648"/>
    <w:bookmarkStart w:id="673" w:name="sec-complex-vectors-matrices"/>
    <w:p>
      <w:pPr>
        <w:pStyle w:val="Heading2"/>
      </w:pPr>
      <w:r>
        <w:t xml:space="preserve">23 Complex vectors and matrices</w:t>
      </w:r>
    </w:p>
    <w:bookmarkStart w:id="649" w:name="def-complex-vector"/>
    <w:p>
      <w:pPr>
        <w:pStyle w:val="FirstParagraph"/>
      </w:pPr>
      <w:r>
        <w:rPr>
          <w:b/>
          <w:bCs/>
        </w:rPr>
        <w:t xml:space="preserve">Definition 111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66">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49"/>
    <w:bookmarkStart w:id="650"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50"/>
    <w:bookmarkStart w:id="652" w:name="def-complex-conjugate-matrix"/>
    <w:p>
      <w:pPr>
        <w:pStyle w:val="BodyText"/>
      </w:pPr>
      <w:r>
        <w:rPr>
          <w:b/>
          <w:bCs/>
        </w:rPr>
        <w:t xml:space="preserve">Definition 112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5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52"/>
    <w:bookmarkStart w:id="653" w:name="def-conjugate-transpose"/>
    <w:p>
      <w:pPr>
        <w:pStyle w:val="BodyText"/>
      </w:pPr>
      <w:r>
        <w:rPr>
          <w:b/>
          <w:bCs/>
        </w:rPr>
        <w:t xml:space="preserve">Definition 113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53"/>
    <w:bookmarkStart w:id="65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54"/>
    <w:bookmarkStart w:id="65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55"/>
    <w:bookmarkStart w:id="65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56"/>
    <w:bookmarkStart w:id="657" w:name="thm-hermitian-adjoint-properties"/>
    <w:p>
      <w:pPr>
        <w:pStyle w:val="BodyText"/>
      </w:pPr>
      <w:r>
        <w:rPr>
          <w:b/>
          <w:bCs/>
        </w:rPr>
        <w:t xml:space="preserve">Theorem 121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113</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57"/>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113</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113</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58" w:name="thm-adjoint-inner-product"/>
    <w:p>
      <w:pPr>
        <w:pStyle w:val="BodyText"/>
      </w:pPr>
      <w:r>
        <w:rPr>
          <w:b/>
          <w:bCs/>
        </w:rPr>
        <w:t xml:space="preserve">Theorem 122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5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121</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5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59"/>
    <w:bookmarkStart w:id="660" w:name="thm-zhz-sum-squares"/>
    <w:p>
      <w:pPr>
        <w:pStyle w:val="BodyText"/>
      </w:pPr>
      <w:r>
        <w:rPr>
          <w:b/>
          <w:bCs/>
        </w:rPr>
        <w:t xml:space="preserve">Theorem 123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60"/>
    <w:p>
      <w:pPr>
        <w:pStyle w:val="BodyText"/>
      </w:pPr>
      <w:r>
        <w:rPr>
          <w:i/>
          <w:iCs/>
        </w:rPr>
        <w:t xml:space="preserve">Proof</w:t>
      </w:r>
      <w:r>
        <w:t xml:space="preserve">. </w:t>
      </w:r>
      <w:r>
        <w:t xml:space="preserve">The last step uses the</w:t>
      </w:r>
      <w:r>
        <w:t xml:space="preserve"> </w:t>
      </w:r>
      <w:hyperlink r:id="rId661">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113</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6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63"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123</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123</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63"/>
    <w:bookmarkStart w:id="66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113</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123</w:t>
        </w:r>
      </w:hyperlink>
      <w:r>
        <w:t xml:space="preserve"> </w:t>
      </w:r>
      <w:r>
        <w:t xml:space="preserve">guarantees.</w:t>
      </w:r>
    </w:p>
    <w:bookmarkEnd w:id="664"/>
    <w:bookmarkStart w:id="665" w:name="def-hermitian-matrix"/>
    <w:p>
      <w:pPr>
        <w:pStyle w:val="BodyText"/>
      </w:pPr>
      <w:r>
        <w:rPr>
          <w:b/>
          <w:bCs/>
        </w:rPr>
        <w:t xml:space="preserve">Definition 114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65"/>
    <w:bookmarkStart w:id="66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122</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66"/>
    <w:bookmarkStart w:id="66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67"/>
    <w:bookmarkStart w:id="66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68"/>
    <w:bookmarkStart w:id="669" w:name="def-skew-hermitian-matrix"/>
    <w:p>
      <w:pPr>
        <w:pStyle w:val="FirstParagraph"/>
      </w:pPr>
      <w:r>
        <w:rPr>
          <w:b/>
          <w:bCs/>
        </w:rPr>
        <w:t xml:space="preserve">Definition 115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69"/>
    <w:bookmarkStart w:id="67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70"/>
    <w:bookmarkStart w:id="67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71"/>
    <w:bookmarkStart w:id="672" w:name="X4e376dfe4195dd67571b7cde9ab8c2999dabc4a"/>
    <w:p>
      <w:pPr>
        <w:pStyle w:val="BodyText"/>
      </w:pPr>
      <w:r>
        <w:rPr>
          <w:b/>
          <w:bCs/>
        </w:rPr>
        <w:t xml:space="preserve">Theorem 124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114</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115</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7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73"/>
    <w:bookmarkStart w:id="675" w:name="sec-additional-resources"/>
    <w:p>
      <w:pPr>
        <w:pStyle w:val="Heading2"/>
      </w:pPr>
      <w:r>
        <w:t xml:space="preserve">24 Further reading</w:t>
      </w:r>
    </w:p>
    <w:p>
      <w:pPr>
        <w:pStyle w:val="Compact"/>
        <w:numPr>
          <w:ilvl w:val="0"/>
          <w:numId w:val="1114"/>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(2016)</w:t>
      </w:r>
    </w:p>
    <w:p>
      <w:pPr>
        <w:pStyle w:val="Compact"/>
        <w:numPr>
          <w:ilvl w:val="0"/>
          <w:numId w:val="1114"/>
        </w:numPr>
      </w:pPr>
      <w:r>
        <w:t xml:space="preserve">Banerjee and Roy (2014)</w:t>
      </w:r>
    </w:p>
    <w:p>
      <w:pPr>
        <w:pStyle w:val="Compact"/>
        <w:numPr>
          <w:ilvl w:val="0"/>
          <w:numId w:val="1114"/>
        </w:numPr>
      </w:pPr>
      <w:r>
        <w:t xml:space="preserve">Searle and Khuri (2017)</w:t>
      </w:r>
    </w:p>
    <w:p>
      <w:pPr>
        <w:pStyle w:val="Compact"/>
        <w:numPr>
          <w:ilvl w:val="0"/>
          <w:numId w:val="1114"/>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7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hyperlink r:id="rId145">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75"/>
    <w:bookmarkStart w:id="716" w:name="references"/>
    <w:p>
      <w:pPr>
        <w:pStyle w:val="Heading2"/>
      </w:pPr>
      <w:r>
        <w:t xml:space="preserve">References</w:t>
      </w:r>
    </w:p>
    <w:bookmarkStart w:id="715" w:name="refs"/>
    <w:bookmarkStart w:id="677"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76">
        <w:r>
          <w:rPr>
            <w:rStyle w:val="Hyperlink"/>
          </w:rPr>
          <w:t xml:space="preserve">https://doi.org/10.1007/978-3-031-41026-0</w:t>
        </w:r>
      </w:hyperlink>
      <w:r>
        <w:t xml:space="preserve">.</w:t>
      </w:r>
    </w:p>
    <w:bookmarkEnd w:id="677"/>
    <w:bookmarkStart w:id="679"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78">
        <w:r>
          <w:rPr>
            <w:rStyle w:val="Hyperlink"/>
          </w:rPr>
          <w:t xml:space="preserve">https://www.routledge.com/Linear-Algebra-and-Matrix-Analysis-for-Statistics/Banerjee-Roy/p/book/9781420095388</w:t>
        </w:r>
      </w:hyperlink>
      <w:r>
        <w:t xml:space="preserve">.</w:t>
      </w:r>
    </w:p>
    <w:bookmarkEnd w:id="679"/>
    <w:bookmarkStart w:id="681"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80">
        <w:r>
          <w:rPr>
            <w:rStyle w:val="Hyperlink"/>
          </w:rPr>
          <w:t xml:space="preserve">https://doi.org/10.1017/9781108583664</w:t>
        </w:r>
      </w:hyperlink>
      <w:r>
        <w:t xml:space="preserve">.</w:t>
      </w:r>
    </w:p>
    <w:bookmarkEnd w:id="681"/>
    <w:bookmarkStart w:id="683"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82">
        <w:r>
          <w:rPr>
            <w:rStyle w:val="Hyperlink"/>
          </w:rPr>
          <w:t xml:space="preserve">https://doi.org/10.1201/9781315182780</w:t>
        </w:r>
      </w:hyperlink>
      <w:r>
        <w:t xml:space="preserve">.</w:t>
      </w:r>
    </w:p>
    <w:bookmarkEnd w:id="683"/>
    <w:bookmarkStart w:id="685"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84">
        <w:r>
          <w:rPr>
            <w:rStyle w:val="Hyperlink"/>
          </w:rPr>
          <w:t xml:space="preserve">https://doi.org/10.1201/9781315370200</w:t>
        </w:r>
      </w:hyperlink>
      <w:r>
        <w:t xml:space="preserve">.</w:t>
      </w:r>
    </w:p>
    <w:bookmarkEnd w:id="685"/>
    <w:bookmarkStart w:id="687"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86">
        <w:r>
          <w:rPr>
            <w:rStyle w:val="Hyperlink"/>
          </w:rPr>
          <w:t xml:space="preserve">https://www.deeplearningbook.org/</w:t>
        </w:r>
      </w:hyperlink>
      <w:r>
        <w:t xml:space="preserve">.</w:t>
      </w:r>
    </w:p>
    <w:bookmarkEnd w:id="687"/>
    <w:bookmarkStart w:id="689"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88">
        <w:r>
          <w:rPr>
            <w:rStyle w:val="Hyperlink"/>
          </w:rPr>
          <w:t xml:space="preserve">https://facultyweb.cs.wwu.edu/~hutchib2/video_lectures/data371/</w:t>
        </w:r>
      </w:hyperlink>
      <w:r>
        <w:t xml:space="preserve">.</w:t>
      </w:r>
    </w:p>
    <w:bookmarkEnd w:id="689"/>
    <w:bookmarkStart w:id="691"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90">
        <w:r>
          <w:rPr>
            <w:rStyle w:val="Hyperlink"/>
          </w:rPr>
          <w:t xml:space="preserve">www.mosaic-web.org</w:t>
        </w:r>
      </w:hyperlink>
      <w:r>
        <w:t xml:space="preserve">.</w:t>
      </w:r>
    </w:p>
    <w:bookmarkEnd w:id="691"/>
    <w:bookmarkStart w:id="693"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92">
        <w:r>
          <w:rPr>
            <w:rStyle w:val="Hyperlink"/>
          </w:rPr>
          <w:t xml:space="preserve">https://www2.imm.dtu.dk/pubdb/edoc/imm3274.pdf</w:t>
        </w:r>
      </w:hyperlink>
      <w:r>
        <w:t xml:space="preserve">.</w:t>
      </w:r>
    </w:p>
    <w:bookmarkEnd w:id="693"/>
    <w:bookmarkStart w:id="694"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94"/>
    <w:bookmarkStart w:id="696"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95">
        <w:r>
          <w:rPr>
            <w:rStyle w:val="Hyperlink"/>
          </w:rPr>
          <w:t xml:space="preserve">https://math.mit.edu/~gs/linearalgebra/</w:t>
        </w:r>
      </w:hyperlink>
      <w:r>
        <w:t xml:space="preserve">.</w:t>
      </w:r>
    </w:p>
    <w:bookmarkEnd w:id="696"/>
    <w:bookmarkStart w:id="698"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97">
        <w:r>
          <w:rPr>
            <w:rStyle w:val="Hyperlink"/>
          </w:rPr>
          <w:t xml:space="preserve">https://ucla-biostat-216.github.io/2024fall/slides/10-eig/10-eig.html</w:t>
        </w:r>
      </w:hyperlink>
      <w:r>
        <w:t xml:space="preserve">.</w:t>
      </w:r>
    </w:p>
    <w:bookmarkEnd w:id="698"/>
    <w:bookmarkStart w:id="700"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99">
        <w:r>
          <w:rPr>
            <w:rStyle w:val="Hyperlink"/>
          </w:rPr>
          <w:t xml:space="preserve">https://ucla-biostat-216.github.io/2024fall/slides/08-ls/08-ls.html</w:t>
        </w:r>
      </w:hyperlink>
      <w:r>
        <w:t xml:space="preserve">.</w:t>
      </w:r>
    </w:p>
    <w:bookmarkEnd w:id="700"/>
    <w:bookmarkStart w:id="702"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01">
        <w:r>
          <w:rPr>
            <w:rStyle w:val="Hyperlink"/>
          </w:rPr>
          <w:t xml:space="preserve">https://ucla-biostat-216.github.io/2024fall/slides/07-matinv/07-matinv.html</w:t>
        </w:r>
      </w:hyperlink>
      <w:r>
        <w:t xml:space="preserve">.</w:t>
      </w:r>
    </w:p>
    <w:bookmarkEnd w:id="702"/>
    <w:bookmarkStart w:id="704"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03">
        <w:r>
          <w:rPr>
            <w:rStyle w:val="Hyperlink"/>
          </w:rPr>
          <w:t xml:space="preserve">https://ucla-biostat-216.github.io/2024fall/slides/03-matrix/03-matrix.html</w:t>
        </w:r>
      </w:hyperlink>
      <w:r>
        <w:t xml:space="preserve">.</w:t>
      </w:r>
    </w:p>
    <w:bookmarkEnd w:id="704"/>
    <w:bookmarkStart w:id="706"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05">
        <w:r>
          <w:rPr>
            <w:rStyle w:val="Hyperlink"/>
          </w:rPr>
          <w:t xml:space="preserve">https://ucla-biostat-216.github.io/2024fall/slides/06-orthproj/06-orthproj.html</w:t>
        </w:r>
      </w:hyperlink>
      <w:r>
        <w:t xml:space="preserve">.</w:t>
      </w:r>
    </w:p>
    <w:bookmarkEnd w:id="706"/>
    <w:bookmarkStart w:id="708"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07">
        <w:r>
          <w:rPr>
            <w:rStyle w:val="Hyperlink"/>
          </w:rPr>
          <w:t xml:space="preserve">https://ucla-biostat-216.github.io/2024fall/slides/05-rank/05-rank.html</w:t>
        </w:r>
      </w:hyperlink>
      <w:r>
        <w:t xml:space="preserve">.</w:t>
      </w:r>
    </w:p>
    <w:bookmarkEnd w:id="708"/>
    <w:bookmarkStart w:id="710"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09">
        <w:r>
          <w:rPr>
            <w:rStyle w:val="Hyperlink"/>
          </w:rPr>
          <w:t xml:space="preserve">https://ucla-biostat-216.github.io/2024fall/slides/11-pd/11-pd.html</w:t>
        </w:r>
      </w:hyperlink>
      <w:r>
        <w:t xml:space="preserve">.</w:t>
      </w:r>
    </w:p>
    <w:bookmarkEnd w:id="710"/>
    <w:bookmarkStart w:id="712"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11">
        <w:r>
          <w:rPr>
            <w:rStyle w:val="Hyperlink"/>
          </w:rPr>
          <w:t xml:space="preserve">https://ucla-biostat-216.github.io/2024fall/slides/04-vecsp/04-vecsp.html</w:t>
        </w:r>
      </w:hyperlink>
      <w:r>
        <w:t xml:space="preserve">.</w:t>
      </w:r>
    </w:p>
    <w:bookmarkEnd w:id="712"/>
    <w:bookmarkStart w:id="714"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13">
        <w:r>
          <w:rPr>
            <w:rStyle w:val="Hyperlink"/>
          </w:rPr>
          <w:t xml:space="preserve">https://ucla-biostat-216.github.io/2024fall/slides/02-vector/02-vector.html</w:t>
        </w:r>
      </w:hyperlink>
      <w:r>
        <w:t xml:space="preserve">.</w:t>
      </w:r>
    </w:p>
    <w:bookmarkEnd w:id="714"/>
    <w:bookmarkEnd w:id="715"/>
    <w:bookmarkEnd w:id="7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9" Type="http://schemas.openxmlformats.org/officeDocument/2006/relationships/image" Target="media/rId189.png"/><Relationship Id="rId71" Type="http://schemas.openxmlformats.org/officeDocument/2006/relationships/image" Target="media/rId71.png"/><Relationship Id="rId279" Type="http://schemas.openxmlformats.org/officeDocument/2006/relationships/image" Target="media/rId279.png"/><Relationship Id="rId337" Type="http://schemas.openxmlformats.org/officeDocument/2006/relationships/hyperlink" Target="algebra-basics.html#def-absolute-value" TargetMode="External"/><Relationship Id="rId56" Type="http://schemas.openxmlformats.org/officeDocument/2006/relationships/hyperlink" Target="algebra-basics.html#def-square-root" TargetMode="External"/><Relationship Id="rId301" Type="http://schemas.openxmlformats.org/officeDocument/2006/relationships/hyperlink" Target="algebra-basics.html#def-strict-inequality" TargetMode="External"/><Relationship Id="rId651" Type="http://schemas.openxmlformats.org/officeDocument/2006/relationships/hyperlink" Target="algebra-complex.html#def-complex-conjugate" TargetMode="External"/><Relationship Id="rId662" Type="http://schemas.openxmlformats.org/officeDocument/2006/relationships/hyperlink" Target="algebra-complex.html#def-complex-modulus" TargetMode="External"/><Relationship Id="rId466" Type="http://schemas.openxmlformats.org/officeDocument/2006/relationships/hyperlink" Target="algebra-complex.html#def-complex-number" TargetMode="External"/><Relationship Id="rId661" Type="http://schemas.openxmlformats.org/officeDocument/2006/relationships/hyperlink" Target="algebra-complex.html#thm-conj-product" TargetMode="External"/><Relationship Id="rId162" Type="http://schemas.openxmlformats.org/officeDocument/2006/relationships/hyperlink" Target="algebra-exponentials.html#def-affine-function" TargetMode="External"/><Relationship Id="rId163" Type="http://schemas.openxmlformats.org/officeDocument/2006/relationships/hyperlink" Target="algebra-exponentials.html#def-linear-function" TargetMode="External"/><Relationship Id="rId92" Type="http://schemas.openxmlformats.org/officeDocument/2006/relationships/hyperlink" Target="algebra-sums.html#def-associative" TargetMode="External"/><Relationship Id="rId90" Type="http://schemas.openxmlformats.org/officeDocument/2006/relationships/hyperlink" Target="algebra-sums.html#def-commutative" TargetMode="External"/><Relationship Id="rId104" Type="http://schemas.openxmlformats.org/officeDocument/2006/relationships/hyperlink" Target="algebra-sums.html#def-distributes-over" TargetMode="External"/><Relationship Id="rId37" Type="http://schemas.openxmlformats.org/officeDocument/2006/relationships/hyperlink" Target="algebra-sums.html#def-identity-element" TargetMode="External"/><Relationship Id="rId39" Type="http://schemas.openxmlformats.org/officeDocument/2006/relationships/hyperlink" Target="algebra-sums.html#def-summation" TargetMode="External"/><Relationship Id="rId132" Type="http://schemas.openxmlformats.org/officeDocument/2006/relationships/hyperlink" Target="algebra-sums.html#thm-mult-distr" TargetMode="External"/><Relationship Id="rId134" Type="http://schemas.openxmlformats.org/officeDocument/2006/relationships/hyperlink" Target="algebra-sums.html#thm-prod-symmetric" TargetMode="External"/><Relationship Id="rId135" Type="http://schemas.openxmlformats.org/officeDocument/2006/relationships/hyperlink" Target="algebra-sums.html#thm-sum-constant-factor" TargetMode="External"/><Relationship Id="rId133" Type="http://schemas.openxmlformats.org/officeDocument/2006/relationships/hyperlink" Target="algebra-sums.html#thm-sum-of-sums" TargetMode="External"/><Relationship Id="rId364" Type="http://schemas.openxmlformats.org/officeDocument/2006/relationships/hyperlink" Target="algebra-trigonometry.html#def-cosine-sine" TargetMode="External"/><Relationship Id="rId131" Type="http://schemas.openxmlformats.org/officeDocument/2006/relationships/hyperlink" Target="algebra.qmd" TargetMode="External"/><Relationship Id="rId674" Type="http://schemas.openxmlformats.org/officeDocument/2006/relationships/hyperlink" Target="calculus-derivatives.html#def-derivative" TargetMode="External"/><Relationship Id="rId167" Type="http://schemas.openxmlformats.org/officeDocument/2006/relationships/hyperlink" Target="calculus-derivatives.html#def-linear-approximation" TargetMode="External"/><Relationship Id="rId676" Type="http://schemas.openxmlformats.org/officeDocument/2006/relationships/hyperlink" Target="https://doi.org/10.1007/978-3-031-41026-0" TargetMode="External"/><Relationship Id="rId680" Type="http://schemas.openxmlformats.org/officeDocument/2006/relationships/hyperlink" Target="https://doi.org/10.1017/9781108583664" TargetMode="External"/><Relationship Id="rId682" Type="http://schemas.openxmlformats.org/officeDocument/2006/relationships/hyperlink" Target="https://doi.org/10.1201/9781315182780" TargetMode="External"/><Relationship Id="rId684" Type="http://schemas.openxmlformats.org/officeDocument/2006/relationships/hyperlink" Target="https://doi.org/10.1201/9781315370200" TargetMode="External"/><Relationship Id="rId491" Type="http://schemas.openxmlformats.org/officeDocument/2006/relationships/hyperlink" Target="https://en.wikipedia.org/wiki/Definite_matrix" TargetMode="External"/><Relationship Id="rId508"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88" Type="http://schemas.openxmlformats.org/officeDocument/2006/relationships/hyperlink" Target="https://facultyweb.cs.wwu.edu/~hutchib2/video_lectures/data371/" TargetMode="External"/><Relationship Id="rId74" Type="http://schemas.openxmlformats.org/officeDocument/2006/relationships/hyperlink" Target="https://facultyweb.cs.wwu.edu/~hutchib2/video_lectures/data371/#linear_function_basics" TargetMode="External"/><Relationship Id="rId695" Type="http://schemas.openxmlformats.org/officeDocument/2006/relationships/hyperlink" Target="https://math.mit.edu/~gs/linearalgebra/" TargetMode="External"/><Relationship Id="rId42" Type="http://schemas.openxmlformats.org/officeDocument/2006/relationships/hyperlink" Target="https://morrison-lab.github.io/pds/expectation.html#def-expectation" TargetMode="External"/><Relationship Id="rId438" Type="http://schemas.openxmlformats.org/officeDocument/2006/relationships/hyperlink" Target="https://morrison-lab.github.io/rme/chapters/Linear-models-overview.html#sec-infer-LMs" TargetMode="External"/><Relationship Id="rId372" Type="http://schemas.openxmlformats.org/officeDocument/2006/relationships/hyperlink" Target="https://morrison-lab.github.io/sds/exploratory-descriptive.html#def-pearson-r" TargetMode="External"/><Relationship Id="rId713" Type="http://schemas.openxmlformats.org/officeDocument/2006/relationships/hyperlink" Target="https://ucla-biostat-216.github.io/2024fall/slides/02-vector/02-vector.html" TargetMode="External"/><Relationship Id="rId703" Type="http://schemas.openxmlformats.org/officeDocument/2006/relationships/hyperlink" Target="https://ucla-biostat-216.github.io/2024fall/slides/03-matrix/03-matrix.html" TargetMode="External"/><Relationship Id="rId711" Type="http://schemas.openxmlformats.org/officeDocument/2006/relationships/hyperlink" Target="https://ucla-biostat-216.github.io/2024fall/slides/04-vecsp/04-vecsp.html" TargetMode="External"/><Relationship Id="rId707" Type="http://schemas.openxmlformats.org/officeDocument/2006/relationships/hyperlink" Target="https://ucla-biostat-216.github.io/2024fall/slides/05-rank/05-rank.html" TargetMode="External"/><Relationship Id="rId705" Type="http://schemas.openxmlformats.org/officeDocument/2006/relationships/hyperlink" Target="https://ucla-biostat-216.github.io/2024fall/slides/06-orthproj/06-orthproj.html" TargetMode="External"/><Relationship Id="rId701" Type="http://schemas.openxmlformats.org/officeDocument/2006/relationships/hyperlink" Target="https://ucla-biostat-216.github.io/2024fall/slides/07-matinv/07-matinv.html" TargetMode="External"/><Relationship Id="rId699" Type="http://schemas.openxmlformats.org/officeDocument/2006/relationships/hyperlink" Target="https://ucla-biostat-216.github.io/2024fall/slides/08-ls/08-ls.html" TargetMode="External"/><Relationship Id="rId697" Type="http://schemas.openxmlformats.org/officeDocument/2006/relationships/hyperlink" Target="https://ucla-biostat-216.github.io/2024fall/slides/10-eig/10-eig.html" TargetMode="External"/><Relationship Id="rId709" Type="http://schemas.openxmlformats.org/officeDocument/2006/relationships/hyperlink" Target="https://ucla-biostat-216.github.io/2024fall/slides/11-pd/11-pd.html" TargetMode="External"/><Relationship Id="rId76" Type="http://schemas.openxmlformats.org/officeDocument/2006/relationships/hyperlink" Target="https://wwu.instructure.com/courses/1906010/modules#module_3922392" TargetMode="External"/><Relationship Id="rId686" Type="http://schemas.openxmlformats.org/officeDocument/2006/relationships/hyperlink" Target="https://www.deeplearningbook.org/" TargetMode="External"/><Relationship Id="rId690" Type="http://schemas.openxmlformats.org/officeDocument/2006/relationships/hyperlink" Target="https://www.mosaic-web.org" TargetMode="External"/><Relationship Id="rId678" Type="http://schemas.openxmlformats.org/officeDocument/2006/relationships/hyperlink" Target="https://www.routledge.com/Linear-Algebra-and-Matrix-Analysis-for-Statistics/Banerjee-Roy/p/book/9781420095388" TargetMode="External"/><Relationship Id="rId145" Type="http://schemas.openxmlformats.org/officeDocument/2006/relationships/hyperlink" Target="https://www.youtube.com/playlist?list=PLZHQObOWTQDPD3MizzM2xVFitgF8hE_ab" TargetMode="External"/><Relationship Id="rId511" Type="http://schemas.openxmlformats.org/officeDocument/2006/relationships/hyperlink" Target="https://www.youtube.com/watch?v=Ip3X9LOh2dk" TargetMode="External"/><Relationship Id="rId147" Type="http://schemas.openxmlformats.org/officeDocument/2006/relationships/hyperlink" Target="https://www.youtube.com/watch?v=LyGKycYT2v0" TargetMode="External"/><Relationship Id="rId470" Type="http://schemas.openxmlformats.org/officeDocument/2006/relationships/hyperlink" Target="https://www.youtube.com/watch?v=PFDu9oVAE-g" TargetMode="External"/><Relationship Id="rId146" Type="http://schemas.openxmlformats.org/officeDocument/2006/relationships/hyperlink" Target="https://www.youtube.com/watch?v=kYB8IZa5AuE" TargetMode="External"/><Relationship Id="rId692"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5"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0" Type="http://schemas.openxmlformats.org/officeDocument/2006/relationships/hyperlink" Target="proof-writing.qmd#def-proof" TargetMode="External"/><Relationship Id="rId137" Type="http://schemas.openxmlformats.org/officeDocument/2006/relationships/hyperlink" Target="proof-writing.qmd#def-proof-by-induction" TargetMode="External"/><Relationship Id="rId207" Type="http://schemas.openxmlformats.org/officeDocument/2006/relationships/hyperlink" Target="proof-writing.qmd#def-theorem" TargetMode="External"/><Relationship Id="rId151"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67"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37" Type="http://schemas.openxmlformats.org/officeDocument/2006/relationships/hyperlink" Target="vector-calculus.qmd" TargetMode="External"/><Relationship Id="rId75"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37" Type="http://schemas.openxmlformats.org/officeDocument/2006/relationships/hyperlink" Target="algebra-basics.html#def-absolute-value" TargetMode="External"/><Relationship Id="rId56" Type="http://schemas.openxmlformats.org/officeDocument/2006/relationships/hyperlink" Target="algebra-basics.html#def-square-root" TargetMode="External"/><Relationship Id="rId301" Type="http://schemas.openxmlformats.org/officeDocument/2006/relationships/hyperlink" Target="algebra-basics.html#def-strict-inequality" TargetMode="External"/><Relationship Id="rId651" Type="http://schemas.openxmlformats.org/officeDocument/2006/relationships/hyperlink" Target="algebra-complex.html#def-complex-conjugate" TargetMode="External"/><Relationship Id="rId662" Type="http://schemas.openxmlformats.org/officeDocument/2006/relationships/hyperlink" Target="algebra-complex.html#def-complex-modulus" TargetMode="External"/><Relationship Id="rId466" Type="http://schemas.openxmlformats.org/officeDocument/2006/relationships/hyperlink" Target="algebra-complex.html#def-complex-number" TargetMode="External"/><Relationship Id="rId661" Type="http://schemas.openxmlformats.org/officeDocument/2006/relationships/hyperlink" Target="algebra-complex.html#thm-conj-product" TargetMode="External"/><Relationship Id="rId162" Type="http://schemas.openxmlformats.org/officeDocument/2006/relationships/hyperlink" Target="algebra-exponentials.html#def-affine-function" TargetMode="External"/><Relationship Id="rId163" Type="http://schemas.openxmlformats.org/officeDocument/2006/relationships/hyperlink" Target="algebra-exponentials.html#def-linear-function" TargetMode="External"/><Relationship Id="rId92" Type="http://schemas.openxmlformats.org/officeDocument/2006/relationships/hyperlink" Target="algebra-sums.html#def-associative" TargetMode="External"/><Relationship Id="rId90" Type="http://schemas.openxmlformats.org/officeDocument/2006/relationships/hyperlink" Target="algebra-sums.html#def-commutative" TargetMode="External"/><Relationship Id="rId104" Type="http://schemas.openxmlformats.org/officeDocument/2006/relationships/hyperlink" Target="algebra-sums.html#def-distributes-over" TargetMode="External"/><Relationship Id="rId37" Type="http://schemas.openxmlformats.org/officeDocument/2006/relationships/hyperlink" Target="algebra-sums.html#def-identity-element" TargetMode="External"/><Relationship Id="rId39" Type="http://schemas.openxmlformats.org/officeDocument/2006/relationships/hyperlink" Target="algebra-sums.html#def-summation" TargetMode="External"/><Relationship Id="rId132" Type="http://schemas.openxmlformats.org/officeDocument/2006/relationships/hyperlink" Target="algebra-sums.html#thm-mult-distr" TargetMode="External"/><Relationship Id="rId134" Type="http://schemas.openxmlformats.org/officeDocument/2006/relationships/hyperlink" Target="algebra-sums.html#thm-prod-symmetric" TargetMode="External"/><Relationship Id="rId135" Type="http://schemas.openxmlformats.org/officeDocument/2006/relationships/hyperlink" Target="algebra-sums.html#thm-sum-constant-factor" TargetMode="External"/><Relationship Id="rId133" Type="http://schemas.openxmlformats.org/officeDocument/2006/relationships/hyperlink" Target="algebra-sums.html#thm-sum-of-sums" TargetMode="External"/><Relationship Id="rId364" Type="http://schemas.openxmlformats.org/officeDocument/2006/relationships/hyperlink" Target="algebra-trigonometry.html#def-cosine-sine" TargetMode="External"/><Relationship Id="rId131" Type="http://schemas.openxmlformats.org/officeDocument/2006/relationships/hyperlink" Target="algebra.qmd" TargetMode="External"/><Relationship Id="rId674" Type="http://schemas.openxmlformats.org/officeDocument/2006/relationships/hyperlink" Target="calculus-derivatives.html#def-derivative" TargetMode="External"/><Relationship Id="rId167" Type="http://schemas.openxmlformats.org/officeDocument/2006/relationships/hyperlink" Target="calculus-derivatives.html#def-linear-approximation" TargetMode="External"/><Relationship Id="rId676" Type="http://schemas.openxmlformats.org/officeDocument/2006/relationships/hyperlink" Target="https://doi.org/10.1007/978-3-031-41026-0" TargetMode="External"/><Relationship Id="rId680" Type="http://schemas.openxmlformats.org/officeDocument/2006/relationships/hyperlink" Target="https://doi.org/10.1017/9781108583664" TargetMode="External"/><Relationship Id="rId682" Type="http://schemas.openxmlformats.org/officeDocument/2006/relationships/hyperlink" Target="https://doi.org/10.1201/9781315182780" TargetMode="External"/><Relationship Id="rId684" Type="http://schemas.openxmlformats.org/officeDocument/2006/relationships/hyperlink" Target="https://doi.org/10.1201/9781315370200" TargetMode="External"/><Relationship Id="rId491" Type="http://schemas.openxmlformats.org/officeDocument/2006/relationships/hyperlink" Target="https://en.wikipedia.org/wiki/Definite_matrix" TargetMode="External"/><Relationship Id="rId508"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88" Type="http://schemas.openxmlformats.org/officeDocument/2006/relationships/hyperlink" Target="https://facultyweb.cs.wwu.edu/~hutchib2/video_lectures/data371/" TargetMode="External"/><Relationship Id="rId74" Type="http://schemas.openxmlformats.org/officeDocument/2006/relationships/hyperlink" Target="https://facultyweb.cs.wwu.edu/~hutchib2/video_lectures/data371/#linear_function_basics" TargetMode="External"/><Relationship Id="rId695" Type="http://schemas.openxmlformats.org/officeDocument/2006/relationships/hyperlink" Target="https://math.mit.edu/~gs/linearalgebra/" TargetMode="External"/><Relationship Id="rId42" Type="http://schemas.openxmlformats.org/officeDocument/2006/relationships/hyperlink" Target="https://morrison-lab.github.io/pds/expectation.html#def-expectation" TargetMode="External"/><Relationship Id="rId438" Type="http://schemas.openxmlformats.org/officeDocument/2006/relationships/hyperlink" Target="https://morrison-lab.github.io/rme/chapters/Linear-models-overview.html#sec-infer-LMs" TargetMode="External"/><Relationship Id="rId372" Type="http://schemas.openxmlformats.org/officeDocument/2006/relationships/hyperlink" Target="https://morrison-lab.github.io/sds/exploratory-descriptive.html#def-pearson-r" TargetMode="External"/><Relationship Id="rId713" Type="http://schemas.openxmlformats.org/officeDocument/2006/relationships/hyperlink" Target="https://ucla-biostat-216.github.io/2024fall/slides/02-vector/02-vector.html" TargetMode="External"/><Relationship Id="rId703" Type="http://schemas.openxmlformats.org/officeDocument/2006/relationships/hyperlink" Target="https://ucla-biostat-216.github.io/2024fall/slides/03-matrix/03-matrix.html" TargetMode="External"/><Relationship Id="rId711" Type="http://schemas.openxmlformats.org/officeDocument/2006/relationships/hyperlink" Target="https://ucla-biostat-216.github.io/2024fall/slides/04-vecsp/04-vecsp.html" TargetMode="External"/><Relationship Id="rId707" Type="http://schemas.openxmlformats.org/officeDocument/2006/relationships/hyperlink" Target="https://ucla-biostat-216.github.io/2024fall/slides/05-rank/05-rank.html" TargetMode="External"/><Relationship Id="rId705" Type="http://schemas.openxmlformats.org/officeDocument/2006/relationships/hyperlink" Target="https://ucla-biostat-216.github.io/2024fall/slides/06-orthproj/06-orthproj.html" TargetMode="External"/><Relationship Id="rId701" Type="http://schemas.openxmlformats.org/officeDocument/2006/relationships/hyperlink" Target="https://ucla-biostat-216.github.io/2024fall/slides/07-matinv/07-matinv.html" TargetMode="External"/><Relationship Id="rId699" Type="http://schemas.openxmlformats.org/officeDocument/2006/relationships/hyperlink" Target="https://ucla-biostat-216.github.io/2024fall/slides/08-ls/08-ls.html" TargetMode="External"/><Relationship Id="rId697" Type="http://schemas.openxmlformats.org/officeDocument/2006/relationships/hyperlink" Target="https://ucla-biostat-216.github.io/2024fall/slides/10-eig/10-eig.html" TargetMode="External"/><Relationship Id="rId709" Type="http://schemas.openxmlformats.org/officeDocument/2006/relationships/hyperlink" Target="https://ucla-biostat-216.github.io/2024fall/slides/11-pd/11-pd.html" TargetMode="External"/><Relationship Id="rId76" Type="http://schemas.openxmlformats.org/officeDocument/2006/relationships/hyperlink" Target="https://wwu.instructure.com/courses/1906010/modules#module_3922392" TargetMode="External"/><Relationship Id="rId686" Type="http://schemas.openxmlformats.org/officeDocument/2006/relationships/hyperlink" Target="https://www.deeplearningbook.org/" TargetMode="External"/><Relationship Id="rId690" Type="http://schemas.openxmlformats.org/officeDocument/2006/relationships/hyperlink" Target="https://www.mosaic-web.org" TargetMode="External"/><Relationship Id="rId678" Type="http://schemas.openxmlformats.org/officeDocument/2006/relationships/hyperlink" Target="https://www.routledge.com/Linear-Algebra-and-Matrix-Analysis-for-Statistics/Banerjee-Roy/p/book/9781420095388" TargetMode="External"/><Relationship Id="rId145" Type="http://schemas.openxmlformats.org/officeDocument/2006/relationships/hyperlink" Target="https://www.youtube.com/playlist?list=PLZHQObOWTQDPD3MizzM2xVFitgF8hE_ab" TargetMode="External"/><Relationship Id="rId511" Type="http://schemas.openxmlformats.org/officeDocument/2006/relationships/hyperlink" Target="https://www.youtube.com/watch?v=Ip3X9LOh2dk" TargetMode="External"/><Relationship Id="rId147" Type="http://schemas.openxmlformats.org/officeDocument/2006/relationships/hyperlink" Target="https://www.youtube.com/watch?v=LyGKycYT2v0" TargetMode="External"/><Relationship Id="rId470" Type="http://schemas.openxmlformats.org/officeDocument/2006/relationships/hyperlink" Target="https://www.youtube.com/watch?v=PFDu9oVAE-g" TargetMode="External"/><Relationship Id="rId146" Type="http://schemas.openxmlformats.org/officeDocument/2006/relationships/hyperlink" Target="https://www.youtube.com/watch?v=kYB8IZa5AuE" TargetMode="External"/><Relationship Id="rId692"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5"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0" Type="http://schemas.openxmlformats.org/officeDocument/2006/relationships/hyperlink" Target="proof-writing.qmd#def-proof" TargetMode="External"/><Relationship Id="rId137" Type="http://schemas.openxmlformats.org/officeDocument/2006/relationships/hyperlink" Target="proof-writing.qmd#def-proof-by-induction" TargetMode="External"/><Relationship Id="rId207" Type="http://schemas.openxmlformats.org/officeDocument/2006/relationships/hyperlink" Target="proof-writing.qmd#def-theorem" TargetMode="External"/><Relationship Id="rId151"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67"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37" Type="http://schemas.openxmlformats.org/officeDocument/2006/relationships/hyperlink" Target="vector-calculus.qmd" TargetMode="External"/><Relationship Id="rId75"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2026-10-15T16:18:13Z</dcterms:created>
  <dcterms:modified xsi:type="dcterms:W3CDTF">2026-10-15T16:18:13Z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08:34:34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