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41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An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integer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is an element of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Z</m:t>
        </m:r>
      </m:oMath>
      <w:del w:id="9" w:author="PR Preview" w:date="2026-01-01T00:00:00Z">
        <w:r>
          <w:delText xml:space="preserve">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 integers greater than</w:delText>
        </w:r>
      </w:del>
      <w:del w:id="12" w:author="PR Preview" w:date="2026-01-01T00:00:00Z">
        <w:r>
          <w:delText xml:space="preserve"> </w:delText>
        </w:r>
      </w:del>
      <m:oMath>
        <m:r>
          <m:t>0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are the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positive integers</w:delText>
        </w:r>
      </w:del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the integers less than</w:delText>
        </w:r>
      </w:del>
      <w:del w:id="20" w:author="PR Preview" w:date="2026-01-01T00:00:00Z">
        <w:r>
          <w:delText xml:space="preserve"> </w:delText>
        </w:r>
      </w:del>
      <m:oMath>
        <m:r>
          <m:t>0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are the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b/>
            <w:bCs/>
          </w:rPr>
          <w:delText xml:space="preserve">negative integers</w:delText>
        </w:r>
      </w:del>
      <w:del w:id="25" w:author="PR Preview" w:date="2026-01-01T00:00:00Z">
        <w:r>
          <w:delText xml:space="preserve">.</w:delText>
        </w:r>
      </w:del>
    </w:p>
    <w:p>
      <w:pPr>
        <w:pStyle w:val="FirstParagraph"/>
      </w:pPr>
      <w:ins w:id="26" w:author="PR Preview" w:date="2026-01-01T00:00:00Z">
        <w:r>
          <w:t xml:space="preserve">An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b/>
            <w:bCs/>
          </w:rPr>
          <w:t xml:space="preserve">integer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is an element of</w:t>
        </w:r>
      </w:ins>
      <w:ins w:id="3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32" w:author="PR Preview" w:date="2026-01-01T00:00:00Z">
        <w:r>
          <w:t xml:space="preserve">.</w:t>
        </w:r>
      </w:ins>
    </w:p>
    <w:bookmarkEnd w:id="27"/>
    <w:bookmarkStart w:id="28" w:name="def-positive-integer"/>
    <w:p>
      <w:pPr>
        <w:pStyle w:val="BodyText"/>
      </w:pPr>
      <w:ins w:id="33" w:author="PR Preview" w:date="2026-01-01T00:00:00Z">
        <w:r>
          <w:rPr>
            <w:b/>
            <w:bCs/>
          </w:rPr>
          <w:t xml:space="preserve">Definition 2 (Positive integers)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 integers (</w:t>
        </w:r>
      </w:ins>
      <w:hyperlink w:anchor="def-integers">
        <w:ins w:id="3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7" w:author="PR Preview" w:date="2026-01-01T00:00:00Z">
        <w:r>
          <w:t xml:space="preserve">) greater than</w:t>
        </w:r>
      </w:ins>
      <w:ins w:id="38" w:author="PR Preview" w:date="2026-01-01T00:00:00Z">
        <w:r>
          <w:t xml:space="preserve"> </w:t>
        </w:r>
      </w:ins>
      <m:oMath>
        <m:r>
          <m:t>0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are the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positive integers</w:t>
        </w:r>
      </w:ins>
      <w:ins w:id="43" w:author="PR Preview" w:date="2026-01-01T00:00:00Z">
        <w:r>
          <w:t xml:space="preserve">.</w:t>
        </w:r>
      </w:ins>
    </w:p>
    <w:bookmarkEnd w:id="28"/>
    <w:bookmarkStart w:id="29" w:name="def-negative-integer"/>
    <w:p>
      <w:pPr>
        <w:pStyle w:val="BodyText"/>
      </w:pPr>
      <w:ins w:id="44" w:author="PR Preview" w:date="2026-01-01T00:00:00Z">
        <w:r>
          <w:rPr>
            <w:b/>
            <w:bCs/>
          </w:rPr>
          <w:t xml:space="preserve">Definition 3 (Negative integers)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 integers (</w:t>
        </w:r>
      </w:ins>
      <w:hyperlink w:anchor="def-integers">
        <w:ins w:id="4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8" w:author="PR Preview" w:date="2026-01-01T00:00:00Z">
        <w:r>
          <w:t xml:space="preserve">) less than</w:t>
        </w:r>
      </w:ins>
      <w:ins w:id="49" w:author="PR Preview" w:date="2026-01-01T00:00:00Z">
        <w:r>
          <w:t xml:space="preserve"> </w:t>
        </w:r>
      </w:ins>
      <m:oMath>
        <m:r>
          <m:t>0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are the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negative integers</w:t>
        </w:r>
      </w:ins>
      <w:ins w:id="54" w:author="PR Preview" w:date="2026-01-01T00:00:00Z">
        <w:r>
          <w:t xml:space="preserve">.</w:t>
        </w:r>
      </w:ins>
    </w:p>
    <w:bookmarkEnd w:id="29"/>
    <w:bookmarkStart w:id="30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0"/>
    <w:bookmarkStart w:id="31" w:name="def-even-odd"/>
    <w:p>
      <w:pPr>
        <w:pStyle w:val="FirstParagraph"/>
      </w:pPr>
      <w:del w:id="55" w:author="PR Preview" w:date="2026-01-01T00:00:00Z">
        <w:r>
          <w:rPr>
            <w:b/>
            <w:bCs/>
          </w:rPr>
          <w:delText xml:space="preserve">Definition 2 (Even and odd integers)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An integer (</w:delText>
        </w:r>
      </w:del>
      <w:hyperlink w:anchor="def-integers">
        <w:del w:id="58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9" w:author="PR Preview" w:date="2026-01-01T00:00:00Z">
        <w:r>
          <w:delText xml:space="preserve">)</w:delText>
        </w:r>
      </w:del>
      <w:del w:id="60" w:author="PR Preview" w:date="2026-01-01T00:00:00Z">
        <w:r>
          <w:delText xml:space="preserve"> </w:delText>
        </w:r>
      </w:del>
      <m:oMath>
        <m:r>
          <m:t>n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is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rPr>
            <w:b/>
            <w:bCs/>
          </w:rPr>
          <w:delText xml:space="preserve">even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if</w:delText>
        </w:r>
      </w:del>
      <w:del w:id="6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for some integer</w:delText>
        </w:r>
      </w:del>
      <w:del w:id="70" w:author="PR Preview" w:date="2026-01-01T00:00:00Z">
        <w:r>
          <w:delText xml:space="preserve"> </w:delText>
        </w:r>
      </w:del>
      <m:oMath>
        <m:r>
          <m:t>k</m:t>
        </m:r>
      </m:oMath>
      <w:del w:id="71" w:author="PR Preview" w:date="2026-01-01T00:00:00Z">
        <w:r>
          <w:delText xml:space="preserve">,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and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rPr>
            <w:b/>
            <w:bCs/>
          </w:rPr>
          <w:delText xml:space="preserve">odd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if</w:delText>
        </w:r>
      </w:del>
      <w:del w:id="7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for some integer</w:delText>
        </w:r>
      </w:del>
      <w:del w:id="81" w:author="PR Preview" w:date="2026-01-01T00:00:00Z">
        <w:r>
          <w:delText xml:space="preserve"> </w:delText>
        </w:r>
      </w:del>
      <m:oMath>
        <m:r>
          <m:t>k</m:t>
        </m:r>
      </m:oMath>
      <w:del w:id="82" w:author="PR Preview" w:date="2026-01-01T00:00:00Z">
        <w:r>
          <w:delText xml:space="preserve">.</w:delText>
        </w:r>
      </w:del>
    </w:p>
    <w:p>
      <w:pPr>
        <w:pStyle w:val="FirstParagraph"/>
      </w:pPr>
      <w:ins w:id="83" w:author="PR Preview" w:date="2026-01-01T00:00:00Z">
        <w:r>
          <w:rPr>
            <w:b/>
            <w:bCs/>
          </w:rPr>
          <w:t xml:space="preserve">Definition 4 (Even integer)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An integer (</w:t>
        </w:r>
      </w:ins>
      <w:hyperlink w:anchor="def-integers">
        <w:ins w:id="8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7" w:author="PR Preview" w:date="2026-01-01T00:00:00Z">
        <w:r>
          <w:t xml:space="preserve">)</w:t>
        </w:r>
      </w:ins>
      <w:ins w:id="88" w:author="PR Preview" w:date="2026-01-01T00:00:00Z">
        <w:r>
          <w:t xml:space="preserve"> </w:t>
        </w:r>
      </w:ins>
      <m:oMath>
        <m:r>
          <m:t>n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rPr>
            <w:b/>
            <w:bCs/>
          </w:rPr>
          <w:t xml:space="preserve">even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if</w:t>
        </w:r>
      </w:ins>
      <w:ins w:id="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for some integer</w:t>
        </w:r>
      </w:ins>
      <w:ins w:id="98" w:author="PR Preview" w:date="2026-01-01T00:00:00Z">
        <w:r>
          <w:t xml:space="preserve"> </w:t>
        </w:r>
      </w:ins>
      <m:oMath>
        <m:r>
          <m:t>k</m:t>
        </m:r>
      </m:oMath>
      <w:ins w:id="99" w:author="PR Preview" w:date="2026-01-01T00:00:00Z">
        <w:r>
          <w:t xml:space="preserve">.</w:t>
        </w:r>
      </w:ins>
    </w:p>
    <w:bookmarkEnd w:id="31"/>
    <w:bookmarkStart w:id="32" w:name="def-odd"/>
    <w:p>
      <w:pPr>
        <w:pStyle w:val="BodyText"/>
      </w:pPr>
      <w:ins w:id="100" w:author="PR Preview" w:date="2026-01-01T00:00:00Z">
        <w:r>
          <w:rPr>
            <w:b/>
            <w:bCs/>
          </w:rPr>
          <w:t xml:space="preserve">Definition 5 (Odd integer)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 integer (</w:t>
        </w:r>
      </w:ins>
      <w:hyperlink w:anchor="def-integers">
        <w:ins w:id="10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4" w:author="PR Preview" w:date="2026-01-01T00:00:00Z">
        <w:r>
          <w:t xml:space="preserve">)</w:t>
        </w:r>
      </w:ins>
      <w:ins w:id="105" w:author="PR Preview" w:date="2026-01-01T00:00:00Z">
        <w:r>
          <w:t xml:space="preserve"> </w:t>
        </w:r>
      </w:ins>
      <m:oMath>
        <m:r>
          <m:t>n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is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b/>
            <w:bCs/>
          </w:rPr>
          <w:t xml:space="preserve">odd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if</w:t>
        </w:r>
      </w:ins>
      <w:ins w:id="1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for some integer</w:t>
        </w:r>
      </w:ins>
      <w:ins w:id="115" w:author="PR Preview" w:date="2026-01-01T00:00:00Z">
        <w:r>
          <w:t xml:space="preserve"> </w:t>
        </w:r>
      </w:ins>
      <m:oMath>
        <m:r>
          <m:t>k</m:t>
        </m:r>
      </m:oMath>
      <w:ins w:id="116" w:author="PR Preview" w:date="2026-01-01T00:00:00Z">
        <w:r>
          <w:t xml:space="preserve">.</w:t>
        </w:r>
      </w:ins>
    </w:p>
    <w:bookmarkEnd w:id="32"/>
    <w:bookmarkStart w:id="33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3"/>
    <w:bookmarkStart w:id="34" w:name="def-natural-numbers"/>
    <w:p>
      <w:pPr>
        <w:pStyle w:val="FirstParagraph"/>
      </w:pPr>
      <w:del w:id="117" w:author="PR Preview" w:date="2026-01-01T00:00:00Z">
        <w:r>
          <w:rPr>
            <w:b/>
            <w:bCs/>
          </w:rPr>
          <w:delText xml:space="preserve">Definition 3 (Natural numbers (our convention))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In these notes, the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rPr>
            <w:b/>
            <w:bCs/>
          </w:rPr>
          <w:delText xml:space="preserve">natural numbers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are the positive integers (</w:delText>
        </w:r>
      </w:del>
      <w:hyperlink w:anchor="def-integers">
        <w:del w:id="124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25" w:author="PR Preview" w:date="2026-01-01T00:00:00Z">
        <w:r>
          <w:delText xml:space="preserve">):</w:delText>
        </w:r>
      </w:del>
    </w:p>
    <w:p>
      <w:pPr>
        <w:pStyle w:val="FirstParagraph"/>
      </w:pPr>
      <w:ins w:id="126" w:author="PR Preview" w:date="2026-01-01T00:00:00Z">
        <w:r>
          <w:rPr>
            <w:b/>
            <w:bCs/>
          </w:rPr>
          <w:t xml:space="preserve">Definition 6 (Natural numbers (our convention))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In these notes, the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rPr>
            <w:b/>
            <w:bCs/>
          </w:rPr>
          <w:t xml:space="preserve">natural numbers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are the positive integers (</w:t>
        </w:r>
      </w:ins>
      <w:hyperlink w:anchor="def-positive-integer">
        <w:ins w:id="13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3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4"/>
    <w:bookmarkStart w:id="35" w:name="def-nonnegative-integers"/>
    <w:p>
      <w:pPr>
        <w:pStyle w:val="FirstParagraph"/>
      </w:pPr>
      <w:del w:id="135" w:author="PR Preview" w:date="2026-01-01T00:00:00Z">
        <w:r>
          <w:rPr>
            <w:b/>
            <w:bCs/>
          </w:rPr>
          <w:delText xml:space="preserve">Definition 4 (Non-negative integers)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The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rPr>
            <w:b/>
            <w:bCs/>
          </w:rPr>
          <w:delText xml:space="preserve">non-negative integers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are the natural numbers (</w:delText>
        </w:r>
      </w:del>
      <w:hyperlink w:anchor="def-natural-numbers">
        <w:del w:id="142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43" w:author="PR Preview" w:date="2026-01-01T00:00:00Z">
        <w:r>
          <w:delText xml:space="preserve">) together with</w:delText>
        </w:r>
      </w:del>
      <w:del w:id="144" w:author="PR Preview" w:date="2026-01-01T00:00:00Z">
        <w:r>
          <w:delText xml:space="preserve"> </w:delText>
        </w:r>
      </w:del>
      <m:oMath>
        <m:r>
          <m:t>0</m:t>
        </m:r>
      </m:oMath>
      <w:del w:id="145" w:author="PR Preview" w:date="2026-01-01T00:00:00Z">
        <w:r>
          <w:delText xml:space="preserve">:</w:delText>
        </w:r>
      </w:del>
    </w:p>
    <w:p>
      <w:pPr>
        <w:pStyle w:val="FirstParagraph"/>
      </w:pPr>
      <w:ins w:id="146" w:author="PR Preview" w:date="2026-01-01T00:00:00Z">
        <w:r>
          <w:rPr>
            <w:b/>
            <w:bCs/>
          </w:rPr>
          <w:t xml:space="preserve">Definition 7 (Non-negative integers)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The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b/>
            <w:bCs/>
          </w:rPr>
          <w:t xml:space="preserve">non-negative integers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are the natural numbers (</w:t>
        </w:r>
      </w:ins>
      <w:hyperlink w:anchor="def-natural-numbers">
        <w:ins w:id="15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54" w:author="PR Preview" w:date="2026-01-01T00:00:00Z">
        <w:r>
          <w:t xml:space="preserve">) together with</w:t>
        </w:r>
      </w:ins>
      <w:ins w:id="155" w:author="PR Preview" w:date="2026-01-01T00:00:00Z">
        <w:r>
          <w:t xml:space="preserve"> </w:t>
        </w:r>
      </w:ins>
      <m:oMath>
        <m:r>
          <m:t>0</m:t>
        </m:r>
      </m:oMath>
      <w:ins w:id="15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5"/>
    <w:bookmarkStart w:id="36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1"/>
    <w:bookmarkStart w:id="52" w:name="sec-notation-reals"/>
    <w:p>
      <w:pPr>
        <w:pStyle w:val="Heading2"/>
      </w:pPr>
      <w:r>
        <w:t xml:space="preserve">3 Rational, real, and irrational numbers</w:t>
      </w:r>
    </w:p>
    <w:bookmarkStart w:id="42" w:name="def-rational-numbers"/>
    <w:p>
      <w:pPr>
        <w:pStyle w:val="FirstParagraph"/>
      </w:pPr>
      <w:del w:id="157" w:author="PR Preview" w:date="2026-01-01T00:00:00Z">
        <w:r>
          <w:rPr>
            <w:b/>
            <w:bCs/>
          </w:rPr>
          <w:delText xml:space="preserve">Definition 5 (Rational numbers)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A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rPr>
            <w:b/>
            <w:bCs/>
          </w:rPr>
          <w:delText xml:space="preserve">rational number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is a number that can be written as a fraction</w:delText>
        </w:r>
      </w:del>
      <w:del w:id="16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165" w:author="PR Preview" w:date="2026-01-01T00:00:00Z">
        <w:r>
          <w:delText xml:space="preserve">,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where</w:delText>
        </w:r>
      </w:del>
      <w:del w:id="168" w:author="PR Preview" w:date="2026-01-01T00:00:00Z">
        <w:r>
          <w:delText xml:space="preserve"> </w:delText>
        </w:r>
      </w:del>
      <m:oMath>
        <m:r>
          <m:t>a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and</w:delText>
        </w:r>
      </w:del>
      <w:del w:id="171" w:author="PR Preview" w:date="2026-01-01T00:00:00Z">
        <w:r>
          <w:delText xml:space="preserve"> </w:delText>
        </w:r>
      </w:del>
      <m:oMath>
        <m:r>
          <m:t>b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are integers (</w:delText>
        </w:r>
      </w:del>
      <w:hyperlink w:anchor="def-integers">
        <w:del w:id="174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75" w:author="PR Preview" w:date="2026-01-01T00:00:00Z">
        <w:r>
          <w:delText xml:space="preserve">) and</w:delText>
        </w:r>
      </w:del>
      <w:del w:id="17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177" w:author="PR Preview" w:date="2026-01-01T00:00:00Z">
        <w:r>
          <w:delText xml:space="preserve">.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The set of rational numbers is written</w:delText>
        </w:r>
      </w:del>
      <w:del w:id="18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Q</m:t>
        </m:r>
      </m:oMath>
      <w:del w:id="181" w:author="PR Preview" w:date="2026-01-01T00:00:00Z">
        <w:r>
          <w:delText xml:space="preserve">:</w:delText>
        </w:r>
      </w:del>
    </w:p>
    <w:p>
      <w:pPr>
        <w:pStyle w:val="FirstParagraph"/>
      </w:pPr>
      <w:ins w:id="182" w:author="PR Preview" w:date="2026-01-01T00:00:00Z">
        <w:r>
          <w:rPr>
            <w:b/>
            <w:bCs/>
          </w:rPr>
          <w:t xml:space="preserve">Definition 8 (Rational numbers)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rPr>
            <w:b/>
            <w:bCs/>
          </w:rPr>
          <w:t xml:space="preserve">rational number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is a number that can be written as a fraction</w:t>
        </w:r>
      </w:ins>
      <w:ins w:id="18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190" w:author="PR Preview" w:date="2026-01-01T00:00:00Z">
        <w:r>
          <w:t xml:space="preserve">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where</w:t>
        </w:r>
      </w:ins>
      <w:ins w:id="193" w:author="PR Preview" w:date="2026-01-01T00:00:00Z">
        <w:r>
          <w:t xml:space="preserve"> </w:t>
        </w:r>
      </w:ins>
      <m:oMath>
        <m:r>
          <m:t>a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and</w:t>
        </w:r>
      </w:ins>
      <w:ins w:id="196" w:author="PR Preview" w:date="2026-01-01T00:00:00Z">
        <w:r>
          <w:t xml:space="preserve"> </w:t>
        </w:r>
      </w:ins>
      <m:oMath>
        <m:r>
          <m:t>b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are integers (</w:t>
        </w:r>
      </w:ins>
      <w:hyperlink w:anchor="def-integers">
        <w:ins w:id="19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00" w:author="PR Preview" w:date="2026-01-01T00:00:00Z">
        <w:r>
          <w:t xml:space="preserve">) and</w:t>
        </w:r>
      </w:ins>
      <w:ins w:id="20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202" w:author="PR Preview" w:date="2026-01-01T00:00:00Z">
        <w:r>
          <w:t xml:space="preserve">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The set of rational numbers is written</w:t>
        </w:r>
      </w:ins>
      <w:ins w:id="20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Q</m:t>
        </m:r>
      </m:oMath>
      <w:ins w:id="20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2"/>
    <w:bookmarkStart w:id="43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3"/>
    <w:bookmarkStart w:id="44" w:name="def-real-numbers"/>
    <w:p>
      <w:pPr>
        <w:pStyle w:val="FirstParagraph"/>
      </w:pPr>
      <w:del w:id="207" w:author="PR Preview" w:date="2026-01-01T00:00:00Z">
        <w:r>
          <w:rPr>
            <w:b/>
            <w:bCs/>
          </w:rPr>
          <w:delText xml:space="preserve">Definition 6 (Real numbers)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A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rPr>
            <w:b/>
            <w:bCs/>
          </w:rPr>
          <w:delText xml:space="preserve">real number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is a number that can be written as a decimal expansion: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an integer part, followed by a decimal point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and a finite or infinite list of decimal places after it.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Equivalently, the real numbers are the points on the number line.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The set of real numbers is written</w:delText>
        </w:r>
      </w:del>
      <w:del w:id="22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23" w:author="PR Preview" w:date="2026-01-01T00:00:00Z">
        <w:r>
          <w:delText xml:space="preserve">.</w:delText>
        </w:r>
      </w:del>
    </w:p>
    <w:p>
      <w:pPr>
        <w:pStyle w:val="BodyText"/>
      </w:pPr>
      <w:del w:id="224" w:author="PR Preview" w:date="2026-01-01T00:00:00Z">
        <w:r>
          <w:rPr>
            <w:i/>
            <w:iCs/>
          </w:rPr>
          <w:delText xml:space="preserve">Remark 1</w:delText>
        </w:r>
      </w:del>
      <w:del w:id="225" w:author="PR Preview" w:date="2026-01-01T00:00:00Z">
        <w:r>
          <w:delText xml:space="preserve"> (A working definition). </w:delText>
        </w:r>
      </w:del>
      <w:hyperlink w:anchor="def-real-numbers">
        <w:del w:id="226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is a working definition, not a construction: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it does not say what an infinite decimal expansion is,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or how to add or multiply two of them.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Rudin (1976, Appendix to Chapter 1)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constructs the real numbers rigorously.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Some real numbers have two decimal expansions: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for example,</w:delText>
        </w:r>
      </w:del>
      <w:del w:id="241" w:author="PR Preview" w:date="2026-01-01T00:00:00Z">
        <w:r>
          <w:delText xml:space="preserve"> </w:delText>
        </w:r>
      </w:del>
      <m:oMath>
        <m:r>
          <m:t>0.999</m:t>
        </m:r>
        <m:r>
          <m:rPr>
            <m:sty m:val="p"/>
          </m:rPr>
          <m:t>…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and</w:delText>
        </w:r>
      </w:del>
      <w:del w:id="244" w:author="PR Preview" w:date="2026-01-01T00:00:00Z">
        <w:r>
          <w:delText xml:space="preserve"> </w:delText>
        </w:r>
      </w:del>
      <m:oMath>
        <m:r>
          <m:t>1.000</m:t>
        </m:r>
        <m:r>
          <m:rPr>
            <m:sty m:val="p"/>
          </m:rPr>
          <m:t>…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are the same real number,</w:delText>
        </w:r>
      </w:del>
      <w:del w:id="247" w:author="PR Preview" w:date="2026-01-01T00:00:00Z">
        <w:r>
          <w:delText xml:space="preserve"> </w:delText>
        </w:r>
      </w:del>
      <m:oMath>
        <m:r>
          <m:t>1</m:t>
        </m:r>
      </m:oMath>
      <w:del w:id="248" w:author="PR Preview" w:date="2026-01-01T00:00:00Z">
        <w:r>
          <w:delText xml:space="preserve">.</w:delText>
        </w:r>
      </w:del>
    </w:p>
    <w:p>
      <w:pPr>
        <w:pStyle w:val="FirstParagraph"/>
      </w:pPr>
      <w:ins w:id="249" w:author="PR Preview" w:date="2026-01-01T00:00:00Z">
        <w:r>
          <w:rPr>
            <w:b/>
            <w:bCs/>
          </w:rPr>
          <w:t xml:space="preserve">Definition 9 (Real numbers)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rPr>
            <w:b/>
            <w:bCs/>
          </w:rPr>
          <w:t xml:space="preserve">real number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is a number that can be written as a decimal expansion: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an integer part, followed by a decimal point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 a finite or infinite list of decimal places after it.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Equivalently, the real numbers are the points on the number line.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The set of real numbers is written</w:t>
        </w:r>
      </w:ins>
      <w:ins w:id="26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65" w:author="PR Preview" w:date="2026-01-01T00:00:00Z">
        <w:r>
          <w:t xml:space="preserve">.</w:t>
        </w:r>
      </w:ins>
    </w:p>
    <w:bookmarkEnd w:id="44"/>
    <w:bookmarkStart w:id="45" w:name="rem-real-numbers-working-definition"/>
    <w:p>
      <w:pPr>
        <w:pStyle w:val="BodyText"/>
      </w:pPr>
      <w:ins w:id="266" w:author="PR Preview" w:date="2026-01-01T00:00:00Z">
        <w:r>
          <w:rPr>
            <w:i/>
            <w:iCs/>
          </w:rPr>
          <w:t xml:space="preserve">Remark 1</w:t>
        </w:r>
      </w:ins>
      <w:ins w:id="267" w:author="PR Preview" w:date="2026-01-01T00:00:00Z">
        <w:r>
          <w:t xml:space="preserve"> (A working definition). </w:t>
        </w:r>
      </w:ins>
      <w:hyperlink w:anchor="def-real-numbers">
        <w:ins w:id="26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is a working definition, not a construction: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it does not say what an infinite decimal expansion is,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or how to add or multiply two of them.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Rudin (1976, Appendix to Chapter 1)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constructs the real numbers rigorously.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Some real numbers have two decimal expansions: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for example,</w:t>
        </w:r>
      </w:ins>
      <w:ins w:id="283" w:author="PR Preview" w:date="2026-01-01T00:00:00Z">
        <w:r>
          <w:t xml:space="preserve"> </w:t>
        </w:r>
      </w:ins>
      <m:oMath>
        <m:r>
          <m:t>0.999</m:t>
        </m:r>
        <m:r>
          <m:rPr>
            <m:sty m:val="p"/>
          </m:rPr>
          <m:t>…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and</w:t>
        </w:r>
      </w:ins>
      <w:ins w:id="286" w:author="PR Preview" w:date="2026-01-01T00:00:00Z">
        <w:r>
          <w:t xml:space="preserve"> </w:t>
        </w:r>
      </w:ins>
      <m:oMath>
        <m:r>
          <m:t>1.000</m:t>
        </m:r>
        <m:r>
          <m:rPr>
            <m:sty m:val="p"/>
          </m:rPr>
          <m:t>…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are the same real number,</w:t>
        </w:r>
      </w:ins>
      <w:ins w:id="289" w:author="PR Preview" w:date="2026-01-01T00:00:00Z">
        <w:r>
          <w:t xml:space="preserve"> </w:t>
        </w:r>
      </w:ins>
      <m:oMath>
        <m:r>
          <m:t>1</m:t>
        </m:r>
      </m:oMath>
      <w:ins w:id="290" w:author="PR Preview" w:date="2026-01-01T00:00:00Z">
        <w:r>
          <w:t xml:space="preserve">.</w:t>
        </w:r>
      </w:ins>
    </w:p>
    <w:bookmarkEnd w:id="45"/>
    <w:bookmarkStart w:id="46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del w:id="291" w:author="PR Preview" w:date="2026-01-01T00:00:00Z">
        <w:r>
          <w:delText xml:space="preserve">Every rational number (</w:delText>
        </w:r>
      </w:del>
      <w:hyperlink w:anchor="def-rational-numbers">
        <w:del w:id="29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93" w:author="PR Preview" w:date="2026-01-01T00:00:00Z">
        <w:r>
          <w:delText xml:space="preserve">) is a real number,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so</w:delText>
        </w:r>
      </w:del>
      <w:del w:id="29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297" w:author="PR Preview" w:date="2026-01-01T00:00:00Z">
        <w:r>
          <w:delText xml:space="preserve">.</w:delText>
        </w:r>
      </w:del>
    </w:p>
    <w:p>
      <w:pPr>
        <w:pStyle w:val="FirstParagraph"/>
      </w:pPr>
      <w:del w:id="298" w:author="PR Preview" w:date="2026-01-01T00:00:00Z">
        <w:r>
          <w:rPr>
            <w:b/>
            <w:bCs/>
          </w:rPr>
          <w:delText xml:space="preserve">Definition 7 (Irrational numbers)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An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rPr>
            <w:b/>
            <w:bCs/>
          </w:rPr>
          <w:delText xml:space="preserve">irrational number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is a real number (</w:delText>
        </w:r>
      </w:del>
      <w:hyperlink w:anchor="def-real-numbers">
        <w:del w:id="30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06" w:author="PR Preview" w:date="2026-01-01T00:00:00Z">
        <w:r>
          <w:delText xml:space="preserve">)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that is not rational (</w:delText>
        </w:r>
      </w:del>
      <w:hyperlink w:anchor="def-rational-numbers">
        <w:del w:id="30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1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7"/>
        </w:numPr>
      </w:pPr>
      <w:ins w:id="311" w:author="PR Preview" w:date="2026-01-01T00:00:00Z">
        <w:r>
          <w:t xml:space="preserve">Every rational number (</w:t>
        </w:r>
      </w:ins>
      <w:hyperlink w:anchor="def-rational-numbers">
        <w:ins w:id="31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13" w:author="PR Preview" w:date="2026-01-01T00:00:00Z">
        <w:r>
          <w:t xml:space="preserve">) is a real number,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so</w:t>
        </w:r>
      </w:ins>
      <w:ins w:id="31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317" w:author="PR Preview" w:date="2026-01-01T00:00:00Z">
        <w:r>
          <w:t xml:space="preserve">.</w:t>
        </w:r>
      </w:ins>
    </w:p>
    <w:bookmarkEnd w:id="46"/>
    <w:bookmarkStart w:id="47" w:name="def-irrational-numbers"/>
    <w:p>
      <w:pPr>
        <w:pStyle w:val="FirstParagraph"/>
      </w:pPr>
      <w:ins w:id="318" w:author="PR Preview" w:date="2026-01-01T00:00:00Z">
        <w:r>
          <w:rPr>
            <w:b/>
            <w:bCs/>
          </w:rPr>
          <w:t xml:space="preserve">Definition 10 (Irrational numbers)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rPr>
            <w:b/>
            <w:bCs/>
          </w:rPr>
          <w:t xml:space="preserve">irrational number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is a real number (</w:t>
        </w:r>
      </w:ins>
      <w:hyperlink w:anchor="def-real-numbers">
        <w:ins w:id="32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26" w:author="PR Preview" w:date="2026-01-01T00:00:00Z">
        <w:r>
          <w:t xml:space="preserve">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that is not rational (</w:t>
        </w:r>
      </w:ins>
      <w:hyperlink w:anchor="def-rational-numbers">
        <w:ins w:id="32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30" w:author="PR Preview" w:date="2026-01-01T00:00:00Z">
        <w:r>
          <w:t xml:space="preserve">).</w:t>
        </w:r>
      </w:ins>
    </w:p>
    <w:bookmarkEnd w:id="47"/>
    <w:bookmarkStart w:id="51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8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1"/>
    <w:bookmarkEnd w:id="52"/>
    <w:bookmarkStart w:id="56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3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4" w:name="def-percent"/>
    <w:p>
      <w:pPr>
        <w:pStyle w:val="BodyText"/>
      </w:pPr>
      <w:del w:id="331" w:author="PR Preview" w:date="2026-01-01T00:00:00Z">
        <w:r>
          <w:rPr>
            <w:b/>
            <w:bCs/>
          </w:rPr>
          <w:delText xml:space="preserve">Definition 8 (Percent)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For a real number</w:delText>
        </w:r>
      </w:del>
      <w:del w:id="334" w:author="PR Preview" w:date="2026-01-01T00:00:00Z">
        <w:r>
          <w:delText xml:space="preserve"> </w:delText>
        </w:r>
      </w:del>
      <m:oMath>
        <m:r>
          <m:t>x</m:t>
        </m:r>
      </m:oMath>
      <w:del w:id="335" w:author="PR Preview" w:date="2026-01-01T00:00:00Z">
        <w:r>
          <w:delText xml:space="preserve">,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“</w:delText>
        </w:r>
      </w:del>
      <m:oMath>
        <m:r>
          <m:t>x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rPr>
            <w:b/>
            <w:bCs/>
          </w:rPr>
          <w:delText xml:space="preserve">percent</w:delText>
        </w:r>
      </w:del>
      <w:del w:id="340" w:author="PR Preview" w:date="2026-01-01T00:00:00Z">
        <w:r>
          <w:delText xml:space="preserve">”</w:delText>
        </w:r>
      </w:del>
      <w:del w:id="341" w:author="PR Preview" w:date="2026-01-01T00:00:00Z">
        <w:r>
          <w:delText xml:space="preserve">, written</w:delText>
        </w:r>
      </w:del>
      <w:del w:id="34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%</m:t>
        </m:r>
      </m:oMath>
      <w:del w:id="343" w:author="PR Preview" w:date="2026-01-01T00:00:00Z">
        <w:r>
          <w:delText xml:space="preserve">, means</w:delText>
        </w:r>
      </w:del>
      <w:del w:id="34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100</m:t>
        </m:r>
      </m:oMath>
      <w:del w:id="345" w:author="PR Preview" w:date="2026-01-01T00:00:00Z">
        <w:r>
          <w:delText xml:space="preserve">:</w:delText>
        </w:r>
      </w:del>
    </w:p>
    <w:p>
      <w:pPr>
        <w:pStyle w:val="BodyText"/>
      </w:pPr>
      <w:ins w:id="346" w:author="PR Preview" w:date="2026-01-01T00:00:00Z">
        <w:r>
          <w:rPr>
            <w:b/>
            <w:bCs/>
          </w:rPr>
          <w:t xml:space="preserve">Definition 11 (Percent)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For a real number</w:t>
        </w:r>
      </w:ins>
      <w:ins w:id="349" w:author="PR Preview" w:date="2026-01-01T00:00:00Z">
        <w:r>
          <w:t xml:space="preserve"> </w:t>
        </w:r>
      </w:ins>
      <m:oMath>
        <m:r>
          <m:t>x</m:t>
        </m:r>
      </m:oMath>
      <w:ins w:id="350" w:author="PR Preview" w:date="2026-01-01T00:00:00Z">
        <w:r>
          <w:t xml:space="preserve">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“</w:t>
        </w:r>
      </w:ins>
      <m:oMath>
        <m:r>
          <m:t>x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rPr>
            <w:b/>
            <w:bCs/>
          </w:rPr>
          <w:t xml:space="preserve">percent</w:t>
        </w:r>
      </w:ins>
      <w:ins w:id="355" w:author="PR Preview" w:date="2026-01-01T00:00:00Z">
        <w:r>
          <w:t xml:space="preserve">”</w:t>
        </w:r>
      </w:ins>
      <w:ins w:id="356" w:author="PR Preview" w:date="2026-01-01T00:00:00Z">
        <w:r>
          <w:t xml:space="preserve">, written</w:t>
        </w:r>
      </w:ins>
      <w:ins w:id="35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%</m:t>
        </m:r>
      </m:oMath>
      <w:ins w:id="358" w:author="PR Preview" w:date="2026-01-01T00:00:00Z">
        <w:r>
          <w:t xml:space="preserve">, means</w:t>
        </w:r>
      </w:ins>
      <w:ins w:id="35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100</m:t>
        </m:r>
      </m:oMath>
      <w:ins w:id="36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4"/>
    <w:bookmarkStart w:id="5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6"/>
    <w:bookmarkStart w:id="97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del w:id="361" w:author="PR Preview" w:date="2026-01-01T00:00:00Z">
        <w:r>
          <w:delText xml:space="preserve">binary variables, which take only the values</w:delText>
        </w:r>
      </w:del>
      <w:del w:id="362" w:author="PR Preview" w:date="2026-01-01T00:00:00Z">
        <w:r>
          <w:delText xml:space="preserve"> </w:delText>
        </w:r>
      </w:del>
      <m:oMath>
        <m:r>
          <m:t>0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and</w:delText>
        </w:r>
      </w:del>
      <w:del w:id="365" w:author="PR Preview" w:date="2026-01-01T00:00:00Z">
        <w:r>
          <w:delText xml:space="preserve"> </w:delText>
        </w:r>
      </w:del>
      <m:oMath>
        <m:r>
          <m:t>1</m:t>
        </m:r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(</w:delText>
        </w:r>
      </w:del>
      <w:hyperlink w:anchor="def-binary-variable">
        <w:del w:id="368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369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9"/>
        </w:numPr>
      </w:pPr>
      <w:ins w:id="370" w:author="PR Preview" w:date="2026-01-01T00:00:00Z">
        <w:r>
          <w:t xml:space="preserve">binary variables, which take only the values</w:t>
        </w:r>
      </w:ins>
      <w:ins w:id="371" w:author="PR Preview" w:date="2026-01-01T00:00:00Z">
        <w:r>
          <w:t xml:space="preserve"> </w:t>
        </w:r>
      </w:ins>
      <m:oMath>
        <m:r>
          <m:t>0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and</w:t>
        </w:r>
      </w:ins>
      <w:ins w:id="374" w:author="PR Preview" w:date="2026-01-01T00:00:00Z">
        <w:r>
          <w:t xml:space="preserve"> </w:t>
        </w:r>
      </w:ins>
      <m:oMath>
        <m:r>
          <m:t>1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(</w:t>
        </w:r>
      </w:ins>
      <w:hyperlink w:anchor="def-binary-variable">
        <w:ins w:id="37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78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7" w:name="def-indicator-function"/>
    <w:p>
      <w:pPr>
        <w:pStyle w:val="BodyText"/>
      </w:pPr>
      <w:del w:id="379" w:author="PR Preview" w:date="2026-01-01T00:00:00Z">
        <w:r>
          <w:rPr>
            <w:b/>
            <w:bCs/>
          </w:rPr>
          <w:delText xml:space="preserve">Definition 9 (Indicator function (set indicator))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For any subset</w:delText>
        </w:r>
      </w:del>
      <w:del w:id="38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of a universal set</w:delText>
        </w:r>
      </w:del>
      <w:del w:id="385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386" w:author="PR Preview" w:date="2026-01-01T00:00:00Z">
        <w:r>
          <w:delText xml:space="preserve">,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the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rPr>
            <w:b/>
            <w:bCs/>
          </w:rPr>
          <w:delText xml:space="preserve">indicator function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of</w:delText>
        </w:r>
      </w:del>
      <w:del w:id="393" w:author="PR Preview" w:date="2026-01-01T00:00:00Z">
        <w:r>
          <w:delText xml:space="preserve"> </w:delText>
        </w:r>
      </w:del>
      <m:oMath>
        <m:r>
          <m:t>A</m:t>
        </m:r>
      </m:oMath>
      <w:del w:id="394" w:author="PR Preview" w:date="2026-01-01T00:00:00Z">
        <w:r>
          <w:delText xml:space="preserve">,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or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rPr>
            <w:b/>
            <w:bCs/>
          </w:rPr>
          <w:delText xml:space="preserve">set indicator</w:delText>
        </w:r>
      </w:del>
      <w:del w:id="399" w:author="PR Preview" w:date="2026-01-01T00:00:00Z">
        <w:r>
          <w:delText xml:space="preserve">,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is the function</w:delText>
        </w:r>
      </w:del>
      <w:del w:id="402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defined by:</w:delText>
        </w:r>
      </w:del>
    </w:p>
    <w:p>
      <w:pPr>
        <w:pStyle w:val="BodyText"/>
      </w:pPr>
      <w:ins w:id="405" w:author="PR Preview" w:date="2026-01-01T00:00:00Z">
        <w:r>
          <w:rPr>
            <w:b/>
            <w:bCs/>
          </w:rPr>
          <w:t xml:space="preserve">Definition 12 (Indicator function (set indicator))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For any subset</w:t>
        </w:r>
      </w:ins>
      <w:ins w:id="40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of a universal set</w:t>
        </w:r>
      </w:ins>
      <w:ins w:id="41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412" w:author="PR Preview" w:date="2026-01-01T00:00:00Z">
        <w:r>
          <w:t xml:space="preserve">,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the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rPr>
            <w:b/>
            <w:bCs/>
          </w:rPr>
          <w:t xml:space="preserve">indicator function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of</w:t>
        </w:r>
      </w:ins>
      <w:ins w:id="419" w:author="PR Preview" w:date="2026-01-01T00:00:00Z">
        <w:r>
          <w:t xml:space="preserve"> </w:t>
        </w:r>
      </w:ins>
      <m:oMath>
        <m:r>
          <m:t>A</m:t>
        </m:r>
      </m:oMath>
      <w:ins w:id="420" w:author="PR Preview" w:date="2026-01-01T00:00:00Z">
        <w:r>
          <w:t xml:space="preserve">,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or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rPr>
            <w:b/>
            <w:bCs/>
          </w:rPr>
          <w:t xml:space="preserve">set indicator</w:t>
        </w:r>
      </w:ins>
      <w:ins w:id="425" w:author="PR Preview" w:date="2026-01-01T00:00:00Z">
        <w:r>
          <w:t xml:space="preserve">,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is the function</w:t>
        </w:r>
      </w:ins>
      <w:ins w:id="428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defined by: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7"/>
    <w:bookmarkStart w:id="58" w:name="def-predicate-indicator"/>
    <w:p>
      <w:pPr>
        <w:pStyle w:val="FirstParagraph"/>
      </w:pPr>
      <w:del w:id="431" w:author="PR Preview" w:date="2026-01-01T00:00:00Z">
        <w:r>
          <w:rPr>
            <w:b/>
            <w:bCs/>
          </w:rPr>
          <w:delText xml:space="preserve">Definition 10 (Predicate indicator)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For any logical proposition or predicate</w:delText>
        </w:r>
      </w:del>
      <w:del w:id="434" w:author="PR Preview" w:date="2026-01-01T00:00:00Z">
        <w:r>
          <w:delText xml:space="preserve"> </w:delText>
        </w:r>
      </w:del>
      <m:oMath>
        <m:r>
          <m:t>P</m:t>
        </m:r>
      </m:oMath>
      <w:del w:id="435" w:author="PR Preview" w:date="2026-01-01T00:00:00Z">
        <w:r>
          <w:delText xml:space="preserve">,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the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rPr>
            <w:b/>
            <w:bCs/>
          </w:rPr>
          <w:delText xml:space="preserve">indicator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of</w:delText>
        </w:r>
      </w:del>
      <w:del w:id="442" w:author="PR Preview" w:date="2026-01-01T00:00:00Z">
        <w:r>
          <w:delText xml:space="preserve"> </w:delText>
        </w:r>
      </w:del>
      <m:oMath>
        <m:r>
          <m:t>P</m:t>
        </m:r>
      </m:oMath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or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rPr>
            <w:b/>
            <w:bCs/>
          </w:rPr>
          <w:delText xml:space="preserve">predicate indicator</w:delText>
        </w:r>
      </w:del>
      <w:del w:id="448" w:author="PR Preview" w:date="2026-01-01T00:00:00Z">
        <w:r>
          <w:delText xml:space="preserve">,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takes the value</w:delText>
        </w:r>
      </w:del>
      <w:del w:id="451" w:author="PR Preview" w:date="2026-01-01T00:00:00Z">
        <w:r>
          <w:delText xml:space="preserve"> </w:delText>
        </w:r>
      </w:del>
      <m:oMath>
        <m:r>
          <m:t>1</m:t>
        </m:r>
      </m:oMath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when</w:delText>
        </w:r>
      </w:del>
      <w:del w:id="454" w:author="PR Preview" w:date="2026-01-01T00:00:00Z">
        <w:r>
          <w:delText xml:space="preserve"> </w:delText>
        </w:r>
      </w:del>
      <m:oMath>
        <m:r>
          <m:t>P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is true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and</w:delText>
        </w:r>
      </w:del>
      <w:del w:id="459" w:author="PR Preview" w:date="2026-01-01T00:00:00Z">
        <w:r>
          <w:delText xml:space="preserve"> </w:delText>
        </w:r>
      </w:del>
      <m:oMath>
        <m:r>
          <m:t>0</m:t>
        </m:r>
      </m:oMath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when</w:delText>
        </w:r>
      </w:del>
      <w:del w:id="462" w:author="PR Preview" w:date="2026-01-01T00:00:00Z">
        <w:r>
          <w:delText xml:space="preserve"> </w:delText>
        </w:r>
      </w:del>
      <m:oMath>
        <m:r>
          <m:t>P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is false:</w:delText>
        </w:r>
      </w:del>
    </w:p>
    <w:p>
      <w:pPr>
        <w:pStyle w:val="FirstParagraph"/>
      </w:pPr>
      <w:ins w:id="465" w:author="PR Preview" w:date="2026-01-01T00:00:00Z">
        <w:r>
          <w:rPr>
            <w:b/>
            <w:bCs/>
          </w:rPr>
          <w:t xml:space="preserve">Definition 13 (Predicate indicator)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For any logical proposition or predicate</w:t>
        </w:r>
      </w:ins>
      <w:ins w:id="468" w:author="PR Preview" w:date="2026-01-01T00:00:00Z">
        <w:r>
          <w:t xml:space="preserve"> </w:t>
        </w:r>
      </w:ins>
      <m:oMath>
        <m:r>
          <m:t>P</m:t>
        </m:r>
      </m:oMath>
      <w:ins w:id="469" w:author="PR Preview" w:date="2026-01-01T00:00:00Z">
        <w:r>
          <w:t xml:space="preserve">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the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b/>
            <w:bCs/>
          </w:rPr>
          <w:t xml:space="preserve">indicator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of</w:t>
        </w:r>
      </w:ins>
      <w:ins w:id="476" w:author="PR Preview" w:date="2026-01-01T00:00:00Z">
        <w:r>
          <w:t xml:space="preserve"> </w:t>
        </w:r>
      </w:ins>
      <m:oMath>
        <m:r>
          <m:t>P</m:t>
        </m:r>
      </m:oMath>
      <w:ins w:id="477" w:author="PR Preview" w:date="2026-01-01T00:00:00Z">
        <w:r>
          <w:t xml:space="preserve">,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or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rPr>
            <w:b/>
            <w:bCs/>
          </w:rPr>
          <w:t xml:space="preserve">predicate indicator</w:t>
        </w:r>
      </w:ins>
      <w:ins w:id="482" w:author="PR Preview" w:date="2026-01-01T00:00:00Z">
        <w:r>
          <w:t xml:space="preserve">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takes the value</w:t>
        </w:r>
      </w:ins>
      <w:ins w:id="485" w:author="PR Preview" w:date="2026-01-01T00:00:00Z">
        <w:r>
          <w:t xml:space="preserve"> </w:t>
        </w:r>
      </w:ins>
      <m:oMath>
        <m:r>
          <m:t>1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when</w:t>
        </w:r>
      </w:ins>
      <w:ins w:id="488" w:author="PR Preview" w:date="2026-01-01T00:00:00Z">
        <w:r>
          <w:t xml:space="preserve"> </w:t>
        </w:r>
      </w:ins>
      <m:oMath>
        <m:r>
          <m:t>P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is true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and</w:t>
        </w:r>
      </w:ins>
      <w:ins w:id="493" w:author="PR Preview" w:date="2026-01-01T00:00:00Z">
        <w:r>
          <w:t xml:space="preserve"> </w:t>
        </w:r>
      </w:ins>
      <m:oMath>
        <m:r>
          <m:t>0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when</w:t>
        </w:r>
      </w:ins>
      <w:ins w:id="496" w:author="PR Preview" w:date="2026-01-01T00:00:00Z">
        <w:r>
          <w:t xml:space="preserve"> </w:t>
        </w:r>
      </w:ins>
      <m:oMath>
        <m:r>
          <m:t>P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is false: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8"/>
    <w:bookmarkStart w:id="59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9"/>
    <w:bookmarkStart w:id="60" w:name="def-binary-variable"/>
    <w:p>
      <w:pPr>
        <w:pStyle w:val="FirstParagraph"/>
      </w:pPr>
      <w:del w:id="499" w:author="PR Preview" w:date="2026-01-01T00:00:00Z">
        <w:r>
          <w:rPr>
            <w:b/>
            <w:bCs/>
          </w:rPr>
          <w:delText xml:space="preserve">Definition 11 (Binary variable)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rPr>
            <w:b/>
            <w:bCs/>
          </w:rPr>
          <w:delText xml:space="preserve">binary variable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is a variable that takes only the values</w:delText>
        </w:r>
      </w:del>
      <w:del w:id="506" w:author="PR Preview" w:date="2026-01-01T00:00:00Z">
        <w:r>
          <w:delText xml:space="preserve"> </w:delText>
        </w:r>
      </w:del>
      <m:oMath>
        <m:r>
          <m:t>0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and</w:delText>
        </w:r>
      </w:del>
      <w:del w:id="509" w:author="PR Preview" w:date="2026-01-01T00:00:00Z">
        <w:r>
          <w:delText xml:space="preserve"> </w:delText>
        </w:r>
      </w:del>
      <m:oMath>
        <m:r>
          <m:t>1</m:t>
        </m:r>
      </m:oMath>
      <w:del w:id="510" w:author="PR Preview" w:date="2026-01-01T00:00:00Z">
        <w:r>
          <w:delText xml:space="preserve">.</w:delText>
        </w:r>
      </w:del>
    </w:p>
    <w:p>
      <w:pPr>
        <w:pStyle w:val="BodyText"/>
      </w:pPr>
      <w:del w:id="511" w:author="PR Preview" w:date="2026-01-01T00:00:00Z">
        <w:r>
          <w:rPr>
            <w:b/>
            <w:bCs/>
          </w:rPr>
          <w:delText xml:space="preserve">Example 9 (A binary variable is an indicator)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In a study of</w:delText>
        </w:r>
      </w:del>
      <w:del w:id="514" w:author="PR Preview" w:date="2026-01-01T00:00:00Z">
        <w:r>
          <w:delText xml:space="preserve"> </w:delText>
        </w:r>
      </w:del>
      <m:oMath>
        <m:r>
          <m:t>n</m:t>
        </m:r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people,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let</w:delText>
        </w:r>
      </w:del>
      <w:del w:id="51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if person</w:delText>
        </w:r>
      </w:del>
      <w:del w:id="522" w:author="PR Preview" w:date="2026-01-01T00:00:00Z">
        <w:r>
          <w:delText xml:space="preserve"> </w:delText>
        </w:r>
      </w:del>
      <m:oMath>
        <m:r>
          <m:t>i</m:t>
        </m:r>
      </m:oMath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smokes and</w:delText>
        </w:r>
      </w:del>
      <w:del w:id="52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otherwise,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for</w:delText>
        </w:r>
      </w:del>
      <w:del w:id="53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531" w:author="PR Preview" w:date="2026-01-01T00:00:00Z">
        <w:r>
          <w:delText xml:space="preserve">.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Then</w:delText>
        </w:r>
      </w:del>
      <w:del w:id="53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</m:oMath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is a binary variable (</w:delText>
        </w:r>
      </w:del>
      <w:hyperlink w:anchor="def-binary-variable">
        <w:del w:id="537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538" w:author="PR Preview" w:date="2026-01-01T00:00:00Z">
        <w:r>
          <w:delText xml:space="preserve">).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It is also the predicate indicator (</w:delText>
        </w:r>
      </w:del>
      <w:hyperlink w:anchor="def-indicator-function">
        <w:del w:id="541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42" w:author="PR Preview" w:date="2026-01-01T00:00:00Z">
        <w:r>
          <w:delText xml:space="preserve">)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of the proposition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“person</w:delText>
        </w:r>
      </w:del>
      <w:del w:id="547" w:author="PR Preview" w:date="2026-01-01T00:00:00Z">
        <w:r>
          <w:delText xml:space="preserve"> </w:delText>
        </w:r>
      </w:del>
      <m:oMath>
        <m:r>
          <m:t>i</m:t>
        </m:r>
      </m:oMath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smokes”</w:delText>
        </w:r>
      </w:del>
      <w:del w:id="550" w:author="PR Preview" w:date="2026-01-01T00:00:00Z">
        <w:r>
          <w:delText xml:space="preserve">:</w:delText>
        </w:r>
      </w:del>
      <w:del w:id="55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del w:id="552" w:author="PR Preview" w:date="2026-01-01T00:00:00Z">
        <w:r>
          <w:delText xml:space="preserve">.</w:delText>
        </w:r>
      </w:del>
    </w:p>
    <w:p>
      <w:pPr>
        <w:pStyle w:val="FirstParagraph"/>
      </w:pPr>
      <w:ins w:id="553" w:author="PR Preview" w:date="2026-01-01T00:00:00Z">
        <w:r>
          <w:rPr>
            <w:b/>
            <w:bCs/>
          </w:rPr>
          <w:t xml:space="preserve">Definition 14 (Binary variable)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rPr>
            <w:b/>
            <w:bCs/>
          </w:rPr>
          <w:t xml:space="preserve">binary variable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is a variable that takes only the values</w:t>
        </w:r>
      </w:ins>
      <w:ins w:id="560" w:author="PR Preview" w:date="2026-01-01T00:00:00Z">
        <w:r>
          <w:t xml:space="preserve"> </w:t>
        </w:r>
      </w:ins>
      <m:oMath>
        <m:r>
          <m:t>0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and</w:t>
        </w:r>
      </w:ins>
      <w:ins w:id="563" w:author="PR Preview" w:date="2026-01-01T00:00:00Z">
        <w:r>
          <w:t xml:space="preserve"> </w:t>
        </w:r>
      </w:ins>
      <m:oMath>
        <m:r>
          <m:t>1</m:t>
        </m:r>
      </m:oMath>
      <w:ins w:id="564" w:author="PR Preview" w:date="2026-01-01T00:00:00Z">
        <w:r>
          <w:t xml:space="preserve">.</w:t>
        </w:r>
      </w:ins>
    </w:p>
    <w:bookmarkEnd w:id="60"/>
    <w:bookmarkStart w:id="61" w:name="exm-binary-variable"/>
    <w:p>
      <w:pPr>
        <w:pStyle w:val="BodyText"/>
      </w:pPr>
      <w:ins w:id="565" w:author="PR Preview" w:date="2026-01-01T00:00:00Z">
        <w:r>
          <w:rPr>
            <w:b/>
            <w:bCs/>
          </w:rPr>
          <w:t xml:space="preserve">Example 9 (A binary variable is an indicator)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In a study of</w:t>
        </w:r>
      </w:ins>
      <w:ins w:id="568" w:author="PR Preview" w:date="2026-01-01T00:00:00Z">
        <w:r>
          <w:t xml:space="preserve"> </w:t>
        </w:r>
      </w:ins>
      <m:oMath>
        <m:r>
          <m:t>n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people,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let</w:t>
        </w:r>
      </w:ins>
      <w:ins w:id="57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if person</w:t>
        </w:r>
      </w:ins>
      <w:ins w:id="576" w:author="PR Preview" w:date="2026-01-01T00:00:00Z">
        <w:r>
          <w:t xml:space="preserve"> </w:t>
        </w:r>
      </w:ins>
      <m:oMath>
        <m:r>
          <m:t>i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smokes and</w:t>
        </w:r>
      </w:ins>
      <w:ins w:id="57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otherwise,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for</w:t>
        </w:r>
      </w:ins>
      <w:ins w:id="58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585" w:author="PR Preview" w:date="2026-01-01T00:00:00Z">
        <w:r>
          <w:t xml:space="preserve">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Then</w:t>
        </w:r>
      </w:ins>
      <w:ins w:id="58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is a binary variable (</w:t>
        </w:r>
      </w:ins>
      <w:hyperlink w:anchor="def-binary-variable">
        <w:ins w:id="59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592" w:author="PR Preview" w:date="2026-01-01T00:00:00Z">
        <w:r>
          <w:t xml:space="preserve">).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It is also the predicate indicator (</w:t>
        </w:r>
      </w:ins>
      <w:hyperlink w:anchor="def-indicator-function">
        <w:ins w:id="595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596" w:author="PR Preview" w:date="2026-01-01T00:00:00Z">
        <w:r>
          <w:t xml:space="preserve">)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of the proposition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“person</w:t>
        </w:r>
      </w:ins>
      <w:ins w:id="601" w:author="PR Preview" w:date="2026-01-01T00:00:00Z">
        <w:r>
          <w:t xml:space="preserve"> </w:t>
        </w:r>
      </w:ins>
      <m:oMath>
        <m:r>
          <m:t>i</m:t>
        </m:r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smokes”</w:t>
        </w:r>
      </w:ins>
      <w:ins w:id="604" w:author="PR Preview" w:date="2026-01-01T00:00:00Z">
        <w:r>
          <w:t xml:space="preserve">:</w:t>
        </w:r>
      </w:ins>
      <w:ins w:id="60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ins w:id="606" w:author="PR Preview" w:date="2026-01-01T00:00:00Z">
        <w:r>
          <w:t xml:space="preserve">.</w:t>
        </w:r>
      </w:ins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72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2" w:name="def-set-predicate-notation"/>
    <w:p>
      <w:pPr>
        <w:pStyle w:val="BodyText"/>
      </w:pPr>
      <w:del w:id="607" w:author="PR Preview" w:date="2026-01-01T00:00:00Z">
        <w:r>
          <w:rPr>
            <w:b/>
            <w:bCs/>
          </w:rPr>
          <w:delText xml:space="preserve">Definition 12 (Set notation and predicate notation for indicators)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An indicator (</w:delText>
        </w:r>
      </w:del>
      <w:hyperlink w:anchor="def-indicator-function">
        <w:del w:id="61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611" w:author="PR Preview" w:date="2026-01-01T00:00:00Z">
        <w:r>
          <w:delText xml:space="preserve">) is written in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rPr>
            <w:b/>
            <w:bCs/>
          </w:rPr>
          <w:delText xml:space="preserve">set notation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when the set</w:delText>
        </w:r>
      </w:del>
      <w:del w:id="616" w:author="PR Preview" w:date="2026-01-01T00:00:00Z">
        <w:r>
          <w:delText xml:space="preserve"> </w:delText>
        </w:r>
      </w:del>
      <m:oMath>
        <m:r>
          <m:t>A</m:t>
        </m:r>
      </m:oMath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appears as a subscript,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as in</w:delText>
        </w:r>
      </w:del>
      <w:del w:id="621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22" w:author="PR Preview" w:date="2026-01-01T00:00:00Z">
        <w:r>
          <w:delText xml:space="preserve">,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and in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rPr>
            <w:b/>
            <w:bCs/>
          </w:rPr>
          <w:delText xml:space="preserve">predicate notation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when a proposition or predicate</w:delText>
        </w:r>
      </w:del>
      <w:del w:id="629" w:author="PR Preview" w:date="2026-01-01T00:00:00Z">
        <w:r>
          <w:delText xml:space="preserve"> </w:delText>
        </w:r>
      </w:del>
      <m:oMath>
        <m:r>
          <m:t>P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(</w:delText>
        </w:r>
      </w:del>
      <w:hyperlink r:id="rId63">
        <w:del w:id="632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633" w:author="PR Preview" w:date="2026-01-01T00:00:00Z">
        <w:r>
          <w:delText xml:space="preserve">) appears as its argument,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as in</w:delText>
        </w:r>
      </w:del>
      <w:del w:id="63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or</w:delText>
        </w:r>
      </w:del>
      <w:del w:id="63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640" w:author="PR Preview" w:date="2026-01-01T00:00:00Z">
        <w:r>
          <w:delText xml:space="preserve">.</w:delText>
        </w:r>
      </w:del>
    </w:p>
    <w:p>
      <w:pPr>
        <w:pStyle w:val="BodyText"/>
      </w:pPr>
      <w:del w:id="641" w:author="PR Preview" w:date="2026-01-01T00:00:00Z">
        <w:r>
          <w:rPr>
            <w:b/>
            <w:bCs/>
          </w:rPr>
          <w:delText xml:space="preserve">Example 10 (One indicator in both notations)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Let</w:delText>
        </w:r>
      </w:del>
      <w:del w:id="64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645" w:author="PR Preview" w:date="2026-01-01T00:00:00Z">
        <w:r>
          <w:delText xml:space="preserve">, the nonnegative real numbers.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The indicator of</w:delText>
        </w:r>
      </w:del>
      <w:del w:id="648" w:author="PR Preview" w:date="2026-01-01T00:00:00Z">
        <w:r>
          <w:delText xml:space="preserve"> </w:delText>
        </w:r>
      </w:del>
      <m:oMath>
        <m:r>
          <m:t>A</m:t>
        </m:r>
      </m:oMath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is</w:delText>
        </w:r>
      </w:del>
      <w:del w:id="651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in set notation,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and</w:delText>
        </w:r>
      </w:del>
      <w:del w:id="65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or</w:delText>
        </w:r>
      </w:del>
      <w:del w:id="65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in predicate notation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(</w:delText>
        </w:r>
      </w:del>
      <w:hyperlink w:anchor="def-set-predicate-notation">
        <w:del w:id="66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665" w:author="PR Preview" w:date="2026-01-01T00:00:00Z">
        <w:r>
          <w:delText xml:space="preserve">).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At</w:delText>
        </w:r>
      </w:del>
      <w:del w:id="66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3.5</m:t>
        </m:r>
      </m:oMath>
      <w:del w:id="669" w:author="PR Preview" w:date="2026-01-01T00:00:00Z">
        <w:r>
          <w:delText xml:space="preserve">, all three equal</w:delText>
        </w:r>
      </w:del>
      <w:del w:id="670" w:author="PR Preview" w:date="2026-01-01T00:00:00Z">
        <w:r>
          <w:delText xml:space="preserve"> </w:delText>
        </w:r>
      </w:del>
      <m:oMath>
        <m:r>
          <m:t>1</m:t>
        </m:r>
      </m:oMath>
      <w:del w:id="671" w:author="PR Preview" w:date="2026-01-01T00:00:00Z">
        <w:r>
          <w:delText xml:space="preserve">;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at</w:delText>
        </w:r>
      </w:del>
      <w:del w:id="67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del w:id="675" w:author="PR Preview" w:date="2026-01-01T00:00:00Z">
        <w:r>
          <w:delText xml:space="preserve">, all three equal</w:delText>
        </w:r>
      </w:del>
      <w:del w:id="676" w:author="PR Preview" w:date="2026-01-01T00:00:00Z">
        <w:r>
          <w:delText xml:space="preserve"> </w:delText>
        </w:r>
      </w:del>
      <m:oMath>
        <m:r>
          <m:t>0</m:t>
        </m:r>
      </m:oMath>
      <w:del w:id="677" w:author="PR Preview" w:date="2026-01-01T00:00:00Z">
        <w:r>
          <w:delText xml:space="preserve">.</w:delText>
        </w:r>
      </w:del>
    </w:p>
    <w:p>
      <w:pPr>
        <w:pStyle w:val="BodyText"/>
      </w:pPr>
      <w:ins w:id="678" w:author="PR Preview" w:date="2026-01-01T00:00:00Z">
        <w:r>
          <w:rPr>
            <w:b/>
            <w:bCs/>
          </w:rPr>
          <w:t xml:space="preserve">Definition 15 (Set notation for indicators)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An indicator (</w:t>
        </w:r>
      </w:ins>
      <w:hyperlink w:anchor="def-indicator-function">
        <w:ins w:id="681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82" w:author="PR Preview" w:date="2026-01-01T00:00:00Z">
        <w:r>
          <w:t xml:space="preserve">) is written in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rPr>
            <w:b/>
            <w:bCs/>
          </w:rPr>
          <w:t xml:space="preserve">set notation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when the set</w:t>
        </w:r>
      </w:ins>
      <w:ins w:id="687" w:author="PR Preview" w:date="2026-01-01T00:00:00Z">
        <w:r>
          <w:t xml:space="preserve"> </w:t>
        </w:r>
      </w:ins>
      <m:oMath>
        <m:r>
          <m:t>A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appears as a subscript,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as in</w:t>
        </w:r>
      </w:ins>
      <w:ins w:id="692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93" w:author="PR Preview" w:date="2026-01-01T00:00:00Z">
        <w:r>
          <w:t xml:space="preserve">.</w:t>
        </w:r>
      </w:ins>
    </w:p>
    <w:bookmarkEnd w:id="62"/>
    <w:bookmarkStart w:id="64" w:name="def-predicate-notation"/>
    <w:p>
      <w:pPr>
        <w:pStyle w:val="BodyText"/>
      </w:pPr>
      <w:ins w:id="694" w:author="PR Preview" w:date="2026-01-01T00:00:00Z">
        <w:r>
          <w:rPr>
            <w:b/>
            <w:bCs/>
          </w:rPr>
          <w:t xml:space="preserve">Definition 16 (Predicate notation for indicators)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An indicator (</w:t>
        </w:r>
      </w:ins>
      <w:hyperlink w:anchor="def-indicator-function">
        <w:ins w:id="69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98" w:author="PR Preview" w:date="2026-01-01T00:00:00Z">
        <w:r>
          <w:t xml:space="preserve">) is written in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rPr>
            <w:b/>
            <w:bCs/>
          </w:rPr>
          <w:t xml:space="preserve">predicate notation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when a proposition or predicate</w:t>
        </w:r>
      </w:ins>
      <w:ins w:id="703" w:author="PR Preview" w:date="2026-01-01T00:00:00Z">
        <w:r>
          <w:t xml:space="preserve"> </w:t>
        </w:r>
      </w:ins>
      <m:oMath>
        <m:r>
          <m:t>P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(</w:t>
        </w:r>
      </w:ins>
      <w:hyperlink r:id="rId63">
        <w:ins w:id="706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707" w:author="PR Preview" w:date="2026-01-01T00:00:00Z">
        <w:r>
          <w:t xml:space="preserve">) appears as its argument,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as in</w:t>
        </w:r>
      </w:ins>
      <w:ins w:id="71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or</w:t>
        </w:r>
      </w:ins>
      <w:ins w:id="71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714" w:author="PR Preview" w:date="2026-01-01T00:00:00Z">
        <w:r>
          <w:t xml:space="preserve">.</w:t>
        </w:r>
      </w:ins>
    </w:p>
    <w:bookmarkEnd w:id="64"/>
    <w:bookmarkStart w:id="65" w:name="exm-set-predicate-notation"/>
    <w:p>
      <w:pPr>
        <w:pStyle w:val="BodyText"/>
      </w:pPr>
      <w:ins w:id="715" w:author="PR Preview" w:date="2026-01-01T00:00:00Z">
        <w:r>
          <w:rPr>
            <w:b/>
            <w:bCs/>
          </w:rPr>
          <w:t xml:space="preserve">Example 10 (One indicator in both notations)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Let</w:t>
        </w:r>
      </w:ins>
      <w:ins w:id="7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719" w:author="PR Preview" w:date="2026-01-01T00:00:00Z">
        <w:r>
          <w:t xml:space="preserve">, the nonnegative real numbers.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The indicator of</w:t>
        </w:r>
      </w:ins>
      <w:ins w:id="722" w:author="PR Preview" w:date="2026-01-01T00:00:00Z">
        <w:r>
          <w:t xml:space="preserve"> </w:t>
        </w:r>
      </w:ins>
      <m:oMath>
        <m:r>
          <m:t>A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is</w:t>
        </w:r>
      </w:ins>
      <w:ins w:id="725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in set notation,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and</w:t>
        </w:r>
      </w:ins>
      <w:ins w:id="73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or</w:t>
        </w:r>
      </w:ins>
      <w:ins w:id="73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in predicate notation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(</w:t>
        </w:r>
      </w:ins>
      <w:hyperlink w:anchor="def-set-predicate-notation">
        <w:ins w:id="73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739" w:author="PR Preview" w:date="2026-01-01T00:00:00Z">
        <w:r>
          <w:t xml:space="preserve">,</w:t>
        </w:r>
      </w:ins>
      <w:ins w:id="740" w:author="PR Preview" w:date="2026-01-01T00:00:00Z">
        <w:r>
          <w:t xml:space="preserve"> </w:t>
        </w:r>
      </w:ins>
      <w:hyperlink w:anchor="def-predicate-notation">
        <w:ins w:id="74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742" w:author="PR Preview" w:date="2026-01-01T00:00:00Z">
        <w:r>
          <w:t xml:space="preserve">).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At</w:t>
        </w:r>
      </w:ins>
      <w:ins w:id="74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3.5</m:t>
        </m:r>
      </m:oMath>
      <w:ins w:id="746" w:author="PR Preview" w:date="2026-01-01T00:00:00Z">
        <w:r>
          <w:t xml:space="preserve">, all three equal</w:t>
        </w:r>
      </w:ins>
      <w:ins w:id="747" w:author="PR Preview" w:date="2026-01-01T00:00:00Z">
        <w:r>
          <w:t xml:space="preserve"> </w:t>
        </w:r>
      </w:ins>
      <m:oMath>
        <m:r>
          <m:t>1</m:t>
        </m:r>
      </m:oMath>
      <w:ins w:id="748" w:author="PR Preview" w:date="2026-01-01T00:00:00Z">
        <w:r>
          <w:t xml:space="preserve">;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at</w:t>
        </w:r>
      </w:ins>
      <w:ins w:id="7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ins w:id="752" w:author="PR Preview" w:date="2026-01-01T00:00:00Z">
        <w:r>
          <w:t xml:space="preserve">, all three equal</w:t>
        </w:r>
      </w:ins>
      <w:ins w:id="753" w:author="PR Preview" w:date="2026-01-01T00:00:00Z">
        <w:r>
          <w:t xml:space="preserve"> </w:t>
        </w:r>
      </w:ins>
      <m:oMath>
        <m:r>
          <m:t>0</m:t>
        </m:r>
      </m:oMath>
      <w:ins w:id="754" w:author="PR Preview" w:date="2026-01-01T00:00:00Z">
        <w:r>
          <w:t xml:space="preserve">.</w:t>
        </w:r>
      </w:ins>
    </w:p>
    <w:bookmarkEnd w:id="65"/>
    <w:bookmarkStart w:id="66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6"/>
    <w:bookmarkStart w:id="68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7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8"/>
    <w:bookmarkStart w:id="71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9" w:name="def-support"/>
    <w:p>
      <w:pPr>
        <w:pStyle w:val="FirstParagraph"/>
      </w:pPr>
      <w:del w:id="755" w:author="PR Preview" w:date="2026-01-01T00:00:00Z">
        <w:r>
          <w:rPr>
            <w:b/>
            <w:bCs/>
          </w:rPr>
          <w:delText xml:space="preserve">Definition 13 (Support of a distribution)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The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rPr>
            <w:b/>
            <w:bCs/>
          </w:rPr>
          <w:delText xml:space="preserve">support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of a discrete distribution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is the set of values it gives positive probability.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The support of a continuous distribution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is the set of values where its density is positive.</w:delText>
        </w:r>
      </w:del>
    </w:p>
    <w:p>
      <w:pPr>
        <w:pStyle w:val="FirstParagraph"/>
      </w:pPr>
      <w:ins w:id="768" w:author="PR Preview" w:date="2026-01-01T00:00:00Z">
        <w:r>
          <w:rPr>
            <w:b/>
            <w:bCs/>
          </w:rPr>
          <w:t xml:space="preserve">Definition 17 (Support of a distribution)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The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rPr>
            <w:b/>
            <w:bCs/>
          </w:rPr>
          <w:t xml:space="preserve">support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of a discrete distribution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is the set of values it gives positive probability.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The support of a continuous distribution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is the set of values where its density is positive.</w:t>
        </w:r>
      </w:ins>
    </w:p>
    <w:bookmarkEnd w:id="69"/>
    <w:bookmarkStart w:id="70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0"/>
    <w:p>
      <w:pPr>
        <w:pStyle w:val="FirstParagraph"/>
      </w:pPr>
      <w:del w:id="781" w:author="PR Preview" w:date="2026-01-01T00:00:00Z">
        <w:r>
          <w:delText xml:space="preserve">Set notation is more natural when the underlying set</w:delText>
        </w:r>
      </w:del>
      <w:del w:id="782" w:author="PR Preview" w:date="2026-01-01T00:00:00Z">
        <w:r>
          <w:delText xml:space="preserve"> </w:delText>
        </w:r>
      </w:del>
      <m:oMath>
        <m:r>
          <m:t>A</m:t>
        </m:r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has a standard name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(such as the support of a distribution (</w:delText>
        </w:r>
      </w:del>
      <w:hyperlink w:anchor="def-support">
        <w:del w:id="787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788" w:author="PR Preview" w:date="2026-01-01T00:00:00Z">
        <w:r>
          <w:delText xml:space="preserve">),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or a geometric region).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Predicate notation is more natural when the condition involves compound inequalities,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such as</w:delText>
        </w:r>
      </w:del>
      <w:del w:id="79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del w:id="796" w:author="PR Preview" w:date="2026-01-01T00:00:00Z">
        <w:r>
          <w:delText xml:space="preserve">.</w:delText>
        </w:r>
      </w:del>
    </w:p>
    <w:p>
      <w:pPr>
        <w:pStyle w:val="FirstParagraph"/>
      </w:pPr>
      <w:ins w:id="797" w:author="PR Preview" w:date="2026-01-01T00:00:00Z">
        <w:r>
          <w:t xml:space="preserve">Set notation is more natural when the underlying set</w:t>
        </w:r>
      </w:ins>
      <w:ins w:id="798" w:author="PR Preview" w:date="2026-01-01T00:00:00Z">
        <w:r>
          <w:t xml:space="preserve"> </w:t>
        </w:r>
      </w:ins>
      <m:oMath>
        <m:r>
          <m:t>A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has a standard name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(such as the support of a distribution (</w:t>
        </w:r>
      </w:ins>
      <w:hyperlink w:anchor="def-support">
        <w:ins w:id="803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804" w:author="PR Preview" w:date="2026-01-01T00:00:00Z">
        <w:r>
          <w:t xml:space="preserve">),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or a geometric region).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Predicate notation is more natural when the condition involves compound inequalities,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such as</w:t>
        </w:r>
      </w:ins>
      <w:ins w:id="81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ins w:id="812" w:author="PR Preview" w:date="2026-01-01T00:00:00Z">
        <w:r>
          <w:t xml:space="preserve">.</w:t>
        </w:r>
      </w:ins>
    </w:p>
    <w:bookmarkEnd w:id="71"/>
    <w:bookmarkEnd w:id="72"/>
    <w:bookmarkStart w:id="79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4" w:name="def-iverson-bracket"/>
    <w:p>
      <w:pPr>
        <w:pStyle w:val="BodyText"/>
      </w:pPr>
      <w:del w:id="813" w:author="PR Preview" w:date="2026-01-01T00:00:00Z">
        <w:r>
          <w:rPr>
            <w:b/>
            <w:bCs/>
          </w:rPr>
          <w:delText xml:space="preserve">Definition 14 (Iverson bracket)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For any logical proposition</w:delText>
        </w:r>
      </w:del>
      <w:del w:id="816" w:author="PR Preview" w:date="2026-01-01T00:00:00Z">
        <w:r>
          <w:delText xml:space="preserve"> </w:delText>
        </w:r>
      </w:del>
      <m:oMath>
        <m:r>
          <m:t>P</m:t>
        </m:r>
      </m:oMath>
      <w:del w:id="817" w:author="PR Preview" w:date="2026-01-01T00:00:00Z">
        <w:r>
          <w:delText xml:space="preserve">,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the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rPr>
            <w:b/>
            <w:bCs/>
          </w:rPr>
          <w:delText xml:space="preserve">Iverson bracket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of</w:delText>
        </w:r>
      </w:del>
      <w:del w:id="824" w:author="PR Preview" w:date="2026-01-01T00:00:00Z">
        <w:r>
          <w:delText xml:space="preserve"> </w:delText>
        </w:r>
      </w:del>
      <m:oMath>
        <m:r>
          <m:t>P</m:t>
        </m:r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is</w:delText>
        </w:r>
      </w:del>
    </w:p>
    <w:p>
      <w:pPr>
        <w:pStyle w:val="BodyText"/>
      </w:pPr>
      <w:ins w:id="827" w:author="PR Preview" w:date="2026-01-01T00:00:00Z">
        <w:r>
          <w:rPr>
            <w:b/>
            <w:bCs/>
          </w:rPr>
          <w:t xml:space="preserve">Definition 18 (Iverson bracket)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For any logical proposition</w:t>
        </w:r>
      </w:ins>
      <w:ins w:id="830" w:author="PR Preview" w:date="2026-01-01T00:00:00Z">
        <w:r>
          <w:t xml:space="preserve"> </w:t>
        </w:r>
      </w:ins>
      <m:oMath>
        <m:r>
          <m:t>P</m:t>
        </m:r>
      </m:oMath>
      <w:ins w:id="831" w:author="PR Preview" w:date="2026-01-01T00:00:00Z">
        <w:r>
          <w:t xml:space="preserve">,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the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rPr>
            <w:b/>
            <w:bCs/>
          </w:rPr>
          <w:t xml:space="preserve">Iverson bracket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of</w:t>
        </w:r>
      </w:ins>
      <w:ins w:id="838" w:author="PR Preview" w:date="2026-01-01T00:00:00Z">
        <w:r>
          <w:t xml:space="preserve"> </w:t>
        </w:r>
      </w:ins>
      <m:oMath>
        <m:r>
          <m:t>P</m:t>
        </m:r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4"/>
    <w:bookmarkStart w:id="75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5"/>
    <w:bookmarkStart w:id="76" w:name="rem-iverson-indicator"/>
    <w:p>
      <w:pPr>
        <w:pStyle w:val="FirstParagraph"/>
      </w:pPr>
      <w:del w:id="841" w:author="PR Preview" w:date="2026-01-01T00:00:00Z">
        <w:r>
          <w:rPr>
            <w:i/>
            <w:iCs/>
          </w:rPr>
          <w:delText xml:space="preserve">Remark 2</w:delText>
        </w:r>
      </w:del>
      <w:del w:id="842" w:author="PR Preview" w:date="2026-01-01T00:00:00Z">
        <w:r>
          <w:delText xml:space="preserve"> (The Iverson bracket is the predicate indicator). </w:delText>
        </w:r>
      </w:del>
      <w:del w:id="843" w:author="PR Preview" w:date="2026-01-01T00:00:00Z">
        <w:r>
          <w:delText xml:space="preserve">The Iverson bracket</w:delText>
        </w:r>
      </w:del>
      <w:del w:id="84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is the predicate indicator</w:delText>
        </w:r>
      </w:del>
      <w:del w:id="84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(</w:delText>
        </w:r>
      </w:del>
      <w:hyperlink w:anchor="def-indicator-function">
        <w:del w:id="85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851" w:author="PR Preview" w:date="2026-01-01T00:00:00Z">
        <w:r>
          <w:delText xml:space="preserve">) in different notation.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Under this notation,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set membership is written</w:delText>
        </w:r>
      </w:del>
      <w:del w:id="85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del w:id="857" w:author="PR Preview" w:date="2026-01-01T00:00:00Z">
        <w:r>
          <w:delText xml:space="preserve">,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so</w:delText>
        </w:r>
      </w:del>
      <w:del w:id="86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61" w:author="PR Preview" w:date="2026-01-01T00:00:00Z">
        <w:r>
          <w:delText xml:space="preserve">.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For example, the values in</w:delText>
        </w:r>
      </w:del>
      <w:del w:id="864" w:author="PR Preview" w:date="2026-01-01T00:00:00Z">
        <w:r>
          <w:delText xml:space="preserve"> </w:delText>
        </w:r>
      </w:del>
      <w:hyperlink w:anchor="exm-indicator-numerical">
        <w:del w:id="865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become</w:delText>
        </w:r>
      </w:del>
    </w:p>
    <w:p>
      <w:pPr>
        <w:pStyle w:val="FirstParagraph"/>
      </w:pPr>
      <w:ins w:id="868" w:author="PR Preview" w:date="2026-01-01T00:00:00Z">
        <w:r>
          <w:rPr>
            <w:i/>
            <w:iCs/>
          </w:rPr>
          <w:t xml:space="preserve">Remark 2</w:t>
        </w:r>
      </w:ins>
      <w:ins w:id="869" w:author="PR Preview" w:date="2026-01-01T00:00:00Z">
        <w:r>
          <w:t xml:space="preserve"> (The Iverson bracket is the predicate indicator). </w:t>
        </w:r>
      </w:ins>
      <w:ins w:id="870" w:author="PR Preview" w:date="2026-01-01T00:00:00Z">
        <w:r>
          <w:t xml:space="preserve">The Iverson bracket</w:t>
        </w:r>
      </w:ins>
      <w:ins w:id="87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is the predicate indicator</w:t>
        </w:r>
      </w:ins>
      <w:ins w:id="87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(</w:t>
        </w:r>
      </w:ins>
      <w:hyperlink w:anchor="def-indicator-function">
        <w:ins w:id="87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878" w:author="PR Preview" w:date="2026-01-01T00:00:00Z">
        <w:r>
          <w:t xml:space="preserve">) in different notation.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Under this notation,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set membership is written</w:t>
        </w:r>
      </w:ins>
      <w:ins w:id="88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ins w:id="884" w:author="PR Preview" w:date="2026-01-01T00:00:00Z">
        <w:r>
          <w:t xml:space="preserve">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so</w:t>
        </w:r>
      </w:ins>
      <w:ins w:id="88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88" w:author="PR Preview" w:date="2026-01-01T00:00:00Z">
        <w:r>
          <w:t xml:space="preserve">.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For example, the values in</w:t>
        </w:r>
      </w:ins>
      <w:ins w:id="891" w:author="PR Preview" w:date="2026-01-01T00:00:00Z">
        <w:r>
          <w:t xml:space="preserve"> </w:t>
        </w:r>
      </w:ins>
      <w:hyperlink w:anchor="exm-indicator-numerical">
        <w:ins w:id="892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become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kronecker-delta"/>
    <w:p>
      <w:pPr>
        <w:pStyle w:val="FirstParagraph"/>
      </w:pPr>
      <w:del w:id="895" w:author="PR Preview" w:date="2026-01-01T00:00:00Z">
        <w:r>
          <w:rPr>
            <w:b/>
            <w:bCs/>
          </w:rPr>
          <w:delText xml:space="preserve">Definition 15 (Kronecker delta)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For integers</w:delText>
        </w:r>
      </w:del>
      <w:del w:id="898" w:author="PR Preview" w:date="2026-01-01T00:00:00Z">
        <w:r>
          <w:delText xml:space="preserve"> </w:delText>
        </w:r>
      </w:del>
      <m:oMath>
        <m:r>
          <m:t>i</m:t>
        </m:r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and</w:delText>
        </w:r>
      </w:del>
      <w:del w:id="901" w:author="PR Preview" w:date="2026-01-01T00:00:00Z">
        <w:r>
          <w:delText xml:space="preserve"> </w:delText>
        </w:r>
      </w:del>
      <m:oMath>
        <m:r>
          <m:t>j</m:t>
        </m:r>
      </m:oMath>
      <w:del w:id="902" w:author="PR Preview" w:date="2026-01-01T00:00:00Z">
        <w:r>
          <w:delText xml:space="preserve">,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the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rPr>
            <w:b/>
            <w:bCs/>
          </w:rPr>
          <w:delText xml:space="preserve">Kronecker delta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is</w:delText>
        </w:r>
      </w:del>
    </w:p>
    <w:p>
      <w:pPr>
        <w:pStyle w:val="FirstParagraph"/>
      </w:pPr>
      <w:ins w:id="909" w:author="PR Preview" w:date="2026-01-01T00:00:00Z">
        <w:r>
          <w:rPr>
            <w:b/>
            <w:bCs/>
          </w:rPr>
          <w:t xml:space="preserve">Definition 19 (Kronecker delta)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For integers</w:t>
        </w:r>
      </w:ins>
      <w:ins w:id="912" w:author="PR Preview" w:date="2026-01-01T00:00:00Z">
        <w:r>
          <w:t xml:space="preserve"> </w:t>
        </w:r>
      </w:ins>
      <m:oMath>
        <m:r>
          <m:t>i</m:t>
        </m:r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and</w:t>
        </w:r>
      </w:ins>
      <w:ins w:id="915" w:author="PR Preview" w:date="2026-01-01T00:00:00Z">
        <w:r>
          <w:t xml:space="preserve"> </w:t>
        </w:r>
      </w:ins>
      <m:oMath>
        <m:r>
          <m:t>j</m:t>
        </m:r>
      </m:oMath>
      <w:ins w:id="916" w:author="PR Preview" w:date="2026-01-01T00:00:00Z">
        <w:r>
          <w:t xml:space="preserve">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the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rPr>
            <w:b/>
            <w:bCs/>
          </w:rPr>
          <w:t xml:space="preserve">Kronecker delta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del w:id="923" w:author="PR Preview" w:date="2026-01-01T00:00:00Z">
        <w:r>
          <w:delText xml:space="preserve">that is,</w:delText>
        </w:r>
      </w:del>
      <w:del w:id="924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when</w:delText>
        </w:r>
      </w:del>
      <w:del w:id="92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and</w:delText>
        </w:r>
      </w:del>
      <w:del w:id="930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when</w:delText>
        </w:r>
      </w:del>
      <w:del w:id="93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(</w:delText>
        </w:r>
      </w:del>
      <w:hyperlink w:anchor="def-iverson-bracket">
        <w:del w:id="936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937" w:author="PR Preview" w:date="2026-01-01T00:00:00Z">
        <w:r>
          <w:delText xml:space="preserve">).</w:delText>
        </w:r>
      </w:del>
    </w:p>
    <w:p>
      <w:pPr>
        <w:pStyle w:val="FirstParagraph"/>
      </w:pPr>
      <w:ins w:id="938" w:author="PR Preview" w:date="2026-01-01T00:00:00Z">
        <w:r>
          <w:t xml:space="preserve">that is,</w:t>
        </w:r>
      </w:ins>
      <w:ins w:id="939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when</w:t>
        </w:r>
      </w:ins>
      <w:ins w:id="94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and</w:t>
        </w:r>
      </w:ins>
      <w:ins w:id="945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when</w:t>
        </w:r>
      </w:ins>
      <w:ins w:id="94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(</w:t>
        </w:r>
      </w:ins>
      <w:hyperlink w:anchor="def-iverson-bracket">
        <w:ins w:id="95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952" w:author="PR Preview" w:date="2026-01-01T00:00:00Z">
        <w:r>
          <w:t xml:space="preserve">).</w:t>
        </w:r>
      </w:ins>
    </w:p>
    <w:bookmarkEnd w:id="77"/>
    <w:bookmarkStart w:id="78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End w:id="79"/>
    <w:bookmarkStart w:id="83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1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2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3"/>
    <w:bookmarkStart w:id="85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4"/>
          <w:p/>
        </w:tc>
      </w:tr>
    </w:tbl>
    <w:bookmarkEnd w:id="85"/>
    <w:bookmarkStart w:id="86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6"/>
    <w:bookmarkStart w:id="96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8" w:name="def-idempotent"/>
    <w:p>
      <w:pPr>
        <w:pStyle w:val="BodyText"/>
      </w:pPr>
      <w:del w:id="953" w:author="PR Preview" w:date="2026-01-01T00:00:00Z">
        <w:r>
          <w:rPr>
            <w:b/>
            <w:bCs/>
          </w:rPr>
          <w:delText xml:space="preserve">Definition 16 (Idempotent)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A number</w:delText>
        </w:r>
      </w:del>
      <w:del w:id="956" w:author="PR Preview" w:date="2026-01-01T00:00:00Z">
        <w:r>
          <w:delText xml:space="preserve"> </w:delText>
        </w:r>
      </w:del>
      <m:oMath>
        <m:r>
          <m:t>a</m:t>
        </m:r>
      </m:oMath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is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rPr>
            <w:b/>
            <w:bCs/>
          </w:rPr>
          <w:delText xml:space="preserve">idempotent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if</w:delText>
        </w:r>
      </w:del>
      <w:del w:id="96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964" w:author="PR Preview" w:date="2026-01-01T00:00:00Z">
        <w:r>
          <w:delText xml:space="preserve">.</w:delText>
        </w:r>
      </w:del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A function</w:delText>
        </w:r>
      </w:del>
      <w:del w:id="967" w:author="PR Preview" w:date="2026-01-01T00:00:00Z">
        <w:r>
          <w:delText xml:space="preserve"> </w:delText>
        </w:r>
      </w:del>
      <m:oMath>
        <m:r>
          <m:t>f</m:t>
        </m:r>
      </m:oMath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with real values is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rPr>
            <w:b/>
            <w:bCs/>
          </w:rPr>
          <w:delText xml:space="preserve">idempotent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if</w:delText>
        </w:r>
      </w:del>
      <w:del w:id="97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for every</w:delText>
        </w:r>
      </w:del>
      <w:del w:id="977" w:author="PR Preview" w:date="2026-01-01T00:00:00Z">
        <w:r>
          <w:delText xml:space="preserve"> </w:delText>
        </w:r>
      </w:del>
      <m:oMath>
        <m:r>
          <m:t>x</m:t>
        </m:r>
      </m:oMath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in its</w:delText>
        </w:r>
      </w:del>
      <w:del w:id="980" w:author="PR Preview" w:date="2026-01-01T00:00:00Z">
        <w:r>
          <w:delText xml:space="preserve"> </w:delText>
        </w:r>
      </w:del>
      <w:hyperlink r:id="rId87">
        <w:del w:id="981" w:author="PR Preview" w:date="2026-01-01T00:00:00Z">
          <w:r>
            <w:rPr>
              <w:rStyle w:val="Hyperlink"/>
            </w:rPr>
            <w:delText xml:space="preserve">domain</w:delText>
          </w:r>
        </w:del>
      </w:hyperlink>
      <w:del w:id="982" w:author="PR Preview" w:date="2026-01-01T00:00:00Z">
        <w:r>
          <w:delText xml:space="preserve">.</w:delText>
        </w:r>
      </w:del>
    </w:p>
    <w:p>
      <w:pPr>
        <w:pStyle w:val="BodyText"/>
      </w:pPr>
      <w:ins w:id="983" w:author="PR Preview" w:date="2026-01-01T00:00:00Z">
        <w:r>
          <w:rPr>
            <w:b/>
            <w:bCs/>
          </w:rPr>
          <w:t xml:space="preserve">Definition 20 (Idempotent)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A number</w:t>
        </w:r>
      </w:ins>
      <w:ins w:id="986" w:author="PR Preview" w:date="2026-01-01T00:00:00Z">
        <w:r>
          <w:t xml:space="preserve"> </w:t>
        </w:r>
      </w:ins>
      <m:oMath>
        <m:r>
          <m:t>a</m:t>
        </m:r>
      </m:oMath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is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rPr>
            <w:b/>
            <w:bCs/>
          </w:rPr>
          <w:t xml:space="preserve">idempotent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if</w:t>
        </w:r>
      </w:ins>
      <w:ins w:id="9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994" w:author="PR Preview" w:date="2026-01-01T00:00:00Z">
        <w:r>
          <w:t xml:space="preserve">.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A function</w:t>
        </w:r>
      </w:ins>
      <w:ins w:id="997" w:author="PR Preview" w:date="2026-01-01T00:00:00Z">
        <w:r>
          <w:t xml:space="preserve"> </w:t>
        </w:r>
      </w:ins>
      <m:oMath>
        <m:r>
          <m:t>f</m:t>
        </m:r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with real values is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rPr>
            <w:b/>
            <w:bCs/>
          </w:rPr>
          <w:t xml:space="preserve">idempotent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if</w:t>
        </w:r>
      </w:ins>
      <w:ins w:id="10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for every</w:t>
        </w:r>
      </w:ins>
      <w:ins w:id="1007" w:author="PR Preview" w:date="2026-01-01T00:00:00Z">
        <w:r>
          <w:t xml:space="preserve"> </w:t>
        </w:r>
      </w:ins>
      <m:oMath>
        <m:r>
          <m:t>x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in its</w:t>
        </w:r>
      </w:ins>
      <w:ins w:id="1010" w:author="PR Preview" w:date="2026-01-01T00:00:00Z">
        <w:r>
          <w:t xml:space="preserve"> </w:t>
        </w:r>
      </w:ins>
      <w:hyperlink r:id="rId87">
        <w:ins w:id="1011" w:author="PR Preview" w:date="2026-01-01T00:00:00Z">
          <w:r>
            <w:rPr>
              <w:rStyle w:val="Hyperlink"/>
            </w:rPr>
            <w:t xml:space="preserve">domain</w:t>
          </w:r>
        </w:ins>
      </w:hyperlink>
      <w:ins w:id="1012" w:author="PR Preview" w:date="2026-01-01T00:00:00Z">
        <w:r>
          <w:t xml:space="preserve">.</w:t>
        </w:r>
      </w:ins>
    </w:p>
    <w:bookmarkEnd w:id="88"/>
    <w:bookmarkStart w:id="90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9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0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1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del w:id="1013" w:author="PR Preview" w:date="2026-01-01T00:00:00Z">
        <w:r>
          <w:rPr>
            <w:b/>
            <w:bCs/>
          </w:rPr>
          <w:delText xml:space="preserve">Idempotence (</w:delText>
        </w:r>
      </w:del>
      <w:hyperlink w:anchor="def-idempotent">
        <w:del w:id="1014" w:author="PR Preview" w:date="2026-01-01T00:00:00Z">
          <w:r>
            <w:rPr>
              <w:rStyle w:val="Hyperlink"/>
              <w:b/>
              <w:bCs/>
            </w:rPr>
            <w:delText xml:space="preserve">Definition 16</w:delText>
          </w:r>
        </w:del>
      </w:hyperlink>
      <w:del w:id="1015" w:author="PR Preview" w:date="2026-01-01T00:00:00Z">
        <w:r>
          <w:rPr>
            <w:b/>
            <w:bCs/>
          </w:rPr>
          <w:delText xml:space="preserve">):</w:delText>
        </w:r>
      </w:del>
      <w:del w:id="10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ins w:id="1017" w:author="PR Preview" w:date="2026-01-01T00:00:00Z">
        <w:r>
          <w:rPr>
            <w:b/>
            <w:bCs/>
          </w:rPr>
          <w:t xml:space="preserve">Idempotence (</w:t>
        </w:r>
      </w:ins>
      <w:hyperlink w:anchor="def-idempotent">
        <w:ins w:id="1018" w:author="PR Preview" w:date="2026-01-01T00:00:00Z">
          <w:r>
            <w:rPr>
              <w:rStyle w:val="Hyperlink"/>
              <w:b/>
              <w:bCs/>
            </w:rPr>
            <w:t xml:space="preserve">Definition 20</w:t>
          </w:r>
        </w:ins>
      </w:hyperlink>
      <w:ins w:id="1019" w:author="PR Preview" w:date="2026-01-01T00:00:00Z">
        <w:r>
          <w:rPr>
            <w:b/>
            <w:bCs/>
          </w:rPr>
          <w:t xml:space="preserve">):</w:t>
        </w:r>
      </w:ins>
      <w:ins w:id="10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2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3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5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6"/>
    <w:bookmarkEnd w:id="97"/>
    <w:bookmarkStart w:id="120" w:name="sec-notational-shorthands"/>
    <w:p>
      <w:pPr>
        <w:pStyle w:val="Heading2"/>
      </w:pPr>
      <w:r>
        <w:t xml:space="preserve">6 Notational shorthands</w:t>
      </w:r>
    </w:p>
    <w:bookmarkStart w:id="100" w:name="def-lower-upper-limits"/>
    <w:p>
      <w:pPr>
        <w:pStyle w:val="FirstParagraph"/>
      </w:pPr>
      <w:del w:id="1021" w:author="PR Preview" w:date="2026-01-01T00:00:00Z">
        <w:r>
          <w:rPr>
            <w:b/>
            <w:bCs/>
          </w:rPr>
          <w:delText xml:space="preserve">Definition 17 (Lower and upper limits of a sum or integral)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In a</w:delText>
        </w:r>
      </w:del>
      <w:del w:id="1024" w:author="PR Preview" w:date="2026-01-01T00:00:00Z">
        <w:r>
          <w:delText xml:space="preserve"> </w:delText>
        </w:r>
      </w:del>
      <w:hyperlink r:id="rId98">
        <w:del w:id="1025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102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1027" w:author="PR Preview" w:date="2026-01-01T00:00:00Z">
        <w:r>
          <w:delText xml:space="preserve">,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the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rPr>
            <w:b/>
            <w:bCs/>
          </w:rPr>
          <w:delText xml:space="preserve">lower limit</w:delText>
        </w:r>
      </w:del>
      <w:del w:id="1032" w:author="PR Preview" w:date="2026-01-01T00:00:00Z">
        <w:r>
          <w:delText xml:space="preserve"> </w:delText>
        </w:r>
      </w:del>
      <m:oMath>
        <m:r>
          <m:t>m</m:t>
        </m:r>
      </m:oMath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is the first value of the index</w:delText>
        </w:r>
      </w:del>
      <w:del w:id="1035" w:author="PR Preview" w:date="2026-01-01T00:00:00Z">
        <w:r>
          <w:delText xml:space="preserve"> </w:delText>
        </w:r>
      </w:del>
      <m:oMath>
        <m:r>
          <m:t>i</m:t>
        </m:r>
      </m:oMath>
      <w:del w:id="1036" w:author="PR Preview" w:date="2026-01-01T00:00:00Z">
        <w:r>
          <w:delText xml:space="preserve">,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and the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rPr>
            <w:b/>
            <w:bCs/>
          </w:rPr>
          <w:delText xml:space="preserve">upper limit</w:delText>
        </w:r>
      </w:del>
      <w:del w:id="1041" w:author="PR Preview" w:date="2026-01-01T00:00:00Z">
        <w:r>
          <w:delText xml:space="preserve"> </w:delText>
        </w:r>
      </w:del>
      <m:oMath>
        <m:r>
          <m:t>n</m:t>
        </m:r>
      </m:oMath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is its last value.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In an</w:delText>
        </w:r>
      </w:del>
      <w:del w:id="1046" w:author="PR Preview" w:date="2026-01-01T00:00:00Z">
        <w:r>
          <w:delText xml:space="preserve"> </w:delText>
        </w:r>
      </w:del>
      <w:hyperlink r:id="rId99">
        <w:del w:id="1047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1048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049" w:author="PR Preview" w:date="2026-01-01T00:00:00Z">
        <w:r>
          <w:delText xml:space="preserve">,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the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rPr>
            <w:b/>
            <w:bCs/>
          </w:rPr>
          <w:delText xml:space="preserve">lower limit</w:delText>
        </w:r>
      </w:del>
      <w:del w:id="1054" w:author="PR Preview" w:date="2026-01-01T00:00:00Z">
        <w:r>
          <w:delText xml:space="preserve"> </w:delText>
        </w:r>
      </w:del>
      <m:oMath>
        <m:r>
          <m:t>a</m:t>
        </m:r>
      </m:oMath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is the left end of the interval of integration,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and the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rPr>
            <w:b/>
            <w:bCs/>
          </w:rPr>
          <w:delText xml:space="preserve">upper limit</w:delText>
        </w:r>
      </w:del>
      <w:del w:id="1061" w:author="PR Preview" w:date="2026-01-01T00:00:00Z">
        <w:r>
          <w:delText xml:space="preserve"> </w:delText>
        </w:r>
      </w:del>
      <m:oMath>
        <m:r>
          <m:t>b</m:t>
        </m:r>
      </m:oMath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is its right end;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together they are the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rPr>
            <w:b/>
            <w:bCs/>
          </w:rPr>
          <w:delText xml:space="preserve">limits of integration</w:delText>
        </w:r>
      </w:del>
      <w:del w:id="1068" w:author="PR Preview" w:date="2026-01-01T00:00:00Z">
        <w:r>
          <w:delText xml:space="preserve">.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In both, the lower limit is written below the symbol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and the upper limit above it.</w:delText>
        </w:r>
      </w:del>
    </w:p>
    <w:p>
      <w:pPr>
        <w:pStyle w:val="FirstParagraph"/>
      </w:pPr>
      <w:ins w:id="1073" w:author="PR Preview" w:date="2026-01-01T00:00:00Z">
        <w:r>
          <w:rPr>
            <w:b/>
            <w:bCs/>
          </w:rPr>
          <w:t xml:space="preserve">Definition 21 (Lower limit of a sum or integral)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In a</w:t>
        </w:r>
      </w:ins>
      <w:ins w:id="1076" w:author="PR Preview" w:date="2026-01-01T00:00:00Z">
        <w:r>
          <w:t xml:space="preserve"> </w:t>
        </w:r>
      </w:ins>
      <w:hyperlink r:id="rId98">
        <w:ins w:id="1077" w:author="PR Preview" w:date="2026-01-01T00:00:00Z">
          <w:r>
            <w:rPr>
              <w:rStyle w:val="Hyperlink"/>
            </w:rPr>
            <w:t xml:space="preserve">sum</w:t>
          </w:r>
        </w:ins>
      </w:hyperlink>
      <w:ins w:id="107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079" w:author="PR Preview" w:date="2026-01-01T00:00:00Z">
        <w:r>
          <w:t xml:space="preserve">,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the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rPr>
            <w:b/>
            <w:bCs/>
          </w:rPr>
          <w:t xml:space="preserve">lower limit</w:t>
        </w:r>
      </w:ins>
      <w:ins w:id="1084" w:author="PR Preview" w:date="2026-01-01T00:00:00Z">
        <w:r>
          <w:t xml:space="preserve"> </w:t>
        </w:r>
      </w:ins>
      <m:oMath>
        <m:r>
          <m:t>m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is the first value of the index</w:t>
        </w:r>
      </w:ins>
      <w:ins w:id="1087" w:author="PR Preview" w:date="2026-01-01T00:00:00Z">
        <w:r>
          <w:t xml:space="preserve"> </w:t>
        </w:r>
      </w:ins>
      <m:oMath>
        <m:r>
          <m:t>i</m:t>
        </m:r>
      </m:oMath>
      <w:ins w:id="1088" w:author="PR Preview" w:date="2026-01-01T00:00:00Z">
        <w:r>
          <w:t xml:space="preserve">.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In an</w:t>
        </w:r>
      </w:ins>
      <w:ins w:id="1091" w:author="PR Preview" w:date="2026-01-01T00:00:00Z">
        <w:r>
          <w:t xml:space="preserve"> </w:t>
        </w:r>
      </w:ins>
      <w:hyperlink r:id="rId99">
        <w:ins w:id="1092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1093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094" w:author="PR Preview" w:date="2026-01-01T00:00:00Z">
        <w:r>
          <w:t xml:space="preserve">,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the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rPr>
            <w:b/>
            <w:bCs/>
          </w:rPr>
          <w:t xml:space="preserve">lower limit</w:t>
        </w:r>
      </w:ins>
      <w:ins w:id="1099" w:author="PR Preview" w:date="2026-01-01T00:00:00Z">
        <w:r>
          <w:t xml:space="preserve"> </w:t>
        </w:r>
      </w:ins>
      <m:oMath>
        <m:r>
          <m:t>a</m:t>
        </m:r>
      </m:oMath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is the left end of the interval of integration.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In both, the lower limit is written below the symbol.</w:t>
        </w:r>
      </w:ins>
    </w:p>
    <w:bookmarkEnd w:id="100"/>
    <w:bookmarkStart w:id="101" w:name="def-upper-limit"/>
    <w:p>
      <w:pPr>
        <w:pStyle w:val="BodyText"/>
      </w:pPr>
      <w:ins w:id="1104" w:author="PR Preview" w:date="2026-01-01T00:00:00Z">
        <w:r>
          <w:rPr>
            <w:b/>
            <w:bCs/>
          </w:rPr>
          <w:t xml:space="preserve">Definition 22 (Upper limit of a sum or integral)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In a</w:t>
        </w:r>
      </w:ins>
      <w:ins w:id="1107" w:author="PR Preview" w:date="2026-01-01T00:00:00Z">
        <w:r>
          <w:t xml:space="preserve"> </w:t>
        </w:r>
      </w:ins>
      <w:hyperlink r:id="rId98">
        <w:ins w:id="1108" w:author="PR Preview" w:date="2026-01-01T00:00:00Z">
          <w:r>
            <w:rPr>
              <w:rStyle w:val="Hyperlink"/>
            </w:rPr>
            <w:t xml:space="preserve">sum</w:t>
          </w:r>
        </w:ins>
      </w:hyperlink>
      <w:ins w:id="110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110" w:author="PR Preview" w:date="2026-01-01T00:00:00Z">
        <w:r>
          <w:t xml:space="preserve">,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the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rPr>
            <w:b/>
            <w:bCs/>
          </w:rPr>
          <w:t xml:space="preserve">upper limit</w:t>
        </w:r>
      </w:ins>
      <w:ins w:id="1115" w:author="PR Preview" w:date="2026-01-01T00:00:00Z">
        <w:r>
          <w:t xml:space="preserve"> </w:t>
        </w:r>
      </w:ins>
      <m:oMath>
        <m:r>
          <m:t>n</m:t>
        </m:r>
      </m:oMath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is the last value of the index</w:t>
        </w:r>
      </w:ins>
      <w:ins w:id="1118" w:author="PR Preview" w:date="2026-01-01T00:00:00Z">
        <w:r>
          <w:t xml:space="preserve"> </w:t>
        </w:r>
      </w:ins>
      <m:oMath>
        <m:r>
          <m:t>i</m:t>
        </m:r>
      </m:oMath>
      <w:ins w:id="1119" w:author="PR Preview" w:date="2026-01-01T00:00:00Z">
        <w:r>
          <w:t xml:space="preserve">.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In an</w:t>
        </w:r>
      </w:ins>
      <w:ins w:id="1122" w:author="PR Preview" w:date="2026-01-01T00:00:00Z">
        <w:r>
          <w:t xml:space="preserve"> </w:t>
        </w:r>
      </w:ins>
      <w:hyperlink r:id="rId99">
        <w:ins w:id="1123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1124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125" w:author="PR Preview" w:date="2026-01-01T00:00:00Z">
        <w:r>
          <w:t xml:space="preserve">,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the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rPr>
            <w:b/>
            <w:bCs/>
          </w:rPr>
          <w:t xml:space="preserve">upper limit</w:t>
        </w:r>
      </w:ins>
      <w:ins w:id="1130" w:author="PR Preview" w:date="2026-01-01T00:00:00Z">
        <w:r>
          <w:t xml:space="preserve"> </w:t>
        </w:r>
      </w:ins>
      <m:oMath>
        <m:r>
          <m:t>b</m:t>
        </m:r>
      </m:oMath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is the right end of the interval of integration.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In both, the upper limit is written above the symbol.</w:t>
        </w:r>
      </w:ins>
    </w:p>
    <w:bookmarkEnd w:id="101"/>
    <w:bookmarkStart w:id="102" w:name="def-limits-of-integration"/>
    <w:p>
      <w:pPr>
        <w:pStyle w:val="BodyText"/>
      </w:pPr>
      <w:ins w:id="1135" w:author="PR Preview" w:date="2026-01-01T00:00:00Z">
        <w:r>
          <w:rPr>
            <w:b/>
            <w:bCs/>
          </w:rPr>
          <w:t xml:space="preserve">Definition 23 (Limits of integration)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In an</w:t>
        </w:r>
      </w:ins>
      <w:ins w:id="1138" w:author="PR Preview" w:date="2026-01-01T00:00:00Z">
        <w:r>
          <w:t xml:space="preserve"> </w:t>
        </w:r>
      </w:ins>
      <w:hyperlink r:id="rId99">
        <w:ins w:id="1139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114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141" w:author="PR Preview" w:date="2026-01-01T00:00:00Z">
        <w:r>
          <w:t xml:space="preserve">,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the lower limit (</w:t>
        </w:r>
      </w:ins>
      <w:hyperlink w:anchor="def-lower-upper-limits">
        <w:ins w:id="1144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145" w:author="PR Preview" w:date="2026-01-01T00:00:00Z">
        <w:r>
          <w:t xml:space="preserve">)</w:t>
        </w:r>
      </w:ins>
      <w:ins w:id="1146" w:author="PR Preview" w:date="2026-01-01T00:00:00Z">
        <w:r>
          <w:t xml:space="preserve"> </w:t>
        </w:r>
      </w:ins>
      <m:oMath>
        <m:r>
          <m:t>a</m:t>
        </m:r>
      </m:oMath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and the upper limit (</w:t>
        </w:r>
      </w:ins>
      <w:hyperlink w:anchor="def-upper-limit">
        <w:ins w:id="114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150" w:author="PR Preview" w:date="2026-01-01T00:00:00Z">
        <w:r>
          <w:t xml:space="preserve">)</w:t>
        </w:r>
      </w:ins>
      <w:ins w:id="1151" w:author="PR Preview" w:date="2026-01-01T00:00:00Z">
        <w:r>
          <w:t xml:space="preserve"> </w:t>
        </w:r>
      </w:ins>
      <m:oMath>
        <m:r>
          <m:t>b</m:t>
        </m:r>
      </m:oMath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together are the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rPr>
            <w:b/>
            <w:bCs/>
          </w:rPr>
          <w:t xml:space="preserve">limits of integration</w:t>
        </w:r>
      </w:ins>
      <w:ins w:id="1156" w:author="PR Preview" w:date="2026-01-01T00:00:00Z">
        <w:r>
          <w:t xml:space="preserve">.</w:t>
        </w:r>
      </w:ins>
    </w:p>
    <w:bookmarkEnd w:id="102"/>
    <w:bookmarkStart w:id="103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3"/>
    <w:bookmarkStart w:id="106" w:name="rem-limits-two-meanings"/>
    <w:p>
      <w:pPr>
        <w:pStyle w:val="FirstParagraph"/>
      </w:pPr>
      <w:del w:id="1157" w:author="PR Preview" w:date="2026-01-01T00:00:00Z">
        <w:r>
          <w:rPr>
            <w:i/>
            <w:iCs/>
          </w:rPr>
          <w:delText xml:space="preserve">Remark 3</w:delText>
        </w:r>
      </w:del>
      <w:del w:id="1158" w:author="PR Preview" w:date="2026-01-01T00:00:00Z">
        <w:r>
          <w:delText xml:space="preserve"> (Two meanings of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“limit”</w:delText>
        </w:r>
      </w:del>
      <w:del w:id="1161" w:author="PR Preview" w:date="2026-01-01T00:00:00Z">
        <w:r>
          <w:delText xml:space="preserve">). </w:delText>
        </w:r>
      </w:del>
      <w:del w:id="1162" w:author="PR Preview" w:date="2026-01-01T00:00:00Z">
        <w:r>
          <w:delText xml:space="preserve">The lower and upper limits of a sum or integral (</w:delText>
        </w:r>
      </w:del>
      <w:hyperlink w:anchor="def-lower-upper-limits">
        <w:del w:id="1163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164" w:author="PR Preview" w:date="2026-01-01T00:00:00Z">
        <w:r>
          <w:delText xml:space="preserve">)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are not limits in the calculus sense,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such as the</w:delText>
        </w:r>
      </w:del>
      <w:del w:id="1169" w:author="PR Preview" w:date="2026-01-01T00:00:00Z">
        <w:r>
          <w:delText xml:space="preserve"> </w:delText>
        </w:r>
      </w:del>
      <w:hyperlink r:id="rId104">
        <w:del w:id="1170" w:author="PR Preview" w:date="2026-01-01T00:00:00Z">
          <w:r>
            <w:rPr>
              <w:rStyle w:val="Hyperlink"/>
            </w:rPr>
            <w:delText xml:space="preserve">limit of a function</w:delText>
          </w:r>
        </w:del>
      </w:hyperlink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or the</w:delText>
        </w:r>
      </w:del>
      <w:del w:id="1173" w:author="PR Preview" w:date="2026-01-01T00:00:00Z">
        <w:r>
          <w:delText xml:space="preserve"> </w:delText>
        </w:r>
      </w:del>
      <w:hyperlink r:id="rId105">
        <w:del w:id="1174" w:author="PR Preview" w:date="2026-01-01T00:00:00Z">
          <w:r>
            <w:rPr>
              <w:rStyle w:val="Hyperlink"/>
            </w:rPr>
            <w:delText xml:space="preserve">limit of a sequence</w:delText>
          </w:r>
        </w:del>
      </w:hyperlink>
      <w:del w:id="1175" w:author="PR Preview" w:date="2026-01-01T00:00:00Z">
        <w:r>
          <w:delText xml:space="preserve">.</w:delText>
        </w:r>
      </w:del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They are the ends of the values the index or variable runs over.</w:delText>
        </w:r>
      </w:del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The two meanings meet in an integral such as</w:delText>
        </w:r>
      </w:del>
      <w:del w:id="118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181" w:author="PR Preview" w:date="2026-01-01T00:00:00Z">
        <w:r>
          <w:delText xml:space="preserve">,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which means</w:delText>
        </w:r>
      </w:del>
      <w:del w:id="118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185" w:author="PR Preview" w:date="2026-01-01T00:00:00Z">
        <w:r>
          <w:delText xml:space="preserve">: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the upper limit</w:delText>
        </w:r>
      </w:del>
      <w:del w:id="1188" w:author="PR Preview" w:date="2026-01-01T00:00:00Z">
        <w:r>
          <w:delText xml:space="preserve"> </w:delText>
        </w:r>
      </w:del>
      <m:oMath>
        <m:r>
          <m:t>b</m:t>
        </m:r>
      </m:oMath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is sent to infinity by a calculus limit.</w:delText>
        </w:r>
      </w:del>
    </w:p>
    <w:p>
      <w:pPr>
        <w:pStyle w:val="BodyText"/>
      </w:pPr>
      <w:del w:id="1191" w:author="PR Preview" w:date="2026-01-01T00:00:00Z">
        <w:r>
          <w:rPr>
            <w:b/>
            <w:bCs/>
          </w:rPr>
          <w:delText xml:space="preserve">Definition 18 (Notational shorthand)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A</w:delText>
        </w:r>
      </w:del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rPr>
            <w:b/>
            <w:bCs/>
          </w:rPr>
          <w:delText xml:space="preserve">notational shorthand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is a way of writing an expression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that leaves part of the expression out,</w:delText>
        </w:r>
      </w:del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such as the set a sum runs over or the limits of an integral,</w:delText>
        </w:r>
      </w:del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and relies on the reader to supply the missing part from context.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The expression with every part written out is its</w:delText>
        </w:r>
      </w:del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rPr>
            <w:b/>
            <w:bCs/>
          </w:rPr>
          <w:delText xml:space="preserve">full form</w:delText>
        </w:r>
      </w:del>
      <w:del w:id="1208" w:author="PR Preview" w:date="2026-01-01T00:00:00Z">
        <w:r>
          <w:delText xml:space="preserve">.</w:delText>
        </w:r>
      </w:del>
    </w:p>
    <w:p>
      <w:pPr>
        <w:pStyle w:val="FirstParagraph"/>
      </w:pPr>
      <w:del w:id="1209" w:author="PR Preview" w:date="2026-01-01T00:00:00Z">
        <w:r>
          <w:rPr>
            <w:b/>
            <w:bCs/>
          </w:rPr>
          <w:delText xml:space="preserve">Definition 19 (Range of a variable)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The</w:delText>
        </w:r>
      </w:del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rPr>
            <w:b/>
            <w:bCs/>
          </w:rPr>
          <w:delText xml:space="preserve">range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of a variable</w:delText>
        </w:r>
      </w:del>
      <w:del w:id="1216" w:author="PR Preview" w:date="2026-01-01T00:00:00Z">
        <w:r>
          <w:delText xml:space="preserve"> </w:delText>
        </w:r>
      </w:del>
      <m:oMath>
        <m:r>
          <m:t>x</m:t>
        </m:r>
      </m:oMath>
      <w:del w:id="1217" w:author="PR Preview" w:date="2026-01-01T00:00:00Z">
        <w:r>
          <w:delText xml:space="preserve">, written</w:delText>
        </w:r>
      </w:del>
      <w:del w:id="12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219" w:author="PR Preview" w:date="2026-01-01T00:00:00Z">
        <w:r>
          <w:delText xml:space="preserve">,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is the set of values that</w:delText>
        </w:r>
      </w:del>
      <w:del w:id="1222" w:author="PR Preview" w:date="2026-01-01T00:00:00Z">
        <w:r>
          <w:delText xml:space="preserve"> </w:delText>
        </w:r>
      </w:del>
      <m:oMath>
        <m:r>
          <m:t>x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can take.</w:delText>
        </w:r>
      </w:del>
    </w:p>
    <w:p>
      <w:pPr>
        <w:pStyle w:val="FirstParagraph"/>
      </w:pPr>
      <w:ins w:id="1225" w:author="PR Preview" w:date="2026-01-01T00:00:00Z">
        <w:r>
          <w:rPr>
            <w:i/>
            <w:iCs/>
          </w:rPr>
          <w:t xml:space="preserve">Remark 3</w:t>
        </w:r>
      </w:ins>
      <w:ins w:id="1226" w:author="PR Preview" w:date="2026-01-01T00:00:00Z">
        <w:r>
          <w:t xml:space="preserve"> (Two meanings of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“limit”</w:t>
        </w:r>
      </w:ins>
      <w:ins w:id="1229" w:author="PR Preview" w:date="2026-01-01T00:00:00Z">
        <w:r>
          <w:t xml:space="preserve">). </w:t>
        </w:r>
      </w:ins>
      <w:ins w:id="1230" w:author="PR Preview" w:date="2026-01-01T00:00:00Z">
        <w:r>
          <w:t xml:space="preserve">The lower and upper limits of a sum or integral (</w:t>
        </w:r>
      </w:ins>
      <w:hyperlink w:anchor="def-lower-upper-limits">
        <w:ins w:id="1231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232" w:author="PR Preview" w:date="2026-01-01T00:00:00Z">
        <w:r>
          <w:t xml:space="preserve">,</w:t>
        </w:r>
      </w:ins>
      <w:ins w:id="1233" w:author="PR Preview" w:date="2026-01-01T00:00:00Z">
        <w:r>
          <w:t xml:space="preserve"> </w:t>
        </w:r>
      </w:ins>
      <w:hyperlink w:anchor="def-upper-limit">
        <w:ins w:id="1234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235" w:author="PR Preview" w:date="2026-01-01T00:00:00Z">
        <w:r>
          <w:t xml:space="preserve">)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are not limits in the calculus sense,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such as the</w:t>
        </w:r>
      </w:ins>
      <w:ins w:id="1240" w:author="PR Preview" w:date="2026-01-01T00:00:00Z">
        <w:r>
          <w:t xml:space="preserve"> </w:t>
        </w:r>
      </w:ins>
      <w:hyperlink r:id="rId104">
        <w:ins w:id="1241" w:author="PR Preview" w:date="2026-01-01T00:00:00Z">
          <w:r>
            <w:rPr>
              <w:rStyle w:val="Hyperlink"/>
            </w:rPr>
            <w:t xml:space="preserve">limit of a function</w:t>
          </w:r>
        </w:ins>
      </w:hyperlink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or the</w:t>
        </w:r>
      </w:ins>
      <w:ins w:id="1244" w:author="PR Preview" w:date="2026-01-01T00:00:00Z">
        <w:r>
          <w:t xml:space="preserve"> </w:t>
        </w:r>
      </w:ins>
      <w:hyperlink r:id="rId105">
        <w:ins w:id="1245" w:author="PR Preview" w:date="2026-01-01T00:00:00Z">
          <w:r>
            <w:rPr>
              <w:rStyle w:val="Hyperlink"/>
            </w:rPr>
            <w:t xml:space="preserve">limit of a sequence</w:t>
          </w:r>
        </w:ins>
      </w:hyperlink>
      <w:ins w:id="1246" w:author="PR Preview" w:date="2026-01-01T00:00:00Z">
        <w:r>
          <w:t xml:space="preserve">.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They are the ends of the values the index or variable runs over.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The two meanings meet in an integral such as</w:t>
        </w:r>
      </w:ins>
      <w:ins w:id="1251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252" w:author="PR Preview" w:date="2026-01-01T00:00:00Z">
        <w:r>
          <w:t xml:space="preserve">,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which means</w:t>
        </w:r>
      </w:ins>
      <w:ins w:id="125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256" w:author="PR Preview" w:date="2026-01-01T00:00:00Z">
        <w:r>
          <w:t xml:space="preserve">: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the upper limit</w:t>
        </w:r>
      </w:ins>
      <w:ins w:id="1259" w:author="PR Preview" w:date="2026-01-01T00:00:00Z">
        <w:r>
          <w:t xml:space="preserve"> </w:t>
        </w:r>
      </w:ins>
      <m:oMath>
        <m:r>
          <m:t>b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is sent to infinity by a calculus limit.</w:t>
        </w:r>
      </w:ins>
    </w:p>
    <w:bookmarkEnd w:id="106"/>
    <w:bookmarkStart w:id="107" w:name="def-notational-shorthand"/>
    <w:p>
      <w:pPr>
        <w:pStyle w:val="BodyText"/>
      </w:pPr>
      <w:ins w:id="1262" w:author="PR Preview" w:date="2026-01-01T00:00:00Z">
        <w:r>
          <w:rPr>
            <w:b/>
            <w:bCs/>
          </w:rPr>
          <w:t xml:space="preserve">Definition 24 (Notational shorthand)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A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rPr>
            <w:b/>
            <w:bCs/>
          </w:rPr>
          <w:t xml:space="preserve">notational shorthand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is a way of writing an expression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that leaves part of the expression out,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such as the set a sum runs over or the limits of an integral,</w:t>
        </w:r>
      </w:ins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and relies on the reader to supply the missing part from context.</w:t>
        </w:r>
      </w:ins>
    </w:p>
    <w:bookmarkEnd w:id="107"/>
    <w:bookmarkStart w:id="108" w:name="def-full-form"/>
    <w:p>
      <w:pPr>
        <w:pStyle w:val="BodyText"/>
      </w:pPr>
      <w:ins w:id="1275" w:author="PR Preview" w:date="2026-01-01T00:00:00Z">
        <w:r>
          <w:rPr>
            <w:b/>
            <w:bCs/>
          </w:rPr>
          <w:t xml:space="preserve">Definition 25 (Full form)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The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rPr>
            <w:b/>
            <w:bCs/>
          </w:rPr>
          <w:t xml:space="preserve">full form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of a notational shorthand (</w:t>
        </w:r>
      </w:ins>
      <w:hyperlink w:anchor="def-notational-shorthand">
        <w:ins w:id="1282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283" w:author="PR Preview" w:date="2026-01-01T00:00:00Z">
        <w:r>
          <w:t xml:space="preserve">)</w:t>
        </w:r>
      </w:ins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is the expression with every part written out.</w:t>
        </w:r>
      </w:ins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1" w:name="def-range-of-variable"/>
    <w:p>
      <w:pPr>
        <w:pStyle w:val="FirstParagraph"/>
      </w:pPr>
      <w:ins w:id="1286" w:author="PR Preview" w:date="2026-01-01T00:00:00Z">
        <w:r>
          <w:rPr>
            <w:b/>
            <w:bCs/>
          </w:rPr>
          <w:t xml:space="preserve">Definition 26 (Range of a variable)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The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rPr>
            <w:b/>
            <w:bCs/>
          </w:rPr>
          <w:t xml:space="preserve">range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of a variable</w:t>
        </w:r>
      </w:ins>
      <w:ins w:id="1293" w:author="PR Preview" w:date="2026-01-01T00:00:00Z">
        <w:r>
          <w:t xml:space="preserve"> </w:t>
        </w:r>
      </w:ins>
      <m:oMath>
        <m:r>
          <m:t>x</m:t>
        </m:r>
      </m:oMath>
      <w:ins w:id="1294" w:author="PR Preview" w:date="2026-01-01T00:00:00Z">
        <w:r>
          <w:t xml:space="preserve">, written</w:t>
        </w:r>
      </w:ins>
      <w:ins w:id="12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96" w:author="PR Preview" w:date="2026-01-01T00:00:00Z">
        <w:r>
          <w:t xml:space="preserve">,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is the set of values that</w:t>
        </w:r>
      </w:ins>
      <w:ins w:id="1299" w:author="PR Preview" w:date="2026-01-01T00:00:00Z">
        <w:r>
          <w:t xml:space="preserve"> </w:t>
        </w:r>
      </w:ins>
      <m:oMath>
        <m:r>
          <m:t>x</m:t>
        </m:r>
      </m:oMath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can take.</w:t>
        </w:r>
      </w:ins>
    </w:p>
    <w:bookmarkEnd w:id="11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5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8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6"/>
          <w:p/>
        </w:tc>
      </w:tr>
    </w:tbl>
    <w:bookmarkStart w:id="118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8"/>
    <w:bookmarkStart w:id="119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9"/>
    <w:bookmarkEnd w:id="120"/>
    <w:bookmarkStart w:id="127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1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2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3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4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5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6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7"/>
    <w:bookmarkStart w:id="130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8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9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3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2"/>
    <w:bookmarkStart w:id="134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3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image" Target="media/rId37.png"/><Relationship Id="rId95" Type="http://schemas.openxmlformats.org/officeDocument/2006/relationships/hyperlink" Target="algebra-basics.html#def-identity" TargetMode="External"/><Relationship Id="rId48" Type="http://schemas.openxmlformats.org/officeDocument/2006/relationships/hyperlink" Target="algebra-basics.html#def-square-root" TargetMode="External"/><Relationship Id="rId105" Type="http://schemas.openxmlformats.org/officeDocument/2006/relationships/hyperlink" Target="algebra-exponentials.html#def-sequence-limit" TargetMode="External"/><Relationship Id="rId115" Type="http://schemas.openxmlformats.org/officeDocument/2006/relationships/hyperlink" Target="algebra-sums.html#def-sum-over-set" TargetMode="External"/><Relationship Id="rId98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104" Type="http://schemas.openxmlformats.org/officeDocument/2006/relationships/hyperlink" Target="calculus-derivatives.html#def-limit" TargetMode="External"/><Relationship Id="rId117" Type="http://schemas.openxmlformats.org/officeDocument/2006/relationships/hyperlink" Target="calculus-integration.html#def-indefinite-integral" TargetMode="External"/><Relationship Id="rId99" Type="http://schemas.openxmlformats.org/officeDocument/2006/relationships/hyperlink" Target="calculus-integration.html#def-riemann-integral" TargetMode="External"/><Relationship Id="rId136" Type="http://schemas.openxmlformats.org/officeDocument/2006/relationships/hyperlink" Target="https://doi.org/10.1017/9781108539890" TargetMode="External"/><Relationship Id="rId133" Type="http://schemas.openxmlformats.org/officeDocument/2006/relationships/hyperlink" Target="https://doi.org/10.2307/2344614" TargetMode="External"/><Relationship Id="rId40" Type="http://schemas.openxmlformats.org/officeDocument/2006/relationships/hyperlink" Target="https://en.wikipedia.org/w/index.php?title=Natural_number&amp;oldid=1375965996" TargetMode="External"/><Relationship Id="rId122" Type="http://schemas.openxmlformats.org/officeDocument/2006/relationships/hyperlink" Target="https://en.wikipedia.org/wiki/Al-Jabr" TargetMode="External"/><Relationship Id="rId123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5" Type="http://schemas.openxmlformats.org/officeDocument/2006/relationships/hyperlink" Target="https://en.wikipedia.org/wiki/History_of_statistics#Development_of_modern_statistics" TargetMode="External"/><Relationship Id="rId73" Type="http://schemas.openxmlformats.org/officeDocument/2006/relationships/hyperlink" Target="https://en.wikipedia.org/wiki/Iverson_bracket" TargetMode="External"/><Relationship Id="rId121" Type="http://schemas.openxmlformats.org/officeDocument/2006/relationships/hyperlink" Target="https://en.wikipedia.org/wiki/Leibniz%27s_notation" TargetMode="External"/><Relationship Id="rId124" Type="http://schemas.openxmlformats.org/officeDocument/2006/relationships/hyperlink" Target="https://en.wikipedia.org/wiki/Notation_for_differentiation" TargetMode="External"/><Relationship Id="rId53" Type="http://schemas.openxmlformats.org/officeDocument/2006/relationships/hyperlink" Target="https://en.wikipedia.org/wiki/Percentage" TargetMode="External"/><Relationship Id="rId50" Type="http://schemas.openxmlformats.org/officeDocument/2006/relationships/hyperlink" Target="https://en.wikipedia.org/wiki/Proof_that_%CF%80_is_irrational" TargetMode="External"/><Relationship Id="rId49" Type="http://schemas.openxmlformats.org/officeDocument/2006/relationships/hyperlink" Target="https://en.wikipedia.org/wiki/Square_root_of_2" TargetMode="External"/><Relationship Id="rId126" Type="http://schemas.openxmlformats.org/officeDocument/2006/relationships/hyperlink" Target="https://en.wikipedia.org/wiki/The_Structure_of_Scientific_Revolutions" TargetMode="External"/><Relationship Id="rId82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93" Type="http://schemas.openxmlformats.org/officeDocument/2006/relationships/hyperlink" Target="https://morrison-lab.github.io/pds/probability-basics.html#def-event" TargetMode="External"/><Relationship Id="rId94" Type="http://schemas.openxmlformats.org/officeDocument/2006/relationships/hyperlink" Target="https://morrison-lab.github.io/pds/probability-basics.html#def-probability" TargetMode="External"/><Relationship Id="rId92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31" Type="http://schemas.openxmlformats.org/officeDocument/2006/relationships/hyperlink" Target="https://www.amazon.com/dp/1575866323" TargetMode="External"/><Relationship Id="rId89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7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63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8" Type="http://schemas.openxmlformats.org/officeDocument/2006/relationships/hyperlink" Target="proof-writing.qmd#sec-proof-definitions" TargetMode="External"/><Relationship Id="rId129" Type="http://schemas.openxmlformats.org/officeDocument/2006/relationships/hyperlink" Target="sets-functions.qmd" TargetMode="External"/><Relationship Id="rId91" Type="http://schemas.openxmlformats.org/officeDocument/2006/relationships/hyperlink" Target="sets-functions.qmd#def-complement" TargetMode="External"/><Relationship Id="rId87" Type="http://schemas.openxmlformats.org/officeDocument/2006/relationships/hyperlink" Target="sets-functions.qmd#def-domain" TargetMode="External"/><Relationship Id="rId80" Type="http://schemas.openxmlformats.org/officeDocument/2006/relationships/hyperlink" Target="sets-functions.qmd#def-finite-set" TargetMode="External"/><Relationship Id="rId112" Type="http://schemas.openxmlformats.org/officeDocument/2006/relationships/hyperlink" Target="sets-functions.qmd#def-function" TargetMode="External"/><Relationship Id="rId113" Type="http://schemas.openxmlformats.org/officeDocument/2006/relationships/hyperlink" Target="sets-functions.qmd#def-image" TargetMode="External"/><Relationship Id="rId81" Type="http://schemas.openxmlformats.org/officeDocument/2006/relationships/hyperlink" Target="sets-functions.qmd#def-interval" TargetMode="External"/><Relationship Id="rId114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basics.html#def-identity" TargetMode="External"/><Relationship Id="rId48" Type="http://schemas.openxmlformats.org/officeDocument/2006/relationships/hyperlink" Target="algebra-basics.html#def-square-root" TargetMode="External"/><Relationship Id="rId105" Type="http://schemas.openxmlformats.org/officeDocument/2006/relationships/hyperlink" Target="algebra-exponentials.html#def-sequence-limit" TargetMode="External"/><Relationship Id="rId115" Type="http://schemas.openxmlformats.org/officeDocument/2006/relationships/hyperlink" Target="algebra-sums.html#def-sum-over-set" TargetMode="External"/><Relationship Id="rId98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104" Type="http://schemas.openxmlformats.org/officeDocument/2006/relationships/hyperlink" Target="calculus-derivatives.html#def-limit" TargetMode="External"/><Relationship Id="rId117" Type="http://schemas.openxmlformats.org/officeDocument/2006/relationships/hyperlink" Target="calculus-integration.html#def-indefinite-integral" TargetMode="External"/><Relationship Id="rId99" Type="http://schemas.openxmlformats.org/officeDocument/2006/relationships/hyperlink" Target="calculus-integration.html#def-riemann-integral" TargetMode="External"/><Relationship Id="rId136" Type="http://schemas.openxmlformats.org/officeDocument/2006/relationships/hyperlink" Target="https://doi.org/10.1017/9781108539890" TargetMode="External"/><Relationship Id="rId133" Type="http://schemas.openxmlformats.org/officeDocument/2006/relationships/hyperlink" Target="https://doi.org/10.2307/2344614" TargetMode="External"/><Relationship Id="rId40" Type="http://schemas.openxmlformats.org/officeDocument/2006/relationships/hyperlink" Target="https://en.wikipedia.org/w/index.php?title=Natural_number&amp;oldid=1375965996" TargetMode="External"/><Relationship Id="rId122" Type="http://schemas.openxmlformats.org/officeDocument/2006/relationships/hyperlink" Target="https://en.wikipedia.org/wiki/Al-Jabr" TargetMode="External"/><Relationship Id="rId123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5" Type="http://schemas.openxmlformats.org/officeDocument/2006/relationships/hyperlink" Target="https://en.wikipedia.org/wiki/History_of_statistics#Development_of_modern_statistics" TargetMode="External"/><Relationship Id="rId73" Type="http://schemas.openxmlformats.org/officeDocument/2006/relationships/hyperlink" Target="https://en.wikipedia.org/wiki/Iverson_bracket" TargetMode="External"/><Relationship Id="rId121" Type="http://schemas.openxmlformats.org/officeDocument/2006/relationships/hyperlink" Target="https://en.wikipedia.org/wiki/Leibniz%27s_notation" TargetMode="External"/><Relationship Id="rId124" Type="http://schemas.openxmlformats.org/officeDocument/2006/relationships/hyperlink" Target="https://en.wikipedia.org/wiki/Notation_for_differentiation" TargetMode="External"/><Relationship Id="rId53" Type="http://schemas.openxmlformats.org/officeDocument/2006/relationships/hyperlink" Target="https://en.wikipedia.org/wiki/Percentage" TargetMode="External"/><Relationship Id="rId50" Type="http://schemas.openxmlformats.org/officeDocument/2006/relationships/hyperlink" Target="https://en.wikipedia.org/wiki/Proof_that_%CF%80_is_irrational" TargetMode="External"/><Relationship Id="rId49" Type="http://schemas.openxmlformats.org/officeDocument/2006/relationships/hyperlink" Target="https://en.wikipedia.org/wiki/Square_root_of_2" TargetMode="External"/><Relationship Id="rId126" Type="http://schemas.openxmlformats.org/officeDocument/2006/relationships/hyperlink" Target="https://en.wikipedia.org/wiki/The_Structure_of_Scientific_Revolutions" TargetMode="External"/><Relationship Id="rId82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93" Type="http://schemas.openxmlformats.org/officeDocument/2006/relationships/hyperlink" Target="https://morrison-lab.github.io/pds/probability-basics.html#def-event" TargetMode="External"/><Relationship Id="rId94" Type="http://schemas.openxmlformats.org/officeDocument/2006/relationships/hyperlink" Target="https://morrison-lab.github.io/pds/probability-basics.html#def-probability" TargetMode="External"/><Relationship Id="rId92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31" Type="http://schemas.openxmlformats.org/officeDocument/2006/relationships/hyperlink" Target="https://www.amazon.com/dp/1575866323" TargetMode="External"/><Relationship Id="rId89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7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63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8" Type="http://schemas.openxmlformats.org/officeDocument/2006/relationships/hyperlink" Target="proof-writing.qmd#sec-proof-definitions" TargetMode="External"/><Relationship Id="rId129" Type="http://schemas.openxmlformats.org/officeDocument/2006/relationships/hyperlink" Target="sets-functions.qmd" TargetMode="External"/><Relationship Id="rId91" Type="http://schemas.openxmlformats.org/officeDocument/2006/relationships/hyperlink" Target="sets-functions.qmd#def-complement" TargetMode="External"/><Relationship Id="rId87" Type="http://schemas.openxmlformats.org/officeDocument/2006/relationships/hyperlink" Target="sets-functions.qmd#def-domain" TargetMode="External"/><Relationship Id="rId80" Type="http://schemas.openxmlformats.org/officeDocument/2006/relationships/hyperlink" Target="sets-functions.qmd#def-finite-set" TargetMode="External"/><Relationship Id="rId112" Type="http://schemas.openxmlformats.org/officeDocument/2006/relationships/hyperlink" Target="sets-functions.qmd#def-function" TargetMode="External"/><Relationship Id="rId113" Type="http://schemas.openxmlformats.org/officeDocument/2006/relationships/hyperlink" Target="sets-functions.qmd#def-image" TargetMode="External"/><Relationship Id="rId81" Type="http://schemas.openxmlformats.org/officeDocument/2006/relationships/hyperlink" Target="sets-functions.qmd#def-interval" TargetMode="External"/><Relationship Id="rId114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2026-10-15T16:22:38Z</dcterms:created>
  <dcterms:modified xsi:type="dcterms:W3CDTF">2026-10-15T16:22:38Z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