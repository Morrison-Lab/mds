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Indicator Functions</w:t>
      </w:r>
    </w:p>
    <w:p>
      <w:pPr>
        <w:pStyle w:val="Date"/>
      </w:pPr>
      <w:del w:id="1" w:author="PR Preview" w:date="2026-01-01T00:00:00Z">
        <w:r>
          <w:delText xml:space="preserve">Last modified: 2026-10-17 15:54:57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20:45:24 (PDT)</w:t>
        </w:r>
      </w:ins>
    </w:p>
    <w:bookmarkStart w:id="51" w:name="sec-indicator-functions"/>
    <w:p>
      <w:pPr>
        <w:pStyle w:val="Heading2"/>
      </w:pPr>
      <w:r>
        <w:t xml:space="preserve">1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01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01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01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9" w:name="def-indicator-function"/>
    <w:p>
      <w:pPr>
        <w:pStyle w:val="BodyText"/>
      </w:pPr>
      <w:r>
        <w:rPr>
          <w:b/>
          <w:bCs/>
        </w:rPr>
        <w:t xml:space="preserve">Definition 1 (Indicator function (set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bookmarkEnd w:id="9"/>
    <w:bookmarkStart w:id="10" w:name="def-predicate-indicator"/>
    <w:p>
      <w:pPr>
        <w:pStyle w:val="FirstParagraph"/>
      </w:pPr>
      <w:r>
        <w:rPr>
          <w:b/>
          <w:bCs/>
        </w:rPr>
        <w:t xml:space="preserve">Definition 2 (Predicate indicator)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10"/>
    <w:bookmarkStart w:id="12" w:name="exm-indicator-numerical"/>
    <w:p>
      <w:pPr>
        <w:pStyle w:val="FirstParagraph"/>
      </w:pPr>
      <w:r>
        <w:rPr>
          <w:b/>
          <w:bCs/>
        </w:rPr>
        <w:t xml:space="preserve">Example 1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02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"/>
    <w:bookmarkStart w:id="13" w:name="def-binary-variable"/>
    <w:p>
      <w:pPr>
        <w:pStyle w:val="FirstParagraph"/>
      </w:pPr>
      <w:r>
        <w:rPr>
          <w:b/>
          <w:bCs/>
        </w:rPr>
        <w:t xml:space="preserve">Definition 3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13"/>
    <w:bookmarkStart w:id="14" w:name="exm-binary-variable"/>
    <w:p>
      <w:pPr>
        <w:pStyle w:val="BodyText"/>
      </w:pPr>
      <w:r>
        <w:rPr>
          <w:b/>
          <w:bCs/>
        </w:rPr>
        <w:t xml:space="preserve">Example 2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"/>
    <w:bookmarkStart w:id="25" w:name="X156504d913efc1f49ad7c2e43ace68824d2fb5d"/>
    <w:p>
      <w:pPr>
        <w:pStyle w:val="Heading3"/>
      </w:pPr>
      <w:r>
        <w:t xml:space="preserve">1.1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15" w:name="def-set-predicate-notation"/>
    <w:p>
      <w:pPr>
        <w:pStyle w:val="BodyText"/>
      </w:pPr>
      <w:r>
        <w:rPr>
          <w:b/>
          <w:bCs/>
        </w:rPr>
        <w:t xml:space="preserve">Definition 4 (Set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15"/>
    <w:bookmarkStart w:id="17" w:name="def-predicate-notation"/>
    <w:p>
      <w:pPr>
        <w:pStyle w:val="BodyText"/>
      </w:pPr>
      <w:r>
        <w:rPr>
          <w:b/>
          <w:bCs/>
        </w:rPr>
        <w:t xml:space="preserve">Definition 5 (Predicate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17"/>
    <w:bookmarkStart w:id="18" w:name="exm-set-predicate-notation"/>
    <w:p>
      <w:pPr>
        <w:pStyle w:val="BodyText"/>
      </w:pPr>
      <w:r>
        <w:rPr>
          <w:b/>
          <w:bCs/>
        </w:rPr>
        <w:t xml:space="preserve">Example 3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hyperlink w:anchor="def-predicate-notation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19"/>
    <w:bookmarkStart w:id="21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06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r:id="rId20">
        <w:r>
          <w:rPr>
            <w:rStyle w:val="Hyperlink"/>
          </w:rPr>
          <w:t xml:space="preserve">definition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21"/>
    <w:bookmarkStart w:id="24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22" w:name="def-support"/>
    <w:p>
      <w:pPr>
        <w:pStyle w:val="FirstParagraph"/>
      </w:pPr>
      <w:r>
        <w:rPr>
          <w:b/>
          <w:bCs/>
        </w:rPr>
        <w:t xml:space="preserve">Definition 6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22"/>
    <w:bookmarkStart w:id="23" w:name="exm-support"/>
    <w:p>
      <w:pPr>
        <w:pStyle w:val="BodyText"/>
      </w:pPr>
      <w:r>
        <w:rPr>
          <w:b/>
          <w:bCs/>
        </w:rPr>
        <w:t xml:space="preserve">Example 4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3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24"/>
    <w:bookmarkEnd w:id="25"/>
    <w:bookmarkStart w:id="31" w:name="iverson-bracket-notation"/>
    <w:p>
      <w:pPr>
        <w:pStyle w:val="Heading3"/>
      </w:pPr>
      <w:r>
        <w:t xml:space="preserve">1.2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 Iverson bracket</w:t>
      </w:r>
      <w:r>
        <w:t xml:space="preserve"> </w:t>
      </w:r>
      <w:r>
        <w:t xml:space="preserve">(Wikipedia contributors 2026c)</w:t>
      </w:r>
      <w:r>
        <w:t xml:space="preserve">.</w:t>
      </w:r>
    </w:p>
    <w:bookmarkStart w:id="26" w:name="def-iverson-bracket"/>
    <w:p>
      <w:pPr>
        <w:pStyle w:val="BodyText"/>
      </w:pPr>
      <w:r>
        <w:rPr>
          <w:b/>
          <w:bCs/>
        </w:rPr>
        <w:t xml:space="preserve">Definition 7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(Wikipedia contributors 2026c)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26"/>
    <w:bookmarkStart w:id="27" w:name="exm-iverson-bracket"/>
    <w:p>
      <w:pPr>
        <w:pStyle w:val="FirstParagraph"/>
      </w:pPr>
      <w:r>
        <w:rPr>
          <w:b/>
          <w:bCs/>
        </w:rPr>
        <w:t xml:space="preserve">Example 5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27"/>
    <w:bookmarkStart w:id="28" w:name="rem-iverson-indicator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kronecker-delta"/>
    <w:p>
      <w:pPr>
        <w:pStyle w:val="FirstParagraph"/>
      </w:pPr>
      <w:r>
        <w:rPr>
          <w:b/>
          <w:bCs/>
        </w:rPr>
        <w:t xml:space="preserve">Definition 8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  <w:r>
        <w:t xml:space="preserve"> </w:t>
      </w:r>
      <w:r>
        <w:t xml:space="preserve">(Wikipedia contributors 2026d)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29"/>
    <w:bookmarkStart w:id="30" w:name="exm-kronecker-delta"/>
    <w:p>
      <w:pPr>
        <w:pStyle w:val="BodyText"/>
      </w:pPr>
      <w:r>
        <w:rPr>
          <w:b/>
          <w:bCs/>
        </w:rPr>
        <w:t xml:space="preserve">Example 6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End w:id="31"/>
    <w:bookmarkStart w:id="35" w:name="Xd6f58182005cccf55080a628cd9152d2b1165ed"/>
    <w:p>
      <w:pPr>
        <w:pStyle w:val="Heading3"/>
      </w:pPr>
      <w:r>
        <w:t xml:space="preserve">1.3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32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33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34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35"/>
    <w:bookmarkStart w:id="37" w:name="summary-of-indicator-notations"/>
    <w:p>
      <w:pPr>
        <w:pStyle w:val="Heading3"/>
      </w:pPr>
      <w:r>
        <w:t xml:space="preserve">1.4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36"/>
          <w:p/>
        </w:tc>
      </w:tr>
    </w:tbl>
    <w:bookmarkEnd w:id="37"/>
    <w:bookmarkStart w:id="38" w:name="conventions-in-this-book"/>
    <w:p>
      <w:pPr>
        <w:pStyle w:val="Heading3"/>
      </w:pPr>
      <w:r>
        <w:t xml:space="preserve">1.5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38"/>
    <w:bookmarkStart w:id="50" w:name="key-algebraic-properties"/>
    <w:p>
      <w:pPr>
        <w:pStyle w:val="Heading3"/>
      </w:pPr>
      <w:r>
        <w:t xml:space="preserve">1.6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r:id="rId39">
        <w:r>
          <w:rPr>
            <w:rStyle w:val="Hyperlink"/>
          </w:rPr>
          <w:t xml:space="preserve">definition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41" w:name="def-idempotent"/>
    <w:p>
      <w:pPr>
        <w:pStyle w:val="BodyText"/>
      </w:pPr>
      <w:r>
        <w:rPr>
          <w:b/>
          <w:bCs/>
        </w:rPr>
        <w:t xml:space="preserve">Definition 9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40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41"/>
    <w:bookmarkStart w:id="43" w:name="exm-idempotent-indicator"/>
    <w:p>
      <w:pPr>
        <w:pStyle w:val="BodyText"/>
      </w:pPr>
      <w:r>
        <w:rPr>
          <w:b/>
          <w:bCs/>
        </w:rPr>
        <w:t xml:space="preserve">Example 7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1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11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43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4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9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45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46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7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48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49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13"/>
        </w:numPr>
      </w:pPr>
      <w:r>
        <w:t xml:space="preserve">empirical proportions;</w:t>
      </w:r>
    </w:p>
    <w:p>
      <w:pPr>
        <w:pStyle w:val="Compact"/>
        <w:numPr>
          <w:ilvl w:val="0"/>
          <w:numId w:val="1013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13"/>
        </w:numPr>
      </w:pPr>
      <w:r>
        <w:t xml:space="preserve">regression models for binary outcomes.</w:t>
      </w:r>
    </w:p>
    <w:bookmarkEnd w:id="50"/>
    <w:bookmarkEnd w:id="51"/>
    <w:bookmarkStart w:id="63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14"/>
        </w:numPr>
      </w:pPr>
      <w:r>
        <w:t xml:space="preserve">Wikipedia contributors (2026b)</w:t>
      </w:r>
      <w:r>
        <w:t xml:space="preserve"> </w:t>
      </w:r>
      <w:r>
        <w:t xml:space="preserve">— indicator functions and their uses</w:t>
      </w:r>
    </w:p>
    <w:p>
      <w:pPr>
        <w:numPr>
          <w:ilvl w:val="0"/>
          <w:numId w:val="1014"/>
        </w:numPr>
      </w:pPr>
      <w:r>
        <w:t xml:space="preserve">Wikipedia contributors (2026c)</w:t>
      </w:r>
      <w:r>
        <w:t xml:space="preserve"> </w:t>
      </w:r>
      <w:r>
        <w:t xml:space="preserve">— the Iverson bracket</w:t>
      </w:r>
    </w:p>
    <w:p>
      <w:pPr>
        <w:numPr>
          <w:ilvl w:val="0"/>
          <w:numId w:val="1014"/>
        </w:numPr>
      </w:pPr>
      <w:r>
        <w:t xml:space="preserve">Wikipedia contributors (2026d)</w:t>
      </w:r>
      <w:r>
        <w:t xml:space="preserve"> </w:t>
      </w:r>
      <w:r>
        <w:t xml:space="preserve">— the Kronecker delta</w:t>
      </w:r>
    </w:p>
    <w:p>
      <w:pPr>
        <w:numPr>
          <w:ilvl w:val="0"/>
          <w:numId w:val="1014"/>
        </w:numPr>
      </w:pPr>
      <w:r>
        <w:t xml:space="preserve">Wikipedia contributors (2026e)</w:t>
      </w:r>
      <w:r>
        <w:t xml:space="preserve"> </w:t>
      </w:r>
      <w:r>
        <w:t xml:space="preserve">— the support of a function or measure</w:t>
      </w:r>
    </w:p>
    <w:p>
      <w:pPr>
        <w:numPr>
          <w:ilvl w:val="0"/>
          <w:numId w:val="1014"/>
        </w:numPr>
      </w:pPr>
      <w:r>
        <w:t xml:space="preserve">Wikipedia contributors (2026a)</w:t>
      </w:r>
      <w:r>
        <w:t xml:space="preserve"> </w:t>
      </w:r>
      <w:r>
        <w:t xml:space="preserve">— idempotent operations and functions</w:t>
      </w:r>
    </w:p>
    <w:bookmarkStart w:id="62" w:name="refs"/>
    <w:bookmarkStart w:id="53" w:name="ref-wikipedia_idempotenc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Idempotence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2">
        <w:r>
          <w:rPr>
            <w:rStyle w:val="Hyperlink"/>
          </w:rPr>
          <w:t xml:space="preserve">https://en.wikipedia.org/wiki/Idempotence</w:t>
        </w:r>
      </w:hyperlink>
      <w:r>
        <w:t xml:space="preserve">.</w:t>
      </w:r>
    </w:p>
    <w:bookmarkEnd w:id="53"/>
    <w:bookmarkStart w:id="55" w:name="ref-wikipedia_indicator_function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Indicator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4">
        <w:r>
          <w:rPr>
            <w:rStyle w:val="Hyperlink"/>
          </w:rPr>
          <w:t xml:space="preserve">https://en.wikipedia.org/wiki/Indicator_function</w:t>
        </w:r>
      </w:hyperlink>
      <w:r>
        <w:t xml:space="preserve">.</w:t>
      </w:r>
    </w:p>
    <w:bookmarkEnd w:id="55"/>
    <w:bookmarkStart w:id="57" w:name="ref-wikipedia_iverson_bracket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Iverson Bracket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6">
        <w:r>
          <w:rPr>
            <w:rStyle w:val="Hyperlink"/>
          </w:rPr>
          <w:t xml:space="preserve">https://en.wikipedia.org/wiki/Iverson_bracket</w:t>
        </w:r>
      </w:hyperlink>
      <w:r>
        <w:t xml:space="preserve">.</w:t>
      </w:r>
    </w:p>
    <w:bookmarkEnd w:id="57"/>
    <w:bookmarkStart w:id="59" w:name="ref-wikipedia_kronecker_delta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Kronecker Delta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https://en.wikipedia.org/wiki/Kronecker_delta</w:t>
        </w:r>
      </w:hyperlink>
      <w:r>
        <w:t xml:space="preserve">.</w:t>
      </w:r>
    </w:p>
    <w:bookmarkEnd w:id="59"/>
    <w:bookmarkStart w:id="61" w:name="ref-wikipedia_support_measure_theory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Support (Measure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0">
        <w:r>
          <w:rPr>
            <w:rStyle w:val="Hyperlink"/>
          </w:rPr>
          <w:t xml:space="preserve">https://en.wikipedia.org/wiki/Support_(measure_theory)</w:t>
        </w:r>
      </w:hyperlink>
      <w:r>
        <w:t xml:space="preserve">.</w:t>
      </w:r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hyperlink" Target="algebra-basics.html#def-identity" TargetMode="External"/><Relationship Id="rId40" Type="http://schemas.openxmlformats.org/officeDocument/2006/relationships/hyperlink" Target="functions.qmd#def-domain" TargetMode="External"/><Relationship Id="rId32" Type="http://schemas.openxmlformats.org/officeDocument/2006/relationships/hyperlink" Target="functions.qmd#def-finite-set" TargetMode="External"/><Relationship Id="rId52" Type="http://schemas.openxmlformats.org/officeDocument/2006/relationships/hyperlink" Target="https://en.wikipedia.org/wiki/Idempotence" TargetMode="External"/><Relationship Id="rId54" Type="http://schemas.openxmlformats.org/officeDocument/2006/relationships/hyperlink" Target="https://en.wikipedia.org/wiki/Indicator_function" TargetMode="External"/><Relationship Id="rId56" Type="http://schemas.openxmlformats.org/officeDocument/2006/relationships/hyperlink" Target="https://en.wikipedia.org/wiki/Iverson_bracket" TargetMode="External"/><Relationship Id="rId58" Type="http://schemas.openxmlformats.org/officeDocument/2006/relationships/hyperlink" Target="https://en.wikipedia.org/wiki/Kronecker_delta" TargetMode="External"/><Relationship Id="rId60" Type="http://schemas.openxmlformats.org/officeDocument/2006/relationships/hyperlink" Target="https://en.wikipedia.org/wiki/Support_(measure_theory)" TargetMode="External"/><Relationship Id="rId34" Type="http://schemas.openxmlformats.org/officeDocument/2006/relationships/hyperlink" Target="https://morrison-lab.github.io/pds/expectation.html#def-cond-expectation" TargetMode="External"/><Relationship Id="rId47" Type="http://schemas.openxmlformats.org/officeDocument/2006/relationships/hyperlink" Target="https://morrison-lab.github.io/pds/expectation.html#def-expectation" TargetMode="External"/><Relationship Id="rId46" Type="http://schemas.openxmlformats.org/officeDocument/2006/relationships/hyperlink" Target="https://morrison-lab.github.io/pds/probability-basics.html#def-event" TargetMode="External"/><Relationship Id="rId48" Type="http://schemas.openxmlformats.org/officeDocument/2006/relationships/hyperlink" Target="https://morrison-lab.github.io/pds/probability-basics.html#def-probability" TargetMode="External"/><Relationship Id="rId45" Type="http://schemas.openxmlformats.org/officeDocument/2006/relationships/hyperlink" Target="https://morrison-lab.github.io/pds/probability-basics.html#def-sample-space" TargetMode="External"/><Relationship Id="rId11" Type="http://schemas.openxmlformats.org/officeDocument/2006/relationships/hyperlink" Target="https://morrison-lab.github.io/pds/random-variables.html#def-random-variable" TargetMode="External"/><Relationship Id="rId42" Type="http://schemas.openxmlformats.org/officeDocument/2006/relationships/hyperlink" Target="linear-algebra-special-matrices.html#def-idempotent-matrix" TargetMode="External"/><Relationship Id="rId20" Type="http://schemas.openxmlformats.org/officeDocument/2006/relationships/hyperlink" Target="proof-writing.qmd#def-inequality" TargetMode="External"/><Relationship Id="rId39" Type="http://schemas.openxmlformats.org/officeDocument/2006/relationships/hyperlink" Target="proof-writing.qmd#def-logical-connective" TargetMode="External"/><Relationship Id="rId16" Type="http://schemas.openxmlformats.org/officeDocument/2006/relationships/hyperlink" Target="proof-writing.qmd#def-predicate" TargetMode="External"/><Relationship Id="rId33" Type="http://schemas.openxmlformats.org/officeDocument/2006/relationships/hyperlink" Target="sets.qmd#def-closed-interval" TargetMode="External"/><Relationship Id="rId44" Type="http://schemas.openxmlformats.org/officeDocument/2006/relationships/hyperlink" Target="sets.qmd#def-complement" TargetMode="External"/></Relationships>
</file>

<file path=word/_rels/footnotes.xml.rels><?xml version='1.0' encoding='UTF-8' standalone='yes'?>
<Relationships xmlns="http://schemas.openxmlformats.org/package/2006/relationships"><Relationship Id="rId49" Type="http://schemas.openxmlformats.org/officeDocument/2006/relationships/hyperlink" Target="algebra-basics.html#def-identity" TargetMode="External"/><Relationship Id="rId40" Type="http://schemas.openxmlformats.org/officeDocument/2006/relationships/hyperlink" Target="functions.qmd#def-domain" TargetMode="External"/><Relationship Id="rId32" Type="http://schemas.openxmlformats.org/officeDocument/2006/relationships/hyperlink" Target="functions.qmd#def-finite-set" TargetMode="External"/><Relationship Id="rId52" Type="http://schemas.openxmlformats.org/officeDocument/2006/relationships/hyperlink" Target="https://en.wikipedia.org/wiki/Idempotence" TargetMode="External"/><Relationship Id="rId54" Type="http://schemas.openxmlformats.org/officeDocument/2006/relationships/hyperlink" Target="https://en.wikipedia.org/wiki/Indicator_function" TargetMode="External"/><Relationship Id="rId56" Type="http://schemas.openxmlformats.org/officeDocument/2006/relationships/hyperlink" Target="https://en.wikipedia.org/wiki/Iverson_bracket" TargetMode="External"/><Relationship Id="rId58" Type="http://schemas.openxmlformats.org/officeDocument/2006/relationships/hyperlink" Target="https://en.wikipedia.org/wiki/Kronecker_delta" TargetMode="External"/><Relationship Id="rId60" Type="http://schemas.openxmlformats.org/officeDocument/2006/relationships/hyperlink" Target="https://en.wikipedia.org/wiki/Support_(measure_theory)" TargetMode="External"/><Relationship Id="rId34" Type="http://schemas.openxmlformats.org/officeDocument/2006/relationships/hyperlink" Target="https://morrison-lab.github.io/pds/expectation.html#def-cond-expectation" TargetMode="External"/><Relationship Id="rId47" Type="http://schemas.openxmlformats.org/officeDocument/2006/relationships/hyperlink" Target="https://morrison-lab.github.io/pds/expectation.html#def-expectation" TargetMode="External"/><Relationship Id="rId46" Type="http://schemas.openxmlformats.org/officeDocument/2006/relationships/hyperlink" Target="https://morrison-lab.github.io/pds/probability-basics.html#def-event" TargetMode="External"/><Relationship Id="rId48" Type="http://schemas.openxmlformats.org/officeDocument/2006/relationships/hyperlink" Target="https://morrison-lab.github.io/pds/probability-basics.html#def-probability" TargetMode="External"/><Relationship Id="rId45" Type="http://schemas.openxmlformats.org/officeDocument/2006/relationships/hyperlink" Target="https://morrison-lab.github.io/pds/probability-basics.html#def-sample-space" TargetMode="External"/><Relationship Id="rId11" Type="http://schemas.openxmlformats.org/officeDocument/2006/relationships/hyperlink" Target="https://morrison-lab.github.io/pds/random-variables.html#def-random-variable" TargetMode="External"/><Relationship Id="rId42" Type="http://schemas.openxmlformats.org/officeDocument/2006/relationships/hyperlink" Target="linear-algebra-special-matrices.html#def-idempotent-matrix" TargetMode="External"/><Relationship Id="rId20" Type="http://schemas.openxmlformats.org/officeDocument/2006/relationships/hyperlink" Target="proof-writing.qmd#def-inequality" TargetMode="External"/><Relationship Id="rId39" Type="http://schemas.openxmlformats.org/officeDocument/2006/relationships/hyperlink" Target="proof-writing.qmd#def-logical-connective" TargetMode="External"/><Relationship Id="rId16" Type="http://schemas.openxmlformats.org/officeDocument/2006/relationships/hyperlink" Target="proof-writing.qmd#def-predicate" TargetMode="External"/><Relationship Id="rId33" Type="http://schemas.openxmlformats.org/officeDocument/2006/relationships/hyperlink" Target="sets.qmd#def-closed-interval" TargetMode="External"/><Relationship Id="rId44" Type="http://schemas.openxmlformats.org/officeDocument/2006/relationships/hyperlink" Target="sets.qmd#def-complem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Indicator Functions</dc:title>
  <dc:creator/>
  <cp:keywords/>
  <dcterms:created xsi:type="dcterms:W3CDTF">2026-10-18T04:18:29Z</dcterms:created>
  <dcterms:modified xsi:type="dcterms:W3CDTF">2026-10-18T04:18:29Z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20:45:24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