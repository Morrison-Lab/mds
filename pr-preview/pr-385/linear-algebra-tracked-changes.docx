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15:54:57 (PDT)</w:delText>
        </w:r>
      </w:del>
    </w:p>
    <w:p>
      <w:pPr>
        <w:pStyle w:val="Date"/>
      </w:pPr>
      <w:ins w:id="2" w:author="PR Preview" w:date="2026-01-01T00:00:00Z">
        <w:r>
          <w:t xml:space="preserve">Last modified: 2026-10-17 20:45:24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6" Type="http://schemas.openxmlformats.org/officeDocument/2006/relationships/hyperlink" Target="algebra-complex.html#def-complex-conjugate" TargetMode="External"/><Relationship Id="rId687" Type="http://schemas.openxmlformats.org/officeDocument/2006/relationships/hyperlink" Target="algebra-complex.html#def-complex-modulus" TargetMode="External"/><Relationship Id="rId483" Type="http://schemas.openxmlformats.org/officeDocument/2006/relationships/hyperlink" Target="algebra-complex.html#def-complex-number" TargetMode="External"/><Relationship Id="rId686"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9"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703" Type="http://schemas.openxmlformats.org/officeDocument/2006/relationships/hyperlink" Target="https://doi.org/10.1007/978-3-031-41026-0" TargetMode="External"/><Relationship Id="rId707" Type="http://schemas.openxmlformats.org/officeDocument/2006/relationships/hyperlink" Target="https://doi.org/10.1017/9781108583664" TargetMode="External"/><Relationship Id="rId709" Type="http://schemas.openxmlformats.org/officeDocument/2006/relationships/hyperlink" Target="https://doi.org/10.1201/9781315182780" TargetMode="External"/><Relationship Id="rId711" Type="http://schemas.openxmlformats.org/officeDocument/2006/relationships/hyperlink" Target="https://doi.org/10.1201/9781315370200" TargetMode="External"/><Relationship Id="rId509" Type="http://schemas.openxmlformats.org/officeDocument/2006/relationships/hyperlink" Target="https://en.wikipedia.org/wiki/Definite_matrix" TargetMode="External"/><Relationship Id="rId529"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5"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24"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54"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42" Type="http://schemas.openxmlformats.org/officeDocument/2006/relationships/hyperlink" Target="https://ucla-biostat-216.github.io/2024fall/slides/02-vector/02-vector.html" TargetMode="External"/><Relationship Id="rId732" Type="http://schemas.openxmlformats.org/officeDocument/2006/relationships/hyperlink" Target="https://ucla-biostat-216.github.io/2024fall/slides/03-matrix/03-matrix.html" TargetMode="External"/><Relationship Id="rId740" Type="http://schemas.openxmlformats.org/officeDocument/2006/relationships/hyperlink" Target="https://ucla-biostat-216.github.io/2024fall/slides/04-vecsp/04-vecsp.html" TargetMode="External"/><Relationship Id="rId736" Type="http://schemas.openxmlformats.org/officeDocument/2006/relationships/hyperlink" Target="https://ucla-biostat-216.github.io/2024fall/slides/05-rank/05-rank.html" TargetMode="External"/><Relationship Id="rId734" Type="http://schemas.openxmlformats.org/officeDocument/2006/relationships/hyperlink" Target="https://ucla-biostat-216.github.io/2024fall/slides/06-orthproj/06-orthproj.html" TargetMode="External"/><Relationship Id="rId730" Type="http://schemas.openxmlformats.org/officeDocument/2006/relationships/hyperlink" Target="https://ucla-biostat-216.github.io/2024fall/slides/07-matinv/07-matinv.html" TargetMode="External"/><Relationship Id="rId728" Type="http://schemas.openxmlformats.org/officeDocument/2006/relationships/hyperlink" Target="https://ucla-biostat-216.github.io/2024fall/slides/08-ls/08-ls.html" TargetMode="External"/><Relationship Id="rId726" Type="http://schemas.openxmlformats.org/officeDocument/2006/relationships/hyperlink" Target="https://ucla-biostat-216.github.io/2024fall/slides/10-eig/10-eig.html" TargetMode="External"/><Relationship Id="rId738" Type="http://schemas.openxmlformats.org/officeDocument/2006/relationships/hyperlink" Target="https://ucla-biostat-216.github.io/2024fall/slides/11-pd/11-pd.html" TargetMode="External"/><Relationship Id="rId722"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13" Type="http://schemas.openxmlformats.org/officeDocument/2006/relationships/hyperlink" Target="https://www.deeplearningbook.org/" TargetMode="External"/><Relationship Id="rId717" Type="http://schemas.openxmlformats.org/officeDocument/2006/relationships/hyperlink" Target="https://www.mosaic-web.org" TargetMode="External"/><Relationship Id="rId705"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32"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7"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9"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701" Type="http://schemas.openxmlformats.org/officeDocument/2006/relationships/hyperlink" Target="linear-algebra-diagonalization.qmd" TargetMode="External"/><Relationship Id="rId700" Type="http://schemas.openxmlformats.org/officeDocument/2006/relationships/hyperlink" Target="linear-algebra-projections.qmd" TargetMode="External"/><Relationship Id="rId14"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53"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2026-10-18T04:41:58Z</dcterms:created>
  <dcterms:modified xsi:type="dcterms:W3CDTF">2026-10-18T04:41:58Z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20:45:24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