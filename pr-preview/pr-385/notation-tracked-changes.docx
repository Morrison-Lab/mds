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3" w:author="PR Preview" w:date="2026-01-01T00:00:00Z">
        <w:r>
          <w:delText xml:space="preserve">Under these rules,</w:delText>
        </w:r>
      </w:del>
      <w:del w:id="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reads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“the member of the family labeled</w:delText>
        </w:r>
      </w:del>
      <w:del w:id="9" w:author="PR Preview" w:date="2026-01-01T00:00:00Z">
        <w:r>
          <w:delText xml:space="preserve"> </w:delText>
        </w:r>
      </w:del>
      <m:oMath>
        <m:r>
          <m:t>θ</m:t>
        </m:r>
      </m:oMath>
      <w:del w:id="10" w:author="PR Preview" w:date="2026-01-01T00:00:00Z">
        <w:r>
          <w:delText xml:space="preserve">, evaluated at</w:delText>
        </w:r>
      </w:del>
      <w:del w:id="11" w:author="PR Preview" w:date="2026-01-01T00:00:00Z">
        <w:r>
          <w:delText xml:space="preserve"> </w:delText>
        </w:r>
      </w:del>
      <m:oMath>
        <m:r>
          <m:t>x</m:t>
        </m:r>
      </m:oMath>
      <w:del w:id="12" w:author="PR Preview" w:date="2026-01-01T00:00:00Z">
        <w:r>
          <w:delText xml:space="preserve">”</w:delText>
        </w:r>
      </w:del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Nothing forces this split.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It is a convention for keeping a formula readable,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you will meet the same objects written the other way around.</w:delText>
        </w:r>
      </w:del>
    </w:p>
    <w:p>
      <w:pPr>
        <w:pStyle w:val="BodyText"/>
      </w:pPr>
      <w:del w:id="20" w:author="PR Preview" w:date="2026-01-01T00:00:00Z">
        <w:r>
          <w:rPr>
            <w:i/>
            <w:iCs/>
          </w:rPr>
          <w:delText xml:space="preserve">Remark 2</w:delText>
        </w:r>
      </w:del>
      <w:del w:id="21" w:author="PR Preview" w:date="2026-01-01T00:00:00Z">
        <w:r>
          <w:delText xml:space="preserve"> (Subscripts and parentheses for a stochastic process). </w:delText>
        </w:r>
      </w:del>
      <w:del w:id="22" w:author="PR Preview" w:date="2026-01-01T00:00:00Z">
        <w:r>
          <w:delText xml:space="preserve">The notation for a</w:delText>
        </w:r>
      </w:del>
      <w:del w:id="23" w:author="PR Preview" w:date="2026-01-01T00:00:00Z">
        <w:r>
          <w:delText xml:space="preserve"> </w:delText>
        </w:r>
      </w:del>
      <w:hyperlink r:id="rId17">
        <w:del w:id="24" w:author="PR Preview" w:date="2026-01-01T00:00:00Z">
          <w:r>
            <w:rPr>
              <w:rStyle w:val="Hyperlink"/>
            </w:rPr>
            <w:delText xml:space="preserve">stochastic process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uses both slots at once.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 stochastic process is an</w:delText>
        </w:r>
      </w:del>
      <w:del w:id="29" w:author="PR Preview" w:date="2026-01-01T00:00:00Z">
        <w:r>
          <w:delText xml:space="preserve"> </w:delText>
        </w:r>
      </w:del>
      <w:hyperlink r:id="rId28">
        <w:del w:id="30" w:author="PR Preview" w:date="2026-01-01T00:00:00Z">
          <w:r>
            <w:rPr>
              <w:rStyle w:val="Hyperlink"/>
            </w:rPr>
            <w:delText xml:space="preserve">indexed family</w:delText>
          </w:r>
        </w:del>
      </w:hyperlink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of</w:delText>
        </w:r>
      </w:del>
      <w:del w:id="33" w:author="PR Preview" w:date="2026-01-01T00:00:00Z">
        <w:r>
          <w:delText xml:space="preserve"> </w:delText>
        </w:r>
      </w:del>
      <w:hyperlink r:id="rId14">
        <w:del w:id="34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t</m:t>
            </m:r>
          </m:sub>
        </m:sSub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one for each index</w:delText>
        </w:r>
      </w:del>
      <w:del w:id="39" w:author="PR Preview" w:date="2026-01-01T00:00:00Z">
        <w:r>
          <w:delText xml:space="preserve"> </w:delText>
        </w:r>
      </w:del>
      <m:oMath>
        <m:r>
          <m:t>t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in some</w:delText>
        </w:r>
      </w:del>
      <w:del w:id="42" w:author="PR Preview" w:date="2026-01-01T00:00:00Z">
        <w:r>
          <w:delText xml:space="preserve"> </w:delText>
        </w:r>
      </w:del>
      <w:hyperlink r:id="rId21">
        <w:del w:id="43" w:author="PR Preview" w:date="2026-01-01T00:00:00Z">
          <w:r>
            <w:rPr>
              <w:rStyle w:val="Hyperlink"/>
            </w:rPr>
            <w:delText xml:space="preserve">index set</w:delText>
          </w:r>
        </w:del>
      </w:hyperlink>
      <w:del w:id="44" w:author="PR Preview" w:date="2026-01-01T00:00:00Z">
        <w:r>
          <w:delText xml:space="preserve">, such as time.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The index goes in the subscript, because it picks a member of the family.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Each</w:delText>
        </w:r>
      </w:del>
      <w:del w:id="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t</m:t>
            </m:r>
          </m:sub>
        </m:sSub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itself a</w:delText>
        </w:r>
      </w:del>
      <w:del w:id="52" w:author="PR Preview" w:date="2026-01-01T00:00:00Z">
        <w:r>
          <w:delText xml:space="preserve"> </w:delText>
        </w:r>
      </w:del>
      <w:hyperlink r:id="rId29">
        <w:del w:id="5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of the</w:delText>
        </w:r>
      </w:del>
      <w:del w:id="56" w:author="PR Preview" w:date="2026-01-01T00:00:00Z">
        <w:r>
          <w:delText xml:space="preserve"> </w:delText>
        </w:r>
      </w:del>
      <w:hyperlink r:id="rId34">
        <w:del w:id="57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58" w:author="PR Preview" w:date="2026-01-01T00:00:00Z">
        <w:r>
          <w:delText xml:space="preserve"> </w:delText>
        </w:r>
      </w:del>
      <m:oMath>
        <m:r>
          <m:t>ω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of a</w:delText>
        </w:r>
      </w:del>
      <w:del w:id="61" w:author="PR Preview" w:date="2026-01-01T00:00:00Z">
        <w:r>
          <w:delText xml:space="preserve"> </w:delText>
        </w:r>
      </w:del>
      <w:hyperlink r:id="rId25">
        <w:del w:id="62" w:author="PR Preview" w:date="2026-01-01T00:00:00Z">
          <w:r>
            <w:rPr>
              <w:rStyle w:val="Hyperlink"/>
            </w:rPr>
            <w:delText xml:space="preserve">random experiment</w:delText>
          </w:r>
        </w:del>
      </w:hyperlink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that is, an element of the</w:delText>
        </w:r>
      </w:del>
      <w:del w:id="66" w:author="PR Preview" w:date="2026-01-01T00:00:00Z">
        <w:r>
          <w:delText xml:space="preserve"> </w:delText>
        </w:r>
      </w:del>
      <w:hyperlink r:id="rId27">
        <w:del w:id="67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68" w:author="PR Preview" w:date="2026-01-01T00:00:00Z">
        <w:r>
          <w:delText xml:space="preserve">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so the outcome goes in the parentheses:</w:delText>
        </w:r>
      </w:del>
      <w:del w:id="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del w:id="72" w:author="PR Preview" w:date="2026-01-01T00:00:00Z">
        <w:r>
          <w:delText xml:space="preserve">.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Fixing</w:delText>
        </w:r>
      </w:del>
      <w:del w:id="75" w:author="PR Preview" w:date="2026-01-01T00:00:00Z">
        <w:r>
          <w:delText xml:space="preserve"> </w:delText>
        </w:r>
      </w:del>
      <m:oMath>
        <m:r>
          <m:t>ω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and letting</w:delText>
        </w:r>
      </w:del>
      <w:del w:id="78" w:author="PR Preview" w:date="2026-01-01T00:00:00Z">
        <w:r>
          <w:delText xml:space="preserve"> </w:delText>
        </w:r>
      </w:del>
      <m:oMath>
        <m:r>
          <m:t>t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vary traces out one path of the process.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Many sources drop</w:delText>
        </w:r>
      </w:del>
      <w:del w:id="83" w:author="PR Preview" w:date="2026-01-01T00:00:00Z">
        <w:r>
          <w:delText xml:space="preserve"> </w:delText>
        </w:r>
      </w:del>
      <m:oMath>
        <m:r>
          <m:t>ω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and write</w:delText>
        </w:r>
      </w:del>
      <w:del w:id="8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t</m:t>
            </m:r>
          </m:sub>
        </m:sSub>
      </m:oMath>
      <w:del w:id="87" w:author="PR Preview" w:date="2026-01-01T00:00:00Z">
        <w:r>
          <w:delText xml:space="preserve">, or write</w:delText>
        </w:r>
      </w:del>
      <w:del w:id="8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when</w:delText>
        </w:r>
      </w:del>
      <w:del w:id="91" w:author="PR Preview" w:date="2026-01-01T00:00:00Z">
        <w:r>
          <w:delText xml:space="preserve"> </w:delText>
        </w:r>
      </w:del>
      <m:oMath>
        <m:r>
          <m:t>t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continuous.</w:delText>
        </w:r>
      </w:del>
    </w:p>
    <w:p>
      <w:pPr>
        <w:pStyle w:val="FirstParagraph"/>
      </w:pPr>
      <w:ins w:id="94" w:author="PR Preview" w:date="2026-01-01T00:00:00Z">
        <w:r>
          <w:t xml:space="preserve">Under these rules,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reads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“the member of the family labeled</w:t>
        </w:r>
      </w:ins>
      <w:ins w:id="100" w:author="PR Preview" w:date="2026-01-01T00:00:00Z">
        <w:r>
          <w:t xml:space="preserve"> </w:t>
        </w:r>
      </w:ins>
      <m:oMath>
        <m:r>
          <m:t>θ</m:t>
        </m:r>
      </m:oMath>
      <w:ins w:id="101" w:author="PR Preview" w:date="2026-01-01T00:00:00Z">
        <w:r>
          <w:t xml:space="preserve">, evaluated at</w:t>
        </w:r>
      </w:ins>
      <w:ins w:id="102" w:author="PR Preview" w:date="2026-01-01T00:00:00Z">
        <w:r>
          <w:t xml:space="preserve"> </w:t>
        </w:r>
      </w:ins>
      <m:oMath>
        <m:r>
          <m:t>x</m:t>
        </m:r>
      </m:oMath>
      <w:ins w:id="103" w:author="PR Preview" w:date="2026-01-01T00:00:00Z">
        <w:r>
          <w:t xml:space="preserve">”</w:t>
        </w:r>
      </w:ins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</w:t>
        </w:r>
      </w:ins>
      <w:ins w:id="107" w:author="PR Preview" w:date="2026-01-01T00:00:00Z">
        <w:r>
          <w:t xml:space="preserve"> </w:t>
        </w:r>
      </w:ins>
      <w:hyperlink r:id="rId30">
        <w:ins w:id="108" w:author="PR Preview" w:date="2026-01-01T00:00:00Z">
          <w:r>
            <w:rPr>
              <w:rStyle w:val="Hyperlink"/>
            </w:rPr>
            <w:t xml:space="preserve">notation choices page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gives the reason for this split and explains how to read a source that divides the work differently.</w:t>
        </w:r>
      </w:ins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BodyText"/>
      </w:pPr>
      <w:del w:id="111" w:author="PR Preview" w:date="2026-01-01T00:00:00Z">
        <w:r>
          <w:rPr>
            <w:i/>
            <w:iCs/>
          </w:rPr>
          <w:delText xml:space="preserve">Remark 3</w:delText>
        </w:r>
      </w:del>
      <w:del w:id="112" w:author="PR Preview" w:date="2026-01-01T00:00:00Z">
        <w:r>
          <w:delText xml:space="preserve"> (Reading another source’s subscripts and parentheses). </w:delText>
        </w:r>
      </w:del>
      <w:del w:id="113" w:author="PR Preview" w:date="2026-01-01T00:00:00Z">
        <w:r>
          <w:delText xml:space="preserve">When you read a formula from another source,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first work out what each subscript and each argument is doing: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labeling a member of an</w:delText>
        </w:r>
      </w:del>
      <w:del w:id="118" w:author="PR Preview" w:date="2026-01-01T00:00:00Z">
        <w:r>
          <w:delText xml:space="preserve"> </w:delText>
        </w:r>
      </w:del>
      <w:hyperlink r:id="rId28">
        <w:del w:id="119" w:author="PR Preview" w:date="2026-01-01T00:00:00Z">
          <w:r>
            <w:rPr>
              <w:rStyle w:val="Hyperlink"/>
            </w:rPr>
            <w:delText xml:space="preserve">indexed family</w:delText>
          </w:r>
        </w:del>
      </w:hyperlink>
      <w:del w:id="120" w:author="PR Preview" w:date="2026-01-01T00:00:00Z">
        <w:r>
          <w:delText xml:space="preserve">, or being the input of a</w:delText>
        </w:r>
      </w:del>
      <w:del w:id="121" w:author="PR Preview" w:date="2026-01-01T00:00:00Z">
        <w:r>
          <w:delText xml:space="preserve"> </w:delText>
        </w:r>
      </w:del>
      <w:hyperlink r:id="rId29">
        <w:del w:id="12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3" w:author="PR Preview" w:date="2026-01-01T00:00:00Z">
        <w:r>
          <w:delText xml:space="preserve">.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That tells you which convention the source follows,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whatever its layout.</w:delText>
        </w:r>
      </w:del>
    </w:p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2"/>
    <w:bookmarkStart w:id="54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3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4"/>
    <w:bookmarkStart w:id="56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5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5" Type="http://schemas.openxmlformats.org/officeDocument/2006/relationships/hyperlink" Target="https://doi.org/10.1017/9781108539890" TargetMode="External"/><Relationship Id="rId53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1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Relationship Id="rId17" Type="http://schemas.openxmlformats.org/officeDocument/2006/relationships/hyperlink" Target="https://morrison-lab.github.io/pds/notation.html#def-stochastic-process" TargetMode="External"/><Relationship Id="rId21" Type="http://schemas.openxmlformats.org/officeDocument/2006/relationships/hyperlink" Target="sets.qmd#def-index-set" TargetMode="External"/><Relationship Id="rId25" Type="http://schemas.openxmlformats.org/officeDocument/2006/relationships/hyperlink" Target="https://morrison-lab.github.io/pds/probability-basics.html#def-random-experiment" TargetMode="External"/><Relationship Id="rId27" Type="http://schemas.openxmlformats.org/officeDocument/2006/relationships/hyperlink" Target="https://morrison-lab.github.io/pds/probability-basics.html#def-sample-space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5" Type="http://schemas.openxmlformats.org/officeDocument/2006/relationships/hyperlink" Target="https://doi.org/10.1017/9781108539890" TargetMode="External"/><Relationship Id="rId53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1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2026-10-18T04:46:38Z</dcterms:created>
  <dcterms:modified xsi:type="dcterms:W3CDTF">2026-10-18T04:46:38Z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