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02:04:21 (PDT)</w:delText>
        </w:r>
      </w:del>
    </w:p>
    <w:p>
      <w:pPr>
        <w:pStyle w:val="Date"/>
      </w:pPr>
      <w:ins w:id="2" w:author="PR Preview" w:date="2026-01-01T00:00:00Z">
        <w:r>
          <w:t xml:space="preserve">Last modified: 2026-10-09 01:57:50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2026-10-09T09:13:24Z</dcterms:created>
  <dcterms:modified xsi:type="dcterms:W3CDTF">2026-10-09T09:13:24Z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01:57:50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