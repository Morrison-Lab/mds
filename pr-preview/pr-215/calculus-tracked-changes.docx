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2026-10-09 02:04:21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01:57:50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5 (Derivative of exponential)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every real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 derivative of the</w:delText>
        </w:r>
      </w:del>
      <w:del w:id="10" w:author="PR Preview" w:date="2026-01-01T00:00:00Z">
        <w:r>
          <w:delText xml:space="preserve"> </w:delText>
        </w:r>
      </w:del>
      <w:hyperlink r:id="rId62">
        <w:del w:id="11" w:author="PR Preview" w:date="2026-01-01T00:00:00Z">
          <w:r>
            <w:rPr>
              <w:rStyle w:val="Hyperlink"/>
            </w:rPr>
            <w:delText xml:space="preserve">exponential function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is:</w:delText>
        </w:r>
      </w:del>
    </w:p>
    <w:p>
      <w:pPr>
        <w:pStyle w:val="BodyText"/>
      </w:pPr>
      <w:ins w:id="14" w:author="PR Preview" w:date="2026-01-01T00:00:00Z">
        <w:r>
          <w:rPr>
            <w:b/>
            <w:bCs/>
          </w:rPr>
          <w:t xml:space="preserve">Theorem 5 (derivative of exponential)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For every real</w:t>
        </w:r>
      </w:ins>
      <w:ins w:id="17" w:author="PR Preview" w:date="2026-01-01T00:00:00Z">
        <w:r>
          <w:t xml:space="preserve"> </w:t>
        </w:r>
      </w:ins>
      <m:oMath>
        <m:r>
          <m:t>x</m:t>
        </m:r>
      </m:oMath>
      <w:ins w:id="18" w:author="PR Preview" w:date="2026-01-01T00:00:00Z">
        <w:r>
          <w:t xml:space="preserve">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 derivative of the</w:t>
        </w:r>
      </w:ins>
      <w:ins w:id="21" w:author="PR Preview" w:date="2026-01-01T00:00:00Z">
        <w:r>
          <w:t xml:space="preserve"> </w:t>
        </w:r>
      </w:ins>
      <w:hyperlink r:id="rId62">
        <w:ins w:id="22" w:author="PR Preview" w:date="2026-01-01T00:00:00Z">
          <w:r>
            <w:rPr>
              <w:rStyle w:val="Hyperlink"/>
            </w:rPr>
            <w:t xml:space="preserve">exponential function</w:t>
          </w:r>
        </w:ins>
      </w:hyperlink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2026-10-09T09:10:24Z</dcterms:created>
  <dcterms:modified xsi:type="dcterms:W3CDTF">2026-10-09T09:10:24Z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