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2026-10-10 11:17:20 (PDT)</w:delText>
        </w:r>
      </w:del>
    </w:p>
    <w:p>
      <w:pPr>
        <w:pStyle w:val="Date"/>
      </w:pPr>
      <w:ins w:id="2" w:author="PR Preview" w:date="2026-01-01T00:00:00Z">
        <w:r>
          <w:t xml:space="preserve">Last modified: 2026-10-10 18:16:29 (PDT)</w:t>
        </w:r>
      </w:ins>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(@thm-add-ident)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1" Type="http://schemas.openxmlformats.org/officeDocument/2006/relationships/image" Target="media/rId181.png"/><Relationship Id="rId68" Type="http://schemas.openxmlformats.org/officeDocument/2006/relationships/image" Target="media/rId68.png"/><Relationship Id="rId262" Type="http://schemas.openxmlformats.org/officeDocument/2006/relationships/image" Target="media/rId262.png"/><Relationship Id="rId127" Type="http://schemas.openxmlformats.org/officeDocument/2006/relationships/hyperlink" Target="algebra.qmd" TargetMode="External"/><Relationship Id="rId319" Type="http://schemas.openxmlformats.org/officeDocument/2006/relationships/hyperlink" Target="algebra.qmd#def-absolute-value" TargetMode="External"/><Relationship Id="rId156" Type="http://schemas.openxmlformats.org/officeDocument/2006/relationships/hyperlink" Target="algebra.qmd#def-affine-function" TargetMode="External"/><Relationship Id="rId89" Type="http://schemas.openxmlformats.org/officeDocument/2006/relationships/hyperlink" Target="algebra.qmd#def-associative" TargetMode="External"/><Relationship Id="rId87" Type="http://schemas.openxmlformats.org/officeDocument/2006/relationships/hyperlink" Target="algebra.qmd#def-commutative" TargetMode="External"/><Relationship Id="rId616" Type="http://schemas.openxmlformats.org/officeDocument/2006/relationships/hyperlink" Target="algebra.qmd#def-complex-conjugate" TargetMode="External"/><Relationship Id="rId627" Type="http://schemas.openxmlformats.org/officeDocument/2006/relationships/hyperlink" Target="algebra.qmd#def-complex-modulus" TargetMode="External"/><Relationship Id="rId438" Type="http://schemas.openxmlformats.org/officeDocument/2006/relationships/hyperlink" Target="algebra.qmd#def-complex-number" TargetMode="External"/><Relationship Id="rId101" Type="http://schemas.openxmlformats.org/officeDocument/2006/relationships/hyperlink" Target="algebra.qmd#def-distributive" TargetMode="External"/><Relationship Id="rId36" Type="http://schemas.openxmlformats.org/officeDocument/2006/relationships/hyperlink" Target="algebra.qmd#def-identity-element" TargetMode="External"/><Relationship Id="rId157" Type="http://schemas.openxmlformats.org/officeDocument/2006/relationships/hyperlink" Target="algebra.qmd#def-linear-function" TargetMode="External"/><Relationship Id="rId53" Type="http://schemas.openxmlformats.org/officeDocument/2006/relationships/hyperlink" Target="algebra.qmd#def-square-root" TargetMode="External"/><Relationship Id="rId284" Type="http://schemas.openxmlformats.org/officeDocument/2006/relationships/hyperlink" Target="algebra.qmd#def-strict-inequality" TargetMode="External"/><Relationship Id="rId38" Type="http://schemas.openxmlformats.org/officeDocument/2006/relationships/hyperlink" Target="algebra.qmd#def-summation" TargetMode="External"/><Relationship Id="rId626" Type="http://schemas.openxmlformats.org/officeDocument/2006/relationships/hyperlink" Target="algebra.qmd#thm-conj-product" TargetMode="External"/><Relationship Id="rId128" Type="http://schemas.openxmlformats.org/officeDocument/2006/relationships/hyperlink" Target="algebra.qmd#thm-mult-distr" TargetMode="External"/><Relationship Id="rId130" Type="http://schemas.openxmlformats.org/officeDocument/2006/relationships/hyperlink" Target="algebra.qmd#thm-prod-symmetric" TargetMode="External"/><Relationship Id="rId131" Type="http://schemas.openxmlformats.org/officeDocument/2006/relationships/hyperlink" Target="algebra.qmd#thm-sum-constant-factor" TargetMode="External"/><Relationship Id="rId129" Type="http://schemas.openxmlformats.org/officeDocument/2006/relationships/hyperlink" Target="algebra.qmd#thm-sum-of-sums"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127" Type="http://schemas.openxmlformats.org/officeDocument/2006/relationships/hyperlink" Target="algebra.qmd" TargetMode="External"/><Relationship Id="rId319" Type="http://schemas.openxmlformats.org/officeDocument/2006/relationships/hyperlink" Target="algebra.qmd#def-absolute-value" TargetMode="External"/><Relationship Id="rId156" Type="http://schemas.openxmlformats.org/officeDocument/2006/relationships/hyperlink" Target="algebra.qmd#def-affine-function" TargetMode="External"/><Relationship Id="rId89" Type="http://schemas.openxmlformats.org/officeDocument/2006/relationships/hyperlink" Target="algebra.qmd#def-associative" TargetMode="External"/><Relationship Id="rId87" Type="http://schemas.openxmlformats.org/officeDocument/2006/relationships/hyperlink" Target="algebra.qmd#def-commutative" TargetMode="External"/><Relationship Id="rId616" Type="http://schemas.openxmlformats.org/officeDocument/2006/relationships/hyperlink" Target="algebra.qmd#def-complex-conjugate" TargetMode="External"/><Relationship Id="rId627" Type="http://schemas.openxmlformats.org/officeDocument/2006/relationships/hyperlink" Target="algebra.qmd#def-complex-modulus" TargetMode="External"/><Relationship Id="rId438" Type="http://schemas.openxmlformats.org/officeDocument/2006/relationships/hyperlink" Target="algebra.qmd#def-complex-number" TargetMode="External"/><Relationship Id="rId101" Type="http://schemas.openxmlformats.org/officeDocument/2006/relationships/hyperlink" Target="algebra.qmd#def-distributive" TargetMode="External"/><Relationship Id="rId36" Type="http://schemas.openxmlformats.org/officeDocument/2006/relationships/hyperlink" Target="algebra.qmd#def-identity-element" TargetMode="External"/><Relationship Id="rId157" Type="http://schemas.openxmlformats.org/officeDocument/2006/relationships/hyperlink" Target="algebra.qmd#def-linear-function" TargetMode="External"/><Relationship Id="rId53" Type="http://schemas.openxmlformats.org/officeDocument/2006/relationships/hyperlink" Target="algebra.qmd#def-square-root" TargetMode="External"/><Relationship Id="rId284" Type="http://schemas.openxmlformats.org/officeDocument/2006/relationships/hyperlink" Target="algebra.qmd#def-strict-inequality" TargetMode="External"/><Relationship Id="rId38" Type="http://schemas.openxmlformats.org/officeDocument/2006/relationships/hyperlink" Target="algebra.qmd#def-summation" TargetMode="External"/><Relationship Id="rId626" Type="http://schemas.openxmlformats.org/officeDocument/2006/relationships/hyperlink" Target="algebra.qmd#thm-conj-product" TargetMode="External"/><Relationship Id="rId128" Type="http://schemas.openxmlformats.org/officeDocument/2006/relationships/hyperlink" Target="algebra.qmd#thm-mult-distr" TargetMode="External"/><Relationship Id="rId130" Type="http://schemas.openxmlformats.org/officeDocument/2006/relationships/hyperlink" Target="algebra.qmd#thm-prod-symmetric" TargetMode="External"/><Relationship Id="rId131" Type="http://schemas.openxmlformats.org/officeDocument/2006/relationships/hyperlink" Target="algebra.qmd#thm-sum-constant-factor" TargetMode="External"/><Relationship Id="rId129" Type="http://schemas.openxmlformats.org/officeDocument/2006/relationships/hyperlink" Target="algebra.qmd#thm-sum-of-sums"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2026-10-11T01:47:03Z</dcterms:created>
  <dcterms:modified xsi:type="dcterms:W3CDTF">2026-10-11T01:47:03Z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2026-10-10 18:16:29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