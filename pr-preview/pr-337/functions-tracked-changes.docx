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8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del w:id="3" w:author="PR Preview" w:date="2026-01-01T00:00:00Z">
        <w:r>
          <w:delText xml:space="preserve">The element</w:delText>
        </w:r>
      </w:del>
      <w:del w:id="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is called the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rPr>
            <w:b/>
            <w:bCs/>
          </w:rPr>
          <w:delText xml:space="preserve">argument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(or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b/>
            <w:bCs/>
          </w:rPr>
          <w:delText xml:space="preserve">input</w:delText>
        </w:r>
      </w:del>
      <w:del w:id="13" w:author="PR Preview" w:date="2026-01-01T00:00:00Z">
        <w:r>
          <w:delText xml:space="preserve">) to</w:delText>
        </w:r>
      </w:del>
      <w:del w:id="14" w:author="PR Preview" w:date="2026-01-01T00:00:00Z">
        <w:r>
          <w:delText xml:space="preserve"> </w:delText>
        </w:r>
      </w:del>
      <m:oMath>
        <m:r>
          <m:t>f</m:t>
        </m:r>
      </m:oMath>
      <w:del w:id="1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w:del w:id="16" w:author="PR Preview" w:date="2026-01-01T00:00:00Z">
        <w:r>
          <w:delText xml:space="preserve">The assigned element</w:delText>
        </w:r>
      </w:del>
      <w:del w:id="1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called the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rPr>
            <w:b/>
            <w:bCs/>
          </w:rPr>
          <w:delText xml:space="preserve">value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(or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rPr>
            <w:b/>
            <w:bCs/>
          </w:rPr>
          <w:delText xml:space="preserve">output</w:delText>
        </w:r>
      </w:del>
      <w:del w:id="26" w:author="PR Preview" w:date="2026-01-01T00:00:00Z">
        <w:r>
          <w:delText xml:space="preserve">) of</w:delText>
        </w:r>
      </w:del>
      <w:del w:id="27" w:author="PR Preview" w:date="2026-01-01T00:00:00Z">
        <w:r>
          <w:delText xml:space="preserve"> </w:delText>
        </w:r>
      </w:del>
      <m:oMath>
        <m:r>
          <m:t>f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at</w:delText>
        </w:r>
      </w:del>
      <w:del w:id="30" w:author="PR Preview" w:date="2026-01-01T00:00:00Z">
        <w:r>
          <w:delText xml:space="preserve"> </w:delText>
        </w:r>
      </w:del>
      <m:oMath>
        <m:r>
          <m:t>a</m:t>
        </m:r>
      </m:oMath>
      <w:del w:id="31" w:author="PR Preview" w:date="2026-01-01T00:00:00Z">
        <w:r>
          <w:delText xml:space="preserve">.</w:delText>
        </w:r>
      </w:del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del w:id="32" w:author="PR Preview" w:date="2026-01-01T00:00:00Z">
        <w:r>
          <w:rPr>
            <w:b/>
            <w:bCs/>
          </w:rPr>
          <w:delText xml:space="preserve">Definition 2 (Relation)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rPr>
            <w:b/>
            <w:bCs/>
          </w:rPr>
          <w:delText xml:space="preserve">relation</w:delText>
        </w:r>
      </w:del>
      <w:del w:id="37" w:author="PR Preview" w:date="2026-01-01T00:00:00Z">
        <w:r>
          <w:delText xml:space="preserve"> </w:delText>
        </w:r>
      </w:del>
      <m:oMath>
        <m:r>
          <m:rPr>
            <m:sty m:val="p"/>
          </m:rPr>
          <m:t>∼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on a set</w:delText>
        </w:r>
      </w:del>
      <w:del w:id="40" w:author="PR Preview" w:date="2026-01-01T00:00:00Z">
        <w:r>
          <w:delText xml:space="preserve"> </w:delText>
        </w:r>
      </w:del>
      <m:oMath>
        <m:r>
          <m:t>S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 a rule that,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for each</w:delText>
        </w:r>
      </w:del>
      <w:del w:id="45" w:author="PR Preview" w:date="2026-01-01T00:00:00Z">
        <w:r>
          <w:delText xml:space="preserve"> </w:delText>
        </w:r>
      </w:del>
      <w:hyperlink r:id="rId16">
        <w:del w:id="46" w:author="PR Preview" w:date="2026-01-01T00:00:00Z">
          <w:r>
            <w:rPr>
              <w:rStyle w:val="Hyperlink"/>
            </w:rPr>
            <w:delText xml:space="preserve">ordered pair</w:delText>
          </w:r>
        </w:del>
      </w:hyperlink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of elements</w:delText>
        </w:r>
      </w:del>
      <w:del w:id="4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50" w:author="PR Preview" w:date="2026-01-01T00:00:00Z">
        <w:r>
          <w:delText xml:space="preserve">,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says whether</w:delText>
        </w:r>
      </w:del>
      <w:del w:id="5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∼</m:t>
        </m:r>
        <m:r>
          <m:t>b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holds (</w:delText>
        </w:r>
      </w:del>
      <w:del w:id="56" w:author="PR Preview" w:date="2026-01-01T00:00:00Z">
        <w:r>
          <w:delText xml:space="preserve">“</w:delText>
        </w:r>
      </w:del>
      <m:oMath>
        <m:r>
          <m:t>a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is related to</w:delText>
        </w:r>
      </w:del>
      <w:del w:id="59" w:author="PR Preview" w:date="2026-01-01T00:00:00Z">
        <w:r>
          <w:delText xml:space="preserve"> </w:delText>
        </w:r>
      </w:del>
      <m:oMath>
        <m:r>
          <m:t>b</m:t>
        </m:r>
      </m:oMath>
      <w:del w:id="60" w:author="PR Preview" w:date="2026-01-01T00:00:00Z">
        <w:r>
          <w:delText xml:space="preserve">”</w:delText>
        </w:r>
      </w:del>
      <w:del w:id="61" w:author="PR Preview" w:date="2026-01-01T00:00:00Z">
        <w:r>
          <w:delText xml:space="preserve">).</w:delText>
        </w:r>
      </w:del>
    </w:p>
    <w:p>
      <w:pPr>
        <w:pStyle w:val="BodyText"/>
      </w:pPr>
      <w:del w:id="62" w:author="PR Preview" w:date="2026-01-01T00:00:00Z">
        <w:r>
          <w:rPr>
            <w:b/>
            <w:bCs/>
          </w:rPr>
          <w:delText xml:space="preserve">Example 2 (Relations on the real numbers)</w:delText>
        </w:r>
      </w:del>
      <w:del w:id="63" w:author="PR Preview" w:date="2026-01-01T00:00:00Z">
        <w:r>
          <w:delText xml:space="preserve"> </w:delText>
        </w:r>
      </w:del>
      <m:oMath>
        <m:r>
          <m:rPr>
            <m:sty m:val="p"/>
          </m:rPr>
          <m:t>=</m:t>
        </m:r>
      </m:oMath>
      <w:del w:id="64" w:author="PR Preview" w:date="2026-01-01T00:00:00Z">
        <w:r>
          <w:delText xml:space="preserve">,</w:delText>
        </w:r>
      </w:del>
      <w:del w:id="65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and</w:delText>
        </w:r>
      </w:del>
      <w:del w:id="68" w:author="PR Preview" w:date="2026-01-01T00:00:00Z">
        <w:r>
          <w:delText xml:space="preserve"> </w:delText>
        </w:r>
      </w:del>
      <m:oMath>
        <m:r>
          <m:rPr>
            <m:sty m:val="p"/>
          </m:rPr>
          <m:t>≤</m:t>
        </m:r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are relations on</w:delText>
        </w:r>
      </w:del>
      <w:del w:id="7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72" w:author="PR Preview" w:date="2026-01-01T00:00:00Z">
        <w:r>
          <w:delText xml:space="preserve">.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For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sty m:val="p"/>
          </m:rPr>
          <m:t>&lt;</m:t>
        </m:r>
      </m:oMath>
      <w:del w:id="76" w:author="PR Preview" w:date="2026-01-01T00:00:00Z">
        <w:r>
          <w:delText xml:space="preserve">, the pair</w:delText>
        </w:r>
      </w:del>
      <w:del w:id="7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is related, since</w:delText>
        </w:r>
      </w:del>
      <w:del w:id="80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&lt;</m:t>
        </m:r>
        <m:r>
          <m:t>5</m:t>
        </m:r>
      </m:oMath>
      <w:del w:id="81" w:author="PR Preview" w:date="2026-01-01T00:00:00Z">
        <w:r>
          <w:delText xml:space="preserve">,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but the pair</w:delText>
        </w:r>
      </w:del>
      <w:del w:id="8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 not, since</w:delText>
        </w:r>
      </w:del>
      <w:del w:id="87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&lt;</m:t>
        </m:r>
        <m:r>
          <m:t>2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is false: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the order of the pair matters.</w:delText>
        </w:r>
      </w:del>
    </w:p>
    <w:p>
      <w:pPr>
        <w:pStyle w:val="BodyText"/>
      </w:pPr>
      <w:del w:id="92" w:author="PR Preview" w:date="2026-01-01T00:00:00Z">
        <w:r>
          <w:rPr>
            <w:b/>
            <w:bCs/>
          </w:rPr>
          <w:delText xml:space="preserve">Definition 3 (Domain)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The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rPr>
            <w:b/>
            <w:bCs/>
          </w:rPr>
          <w:delText xml:space="preserve">domain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of a</w:delText>
        </w:r>
      </w:del>
      <w:del w:id="99" w:author="PR Preview" w:date="2026-01-01T00:00:00Z">
        <w:r>
          <w:delText xml:space="preserve"> </w:delText>
        </w:r>
      </w:del>
      <w:hyperlink w:anchor="def-function">
        <w:del w:id="10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0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is the set</w:delText>
        </w:r>
      </w:del>
      <w:del w:id="104" w:author="PR Preview" w:date="2026-01-01T00:00:00Z">
        <w:r>
          <w:delText xml:space="preserve"> </w:delText>
        </w:r>
      </w:del>
      <m:oMath>
        <m:r>
          <m:t>A</m:t>
        </m:r>
      </m:oMath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of elements that</w:delText>
        </w:r>
      </w:del>
      <w:del w:id="107" w:author="PR Preview" w:date="2026-01-01T00:00:00Z">
        <w:r>
          <w:delText xml:space="preserve"> </w:delText>
        </w:r>
      </w:del>
      <m:oMath>
        <m:r>
          <m:t>f</m:t>
        </m:r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assigns values to.</w:delText>
        </w:r>
      </w:del>
    </w:p>
    <w:p>
      <w:pPr>
        <w:pStyle w:val="BodyText"/>
      </w:pPr>
      <w:del w:id="110" w:author="PR Preview" w:date="2026-01-01T00:00:00Z">
        <w:r>
          <w:rPr>
            <w:b/>
            <w:bCs/>
          </w:rPr>
          <w:delText xml:space="preserve">Definition 4 (Codomain)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The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rPr>
            <w:b/>
            <w:bCs/>
          </w:rPr>
          <w:delText xml:space="preserve">codomain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of a</w:delText>
        </w:r>
      </w:del>
      <w:del w:id="117" w:author="PR Preview" w:date="2026-01-01T00:00:00Z">
        <w:r>
          <w:delText xml:space="preserve"> </w:delText>
        </w:r>
      </w:del>
      <w:hyperlink w:anchor="def-function">
        <w:del w:id="118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1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is the set</w:delText>
        </w:r>
      </w:del>
      <w:del w:id="122" w:author="PR Preview" w:date="2026-01-01T00:00:00Z">
        <w:r>
          <w:delText xml:space="preserve"> </w:delText>
        </w:r>
      </w:del>
      <m:oMath>
        <m:r>
          <m:t>B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that its values are required to lie in.</w:delText>
        </w:r>
      </w:del>
    </w:p>
    <w:p>
      <w:pPr>
        <w:pStyle w:val="BodyText"/>
      </w:pPr>
      <w:del w:id="125" w:author="PR Preview" w:date="2026-01-01T00:00:00Z">
        <w:r>
          <w:rPr>
            <w:b/>
            <w:bCs/>
          </w:rPr>
          <w:delText xml:space="preserve">Definition 5 (Image)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The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rPr>
            <w:b/>
            <w:bCs/>
          </w:rPr>
          <w:delText xml:space="preserve">image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of a</w:delText>
        </w:r>
      </w:del>
      <w:del w:id="132" w:author="PR Preview" w:date="2026-01-01T00:00:00Z">
        <w:r>
          <w:delText xml:space="preserve"> </w:delText>
        </w:r>
      </w:del>
      <w:hyperlink w:anchor="def-function">
        <w:del w:id="13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3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is the set of values that</w:delText>
        </w:r>
      </w:del>
      <w:del w:id="137" w:author="PR Preview" w:date="2026-01-01T00:00:00Z">
        <w:r>
          <w:delText xml:space="preserve"> </w:delText>
        </w:r>
      </w:del>
      <m:oMath>
        <m:r>
          <m:t>f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actually takes:</w:delText>
        </w:r>
      </w:del>
    </w:p>
    <w:p>
      <w:pPr>
        <w:pStyle w:val="BodyText"/>
      </w:pPr>
      <w:ins w:id="140" w:author="PR Preview" w:date="2026-01-01T00:00:00Z">
        <w:r>
          <w:rPr>
            <w:b/>
            <w:bCs/>
          </w:rPr>
          <w:t xml:space="preserve">Definition 2 (Argument (input))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An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rPr>
            <w:b/>
            <w:bCs/>
          </w:rPr>
          <w:t xml:space="preserve">argument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(or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rPr>
            <w:b/>
            <w:bCs/>
          </w:rPr>
          <w:t xml:space="preserve">input</w:t>
        </w:r>
      </w:ins>
      <w:ins w:id="149" w:author="PR Preview" w:date="2026-01-01T00:00:00Z">
        <w:r>
          <w:t xml:space="preserve">) of a</w:t>
        </w:r>
      </w:ins>
      <w:ins w:id="150" w:author="PR Preview" w:date="2026-01-01T00:00:00Z">
        <w:r>
          <w:t xml:space="preserve"> </w:t>
        </w:r>
      </w:ins>
      <w:hyperlink w:anchor="def-function">
        <w:ins w:id="15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5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is an element</w:t>
        </w:r>
      </w:ins>
      <w:ins w:id="15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that</w:t>
        </w:r>
      </w:ins>
      <w:ins w:id="158" w:author="PR Preview" w:date="2026-01-01T00:00:00Z">
        <w:r>
          <w:t xml:space="preserve"> </w:t>
        </w:r>
      </w:ins>
      <m:oMath>
        <m:r>
          <m:t>f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is applied to.</w:t>
        </w:r>
      </w:ins>
    </w:p>
    <w:bookmarkEnd w:id="12"/>
    <w:bookmarkStart w:id="13" w:name="exm-argument"/>
    <w:p>
      <w:pPr>
        <w:pStyle w:val="BodyText"/>
      </w:pPr>
      <w:ins w:id="161" w:author="PR Preview" w:date="2026-01-01T00:00:00Z">
        <w:r>
          <w:rPr>
            <w:b/>
            <w:bCs/>
          </w:rPr>
          <w:t xml:space="preserve">Example 2 (Arguments of doubling a die roll)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For the function</w:t>
        </w:r>
      </w:ins>
      <w:ins w:id="16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in</w:t>
        </w:r>
      </w:ins>
      <w:ins w:id="167" w:author="PR Preview" w:date="2026-01-01T00:00:00Z">
        <w:r>
          <w:t xml:space="preserve"> </w:t>
        </w:r>
      </w:ins>
      <w:hyperlink w:anchor="exm-function">
        <w:ins w:id="16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69" w:author="PR Preview" w:date="2026-01-01T00:00:00Z">
        <w:r>
          <w:t xml:space="preserve">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the roll</w:t>
        </w:r>
      </w:ins>
      <w:ins w:id="172" w:author="PR Preview" w:date="2026-01-01T00:00:00Z">
        <w:r>
          <w:t xml:space="preserve"> </w:t>
        </w:r>
      </w:ins>
      <m:oMath>
        <m:r>
          <m:t>3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is an argument of</w:t>
        </w:r>
      </w:ins>
      <w:ins w:id="175" w:author="PR Preview" w:date="2026-01-01T00:00:00Z">
        <w:r>
          <w:t xml:space="preserve"> </w:t>
        </w:r>
      </w:ins>
      <m:oMath>
        <m:r>
          <m:t>f</m:t>
        </m:r>
      </m:oMath>
      <w:ins w:id="176" w:author="PR Preview" w:date="2026-01-01T00:00:00Z">
        <w:r>
          <w:t xml:space="preserve">,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because</w:t>
        </w:r>
      </w:ins>
      <w:ins w:id="179" w:author="PR Preview" w:date="2026-01-01T00:00:00Z">
        <w:r>
          <w:t xml:space="preserve"> </w:t>
        </w:r>
      </w:ins>
      <m:oMath>
        <m:r>
          <m:t>f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can be applied to it.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The number</w:t>
        </w:r>
      </w:ins>
      <w:ins w:id="184" w:author="PR Preview" w:date="2026-01-01T00:00:00Z">
        <w:r>
          <w:t xml:space="preserve"> </w:t>
        </w:r>
      </w:ins>
      <m:oMath>
        <m:r>
          <m:t>7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is not an argument of</w:t>
        </w:r>
      </w:ins>
      <w:ins w:id="187" w:author="PR Preview" w:date="2026-01-01T00:00:00Z">
        <w:r>
          <w:t xml:space="preserve"> </w:t>
        </w:r>
      </w:ins>
      <m:oMath>
        <m:r>
          <m:t>f</m:t>
        </m:r>
      </m:oMath>
      <w:ins w:id="188" w:author="PR Preview" w:date="2026-01-01T00:00:00Z">
        <w:r>
          <w:t xml:space="preserve">,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because it is not an element of</w:t>
        </w:r>
      </w:ins>
      <w:ins w:id="19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92" w:author="PR Preview" w:date="2026-01-01T00:00:00Z">
        <w:r>
          <w:t xml:space="preserve">.</w:t>
        </w:r>
      </w:ins>
    </w:p>
    <w:bookmarkEnd w:id="13"/>
    <w:bookmarkStart w:id="14" w:name="def-value"/>
    <w:p>
      <w:pPr>
        <w:pStyle w:val="BodyText"/>
      </w:pPr>
      <w:ins w:id="193" w:author="PR Preview" w:date="2026-01-01T00:00:00Z">
        <w:r>
          <w:rPr>
            <w:b/>
            <w:bCs/>
          </w:rPr>
          <w:t xml:space="preserve">Definition 3 (Value (output))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The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rPr>
            <w:b/>
            <w:bCs/>
          </w:rPr>
          <w:t xml:space="preserve">value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(or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rPr>
            <w:b/>
            <w:bCs/>
          </w:rPr>
          <w:t xml:space="preserve">output</w:t>
        </w:r>
      </w:ins>
      <w:ins w:id="202" w:author="PR Preview" w:date="2026-01-01T00:00:00Z">
        <w:r>
          <w:t xml:space="preserve">) of a</w:t>
        </w:r>
      </w:ins>
      <w:ins w:id="203" w:author="PR Preview" w:date="2026-01-01T00:00:00Z">
        <w:r>
          <w:t xml:space="preserve"> </w:t>
        </w:r>
      </w:ins>
      <w:hyperlink w:anchor="def-function">
        <w:ins w:id="20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at an</w:t>
        </w:r>
      </w:ins>
      <w:ins w:id="208" w:author="PR Preview" w:date="2026-01-01T00:00:00Z">
        <w:r>
          <w:t xml:space="preserve"> </w:t>
        </w:r>
      </w:ins>
      <w:hyperlink w:anchor="def-argument">
        <w:ins w:id="209" w:author="PR Preview" w:date="2026-01-01T00:00:00Z">
          <w:r>
            <w:rPr>
              <w:rStyle w:val="Hyperlink"/>
            </w:rPr>
            <w:t xml:space="preserve">argument</w:t>
          </w:r>
        </w:ins>
      </w:hyperlink>
      <w:ins w:id="21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is the element</w:t>
        </w:r>
      </w:ins>
      <w:ins w:id="2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that</w:t>
        </w:r>
      </w:ins>
      <w:ins w:id="216" w:author="PR Preview" w:date="2026-01-01T00:00:00Z">
        <w:r>
          <w:t xml:space="preserve"> </w:t>
        </w:r>
      </w:ins>
      <m:oMath>
        <m:r>
          <m:t>f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assigns to</w:t>
        </w:r>
      </w:ins>
      <w:ins w:id="219" w:author="PR Preview" w:date="2026-01-01T00:00:00Z">
        <w:r>
          <w:t xml:space="preserve"> </w:t>
        </w:r>
      </w:ins>
      <m:oMath>
        <m:r>
          <m:t>a</m:t>
        </m:r>
      </m:oMath>
      <w:ins w:id="220" w:author="PR Preview" w:date="2026-01-01T00:00:00Z">
        <w:r>
          <w:t xml:space="preserve">.</w:t>
        </w:r>
      </w:ins>
    </w:p>
    <w:bookmarkEnd w:id="14"/>
    <w:bookmarkStart w:id="15" w:name="exm-value"/>
    <w:p>
      <w:pPr>
        <w:pStyle w:val="BodyText"/>
      </w:pPr>
      <w:ins w:id="221" w:author="PR Preview" w:date="2026-01-01T00:00:00Z">
        <w:r>
          <w:rPr>
            <w:b/>
            <w:bCs/>
          </w:rPr>
          <w:t xml:space="preserve">Example 3 (Values of doubling a die roll)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For the function</w:t>
        </w:r>
      </w:ins>
      <w:ins w:id="2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in</w:t>
        </w:r>
      </w:ins>
      <w:ins w:id="227" w:author="PR Preview" w:date="2026-01-01T00:00:00Z">
        <w:r>
          <w:t xml:space="preserve"> </w:t>
        </w:r>
      </w:ins>
      <w:hyperlink w:anchor="exm-function">
        <w:ins w:id="22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29" w:author="PR Preview" w:date="2026-01-01T00:00:00Z">
        <w:r>
          <w:t xml:space="preserve">,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the value of</w:t>
        </w:r>
      </w:ins>
      <w:ins w:id="232" w:author="PR Preview" w:date="2026-01-01T00:00:00Z">
        <w:r>
          <w:t xml:space="preserve"> </w:t>
        </w:r>
      </w:ins>
      <m:oMath>
        <m:r>
          <m:t>f</m:t>
        </m:r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at the argument</w:t>
        </w:r>
      </w:ins>
      <w:ins w:id="235" w:author="PR Preview" w:date="2026-01-01T00:00:00Z">
        <w:r>
          <w:t xml:space="preserve"> </w:t>
        </w:r>
      </w:ins>
      <m:oMath>
        <m:r>
          <m:t>3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is</w:t>
        </w:r>
      </w:ins>
      <w:ins w:id="23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ins w:id="239" w:author="PR Preview" w:date="2026-01-01T00:00:00Z">
        <w:r>
          <w:t xml:space="preserve">,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and the value at the argument</w:t>
        </w:r>
      </w:ins>
      <w:ins w:id="242" w:author="PR Preview" w:date="2026-01-01T00:00:00Z">
        <w:r>
          <w:t xml:space="preserve"> </w:t>
        </w:r>
      </w:ins>
      <m:oMath>
        <m:r>
          <m:t>5</m:t>
        </m:r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is</w:t>
        </w:r>
      </w:ins>
      <w:ins w:id="24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ins w:id="246" w:author="PR Preview" w:date="2026-01-01T00:00:00Z">
        <w:r>
          <w:t xml:space="preserve">.</w:t>
        </w:r>
      </w:ins>
    </w:p>
    <w:bookmarkEnd w:id="15"/>
    <w:bookmarkStart w:id="17" w:name="def-relation"/>
    <w:p>
      <w:pPr>
        <w:pStyle w:val="BodyText"/>
      </w:pPr>
      <w:ins w:id="247" w:author="PR Preview" w:date="2026-01-01T00:00:00Z">
        <w:r>
          <w:rPr>
            <w:b/>
            <w:bCs/>
          </w:rPr>
          <w:t xml:space="preserve">Definition 4 (Relation)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A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rPr>
            <w:b/>
            <w:bCs/>
          </w:rPr>
          <w:t xml:space="preserve">relation</w:t>
        </w:r>
      </w:ins>
      <w:ins w:id="252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on a set</w:t>
        </w:r>
      </w:ins>
      <w:ins w:id="255" w:author="PR Preview" w:date="2026-01-01T00:00:00Z">
        <w:r>
          <w:t xml:space="preserve"> </w:t>
        </w:r>
      </w:ins>
      <m:oMath>
        <m:r>
          <m:t>S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is a rule that,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for each</w:t>
        </w:r>
      </w:ins>
      <w:ins w:id="260" w:author="PR Preview" w:date="2026-01-01T00:00:00Z">
        <w:r>
          <w:t xml:space="preserve"> </w:t>
        </w:r>
      </w:ins>
      <w:hyperlink r:id="rId16">
        <w:ins w:id="261" w:author="PR Preview" w:date="2026-01-01T00:00:00Z">
          <w:r>
            <w:rPr>
              <w:rStyle w:val="Hyperlink"/>
            </w:rPr>
            <w:t xml:space="preserve">ordered pair</w:t>
          </w:r>
        </w:ins>
      </w:hyperlink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of elements</w:t>
        </w:r>
      </w:ins>
      <w:ins w:id="26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265" w:author="PR Preview" w:date="2026-01-01T00:00:00Z">
        <w:r>
          <w:t xml:space="preserve">,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says whether</w:t>
        </w:r>
      </w:ins>
      <w:ins w:id="2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holds (</w:t>
        </w:r>
      </w:ins>
      <w:ins w:id="271" w:author="PR Preview" w:date="2026-01-01T00:00:00Z">
        <w:r>
          <w:t xml:space="preserve">“</w:t>
        </w:r>
      </w:ins>
      <m:oMath>
        <m:r>
          <m:t>a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is related to</w:t>
        </w:r>
      </w:ins>
      <w:ins w:id="274" w:author="PR Preview" w:date="2026-01-01T00:00:00Z">
        <w:r>
          <w:t xml:space="preserve"> </w:t>
        </w:r>
      </w:ins>
      <m:oMath>
        <m:r>
          <m:t>b</m:t>
        </m:r>
      </m:oMath>
      <w:ins w:id="275" w:author="PR Preview" w:date="2026-01-01T00:00:00Z">
        <w:r>
          <w:t xml:space="preserve">”</w:t>
        </w:r>
      </w:ins>
      <w:ins w:id="276" w:author="PR Preview" w:date="2026-01-01T00:00:00Z">
        <w:r>
          <w:t xml:space="preserve">).</w:t>
        </w:r>
      </w:ins>
    </w:p>
    <w:bookmarkEnd w:id="17"/>
    <w:bookmarkStart w:id="18" w:name="exm-relation"/>
    <w:p>
      <w:pPr>
        <w:pStyle w:val="BodyText"/>
      </w:pPr>
      <w:ins w:id="277" w:author="PR Preview" w:date="2026-01-01T00:00:00Z">
        <w:r>
          <w:rPr>
            <w:b/>
            <w:bCs/>
          </w:rPr>
          <w:t xml:space="preserve">Example 4 (Relations on the real numbers)</w:t>
        </w:r>
      </w:ins>
      <w:ins w:id="278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279" w:author="PR Preview" w:date="2026-01-01T00:00:00Z">
        <w:r>
          <w:t xml:space="preserve">,</w:t>
        </w:r>
      </w:ins>
      <w:ins w:id="280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and</w:t>
        </w:r>
      </w:ins>
      <w:ins w:id="283" w:author="PR Preview" w:date="2026-01-01T00:00:00Z">
        <w:r>
          <w:t xml:space="preserve"> </w:t>
        </w:r>
      </w:ins>
      <m:oMath>
        <m:r>
          <m:rPr>
            <m:sty m:val="p"/>
          </m:rPr>
          <m:t>≤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are relations on</w:t>
        </w:r>
      </w:ins>
      <w:ins w:id="28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87" w:author="PR Preview" w:date="2026-01-01T00:00:00Z">
        <w:r>
          <w:t xml:space="preserve">.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For</w:t>
        </w:r>
      </w:ins>
      <w:ins w:id="290" w:author="PR Preview" w:date="2026-01-01T00:00:00Z">
        <w:r>
          <w:t xml:space="preserve"> </w:t>
        </w:r>
      </w:ins>
      <m:oMath>
        <m:r>
          <m:rPr>
            <m:sty m:val="p"/>
          </m:rPr>
          <m:t>&lt;</m:t>
        </m:r>
      </m:oMath>
      <w:ins w:id="291" w:author="PR Preview" w:date="2026-01-01T00:00:00Z">
        <w:r>
          <w:t xml:space="preserve">, the pair</w:t>
        </w:r>
      </w:ins>
      <w:ins w:id="2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is related, since</w:t>
        </w:r>
      </w:ins>
      <w:ins w:id="29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&lt;</m:t>
        </m:r>
        <m:r>
          <m:t>5</m:t>
        </m:r>
      </m:oMath>
      <w:ins w:id="296" w:author="PR Preview" w:date="2026-01-01T00:00:00Z">
        <w:r>
          <w:t xml:space="preserve">,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but the pair</w:t>
        </w:r>
      </w:ins>
      <w:ins w:id="2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is not, since</w:t>
        </w:r>
      </w:ins>
      <w:ins w:id="302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&lt;</m:t>
        </m:r>
        <m:r>
          <m:t>2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is false: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the order of the pair matters.</w:t>
        </w:r>
      </w:ins>
    </w:p>
    <w:bookmarkEnd w:id="18"/>
    <w:bookmarkStart w:id="19" w:name="def-domain"/>
    <w:p>
      <w:pPr>
        <w:pStyle w:val="BodyText"/>
      </w:pPr>
      <w:ins w:id="307" w:author="PR Preview" w:date="2026-01-01T00:00:00Z">
        <w:r>
          <w:rPr>
            <w:b/>
            <w:bCs/>
          </w:rPr>
          <w:t xml:space="preserve">Definition 5 (Domain)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The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rPr>
            <w:b/>
            <w:bCs/>
          </w:rPr>
          <w:t xml:space="preserve">domain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of a</w:t>
        </w:r>
      </w:ins>
      <w:ins w:id="314" w:author="PR Preview" w:date="2026-01-01T00:00:00Z">
        <w:r>
          <w:t xml:space="preserve"> </w:t>
        </w:r>
      </w:ins>
      <w:hyperlink w:anchor="def-function">
        <w:ins w:id="31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is the set</w:t>
        </w:r>
      </w:ins>
      <w:ins w:id="319" w:author="PR Preview" w:date="2026-01-01T00:00:00Z">
        <w:r>
          <w:t xml:space="preserve"> </w:t>
        </w:r>
      </w:ins>
      <m:oMath>
        <m:r>
          <m:t>A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of elements that</w:t>
        </w:r>
      </w:ins>
      <w:ins w:id="322" w:author="PR Preview" w:date="2026-01-01T00:00:00Z">
        <w:r>
          <w:t xml:space="preserve"> </w:t>
        </w:r>
      </w:ins>
      <m:oMath>
        <m:r>
          <m:t>f</m:t>
        </m:r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assigns values to.</w:t>
        </w:r>
      </w:ins>
    </w:p>
    <w:bookmarkEnd w:id="19"/>
    <w:bookmarkStart w:id="20" w:name="def-codomain"/>
    <w:p>
      <w:pPr>
        <w:pStyle w:val="BodyText"/>
      </w:pPr>
      <w:ins w:id="325" w:author="PR Preview" w:date="2026-01-01T00:00:00Z">
        <w:r>
          <w:rPr>
            <w:b/>
            <w:bCs/>
          </w:rPr>
          <w:t xml:space="preserve">Definition 6 (Codomain)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The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rPr>
            <w:b/>
            <w:bCs/>
          </w:rPr>
          <w:t xml:space="preserve">codomain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of a</w:t>
        </w:r>
      </w:ins>
      <w:ins w:id="332" w:author="PR Preview" w:date="2026-01-01T00:00:00Z">
        <w:r>
          <w:t xml:space="preserve"> </w:t>
        </w:r>
      </w:ins>
      <w:hyperlink w:anchor="def-function">
        <w:ins w:id="33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is the set</w:t>
        </w:r>
      </w:ins>
      <w:ins w:id="337" w:author="PR Preview" w:date="2026-01-01T00:00:00Z">
        <w:r>
          <w:t xml:space="preserve"> </w:t>
        </w:r>
      </w:ins>
      <m:oMath>
        <m:r>
          <m:t>B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that its values are required to lie in.</w:t>
        </w:r>
      </w:ins>
    </w:p>
    <w:bookmarkEnd w:id="20"/>
    <w:bookmarkStart w:id="21" w:name="def-image"/>
    <w:p>
      <w:pPr>
        <w:pStyle w:val="BodyText"/>
      </w:pPr>
      <w:ins w:id="340" w:author="PR Preview" w:date="2026-01-01T00:00:00Z">
        <w:r>
          <w:rPr>
            <w:b/>
            <w:bCs/>
          </w:rPr>
          <w:t xml:space="preserve">Definition 7 (Image)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The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rPr>
            <w:b/>
            <w:bCs/>
          </w:rPr>
          <w:t xml:space="preserve">image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of a</w:t>
        </w:r>
      </w:ins>
      <w:ins w:id="347" w:author="PR Preview" w:date="2026-01-01T00:00:00Z">
        <w:r>
          <w:t xml:space="preserve"> </w:t>
        </w:r>
      </w:ins>
      <w:hyperlink w:anchor="def-function">
        <w:ins w:id="34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4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is the set of values that</w:t>
        </w:r>
      </w:ins>
      <w:ins w:id="352" w:author="PR Preview" w:date="2026-01-01T00:00:00Z">
        <w:r>
          <w:t xml:space="preserve"> </w:t>
        </w:r>
      </w:ins>
      <m:oMath>
        <m:r>
          <m:t>f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actually takes: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3" w:name="def-range"/>
    <w:p>
      <w:pPr>
        <w:pStyle w:val="BodyText"/>
      </w:pPr>
      <w:del w:id="355" w:author="PR Preview" w:date="2026-01-01T00:00:00Z">
        <w:r>
          <w:rPr>
            <w:i/>
            <w:iCs/>
          </w:rPr>
          <w:delText xml:space="preserve">Remark 1</w:delText>
        </w:r>
      </w:del>
      <w:del w:id="356" w:author="PR Preview" w:date="2026-01-01T00:00:00Z">
        <w:r>
          <w:delText xml:space="preserve"> (Image and range). </w:delText>
        </w:r>
      </w:del>
      <w:del w:id="357" w:author="PR Preview" w:date="2026-01-01T00:00:00Z">
        <w:r>
          <w:delText xml:space="preserve">Many sources call the image the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rPr>
            <w:b/>
            <w:bCs/>
          </w:rPr>
          <w:delText xml:space="preserve">range</w:delText>
        </w:r>
      </w:del>
      <w:del w:id="360" w:author="PR Preview" w:date="2026-01-01T00:00:00Z">
        <w:r>
          <w:delText xml:space="preserve">,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but others use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“range”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for the codomain,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so these notes avoid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“range”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for functions in general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(see</w:delText>
        </w:r>
      </w:del>
      <w:del w:id="375" w:author="PR Preview" w:date="2026-01-01T00:00:00Z">
        <w:r>
          <w:delText xml:space="preserve"> </w:delText>
        </w:r>
      </w:del>
      <w:hyperlink r:id="rId22">
        <w:del w:id="376" w:author="PR Preview" w:date="2026-01-01T00:00:00Z">
          <w:r>
            <w:rPr>
              <w:rStyle w:val="Hyperlink"/>
            </w:rPr>
            <w:delText xml:space="preserve">Wikipedia: Range of a function</w:delText>
          </w:r>
        </w:del>
      </w:hyperlink>
      <w:del w:id="377" w:author="PR Preview" w:date="2026-01-01T00:00:00Z">
        <w:r>
          <w:delText xml:space="preserve">).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For example, for</w:delText>
        </w:r>
      </w:del>
      <w:del w:id="38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with</w:delText>
        </w:r>
      </w:del>
      <w:del w:id="3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del w:id="384" w:author="PR Preview" w:date="2026-01-01T00:00:00Z">
        <w:r>
          <w:delText xml:space="preserve">,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“the range of</w:delText>
        </w:r>
      </w:del>
      <w:del w:id="387" w:author="PR Preview" w:date="2026-01-01T00:00:00Z">
        <w:r>
          <w:delText xml:space="preserve"> </w:delText>
        </w:r>
      </w:del>
      <m:oMath>
        <m:r>
          <m:t>f</m:t>
        </m:r>
      </m:oMath>
      <w:del w:id="388" w:author="PR Preview" w:date="2026-01-01T00:00:00Z">
        <w:r>
          <w:delText xml:space="preserve">”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could mean the image</w:delText>
        </w:r>
      </w:del>
      <w:del w:id="39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or the codomain</w:delText>
        </w:r>
      </w:del>
      <w:del w:id="39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395" w:author="PR Preview" w:date="2026-01-01T00:00:00Z">
        <w:r>
          <w:delText xml:space="preserve">.</w:delText>
        </w:r>
      </w:del>
    </w:p>
    <w:p>
      <w:pPr>
        <w:pStyle w:val="BodyText"/>
      </w:pPr>
      <w:del w:id="396" w:author="PR Preview" w:date="2026-01-01T00:00:00Z">
        <w:r>
          <w:delText xml:space="preserve">The image is always a subset of the codomain,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because every value</w:delText>
        </w:r>
      </w:del>
      <w:del w:id="39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lies in</w:delText>
        </w:r>
      </w:del>
      <w:del w:id="402" w:author="PR Preview" w:date="2026-01-01T00:00:00Z">
        <w:r>
          <w:delText xml:space="preserve"> </w:delText>
        </w:r>
      </w:del>
      <m:oMath>
        <m:r>
          <m:t>B</m:t>
        </m:r>
      </m:oMath>
      <w:del w:id="403" w:author="PR Preview" w:date="2026-01-01T00:00:00Z">
        <w:r>
          <w:delText xml:space="preserve">.</w:delText>
        </w:r>
      </w:del>
    </w:p>
    <w:p>
      <w:pPr>
        <w:pStyle w:val="BodyText"/>
      </w:pPr>
      <w:del w:id="404" w:author="PR Preview" w:date="2026-01-01T00:00:00Z">
        <w:r>
          <w:rPr>
            <w:b/>
            <w:bCs/>
          </w:rPr>
          <w:delText xml:space="preserve">Example 3 (Domain, codomain, and image of the doubled die roll)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For the function</w:delText>
        </w:r>
      </w:del>
      <w:del w:id="40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with</w:delText>
        </w:r>
      </w:del>
      <w:del w:id="41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from</w:delText>
        </w:r>
      </w:del>
      <w:del w:id="413" w:author="PR Preview" w:date="2026-01-01T00:00:00Z">
        <w:r>
          <w:delText xml:space="preserve"> </w:delText>
        </w:r>
      </w:del>
      <w:hyperlink w:anchor="exm-function">
        <w:del w:id="414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415" w:author="PR Preview" w:date="2026-01-01T00:00:00Z">
        <w:r>
          <w:delText xml:space="preserve">:</w:delText>
        </w:r>
      </w:del>
    </w:p>
    <w:p>
      <w:pPr>
        <w:pStyle w:val="BodyText"/>
      </w:pPr>
      <w:ins w:id="416" w:author="PR Preview" w:date="2026-01-01T00:00:00Z">
        <w:r>
          <w:rPr>
            <w:b/>
            <w:bCs/>
          </w:rPr>
          <w:t xml:space="preserve">Definition 8 (Range)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The word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rPr>
            <w:b/>
            <w:bCs/>
          </w:rPr>
          <w:t xml:space="preserve">range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of a</w:t>
        </w:r>
      </w:ins>
      <w:ins w:id="423" w:author="PR Preview" w:date="2026-01-01T00:00:00Z">
        <w:r>
          <w:t xml:space="preserve"> </w:t>
        </w:r>
      </w:ins>
      <w:hyperlink w:anchor="def-function">
        <w:ins w:id="42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has two conflicting meanings,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and sources use one or the other:</w:t>
        </w:r>
      </w:ins>
    </w:p>
    <w:p>
      <w:pPr>
        <w:pStyle w:val="Compact"/>
        <w:numPr>
          <w:ilvl w:val="0"/>
          <w:numId w:val="1001"/>
        </w:numPr>
      </w:pPr>
      <w:ins w:id="430" w:author="PR Preview" w:date="2026-01-01T00:00:00Z">
        <w:r>
          <w:t xml:space="preserve">the</w:t>
        </w:r>
      </w:ins>
      <w:ins w:id="431" w:author="PR Preview" w:date="2026-01-01T00:00:00Z">
        <w:r>
          <w:t xml:space="preserve"> </w:t>
        </w:r>
      </w:ins>
      <w:hyperlink w:anchor="def-image">
        <w:ins w:id="432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of</w:t>
        </w:r>
      </w:ins>
      <w:ins w:id="435" w:author="PR Preview" w:date="2026-01-01T00:00:00Z">
        <w:r>
          <w:t xml:space="preserve"> </w:t>
        </w:r>
      </w:ins>
      <m:oMath>
        <m:r>
          <m:t>f</m:t>
        </m:r>
      </m:oMath>
      <w:ins w:id="436" w:author="PR Preview" w:date="2026-01-01T00:00:00Z">
        <w:r>
          <w:t xml:space="preserve">, the set</w:t>
        </w:r>
      </w:ins>
      <w:ins w:id="43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of values that</w:t>
        </w:r>
      </w:ins>
      <w:ins w:id="440" w:author="PR Preview" w:date="2026-01-01T00:00:00Z">
        <w:r>
          <w:t xml:space="preserve"> </w:t>
        </w:r>
      </w:ins>
      <m:oMath>
        <m:r>
          <m:t>f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actually takes;</w:t>
        </w:r>
      </w:ins>
    </w:p>
    <w:p>
      <w:pPr>
        <w:pStyle w:val="Compact"/>
        <w:numPr>
          <w:ilvl w:val="0"/>
          <w:numId w:val="1001"/>
        </w:numPr>
      </w:pPr>
      <w:ins w:id="443" w:author="PR Preview" w:date="2026-01-01T00:00:00Z">
        <w:r>
          <w:t xml:space="preserve">the</w:t>
        </w:r>
      </w:ins>
      <w:ins w:id="444" w:author="PR Preview" w:date="2026-01-01T00:00:00Z">
        <w:r>
          <w:t xml:space="preserve"> </w:t>
        </w:r>
      </w:ins>
      <w:hyperlink w:anchor="def-codomain">
        <w:ins w:id="445" w:author="PR Preview" w:date="2026-01-01T00:00:00Z">
          <w:r>
            <w:rPr>
              <w:rStyle w:val="Hyperlink"/>
            </w:rPr>
            <w:t xml:space="preserve">codomain</w:t>
          </w:r>
        </w:ins>
      </w:hyperlink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of</w:t>
        </w:r>
      </w:ins>
      <w:ins w:id="448" w:author="PR Preview" w:date="2026-01-01T00:00:00Z">
        <w:r>
          <w:t xml:space="preserve"> </w:t>
        </w:r>
      </w:ins>
      <m:oMath>
        <m:r>
          <m:t>f</m:t>
        </m:r>
      </m:oMath>
      <w:ins w:id="449" w:author="PR Preview" w:date="2026-01-01T00:00:00Z">
        <w:r>
          <w:t xml:space="preserve">, the set</w:t>
        </w:r>
      </w:ins>
      <w:ins w:id="450" w:author="PR Preview" w:date="2026-01-01T00:00:00Z">
        <w:r>
          <w:t xml:space="preserve"> </w:t>
        </w:r>
      </w:ins>
      <m:oMath>
        <m:r>
          <m:t>B</m:t>
        </m:r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that its values are required to lie in.</w:t>
        </w:r>
      </w:ins>
    </w:p>
    <w:p>
      <w:pPr>
        <w:pStyle w:val="FirstParagraph"/>
      </w:pPr>
      <w:ins w:id="453" w:author="PR Preview" w:date="2026-01-01T00:00:00Z">
        <w:r>
          <w:t xml:space="preserve">To avoid the ambiguity, these notes write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“image”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or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“codomain”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instead,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and recommend that you do too</w:t>
        </w:r>
      </w:ins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(see</w:t>
        </w:r>
      </w:ins>
      <w:ins w:id="466" w:author="PR Preview" w:date="2026-01-01T00:00:00Z">
        <w:r>
          <w:t xml:space="preserve"> </w:t>
        </w:r>
      </w:ins>
      <w:hyperlink r:id="rId22">
        <w:ins w:id="467" w:author="PR Preview" w:date="2026-01-01T00:00:00Z">
          <w:r>
            <w:rPr>
              <w:rStyle w:val="Hyperlink"/>
            </w:rPr>
            <w:t xml:space="preserve">Wikipedia: Range of a function</w:t>
          </w:r>
        </w:ins>
      </w:hyperlink>
      <w:ins w:id="468" w:author="PR Preview" w:date="2026-01-01T00:00:00Z">
        <w:r>
          <w:t xml:space="preserve">).</w:t>
        </w:r>
      </w:ins>
    </w:p>
    <w:bookmarkEnd w:id="23"/>
    <w:bookmarkStart w:id="24" w:name="exm-range"/>
    <w:p>
      <w:pPr>
        <w:pStyle w:val="BodyText"/>
      </w:pPr>
      <w:ins w:id="469" w:author="PR Preview" w:date="2026-01-01T00:00:00Z">
        <w:r>
          <w:rPr>
            <w:b/>
            <w:bCs/>
          </w:rPr>
          <w:t xml:space="preserve">Example 5 (Two ranges of a squaring function)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For</w:t>
        </w:r>
      </w:ins>
      <w:ins w:id="47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with</w:t>
        </w:r>
      </w:ins>
      <w:ins w:id="4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ins w:id="476" w:author="PR Preview" w:date="2026-01-01T00:00:00Z">
        <w:r>
          <w:t xml:space="preserve">,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“the range of</w:t>
        </w:r>
      </w:ins>
      <w:ins w:id="479" w:author="PR Preview" w:date="2026-01-01T00:00:00Z">
        <w:r>
          <w:t xml:space="preserve"> </w:t>
        </w:r>
      </w:ins>
      <m:oMath>
        <m:r>
          <m:t>f</m:t>
        </m:r>
      </m:oMath>
      <w:ins w:id="480" w:author="PR Preview" w:date="2026-01-01T00:00:00Z">
        <w:r>
          <w:t xml:space="preserve">”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could mean the image</w:t>
        </w:r>
      </w:ins>
      <w:ins w:id="48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or the codomain</w:t>
        </w:r>
      </w:ins>
      <w:ins w:id="48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487" w:author="PR Preview" w:date="2026-01-01T00:00:00Z">
        <w:r>
          <w:t xml:space="preserve">.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The image is always a subset of the codomain,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because every value</w:t>
        </w:r>
      </w:ins>
      <w:ins w:id="49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lies in the codomain.</w:t>
        </w:r>
      </w:ins>
    </w:p>
    <w:bookmarkEnd w:id="24"/>
    <w:bookmarkStart w:id="25" w:name="rem-image-range"/>
    <w:p>
      <w:pPr>
        <w:pStyle w:val="BodyText"/>
      </w:pPr>
      <w:ins w:id="495" w:author="PR Preview" w:date="2026-01-01T00:00:00Z">
        <w:r>
          <w:rPr>
            <w:i/>
            <w:iCs/>
          </w:rPr>
          <w:t xml:space="preserve">Remark 1</w:t>
        </w:r>
      </w:ins>
      <w:ins w:id="496" w:author="PR Preview" w:date="2026-01-01T00:00:00Z">
        <w:r>
          <w:t xml:space="preserve"> (Image and range). </w:t>
        </w:r>
      </w:ins>
      <w:ins w:id="497" w:author="PR Preview" w:date="2026-01-01T00:00:00Z">
        <w:r>
          <w:t xml:space="preserve">Many sources call the</w:t>
        </w:r>
      </w:ins>
      <w:ins w:id="498" w:author="PR Preview" w:date="2026-01-01T00:00:00Z">
        <w:r>
          <w:t xml:space="preserve"> </w:t>
        </w:r>
      </w:ins>
      <w:hyperlink w:anchor="def-image">
        <w:ins w:id="499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the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“range”</w:t>
        </w:r>
      </w:ins>
      <w:ins w:id="504" w:author="PR Preview" w:date="2026-01-01T00:00:00Z">
        <w:r>
          <w:t xml:space="preserve">,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but others use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“range”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for the</w:t>
        </w:r>
      </w:ins>
      <w:ins w:id="511" w:author="PR Preview" w:date="2026-01-01T00:00:00Z">
        <w:r>
          <w:t xml:space="preserve"> </w:t>
        </w:r>
      </w:ins>
      <w:hyperlink w:anchor="def-codomain">
        <w:ins w:id="512" w:author="PR Preview" w:date="2026-01-01T00:00:00Z">
          <w:r>
            <w:rPr>
              <w:rStyle w:val="Hyperlink"/>
            </w:rPr>
            <w:t xml:space="preserve">codomain</w:t>
          </w:r>
        </w:ins>
      </w:hyperlink>
      <w:ins w:id="513" w:author="PR Preview" w:date="2026-01-01T00:00:00Z">
        <w:r>
          <w:t xml:space="preserve">.</w:t>
        </w:r>
      </w:ins>
      <w:ins w:id="514" w:author="PR Preview" w:date="2026-01-01T00:00:00Z">
        <w:r>
          <w:t xml:space="preserve"> </w:t>
        </w:r>
      </w:ins>
      <w:hyperlink w:anchor="def-range">
        <w:ins w:id="51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gives the two meanings and the terms these notes use instead.</w:t>
        </w:r>
      </w:ins>
    </w:p>
    <w:bookmarkEnd w:id="25"/>
    <w:bookmarkStart w:id="26" w:name="exm-domain-codomain-image"/>
    <w:p>
      <w:pPr>
        <w:pStyle w:val="BodyText"/>
      </w:pPr>
      <w:ins w:id="518" w:author="PR Preview" w:date="2026-01-01T00:00:00Z">
        <w:r>
          <w:rPr>
            <w:b/>
            <w:bCs/>
          </w:rPr>
          <w:t xml:space="preserve">Example 6 (Domain, codomain, and image of the doubled die roll)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For the function</w:t>
        </w:r>
      </w:ins>
      <w:ins w:id="52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with</w:t>
        </w:r>
      </w:ins>
      <w:ins w:id="5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from</w:t>
        </w:r>
      </w:ins>
      <w:ins w:id="527" w:author="PR Preview" w:date="2026-01-01T00:00:00Z">
        <w:r>
          <w:t xml:space="preserve"> </w:t>
        </w:r>
      </w:ins>
      <w:hyperlink w:anchor="exm-function">
        <w:ins w:id="52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529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def-graph"/>
    <w:p>
      <w:pPr>
        <w:pStyle w:val="BodyText"/>
      </w:pPr>
      <w:del w:id="530" w:author="PR Preview" w:date="2026-01-01T00:00:00Z">
        <w:r>
          <w:rPr>
            <w:b/>
            <w:bCs/>
          </w:rPr>
          <w:delText xml:space="preserve">Definition 6 (Graph of a function)</w:delText>
        </w:r>
      </w:del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The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rPr>
            <w:b/>
            <w:bCs/>
          </w:rPr>
          <w:delText xml:space="preserve">graph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of a</w:delText>
        </w:r>
      </w:del>
      <w:del w:id="537" w:author="PR Preview" w:date="2026-01-01T00:00:00Z">
        <w:r>
          <w:delText xml:space="preserve"> </w:delText>
        </w:r>
      </w:del>
      <w:hyperlink w:anchor="def-function">
        <w:del w:id="538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53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is the set of</w:delText>
        </w:r>
      </w:del>
      <w:del w:id="542" w:author="PR Preview" w:date="2026-01-01T00:00:00Z">
        <w:r>
          <w:delText xml:space="preserve"> </w:delText>
        </w:r>
      </w:del>
      <w:hyperlink r:id="rId16">
        <w:del w:id="543" w:author="PR Preview" w:date="2026-01-01T00:00:00Z">
          <w:r>
            <w:rPr>
              <w:rStyle w:val="Hyperlink"/>
            </w:rPr>
            <w:delText xml:space="preserve">ordered pairs</w:delText>
          </w:r>
        </w:del>
      </w:hyperlink>
      <w:del w:id="54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del w:id="545" w:author="PR Preview" w:date="2026-01-01T00:00:00Z">
        <w:r>
          <w:delText xml:space="preserve">, one for each element</w:delText>
        </w:r>
      </w:del>
      <w:del w:id="546" w:author="PR Preview" w:date="2026-01-01T00:00:00Z">
        <w:r>
          <w:delText xml:space="preserve"> </w:delText>
        </w:r>
      </w:del>
      <m:oMath>
        <m:r>
          <m:t>a</m:t>
        </m:r>
      </m:oMath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of its domain:</w:delText>
        </w:r>
      </w:del>
    </w:p>
    <w:p>
      <w:pPr>
        <w:pStyle w:val="BodyText"/>
      </w:pPr>
      <w:ins w:id="549" w:author="PR Preview" w:date="2026-01-01T00:00:00Z">
        <w:r>
          <w:rPr>
            <w:b/>
            <w:bCs/>
          </w:rPr>
          <w:t xml:space="preserve">Definition 9 (Graph of a function)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The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rPr>
            <w:b/>
            <w:bCs/>
          </w:rPr>
          <w:t xml:space="preserve">graph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of a</w:t>
        </w:r>
      </w:ins>
      <w:ins w:id="556" w:author="PR Preview" w:date="2026-01-01T00:00:00Z">
        <w:r>
          <w:t xml:space="preserve"> </w:t>
        </w:r>
      </w:ins>
      <w:hyperlink w:anchor="def-function">
        <w:ins w:id="55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55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is the set of</w:t>
        </w:r>
      </w:ins>
      <w:ins w:id="561" w:author="PR Preview" w:date="2026-01-01T00:00:00Z">
        <w:r>
          <w:t xml:space="preserve"> </w:t>
        </w:r>
      </w:ins>
      <w:hyperlink r:id="rId16">
        <w:ins w:id="562" w:author="PR Preview" w:date="2026-01-01T00:00:00Z">
          <w:r>
            <w:rPr>
              <w:rStyle w:val="Hyperlink"/>
            </w:rPr>
            <w:t xml:space="preserve">ordered pairs</w:t>
          </w:r>
        </w:ins>
      </w:hyperlink>
      <w:ins w:id="56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564" w:author="PR Preview" w:date="2026-01-01T00:00:00Z">
        <w:r>
          <w:t xml:space="preserve">, one for each element</w:t>
        </w:r>
      </w:ins>
      <w:ins w:id="565" w:author="PR Preview" w:date="2026-01-01T00:00:00Z">
        <w:r>
          <w:t xml:space="preserve"> </w:t>
        </w:r>
      </w:ins>
      <m:oMath>
        <m:r>
          <m:t>a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of its domain: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7"/>
    <w:bookmarkStart w:id="28" w:name="exm-graph"/>
    <w:p>
      <w:pPr>
        <w:pStyle w:val="FirstParagraph"/>
      </w:pPr>
      <w:del w:id="568" w:author="PR Preview" w:date="2026-01-01T00:00:00Z">
        <w:r>
          <w:rPr>
            <w:b/>
            <w:bCs/>
          </w:rPr>
          <w:delText xml:space="preserve">Example 4 (The graph of a function on three points)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Let</w:delText>
        </w:r>
      </w:del>
      <w:del w:id="57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with</w:delText>
        </w:r>
      </w:del>
      <w:del w:id="57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del w:id="575" w:author="PR Preview" w:date="2026-01-01T00:00:00Z">
        <w:r>
          <w:delText xml:space="preserve">.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Then</w:delText>
        </w:r>
      </w:del>
      <w:del w:id="57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579" w:author="PR Preview" w:date="2026-01-01T00:00:00Z">
        <w:r>
          <w:delText xml:space="preserve">,</w:delText>
        </w:r>
      </w:del>
      <w:del w:id="58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81" w:author="PR Preview" w:date="2026-01-01T00:00:00Z">
        <w:r>
          <w:delText xml:space="preserve">, and</w:delText>
        </w:r>
      </w:del>
      <w:del w:id="58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del w:id="583" w:author="PR Preview" w:date="2026-01-01T00:00:00Z">
        <w:r>
          <w:delText xml:space="preserve">,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so the graph of</w:delText>
        </w:r>
      </w:del>
      <w:del w:id="586" w:author="PR Preview" w:date="2026-01-01T00:00:00Z">
        <w:r>
          <w:delText xml:space="preserve"> </w:delText>
        </w:r>
      </w:del>
      <m:oMath>
        <m:r>
          <m:t>f</m:t>
        </m:r>
      </m:oMath>
      <w:del w:id="587" w:author="PR Preview" w:date="2026-01-01T00:00:00Z">
        <w:r>
          <w:delText xml:space="preserve"> </w:delText>
        </w:r>
      </w:del>
      <w:del w:id="588" w:author="PR Preview" w:date="2026-01-01T00:00:00Z">
        <w:r>
          <w:delText xml:space="preserve">is</w:delText>
        </w:r>
      </w:del>
      <w:del w:id="58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590" w:author="PR Preview" w:date="2026-01-01T00:00:00Z">
        <w:r>
          <w:delText xml:space="preserve">.</w:delText>
        </w:r>
      </w:del>
      <w:del w:id="591" w:author="PR Preview" w:date="2026-01-01T00:00:00Z">
        <w:r>
          <w:delText xml:space="preserve"> </w:delText>
        </w:r>
      </w:del>
      <w:del w:id="592" w:author="PR Preview" w:date="2026-01-01T00:00:00Z">
        <w:r>
          <w:delText xml:space="preserve">The pair</w:delText>
        </w:r>
      </w:del>
      <w:del w:id="59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is not in the graph, because</w:delText>
        </w:r>
      </w:del>
      <w:del w:id="596" w:author="PR Preview" w:date="2026-01-01T00:00:00Z">
        <w:r>
          <w:delText xml:space="preserve"> </w:delText>
        </w:r>
      </w:del>
      <m:oMath>
        <m:r>
          <m:t>1</m:t>
        </m:r>
      </m:oMath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is not in the domain of</w:delText>
        </w:r>
      </w:del>
      <w:del w:id="599" w:author="PR Preview" w:date="2026-01-01T00:00:00Z">
        <w:r>
          <w:delText xml:space="preserve"> </w:delText>
        </w:r>
      </w:del>
      <m:oMath>
        <m:r>
          <m:t>f</m:t>
        </m:r>
      </m:oMath>
      <w:del w:id="600" w:author="PR Preview" w:date="2026-01-01T00:00:00Z">
        <w:r>
          <w:delText xml:space="preserve">.</w:delText>
        </w:r>
      </w:del>
    </w:p>
    <w:p>
      <w:pPr>
        <w:pStyle w:val="FirstParagraph"/>
      </w:pPr>
      <w:ins w:id="601" w:author="PR Preview" w:date="2026-01-01T00:00:00Z">
        <w:r>
          <w:rPr>
            <w:b/>
            <w:bCs/>
          </w:rPr>
          <w:t xml:space="preserve">Example 7 (The graph of a function on three points)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Let</w:t>
        </w:r>
      </w:ins>
      <w:ins w:id="60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with</w:t>
        </w:r>
      </w:ins>
      <w:ins w:id="60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ins w:id="608" w:author="PR Preview" w:date="2026-01-01T00:00:00Z">
        <w:r>
          <w:t xml:space="preserve">.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Then</w:t>
        </w:r>
      </w:ins>
      <w:ins w:id="61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612" w:author="PR Preview" w:date="2026-01-01T00:00:00Z">
        <w:r>
          <w:t xml:space="preserve">,</w:t>
        </w:r>
      </w:ins>
      <w:ins w:id="61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614" w:author="PR Preview" w:date="2026-01-01T00:00:00Z">
        <w:r>
          <w:t xml:space="preserve">, and</w:t>
        </w:r>
      </w:ins>
      <w:ins w:id="6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616" w:author="PR Preview" w:date="2026-01-01T00:00:00Z">
        <w:r>
          <w:t xml:space="preserve">,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so the graph of</w:t>
        </w:r>
      </w:ins>
      <w:ins w:id="619" w:author="PR Preview" w:date="2026-01-01T00:00:00Z">
        <w:r>
          <w:t xml:space="preserve"> </w:t>
        </w:r>
      </w:ins>
      <m:oMath>
        <m:r>
          <m:t>f</m:t>
        </m:r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is</w:t>
        </w:r>
      </w:ins>
      <w:ins w:id="62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623" w:author="PR Preview" w:date="2026-01-01T00:00:00Z">
        <w:r>
          <w:t xml:space="preserve">.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The pair</w:t>
        </w:r>
      </w:ins>
      <w:ins w:id="6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is not in the graph, because</w:t>
        </w:r>
      </w:ins>
      <w:ins w:id="629" w:author="PR Preview" w:date="2026-01-01T00:00:00Z">
        <w:r>
          <w:t xml:space="preserve"> </w:t>
        </w:r>
      </w:ins>
      <m:oMath>
        <m:r>
          <m:t>1</m:t>
        </m:r>
      </m:oMath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is not in the domain of</w:t>
        </w:r>
      </w:ins>
      <w:ins w:id="632" w:author="PR Preview" w:date="2026-01-01T00:00:00Z">
        <w:r>
          <w:t xml:space="preserve"> </w:t>
        </w:r>
      </w:ins>
      <m:oMath>
        <m:r>
          <m:t>f</m:t>
        </m:r>
      </m:oMath>
      <w:ins w:id="633" w:author="PR Preview" w:date="2026-01-01T00:00:00Z">
        <w:r>
          <w:t xml:space="preserve">.</w:t>
        </w:r>
      </w:ins>
    </w:p>
    <w:bookmarkEnd w:id="28"/>
    <w:bookmarkStart w:id="29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9"/>
    <w:bookmarkStart w:id="30" w:name="rem-function-as-set-of-pairs"/>
    <w:p>
      <w:pPr>
        <w:pStyle w:val="BodyText"/>
      </w:pPr>
      <w:del w:id="634" w:author="PR Preview" w:date="2026-01-01T00:00:00Z">
        <w:r>
          <w:rPr>
            <w:i/>
            <w:iCs/>
          </w:rPr>
          <w:delText xml:space="preserve">Remark 3</w:delText>
        </w:r>
      </w:del>
      <w:del w:id="635" w:author="PR Preview" w:date="2026-01-01T00:00:00Z">
        <w:r>
          <w:delText xml:space="preserve"> (What a function is fundamentally). </w:delText>
        </w:r>
      </w:del>
      <w:hyperlink w:anchor="def-function">
        <w:del w:id="63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defines what a function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rPr>
            <w:i/>
            <w:iCs/>
          </w:rPr>
          <w:delText xml:space="preserve">does</w:delText>
        </w:r>
      </w:del>
      <w:del w:id="641" w:author="PR Preview" w:date="2026-01-01T00:00:00Z">
        <w:r>
          <w:delText xml:space="preserve">: it assigns an output to each input.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In formal set theory, what a function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rPr>
            <w:i/>
            <w:iCs/>
          </w:rPr>
          <w:delText xml:space="preserve">is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is described in terms of</w:delText>
        </w:r>
      </w:del>
      <w:del w:id="648" w:author="PR Preview" w:date="2026-01-01T00:00:00Z">
        <w:r>
          <w:delText xml:space="preserve"> </w:delText>
        </w:r>
      </w:del>
      <w:hyperlink r:id="rId16">
        <w:del w:id="649" w:author="PR Preview" w:date="2026-01-01T00:00:00Z">
          <w:r>
            <w:rPr>
              <w:rStyle w:val="Hyperlink"/>
            </w:rPr>
            <w:delText xml:space="preserve">ordered pairs</w:delText>
          </w:r>
        </w:del>
      </w:hyperlink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and its graph (</w:delText>
        </w:r>
      </w:del>
      <w:hyperlink w:anchor="def-graph">
        <w:del w:id="652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653" w:author="PR Preview" w:date="2026-01-01T00:00:00Z">
        <w:r>
          <w:delText xml:space="preserve">):</w:delText>
        </w:r>
      </w:del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the set of pairs</w:delText>
        </w:r>
      </w:del>
      <w:del w:id="656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del w:id="657" w:author="PR Preview" w:date="2026-01-01T00:00:00Z">
        <w:r>
          <w:delText xml:space="preserve">.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Authors define a function formally in one of two ways:</w:delText>
        </w:r>
      </w:del>
    </w:p>
    <w:p>
      <w:pPr>
        <w:pStyle w:val="BodyText"/>
      </w:pPr>
      <w:ins w:id="660" w:author="PR Preview" w:date="2026-01-01T00:00:00Z">
        <w:r>
          <w:rPr>
            <w:i/>
            <w:iCs/>
          </w:rPr>
          <w:t xml:space="preserve">Remark 3</w:t>
        </w:r>
      </w:ins>
      <w:ins w:id="661" w:author="PR Preview" w:date="2026-01-01T00:00:00Z">
        <w:r>
          <w:t xml:space="preserve"> (What a function is fundamentally). </w:t>
        </w:r>
      </w:ins>
      <w:hyperlink w:anchor="def-function">
        <w:ins w:id="66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defines what a function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rPr>
            <w:i/>
            <w:iCs/>
          </w:rPr>
          <w:t xml:space="preserve">does</w:t>
        </w:r>
      </w:ins>
      <w:ins w:id="667" w:author="PR Preview" w:date="2026-01-01T00:00:00Z">
        <w:r>
          <w:t xml:space="preserve">: it assigns an output to each input.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In formal set theory, what a function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rPr>
            <w:i/>
            <w:iCs/>
          </w:rPr>
          <w:t xml:space="preserve">is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is described in terms of</w:t>
        </w:r>
      </w:ins>
      <w:ins w:id="674" w:author="PR Preview" w:date="2026-01-01T00:00:00Z">
        <w:r>
          <w:t xml:space="preserve"> </w:t>
        </w:r>
      </w:ins>
      <w:hyperlink r:id="rId16">
        <w:ins w:id="675" w:author="PR Preview" w:date="2026-01-01T00:00:00Z">
          <w:r>
            <w:rPr>
              <w:rStyle w:val="Hyperlink"/>
            </w:rPr>
            <w:t xml:space="preserve">ordered pairs</w:t>
          </w:r>
        </w:ins>
      </w:hyperlink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and its graph (</w:t>
        </w:r>
      </w:ins>
      <w:hyperlink w:anchor="def-graph">
        <w:ins w:id="67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79" w:author="PR Preview" w:date="2026-01-01T00:00:00Z">
        <w:r>
          <w:t xml:space="preserve">):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the set of pairs</w:t>
        </w:r>
      </w:ins>
      <w:ins w:id="68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ins w:id="683" w:author="PR Preview" w:date="2026-01-01T00:00:00Z">
        <w:r>
          <w:t xml:space="preserve">.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Authors define a function formally in one of two ways:</w:t>
        </w:r>
      </w:ins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30"/>
    <w:bookmarkStart w:id="31" w:name="def-composition"/>
    <w:p>
      <w:pPr>
        <w:pStyle w:val="BodyText"/>
      </w:pPr>
      <w:del w:id="686" w:author="PR Preview" w:date="2026-01-01T00:00:00Z">
        <w:r>
          <w:rPr>
            <w:b/>
            <w:bCs/>
          </w:rPr>
          <w:delText xml:space="preserve">Definition 7 (Composition)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Let</w:delText>
        </w:r>
      </w:del>
      <w:del w:id="689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and</w:delText>
        </w:r>
      </w:del>
      <w:del w:id="69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be</w:delText>
        </w:r>
      </w:del>
      <w:del w:id="695" w:author="PR Preview" w:date="2026-01-01T00:00:00Z">
        <w:r>
          <w:delText xml:space="preserve"> </w:delText>
        </w:r>
      </w:del>
      <w:hyperlink w:anchor="def-function">
        <w:del w:id="696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697" w:author="PR Preview" w:date="2026-01-01T00:00:00Z">
        <w:r>
          <w:delText xml:space="preserve">.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The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rPr>
            <w:b/>
            <w:bCs/>
          </w:rPr>
          <w:delText xml:space="preserve">composition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of</w:delText>
        </w:r>
      </w:del>
      <w:del w:id="704" w:author="PR Preview" w:date="2026-01-01T00:00:00Z">
        <w:r>
          <w:delText xml:space="preserve"> </w:delText>
        </w:r>
      </w:del>
      <m:oMath>
        <m:r>
          <m:t>f</m:t>
        </m:r>
      </m:oMath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and</w:delText>
        </w:r>
      </w:del>
      <w:del w:id="707" w:author="PR Preview" w:date="2026-01-01T00:00:00Z">
        <w:r>
          <w:delText xml:space="preserve"> </w:delText>
        </w:r>
      </w:del>
      <m:oMath>
        <m:r>
          <m:t>g</m:t>
        </m:r>
      </m:oMath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is the function</w:delText>
        </w:r>
      </w:del>
      <w:del w:id="71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defined by</w:delText>
        </w:r>
      </w:del>
    </w:p>
    <w:p>
      <w:pPr>
        <w:pStyle w:val="BodyText"/>
      </w:pPr>
      <w:ins w:id="713" w:author="PR Preview" w:date="2026-01-01T00:00:00Z">
        <w:r>
          <w:rPr>
            <w:b/>
            <w:bCs/>
          </w:rPr>
          <w:t xml:space="preserve">Definition 10 (Composition)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Let</w:t>
        </w:r>
      </w:ins>
      <w:ins w:id="71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and</w:t>
        </w:r>
      </w:ins>
      <w:ins w:id="7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be</w:t>
        </w:r>
      </w:ins>
      <w:ins w:id="722" w:author="PR Preview" w:date="2026-01-01T00:00:00Z">
        <w:r>
          <w:t xml:space="preserve"> </w:t>
        </w:r>
      </w:ins>
      <w:hyperlink w:anchor="def-function">
        <w:ins w:id="723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724" w:author="PR Preview" w:date="2026-01-01T00:00:00Z">
        <w:r>
          <w:t xml:space="preserve">.</w:t>
        </w:r>
      </w:ins>
      <w:ins w:id="725" w:author="PR Preview" w:date="2026-01-01T00:00:00Z">
        <w:r>
          <w:t xml:space="preserve"> </w:t>
        </w:r>
      </w:ins>
      <w:ins w:id="726" w:author="PR Preview" w:date="2026-01-01T00:00:00Z">
        <w:r>
          <w:t xml:space="preserve">The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rPr>
            <w:b/>
            <w:bCs/>
          </w:rPr>
          <w:t xml:space="preserve">composition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of</w:t>
        </w:r>
      </w:ins>
      <w:ins w:id="731" w:author="PR Preview" w:date="2026-01-01T00:00:00Z">
        <w:r>
          <w:t xml:space="preserve"> </w:t>
        </w:r>
      </w:ins>
      <m:oMath>
        <m:r>
          <m:t>f</m:t>
        </m:r>
      </m:oMath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and</w:t>
        </w:r>
      </w:ins>
      <w:ins w:id="734" w:author="PR Preview" w:date="2026-01-01T00:00:00Z">
        <w:r>
          <w:t xml:space="preserve"> </w:t>
        </w:r>
      </w:ins>
      <m:oMath>
        <m:r>
          <m:t>g</m:t>
        </m:r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is the function</w:t>
        </w:r>
      </w:ins>
      <w:ins w:id="73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defined by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def-inner-function"/>
    <w:p>
      <w:pPr>
        <w:pStyle w:val="FirstParagraph"/>
      </w:pPr>
      <w:del w:id="740" w:author="PR Preview" w:date="2026-01-01T00:00:00Z">
        <w:r>
          <w:rPr>
            <w:b/>
            <w:bCs/>
          </w:rPr>
          <w:delText xml:space="preserve">Definition 8 (Inner function)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In a composition</w:delText>
        </w:r>
      </w:del>
      <w:del w:id="74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</m:oMath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(</w:delText>
        </w:r>
      </w:del>
      <w:hyperlink w:anchor="def-composition">
        <w:del w:id="746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747" w:author="PR Preview" w:date="2026-01-01T00:00:00Z">
        <w:r>
          <w:delText xml:space="preserve">),</w:delText>
        </w:r>
      </w:del>
      <w:del w:id="748" w:author="PR Preview" w:date="2026-01-01T00:00:00Z">
        <w:r>
          <w:delText xml:space="preserve"> </w:delText>
        </w:r>
      </w:del>
      <m:oMath>
        <m:r>
          <m:t>g</m:t>
        </m:r>
      </m:oMath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is the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rPr>
            <w:b/>
            <w:bCs/>
          </w:rPr>
          <w:delText xml:space="preserve">inner function</w:delText>
        </w:r>
      </w:del>
      <w:del w:id="753" w:author="PR Preview" w:date="2026-01-01T00:00:00Z">
        <w:r>
          <w:delText xml:space="preserve">, applied first.</w:delText>
        </w:r>
      </w:del>
    </w:p>
    <w:p>
      <w:pPr>
        <w:pStyle w:val="BodyText"/>
      </w:pPr>
      <w:del w:id="754" w:author="PR Preview" w:date="2026-01-01T00:00:00Z">
        <w:r>
          <w:rPr>
            <w:b/>
            <w:bCs/>
          </w:rPr>
          <w:delText xml:space="preserve">Definition 9 (Outer function)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In a composition</w:delText>
        </w:r>
      </w:del>
      <w:del w:id="7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∘</m:t>
        </m:r>
        <m:r>
          <m:t>g</m:t>
        </m:r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(</w:delText>
        </w:r>
      </w:del>
      <w:hyperlink w:anchor="def-composition">
        <w:del w:id="76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761" w:author="PR Preview" w:date="2026-01-01T00:00:00Z">
        <w:r>
          <w:delText xml:space="preserve">),</w:delText>
        </w:r>
      </w:del>
      <w:del w:id="762" w:author="PR Preview" w:date="2026-01-01T00:00:00Z">
        <w:r>
          <w:delText xml:space="preserve"> </w:delText>
        </w:r>
      </w:del>
      <m:oMath>
        <m:r>
          <m:t>f</m:t>
        </m:r>
      </m:oMath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is the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rPr>
            <w:b/>
            <w:bCs/>
          </w:rPr>
          <w:delText xml:space="preserve">outer function</w:delText>
        </w:r>
      </w:del>
      <w:del w:id="767" w:author="PR Preview" w:date="2026-01-01T00:00:00Z">
        <w:r>
          <w:delText xml:space="preserve">, applied to the result.</w:delText>
        </w:r>
      </w:del>
    </w:p>
    <w:p>
      <w:pPr>
        <w:pStyle w:val="BodyText"/>
      </w:pPr>
      <w:del w:id="768" w:author="PR Preview" w:date="2026-01-01T00:00:00Z">
        <w:r>
          <w:rPr>
            <w:b/>
            <w:bCs/>
          </w:rPr>
          <w:delText xml:space="preserve">Example 5 (The order of composition matters)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Let</w:delText>
        </w:r>
      </w:del>
      <w:del w:id="771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with</w:delText>
        </w:r>
      </w:del>
      <w:del w:id="774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del w:id="775" w:author="PR Preview" w:date="2026-01-01T00:00:00Z">
        <w:r>
          <w:delText xml:space="preserve">,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and</w:delText>
        </w:r>
      </w:del>
      <w:del w:id="77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with</w:delText>
        </w:r>
      </w:del>
      <w:del w:id="78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782" w:author="PR Preview" w:date="2026-01-01T00:00:00Z">
        <w:r>
          <w:delText xml:space="preserve">.</w:delText>
        </w:r>
      </w:del>
    </w:p>
    <w:p>
      <w:pPr>
        <w:pStyle w:val="FirstParagraph"/>
      </w:pPr>
      <w:ins w:id="783" w:author="PR Preview" w:date="2026-01-01T00:00:00Z">
        <w:r>
          <w:rPr>
            <w:b/>
            <w:bCs/>
          </w:rPr>
          <w:t xml:space="preserve">Definition 11 (Inner function)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In a composition</w:t>
        </w:r>
      </w:ins>
      <w:ins w:id="7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(</w:t>
        </w:r>
      </w:ins>
      <w:hyperlink w:anchor="def-composition">
        <w:ins w:id="789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790" w:author="PR Preview" w:date="2026-01-01T00:00:00Z">
        <w:r>
          <w:t xml:space="preserve">),</w:t>
        </w:r>
      </w:ins>
      <w:ins w:id="791" w:author="PR Preview" w:date="2026-01-01T00:00:00Z">
        <w:r>
          <w:t xml:space="preserve"> </w:t>
        </w:r>
      </w:ins>
      <m:oMath>
        <m:r>
          <m:t>g</m:t>
        </m:r>
      </m:oMath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is the</w:t>
        </w:r>
      </w:ins>
      <w:ins w:id="794" w:author="PR Preview" w:date="2026-01-01T00:00:00Z">
        <w:r>
          <w:t xml:space="preserve"> </w:t>
        </w:r>
      </w:ins>
      <w:ins w:id="795" w:author="PR Preview" w:date="2026-01-01T00:00:00Z">
        <w:r>
          <w:rPr>
            <w:b/>
            <w:bCs/>
          </w:rPr>
          <w:t xml:space="preserve">inner function</w:t>
        </w:r>
      </w:ins>
      <w:ins w:id="796" w:author="PR Preview" w:date="2026-01-01T00:00:00Z">
        <w:r>
          <w:t xml:space="preserve">, applied first.</w:t>
        </w:r>
      </w:ins>
    </w:p>
    <w:bookmarkEnd w:id="32"/>
    <w:bookmarkStart w:id="33" w:name="def-outer-function"/>
    <w:p>
      <w:pPr>
        <w:pStyle w:val="BodyText"/>
      </w:pPr>
      <w:ins w:id="797" w:author="PR Preview" w:date="2026-01-01T00:00:00Z">
        <w:r>
          <w:rPr>
            <w:b/>
            <w:bCs/>
          </w:rPr>
          <w:t xml:space="preserve">Definition 12 (Outer function)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In a composition</w:t>
        </w:r>
      </w:ins>
      <w:ins w:id="80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∘</m:t>
        </m:r>
        <m:r>
          <m:t>g</m:t>
        </m:r>
      </m:oMath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(</w:t>
        </w:r>
      </w:ins>
      <w:hyperlink w:anchor="def-composition">
        <w:ins w:id="80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804" w:author="PR Preview" w:date="2026-01-01T00:00:00Z">
        <w:r>
          <w:t xml:space="preserve">),</w:t>
        </w:r>
      </w:ins>
      <w:ins w:id="805" w:author="PR Preview" w:date="2026-01-01T00:00:00Z">
        <w:r>
          <w:t xml:space="preserve"> </w:t>
        </w:r>
      </w:ins>
      <m:oMath>
        <m:r>
          <m:t>f</m:t>
        </m:r>
      </m:oMath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is the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rPr>
            <w:b/>
            <w:bCs/>
          </w:rPr>
          <w:t xml:space="preserve">outer function</w:t>
        </w:r>
      </w:ins>
      <w:ins w:id="810" w:author="PR Preview" w:date="2026-01-01T00:00:00Z">
        <w:r>
          <w:t xml:space="preserve">, applied to the result.</w:t>
        </w:r>
      </w:ins>
    </w:p>
    <w:bookmarkEnd w:id="33"/>
    <w:bookmarkStart w:id="34" w:name="exm-composition"/>
    <w:p>
      <w:pPr>
        <w:pStyle w:val="BodyText"/>
      </w:pPr>
      <w:ins w:id="811" w:author="PR Preview" w:date="2026-01-01T00:00:00Z">
        <w:r>
          <w:rPr>
            <w:b/>
            <w:bCs/>
          </w:rPr>
          <w:t xml:space="preserve">Example 8 (The order of composition matters)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Let</w:t>
        </w:r>
      </w:ins>
      <w:ins w:id="81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with</w:t>
        </w:r>
      </w:ins>
      <w:ins w:id="81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ins w:id="818" w:author="PR Preview" w:date="2026-01-01T00:00:00Z">
        <w:r>
          <w:t xml:space="preserve">,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and</w:t>
        </w:r>
      </w:ins>
      <w:ins w:id="82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with</w:t>
        </w:r>
      </w:ins>
      <w:ins w:id="8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825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4"/>
    <w:bookmarkStart w:id="35" w:name="def-inverse-function"/>
    <w:p>
      <w:pPr>
        <w:pStyle w:val="BodyText"/>
      </w:pPr>
      <w:del w:id="826" w:author="PR Preview" w:date="2026-01-01T00:00:00Z">
        <w:r>
          <w:rPr>
            <w:b/>
            <w:bCs/>
          </w:rPr>
          <w:delText xml:space="preserve">Definition 10 (Inverse function)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Let</w:delText>
        </w:r>
      </w:del>
      <w:del w:id="82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be a</w:delText>
        </w:r>
      </w:del>
      <w:del w:id="832" w:author="PR Preview" w:date="2026-01-01T00:00:00Z">
        <w:r>
          <w:delText xml:space="preserve"> </w:delText>
        </w:r>
      </w:del>
      <w:hyperlink w:anchor="def-function">
        <w:del w:id="83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834" w:author="PR Preview" w:date="2026-01-01T00:00:00Z">
        <w:r>
          <w:delText xml:space="preserve">.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A function</w:delText>
        </w:r>
      </w:del>
      <w:del w:id="83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is the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rPr>
            <w:b/>
            <w:bCs/>
          </w:rPr>
          <w:delText xml:space="preserve">inverse function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of</w:delText>
        </w:r>
      </w:del>
      <w:del w:id="844" w:author="PR Preview" w:date="2026-01-01T00:00:00Z">
        <w:r>
          <w:delText xml:space="preserve"> </w:delText>
        </w:r>
      </w:del>
      <m:oMath>
        <m:r>
          <m:t>f</m:t>
        </m:r>
      </m:oMath>
      <w:del w:id="845" w:author="PR Preview" w:date="2026-01-01T00:00:00Z">
        <w:r>
          <w:delText xml:space="preserve">,</w:delText>
        </w:r>
      </w:del>
      <w:del w:id="846" w:author="PR Preview" w:date="2026-01-01T00:00:00Z">
        <w:r>
          <w:delText xml:space="preserve"> </w:delText>
        </w:r>
      </w:del>
      <w:del w:id="847" w:author="PR Preview" w:date="2026-01-01T00:00:00Z">
        <w:r>
          <w:delText xml:space="preserve">written</w:delText>
        </w:r>
      </w:del>
      <w:del w:id="84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849" w:author="PR Preview" w:date="2026-01-01T00:00:00Z">
        <w:r>
          <w:delText xml:space="preserve">, if both</w:delText>
        </w:r>
      </w:del>
    </w:p>
    <w:p>
      <w:pPr>
        <w:pStyle w:val="BodyText"/>
      </w:pPr>
      <w:ins w:id="850" w:author="PR Preview" w:date="2026-01-01T00:00:00Z">
        <w:r>
          <w:rPr>
            <w:b/>
            <w:bCs/>
          </w:rPr>
          <w:t xml:space="preserve">Definition 13 (Inverse function)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Let</w:t>
        </w:r>
      </w:ins>
      <w:ins w:id="8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be a</w:t>
        </w:r>
      </w:ins>
      <w:ins w:id="856" w:author="PR Preview" w:date="2026-01-01T00:00:00Z">
        <w:r>
          <w:t xml:space="preserve"> </w:t>
        </w:r>
      </w:ins>
      <w:hyperlink w:anchor="def-function">
        <w:ins w:id="85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58" w:author="PR Preview" w:date="2026-01-01T00:00:00Z">
        <w:r>
          <w:t xml:space="preserve">.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A function</w:t>
        </w:r>
      </w:ins>
      <w:ins w:id="86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is the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rPr>
            <w:b/>
            <w:bCs/>
          </w:rPr>
          <w:t xml:space="preserve">inverse function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of</w:t>
        </w:r>
      </w:ins>
      <w:ins w:id="868" w:author="PR Preview" w:date="2026-01-01T00:00:00Z">
        <w:r>
          <w:t xml:space="preserve"> </w:t>
        </w:r>
      </w:ins>
      <m:oMath>
        <m:r>
          <m:t>f</m:t>
        </m:r>
      </m:oMath>
      <w:ins w:id="869" w:author="PR Preview" w:date="2026-01-01T00:00:00Z">
        <w:r>
          <w:t xml:space="preserve">,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written</w:t>
        </w:r>
      </w:ins>
      <w:ins w:id="87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873" w:author="PR Preview" w:date="2026-01-01T00:00:00Z">
        <w:r>
          <w:t xml:space="preserve">, if both</w:t>
        </w:r>
      </w:ins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5"/>
    <w:bookmarkStart w:id="36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6"/>
    <w:bookmarkStart w:id="37" w:name="exm-inverse-function"/>
    <w:p>
      <w:pPr>
        <w:pStyle w:val="BodyText"/>
      </w:pPr>
      <w:del w:id="874" w:author="PR Preview" w:date="2026-01-01T00:00:00Z">
        <w:r>
          <w:rPr>
            <w:b/>
            <w:bCs/>
          </w:rPr>
          <w:delText xml:space="preserve">Example 6 (An invertible function, and one that is not)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 </w:delText>
        </w:r>
      </w:del>
    </w:p>
    <w:p>
      <w:pPr>
        <w:pStyle w:val="BodyText"/>
      </w:pPr>
      <w:ins w:id="877" w:author="PR Preview" w:date="2026-01-01T00:00:00Z">
        <w:r>
          <w:rPr>
            <w:b/>
            <w:bCs/>
          </w:rPr>
          <w:t xml:space="preserve">Example 9 (An invertible function, and one that is not)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 </w:t>
        </w:r>
      </w:ins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7"/>
    <w:bookmarkStart w:id="39" w:name="def-elementwise-function"/>
    <w:p>
      <w:pPr>
        <w:pStyle w:val="FirstParagraph"/>
      </w:pPr>
      <w:del w:id="880" w:author="PR Preview" w:date="2026-01-01T00:00:00Z">
        <w:r>
          <w:rPr>
            <w:b/>
            <w:bCs/>
          </w:rPr>
          <w:delText xml:space="preserve">Definition 11 (Elementwise application of a function to a vector)</w:delText>
        </w:r>
      </w:del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Let</w:delText>
        </w:r>
      </w:del>
      <w:del w:id="8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delText xml:space="preserve">be a function (</w:delText>
        </w:r>
      </w:del>
      <w:hyperlink w:anchor="def-function">
        <w:del w:id="886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887" w:author="PR Preview" w:date="2026-01-01T00:00:00Z">
        <w:r>
          <w:delText xml:space="preserve">),</w:delText>
        </w:r>
      </w:del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delText xml:space="preserve">and let</w:delText>
        </w:r>
      </w:del>
      <w:del w:id="89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be a vector whose entries all lie in</w:delText>
        </w:r>
      </w:del>
      <w:del w:id="893" w:author="PR Preview" w:date="2026-01-01T00:00:00Z">
        <w:r>
          <w:delText xml:space="preserve"> </w:delText>
        </w:r>
      </w:del>
      <m:oMath>
        <m:r>
          <m:t>A</m:t>
        </m:r>
      </m:oMath>
      <w:del w:id="894" w:author="PR Preview" w:date="2026-01-01T00:00:00Z">
        <w:r>
          <w:delText xml:space="preserve">.</w:delText>
        </w:r>
      </w:del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The</w:delText>
        </w:r>
      </w:del>
      <w:del w:id="897" w:author="PR Preview" w:date="2026-01-01T00:00:00Z">
        <w:r>
          <w:delText xml:space="preserve"> </w:delText>
        </w:r>
      </w:del>
      <w:del w:id="898" w:author="PR Preview" w:date="2026-01-01T00:00:00Z">
        <w:r>
          <w:rPr>
            <w:b/>
            <w:bCs/>
          </w:rPr>
          <w:delText xml:space="preserve">elementwise application</w:delText>
        </w:r>
      </w:del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of</w:delText>
        </w:r>
      </w:del>
      <w:del w:id="901" w:author="PR Preview" w:date="2026-01-01T00:00:00Z">
        <w:r>
          <w:delText xml:space="preserve"> </w:delText>
        </w:r>
      </w:del>
      <m:oMath>
        <m:r>
          <m:t>f</m:t>
        </m:r>
      </m:oMath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to</w:delText>
        </w:r>
      </w:del>
      <w:del w:id="90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05" w:author="PR Preview" w:date="2026-01-01T00:00:00Z">
        <w:r>
          <w:delText xml:space="preserve">,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written</w:delText>
        </w:r>
      </w:del>
      <w:del w:id="90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909" w:author="PR Preview" w:date="2026-01-01T00:00:00Z">
        <w:r>
          <w:delText xml:space="preserve">,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is the vector of the values of</w:delText>
        </w:r>
      </w:del>
      <w:del w:id="912" w:author="PR Preview" w:date="2026-01-01T00:00:00Z">
        <w:r>
          <w:delText xml:space="preserve"> </w:delText>
        </w:r>
      </w:del>
      <m:oMath>
        <m:r>
          <m:t>f</m:t>
        </m:r>
      </m:oMath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at the entries of</w:delText>
        </w:r>
      </w:del>
      <w:del w:id="91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16" w:author="PR Preview" w:date="2026-01-01T00:00:00Z">
        <w:r>
          <w:delText xml:space="preserve">:</w:delText>
        </w:r>
      </w:del>
    </w:p>
    <w:p>
      <w:pPr>
        <w:pStyle w:val="FirstParagraph"/>
      </w:pPr>
      <w:ins w:id="917" w:author="PR Preview" w:date="2026-01-01T00:00:00Z">
        <w:r>
          <w:rPr>
            <w:b/>
            <w:bCs/>
          </w:rPr>
          <w:t xml:space="preserve">Definition 14 (Elementwise application of a function to a vector)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Let</w:t>
        </w:r>
      </w:ins>
      <w:ins w:id="92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be a function (</w:t>
        </w:r>
      </w:ins>
      <w:hyperlink w:anchor="def-function">
        <w:ins w:id="923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924" w:author="PR Preview" w:date="2026-01-01T00:00:00Z">
        <w:r>
          <w:t xml:space="preserve">),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and let</w:t>
        </w:r>
      </w:ins>
      <w:ins w:id="927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be a vector whose entries all lie in</w:t>
        </w:r>
      </w:ins>
      <w:ins w:id="930" w:author="PR Preview" w:date="2026-01-01T00:00:00Z">
        <w:r>
          <w:t xml:space="preserve"> </w:t>
        </w:r>
      </w:ins>
      <m:oMath>
        <m:r>
          <m:t>A</m:t>
        </m:r>
      </m:oMath>
      <w:ins w:id="931" w:author="PR Preview" w:date="2026-01-01T00:00:00Z">
        <w:r>
          <w:t xml:space="preserve">.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The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rPr>
            <w:b/>
            <w:bCs/>
          </w:rPr>
          <w:t xml:space="preserve">elementwise application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of</w:t>
        </w:r>
      </w:ins>
      <w:ins w:id="938" w:author="PR Preview" w:date="2026-01-01T00:00:00Z">
        <w:r>
          <w:t xml:space="preserve"> </w:t>
        </w:r>
      </w:ins>
      <m:oMath>
        <m:r>
          <m:t>f</m:t>
        </m:r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to</w:t>
        </w:r>
      </w:ins>
      <w:ins w:id="941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942" w:author="PR Preview" w:date="2026-01-01T00:00:00Z">
        <w:r>
          <w:t xml:space="preserve">,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written</w:t>
        </w:r>
      </w:ins>
      <w:ins w:id="94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946" w:author="PR Preview" w:date="2026-01-01T00:00:00Z">
        <w:r>
          <w:t xml:space="preserve">,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is the vector of the values of</w:t>
        </w:r>
      </w:ins>
      <w:ins w:id="949" w:author="PR Preview" w:date="2026-01-01T00:00:00Z">
        <w:r>
          <w:t xml:space="preserve"> </w:t>
        </w:r>
      </w:ins>
      <m:oMath>
        <m:r>
          <m:t>f</m:t>
        </m:r>
      </m:oMath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at the entries of</w:t>
        </w:r>
      </w:ins>
      <w:ins w:id="952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95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8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9"/>
    <w:bookmarkStart w:id="40" w:name="exm-elementwise-function"/>
    <w:p>
      <w:pPr>
        <w:pStyle w:val="BodyText"/>
      </w:pPr>
      <w:del w:id="954" w:author="PR Preview" w:date="2026-01-01T00:00:00Z">
        <w:r>
          <w:rPr>
            <w:b/>
            <w:bCs/>
          </w:rPr>
          <w:delText xml:space="preserve">Example 7 (The exponential and logistic functions applied to a vector)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Let</w:delText>
        </w:r>
      </w:del>
      <w:del w:id="95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958" w:author="PR Preview" w:date="2026-01-01T00:00:00Z">
        <w:r>
          <w:delText xml:space="preserve">.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With</w:delText>
        </w:r>
      </w:del>
      <w:del w:id="961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and the logistic function</w:delText>
        </w:r>
      </w:del>
      <w:del w:id="964" w:author="PR Preview" w:date="2026-01-01T00:00:00Z">
        <w:r>
          <w:delText xml:space="preserve"> </w:delText>
        </w:r>
      </w:del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del w:id="965" w:author="PR Preview" w:date="2026-01-01T00:00:00Z">
        <w:r>
          <w:delText xml:space="preserve">,</w:delText>
        </w:r>
      </w:del>
    </w:p>
    <w:p>
      <w:pPr>
        <w:pStyle w:val="BodyText"/>
      </w:pPr>
      <w:ins w:id="966" w:author="PR Preview" w:date="2026-01-01T00:00:00Z">
        <w:r>
          <w:rPr>
            <w:b/>
            <w:bCs/>
          </w:rPr>
          <w:t xml:space="preserve">Example 10 (The exponential and logistic functions applied to a vector)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Let</w:t>
        </w:r>
      </w:ins>
      <w:ins w:id="969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70" w:author="PR Preview" w:date="2026-01-01T00:00:00Z">
        <w:r>
          <w:t xml:space="preserve">.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With</w:t>
        </w:r>
      </w:ins>
      <w:ins w:id="973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and the logistic function</w:t>
        </w:r>
      </w:ins>
      <w:ins w:id="976" w:author="PR Preview" w:date="2026-01-01T00:00:00Z">
        <w:r>
          <w:t xml:space="preserve"> </w:t>
        </w:r>
      </w:ins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ins w:id="97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same position.</w:t>
      </w:r>
    </w:p>
    <w:bookmarkEnd w:id="40"/>
    <w:bookmarkStart w:id="42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1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2"/>
    <w:bookmarkStart w:id="44" w:name="def-sequence"/>
    <w:p>
      <w:pPr>
        <w:pStyle w:val="FirstParagraph"/>
      </w:pPr>
      <w:del w:id="978" w:author="PR Preview" w:date="2026-01-01T00:00:00Z">
        <w:r>
          <w:rPr>
            <w:b/>
            <w:bCs/>
          </w:rPr>
          <w:delText xml:space="preserve">Definition 12 (Sequence)</w:delText>
        </w:r>
      </w:del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A</w:delText>
        </w:r>
      </w:del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rPr>
            <w:b/>
            <w:bCs/>
          </w:rPr>
          <w:delText xml:space="preserve">sequence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in a set</w:delText>
        </w:r>
      </w:del>
      <w:del w:id="985" w:author="PR Preview" w:date="2026-01-01T00:00:00Z">
        <w:r>
          <w:delText xml:space="preserve"> </w:delText>
        </w:r>
      </w:del>
      <m:oMath>
        <m:r>
          <m:t>S</m:t>
        </m:r>
      </m:oMath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is a</w:delText>
        </w:r>
      </w:del>
      <w:del w:id="988" w:author="PR Preview" w:date="2026-01-01T00:00:00Z">
        <w:r>
          <w:delText xml:space="preserve"> </w:delText>
        </w:r>
      </w:del>
      <w:hyperlink w:anchor="def-function">
        <w:del w:id="989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99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from the</w:delText>
        </w:r>
      </w:del>
      <w:del w:id="993" w:author="PR Preview" w:date="2026-01-01T00:00:00Z">
        <w:r>
          <w:delText xml:space="preserve"> </w:delText>
        </w:r>
      </w:del>
      <w:hyperlink r:id="rId43">
        <w:del w:id="994" w:author="PR Preview" w:date="2026-01-01T00:00:00Z">
          <w:r>
            <w:rPr>
              <w:rStyle w:val="Hyperlink"/>
            </w:rPr>
            <w:delText xml:space="preserve">natural numbers</w:delText>
          </w:r>
        </w:del>
      </w:hyperlink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to</w:delText>
        </w:r>
      </w:del>
      <w:del w:id="997" w:author="PR Preview" w:date="2026-01-01T00:00:00Z">
        <w:r>
          <w:delText xml:space="preserve"> </w:delText>
        </w:r>
      </w:del>
      <m:oMath>
        <m:r>
          <m:t>S</m:t>
        </m:r>
      </m:oMath>
      <w:del w:id="998" w:author="PR Preview" w:date="2026-01-01T00:00:00Z">
        <w:r>
          <w:delText xml:space="preserve">.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Its value</w:delText>
        </w:r>
      </w:del>
      <w:del w:id="100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is written</w:delText>
        </w:r>
      </w:del>
      <w:del w:id="100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1005" w:author="PR Preview" w:date="2026-01-01T00:00:00Z">
        <w:r>
          <w:delText xml:space="preserve">,</w:delText>
        </w:r>
      </w:del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and the sequence is written</w:delText>
        </w:r>
      </w:del>
      <w:del w:id="100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or</w:delText>
        </w:r>
      </w:del>
      <w:del w:id="101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012" w:author="PR Preview" w:date="2026-01-01T00:00:00Z">
        <w:r>
          <w:delText xml:space="preserve">.</w:delText>
        </w:r>
      </w:del>
    </w:p>
    <w:p>
      <w:pPr>
        <w:pStyle w:val="BodyText"/>
      </w:pPr>
      <w:del w:id="1013" w:author="PR Preview" w:date="2026-01-01T00:00:00Z">
        <w:r>
          <w:rPr>
            <w:b/>
            <w:bCs/>
          </w:rPr>
          <w:delText xml:space="preserve">Definition 13 (Term of a sequence)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The value</w:delText>
        </w:r>
      </w:del>
      <w:del w:id="101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</m:oMath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of a sequence</w:delText>
        </w:r>
      </w:del>
      <w:del w:id="10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(</w:delText>
        </w:r>
      </w:del>
      <w:hyperlink w:anchor="def-sequence">
        <w:del w:id="1022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023" w:author="PR Preview" w:date="2026-01-01T00:00:00Z">
        <w:r>
          <w:delText xml:space="preserve">) is called its</w:delText>
        </w:r>
      </w:del>
      <w:del w:id="1024" w:author="PR Preview" w:date="2026-01-01T00:00:00Z">
        <w:r>
          <w:delText xml:space="preserve"> </w:delText>
        </w:r>
      </w:del>
      <m:oMath>
        <m:r>
          <m:t>n</m:t>
        </m:r>
      </m:oMath>
      <w:del w:id="1025" w:author="PR Preview" w:date="2026-01-01T00:00:00Z">
        <w:r>
          <w:delText xml:space="preserve">th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rPr>
            <w:b/>
            <w:bCs/>
          </w:rPr>
          <w:delText xml:space="preserve">term</w:delText>
        </w:r>
      </w:del>
      <w:del w:id="1028" w:author="PR Preview" w:date="2026-01-01T00:00:00Z">
        <w:r>
          <w:delText xml:space="preserve">.</w:delText>
        </w:r>
      </w:del>
    </w:p>
    <w:p>
      <w:pPr>
        <w:pStyle w:val="BodyText"/>
      </w:pPr>
      <w:del w:id="1029" w:author="PR Preview" w:date="2026-01-01T00:00:00Z">
        <w:r>
          <w:rPr>
            <w:b/>
            <w:bCs/>
          </w:rPr>
          <w:delText xml:space="preserve">Example 8 (Sequences)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 </w:delText>
        </w:r>
      </w:del>
    </w:p>
    <w:p>
      <w:pPr>
        <w:pStyle w:val="FirstParagraph"/>
      </w:pPr>
      <w:ins w:id="1032" w:author="PR Preview" w:date="2026-01-01T00:00:00Z">
        <w:r>
          <w:rPr>
            <w:b/>
            <w:bCs/>
          </w:rPr>
          <w:t xml:space="preserve">Definition 15 (Sequence)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A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rPr>
            <w:b/>
            <w:bCs/>
          </w:rPr>
          <w:t xml:space="preserve">sequence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in a set</w:t>
        </w:r>
      </w:ins>
      <w:ins w:id="1039" w:author="PR Preview" w:date="2026-01-01T00:00:00Z">
        <w:r>
          <w:t xml:space="preserve"> </w:t>
        </w:r>
      </w:ins>
      <m:oMath>
        <m:r>
          <m:t>S</m:t>
        </m:r>
      </m:oMath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is a</w:t>
        </w:r>
      </w:ins>
      <w:ins w:id="1042" w:author="PR Preview" w:date="2026-01-01T00:00:00Z">
        <w:r>
          <w:t xml:space="preserve"> </w:t>
        </w:r>
      </w:ins>
      <w:hyperlink w:anchor="def-function">
        <w:ins w:id="104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04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from the</w:t>
        </w:r>
      </w:ins>
      <w:ins w:id="1047" w:author="PR Preview" w:date="2026-01-01T00:00:00Z">
        <w:r>
          <w:t xml:space="preserve"> </w:t>
        </w:r>
      </w:ins>
      <w:hyperlink r:id="rId43">
        <w:ins w:id="1048" w:author="PR Preview" w:date="2026-01-01T00:00:00Z">
          <w:r>
            <w:rPr>
              <w:rStyle w:val="Hyperlink"/>
            </w:rPr>
            <w:t xml:space="preserve">natural numbers</w:t>
          </w:r>
        </w:ins>
      </w:hyperlink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to</w:t>
        </w:r>
      </w:ins>
      <w:ins w:id="1051" w:author="PR Preview" w:date="2026-01-01T00:00:00Z">
        <w:r>
          <w:t xml:space="preserve"> </w:t>
        </w:r>
      </w:ins>
      <m:oMath>
        <m:r>
          <m:t>S</m:t>
        </m:r>
      </m:oMath>
      <w:ins w:id="1052" w:author="PR Preview" w:date="2026-01-01T00:00:00Z">
        <w:r>
          <w:t xml:space="preserve">.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Its value</w:t>
        </w:r>
      </w:ins>
      <w:ins w:id="105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is written</w:t>
        </w:r>
      </w:ins>
      <w:ins w:id="105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1059" w:author="PR Preview" w:date="2026-01-01T00:00:00Z">
        <w:r>
          <w:t xml:space="preserve">,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and the sequence is written</w:t>
        </w:r>
      </w:ins>
      <w:ins w:id="10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or</w:t>
        </w:r>
      </w:ins>
      <w:ins w:id="106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066" w:author="PR Preview" w:date="2026-01-01T00:00:00Z">
        <w:r>
          <w:t xml:space="preserve">.</w:t>
        </w:r>
      </w:ins>
    </w:p>
    <w:bookmarkEnd w:id="44"/>
    <w:bookmarkStart w:id="45" w:name="def-sequence-term"/>
    <w:p>
      <w:pPr>
        <w:pStyle w:val="BodyText"/>
      </w:pPr>
      <w:ins w:id="1067" w:author="PR Preview" w:date="2026-01-01T00:00:00Z">
        <w:r>
          <w:rPr>
            <w:b/>
            <w:bCs/>
          </w:rPr>
          <w:t xml:space="preserve">Definition 16 (Term of a sequence)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The value</w:t>
        </w:r>
      </w:ins>
      <w:ins w:id="107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of a sequence</w:t>
        </w:r>
      </w:ins>
      <w:ins w:id="10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(</w:t>
        </w:r>
      </w:ins>
      <w:hyperlink w:anchor="def-sequence">
        <w:ins w:id="1076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077" w:author="PR Preview" w:date="2026-01-01T00:00:00Z">
        <w:r>
          <w:t xml:space="preserve">) is called its</w:t>
        </w:r>
      </w:ins>
      <w:ins w:id="1078" w:author="PR Preview" w:date="2026-01-01T00:00:00Z">
        <w:r>
          <w:t xml:space="preserve"> </w:t>
        </w:r>
      </w:ins>
      <m:oMath>
        <m:r>
          <m:t>n</m:t>
        </m:r>
      </m:oMath>
      <w:ins w:id="1079" w:author="PR Preview" w:date="2026-01-01T00:00:00Z">
        <w:r>
          <w:t xml:space="preserve">th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rPr>
            <w:b/>
            <w:bCs/>
          </w:rPr>
          <w:t xml:space="preserve">term</w:t>
        </w:r>
      </w:ins>
      <w:ins w:id="1082" w:author="PR Preview" w:date="2026-01-01T00:00:00Z">
        <w:r>
          <w:t xml:space="preserve">.</w:t>
        </w:r>
      </w:ins>
    </w:p>
    <w:bookmarkEnd w:id="45"/>
    <w:bookmarkStart w:id="46" w:name="exm-sequence"/>
    <w:p>
      <w:pPr>
        <w:pStyle w:val="BodyText"/>
      </w:pPr>
      <w:ins w:id="1083" w:author="PR Preview" w:date="2026-01-01T00:00:00Z">
        <w:r>
          <w:rPr>
            <w:b/>
            <w:bCs/>
          </w:rPr>
          <w:t xml:space="preserve">Example 11 (Sequences)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6"/>
    <w:bookmarkStart w:id="47" w:name="def-finite-sequence"/>
    <w:p>
      <w:pPr>
        <w:pStyle w:val="FirstParagraph"/>
      </w:pPr>
      <w:del w:id="1086" w:author="PR Preview" w:date="2026-01-01T00:00:00Z">
        <w:r>
          <w:rPr>
            <w:b/>
            <w:bCs/>
          </w:rPr>
          <w:delText xml:space="preserve">Definition 14 (Finite sequence)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Let</w:delText>
        </w:r>
      </w:del>
      <w:del w:id="1089" w:author="PR Preview" w:date="2026-01-01T00:00:00Z">
        <w:r>
          <w:delText xml:space="preserve"> </w:delText>
        </w:r>
      </w:del>
      <m:oMath>
        <m:r>
          <m:t>S</m:t>
        </m:r>
      </m:oMath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be a set.</w:delText>
        </w:r>
      </w:del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A</w:delText>
        </w:r>
      </w:del>
      <w:del w:id="1094" w:author="PR Preview" w:date="2026-01-01T00:00:00Z">
        <w:r>
          <w:delText xml:space="preserve"> </w:delText>
        </w:r>
      </w:del>
      <w:del w:id="1095" w:author="PR Preview" w:date="2026-01-01T00:00:00Z">
        <w:r>
          <w:rPr>
            <w:b/>
            <w:bCs/>
          </w:rPr>
          <w:delText xml:space="preserve">finite sequence</w:delText>
        </w:r>
      </w:del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of length</w:delText>
        </w:r>
      </w:del>
      <w:del w:id="1098" w:author="PR Preview" w:date="2026-01-01T00:00:00Z">
        <w:r>
          <w:delText xml:space="preserve"> </w:delText>
        </w:r>
      </w:del>
      <m:oMath>
        <m:r>
          <m:t>n</m:t>
        </m:r>
      </m:oMath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is a function from</w:delText>
        </w:r>
      </w:del>
      <w:del w:id="110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1102" w:author="PR Preview" w:date="2026-01-01T00:00:00Z">
        <w:r>
          <w:delText xml:space="preserve"> </w:delText>
        </w:r>
      </w:del>
      <w:del w:id="1103" w:author="PR Preview" w:date="2026-01-01T00:00:00Z">
        <w:r>
          <w:delText xml:space="preserve">to</w:delText>
        </w:r>
      </w:del>
      <w:del w:id="1104" w:author="PR Preview" w:date="2026-01-01T00:00:00Z">
        <w:r>
          <w:delText xml:space="preserve"> </w:delText>
        </w:r>
      </w:del>
      <m:oMath>
        <m:r>
          <m:t>S</m:t>
        </m:r>
      </m:oMath>
      <w:del w:id="1105" w:author="PR Preview" w:date="2026-01-01T00:00:00Z">
        <w:r>
          <w:delText xml:space="preserve">,</w:delText>
        </w:r>
      </w:del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written</w:delText>
        </w:r>
      </w:del>
      <w:del w:id="110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109" w:author="PR Preview" w:date="2026-01-01T00:00:00Z">
        <w:r>
          <w:delText xml:space="preserve">.</w:delText>
        </w:r>
      </w:del>
    </w:p>
    <w:p>
      <w:pPr>
        <w:pStyle w:val="FirstParagraph"/>
      </w:pPr>
      <w:ins w:id="1110" w:author="PR Preview" w:date="2026-01-01T00:00:00Z">
        <w:r>
          <w:rPr>
            <w:b/>
            <w:bCs/>
          </w:rPr>
          <w:t xml:space="preserve">Definition 17 (Finite sequence)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Let</w:t>
        </w:r>
      </w:ins>
      <w:ins w:id="1113" w:author="PR Preview" w:date="2026-01-01T00:00:00Z">
        <w:r>
          <w:t xml:space="preserve"> </w:t>
        </w:r>
      </w:ins>
      <m:oMath>
        <m:r>
          <m:t>S</m:t>
        </m:r>
      </m:oMath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be a set.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A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rPr>
            <w:b/>
            <w:bCs/>
          </w:rPr>
          <w:t xml:space="preserve">finite sequence</w:t>
        </w:r>
      </w:ins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of length</w:t>
        </w:r>
      </w:ins>
      <w:ins w:id="1122" w:author="PR Preview" w:date="2026-01-01T00:00:00Z">
        <w:r>
          <w:t xml:space="preserve"> </w:t>
        </w:r>
      </w:ins>
      <m:oMath>
        <m:r>
          <m:t>n</m:t>
        </m:r>
      </m:oMath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is a function from</w:t>
        </w:r>
      </w:ins>
      <w:ins w:id="112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to</w:t>
        </w:r>
      </w:ins>
      <w:ins w:id="1128" w:author="PR Preview" w:date="2026-01-01T00:00:00Z">
        <w:r>
          <w:t xml:space="preserve"> </w:t>
        </w:r>
      </w:ins>
      <m:oMath>
        <m:r>
          <m:t>S</m:t>
        </m:r>
      </m:oMath>
      <w:ins w:id="1129" w:author="PR Preview" w:date="2026-01-01T00:00:00Z">
        <w:r>
          <w:t xml:space="preserve">,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written</w:t>
        </w:r>
      </w:ins>
      <w:ins w:id="113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133" w:author="PR Preview" w:date="2026-01-01T00:00:00Z">
        <w:r>
          <w:t xml:space="preserve">.</w:t>
        </w:r>
      </w:ins>
    </w:p>
    <w:bookmarkEnd w:id="47"/>
    <w:bookmarkEnd w:id="48"/>
    <w:bookmarkStart w:id="66" w:name="countable-sets"/>
    <w:p>
      <w:pPr>
        <w:pStyle w:val="Heading2"/>
      </w:pPr>
      <w:r>
        <w:t xml:space="preserve">2 Countable sets</w:t>
      </w:r>
    </w:p>
    <w:bookmarkStart w:id="49" w:name="def-finite-set"/>
    <w:p>
      <w:pPr>
        <w:pStyle w:val="FirstParagraph"/>
      </w:pPr>
      <w:del w:id="1134" w:author="PR Preview" w:date="2026-01-01T00:00:00Z">
        <w:r>
          <w:rPr>
            <w:b/>
            <w:bCs/>
          </w:rPr>
          <w:delText xml:space="preserve">Definition 15 (Finite set)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A set</w:delText>
        </w:r>
      </w:del>
      <w:del w:id="1137" w:author="PR Preview" w:date="2026-01-01T00:00:00Z">
        <w:r>
          <w:delText xml:space="preserve"> </w:delText>
        </w:r>
      </w:del>
      <m:oMath>
        <m:r>
          <m:t>A</m:t>
        </m:r>
      </m:oMath>
      <w:del w:id="1138" w:author="PR Preview" w:date="2026-01-01T00:00:00Z">
        <w:r>
          <w:delText xml:space="preserve"> </w:delText>
        </w:r>
      </w:del>
      <w:del w:id="1139" w:author="PR Preview" w:date="2026-01-01T00:00:00Z">
        <w:r>
          <w:delText xml:space="preserve">is</w:delText>
        </w:r>
      </w:del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rPr>
            <w:b/>
            <w:bCs/>
          </w:rPr>
          <w:delText xml:space="preserve">finite</w:delText>
        </w:r>
      </w:del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if it is empty,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or if, for some natural number</w:delText>
        </w:r>
      </w:del>
      <w:del w:id="1146" w:author="PR Preview" w:date="2026-01-01T00:00:00Z">
        <w:r>
          <w:delText xml:space="preserve"> </w:delText>
        </w:r>
      </w:del>
      <m:oMath>
        <m:r>
          <m:t>n</m:t>
        </m:r>
      </m:oMath>
      <w:del w:id="1147" w:author="PR Preview" w:date="2026-01-01T00:00:00Z">
        <w:r>
          <w:delText xml:space="preserve">,</w:delText>
        </w:r>
      </w:del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its elements can be listed as a finite sequence (</w:delText>
        </w:r>
      </w:del>
      <w:hyperlink w:anchor="def-finite-sequence">
        <w:del w:id="1150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1151" w:author="PR Preview" w:date="2026-01-01T00:00:00Z">
        <w:r>
          <w:delText xml:space="preserve">)</w:delText>
        </w:r>
      </w:del>
      <w:del w:id="115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in which each element of</w:delText>
        </w:r>
      </w:del>
      <w:del w:id="1155" w:author="PR Preview" w:date="2026-01-01T00:00:00Z">
        <w:r>
          <w:delText xml:space="preserve"> </w:delText>
        </w:r>
      </w:del>
      <m:oMath>
        <m:r>
          <m:t>A</m:t>
        </m:r>
      </m:oMath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appears exactly once.</w:delText>
        </w:r>
      </w:del>
    </w:p>
    <w:p>
      <w:pPr>
        <w:pStyle w:val="BodyText"/>
      </w:pPr>
      <w:del w:id="1158" w:author="PR Preview" w:date="2026-01-01T00:00:00Z">
        <w:r>
          <w:rPr>
            <w:b/>
            <w:bCs/>
          </w:rPr>
          <w:delText xml:space="preserve">Definition 16 (Cardinality)</w:delText>
        </w:r>
      </w:del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For a finite set</w:delText>
        </w:r>
      </w:del>
      <w:del w:id="1161" w:author="PR Preview" w:date="2026-01-01T00:00:00Z">
        <w:r>
          <w:delText xml:space="preserve"> </w:delText>
        </w:r>
      </w:del>
      <m:oMath>
        <m:r>
          <m:t>A</m:t>
        </m:r>
      </m:oMath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(</w:delText>
        </w:r>
      </w:del>
      <w:hyperlink w:anchor="def-finite-set">
        <w:del w:id="1164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165" w:author="PR Preview" w:date="2026-01-01T00:00:00Z">
        <w:r>
          <w:delText xml:space="preserve">), the number</w:delText>
        </w:r>
      </w:del>
      <w:del w:id="1166" w:author="PR Preview" w:date="2026-01-01T00:00:00Z">
        <w:r>
          <w:delText xml:space="preserve"> </w:delText>
        </w:r>
      </w:del>
      <m:oMath>
        <m:r>
          <m:t>n</m:t>
        </m:r>
      </m:oMath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in such a list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is the</w:delText>
        </w:r>
      </w:del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rPr>
            <w:b/>
            <w:bCs/>
          </w:rPr>
          <w:delText xml:space="preserve">cardinality</w:delText>
        </w:r>
      </w:del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of</w:delText>
        </w:r>
      </w:del>
      <w:del w:id="1175" w:author="PR Preview" w:date="2026-01-01T00:00:00Z">
        <w:r>
          <w:delText xml:space="preserve"> </w:delText>
        </w:r>
      </w:del>
      <m:oMath>
        <m:r>
          <m:t>A</m:t>
        </m:r>
      </m:oMath>
      <w:del w:id="1176" w:author="PR Preview" w:date="2026-01-01T00:00:00Z">
        <w:r>
          <w:delText xml:space="preserve">, its number of elements,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written</w:delText>
        </w:r>
      </w:del>
      <w:del w:id="117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180" w:author="PR Preview" w:date="2026-01-01T00:00:00Z">
        <w:r>
          <w:delText xml:space="preserve">;</w:delText>
        </w:r>
      </w:del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the empty set has cardinality</w:delText>
        </w:r>
      </w:del>
      <w:del w:id="118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184" w:author="PR Preview" w:date="2026-01-01T00:00:00Z">
        <w:r>
          <w:delText xml:space="preserve">.</w:delText>
        </w:r>
      </w:del>
    </w:p>
    <w:p>
      <w:pPr>
        <w:pStyle w:val="FirstParagraph"/>
      </w:pPr>
      <w:ins w:id="1185" w:author="PR Preview" w:date="2026-01-01T00:00:00Z">
        <w:r>
          <w:rPr>
            <w:b/>
            <w:bCs/>
          </w:rPr>
          <w:t xml:space="preserve">Definition 18 (Finite set)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A set</w:t>
        </w:r>
      </w:ins>
      <w:ins w:id="1188" w:author="PR Preview" w:date="2026-01-01T00:00:00Z">
        <w:r>
          <w:t xml:space="preserve"> </w:t>
        </w:r>
      </w:ins>
      <m:oMath>
        <m:r>
          <m:t>A</m:t>
        </m:r>
      </m:oMath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is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rPr>
            <w:b/>
            <w:bCs/>
          </w:rPr>
          <w:t xml:space="preserve">finite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if it is empty,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or if, for some natural number</w:t>
        </w:r>
      </w:ins>
      <w:ins w:id="1197" w:author="PR Preview" w:date="2026-01-01T00:00:00Z">
        <w:r>
          <w:t xml:space="preserve"> </w:t>
        </w:r>
      </w:ins>
      <m:oMath>
        <m:r>
          <m:t>n</m:t>
        </m:r>
      </m:oMath>
      <w:ins w:id="1198" w:author="PR Preview" w:date="2026-01-01T00:00:00Z">
        <w:r>
          <w:t xml:space="preserve">,</w:t>
        </w:r>
      </w:ins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its elements can be listed as a finite sequence (</w:t>
        </w:r>
      </w:ins>
      <w:hyperlink w:anchor="def-finite-sequence">
        <w:ins w:id="1201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202" w:author="PR Preview" w:date="2026-01-01T00:00:00Z">
        <w:r>
          <w:t xml:space="preserve">)</w:t>
        </w:r>
      </w:ins>
      <w:ins w:id="120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in which each element of</w:t>
        </w:r>
      </w:ins>
      <w:ins w:id="1206" w:author="PR Preview" w:date="2026-01-01T00:00:00Z">
        <w:r>
          <w:t xml:space="preserve"> </w:t>
        </w:r>
      </w:ins>
      <m:oMath>
        <m:r>
          <m:t>A</m:t>
        </m:r>
      </m:oMath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appears exactly once.</w:t>
        </w:r>
      </w:ins>
    </w:p>
    <w:bookmarkEnd w:id="49"/>
    <w:bookmarkStart w:id="50" w:name="def-cardinality"/>
    <w:p>
      <w:pPr>
        <w:pStyle w:val="BodyText"/>
      </w:pPr>
      <w:ins w:id="1209" w:author="PR Preview" w:date="2026-01-01T00:00:00Z">
        <w:r>
          <w:rPr>
            <w:b/>
            <w:bCs/>
          </w:rPr>
          <w:t xml:space="preserve">Definition 19 (Cardinality)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For a finite set</w:t>
        </w:r>
      </w:ins>
      <w:ins w:id="1212" w:author="PR Preview" w:date="2026-01-01T00:00:00Z">
        <w:r>
          <w:t xml:space="preserve"> </w:t>
        </w:r>
      </w:ins>
      <m:oMath>
        <m:r>
          <m:t>A</m:t>
        </m:r>
      </m:oMath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(</w:t>
        </w:r>
      </w:ins>
      <w:hyperlink w:anchor="def-finite-set">
        <w:ins w:id="1215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216" w:author="PR Preview" w:date="2026-01-01T00:00:00Z">
        <w:r>
          <w:t xml:space="preserve">), the number</w:t>
        </w:r>
      </w:ins>
      <w:ins w:id="1217" w:author="PR Preview" w:date="2026-01-01T00:00:00Z">
        <w:r>
          <w:t xml:space="preserve"> </w:t>
        </w:r>
      </w:ins>
      <m:oMath>
        <m:r>
          <m:t>n</m:t>
        </m:r>
      </m:oMath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in such a list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is the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rPr>
            <w:b/>
            <w:bCs/>
          </w:rPr>
          <w:t xml:space="preserve">cardinality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of</w:t>
        </w:r>
      </w:ins>
      <w:ins w:id="1226" w:author="PR Preview" w:date="2026-01-01T00:00:00Z">
        <w:r>
          <w:t xml:space="preserve"> </w:t>
        </w:r>
      </w:ins>
      <m:oMath>
        <m:r>
          <m:t>A</m:t>
        </m:r>
      </m:oMath>
      <w:ins w:id="1227" w:author="PR Preview" w:date="2026-01-01T00:00:00Z">
        <w:r>
          <w:t xml:space="preserve">, its number of elements,</w:t>
        </w:r>
      </w:ins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written</w:t>
        </w:r>
      </w:ins>
      <w:ins w:id="123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231" w:author="PR Preview" w:date="2026-01-01T00:00:00Z">
        <w:r>
          <w:t xml:space="preserve">;</w:t>
        </w:r>
      </w:ins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the empty set has cardinality</w:t>
        </w:r>
      </w:ins>
      <w:ins w:id="123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235" w:author="PR Preview" w:date="2026-01-01T00:00:00Z">
        <w:r>
          <w:t xml:space="preserve">.</w:t>
        </w:r>
      </w:ins>
    </w:p>
    <w:bookmarkEnd w:id="50"/>
    <w:bookmarkStart w:id="53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3"/>
    <w:bookmarkStart w:id="54" w:name="exm-finite-set"/>
    <w:p>
      <w:pPr>
        <w:pStyle w:val="BodyText"/>
      </w:pPr>
      <w:del w:id="1236" w:author="PR Preview" w:date="2026-01-01T00:00:00Z">
        <w:r>
          <w:rPr>
            <w:b/>
            <w:bCs/>
          </w:rPr>
          <w:delText xml:space="preserve">Example 9 (Finite and infinite sets)</w:delText>
        </w:r>
      </w:del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 </w:delText>
        </w:r>
      </w:del>
    </w:p>
    <w:p>
      <w:pPr>
        <w:pStyle w:val="BodyText"/>
      </w:pPr>
      <w:ins w:id="1239" w:author="PR Preview" w:date="2026-01-01T00:00:00Z">
        <w:r>
          <w:rPr>
            <w:b/>
            <w:bCs/>
          </w:rPr>
          <w:t xml:space="preserve">Example 12 (Finite and infinite sets)</w:t>
        </w:r>
      </w:ins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4"/>
    <w:bookmarkStart w:id="55" w:name="def-infinite-set"/>
    <w:p>
      <w:pPr>
        <w:pStyle w:val="FirstParagraph"/>
      </w:pPr>
      <w:del w:id="1242" w:author="PR Preview" w:date="2026-01-01T00:00:00Z">
        <w:r>
          <w:rPr>
            <w:b/>
            <w:bCs/>
          </w:rPr>
          <w:delText xml:space="preserve">Definition 17 (Infinite set)</w:delText>
        </w:r>
      </w:del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A set that is not finite (</w:delText>
        </w:r>
      </w:del>
      <w:hyperlink w:anchor="def-finite-set">
        <w:del w:id="1245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246" w:author="PR Preview" w:date="2026-01-01T00:00:00Z">
        <w:r>
          <w:delText xml:space="preserve">) is</w:delText>
        </w:r>
      </w:del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rPr>
            <w:b/>
            <w:bCs/>
          </w:rPr>
          <w:delText xml:space="preserve">infinite</w:delText>
        </w:r>
      </w:del>
      <w:del w:id="1249" w:author="PR Preview" w:date="2026-01-01T00:00:00Z">
        <w:r>
          <w:delText xml:space="preserve">.</w:delText>
        </w:r>
      </w:del>
    </w:p>
    <w:p>
      <w:pPr>
        <w:pStyle w:val="BodyText"/>
      </w:pPr>
      <w:del w:id="1250" w:author="PR Preview" w:date="2026-01-01T00:00:00Z">
        <w:r>
          <w:rPr>
            <w:b/>
            <w:bCs/>
          </w:rPr>
          <w:delText xml:space="preserve">Definition 18 (Countable set)</w:delText>
        </w:r>
      </w:del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A set is</w:delText>
        </w:r>
      </w:del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rPr>
            <w:b/>
            <w:bCs/>
          </w:rPr>
          <w:delText xml:space="preserve">countable</w:delText>
        </w:r>
      </w:del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if it is finite (</w:delText>
        </w:r>
      </w:del>
      <w:hyperlink w:anchor="def-finite-set">
        <w:del w:id="1257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258" w:author="PR Preview" w:date="2026-01-01T00:00:00Z">
        <w:r>
          <w:delText xml:space="preserve">),</w:delText>
        </w:r>
      </w:del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or if its elements can be listed as a sequence (</w:delText>
        </w:r>
      </w:del>
      <w:hyperlink w:anchor="def-sequence">
        <w:del w:id="1261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262" w:author="PR Preview" w:date="2026-01-01T00:00:00Z">
        <w:r>
          <w:delText xml:space="preserve">)</w:delText>
        </w:r>
      </w:del>
      <w:del w:id="126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in which every element appears.</w:delText>
        </w:r>
      </w:del>
    </w:p>
    <w:p>
      <w:pPr>
        <w:pStyle w:val="BodyText"/>
      </w:pPr>
      <w:del w:id="1266" w:author="PR Preview" w:date="2026-01-01T00:00:00Z">
        <w:r>
          <w:rPr>
            <w:b/>
            <w:bCs/>
          </w:rPr>
          <w:delText xml:space="preserve">Definition 19 (Countably infinite set)</w:delText>
        </w:r>
      </w:del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A set is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rPr>
            <w:b/>
            <w:bCs/>
          </w:rPr>
          <w:delText xml:space="preserve">countably infinite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if it is</w:delText>
        </w:r>
      </w:del>
      <w:del w:id="1273" w:author="PR Preview" w:date="2026-01-01T00:00:00Z">
        <w:r>
          <w:delText xml:space="preserve"> </w:delText>
        </w:r>
      </w:del>
      <w:hyperlink w:anchor="def-countable-set">
        <w:del w:id="1274" w:author="PR Preview" w:date="2026-01-01T00:00:00Z">
          <w:r>
            <w:rPr>
              <w:rStyle w:val="Hyperlink"/>
            </w:rPr>
            <w:delText xml:space="preserve">countable</w:delText>
          </w:r>
        </w:del>
      </w:hyperlink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and not finite.</w:delText>
        </w:r>
      </w:del>
    </w:p>
    <w:p>
      <w:pPr>
        <w:pStyle w:val="BodyText"/>
      </w:pPr>
      <w:del w:id="1277" w:author="PR Preview" w:date="2026-01-01T00:00:00Z">
        <w:r>
          <w:rPr>
            <w:b/>
            <w:bCs/>
          </w:rPr>
          <w:delText xml:space="preserve">Example 10 (Countable and uncountable sets)</w:delText>
        </w:r>
      </w:del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 </w:delText>
        </w:r>
      </w:del>
    </w:p>
    <w:p>
      <w:pPr>
        <w:pStyle w:val="FirstParagraph"/>
      </w:pPr>
      <w:ins w:id="1280" w:author="PR Preview" w:date="2026-01-01T00:00:00Z">
        <w:r>
          <w:rPr>
            <w:b/>
            <w:bCs/>
          </w:rPr>
          <w:t xml:space="preserve">Definition 20 (Infinite set)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A set that is not finite (</w:t>
        </w:r>
      </w:ins>
      <w:hyperlink w:anchor="def-finite-set">
        <w:ins w:id="128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284" w:author="PR Preview" w:date="2026-01-01T00:00:00Z">
        <w:r>
          <w:t xml:space="preserve">) is</w:t>
        </w:r>
      </w:ins>
      <w:ins w:id="1285" w:author="PR Preview" w:date="2026-01-01T00:00:00Z">
        <w:r>
          <w:t xml:space="preserve"> </w:t>
        </w:r>
      </w:ins>
      <w:ins w:id="1286" w:author="PR Preview" w:date="2026-01-01T00:00:00Z">
        <w:r>
          <w:rPr>
            <w:b/>
            <w:bCs/>
          </w:rPr>
          <w:t xml:space="preserve">infinite</w:t>
        </w:r>
      </w:ins>
      <w:ins w:id="1287" w:author="PR Preview" w:date="2026-01-01T00:00:00Z">
        <w:r>
          <w:t xml:space="preserve">.</w:t>
        </w:r>
      </w:ins>
    </w:p>
    <w:bookmarkEnd w:id="55"/>
    <w:bookmarkStart w:id="56" w:name="def-countable-set"/>
    <w:p>
      <w:pPr>
        <w:pStyle w:val="BodyText"/>
      </w:pPr>
      <w:ins w:id="1288" w:author="PR Preview" w:date="2026-01-01T00:00:00Z">
        <w:r>
          <w:rPr>
            <w:b/>
            <w:bCs/>
          </w:rPr>
          <w:t xml:space="preserve">Definition 21 (Countable set)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A set is</w:t>
        </w:r>
      </w:ins>
      <w:ins w:id="1291" w:author="PR Preview" w:date="2026-01-01T00:00:00Z">
        <w:r>
          <w:t xml:space="preserve"> </w:t>
        </w:r>
      </w:ins>
      <w:ins w:id="1292" w:author="PR Preview" w:date="2026-01-01T00:00:00Z">
        <w:r>
          <w:rPr>
            <w:b/>
            <w:bCs/>
          </w:rPr>
          <w:t xml:space="preserve">countable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if it is finite (</w:t>
        </w:r>
      </w:ins>
      <w:hyperlink w:anchor="def-finite-set">
        <w:ins w:id="1295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296" w:author="PR Preview" w:date="2026-01-01T00:00:00Z">
        <w:r>
          <w:t xml:space="preserve">),</w:t>
        </w:r>
      </w:ins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or if its elements can be listed as a sequence (</w:t>
        </w:r>
      </w:ins>
      <w:hyperlink w:anchor="def-sequence">
        <w:ins w:id="1299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300" w:author="PR Preview" w:date="2026-01-01T00:00:00Z">
        <w:r>
          <w:t xml:space="preserve">)</w:t>
        </w:r>
      </w:ins>
      <w:ins w:id="130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in which every element appears.</w:t>
        </w:r>
      </w:ins>
    </w:p>
    <w:bookmarkEnd w:id="56"/>
    <w:bookmarkStart w:id="57" w:name="def-countably-infinite"/>
    <w:p>
      <w:pPr>
        <w:pStyle w:val="BodyText"/>
      </w:pPr>
      <w:ins w:id="1304" w:author="PR Preview" w:date="2026-01-01T00:00:00Z">
        <w:r>
          <w:rPr>
            <w:b/>
            <w:bCs/>
          </w:rPr>
          <w:t xml:space="preserve">Definition 22 (Countably infinite set)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A set is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rPr>
            <w:b/>
            <w:bCs/>
          </w:rPr>
          <w:t xml:space="preserve">countably infinite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if it is</w:t>
        </w:r>
      </w:ins>
      <w:ins w:id="1311" w:author="PR Preview" w:date="2026-01-01T00:00:00Z">
        <w:r>
          <w:t xml:space="preserve"> </w:t>
        </w:r>
      </w:ins>
      <w:hyperlink w:anchor="def-countable-set">
        <w:ins w:id="1312" w:author="PR Preview" w:date="2026-01-01T00:00:00Z">
          <w:r>
            <w:rPr>
              <w:rStyle w:val="Hyperlink"/>
            </w:rPr>
            <w:t xml:space="preserve">countable</w:t>
          </w:r>
        </w:ins>
      </w:hyperlink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and not finite.</w:t>
        </w:r>
      </w:ins>
    </w:p>
    <w:bookmarkEnd w:id="57"/>
    <w:bookmarkStart w:id="60" w:name="exm-countable-set"/>
    <w:p>
      <w:pPr>
        <w:pStyle w:val="BodyText"/>
      </w:pPr>
      <w:ins w:id="1315" w:author="PR Preview" w:date="2026-01-01T00:00:00Z">
        <w:r>
          <w:rPr>
            <w:b/>
            <w:bCs/>
          </w:rPr>
          <w:t xml:space="preserve">Example 13 (Countable and uncountable sets)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0"/>
    <w:bookmarkStart w:id="61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1"/>
    <w:bookmarkStart w:id="65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2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3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64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absolute-value" TargetMode="External"/><Relationship Id="rId52" Type="http://schemas.openxmlformats.org/officeDocument/2006/relationships/hyperlink" Target="algebra-complex.html#def-complex-modulus" TargetMode="External"/><Relationship Id="rId67" Type="http://schemas.openxmlformats.org/officeDocument/2006/relationships/hyperlink" Target="https://doi.org/10.1007/978-1-4757-1645-0" TargetMode="External"/><Relationship Id="rId64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59" Type="http://schemas.openxmlformats.org/officeDocument/2006/relationships/hyperlink" Target="number-systems.qmd#def-integers" TargetMode="External"/><Relationship Id="rId43" Type="http://schemas.openxmlformats.org/officeDocument/2006/relationships/hyperlink" Target="number-systems.qmd#def-natural-numbers" TargetMode="External"/><Relationship Id="rId58" Type="http://schemas.openxmlformats.org/officeDocument/2006/relationships/hyperlink" Target="number-systems.qmd#def-nonnegative-integers" TargetMode="External"/><Relationship Id="rId63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absolute-value" TargetMode="External"/><Relationship Id="rId52" Type="http://schemas.openxmlformats.org/officeDocument/2006/relationships/hyperlink" Target="algebra-complex.html#def-complex-modulus" TargetMode="External"/><Relationship Id="rId67" Type="http://schemas.openxmlformats.org/officeDocument/2006/relationships/hyperlink" Target="https://doi.org/10.1007/978-1-4757-1645-0" TargetMode="External"/><Relationship Id="rId64" Type="http://schemas.openxmlformats.org/officeDocument/2006/relationships/hyperlink" Target="https://en.wikipedia.org/wiki/Cantor%27s_diagonal_argument" TargetMode="External"/><Relationship Id="rId22" Type="http://schemas.openxmlformats.org/officeDocument/2006/relationships/hyperlink" Target="https://en.wikipedia.org/wiki/Range_of_a_function" TargetMode="External"/><Relationship Id="rId59" Type="http://schemas.openxmlformats.org/officeDocument/2006/relationships/hyperlink" Target="number-systems.qmd#def-integers" TargetMode="External"/><Relationship Id="rId43" Type="http://schemas.openxmlformats.org/officeDocument/2006/relationships/hyperlink" Target="number-systems.qmd#def-natural-numbers" TargetMode="External"/><Relationship Id="rId58" Type="http://schemas.openxmlformats.org/officeDocument/2006/relationships/hyperlink" Target="number-systems.qmd#def-nonnegative-integers" TargetMode="External"/><Relationship Id="rId63" Type="http://schemas.openxmlformats.org/officeDocument/2006/relationships/hyperlink" Target="number-systems.qmd#def-real-numbers" TargetMode="External"/><Relationship Id="rId62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8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1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2026-10-17T00:08:31Z</dcterms:created>
  <dcterms:modified xsi:type="dcterms:W3CDTF">2026-10-17T00:08:31Z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