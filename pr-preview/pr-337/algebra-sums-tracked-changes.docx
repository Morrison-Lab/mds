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16:38:14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del w:id="3" w:author="PR Preview" w:date="2026-01-01T00:00:00Z">
        <w:r>
          <w:delText xml:space="preserve">For example,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if</w:delText>
        </w:r>
      </w:del>
      <w:del w:id="6" w:author="PR Preview" w:date="2026-01-01T00:00:00Z">
        <w:r>
          <w:delText xml:space="preserve"> </w:delText>
        </w:r>
      </w:del>
      <m:oMath>
        <m:r>
          <m:t>x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is the number of heads in two tosses of a coin,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then</w:delText>
        </w:r>
      </w:del>
      <w:del w:id="1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12" w:author="PR Preview" w:date="2026-01-01T00:00:00Z">
        <w:r>
          <w:delText xml:space="preserve">.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</w:delText>
        </w:r>
      </w:del>
      <w:del w:id="15" w:author="PR Preview" w:date="2026-01-01T00:00:00Z">
        <w:r>
          <w:delText xml:space="preserve"> </w:delText>
        </w:r>
      </w:del>
      <w:hyperlink r:id="rId139">
        <w:del w:id="16" w:author="PR Preview" w:date="2026-01-01T00:00:00Z">
          <w:r>
            <w:rPr>
              <w:rStyle w:val="Hyperlink"/>
            </w:rPr>
            <w:delText xml:space="preserve">random variable</w:delText>
          </w:r>
        </w:del>
      </w:hyperlink>
      <w:del w:id="17" w:author="PR Preview" w:date="2026-01-01T00:00:00Z">
        <w:r>
          <w:delText xml:space="preserve"> </w:delText>
        </w:r>
      </w:del>
      <m:oMath>
        <m:r>
          <m:t>X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(defined in the Morrison Lab’s probability notes)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is a</w:delText>
        </w:r>
      </w:del>
      <w:del w:id="22" w:author="PR Preview" w:date="2026-01-01T00:00:00Z">
        <w:r>
          <w:delText xml:space="preserve"> </w:delText>
        </w:r>
      </w:del>
      <w:hyperlink r:id="rId14">
        <w:del w:id="23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24" w:author="PR Preview" w:date="2026-01-01T00:00:00Z">
        <w:r>
          <w:delText xml:space="preserve">,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and the set of values</w:delText>
        </w:r>
      </w:del>
      <w:del w:id="27" w:author="PR Preview" w:date="2026-01-01T00:00:00Z">
        <w:r>
          <w:delText xml:space="preserve"> </w:delText>
        </w:r>
      </w:del>
      <m:oMath>
        <m:r>
          <m:t>X</m:t>
        </m:r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can take,</w:delText>
        </w:r>
      </w:del>
      <w:del w:id="3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1" w:author="PR Preview" w:date="2026-01-01T00:00:00Z">
        <w:r>
          <w:delText xml:space="preserve">,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is the</w:delText>
        </w:r>
      </w:del>
      <w:del w:id="34" w:author="PR Preview" w:date="2026-01-01T00:00:00Z">
        <w:r>
          <w:delText xml:space="preserve"> </w:delText>
        </w:r>
      </w:del>
      <w:hyperlink r:id="rId34">
        <w:del w:id="35" w:author="PR Preview" w:date="2026-01-01T00:00:00Z">
          <w:r>
            <w:rPr>
              <w:rStyle w:val="Hyperlink"/>
            </w:rPr>
            <w:delText xml:space="preserve">image</w:delText>
          </w:r>
        </w:del>
      </w:hyperlink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of</w:delText>
        </w:r>
      </w:del>
      <w:del w:id="38" w:author="PR Preview" w:date="2026-01-01T00:00:00Z">
        <w:r>
          <w:delText xml:space="preserve"> </w:delText>
        </w:r>
      </w:del>
      <m:oMath>
        <m:r>
          <m:t>X</m:t>
        </m:r>
      </m:oMath>
      <w:del w:id="39" w:author="PR Preview" w:date="2026-01-01T00:00:00Z">
        <w:r>
          <w:delText xml:space="preserve">.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These notes use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“range”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only for variables: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for a function,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“range”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can mean either the image or the codomain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(</w:delText>
        </w:r>
      </w:del>
      <w:hyperlink r:id="rId9">
        <w:del w:id="54" w:author="PR Preview" w:date="2026-01-01T00:00:00Z">
          <w:r>
            <w:rPr>
              <w:rStyle w:val="Hyperlink"/>
            </w:rPr>
            <w:delText xml:space="preserve">Image and range</w:delText>
          </w:r>
        </w:del>
      </w:hyperlink>
      <w:del w:id="55" w:author="PR Preview" w:date="2026-01-01T00:00:00Z">
        <w:r>
          <w:delText xml:space="preserve">).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In statistics,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“the range”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of a dataset can also mean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its largest value minus its smallest value;</w:delText>
        </w:r>
      </w:del>
      <w:del w:id="6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is a set, not that difference.</w:delText>
        </w:r>
      </w:del>
    </w:p>
    <w:p>
      <w:pPr>
        <w:pStyle w:val="BodyText"/>
      </w:pPr>
      <w:ins w:id="67" w:author="PR Preview" w:date="2026-01-01T00:00:00Z">
        <w:r>
          <w:t xml:space="preserve">For example,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if</w:t>
        </w:r>
      </w:ins>
      <w:ins w:id="70" w:author="PR Preview" w:date="2026-01-01T00:00:00Z">
        <w:r>
          <w:t xml:space="preserve"> </w:t>
        </w:r>
      </w:ins>
      <m:oMath>
        <m:r>
          <m:t>x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is the number of heads in two tosses of a coin,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then</w:t>
        </w:r>
      </w:ins>
      <w:ins w:id="7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76" w:author="PR Preview" w:date="2026-01-01T00:00:00Z">
        <w:r>
          <w:t xml:space="preserve">.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A</w:t>
        </w:r>
      </w:ins>
      <w:ins w:id="79" w:author="PR Preview" w:date="2026-01-01T00:00:00Z">
        <w:r>
          <w:t xml:space="preserve"> </w:t>
        </w:r>
      </w:ins>
      <w:hyperlink r:id="rId139">
        <w:ins w:id="80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81" w:author="PR Preview" w:date="2026-01-01T00:00:00Z">
        <w:r>
          <w:t xml:space="preserve"> </w:t>
        </w:r>
      </w:ins>
      <m:oMath>
        <m:r>
          <m:t>X</m:t>
        </m:r>
      </m:oMath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(defined in the Morrison Lab’s probability notes)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is a</w:t>
        </w:r>
      </w:ins>
      <w:ins w:id="86" w:author="PR Preview" w:date="2026-01-01T00:00:00Z">
        <w:r>
          <w:t xml:space="preserve"> </w:t>
        </w:r>
      </w:ins>
      <w:hyperlink r:id="rId14">
        <w:ins w:id="87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88" w:author="PR Preview" w:date="2026-01-01T00:00:00Z">
        <w:r>
          <w:t xml:space="preserve">,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and the set of values</w:t>
        </w:r>
      </w:ins>
      <w:ins w:id="91" w:author="PR Preview" w:date="2026-01-01T00:00:00Z">
        <w:r>
          <w:t xml:space="preserve"> </w:t>
        </w:r>
      </w:ins>
      <m:oMath>
        <m:r>
          <m:t>X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can take,</w:t>
        </w:r>
      </w:ins>
      <w:ins w:id="9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5" w:author="PR Preview" w:date="2026-01-01T00:00:00Z">
        <w:r>
          <w:t xml:space="preserve">,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is the</w:t>
        </w:r>
      </w:ins>
      <w:ins w:id="98" w:author="PR Preview" w:date="2026-01-01T00:00:00Z">
        <w:r>
          <w:t xml:space="preserve"> </w:t>
        </w:r>
      </w:ins>
      <w:hyperlink r:id="rId34">
        <w:ins w:id="99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of</w:t>
        </w:r>
      </w:ins>
      <w:ins w:id="102" w:author="PR Preview" w:date="2026-01-01T00:00:00Z">
        <w:r>
          <w:t xml:space="preserve"> </w:t>
        </w:r>
      </w:ins>
      <m:oMath>
        <m:r>
          <m:t>X</m:t>
        </m:r>
      </m:oMath>
      <w:ins w:id="103" w:author="PR Preview" w:date="2026-01-01T00:00:00Z">
        <w:r>
          <w:t xml:space="preserve">.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These notes use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“range”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only for variables: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for a function,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“range”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can mean either the image or the codomain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(</w:t>
        </w:r>
      </w:ins>
      <w:hyperlink r:id="rId140">
        <w:ins w:id="118" w:author="PR Preview" w:date="2026-01-01T00:00:00Z">
          <w:r>
            <w:rPr>
              <w:rStyle w:val="Hyperlink"/>
            </w:rPr>
            <w:t xml:space="preserve">Range</w:t>
          </w:r>
        </w:ins>
      </w:hyperlink>
      <w:ins w:id="119" w:author="PR Preview" w:date="2026-01-01T00:00:00Z">
        <w:r>
          <w:t xml:space="preserve">).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In statistics,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“the range”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of a dataset can also mean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its largest value minus its smallest value;</w:t>
        </w:r>
      </w:ins>
      <w:ins w:id="12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is a set, not that difference.</w:t>
        </w:r>
      </w:ins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5" Type="http://schemas.openxmlformats.org/officeDocument/2006/relationships/image" Target="media/rId135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def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Relationship Id="rId9" Type="http://schemas.openxmlformats.org/officeDocument/2006/relationships/hyperlink" Target="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def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2026-10-16T23:55:15Z</dcterms:created>
  <dcterms:modified xsi:type="dcterms:W3CDTF">2026-10-16T23:55:15Z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