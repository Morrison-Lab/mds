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3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Theorem 12 (A positive definite matrix is invertible)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Every positive definite matrix (</w:t>
        </w:r>
      </w:ins>
      <w:hyperlink r:id="rId84">
        <w:ins w:id="6" w:author="PR Preview" w:date="2026-01-01T00:00:00Z">
          <w:r>
            <w:rPr>
              <w:rStyle w:val="Hyperlink"/>
            </w:rPr>
            <w:t xml:space="preserve">Definition 22 in Special Matrices and Decompositions</w:t>
          </w:r>
        </w:ins>
      </w:hyperlink>
      <w:ins w:id="7" w:author="PR Preview" w:date="2026-01-01T00:00:00Z">
        <w:r>
          <w:t xml:space="preserve">) is invertible (</w:t>
        </w:r>
      </w:ins>
      <w:hyperlink r:id="rId15">
        <w:ins w:id="8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9" w:author="PR Preview" w:date="2026-01-01T00:00:00Z">
        <w:r>
          <w:t xml:space="preserve">).</w:t>
        </w:r>
      </w:ins>
    </w:p>
    <w:bookmarkEnd w:id="99"/>
    <w:p>
      <w:pPr>
        <w:pStyle w:val="BodyText"/>
      </w:pPr>
      <w:ins w:id="10" w:author="PR Preview" w:date="2026-01-01T00:00:00Z">
        <w:r>
          <w:rPr>
            <w:i/>
            <w:iCs/>
          </w:rPr>
          <w:t xml:space="preserve">Proof</w:t>
        </w:r>
      </w:ins>
      <w:ins w:id="11" w:author="PR Preview" w:date="2026-01-01T00:00:00Z">
        <w:r>
          <w:t xml:space="preserve">. </w:t>
        </w:r>
      </w:ins>
      <w:ins w:id="12" w:author="PR Preview" w:date="2026-01-01T00:00:00Z">
        <w:r>
          <w:t xml:space="preserve">Let</w:t>
        </w:r>
      </w:ins>
      <w:ins w:id="1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be a</w:t>
        </w:r>
      </w:ins>
      <w:ins w:id="1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positive definite matrix,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 let</w:t>
        </w:r>
      </w:ins>
      <w:ins w:id="21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be a vector of length</w:t>
        </w:r>
      </w:ins>
      <w:ins w:id="24" w:author="PR Preview" w:date="2026-01-01T00:00:00Z">
        <w:r>
          <w:t xml:space="preserve"> </w:t>
        </w:r>
      </w:ins>
      <m:oMath>
        <m:r>
          <m:t>p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with</w:t>
        </w:r>
      </w:ins>
      <w:ins w:id="2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ins w:id="28" w:author="PR Preview" w:date="2026-01-01T00:00:00Z">
        <w:r>
          <w:t xml:space="preserve">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1" w:author="PR Preview" w:date="2026-01-01T00:00:00Z">
        <w:r>
          <w:t xml:space="preserve">If</w:t>
        </w:r>
      </w:ins>
      <w:ins w:id="3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ins w:id="33" w:author="PR Preview" w:date="2026-01-01T00:00:00Z">
        <w:r>
          <w:t xml:space="preserve">, then</w:t>
        </w:r>
      </w:ins>
      <w:ins w:id="34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because</w:t>
        </w:r>
      </w:ins>
      <w:ins w:id="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is positive definite,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which contradicts</w:t>
        </w:r>
      </w:ins>
      <w:ins w:id="42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ins w:id="43" w:author="PR Preview" w:date="2026-01-01T00:00:00Z">
        <w:r>
          <w:t xml:space="preserve">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So</w:t>
        </w:r>
      </w:ins>
      <w:ins w:id="46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ins w:id="47" w:author="PR Preview" w:date="2026-01-01T00:00:00Z">
        <w:r>
          <w:t xml:space="preserve">, the null space</w:t>
        </w:r>
      </w:ins>
      <w:ins w:id="4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</w:t>
        </w:r>
      </w:ins>
      <w:ins w:id="5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p</m:t>
                </m:r>
              </m:sub>
            </m:sSub>
          </m:e>
        </m:d>
        <m:r>
          <m:t>​</m:t>
        </m:r>
      </m:oMath>
      <w:ins w:id="52" w:author="PR Preview" w:date="2026-01-01T00:00:00Z">
        <w:r>
          <w:t xml:space="preserve">,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and</w:t>
        </w:r>
      </w:ins>
      <w:ins w:id="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is invertible by</w:t>
        </w:r>
      </w:ins>
      <w:ins w:id="58" w:author="PR Preview" w:date="2026-01-01T00:00:00Z">
        <w:r>
          <w:t xml:space="preserve"> </w:t>
        </w:r>
      </w:ins>
      <w:hyperlink w:anchor="thm-invertible-rank">
        <w:ins w:id="5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0" w:author="PR Preview" w:date="2026-01-01T00:00:00Z">
        <w:r>
          <w:t xml:space="preserve">.</w:t>
        </w:r>
      </w:ins>
    </w:p>
    <w:bookmarkStart w:id="100" w:name="exm-pd-invertible"/>
    <w:p>
      <w:pPr>
        <w:pStyle w:val="BodyText"/>
      </w:pPr>
      <w:ins w:id="61" w:author="PR Preview" w:date="2026-01-01T00:00:00Z">
        <w:r>
          <w:rPr>
            <w:b/>
            <w:bCs/>
          </w:rPr>
          <w:t xml:space="preserve">Example 17 (Positive definite matrices are invertible; the converse fails)</w:t>
        </w:r>
      </w:ins>
      <w:ins w:id="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positive definite,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ins w:id="65" w:author="PR Preview" w:date="2026-01-01T00:00:00Z">
        <w:r>
          <w:t xml:space="preserve">which is</w:t>
        </w:r>
      </w:ins>
      <w:ins w:id="66" w:author="PR Preview" w:date="2026-01-01T00:00:00Z">
        <w:r>
          <w:t xml:space="preserve"> </w:t>
        </w:r>
      </w:ins>
      <m:oMath>
        <m:r>
          <m:t>0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only when</w:t>
        </w:r>
      </w:ins>
      <w:ins w:id="6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70" w:author="PR Preview" w:date="2026-01-01T00:00:00Z">
        <w:r>
          <w:t xml:space="preserve">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It is invertible, with</w:t>
        </w:r>
      </w:ins>
      <w:ins w:id="73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74" w:author="PR Preview" w:date="2026-01-01T00:00:00Z">
        <w:r>
          <w:t xml:space="preserve">.</w:t>
        </w:r>
      </w:ins>
    </w:p>
    <w:p>
      <w:pPr>
        <w:pStyle w:val="BodyText"/>
      </w:pPr>
      <w:ins w:id="75" w:author="PR Preview" w:date="2026-01-01T00:00:00Z">
        <w:r>
          <w:t xml:space="preserve">The converse fails.</w:t>
        </w:r>
      </w:ins>
      <w:ins w:id="76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of</w:t>
        </w:r>
      </w:ins>
      <w:ins w:id="79" w:author="PR Preview" w:date="2026-01-01T00:00:00Z">
        <w:r>
          <w:t xml:space="preserve"> </w:t>
        </w:r>
      </w:ins>
      <w:hyperlink r:id="rId91">
        <w:ins w:id="80" w:author="PR Preview" w:date="2026-01-01T00:00:00Z">
          <w:r>
            <w:rPr>
              <w:rStyle w:val="Hyperlink"/>
            </w:rPr>
            <w:t xml:space="preserve">Example 28 in Special Matrices and Decompositions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not positive definite,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yet it is invertible:</w:t>
        </w:r>
      </w:ins>
      <w:ins w:id="85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86" w:author="PR Preview" w:date="2026-01-01T00:00:00Z">
        <w:r>
          <w:t xml:space="preserve">.</w:t>
        </w:r>
      </w:ins>
    </w:p>
    <w:bookmarkEnd w:id="100"/>
    <w:bookmarkStart w:id="101" w:name="thm-psd-plus-multiple-identity"/>
    <w:p>
      <w:pPr>
        <w:pStyle w:val="BodyText"/>
      </w:pPr>
      <w:ins w:id="87" w:author="PR Preview" w:date="2026-01-01T00:00:00Z">
        <w:r>
          <w:rPr>
            <w:b/>
            <w:bCs/>
          </w:rPr>
          <w:t xml:space="preserve">Theorem 13 (Adding a positive multiple of the identity makes a matrix positive definite)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Let</w:t>
        </w:r>
      </w:ins>
      <w:ins w:id="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be a</w:t>
        </w:r>
      </w:ins>
      <w:ins w:id="9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positive semidefinite matrix (</w:t>
        </w:r>
      </w:ins>
      <w:hyperlink r:id="rId83">
        <w:ins w:id="96" w:author="PR Preview" w:date="2026-01-01T00:00:00Z">
          <w:r>
            <w:rPr>
              <w:rStyle w:val="Hyperlink"/>
            </w:rPr>
            <w:t xml:space="preserve">Definition 21 in Special Matrices and Decompositions</w:t>
          </w:r>
        </w:ins>
      </w:hyperlink>
      <w:ins w:id="97" w:author="PR Preview" w:date="2026-01-01T00:00:00Z">
        <w:r>
          <w:t xml:space="preserve">)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and let</w:t>
        </w:r>
      </w:ins>
      <w:ins w:id="100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&gt;</m:t>
        </m:r>
        <m:r>
          <m:t>0</m:t>
        </m:r>
      </m:oMath>
      <w:ins w:id="101" w:author="PR Preview" w:date="2026-01-01T00:00:00Z">
        <w:r>
          <w:t xml:space="preserve">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Then</w:t>
        </w:r>
      </w:ins>
      <w:ins w:id="1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positive definite (</w:t>
        </w:r>
      </w:ins>
      <w:hyperlink r:id="rId84">
        <w:ins w:id="107" w:author="PR Preview" w:date="2026-01-01T00:00:00Z">
          <w:r>
            <w:rPr>
              <w:rStyle w:val="Hyperlink"/>
            </w:rPr>
            <w:t xml:space="preserve">Definition 22 in Special Matrices and Decompositions</w:t>
          </w:r>
        </w:ins>
      </w:hyperlink>
      <w:ins w:id="108" w:author="PR Preview" w:date="2026-01-01T00:00:00Z">
        <w:r>
          <w:t xml:space="preserve">),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so it is invertible (</w:t>
        </w:r>
      </w:ins>
      <w:hyperlink w:anchor="thm-pd-invertible">
        <w:ins w:id="11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12" w:author="PR Preview" w:date="2026-01-01T00:00:00Z">
        <w:r>
          <w:t xml:space="preserve">).</w:t>
        </w:r>
      </w:ins>
    </w:p>
    <w:bookmarkEnd w:id="101"/>
    <w:p>
      <w:pPr>
        <w:pStyle w:val="BodyText"/>
      </w:pPr>
      <w:ins w:id="113" w:author="PR Preview" w:date="2026-01-01T00:00:00Z">
        <w:r>
          <w:rPr>
            <w:i/>
            <w:iCs/>
          </w:rPr>
          <w:t xml:space="preserve">Proof</w:t>
        </w:r>
      </w:ins>
      <w:ins w:id="114" w:author="PR Preview" w:date="2026-01-01T00:00:00Z">
        <w:r>
          <w:t xml:space="preserve">. </w:t>
        </w:r>
      </w:ins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 symmetric: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its transpose is</w:t>
        </w:r>
      </w:ins>
      <w:ins w:id="11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(</w:t>
        </w:r>
      </w:ins>
      <w:hyperlink r:id="rId96">
        <w:ins w:id="122" w:author="PR Preview" w:date="2026-01-01T00:00:00Z">
          <w:r>
            <w:rPr>
              <w:rStyle w:val="Hyperlink"/>
            </w:rPr>
            <w:t xml:space="preserve">Theorem 15 in Matrices</w:t>
          </w:r>
        </w:ins>
      </w:hyperlink>
      <w:ins w:id="123" w:author="PR Preview" w:date="2026-01-01T00:00:00Z">
        <w:r>
          <w:t xml:space="preserve">,</w:t>
        </w:r>
      </w:ins>
      <w:ins w:id="124" w:author="PR Preview" w:date="2026-01-01T00:00:00Z">
        <w:r>
          <w:t xml:space="preserve"> </w:t>
        </w:r>
      </w:ins>
      <w:hyperlink r:id="rId97">
        <w:ins w:id="125" w:author="PR Preview" w:date="2026-01-01T00:00:00Z">
          <w:r>
            <w:rPr>
              <w:rStyle w:val="Hyperlink"/>
            </w:rPr>
            <w:t xml:space="preserve">Definition 6 in Matrices</w:t>
          </w:r>
        </w:ins>
      </w:hyperlink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w:hyperlink r:id="rId87">
        <w:ins w:id="128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129" w:author="PR Preview" w:date="2026-01-01T00:00:00Z">
        <w:r>
          <w:t xml:space="preserve">).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For</w:t>
        </w:r>
      </w:ins>
      <w:ins w:id="13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ins w:id="13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α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α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α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psd-plus-multiple-identity"/>
    <w:p>
      <w:pPr>
        <w:pStyle w:val="FirstParagraph"/>
      </w:pPr>
      <w:ins w:id="134" w:author="PR Preview" w:date="2026-01-01T00:00:00Z">
        <w:r>
          <w:rPr>
            <w:b/>
            <w:bCs/>
          </w:rPr>
          <w:t xml:space="preserve">Example 18 (Repairing a singular matrix)</w:t>
        </w:r>
      </w:ins>
      <w:ins w:id="13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of</w:t>
        </w:r>
      </w:ins>
      <w:ins w:id="138" w:author="PR Preview" w:date="2026-01-01T00:00:00Z">
        <w:r>
          <w:t xml:space="preserve"> </w:t>
        </w:r>
      </w:ins>
      <w:hyperlink r:id="rId90">
        <w:ins w:id="139" w:author="PR Preview" w:date="2026-01-01T00:00:00Z">
          <w:r>
            <w:rPr>
              <w:rStyle w:val="Hyperlink"/>
            </w:rPr>
            <w:t xml:space="preserve">Example 27 in Special Matrices and Decompositions</w:t>
          </w:r>
        </w:ins>
      </w:hyperlink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is positive semidefinite and singular:</w:t>
        </w:r>
      </w:ins>
      <w:ins w:id="14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ins w:id="143" w:author="PR Preview" w:date="2026-01-01T00:00:00Z">
        <w:r>
          <w:t xml:space="preserve">.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With</w:t>
        </w:r>
      </w:ins>
      <w:ins w:id="146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1</m:t>
        </m:r>
      </m:oMath>
      <w:ins w:id="14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48" w:author="PR Preview" w:date="2026-01-01T00:00:00Z">
        <w:r>
          <w:t xml:space="preserve">which is positive definite and invertible by</w:t>
        </w:r>
      </w:ins>
      <w:ins w:id="149" w:author="PR Preview" w:date="2026-01-01T00:00:00Z">
        <w:r>
          <w:t xml:space="preserve"> </w:t>
        </w:r>
      </w:ins>
      <w:hyperlink w:anchor="exm-pd-invertible">
        <w:ins w:id="150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151" w:author="PR Preview" w:date="2026-01-01T00:00:00Z">
        <w:r>
          <w:t xml:space="preserve">.</w:t>
        </w:r>
      </w:ins>
    </w:p>
    <w:bookmarkEnd w:id="102"/>
    <w:bookmarkStart w:id="103" w:name="cor-gram-invertible-iff"/>
    <w:p>
      <w:pPr>
        <w:pStyle w:val="BodyText"/>
      </w:pPr>
      <w:ins w:id="152" w:author="PR Preview" w:date="2026-01-01T00:00:00Z">
        <w:r>
          <w:rPr>
            <w:b/>
            <w:bCs/>
          </w:rPr>
          <w:t xml:space="preserve">Corollary 2 (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153" w:author="PR Preview" w:date="2026-01-01T00:00:00Z">
        <w:r>
          <w:rPr>
            <w:b/>
            <w:bCs/>
          </w:rP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is invertible exactly when</w:t>
        </w:r>
      </w:ins>
      <w:ins w:id="15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X</m:t>
        </m:r>
      </m:oMath>
      <w:ins w:id="156" w:author="PR Preview" w:date="2026-01-01T00:00:00Z">
        <w:r>
          <w:rPr>
            <w:b/>
            <w:bCs/>
          </w:rPr>
          <w:t xml:space="preserve"> </w:t>
        </w:r>
      </w:ins>
      <w:ins w:id="157" w:author="PR Preview" w:date="2026-01-01T00:00:00Z">
        <w:r>
          <w:rPr>
            <w:b/>
            <w:bCs/>
          </w:rPr>
          <w:t xml:space="preserve">has full column rank)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For an</w:t>
        </w:r>
      </w:ins>
      <w:ins w:id="16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matrix</w:t>
        </w:r>
      </w:ins>
      <w:ins w:id="16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64" w:author="PR Preview" w:date="2026-01-01T00:00:00Z">
        <w:r>
          <w:t xml:space="preserve">, the</w:t>
        </w:r>
      </w:ins>
      <w:ins w:id="16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matrix</w:t>
        </w:r>
      </w:ins>
      <w:ins w:id="16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is invertible (</w:t>
        </w:r>
      </w:ins>
      <w:hyperlink r:id="rId15">
        <w:ins w:id="171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172" w:author="PR Preview" w:date="2026-01-01T00:00:00Z">
        <w:r>
          <w:t xml:space="preserve">)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exactly when</w:t>
        </w:r>
      </w:ins>
      <w:ins w:id="17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(</w:t>
        </w:r>
      </w:ins>
      <w:hyperlink r:id="rId16">
        <w:ins w:id="178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179" w:author="PR Preview" w:date="2026-01-01T00:00:00Z">
        <w:r>
          <w:t xml:space="preserve">).</w:t>
        </w:r>
      </w:ins>
    </w:p>
    <w:bookmarkEnd w:id="103"/>
    <w:p>
      <w:pPr>
        <w:pStyle w:val="BodyText"/>
      </w:pPr>
      <w:ins w:id="180" w:author="PR Preview" w:date="2026-01-01T00:00:00Z">
        <w:r>
          <w:rPr>
            <w:i/>
            <w:iCs/>
          </w:rPr>
          <w:t xml:space="preserve">Proof</w:t>
        </w:r>
      </w:ins>
      <w:ins w:id="181" w:author="PR Preview" w:date="2026-01-01T00:00:00Z">
        <w:r>
          <w:t xml:space="preserve">. </w:t>
        </w:r>
      </w:ins>
      <w:ins w:id="182" w:author="PR Preview" w:date="2026-01-01T00:00:00Z">
        <w:r>
          <w:t xml:space="preserve">The following statements are equivalent: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is invertible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has full column rank.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gram-invertible-iff"/>
    <w:p>
      <w:pPr>
        <w:pStyle w:val="FirstParagraph"/>
      </w:pPr>
      <w:ins w:id="183" w:author="PR Preview" w:date="2026-01-01T00:00:00Z">
        <w:r>
          <w:rPr>
            <w:b/>
            <w:bCs/>
          </w:rPr>
          <w:t xml:space="preserve">Example 19 (A design matrix with a repeated column)</w:t>
        </w:r>
      </w:ins>
      <w:ins w:id="18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of</w:t>
        </w:r>
      </w:ins>
      <w:ins w:id="187" w:author="PR Preview" w:date="2026-01-01T00:00:00Z">
        <w:r>
          <w:t xml:space="preserve"> </w:t>
        </w:r>
      </w:ins>
      <w:hyperlink r:id="rId92">
        <w:ins w:id="188" w:author="PR Preview" w:date="2026-01-01T00:00:00Z">
          <w:r>
            <w:rPr>
              <w:rStyle w:val="Hyperlink"/>
            </w:rPr>
            <w:t xml:space="preserve">Example 2 in Subspaces and Rank</w:t>
          </w:r>
        </w:ins>
      </w:hyperlink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has rank</w:t>
        </w:r>
      </w:ins>
      <w:ins w:id="19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2</m:t>
        </m:r>
      </m:oMath>
      <w:ins w:id="192" w:author="PR Preview" w:date="2026-01-01T00:00:00Z">
        <w:r>
          <w:t xml:space="preserve">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Its cross-product matrix is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95" w:author="PR Preview" w:date="2026-01-01T00:00:00Z">
        <w:r>
          <w:t xml:space="preserve">which is singular:</w:t>
        </w:r>
      </w:ins>
      <w:ins w:id="1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is in its null space,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because</w:t>
        </w:r>
      </w:ins>
      <w:ins w:id="20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(</w:t>
        </w:r>
      </w:ins>
      <w:hyperlink r:id="rId104">
        <w:ins w:id="204" w:author="PR Preview" w:date="2026-01-01T00:00:00Z">
          <w:r>
            <w:rPr>
              <w:rStyle w:val="Hyperlink"/>
            </w:rPr>
            <w:t xml:space="preserve">Example 5 in Column Space, Null Space and Rank-Nullity</w:t>
          </w:r>
        </w:ins>
      </w:hyperlink>
      <w:ins w:id="205" w:author="PR Preview" w:date="2026-01-01T00:00:00Z">
        <w:r>
          <w:t xml:space="preserve">).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For the full-column-rank matrix of</w:t>
        </w:r>
      </w:ins>
      <w:ins w:id="208" w:author="PR Preview" w:date="2026-01-01T00:00:00Z">
        <w:r>
          <w:t xml:space="preserve"> </w:t>
        </w:r>
      </w:ins>
      <w:hyperlink r:id="rId93">
        <w:ins w:id="209" w:author="PR Preview" w:date="2026-01-01T00:00:00Z">
          <w:r>
            <w:rPr>
              <w:rStyle w:val="Hyperlink"/>
            </w:rPr>
            <w:t xml:space="preserve">Example 1 in Projections and Linear Systems</w:t>
          </w:r>
        </w:ins>
      </w:hyperlink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invertible.</w:t>
        </w:r>
      </w:ins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106"/>
    <w:bookmarkStart w:id="107" w:name="exm-block-matrix"/>
    <w:p>
      <w:pPr>
        <w:pStyle w:val="BodyText"/>
      </w:pPr>
      <w:del w:id="214" w:author="PR Preview" w:date="2026-01-01T00:00:00Z">
        <w:r>
          <w:rPr>
            <w:b/>
            <w:bCs/>
          </w:rPr>
          <w:delText xml:space="preserve">Example 17 (Cutting a</w:delText>
        </w:r>
      </w:del>
      <w:del w:id="215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3</m:t>
        </m:r>
      </m:oMath>
      <w:del w:id="216" w:author="PR Preview" w:date="2026-01-01T00:00:00Z">
        <w:r>
          <w:rPr>
            <w:b/>
            <w:bCs/>
          </w:rPr>
          <w:delText xml:space="preserve"> </w:delText>
        </w:r>
      </w:del>
      <w:del w:id="217" w:author="PR Preview" w:date="2026-01-01T00:00:00Z">
        <w:r>
          <w:rPr>
            <w:b/>
            <w:bCs/>
          </w:rPr>
          <w:delText xml:space="preserve">matrix into blocks)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With</w:delText>
        </w:r>
      </w:del>
    </w:p>
    <w:p>
      <w:pPr>
        <w:pStyle w:val="BodyText"/>
      </w:pPr>
      <w:ins w:id="220" w:author="PR Preview" w:date="2026-01-01T00:00:00Z">
        <w:r>
          <w:rPr>
            <w:b/>
            <w:bCs/>
          </w:rPr>
          <w:t xml:space="preserve">Example 20 (Cutting a</w:t>
        </w:r>
      </w:ins>
      <w:ins w:id="221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3</m:t>
        </m:r>
      </m:oMath>
      <w:ins w:id="222" w:author="PR Preview" w:date="2026-01-01T00:00:00Z">
        <w:r>
          <w:rPr>
            <w:b/>
            <w:bCs/>
          </w:rPr>
          <w:t xml:space="preserve"> </w:t>
        </w:r>
      </w:ins>
      <w:ins w:id="223" w:author="PR Preview" w:date="2026-01-01T00:00:00Z">
        <w:r>
          <w:rPr>
            <w:b/>
            <w:bCs/>
          </w:rPr>
          <w:t xml:space="preserve">matrix into blocks)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del w:id="226" w:author="PR Preview" w:date="2026-01-01T00:00:00Z">
        <w:r>
          <w:rPr>
            <w:b/>
            <w:bCs/>
          </w:rPr>
          <w:delText xml:space="preserve">Theorem 12 (Leading blocks of a positive definite matrix are positive definite)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Let</w:delText>
        </w:r>
      </w:del>
      <w:del w:id="229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be a</w:delText>
        </w:r>
      </w:del>
      <w:del w:id="23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positive definite matrix (</w:delText>
        </w:r>
      </w:del>
      <w:hyperlink r:id="rId84">
        <w:del w:id="235" w:author="PR Preview" w:date="2026-01-01T00:00:00Z">
          <w:r>
            <w:rPr>
              <w:rStyle w:val="Hyperlink"/>
            </w:rPr>
            <w:delText xml:space="preserve">Definition 22 in Special Matrices and Decompositions</w:delText>
          </w:r>
        </w:del>
      </w:hyperlink>
      <w:del w:id="236" w:author="PR Preview" w:date="2026-01-01T00:00:00Z">
        <w:r>
          <w:delText xml:space="preserve">),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and for</w:delText>
        </w:r>
      </w:del>
      <w:del w:id="23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let</w:delText>
        </w:r>
      </w:del>
      <w:del w:id="24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be its leading</w:delText>
        </w:r>
      </w:del>
      <w:del w:id="24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block (</w:delText>
        </w:r>
      </w:del>
      <w:hyperlink w:anchor="def-block-matrix">
        <w:del w:id="248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49" w:author="PR Preview" w:date="2026-01-01T00:00:00Z">
        <w:r>
          <w:delText xml:space="preserve">),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with entries</w:delText>
        </w:r>
      </w:del>
      <w:del w:id="25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for</w:delText>
        </w:r>
      </w:del>
      <w:del w:id="25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del w:id="256" w:author="PR Preview" w:date="2026-01-01T00:00:00Z">
        <w:r>
          <w:delText xml:space="preserve">.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Then</w:delText>
        </w:r>
      </w:del>
      <w:del w:id="25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is positive definite.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Also, every diagonal entry of a positive definite matrix is positive.</w:delText>
        </w:r>
      </w:del>
    </w:p>
    <w:p>
      <w:pPr>
        <w:pStyle w:val="BodyText"/>
      </w:pPr>
      <w:ins w:id="264" w:author="PR Preview" w:date="2026-01-01T00:00:00Z">
        <w:r>
          <w:rPr>
            <w:b/>
            <w:bCs/>
          </w:rPr>
          <w:t xml:space="preserve">Theorem 14 (Leading blocks of a positive definite matrix are positive definite)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Let</w:t>
        </w:r>
      </w:ins>
      <w:ins w:id="26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be a</w:t>
        </w:r>
      </w:ins>
      <w:ins w:id="27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positive definite matrix (</w:t>
        </w:r>
      </w:ins>
      <w:hyperlink r:id="rId84">
        <w:ins w:id="273" w:author="PR Preview" w:date="2026-01-01T00:00:00Z">
          <w:r>
            <w:rPr>
              <w:rStyle w:val="Hyperlink"/>
            </w:rPr>
            <w:t xml:space="preserve">Definition 22 in Special Matrices and Decompositions</w:t>
          </w:r>
        </w:ins>
      </w:hyperlink>
      <w:ins w:id="274" w:author="PR Preview" w:date="2026-01-01T00:00:00Z">
        <w:r>
          <w:t xml:space="preserve">),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for</w:t>
        </w:r>
      </w:ins>
      <w:ins w:id="27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let</w:t>
        </w:r>
      </w:ins>
      <w:ins w:id="280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be its leading</w:t>
        </w:r>
      </w:ins>
      <w:ins w:id="28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block (</w:t>
        </w:r>
      </w:ins>
      <w:hyperlink w:anchor="def-block-matrix">
        <w:ins w:id="28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87" w:author="PR Preview" w:date="2026-01-01T00:00:00Z">
        <w:r>
          <w:t xml:space="preserve">),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with entries</w:t>
        </w:r>
      </w:ins>
      <w:ins w:id="29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for</w:t>
        </w:r>
      </w:ins>
      <w:ins w:id="29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ins w:id="294" w:author="PR Preview" w:date="2026-01-01T00:00:00Z">
        <w:r>
          <w:t xml:space="preserve">.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Then</w:t>
        </w:r>
      </w:ins>
      <w:ins w:id="29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is positive definite.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Also, every diagonal entry of a positive definite matrix is positive.</w:t>
        </w:r>
      </w:ins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11" w:name="exm-pd-submatrix"/>
    <w:p>
      <w:pPr>
        <w:pStyle w:val="FirstParagraph"/>
      </w:pPr>
      <w:del w:id="302" w:author="PR Preview" w:date="2026-01-01T00:00:00Z">
        <w:r>
          <w:rPr>
            <w:b/>
            <w:bCs/>
          </w:rPr>
          <w:delText xml:space="preserve">Example 18 (A quick necessary test)</w:delText>
        </w:r>
      </w:del>
      <w:del w:id="303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is positive definite (</w:delText>
        </w:r>
      </w:del>
      <w:hyperlink w:anchor="exm-pd-operations">
        <w:del w:id="306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307" w:author="PR Preview" w:date="2026-01-01T00:00:00Z">
        <w:r>
          <w:delText xml:space="preserve">),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and its diagonal entries</w:delText>
        </w:r>
      </w:del>
      <w:del w:id="31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,</m:t>
        </m:r>
        <m:r>
          <m:t>2</m:t>
        </m:r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and its</w:delText>
        </w:r>
      </w:del>
      <w:del w:id="31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leading block</w:delText>
        </w:r>
      </w:del>
      <w:del w:id="31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are positive.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The test can only rule matrices out:</w:delText>
        </w:r>
      </w:del>
      <w:del w:id="32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has negative diagonal entries, so it is not positive definite,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even though</w:delText>
        </w:r>
      </w:del>
    </w:p>
    <w:p>
      <w:pPr>
        <w:pStyle w:val="FirstParagraph"/>
      </w:pPr>
      <w:ins w:id="326" w:author="PR Preview" w:date="2026-01-01T00:00:00Z">
        <w:r>
          <w:rPr>
            <w:b/>
            <w:bCs/>
          </w:rPr>
          <w:t xml:space="preserve">Example 21 (A quick necessary test)</w:t>
        </w:r>
      </w:ins>
      <w:ins w:id="327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is positive definite (</w:t>
        </w:r>
      </w:ins>
      <w:hyperlink w:anchor="exm-pd-operations">
        <w:ins w:id="330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331" w:author="PR Preview" w:date="2026-01-01T00:00:00Z">
        <w:r>
          <w:t xml:space="preserve">),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and its diagonal entries</w:t>
        </w:r>
      </w:ins>
      <w:ins w:id="33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,</m:t>
        </m:r>
        <m:r>
          <m:t>2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and its</w:t>
        </w:r>
      </w:ins>
      <w:ins w:id="33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leading block</w:t>
        </w:r>
      </w:ins>
      <w:ins w:id="34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are positive.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The test can only rule matrices out:</w:t>
        </w:r>
      </w:ins>
      <w:ins w:id="34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has negative diagonal entries, so it is not positive definite,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even though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del w:id="350" w:author="PR Preview" w:date="2026-01-01T00:00:00Z">
        <w:r>
          <w:rPr>
            <w:b/>
            <w:bCs/>
          </w:rPr>
          <w:delText xml:space="preserve">Theorem 13 (The quadratic form of a block matrix)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Let</w:delText>
        </w:r>
      </w:del>
      <w:del w:id="35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del w:id="354" w:author="PR Preview" w:date="2026-01-01T00:00:00Z">
        <w:r>
          <w:delText xml:space="preserve">, let</w:delText>
        </w:r>
      </w:del>
      <w:del w:id="35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be a symmetric</w:delText>
        </w:r>
      </w:del>
      <w:del w:id="35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matrix,</w:delText>
        </w:r>
      </w:del>
      <w:del w:id="36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a</w:delText>
        </w:r>
      </w:del>
      <w:del w:id="36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m</m:t>
        </m:r>
      </m:oMath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matrix and</w:delText>
        </w:r>
      </w:del>
      <w:del w:id="367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a symmetric</w:delText>
        </w:r>
      </w:del>
      <w:del w:id="37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m</m:t>
        </m:r>
      </m:oMath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matrix,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and let</w:delText>
        </w:r>
      </w:del>
      <w:del w:id="375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be the</w:delText>
        </w:r>
      </w:del>
      <w:del w:id="3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block matrix (</w:delText>
        </w:r>
      </w:del>
      <w:hyperlink w:anchor="def-block-matrix">
        <w:del w:id="381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82" w:author="PR Preview" w:date="2026-01-01T00:00:00Z">
        <w:r>
          <w:delText xml:space="preserve">)</w:delText>
        </w:r>
      </w:del>
    </w:p>
    <w:p>
      <w:pPr>
        <w:pStyle w:val="BodyText"/>
      </w:pPr>
      <w:ins w:id="383" w:author="PR Preview" w:date="2026-01-01T00:00:00Z">
        <w:r>
          <w:rPr>
            <w:b/>
            <w:bCs/>
          </w:rPr>
          <w:t xml:space="preserve">Theorem 15 (The quadratic form of a block matrix)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Let</w:t>
        </w:r>
      </w:ins>
      <w:ins w:id="38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ins w:id="387" w:author="PR Preview" w:date="2026-01-01T00:00:00Z">
        <w:r>
          <w:t xml:space="preserve">, let</w:t>
        </w:r>
      </w:ins>
      <w:ins w:id="3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be a symmetric</w:t>
        </w:r>
      </w:ins>
      <w:ins w:id="39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matrix,</w:t>
        </w:r>
      </w:ins>
      <w:ins w:id="39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</w:t>
        </w:r>
      </w:ins>
      <w:ins w:id="39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matrix and</w:t>
        </w:r>
      </w:ins>
      <w:ins w:id="400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 symmetric</w:t>
        </w:r>
      </w:ins>
      <w:ins w:id="40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m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matrix,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and let</w:t>
        </w:r>
      </w:ins>
      <w:ins w:id="40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be the</w:t>
        </w:r>
      </w:ins>
      <w:ins w:id="4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block matrix (</w:t>
        </w:r>
      </w:ins>
      <w:hyperlink w:anchor="def-block-matrix">
        <w:ins w:id="41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15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del w:id="416" w:author="PR Preview" w:date="2026-01-01T00:00:00Z">
        <w:r>
          <w:rPr>
            <w:b/>
            <w:bCs/>
          </w:rPr>
          <w:delText xml:space="preserve">Example 19 (The</w:delText>
        </w:r>
      </w:del>
      <w:del w:id="417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418" w:author="PR Preview" w:date="2026-01-01T00:00:00Z">
        <w:r>
          <w:rPr>
            <w:b/>
            <w:bCs/>
          </w:rPr>
          <w:delText xml:space="preserve"> </w:delText>
        </w:r>
      </w:del>
      <w:del w:id="419" w:author="PR Preview" w:date="2026-01-01T00:00:00Z">
        <w:r>
          <w:rPr>
            <w:b/>
            <w:bCs/>
          </w:rPr>
          <w:delText xml:space="preserve">case)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For</w:delText>
        </w:r>
      </w:del>
      <w:del w:id="422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(</w:delText>
        </w:r>
      </w:del>
      <m:oMath>
        <m:r>
          <m:t>k</m:t>
        </m:r>
        <m:r>
          <m:rPr>
            <m:sty m:val="p"/>
          </m:rPr>
          <m:t>=</m:t>
        </m:r>
        <m:r>
          <m:t>1</m:t>
        </m:r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and</w:delText>
        </w:r>
      </w:del>
      <w:del w:id="42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428" w:author="PR Preview" w:date="2026-01-01T00:00:00Z">
        <w:r>
          <w:delText xml:space="preserve">) and</w:delText>
        </w:r>
      </w:del>
      <w:del w:id="42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≠</m:t>
        </m:r>
        <m:r>
          <m:t>0</m:t>
        </m:r>
      </m:oMath>
      <w:del w:id="430" w:author="PR Preview" w:date="2026-01-01T00:00:00Z">
        <w:r>
          <w:delText xml:space="preserve">,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the theorem reads</w:delText>
        </w:r>
      </w:del>
    </w:p>
    <w:p>
      <w:pPr>
        <w:pStyle w:val="BodyText"/>
      </w:pPr>
      <w:ins w:id="433" w:author="PR Preview" w:date="2026-01-01T00:00:00Z">
        <w:r>
          <w:rPr>
            <w:b/>
            <w:bCs/>
          </w:rPr>
          <w:t xml:space="preserve">Example 22 (The</w:t>
        </w:r>
      </w:ins>
      <w:ins w:id="434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435" w:author="PR Preview" w:date="2026-01-01T00:00:00Z">
        <w:r>
          <w:rPr>
            <w:b/>
            <w:bCs/>
          </w:rPr>
          <w:t xml:space="preserve"> </w:t>
        </w:r>
      </w:ins>
      <w:ins w:id="436" w:author="PR Preview" w:date="2026-01-01T00:00:00Z">
        <w:r>
          <w:rPr>
            <w:b/>
            <w:bCs/>
          </w:rPr>
          <w:t xml:space="preserve">case)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For</w:t>
        </w:r>
      </w:ins>
      <w:ins w:id="43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(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and</w:t>
        </w:r>
      </w:ins>
      <w:ins w:id="44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445" w:author="PR Preview" w:date="2026-01-01T00:00:00Z">
        <w:r>
          <w:t xml:space="preserve">) and</w:t>
        </w:r>
      </w:ins>
      <w:ins w:id="44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0</m:t>
        </m:r>
      </m:oMath>
      <w:ins w:id="447" w:author="PR Preview" w:date="2026-01-01T00:00:00Z">
        <w:r>
          <w:t xml:space="preserve">,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the theorem reads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del w:id="450" w:author="PR Preview" w:date="2026-01-01T00:00:00Z">
        <w:r>
          <w:rPr>
            <w:b/>
            <w:bCs/>
          </w:rPr>
          <w:delText xml:space="preserve">Definition 7 (Schur complement)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For a block matrix</w:delText>
        </w:r>
      </w:del>
      <w:del w:id="45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as in</w:delText>
        </w:r>
      </w:del>
      <w:del w:id="456" w:author="PR Preview" w:date="2026-01-01T00:00:00Z">
        <w:r>
          <w:delText xml:space="preserve"> </w:delText>
        </w:r>
      </w:del>
      <w:hyperlink w:anchor="thm-block-quadratic">
        <w:del w:id="457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with</w:delText>
        </w:r>
      </w:del>
      <w:del w:id="46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invertible,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the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rPr>
            <w:b/>
            <w:bCs/>
          </w:rPr>
          <w:delText xml:space="preserve">Schur complement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of</w:delText>
        </w:r>
      </w:del>
      <w:del w:id="46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in</w:delText>
        </w:r>
      </w:del>
      <w:del w:id="472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is the</w:delText>
        </w:r>
      </w:del>
      <w:del w:id="47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m</m:t>
        </m:r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matrix</w:delText>
        </w:r>
      </w:del>
      <w:del w:id="47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defined in</w:delText>
        </w:r>
      </w:del>
      <w:del w:id="481" w:author="PR Preview" w:date="2026-01-01T00:00:00Z">
        <w:r>
          <w:delText xml:space="preserve"> </w:delText>
        </w:r>
      </w:del>
      <w:hyperlink w:anchor="thm-block-quadratic">
        <w:del w:id="482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483" w:author="PR Preview" w:date="2026-01-01T00:00:00Z">
        <w:r>
          <w:delText xml:space="preserve">.</w:delText>
        </w:r>
      </w:del>
    </w:p>
    <w:p>
      <w:pPr>
        <w:pStyle w:val="BodyText"/>
      </w:pPr>
      <w:del w:id="484" w:author="PR Preview" w:date="2026-01-01T00:00:00Z">
        <w:r>
          <w:rPr>
            <w:b/>
            <w:bCs/>
          </w:rPr>
          <w:delText xml:space="preserve">Example 20 (Schur complements of</w:delText>
        </w:r>
      </w:del>
      <w:del w:id="485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486" w:author="PR Preview" w:date="2026-01-01T00:00:00Z">
        <w:r>
          <w:rPr>
            <w:b/>
            <w:bCs/>
          </w:rPr>
          <w:delText xml:space="preserve"> </w:delText>
        </w:r>
      </w:del>
      <w:del w:id="487" w:author="PR Preview" w:date="2026-01-01T00:00:00Z">
        <w:r>
          <w:rPr>
            <w:b/>
            <w:bCs/>
          </w:rPr>
          <w:delText xml:space="preserve">matrices)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 </w:delText>
        </w:r>
      </w:del>
    </w:p>
    <w:p>
      <w:pPr>
        <w:pStyle w:val="FirstParagraph"/>
      </w:pPr>
      <w:ins w:id="490" w:author="PR Preview" w:date="2026-01-01T00:00:00Z">
        <w:r>
          <w:rPr>
            <w:b/>
            <w:bCs/>
          </w:rPr>
          <w:t xml:space="preserve">Definition 7 (Schur complement)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For a block matrix</w:t>
        </w:r>
      </w:ins>
      <w:ins w:id="49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as in</w:t>
        </w:r>
      </w:ins>
      <w:ins w:id="496" w:author="PR Preview" w:date="2026-01-01T00:00:00Z">
        <w:r>
          <w:t xml:space="preserve"> </w:t>
        </w:r>
      </w:ins>
      <w:hyperlink w:anchor="thm-block-quadratic">
        <w:ins w:id="497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with</w:t>
        </w:r>
      </w:ins>
      <w:ins w:id="5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invertible,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the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rPr>
            <w:b/>
            <w:bCs/>
          </w:rPr>
          <w:t xml:space="preserve">Schur complement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of</w:t>
        </w:r>
      </w:ins>
      <w:ins w:id="5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in</w:t>
        </w:r>
      </w:ins>
      <w:ins w:id="512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is the</w:t>
        </w:r>
      </w:ins>
      <w:ins w:id="51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m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matrix</w:t>
        </w:r>
      </w:ins>
      <w:ins w:id="51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defined in</w:t>
        </w:r>
      </w:ins>
      <w:ins w:id="521" w:author="PR Preview" w:date="2026-01-01T00:00:00Z">
        <w:r>
          <w:t xml:space="preserve"> </w:t>
        </w:r>
      </w:ins>
      <w:hyperlink w:anchor="thm-block-quadratic">
        <w:ins w:id="522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523" w:author="PR Preview" w:date="2026-01-01T00:00:00Z">
        <w:r>
          <w:t xml:space="preserve">.</w:t>
        </w:r>
      </w:ins>
    </w:p>
    <w:bookmarkEnd w:id="117"/>
    <w:bookmarkStart w:id="118" w:name="exm-schur-complement"/>
    <w:p>
      <w:pPr>
        <w:pStyle w:val="BodyText"/>
      </w:pPr>
      <w:ins w:id="524" w:author="PR Preview" w:date="2026-01-01T00:00:00Z">
        <w:r>
          <w:rPr>
            <w:b/>
            <w:bCs/>
          </w:rPr>
          <w:t xml:space="preserve">Example 23 (Schur complements of</w:t>
        </w:r>
      </w:ins>
      <w:ins w:id="525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526" w:author="PR Preview" w:date="2026-01-01T00:00:00Z">
        <w:r>
          <w:rPr>
            <w:b/>
            <w:bCs/>
          </w:rPr>
          <w:t xml:space="preserve"> </w:t>
        </w:r>
      </w:ins>
      <w:ins w:id="527" w:author="PR Preview" w:date="2026-01-01T00:00:00Z">
        <w:r>
          <w:rPr>
            <w:b/>
            <w:bCs/>
          </w:rPr>
          <w:t xml:space="preserve">matrices)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 </w:t>
        </w:r>
      </w:ins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del w:id="530" w:author="PR Preview" w:date="2026-01-01T00:00:00Z">
        <w:r>
          <w:rPr>
            <w:b/>
            <w:bCs/>
          </w:rPr>
          <w:delText xml:space="preserve">Theorem 14 (Schur complement test)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Let</w:delText>
        </w:r>
      </w:del>
      <w:del w:id="53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be as in</w:delText>
        </w:r>
      </w:del>
      <w:del w:id="536" w:author="PR Preview" w:date="2026-01-01T00:00:00Z">
        <w:r>
          <w:delText xml:space="preserve"> </w:delText>
        </w:r>
      </w:del>
      <w:hyperlink w:anchor="thm-block-quadratic">
        <w:del w:id="537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538" w:author="PR Preview" w:date="2026-01-01T00:00:00Z">
        <w:r>
          <w:delText xml:space="preserve">.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Then</w:delText>
        </w:r>
      </w:del>
      <w:del w:id="54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is positive definite (</w:delText>
        </w:r>
      </w:del>
      <w:hyperlink r:id="rId84">
        <w:del w:id="544" w:author="PR Preview" w:date="2026-01-01T00:00:00Z">
          <w:r>
            <w:rPr>
              <w:rStyle w:val="Hyperlink"/>
            </w:rPr>
            <w:delText xml:space="preserve">Definition 22 in Special Matrices and Decompositions</w:delText>
          </w:r>
        </w:del>
      </w:hyperlink>
      <w:del w:id="545" w:author="PR Preview" w:date="2026-01-01T00:00:00Z">
        <w:r>
          <w:delText xml:space="preserve">)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exactly when</w:delText>
        </w:r>
      </w:del>
      <w:del w:id="5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is positive definite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and its Schur complement</w:delText>
        </w:r>
      </w:del>
      <w:del w:id="55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(</w:delText>
        </w:r>
      </w:del>
      <w:hyperlink w:anchor="def-schur-complement">
        <w:del w:id="55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57" w:author="PR Preview" w:date="2026-01-01T00:00:00Z">
        <w:r>
          <w:delText xml:space="preserve">) is positive definite.</w:delText>
        </w:r>
      </w:del>
    </w:p>
    <w:p>
      <w:pPr>
        <w:pStyle w:val="BodyText"/>
      </w:pPr>
      <w:del w:id="558" w:author="PR Preview" w:date="2026-01-01T00:00:00Z">
        <w:r>
          <w:rPr>
            <w:i/>
            <w:iCs/>
          </w:rPr>
          <w:delText xml:space="preserve">Proof</w:delText>
        </w:r>
      </w:del>
      <w:del w:id="559" w:author="PR Preview" w:date="2026-01-01T00:00:00Z">
        <w:r>
          <w:delText xml:space="preserve">. </w:delText>
        </w:r>
      </w:del>
      <w:del w:id="560" w:author="PR Preview" w:date="2026-01-01T00:00:00Z">
        <w:r>
          <w:rPr>
            <w:b/>
            <w:bCs/>
          </w:rPr>
          <w:delText xml:space="preserve">If.</w:delText>
        </w:r>
      </w:del>
      <w:del w:id="56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is positive definite, so invertible (</w:delText>
        </w:r>
      </w:del>
      <w:hyperlink r:id="rId120">
        <w:del w:id="564" w:author="PR Preview" w:date="2026-01-01T00:00:00Z">
          <w:r>
            <w:rPr>
              <w:rStyle w:val="Hyperlink"/>
            </w:rPr>
            <w:delText xml:space="preserve">Theorem 15 in Special Matrices and Decompositions</w:delText>
          </w:r>
        </w:del>
      </w:hyperlink>
      <w:del w:id="565" w:author="PR Preview" w:date="2026-01-01T00:00:00Z">
        <w:r>
          <w:delText xml:space="preserve">), and</w:delText>
        </w:r>
      </w:del>
      <w:del w:id="56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is defined.</w:delText>
        </w:r>
      </w:del>
      <w:del w:id="569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is symmetric.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Let</w:delText>
        </w:r>
      </w:del>
      <w:del w:id="57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and</w:delText>
        </w:r>
      </w:del>
      <w:del w:id="57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78" w:author="PR Preview" w:date="2026-01-01T00:00:00Z">
        <w:r>
          <w:delText xml:space="preserve">.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By</w:delText>
        </w:r>
      </w:del>
      <w:del w:id="581" w:author="PR Preview" w:date="2026-01-01T00:00:00Z">
        <w:r>
          <w:delText xml:space="preserve"> </w:delText>
        </w:r>
      </w:del>
      <w:hyperlink w:anchor="thm-block-quadratic">
        <w:del w:id="582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583" w:author="PR Preview" w:date="2026-01-01T00:00:00Z">
        <w:r>
          <w:delText xml:space="preserve">,</w:delText>
        </w:r>
      </w:del>
      <w:del w:id="58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5" w:author="PR Preview" w:date="2026-01-01T00:00:00Z">
        <w:r>
          <w:delText xml:space="preserve">,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and both terms are at least</w:delText>
        </w:r>
      </w:del>
      <w:del w:id="588" w:author="PR Preview" w:date="2026-01-01T00:00:00Z">
        <w:r>
          <w:delText xml:space="preserve"> </w:delText>
        </w:r>
      </w:del>
      <m:oMath>
        <m:r>
          <m:t>0</m:t>
        </m:r>
      </m:oMath>
      <w:del w:id="589" w:author="PR Preview" w:date="2026-01-01T00:00:00Z">
        <w:r>
          <w:delText xml:space="preserve">.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If</w:delText>
        </w:r>
      </w:del>
      <w:del w:id="59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93" w:author="PR Preview" w:date="2026-01-01T00:00:00Z">
        <w:r>
          <w:delText xml:space="preserve">, the second term is positive.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If</w:delText>
        </w:r>
      </w:del>
      <w:del w:id="59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97" w:author="PR Preview" w:date="2026-01-01T00:00:00Z">
        <w:r>
          <w:delText xml:space="preserve">, then</w:delText>
        </w:r>
      </w:del>
      <w:del w:id="59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and</w:delText>
        </w:r>
      </w:del>
      <w:del w:id="601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2" w:author="PR Preview" w:date="2026-01-01T00:00:00Z">
        <w:r>
          <w:delText xml:space="preserve">, so the first term is positive.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Either way</w:delText>
        </w:r>
      </w:del>
      <w:del w:id="60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606" w:author="PR Preview" w:date="2026-01-01T00:00:00Z">
        <w:r>
          <w:delText xml:space="preserve">.</w:delText>
        </w:r>
      </w:del>
    </w:p>
    <w:p>
      <w:pPr>
        <w:pStyle w:val="BodyText"/>
      </w:pPr>
      <w:del w:id="607" w:author="PR Preview" w:date="2026-01-01T00:00:00Z">
        <w:r>
          <w:rPr>
            <w:b/>
            <w:bCs/>
          </w:rPr>
          <w:delText xml:space="preserve">Only if.</w:delText>
        </w:r>
      </w:del>
      <w:del w:id="6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is the top-left</w:delText>
        </w:r>
      </w:del>
      <w:del w:id="61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block of</w:delText>
        </w:r>
      </w:del>
      <w:del w:id="61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15" w:author="PR Preview" w:date="2026-01-01T00:00:00Z">
        <w:r>
          <w:delText xml:space="preserve">, so it is positive definite (</w:delText>
        </w:r>
      </w:del>
      <w:hyperlink w:anchor="thm-pd-submatrix">
        <w:del w:id="616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617" w:author="PR Preview" w:date="2026-01-01T00:00:00Z">
        <w:r>
          <w:delText xml:space="preserve">),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and invertible (</w:delText>
        </w:r>
      </w:del>
      <w:hyperlink r:id="rId120">
        <w:del w:id="620" w:author="PR Preview" w:date="2026-01-01T00:00:00Z">
          <w:r>
            <w:rPr>
              <w:rStyle w:val="Hyperlink"/>
            </w:rPr>
            <w:delText xml:space="preserve">Theorem 15 in Special Matrices and Decompositions</w:delText>
          </w:r>
        </w:del>
      </w:hyperlink>
      <w:del w:id="621" w:author="PR Preview" w:date="2026-01-01T00:00:00Z">
        <w:r>
          <w:delText xml:space="preserve">).</w:delText>
        </w:r>
      </w:del>
      <w:del w:id="62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is symmetric: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del w:id="625" w:author="PR Preview" w:date="2026-01-01T00:00:00Z">
        <w:r>
          <w:delText xml:space="preserve">(</w:delText>
        </w:r>
      </w:del>
      <w:hyperlink r:id="rId86">
        <w:del w:id="626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627" w:author="PR Preview" w:date="2026-01-01T00:00:00Z">
        <w:r>
          <w:delText xml:space="preserve">,</w:delText>
        </w:r>
      </w:del>
      <w:del w:id="628" w:author="PR Preview" w:date="2026-01-01T00:00:00Z">
        <w:r>
          <w:delText xml:space="preserve"> </w:delText>
        </w:r>
      </w:del>
      <w:hyperlink r:id="rId87">
        <w:del w:id="629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for</w:delText>
        </w:r>
      </w:del>
      <w:del w:id="63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del w:id="633" w:author="PR Preview" w:date="2026-01-01T00:00:00Z">
        <w:r>
          <w:delText xml:space="preserve">,</w:delText>
        </w:r>
      </w:del>
      <w:del w:id="634" w:author="PR Preview" w:date="2026-01-01T00:00:00Z">
        <w:r>
          <w:delText xml:space="preserve"> </w:delText>
        </w:r>
      </w:del>
      <w:hyperlink r:id="rId115">
        <w:del w:id="635" w:author="PR Preview" w:date="2026-01-01T00:00:00Z">
          <w:r>
            <w:rPr>
              <w:rStyle w:val="Hyperlink"/>
            </w:rPr>
            <w:delText xml:space="preserve">Corollary 1 in Special Matrices and Decompositions</w:delText>
          </w:r>
        </w:del>
      </w:hyperlink>
      <w:del w:id="636" w:author="PR Preview" w:date="2026-01-01T00:00:00Z">
        <w:r>
          <w:delText xml:space="preserve">),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and</w:delText>
        </w:r>
      </w:del>
      <w:del w:id="639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is symmetric,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so</w:delText>
        </w:r>
      </w:del>
      <w:del w:id="64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is symmetric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(the transpose of a difference is the difference of the transposes, entry by entry,</w:delText>
        </w:r>
      </w:del>
      <w:del w:id="649" w:author="PR Preview" w:date="2026-01-01T00:00:00Z">
        <w:r>
          <w:delText xml:space="preserve"> </w:delText>
        </w:r>
      </w:del>
      <w:hyperlink r:id="rId87">
        <w:del w:id="650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651" w:author="PR Preview" w:date="2026-01-01T00:00:00Z">
        <w:r>
          <w:delText xml:space="preserve">).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For</w:delText>
        </w:r>
      </w:del>
      <w:del w:id="65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55" w:author="PR Preview" w:date="2026-01-01T00:00:00Z">
        <w:r>
          <w:delText xml:space="preserve">, take</w:delText>
        </w:r>
      </w:del>
      <w:del w:id="65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57" w:author="PR Preview" w:date="2026-01-01T00:00:00Z">
        <w:r>
          <w:delText xml:space="preserve">, so</w:delText>
        </w:r>
      </w:del>
      <w:del w:id="658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and</w:delText>
        </w:r>
      </w:del>
      <w:del w:id="66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62" w:author="PR Preview" w:date="2026-01-01T00:00:00Z">
        <w:r>
          <w:delText xml:space="preserve">; then</w:delText>
        </w:r>
      </w:del>
      <w:del w:id="66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(</w:delText>
        </w:r>
      </w:del>
      <w:hyperlink w:anchor="thm-block-quadratic">
        <w:del w:id="666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667" w:author="PR Preview" w:date="2026-01-01T00:00:00Z">
        <w:r>
          <w:delText xml:space="preserve">).</w:delText>
        </w:r>
      </w:del>
    </w:p>
    <w:p>
      <w:pPr>
        <w:pStyle w:val="BodyText"/>
      </w:pPr>
      <w:del w:id="668" w:author="PR Preview" w:date="2026-01-01T00:00:00Z">
        <w:r>
          <w:rPr>
            <w:b/>
            <w:bCs/>
          </w:rPr>
          <w:delText xml:space="preserve">Example 21 (Testing</w:delText>
        </w:r>
      </w:del>
      <w:del w:id="669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670" w:author="PR Preview" w:date="2026-01-01T00:00:00Z">
        <w:r>
          <w:rPr>
            <w:b/>
            <w:bCs/>
          </w:rPr>
          <w:delText xml:space="preserve"> </w:delText>
        </w:r>
      </w:del>
      <w:del w:id="671" w:author="PR Preview" w:date="2026-01-01T00:00:00Z">
        <w:r>
          <w:rPr>
            <w:b/>
            <w:bCs/>
          </w:rPr>
          <w:delText xml:space="preserve">matrices)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A symmetric</w:delText>
        </w:r>
      </w:del>
      <w:del w:id="674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is positive definite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exactly when</w:delText>
        </w:r>
      </w:del>
      <w:del w:id="67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and</w:delText>
        </w:r>
      </w:del>
      <w:del w:id="68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del w:id="683" w:author="PR Preview" w:date="2026-01-01T00:00:00Z">
        <w:r>
          <w:delText xml:space="preserve">, that is,</w:delText>
        </w:r>
      </w:del>
      <w:del w:id="68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and</w:delText>
        </w:r>
      </w:del>
      <w:del w:id="687" w:author="PR Preview" w:date="2026-01-01T00:00:00Z">
        <w:r>
          <w:delText xml:space="preserve"> </w:delText>
        </w:r>
      </w:del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(a</w:delText>
        </w:r>
      </w:del>
      <w:del w:id="69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matrix</w:delText>
        </w:r>
      </w:del>
      <w:del w:id="69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is positive definite exactly when</w:delText>
        </w:r>
      </w:del>
      <w:del w:id="696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697" w:author="PR Preview" w:date="2026-01-01T00:00:00Z">
        <w:r>
          <w:delText xml:space="preserve">, since</w:delText>
        </w:r>
      </w:del>
      <w:del w:id="69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699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del w:id="700" w:author="PR Preview" w:date="2026-01-01T00:00:00Z">
        <w:r>
          <w:delText xml:space="preserve">:</w:delText>
        </w:r>
      </w:del>
      <w:del w:id="701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&gt;</m:t>
        </m:r>
        <m:r>
          <m:t>0</m:t>
        </m:r>
      </m:oMath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and</w:delText>
        </w:r>
      </w:del>
      <w:del w:id="704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(</w:delText>
        </w:r>
      </w:del>
      <w:hyperlink w:anchor="exm-schur-complement">
        <w:del w:id="707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708" w:author="PR Preview" w:date="2026-01-01T00:00:00Z">
        <w:r>
          <w:delText xml:space="preserve">),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so it is positive definite.</w:delText>
        </w:r>
      </w:del>
    </w:p>
    <w:p>
      <w:pPr>
        <w:pStyle w:val="FirstParagraph"/>
      </w:pPr>
      <w:ins w:id="711" w:author="PR Preview" w:date="2026-01-01T00:00:00Z">
        <w:r>
          <w:rPr>
            <w:b/>
            <w:bCs/>
          </w:rPr>
          <w:t xml:space="preserve">Theorem 16 (Schur complement test)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Let</w:t>
        </w:r>
      </w:ins>
      <w:ins w:id="71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be as in</w:t>
        </w:r>
      </w:ins>
      <w:ins w:id="717" w:author="PR Preview" w:date="2026-01-01T00:00:00Z">
        <w:r>
          <w:t xml:space="preserve"> </w:t>
        </w:r>
      </w:ins>
      <w:hyperlink w:anchor="thm-block-quadratic">
        <w:ins w:id="718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719" w:author="PR Preview" w:date="2026-01-01T00:00:00Z">
        <w:r>
          <w:t xml:space="preserve">.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Then</w:t>
        </w:r>
      </w:ins>
      <w:ins w:id="722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is positive definite (</w:t>
        </w:r>
      </w:ins>
      <w:hyperlink r:id="rId84">
        <w:ins w:id="725" w:author="PR Preview" w:date="2026-01-01T00:00:00Z">
          <w:r>
            <w:rPr>
              <w:rStyle w:val="Hyperlink"/>
            </w:rPr>
            <w:t xml:space="preserve">Definition 22 in Special Matrices and Decompositions</w:t>
          </w:r>
        </w:ins>
      </w:hyperlink>
      <w:ins w:id="726" w:author="PR Preview" w:date="2026-01-01T00:00:00Z">
        <w:r>
          <w:t xml:space="preserve">)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exactly when</w:t>
        </w:r>
      </w:ins>
      <w:ins w:id="7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is positive definite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and its Schur complement</w:t>
        </w:r>
      </w:ins>
      <w:ins w:id="73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(</w:t>
        </w:r>
      </w:ins>
      <w:hyperlink w:anchor="def-schur-complement">
        <w:ins w:id="73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38" w:author="PR Preview" w:date="2026-01-01T00:00:00Z">
        <w:r>
          <w:t xml:space="preserve">) is positive definite.</w:t>
        </w:r>
      </w:ins>
    </w:p>
    <w:bookmarkEnd w:id="119"/>
    <w:p>
      <w:pPr>
        <w:pStyle w:val="BodyText"/>
      </w:pPr>
      <w:ins w:id="739" w:author="PR Preview" w:date="2026-01-01T00:00:00Z">
        <w:r>
          <w:rPr>
            <w:i/>
            <w:iCs/>
          </w:rPr>
          <w:t xml:space="preserve">Proof</w:t>
        </w:r>
      </w:ins>
      <w:ins w:id="740" w:author="PR Preview" w:date="2026-01-01T00:00:00Z">
        <w:r>
          <w:t xml:space="preserve">. </w:t>
        </w:r>
      </w:ins>
      <w:ins w:id="741" w:author="PR Preview" w:date="2026-01-01T00:00:00Z">
        <w:r>
          <w:rPr>
            <w:b/>
            <w:bCs/>
          </w:rPr>
          <w:t xml:space="preserve">If.</w:t>
        </w:r>
      </w:ins>
      <w:ins w:id="7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is positive definite, so invertible (</w:t>
        </w:r>
      </w:ins>
      <w:hyperlink r:id="rId120">
        <w:ins w:id="745" w:author="PR Preview" w:date="2026-01-01T00:00:00Z">
          <w:r>
            <w:rPr>
              <w:rStyle w:val="Hyperlink"/>
            </w:rPr>
            <w:t xml:space="preserve">Theorem 15 in Special Matrices and Decompositions</w:t>
          </w:r>
        </w:ins>
      </w:hyperlink>
      <w:ins w:id="746" w:author="PR Preview" w:date="2026-01-01T00:00:00Z">
        <w:r>
          <w:t xml:space="preserve">), and</w:t>
        </w:r>
      </w:ins>
      <w:ins w:id="747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is defined.</w:t>
        </w:r>
      </w:ins>
      <w:ins w:id="75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is symmetric.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Let</w:t>
        </w:r>
      </w:ins>
      <w:ins w:id="755" w:author="PR Preview" w:date="2026-01-01T00:00:00Z">
        <w:r>
          <w:t xml:space="preserve"> </w:t>
        </w:r>
      </w:ins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and</w:t>
        </w:r>
      </w:ins>
      <w:ins w:id="758" w:author="PR Preview" w:date="2026-01-01T00:00:00Z">
        <w:r>
          <w:t xml:space="preserve"> </w:t>
        </w:r>
      </w:ins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759" w:author="PR Preview" w:date="2026-01-01T00:00:00Z">
        <w:r>
          <w:t xml:space="preserve">.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By</w:t>
        </w:r>
      </w:ins>
      <w:ins w:id="762" w:author="PR Preview" w:date="2026-01-01T00:00:00Z">
        <w:r>
          <w:t xml:space="preserve"> </w:t>
        </w:r>
      </w:ins>
      <w:hyperlink w:anchor="thm-block-quadratic">
        <w:ins w:id="763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764" w:author="PR Preview" w:date="2026-01-01T00:00:00Z">
        <w:r>
          <w:t xml:space="preserve">,</w:t>
        </w:r>
      </w:ins>
      <w:ins w:id="765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766" w:author="PR Preview" w:date="2026-01-01T00:00:00Z">
        <w:r>
          <w:t xml:space="preserve">,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and both terms are at least</w:t>
        </w:r>
      </w:ins>
      <w:ins w:id="769" w:author="PR Preview" w:date="2026-01-01T00:00:00Z">
        <w:r>
          <w:t xml:space="preserve"> </w:t>
        </w:r>
      </w:ins>
      <m:oMath>
        <m:r>
          <m:t>0</m:t>
        </m:r>
      </m:oMath>
      <w:ins w:id="770" w:author="PR Preview" w:date="2026-01-01T00:00:00Z">
        <w:r>
          <w:t xml:space="preserve">.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If</w:t>
        </w:r>
      </w:ins>
      <w:ins w:id="773" w:author="PR Preview" w:date="2026-01-01T00:00:00Z">
        <w:r>
          <w:t xml:space="preserve"> </w:t>
        </w:r>
      </w:ins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774" w:author="PR Preview" w:date="2026-01-01T00:00:00Z">
        <w:r>
          <w:t xml:space="preserve">, the second term is positive.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If</w:t>
        </w:r>
      </w:ins>
      <w:ins w:id="777" w:author="PR Preview" w:date="2026-01-01T00:00:00Z">
        <w:r>
          <w:t xml:space="preserve"> </w:t>
        </w:r>
      </w:ins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778" w:author="PR Preview" w:date="2026-01-01T00:00:00Z">
        <w:r>
          <w:t xml:space="preserve">, then</w:t>
        </w:r>
      </w:ins>
      <w:ins w:id="779" w:author="PR Preview" w:date="2026-01-01T00:00:00Z">
        <w:r>
          <w:t xml:space="preserve"> </w:t>
        </w:r>
      </w:ins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and</w:t>
        </w:r>
      </w:ins>
      <w:ins w:id="782" w:author="PR Preview" w:date="2026-01-01T00:00:00Z">
        <w:r>
          <w:t xml:space="preserve"> </w:t>
        </w:r>
      </w:ins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783" w:author="PR Preview" w:date="2026-01-01T00:00:00Z">
        <w:r>
          <w:t xml:space="preserve">, so the first term is positive.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Either way</w:t>
        </w:r>
      </w:ins>
      <w:ins w:id="786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ins w:id="787" w:author="PR Preview" w:date="2026-01-01T00:00:00Z">
        <w:r>
          <w:t xml:space="preserve">.</w:t>
        </w:r>
      </w:ins>
    </w:p>
    <w:p>
      <w:pPr>
        <w:pStyle w:val="BodyText"/>
      </w:pPr>
      <w:ins w:id="788" w:author="PR Preview" w:date="2026-01-01T00:00:00Z">
        <w:r>
          <w:rPr>
            <w:b/>
            <w:bCs/>
          </w:rPr>
          <w:t xml:space="preserve">Only if.</w:t>
        </w:r>
      </w:ins>
      <w:ins w:id="7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is the top-left</w:t>
        </w:r>
      </w:ins>
      <w:ins w:id="79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block of</w:t>
        </w:r>
      </w:ins>
      <w:ins w:id="79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796" w:author="PR Preview" w:date="2026-01-01T00:00:00Z">
        <w:r>
          <w:t xml:space="preserve">, so it is positive definite (</w:t>
        </w:r>
      </w:ins>
      <w:hyperlink w:anchor="thm-pd-submatrix">
        <w:ins w:id="797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798" w:author="PR Preview" w:date="2026-01-01T00:00:00Z">
        <w:r>
          <w:t xml:space="preserve">),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and invertible (</w:t>
        </w:r>
      </w:ins>
      <w:hyperlink r:id="rId120">
        <w:ins w:id="801" w:author="PR Preview" w:date="2026-01-01T00:00:00Z">
          <w:r>
            <w:rPr>
              <w:rStyle w:val="Hyperlink"/>
            </w:rPr>
            <w:t xml:space="preserve">Theorem 15 in Special Matrices and Decompositions</w:t>
          </w:r>
        </w:ins>
      </w:hyperlink>
      <w:ins w:id="802" w:author="PR Preview" w:date="2026-01-01T00:00:00Z">
        <w:r>
          <w:t xml:space="preserve">).</w:t>
        </w:r>
      </w:ins>
      <w:ins w:id="80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is symmetric: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ins w:id="806" w:author="PR Preview" w:date="2026-01-01T00:00:00Z">
        <w:r>
          <w:t xml:space="preserve">(</w:t>
        </w:r>
      </w:ins>
      <w:hyperlink r:id="rId86">
        <w:ins w:id="807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808" w:author="PR Preview" w:date="2026-01-01T00:00:00Z">
        <w:r>
          <w:t xml:space="preserve">,</w:t>
        </w:r>
      </w:ins>
      <w:ins w:id="809" w:author="PR Preview" w:date="2026-01-01T00:00:00Z">
        <w:r>
          <w:t xml:space="preserve"> </w:t>
        </w:r>
      </w:ins>
      <w:hyperlink r:id="rId87">
        <w:ins w:id="810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for</w:t>
        </w:r>
      </w:ins>
      <w:ins w:id="81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ins w:id="814" w:author="PR Preview" w:date="2026-01-01T00:00:00Z">
        <w:r>
          <w:t xml:space="preserve">,</w:t>
        </w:r>
      </w:ins>
      <w:ins w:id="815" w:author="PR Preview" w:date="2026-01-01T00:00:00Z">
        <w:r>
          <w:t xml:space="preserve"> </w:t>
        </w:r>
      </w:ins>
      <w:hyperlink r:id="rId115">
        <w:ins w:id="816" w:author="PR Preview" w:date="2026-01-01T00:00:00Z">
          <w:r>
            <w:rPr>
              <w:rStyle w:val="Hyperlink"/>
            </w:rPr>
            <w:t xml:space="preserve">Corollary 1 in Special Matrices and Decompositions</w:t>
          </w:r>
        </w:ins>
      </w:hyperlink>
      <w:ins w:id="817" w:author="PR Preview" w:date="2026-01-01T00:00:00Z">
        <w:r>
          <w:t xml:space="preserve">),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and</w:t>
        </w:r>
      </w:ins>
      <w:ins w:id="820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is symmetric,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so</w:t>
        </w:r>
      </w:ins>
      <w:ins w:id="82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is symmetric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(the transpose of a difference is the difference of the transposes, entry by entry,</w:t>
        </w:r>
      </w:ins>
      <w:ins w:id="830" w:author="PR Preview" w:date="2026-01-01T00:00:00Z">
        <w:r>
          <w:t xml:space="preserve"> </w:t>
        </w:r>
      </w:ins>
      <w:hyperlink r:id="rId87">
        <w:ins w:id="831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832" w:author="PR Preview" w:date="2026-01-01T00:00:00Z">
        <w:r>
          <w:t xml:space="preserve">).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For</w:t>
        </w:r>
      </w:ins>
      <w:ins w:id="835" w:author="PR Preview" w:date="2026-01-01T00:00:00Z">
        <w:r>
          <w:t xml:space="preserve"> </w:t>
        </w:r>
      </w:ins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836" w:author="PR Preview" w:date="2026-01-01T00:00:00Z">
        <w:r>
          <w:t xml:space="preserve">, take</w:t>
        </w:r>
      </w:ins>
      <w:ins w:id="837" w:author="PR Preview" w:date="2026-01-01T00:00:00Z">
        <w:r>
          <w:t xml:space="preserve"> </w:t>
        </w:r>
      </w:ins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838" w:author="PR Preview" w:date="2026-01-01T00:00:00Z">
        <w:r>
          <w:t xml:space="preserve">, so</w:t>
        </w:r>
      </w:ins>
      <w:ins w:id="839" w:author="PR Preview" w:date="2026-01-01T00:00:00Z">
        <w:r>
          <w:t xml:space="preserve"> </w:t>
        </w:r>
      </w:ins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and</w:t>
        </w:r>
      </w:ins>
      <w:ins w:id="842" w:author="PR Preview" w:date="2026-01-01T00:00:00Z">
        <w:r>
          <w:t xml:space="preserve"> </w:t>
        </w:r>
      </w:ins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843" w:author="PR Preview" w:date="2026-01-01T00:00:00Z">
        <w:r>
          <w:t xml:space="preserve">; then</w:t>
        </w:r>
      </w:ins>
      <w:ins w:id="844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(</w:t>
        </w:r>
      </w:ins>
      <w:hyperlink w:anchor="thm-block-quadratic">
        <w:ins w:id="847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848" w:author="PR Preview" w:date="2026-01-01T00:00:00Z">
        <w:r>
          <w:t xml:space="preserve">).</w:t>
        </w:r>
      </w:ins>
    </w:p>
    <w:bookmarkStart w:id="121" w:name="exm-schur-test"/>
    <w:p>
      <w:pPr>
        <w:pStyle w:val="BodyText"/>
      </w:pPr>
      <w:ins w:id="849" w:author="PR Preview" w:date="2026-01-01T00:00:00Z">
        <w:r>
          <w:rPr>
            <w:b/>
            <w:bCs/>
          </w:rPr>
          <w:t xml:space="preserve">Example 24 (Testing</w:t>
        </w:r>
      </w:ins>
      <w:ins w:id="850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851" w:author="PR Preview" w:date="2026-01-01T00:00:00Z">
        <w:r>
          <w:rPr>
            <w:b/>
            <w:bCs/>
          </w:rPr>
          <w:t xml:space="preserve"> </w:t>
        </w:r>
      </w:ins>
      <w:ins w:id="852" w:author="PR Preview" w:date="2026-01-01T00:00:00Z">
        <w:r>
          <w:rPr>
            <w:b/>
            <w:bCs/>
          </w:rPr>
          <w:t xml:space="preserve">matrices)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A symmetric</w:t>
        </w:r>
      </w:ins>
      <w:ins w:id="855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is positive definite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exactly when</w:t>
        </w:r>
      </w:ins>
      <w:ins w:id="86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and</w:t>
        </w:r>
      </w:ins>
      <w:ins w:id="86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ins w:id="864" w:author="PR Preview" w:date="2026-01-01T00:00:00Z">
        <w:r>
          <w:t xml:space="preserve">, that is,</w:t>
        </w:r>
      </w:ins>
      <w:ins w:id="8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and</w:t>
        </w:r>
      </w:ins>
      <w:ins w:id="868" w:author="PR Preview" w:date="2026-01-01T00:00:00Z">
        <w:r>
          <w:t xml:space="preserve"> </w:t>
        </w:r>
      </w:ins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(a</w:t>
        </w:r>
      </w:ins>
      <w:ins w:id="87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matrix</w:t>
        </w:r>
      </w:ins>
      <w:ins w:id="87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is positive definite exactly when</w:t>
        </w:r>
      </w:ins>
      <w:ins w:id="87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878" w:author="PR Preview" w:date="2026-01-01T00:00:00Z">
        <w:r>
          <w:t xml:space="preserve">, since</w:t>
        </w:r>
      </w:ins>
      <w:ins w:id="87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88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ins w:id="881" w:author="PR Preview" w:date="2026-01-01T00:00:00Z">
        <w:r>
          <w:t xml:space="preserve">:</w:t>
        </w:r>
      </w:ins>
      <w:ins w:id="882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&gt;</m:t>
        </m:r>
        <m:r>
          <m:t>0</m:t>
        </m:r>
      </m:oMath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and</w:t>
        </w:r>
      </w:ins>
      <w:ins w:id="885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(</w:t>
        </w:r>
      </w:ins>
      <w:hyperlink w:anchor="exm-schur-complement">
        <w:ins w:id="888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889" w:author="PR Preview" w:date="2026-01-01T00:00:00Z">
        <w:r>
          <w:t xml:space="preserve">),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so it is positive definite.</w:t>
        </w:r>
      </w:ins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del w:id="892" w:author="PR Preview" w:date="2026-01-01T00:00:00Z">
        <w:r>
          <w:rPr>
            <w:b/>
            <w:bCs/>
          </w:rPr>
          <w:delText xml:space="preserve">Theorem 15 (Cholesky factorization)</w:delText>
        </w:r>
      </w:del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A</w:delText>
        </w:r>
      </w:del>
      <w:del w:id="89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matrix</w:delText>
        </w:r>
      </w:del>
      <w:del w:id="8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is positive definite (</w:delText>
        </w:r>
      </w:del>
      <w:hyperlink r:id="rId84">
        <w:del w:id="901" w:author="PR Preview" w:date="2026-01-01T00:00:00Z">
          <w:r>
            <w:rPr>
              <w:rStyle w:val="Hyperlink"/>
            </w:rPr>
            <w:delText xml:space="preserve">Definition 22 in Special Matrices and Decompositions</w:delText>
          </w:r>
        </w:del>
      </w:hyperlink>
      <w:del w:id="902" w:author="PR Preview" w:date="2026-01-01T00:00:00Z">
        <w:r>
          <w:delText xml:space="preserve">)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exactly when</w:delText>
        </w:r>
      </w:del>
      <w:del w:id="90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for some lower triangular</w:delText>
        </w:r>
      </w:del>
      <w:del w:id="908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(</w:delText>
        </w:r>
      </w:del>
      <w:hyperlink r:id="rId122">
        <w:del w:id="911" w:author="PR Preview" w:date="2026-01-01T00:00:00Z">
          <w:r>
            <w:rPr>
              <w:rStyle w:val="Hyperlink"/>
            </w:rPr>
            <w:delText xml:space="preserve">Definition 8 in Projections and Linear Systems</w:delText>
          </w:r>
        </w:del>
      </w:hyperlink>
      <w:del w:id="912" w:author="PR Preview" w:date="2026-01-01T00:00:00Z">
        <w:r>
          <w:delText xml:space="preserve">) with positive diagonal entries.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For a positive definite</w:delText>
        </w:r>
      </w:del>
      <w:del w:id="91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that</w:delText>
        </w:r>
      </w:del>
      <w:del w:id="918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is unique;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it is the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rPr>
            <w:b/>
            <w:bCs/>
          </w:rPr>
          <w:delText xml:space="preserve">Cholesky factor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of</w:delText>
        </w:r>
      </w:del>
      <w:del w:id="92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28" w:author="PR Preview" w:date="2026-01-01T00:00:00Z">
        <w:r>
          <w:delText xml:space="preserve">.</w:delText>
        </w:r>
      </w:del>
    </w:p>
    <w:p>
      <w:pPr>
        <w:pStyle w:val="FirstParagraph"/>
      </w:pPr>
      <w:ins w:id="929" w:author="PR Preview" w:date="2026-01-01T00:00:00Z">
        <w:r>
          <w:rPr>
            <w:b/>
            <w:bCs/>
          </w:rPr>
          <w:t xml:space="preserve">Theorem 17 (Cholesky factorization)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A</w:t>
        </w:r>
      </w:ins>
      <w:ins w:id="93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matrix</w:t>
        </w:r>
      </w:ins>
      <w:ins w:id="93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is positive definite (</w:t>
        </w:r>
      </w:ins>
      <w:hyperlink r:id="rId84">
        <w:ins w:id="938" w:author="PR Preview" w:date="2026-01-01T00:00:00Z">
          <w:r>
            <w:rPr>
              <w:rStyle w:val="Hyperlink"/>
            </w:rPr>
            <w:t xml:space="preserve">Definition 22 in Special Matrices and Decompositions</w:t>
          </w:r>
        </w:ins>
      </w:hyperlink>
      <w:ins w:id="939" w:author="PR Preview" w:date="2026-01-01T00:00:00Z">
        <w:r>
          <w:t xml:space="preserve">)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exactly when</w:t>
        </w:r>
      </w:ins>
      <w:ins w:id="9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for some lower triangular</w:t>
        </w:r>
      </w:ins>
      <w:ins w:id="945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(</w:t>
        </w:r>
      </w:ins>
      <w:hyperlink r:id="rId122">
        <w:ins w:id="948" w:author="PR Preview" w:date="2026-01-01T00:00:00Z">
          <w:r>
            <w:rPr>
              <w:rStyle w:val="Hyperlink"/>
            </w:rPr>
            <w:t xml:space="preserve">Definition 8 in Projections and Linear Systems</w:t>
          </w:r>
        </w:ins>
      </w:hyperlink>
      <w:ins w:id="949" w:author="PR Preview" w:date="2026-01-01T00:00:00Z">
        <w:r>
          <w:t xml:space="preserve">) with positive diagonal entries.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For a positive definite</w:t>
        </w:r>
      </w:ins>
      <w:ins w:id="9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that</w:t>
        </w:r>
      </w:ins>
      <w:ins w:id="955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is unique;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it is the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rPr>
            <w:b/>
            <w:bCs/>
          </w:rPr>
          <w:t xml:space="preserve">Cholesky factor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of</w:t>
        </w:r>
      </w:ins>
      <w:ins w:id="96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65" w:author="PR Preview" w:date="2026-01-01T00:00:00Z">
        <w:r>
          <w:t xml:space="preserve">.</w:t>
        </w:r>
      </w:ins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del w:id="966" w:author="PR Preview" w:date="2026-01-01T00:00:00Z">
        <w:r>
          <w:rPr>
            <w:b/>
            <w:bCs/>
          </w:rPr>
          <w:delText xml:space="preserve">Only if, with uniqueness, by</w:delText>
        </w:r>
      </w:del>
      <w:del w:id="967" w:author="PR Preview" w:date="2026-01-01T00:00:00Z">
        <w:r>
          <w:rPr>
            <w:b/>
            <w:bCs/>
          </w:rPr>
          <w:delText xml:space="preserve"> </w:delText>
        </w:r>
      </w:del>
      <w:hyperlink r:id="rId36">
        <w:del w:id="968" w:author="PR Preview" w:date="2026-01-01T00:00:00Z">
          <w:r>
            <w:rPr>
              <w:rStyle w:val="Hyperlink"/>
              <w:b/>
              <w:bCs/>
            </w:rPr>
            <w:delText xml:space="preserve">induction</w:delText>
          </w:r>
        </w:del>
      </w:hyperlink>
      <w:del w:id="969" w:author="PR Preview" w:date="2026-01-01T00:00:00Z">
        <w:r>
          <w:rPr>
            <w:b/>
            <w:bCs/>
          </w:rPr>
          <w:delText xml:space="preserve"> </w:delText>
        </w:r>
      </w:del>
      <w:del w:id="970" w:author="PR Preview" w:date="2026-01-01T00:00:00Z">
        <w:r>
          <w:rPr>
            <w:b/>
            <w:bCs/>
          </w:rPr>
          <w:delText xml:space="preserve">on</w:delText>
        </w:r>
      </w:del>
      <w:del w:id="971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972" w:author="PR Preview" w:date="2026-01-01T00:00:00Z">
        <w:r>
          <w:rPr>
            <w:b/>
            <w:bCs/>
          </w:rPr>
          <w:delText xml:space="preserve">.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For</w:delText>
        </w:r>
      </w:del>
      <w:del w:id="97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976" w:author="PR Preview" w:date="2026-01-01T00:00:00Z">
        <w:r>
          <w:delText xml:space="preserve">,</w:delText>
        </w:r>
      </w:del>
      <w:del w:id="97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with</w:delText>
        </w:r>
      </w:del>
      <w:del w:id="98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(</w:delText>
        </w:r>
      </w:del>
      <w:hyperlink w:anchor="thm-pd-submatrix">
        <w:del w:id="983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984" w:author="PR Preview" w:date="2026-01-01T00:00:00Z">
        <w:r>
          <w:delText xml:space="preserve">),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and</w:delText>
        </w:r>
      </w:del>
      <w:del w:id="98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with</w:delText>
        </w:r>
      </w:del>
      <w:del w:id="99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&gt;</m:t>
        </m:r>
        <m:r>
          <m:t>0</m:t>
        </m:r>
      </m:oMath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holds exactly for</w:delText>
        </w:r>
      </w:del>
      <w:del w:id="99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del w:id="994" w:author="PR Preview" w:date="2026-01-01T00:00:00Z">
        <w:r>
          <w:delText xml:space="preserve">.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For</w:delText>
        </w:r>
      </w:del>
      <w:del w:id="99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&gt;</m:t>
        </m:r>
        <m:r>
          <m:t>1</m:t>
        </m:r>
      </m:oMath>
      <w:del w:id="998" w:author="PR Preview" w:date="2026-01-01T00:00:00Z">
        <w:r>
          <w:delText xml:space="preserve">, assume every</w:delText>
        </w:r>
      </w:del>
      <w:del w:id="99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positive definite matrix</w:delText>
        </w:r>
      </w:del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has exactly one such factor, and split off the first row and column.</w:delText>
        </w:r>
      </w:del>
      <w:del w:id="100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is symmetric, so its first row is the transpose of its first column:</w:delText>
        </w:r>
      </w:del>
    </w:p>
    <w:p>
      <w:pPr>
        <w:pStyle w:val="BodyText"/>
      </w:pPr>
      <w:ins w:id="1007" w:author="PR Preview" w:date="2026-01-01T00:00:00Z">
        <w:r>
          <w:rPr>
            <w:b/>
            <w:bCs/>
          </w:rPr>
          <w:t xml:space="preserve">Only if, with uniqueness, by</w:t>
        </w:r>
      </w:ins>
      <w:ins w:id="1008" w:author="PR Preview" w:date="2026-01-01T00:00:00Z">
        <w:r>
          <w:rPr>
            <w:b/>
            <w:bCs/>
          </w:rPr>
          <w:t xml:space="preserve"> </w:t>
        </w:r>
      </w:ins>
      <w:hyperlink r:id="rId36">
        <w:ins w:id="1009" w:author="PR Preview" w:date="2026-01-01T00:00:00Z">
          <w:r>
            <w:rPr>
              <w:rStyle w:val="Hyperlink"/>
              <w:b/>
              <w:bCs/>
            </w:rPr>
            <w:t xml:space="preserve">induction</w:t>
          </w:r>
        </w:ins>
      </w:hyperlink>
      <w:ins w:id="1010" w:author="PR Preview" w:date="2026-01-01T00:00:00Z">
        <w:r>
          <w:rPr>
            <w:b/>
            <w:bCs/>
          </w:rPr>
          <w:t xml:space="preserve"> </w:t>
        </w:r>
      </w:ins>
      <w:ins w:id="1011" w:author="PR Preview" w:date="2026-01-01T00:00:00Z">
        <w:r>
          <w:rPr>
            <w:b/>
            <w:bCs/>
          </w:rPr>
          <w:t xml:space="preserve">on</w:t>
        </w:r>
      </w:ins>
      <w:ins w:id="1012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1013" w:author="PR Preview" w:date="2026-01-01T00:00:00Z">
        <w:r>
          <w:rPr>
            <w:b/>
            <w:bCs/>
          </w:rPr>
          <w:t xml:space="preserve">.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For</w:t>
        </w:r>
      </w:ins>
      <w:ins w:id="101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017" w:author="PR Preview" w:date="2026-01-01T00:00:00Z">
        <w:r>
          <w:t xml:space="preserve">,</w:t>
        </w:r>
      </w:ins>
      <w:ins w:id="10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with</w:t>
        </w:r>
      </w:ins>
      <w:ins w:id="102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(</w:t>
        </w:r>
      </w:ins>
      <w:hyperlink w:anchor="thm-pd-submatrix">
        <w:ins w:id="102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025" w:author="PR Preview" w:date="2026-01-01T00:00:00Z">
        <w:r>
          <w:t xml:space="preserve">),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and</w:t>
        </w:r>
      </w:ins>
      <w:ins w:id="102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with</w:t>
        </w:r>
      </w:ins>
      <w:ins w:id="103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holds exactly for</w:t>
        </w:r>
      </w:ins>
      <w:ins w:id="103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ins w:id="1035" w:author="PR Preview" w:date="2026-01-01T00:00:00Z">
        <w:r>
          <w:t xml:space="preserve">.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For</w:t>
        </w:r>
      </w:ins>
      <w:ins w:id="103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&gt;</m:t>
        </m:r>
        <m:r>
          <m:t>1</m:t>
        </m:r>
      </m:oMath>
      <w:ins w:id="1039" w:author="PR Preview" w:date="2026-01-01T00:00:00Z">
        <w:r>
          <w:t xml:space="preserve">, assume every</w:t>
        </w:r>
      </w:ins>
      <w:ins w:id="10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positive definite matrix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has exactly one such factor, and split off the first row and column.</w:t>
        </w:r>
      </w:ins>
      <w:ins w:id="104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is symmetric, so its first row is the transpose of its first column: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(</w:delText>
        </w:r>
      </w:del>
      <w:hyperlink w:anchor="thm-pd-submatrix">
        <w:del w:id="105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051" w:author="PR Preview" w:date="2026-01-01T00:00:00Z">
        <w:r>
          <w:delText xml:space="preserve">), so the first equation with</w:delText>
        </w:r>
      </w:del>
      <w:del w:id="105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forces</w:delText>
        </w:r>
      </w:del>
      <w:del w:id="105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del w:id="1056" w:author="PR Preview" w:date="2026-01-01T00:00:00Z">
        <w:r>
          <w:delText xml:space="preserve">;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the second then forces</w:delText>
        </w:r>
      </w:del>
      <w:del w:id="1059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60" w:author="PR Preview" w:date="2026-01-01T00:00:00Z">
        <w:r>
          <w:delText xml:space="preserve">;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and the third becomes</w:delText>
        </w:r>
      </w:del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(</w:t>
        </w:r>
      </w:ins>
      <w:hyperlink w:anchor="thm-pd-submatrix">
        <w:ins w:id="1065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066" w:author="PR Preview" w:date="2026-01-01T00:00:00Z">
        <w:r>
          <w:t xml:space="preserve">), so the first equation with</w:t>
        </w:r>
      </w:ins>
      <w:ins w:id="106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forces</w:t>
        </w:r>
      </w:ins>
      <w:ins w:id="107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ins w:id="1071" w:author="PR Preview" w:date="2026-01-01T00:00:00Z">
        <w:r>
          <w:t xml:space="preserve">;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the second then forces</w:t>
        </w:r>
      </w:ins>
      <w:ins w:id="1074" w:author="PR Preview" w:date="2026-01-01T00:00:00Z">
        <w:r>
          <w:t xml:space="preserve"> </w:t>
        </w:r>
      </w:ins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075" w:author="PR Preview" w:date="2026-01-01T00:00:00Z">
        <w:r>
          <w:t xml:space="preserve">;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and the third becomes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del w:id="1078" w:author="PR Preview" w:date="2026-01-01T00:00:00Z">
        <w:r>
          <w:delText xml:space="preserve">(</w:delText>
        </w:r>
      </w:del>
      <w:hyperlink r:id="rId56">
        <w:del w:id="1079" w:author="PR Preview" w:date="2026-01-01T00:00:00Z">
          <w:r>
            <w:rPr>
              <w:rStyle w:val="Hyperlink"/>
            </w:rPr>
            <w:delText xml:space="preserve">Theorem 7 in Projections and Linear Systems</w:delText>
          </w:r>
        </w:del>
      </w:hyperlink>
      <w:del w:id="1080" w:author="PR Preview" w:date="2026-01-01T00:00:00Z">
        <w:r>
          <w:delText xml:space="preserve">),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and the right side is the Schur complement of</w:delText>
        </w:r>
      </w:del>
      <w:del w:id="108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in</w:delText>
        </w:r>
      </w:del>
      <w:del w:id="108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87" w:author="PR Preview" w:date="2026-01-01T00:00:00Z">
        <w:r>
          <w:delText xml:space="preserve">.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It is positive definite by</w:delText>
        </w:r>
      </w:del>
      <w:del w:id="1090" w:author="PR Preview" w:date="2026-01-01T00:00:00Z">
        <w:r>
          <w:delText xml:space="preserve"> </w:delText>
        </w:r>
      </w:del>
      <w:hyperlink w:anchor="thm-schur-test">
        <w:del w:id="1091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(with</w:delText>
        </w:r>
      </w:del>
      <w:del w:id="109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1</m:t>
        </m:r>
      </m:oMath>
      <w:del w:id="1095" w:author="PR Preview" w:date="2026-01-01T00:00:00Z">
        <w:r>
          <w:delText xml:space="preserve">;</w:delText>
        </w:r>
      </w:del>
      <w:del w:id="1096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is symmetric because</w:delText>
        </w:r>
      </w:del>
      <w:del w:id="10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is).</w:delText>
        </w:r>
      </w:del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By the induction hypothesis it has exactly one factor</w:delText>
        </w:r>
      </w:del>
      <w:del w:id="1104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of the required kind.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So</w:delText>
        </w:r>
      </w:del>
      <w:del w:id="1109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exists and is unique.</w:delText>
        </w:r>
      </w:del>
    </w:p>
    <w:p>
      <w:pPr>
        <w:pStyle w:val="BodyText"/>
      </w:pPr>
      <w:del w:id="1112" w:author="PR Preview" w:date="2026-01-01T00:00:00Z">
        <w:r>
          <w:rPr>
            <w:b/>
            <w:bCs/>
          </w:rPr>
          <w:delText xml:space="preserve">Example 22 (Two Cholesky factors)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 </w:delText>
        </w:r>
      </w:del>
    </w:p>
    <w:p>
      <w:pPr>
        <w:pStyle w:val="FirstParagraph"/>
      </w:pPr>
      <w:ins w:id="1115" w:author="PR Preview" w:date="2026-01-01T00:00:00Z">
        <w:r>
          <w:t xml:space="preserve">(</w:t>
        </w:r>
      </w:ins>
      <w:hyperlink r:id="rId56">
        <w:ins w:id="1116" w:author="PR Preview" w:date="2026-01-01T00:00:00Z">
          <w:r>
            <w:rPr>
              <w:rStyle w:val="Hyperlink"/>
            </w:rPr>
            <w:t xml:space="preserve">Theorem 7 in Projections and Linear Systems</w:t>
          </w:r>
        </w:ins>
      </w:hyperlink>
      <w:ins w:id="1117" w:author="PR Preview" w:date="2026-01-01T00:00:00Z">
        <w:r>
          <w:t xml:space="preserve">),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and the right side is the Schur complement of</w:t>
        </w:r>
      </w:ins>
      <w:ins w:id="112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in</w:t>
        </w:r>
      </w:ins>
      <w:ins w:id="11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24" w:author="PR Preview" w:date="2026-01-01T00:00:00Z">
        <w:r>
          <w:t xml:space="preserve">.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It is positive definite by</w:t>
        </w:r>
      </w:ins>
      <w:ins w:id="1127" w:author="PR Preview" w:date="2026-01-01T00:00:00Z">
        <w:r>
          <w:t xml:space="preserve"> </w:t>
        </w:r>
      </w:ins>
      <w:hyperlink w:anchor="thm-schur-test">
        <w:ins w:id="1128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(with</w:t>
        </w:r>
      </w:ins>
      <w:ins w:id="113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1132" w:author="PR Preview" w:date="2026-01-01T00:00:00Z">
        <w:r>
          <w:t xml:space="preserve">;</w:t>
        </w:r>
      </w:ins>
      <w:ins w:id="113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is symmetric because</w:t>
        </w:r>
      </w:ins>
      <w:ins w:id="11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is).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By the induction hypothesis it has exactly one factor</w:t>
        </w:r>
      </w:ins>
      <w:ins w:id="114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of the required kind.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So</w:t>
        </w:r>
      </w:ins>
      <w:ins w:id="1146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exists and is unique.</w:t>
        </w:r>
      </w:ins>
    </w:p>
    <w:bookmarkStart w:id="124" w:name="exm-cholesky"/>
    <w:p>
      <w:pPr>
        <w:pStyle w:val="BodyText"/>
      </w:pPr>
      <w:ins w:id="1149" w:author="PR Preview" w:date="2026-01-01T00:00:00Z">
        <w:r>
          <w:rPr>
            <w:b/>
            <w:bCs/>
          </w:rPr>
          <w:t xml:space="preserve">Example 25 (Two Cholesky factors)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 </w:t>
        </w:r>
      </w:ins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152" w:author="PR Preview" w:date="2026-01-01T00:00:00Z">
        <w:r>
          <w:delText xml:space="preserve">the Schur complement of</w:delText>
        </w:r>
      </w:del>
      <w:del w:id="1153" w:author="PR Preview" w:date="2026-01-01T00:00:00Z">
        <w:r>
          <w:delText xml:space="preserve"> </w:delText>
        </w:r>
      </w:del>
      <w:hyperlink w:anchor="exm-schur-complement">
        <w:del w:id="1154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155" w:author="PR Preview" w:date="2026-01-01T00:00:00Z">
        <w:r>
          <w:delText xml:space="preserve">,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so</w:delText>
        </w:r>
      </w:del>
      <w:del w:id="115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del w:id="1159" w:author="PR Preview" w:date="2026-01-01T00:00:00Z">
        <w:r>
          <w:delText xml:space="preserve">.</w:delText>
        </w:r>
      </w:del>
    </w:p>
    <w:p>
      <w:pPr>
        <w:numPr>
          <w:ilvl w:val="0"/>
          <w:numId w:val="1000"/>
        </w:numPr>
      </w:pPr>
      <w:ins w:id="1160" w:author="PR Preview" w:date="2026-01-01T00:00:00Z">
        <w:r>
          <w:t xml:space="preserve">the Schur complement of</w:t>
        </w:r>
      </w:ins>
      <w:ins w:id="1161" w:author="PR Preview" w:date="2026-01-01T00:00:00Z">
        <w:r>
          <w:t xml:space="preserve"> </w:t>
        </w:r>
      </w:ins>
      <w:hyperlink w:anchor="exm-schur-complement">
        <w:ins w:id="1162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1163" w:author="PR Preview" w:date="2026-01-01T00:00:00Z">
        <w:r>
          <w:t xml:space="preserve">,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so</w:t>
        </w:r>
      </w:ins>
      <w:ins w:id="116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ins w:id="1167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del w:id="1168" w:author="PR Preview" w:date="2026-01-01T00:00:00Z">
        <w:r>
          <w:delText xml:space="preserve">has no real solution,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matching the failure of the Schur complement test (</w:delText>
        </w:r>
      </w:del>
      <w:hyperlink w:anchor="exm-schur-test">
        <w:del w:id="1171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1172" w:author="PR Preview" w:date="2026-01-01T00:00:00Z">
        <w:r>
          <w:delText xml:space="preserve">).</w:delText>
        </w:r>
      </w:del>
    </w:p>
    <w:p>
      <w:pPr>
        <w:numPr>
          <w:ilvl w:val="0"/>
          <w:numId w:val="1000"/>
        </w:numPr>
      </w:pPr>
      <w:ins w:id="1173" w:author="PR Preview" w:date="2026-01-01T00:00:00Z">
        <w:r>
          <w:t xml:space="preserve">has no real solution,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matching the failure of the Schur complement test (</w:t>
        </w:r>
      </w:ins>
      <w:hyperlink w:anchor="exm-schur-test">
        <w:ins w:id="1176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177" w:author="PR Preview" w:date="2026-01-01T00:00:00Z">
        <w:r>
          <w:t xml:space="preserve">).</w:t>
        </w:r>
      </w:ins>
    </w:p>
    <w:bookmarkEnd w:id="124"/>
    <w:bookmarkStart w:id="129" w:name="refs"/>
    <w:bookmarkStart w:id="12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26"/>
    <w:bookmarkStart w:id="12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5" Type="http://schemas.openxmlformats.org/officeDocument/2006/relationships/hyperlink" Target="https://ucla-biostat-216.github.io/2024fall/slides/10-eig/10-eig.html" TargetMode="External"/><Relationship Id="rId127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25" Type="http://schemas.openxmlformats.org/officeDocument/2006/relationships/hyperlink" Target="https://ucla-biostat-216.github.io/2024fall/slides/10-eig/10-eig.html" TargetMode="External"/><Relationship Id="rId127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2026-10-17T09:58:15Z</dcterms:created>
  <dcterms:modified xsi:type="dcterms:W3CDTF">2026-10-17T09:58:15Z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