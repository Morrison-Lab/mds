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19:32:00 (PDT)</w:delText>
        </w:r>
      </w:del>
    </w:p>
    <w:p>
      <w:pPr>
        <w:pStyle w:val="Date"/>
      </w:pPr>
      <w:ins w:id="2" w:author="PR Preview" w:date="2026-01-01T00:00:00Z">
        <w:r>
          <w:t xml:space="preserve">Last modified: 2026-10-17 02:22:39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2026-10-17T10:15:09Z</dcterms:created>
  <dcterms:modified xsi:type="dcterms:W3CDTF">2026-10-17T10:15:09Z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02:22:39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