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22:26:48 (PDT)</w:delText>
        </w:r>
      </w:del>
    </w:p>
    <w:p>
      <w:pPr>
        <w:pStyle w:val="Date"/>
      </w:pPr>
      <w:ins w:id="2" w:author="PR Preview" w:date="2026-01-01T00:00:00Z">
        <w:r>
          <w:t xml:space="preserve">Last modified: 2026-10-08 22:47:14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ins w:id="3" w:author="PR Preview" w:date="2026-01-01T00:00:00Z">
        <w:r>
          <w:rPr>
            <w:b/>
            <w:bCs/>
          </w:rPr>
          <w:t xml:space="preserve">Theorem 69 (The squared Frobenius norm adds up the squared column norms)</w:t>
        </w:r>
      </w:ins>
      <w:ins w:id="4" w:author="PR Preview" w:date="2026-01-01T00:00:00Z">
        <w:r>
          <w:t xml:space="preserve"> </w:t>
        </w:r>
      </w:ins>
      <w:ins w:id="5" w:author="PR Preview" w:date="2026-01-01T00:00:00Z">
        <w:r>
          <w:t xml:space="preserve">If</w:t>
        </w:r>
      </w:ins>
      <w:ins w:id="6" w:author="PR Preview" w:date="2026-01-01T00:00:00Z">
        <w:r>
          <w:t xml:space="preserve"> </w:t>
        </w:r>
      </w:ins>
      <m:oMath>
        <m:r>
          <m:rPr>
            <m:sty m:val="bi"/>
          </m:rPr>
          <m:t>A</m:t>
        </m:r>
      </m:oMath>
      <w:ins w:id="7" w:author="PR Preview" w:date="2026-01-01T00:00:00Z">
        <w:r>
          <w:t xml:space="preserve"> </w:t>
        </w:r>
      </w:ins>
      <w:ins w:id="8" w:author="PR Preview" w:date="2026-01-01T00:00:00Z">
        <w:r>
          <w:t xml:space="preserve">is an</w:t>
        </w:r>
      </w:ins>
      <w:ins w:id="9" w:author="PR Preview" w:date="2026-01-01T00:00:00Z">
        <w:r>
          <w:t xml:space="preserve"> </w:t>
        </w:r>
      </w:ins>
      <m:oMath>
        <m:r>
          <m:t>n</m:t>
        </m:r>
        <m:r>
          <m:rPr>
            <m:sty m:val="p"/>
          </m:rPr>
          <m:t>×</m:t>
        </m:r>
        <m:r>
          <m:t>p</m:t>
        </m:r>
      </m:oMath>
      <w:ins w:id="10" w:author="PR Preview" w:date="2026-01-01T00:00:00Z">
        <w:r>
          <w:t xml:space="preserve"> </w:t>
        </w:r>
      </w:ins>
      <w:ins w:id="11" w:author="PR Preview" w:date="2026-01-01T00:00:00Z">
        <w:r>
          <w:t xml:space="preserve">matrix</w:t>
        </w:r>
      </w:ins>
      <w:ins w:id="12" w:author="PR Preview" w:date="2026-01-01T00:00:00Z">
        <w:r>
          <w:t xml:space="preserve"> </w:t>
        </w:r>
      </w:ins>
      <w:ins w:id="13" w:author="PR Preview" w:date="2026-01-01T00:00:00Z">
        <w:r>
          <w:t xml:space="preserve">with columns</w:t>
        </w:r>
      </w:ins>
      <w:ins w:id="14"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ins w:id="15" w:author="PR Preview" w:date="2026-01-01T00:00:00Z">
        <w:r>
          <w:t xml:space="preserve">, then</w:t>
        </w:r>
      </w:ins>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ins w:id="16" w:author="PR Preview" w:date="2026-01-01T00:00:00Z">
        <w:r>
          <w:rPr>
            <w:i/>
            <w:iCs/>
          </w:rPr>
          <w:t xml:space="preserve">Proof</w:t>
        </w:r>
      </w:ins>
      <w:ins w:id="17" w:author="PR Preview" w:date="2026-01-01T00:00:00Z">
        <w:r>
          <w:t xml:space="preserve">. </w:t>
        </w:r>
      </w:ins>
      <w:ins w:id="18" w:author="PR Preview" w:date="2026-01-01T00:00:00Z">
        <w:r>
          <w:t xml:space="preserve">Entry</w:t>
        </w:r>
      </w:ins>
      <w:ins w:id="19" w:author="PR Preview" w:date="2026-01-01T00:00:00Z">
        <w:r>
          <w:t xml:space="preserve"> </w:t>
        </w:r>
      </w:ins>
      <m:oMath>
        <m:r>
          <m:t>i</m:t>
        </m:r>
      </m:oMath>
      <w:ins w:id="20" w:author="PR Preview" w:date="2026-01-01T00:00:00Z">
        <w:r>
          <w:t xml:space="preserve"> </w:t>
        </w:r>
      </w:ins>
      <w:ins w:id="21" w:author="PR Preview" w:date="2026-01-01T00:00:00Z">
        <w:r>
          <w:t xml:space="preserve">of</w:t>
        </w:r>
      </w:ins>
      <w:ins w:id="22" w:author="PR Preview" w:date="2026-01-01T00:00:00Z">
        <w:r>
          <w:t xml:space="preserve"> </w:t>
        </w:r>
      </w:ins>
      <m:oMath>
        <m:sSub>
          <m:e>
            <m:acc>
              <m:accPr>
                <m:chr m:val="̃"/>
              </m:accPr>
              <m:e>
                <m:r>
                  <m:t>a</m:t>
                </m:r>
              </m:e>
            </m:acc>
          </m:e>
          <m:sub>
            <m:r>
              <m:t>j</m:t>
            </m:r>
          </m:sub>
        </m:sSub>
      </m:oMath>
      <w:ins w:id="23" w:author="PR Preview" w:date="2026-01-01T00:00:00Z">
        <w:r>
          <w:t xml:space="preserve"> </w:t>
        </w:r>
      </w:ins>
      <w:ins w:id="24" w:author="PR Preview" w:date="2026-01-01T00:00:00Z">
        <w:r>
          <w:t xml:space="preserve">is</w:t>
        </w:r>
      </w:ins>
      <w:ins w:id="25" w:author="PR Preview" w:date="2026-01-01T00:00:00Z">
        <w:r>
          <w:t xml:space="preserve"> </w:t>
        </w:r>
      </w:ins>
      <m:oMath>
        <m:sSub>
          <m:e>
            <m:r>
              <m:t>a</m:t>
            </m:r>
          </m:e>
          <m:sub>
            <m:r>
              <m:t>i</m:t>
            </m:r>
            <m:r>
              <m:t>j</m:t>
            </m:r>
          </m:sub>
        </m:sSub>
      </m:oMath>
      <w:ins w:id="26" w:author="PR Preview" w:date="2026-01-01T00:00:00Z">
        <w:r>
          <w:t xml:space="preserve">, so</w:t>
        </w:r>
      </w:ins>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ins w:id="27" w:author="PR Preview" w:date="2026-01-01T00:00:00Z">
        <w:r>
          <w:rPr>
            <w:b/>
            <w:bCs/>
          </w:rPr>
          <w:t xml:space="preserve">Example 134 (The Frobenius norm of a</w:t>
        </w:r>
      </w:ins>
      <w:ins w:id="28" w:author="PR Preview" w:date="2026-01-01T00:00:00Z">
        <w:r>
          <w:rPr>
            <w:b/>
            <w:bCs/>
          </w:rPr>
          <w:t xml:space="preserve"> </w:t>
        </w:r>
      </w:ins>
      <m:oMath>
        <m:r>
          <m:t>2</m:t>
        </m:r>
        <m:r>
          <m:rPr>
            <m:sty m:val="p"/>
          </m:rPr>
          <m:t>×</m:t>
        </m:r>
        <m:r>
          <m:t>2</m:t>
        </m:r>
      </m:oMath>
      <w:ins w:id="29" w:author="PR Preview" w:date="2026-01-01T00:00:00Z">
        <w:r>
          <w:rPr>
            <w:b/>
            <w:bCs/>
          </w:rPr>
          <w:t xml:space="preserve"> </w:t>
        </w:r>
      </w:ins>
      <w:ins w:id="30" w:author="PR Preview" w:date="2026-01-01T00:00:00Z">
        <w:r>
          <w:rPr>
            <w:b/>
            <w:bCs/>
          </w:rPr>
          <w:t xml:space="preserve">matrix, column by column)</w:t>
        </w:r>
      </w:ins>
      <w:ins w:id="31" w:author="PR Preview" w:date="2026-01-01T00:00:00Z">
        <w:r>
          <w:t xml:space="preserve"> </w:t>
        </w:r>
      </w:ins>
      <w:ins w:id="32" w:author="PR Preview" w:date="2026-01-01T00:00:00Z">
        <w:r>
          <w:t xml:space="preserve">The matrix</w:t>
        </w:r>
      </w:ins>
      <w:ins w:id="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34" w:author="PR Preview" w:date="2026-01-01T00:00:00Z">
        <w:r>
          <w:t xml:space="preserve"> </w:t>
        </w:r>
      </w:ins>
      <w:ins w:id="35" w:author="PR Preview" w:date="2026-01-01T00:00:00Z">
        <w:r>
          <w:t xml:space="preserve">in</w:t>
        </w:r>
      </w:ins>
      <w:ins w:id="36" w:author="PR Preview" w:date="2026-01-01T00:00:00Z">
        <w:r>
          <w:t xml:space="preserve"> </w:t>
        </w:r>
      </w:ins>
      <w:hyperlink w:anchor="exm-frobenius-norm">
        <w:ins w:id="37" w:author="PR Preview" w:date="2026-01-01T00:00:00Z">
          <w:r>
            <w:rPr>
              <w:rStyle w:val="Hyperlink"/>
            </w:rPr>
            <w:t xml:space="preserve">Example 133</w:t>
          </w:r>
        </w:ins>
      </w:hyperlink>
      <w:ins w:id="38" w:author="PR Preview" w:date="2026-01-01T00:00:00Z">
        <w:r>
          <w:t xml:space="preserve"> </w:t>
        </w:r>
      </w:ins>
      <w:ins w:id="39" w:author="PR Preview" w:date="2026-01-01T00:00:00Z">
        <w:r>
          <w:t xml:space="preserve">has columns</w:t>
        </w:r>
      </w:ins>
      <w:ins w:id="40"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3</m:t>
        </m:r>
        <m:r>
          <m:rPr>
            <m:sty m:val="p"/>
          </m:rPr>
          <m:t>)</m:t>
        </m:r>
      </m:oMath>
      <w:ins w:id="41" w:author="PR Preview" w:date="2026-01-01T00:00:00Z">
        <w:r>
          <w:t xml:space="preserve"> </w:t>
        </w:r>
      </w:ins>
      <w:ins w:id="42" w:author="PR Preview" w:date="2026-01-01T00:00:00Z">
        <w:r>
          <w:t xml:space="preserve">and</w:t>
        </w:r>
      </w:ins>
      <w:ins w:id="43"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44" w:author="PR Preview" w:date="2026-01-01T00:00:00Z">
        <w:r>
          <w:t xml:space="preserve">, so</w:t>
        </w:r>
      </w:ins>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ins w:id="45" w:author="PR Preview" w:date="2026-01-01T00:00:00Z">
        <w:r>
          <w:t xml:space="preserve">which matches</w:t>
        </w:r>
      </w:ins>
      <w:ins w:id="46"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47" w:author="PR Preview" w:date="2026-01-01T00:00:00Z">
        <w:r>
          <w:t xml:space="preserve"> </w:t>
        </w:r>
      </w:ins>
      <w:ins w:id="48" w:author="PR Preview" w:date="2026-01-01T00:00:00Z">
        <w:r>
          <w:t xml:space="preserve">from</w:t>
        </w:r>
      </w:ins>
      <w:ins w:id="49" w:author="PR Preview" w:date="2026-01-01T00:00:00Z">
        <w:r>
          <w:t xml:space="preserve"> </w:t>
        </w:r>
      </w:ins>
      <w:hyperlink w:anchor="exm-frobenius-norm">
        <w:ins w:id="50" w:author="PR Preview" w:date="2026-01-01T00:00:00Z">
          <w:r>
            <w:rPr>
              <w:rStyle w:val="Hyperlink"/>
            </w:rPr>
            <w:t xml:space="preserve">Example 133</w:t>
          </w:r>
        </w:ins>
      </w:hyperlink>
      <w:ins w:id="51" w:author="PR Preview" w:date="2026-01-01T00:00:00Z">
        <w:r>
          <w:t xml:space="preserve">.</w:t>
        </w:r>
      </w:ins>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del w:id="52" w:author="PR Preview" w:date="2026-01-01T00:00:00Z">
        <w:r>
          <w:rPr>
            <w:b/>
            <w:bCs/>
          </w:rPr>
          <w:delText xml:space="preserve">Example 134 (Eigenvectors of a</w:delText>
        </w:r>
      </w:del>
      <w:del w:id="53" w:author="PR Preview" w:date="2026-01-01T00:00:00Z">
        <w:r>
          <w:rPr>
            <w:b/>
            <w:bCs/>
          </w:rPr>
          <w:delText xml:space="preserve"> </w:delText>
        </w:r>
      </w:del>
      <m:oMath>
        <m:r>
          <m:t>2</m:t>
        </m:r>
        <m:r>
          <m:rPr>
            <m:sty m:val="p"/>
          </m:rPr>
          <m:t>×</m:t>
        </m:r>
        <m:r>
          <m:t>2</m:t>
        </m:r>
      </m:oMath>
      <w:del w:id="54" w:author="PR Preview" w:date="2026-01-01T00:00:00Z">
        <w:r>
          <w:rPr>
            <w:b/>
            <w:bCs/>
          </w:rPr>
          <w:delText xml:space="preserve"> </w:delText>
        </w:r>
      </w:del>
      <w:del w:id="55" w:author="PR Preview" w:date="2026-01-01T00:00:00Z">
        <w:r>
          <w:rPr>
            <w:b/>
            <w:bCs/>
          </w:rPr>
          <w:delText xml:space="preserve">matrix)</w:delText>
        </w:r>
      </w:del>
      <w:del w:id="56" w:author="PR Preview" w:date="2026-01-01T00:00:00Z">
        <w:r>
          <w:delText xml:space="preserve"> </w:delText>
        </w:r>
      </w:del>
      <w:del w:id="57" w:author="PR Preview" w:date="2026-01-01T00:00:00Z">
        <w:r>
          <w:delText xml:space="preserve">Let</w:delText>
        </w:r>
      </w:del>
      <w:del w:id="5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59" w:author="PR Preview" w:date="2026-01-01T00:00:00Z">
        <w:r>
          <w:delText xml:space="preserve">.</w:delText>
        </w:r>
      </w:del>
    </w:p>
    <w:p>
      <w:pPr>
        <w:pStyle w:val="BodyText"/>
      </w:pPr>
      <w:ins w:id="60" w:author="PR Preview" w:date="2026-01-01T00:00:00Z">
        <w:r>
          <w:rPr>
            <w:b/>
            <w:bCs/>
          </w:rPr>
          <w:t xml:space="preserve">Example 135 (Eigenvectors of a</w:t>
        </w:r>
      </w:ins>
      <w:ins w:id="61" w:author="PR Preview" w:date="2026-01-01T00:00:00Z">
        <w:r>
          <w:rPr>
            <w:b/>
            <w:bCs/>
          </w:rPr>
          <w:t xml:space="preserve"> </w:t>
        </w:r>
      </w:ins>
      <m:oMath>
        <m:r>
          <m:t>2</m:t>
        </m:r>
        <m:r>
          <m:rPr>
            <m:sty m:val="p"/>
          </m:rPr>
          <m:t>×</m:t>
        </m:r>
        <m:r>
          <m:t>2</m:t>
        </m:r>
      </m:oMath>
      <w:ins w:id="62" w:author="PR Preview" w:date="2026-01-01T00:00:00Z">
        <w:r>
          <w:rPr>
            <w:b/>
            <w:bCs/>
          </w:rPr>
          <w:t xml:space="preserve"> </w:t>
        </w:r>
      </w:ins>
      <w:ins w:id="63" w:author="PR Preview" w:date="2026-01-01T00:00:00Z">
        <w:r>
          <w:rPr>
            <w:b/>
            <w:bCs/>
          </w:rPr>
          <w:t xml:space="preserve">matrix)</w:t>
        </w:r>
      </w:ins>
      <w:ins w:id="64" w:author="PR Preview" w:date="2026-01-01T00:00:00Z">
        <w:r>
          <w:t xml:space="preserve"> </w:t>
        </w:r>
      </w:ins>
      <w:ins w:id="65" w:author="PR Preview" w:date="2026-01-01T00:00:00Z">
        <w:r>
          <w:t xml:space="preserve">Let</w:t>
        </w:r>
      </w:ins>
      <w:ins w:id="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7"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del w:id="68" w:author="PR Preview" w:date="2026-01-01T00:00:00Z">
        <w:r>
          <w:delText xml:space="preserve">For example, in</w:delText>
        </w:r>
      </w:del>
      <w:del w:id="69" w:author="PR Preview" w:date="2026-01-01T00:00:00Z">
        <w:r>
          <w:delText xml:space="preserve"> </w:delText>
        </w:r>
      </w:del>
      <w:hyperlink w:anchor="exm-eigenvalue">
        <w:del w:id="70" w:author="PR Preview" w:date="2026-01-01T00:00:00Z">
          <w:r>
            <w:rPr>
              <w:rStyle w:val="Hyperlink"/>
            </w:rPr>
            <w:delText xml:space="preserve">Example 134</w:delText>
          </w:r>
        </w:del>
      </w:hyperlink>
      <w:del w:id="71" w:author="PR Preview" w:date="2026-01-01T00:00:00Z">
        <w:r>
          <w:delText xml:space="preserve">,</w:delText>
        </w:r>
      </w:del>
      <w:del w:id="72"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73" w:author="PR Preview" w:date="2026-01-01T00:00:00Z">
        <w:r>
          <w:delText xml:space="preserve"> </w:delText>
        </w:r>
      </w:del>
      <w:del w:id="74" w:author="PR Preview" w:date="2026-01-01T00:00:00Z">
        <w:r>
          <w:delText xml:space="preserve">is also an eigenvector for the eigenvalue</w:delText>
        </w:r>
      </w:del>
      <w:del w:id="75" w:author="PR Preview" w:date="2026-01-01T00:00:00Z">
        <w:r>
          <w:delText xml:space="preserve"> </w:delText>
        </w:r>
      </w:del>
      <m:oMath>
        <m:r>
          <m:t>3</m:t>
        </m:r>
      </m:oMath>
      <w:del w:id="76"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77" w:author="PR Preview" w:date="2026-01-01T00:00:00Z">
        <w:r>
          <w:rPr>
            <w:b/>
            <w:bCs/>
          </w:rPr>
          <w:delText xml:space="preserve">Example 135 (A vector that is not an eigenvector)</w:delText>
        </w:r>
      </w:del>
      <w:del w:id="78" w:author="PR Preview" w:date="2026-01-01T00:00:00Z">
        <w:r>
          <w:delText xml:space="preserve"> </w:delText>
        </w:r>
      </w:del>
      <w:del w:id="79" w:author="PR Preview" w:date="2026-01-01T00:00:00Z">
        <w:r>
          <w:delText xml:space="preserve">For the same</w:delText>
        </w:r>
      </w:del>
      <w:del w:id="80" w:author="PR Preview" w:date="2026-01-01T00:00:00Z">
        <w:r>
          <w:delText xml:space="preserve"> </w:delText>
        </w:r>
      </w:del>
      <m:oMath>
        <m:r>
          <m:rPr>
            <m:sty m:val="bi"/>
          </m:rPr>
          <m:t>A</m:t>
        </m:r>
      </m:oMath>
      <w:del w:id="81" w:author="PR Preview" w:date="2026-01-01T00:00:00Z">
        <w:r>
          <w:delText xml:space="preserve">,</w:delText>
        </w:r>
      </w:del>
      <w:del w:id="82" w:author="PR Preview" w:date="2026-01-01T00:00:00Z">
        <w:r>
          <w:delText xml:space="preserve"> </w:delText>
        </w:r>
      </w:del>
      <m:oMath>
        <m:r>
          <m:rPr>
            <m:sty m:val="p"/>
          </m:rPr>
          <m:t>(</m:t>
        </m:r>
        <m:r>
          <m:t>1</m:t>
        </m:r>
        <m:r>
          <m:rPr>
            <m:sty m:val="p"/>
          </m:rPr>
          <m:t>,</m:t>
        </m:r>
        <m:r>
          <m:t>0</m:t>
        </m:r>
        <m:r>
          <m:rPr>
            <m:sty m:val="p"/>
          </m:rPr>
          <m:t>)</m:t>
        </m:r>
      </m:oMath>
      <w:del w:id="83" w:author="PR Preview" w:date="2026-01-01T00:00:00Z">
        <w:r>
          <w:delText xml:space="preserve"> </w:delText>
        </w:r>
      </w:del>
      <w:del w:id="84" w:author="PR Preview" w:date="2026-01-01T00:00:00Z">
        <w:r>
          <w:delText xml:space="preserve">is not an eigenvector:</w:delText>
        </w:r>
      </w:del>
    </w:p>
    <w:p>
      <w:pPr>
        <w:pStyle w:val="FirstParagraph"/>
      </w:pPr>
      <w:ins w:id="85" w:author="PR Preview" w:date="2026-01-01T00:00:00Z">
        <w:r>
          <w:t xml:space="preserve">For example, in</w:t>
        </w:r>
      </w:ins>
      <w:ins w:id="86" w:author="PR Preview" w:date="2026-01-01T00:00:00Z">
        <w:r>
          <w:t xml:space="preserve"> </w:t>
        </w:r>
      </w:ins>
      <w:hyperlink w:anchor="exm-eigenvalue">
        <w:ins w:id="87" w:author="PR Preview" w:date="2026-01-01T00:00:00Z">
          <w:r>
            <w:rPr>
              <w:rStyle w:val="Hyperlink"/>
            </w:rPr>
            <w:t xml:space="preserve">Example 135</w:t>
          </w:r>
        </w:ins>
      </w:hyperlink>
      <w:ins w:id="88" w:author="PR Preview" w:date="2026-01-01T00:00:00Z">
        <w:r>
          <w:t xml:space="preserve">,</w:t>
        </w:r>
      </w:ins>
      <w:ins w:id="89"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90" w:author="PR Preview" w:date="2026-01-01T00:00:00Z">
        <w:r>
          <w:t xml:space="preserve"> </w:t>
        </w:r>
      </w:ins>
      <w:ins w:id="91" w:author="PR Preview" w:date="2026-01-01T00:00:00Z">
        <w:r>
          <w:t xml:space="preserve">is also an eigenvector for the eigenvalue</w:t>
        </w:r>
      </w:ins>
      <w:ins w:id="92" w:author="PR Preview" w:date="2026-01-01T00:00:00Z">
        <w:r>
          <w:t xml:space="preserve"> </w:t>
        </w:r>
      </w:ins>
      <m:oMath>
        <m:r>
          <m:t>3</m:t>
        </m:r>
      </m:oMath>
      <w:ins w:id="9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ins w:id="94" w:author="PR Preview" w:date="2026-01-01T00:00:00Z">
        <w:r>
          <w:rPr>
            <w:b/>
            <w:bCs/>
          </w:rPr>
          <w:t xml:space="preserve">Example 136 (A vector that is not an eigenvector)</w:t>
        </w:r>
      </w:ins>
      <w:ins w:id="95" w:author="PR Preview" w:date="2026-01-01T00:00:00Z">
        <w:r>
          <w:t xml:space="preserve"> </w:t>
        </w:r>
      </w:ins>
      <w:ins w:id="96" w:author="PR Preview" w:date="2026-01-01T00:00:00Z">
        <w:r>
          <w:t xml:space="preserve">For the same</w:t>
        </w:r>
      </w:ins>
      <w:ins w:id="97" w:author="PR Preview" w:date="2026-01-01T00:00:00Z">
        <w:r>
          <w:t xml:space="preserve"> </w:t>
        </w:r>
      </w:ins>
      <m:oMath>
        <m:r>
          <m:rPr>
            <m:sty m:val="bi"/>
          </m:rPr>
          <m:t>A</m:t>
        </m:r>
      </m:oMath>
      <w:ins w:id="98" w:author="PR Preview" w:date="2026-01-01T00:00:00Z">
        <w:r>
          <w:t xml:space="preserve">,</w:t>
        </w:r>
      </w:ins>
      <w:ins w:id="99" w:author="PR Preview" w:date="2026-01-01T00:00:00Z">
        <w:r>
          <w:t xml:space="preserve"> </w:t>
        </w:r>
      </w:ins>
      <m:oMath>
        <m:r>
          <m:rPr>
            <m:sty m:val="p"/>
          </m:rPr>
          <m:t>(</m:t>
        </m:r>
        <m:r>
          <m:t>1</m:t>
        </m:r>
        <m:r>
          <m:rPr>
            <m:sty m:val="p"/>
          </m:rPr>
          <m:t>,</m:t>
        </m:r>
        <m:r>
          <m:t>0</m:t>
        </m:r>
        <m:r>
          <m:rPr>
            <m:sty m:val="p"/>
          </m:rPr>
          <m:t>)</m:t>
        </m:r>
      </m:oMath>
      <w:ins w:id="100" w:author="PR Preview" w:date="2026-01-01T00:00:00Z">
        <w:r>
          <w:t xml:space="preserve"> </w:t>
        </w:r>
      </w:ins>
      <w:ins w:id="101"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del w:id="102" w:author="PR Preview" w:date="2026-01-01T00:00:00Z">
        <w:r>
          <w:rPr>
            <w:b/>
            <w:bCs/>
          </w:rPr>
          <w:delText xml:space="preserve">Theorem 69 (Spectral theorem for symmetric matrices)</w:delText>
        </w:r>
      </w:del>
      <w:del w:id="103" w:author="PR Preview" w:date="2026-01-01T00:00:00Z">
        <w:r>
          <w:delText xml:space="preserve"> </w:delText>
        </w:r>
      </w:del>
      <w:del w:id="104" w:author="PR Preview" w:date="2026-01-01T00:00:00Z">
        <w:r>
          <w:delText xml:space="preserve">If</w:delText>
        </w:r>
      </w:del>
      <w:del w:id="105" w:author="PR Preview" w:date="2026-01-01T00:00:00Z">
        <w:r>
          <w:delText xml:space="preserve"> </w:delText>
        </w:r>
      </w:del>
      <m:oMath>
        <m:r>
          <m:rPr>
            <m:sty m:val="bi"/>
          </m:rPr>
          <m:t>A</m:t>
        </m:r>
      </m:oMath>
      <w:del w:id="106" w:author="PR Preview" w:date="2026-01-01T00:00:00Z">
        <w:r>
          <w:delText xml:space="preserve"> </w:delText>
        </w:r>
      </w:del>
      <w:del w:id="107" w:author="PR Preview" w:date="2026-01-01T00:00:00Z">
        <w:r>
          <w:delText xml:space="preserve">is a</w:delText>
        </w:r>
      </w:del>
      <w:del w:id="108" w:author="PR Preview" w:date="2026-01-01T00:00:00Z">
        <w:r>
          <w:delText xml:space="preserve"> </w:delText>
        </w:r>
      </w:del>
      <m:oMath>
        <m:r>
          <m:t>p</m:t>
        </m:r>
        <m:r>
          <m:rPr>
            <m:sty m:val="p"/>
          </m:rPr>
          <m:t>×</m:t>
        </m:r>
        <m:r>
          <m:t>p</m:t>
        </m:r>
      </m:oMath>
      <w:del w:id="109" w:author="PR Preview" w:date="2026-01-01T00:00:00Z">
        <w:r>
          <w:delText xml:space="preserve"> </w:delText>
        </w:r>
      </w:del>
      <w:del w:id="110" w:author="PR Preview" w:date="2026-01-01T00:00:00Z">
        <w:r>
          <w:delText xml:space="preserve">symmetric matrix (</w:delText>
        </w:r>
      </w:del>
      <w:hyperlink w:anchor="def-symmetric-matrix">
        <w:del w:id="111" w:author="PR Preview" w:date="2026-01-01T00:00:00Z">
          <w:r>
            <w:rPr>
              <w:rStyle w:val="Hyperlink"/>
            </w:rPr>
            <w:delText xml:space="preserve">Definition 69</w:delText>
          </w:r>
        </w:del>
      </w:hyperlink>
      <w:del w:id="112" w:author="PR Preview" w:date="2026-01-01T00:00:00Z">
        <w:r>
          <w:delText xml:space="preserve">)</w:delText>
        </w:r>
      </w:del>
      <w:del w:id="113" w:author="PR Preview" w:date="2026-01-01T00:00:00Z">
        <w:r>
          <w:delText xml:space="preserve"> </w:delText>
        </w:r>
      </w:del>
      <w:del w:id="114" w:author="PR Preview" w:date="2026-01-01T00:00:00Z">
        <w:r>
          <w:delText xml:space="preserve">with real entries,</w:delText>
        </w:r>
      </w:del>
      <w:del w:id="115" w:author="PR Preview" w:date="2026-01-01T00:00:00Z">
        <w:r>
          <w:delText xml:space="preserve"> </w:delText>
        </w:r>
      </w:del>
      <w:del w:id="116" w:author="PR Preview" w:date="2026-01-01T00:00:00Z">
        <w:r>
          <w:delText xml:space="preserve">then there are a</w:delText>
        </w:r>
      </w:del>
      <w:del w:id="117" w:author="PR Preview" w:date="2026-01-01T00:00:00Z">
        <w:r>
          <w:delText xml:space="preserve"> </w:delText>
        </w:r>
      </w:del>
      <m:oMath>
        <m:r>
          <m:t>p</m:t>
        </m:r>
        <m:r>
          <m:rPr>
            <m:sty m:val="p"/>
          </m:rPr>
          <m:t>×</m:t>
        </m:r>
        <m:r>
          <m:t>p</m:t>
        </m:r>
      </m:oMath>
      <w:del w:id="118" w:author="PR Preview" w:date="2026-01-01T00:00:00Z">
        <w:r>
          <w:delText xml:space="preserve"> </w:delText>
        </w:r>
      </w:del>
      <w:del w:id="119" w:author="PR Preview" w:date="2026-01-01T00:00:00Z">
        <w:r>
          <w:delText xml:space="preserve">orthogonal matrix</w:delText>
        </w:r>
      </w:del>
      <w:del w:id="120" w:author="PR Preview" w:date="2026-01-01T00:00:00Z">
        <w:r>
          <w:delText xml:space="preserve"> </w:delText>
        </w:r>
      </w:del>
      <m:oMath>
        <m:r>
          <m:rPr>
            <m:sty m:val="bi"/>
          </m:rPr>
          <m:t>Q</m:t>
        </m:r>
      </m:oMath>
      <w:del w:id="121" w:author="PR Preview" w:date="2026-01-01T00:00:00Z">
        <w:r>
          <w:delText xml:space="preserve"> </w:delText>
        </w:r>
      </w:del>
      <w:del w:id="122" w:author="PR Preview" w:date="2026-01-01T00:00:00Z">
        <w:r>
          <w:delText xml:space="preserve">(</w:delText>
        </w:r>
      </w:del>
      <w:hyperlink w:anchor="def-orthogonal-matrix">
        <w:del w:id="123" w:author="PR Preview" w:date="2026-01-01T00:00:00Z">
          <w:r>
            <w:rPr>
              <w:rStyle w:val="Hyperlink"/>
            </w:rPr>
            <w:delText xml:space="preserve">Definition 76</w:delText>
          </w:r>
        </w:del>
      </w:hyperlink>
      <w:del w:id="124" w:author="PR Preview" w:date="2026-01-01T00:00:00Z">
        <w:r>
          <w:delText xml:space="preserve">)</w:delText>
        </w:r>
      </w:del>
      <w:del w:id="125" w:author="PR Preview" w:date="2026-01-01T00:00:00Z">
        <w:r>
          <w:delText xml:space="preserve"> </w:delText>
        </w:r>
      </w:del>
      <w:del w:id="126" w:author="PR Preview" w:date="2026-01-01T00:00:00Z">
        <w:r>
          <w:delText xml:space="preserve">and a</w:delText>
        </w:r>
      </w:del>
      <w:del w:id="127" w:author="PR Preview" w:date="2026-01-01T00:00:00Z">
        <w:r>
          <w:delText xml:space="preserve"> </w:delText>
        </w:r>
      </w:del>
      <m:oMath>
        <m:r>
          <m:t>p</m:t>
        </m:r>
        <m:r>
          <m:rPr>
            <m:sty m:val="p"/>
          </m:rPr>
          <m:t>×</m:t>
        </m:r>
        <m:r>
          <m:t>p</m:t>
        </m:r>
      </m:oMath>
      <w:del w:id="128" w:author="PR Preview" w:date="2026-01-01T00:00:00Z">
        <w:r>
          <w:delText xml:space="preserve"> </w:delText>
        </w:r>
      </w:del>
      <w:del w:id="129" w:author="PR Preview" w:date="2026-01-01T00:00:00Z">
        <w:r>
          <w:delText xml:space="preserve">diagonal matrix</w:delText>
        </w:r>
      </w:del>
      <w:del w:id="130" w:author="PR Preview" w:date="2026-01-01T00:00:00Z">
        <w:r>
          <w:delText xml:space="preserve"> </w:delText>
        </w:r>
      </w:del>
      <m:oMath>
        <m:r>
          <m:rPr>
            <m:sty m:val="b"/>
          </m:rPr>
          <m:t>Λ</m:t>
        </m:r>
      </m:oMath>
      <w:del w:id="131" w:author="PR Preview" w:date="2026-01-01T00:00:00Z">
        <w:r>
          <w:delText xml:space="preserve"> </w:delText>
        </w:r>
      </w:del>
      <w:del w:id="132" w:author="PR Preview" w:date="2026-01-01T00:00:00Z">
        <w:r>
          <w:delText xml:space="preserve">(</w:delText>
        </w:r>
      </w:del>
      <w:hyperlink w:anchor="def-diagonal-matrix">
        <w:del w:id="133" w:author="PR Preview" w:date="2026-01-01T00:00:00Z">
          <w:r>
            <w:rPr>
              <w:rStyle w:val="Hyperlink"/>
            </w:rPr>
            <w:delText xml:space="preserve">Definition 70</w:delText>
          </w:r>
        </w:del>
      </w:hyperlink>
      <w:del w:id="134" w:author="PR Preview" w:date="2026-01-01T00:00:00Z">
        <w:r>
          <w:delText xml:space="preserve">)</w:delText>
        </w:r>
      </w:del>
      <w:del w:id="135" w:author="PR Preview" w:date="2026-01-01T00:00:00Z">
        <w:r>
          <w:delText xml:space="preserve"> </w:delText>
        </w:r>
      </w:del>
      <w:del w:id="136" w:author="PR Preview" w:date="2026-01-01T00:00:00Z">
        <w:r>
          <w:delText xml:space="preserve">with real diagonal entries</w:delText>
        </w:r>
      </w:del>
      <w:del w:id="137"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38" w:author="PR Preview" w:date="2026-01-01T00:00:00Z">
        <w:r>
          <w:delText xml:space="preserve"> </w:delText>
        </w:r>
      </w:del>
      <w:del w:id="139" w:author="PR Preview" w:date="2026-01-01T00:00:00Z">
        <w:r>
          <w:delText xml:space="preserve">such that</w:delText>
        </w:r>
      </w:del>
    </w:p>
    <w:p>
      <w:pPr>
        <w:pStyle w:val="FirstParagraph"/>
      </w:pPr>
      <w:ins w:id="140" w:author="PR Preview" w:date="2026-01-01T00:00:00Z">
        <w:r>
          <w:rPr>
            <w:b/>
            <w:bCs/>
          </w:rPr>
          <w:t xml:space="preserve">Theorem 70 (Spectral theorem for symmetric matrices)</w:t>
        </w:r>
      </w:ins>
      <w:ins w:id="141" w:author="PR Preview" w:date="2026-01-01T00:00:00Z">
        <w:r>
          <w:t xml:space="preserve"> </w:t>
        </w:r>
      </w:ins>
      <w:ins w:id="142" w:author="PR Preview" w:date="2026-01-01T00:00:00Z">
        <w:r>
          <w:t xml:space="preserve">If</w:t>
        </w:r>
      </w:ins>
      <w:ins w:id="143" w:author="PR Preview" w:date="2026-01-01T00:00:00Z">
        <w:r>
          <w:t xml:space="preserve"> </w:t>
        </w:r>
      </w:ins>
      <m:oMath>
        <m:r>
          <m:rPr>
            <m:sty m:val="bi"/>
          </m:rPr>
          <m:t>A</m:t>
        </m:r>
      </m:oMath>
      <w:ins w:id="144" w:author="PR Preview" w:date="2026-01-01T00:00:00Z">
        <w:r>
          <w:t xml:space="preserve"> </w:t>
        </w:r>
      </w:ins>
      <w:ins w:id="145" w:author="PR Preview" w:date="2026-01-01T00:00:00Z">
        <w:r>
          <w:t xml:space="preserve">is a</w:t>
        </w:r>
      </w:ins>
      <w:ins w:id="146" w:author="PR Preview" w:date="2026-01-01T00:00:00Z">
        <w:r>
          <w:t xml:space="preserve"> </w:t>
        </w:r>
      </w:ins>
      <m:oMath>
        <m:r>
          <m:t>p</m:t>
        </m:r>
        <m:r>
          <m:rPr>
            <m:sty m:val="p"/>
          </m:rPr>
          <m:t>×</m:t>
        </m:r>
        <m:r>
          <m:t>p</m:t>
        </m:r>
      </m:oMath>
      <w:ins w:id="147" w:author="PR Preview" w:date="2026-01-01T00:00:00Z">
        <w:r>
          <w:t xml:space="preserve"> </w:t>
        </w:r>
      </w:ins>
      <w:ins w:id="148" w:author="PR Preview" w:date="2026-01-01T00:00:00Z">
        <w:r>
          <w:t xml:space="preserve">symmetric matrix (</w:t>
        </w:r>
      </w:ins>
      <w:hyperlink w:anchor="def-symmetric-matrix">
        <w:ins w:id="149" w:author="PR Preview" w:date="2026-01-01T00:00:00Z">
          <w:r>
            <w:rPr>
              <w:rStyle w:val="Hyperlink"/>
            </w:rPr>
            <w:t xml:space="preserve">Definition 69</w:t>
          </w:r>
        </w:ins>
      </w:hyperlink>
      <w:ins w:id="150" w:author="PR Preview" w:date="2026-01-01T00:00:00Z">
        <w:r>
          <w:t xml:space="preserve">)</w:t>
        </w:r>
      </w:ins>
      <w:ins w:id="151" w:author="PR Preview" w:date="2026-01-01T00:00:00Z">
        <w:r>
          <w:t xml:space="preserve"> </w:t>
        </w:r>
      </w:ins>
      <w:ins w:id="152" w:author="PR Preview" w:date="2026-01-01T00:00:00Z">
        <w:r>
          <w:t xml:space="preserve">with real entries,</w:t>
        </w:r>
      </w:ins>
      <w:ins w:id="153" w:author="PR Preview" w:date="2026-01-01T00:00:00Z">
        <w:r>
          <w:t xml:space="preserve"> </w:t>
        </w:r>
      </w:ins>
      <w:ins w:id="154" w:author="PR Preview" w:date="2026-01-01T00:00:00Z">
        <w:r>
          <w:t xml:space="preserve">then there are a</w:t>
        </w:r>
      </w:ins>
      <w:ins w:id="155" w:author="PR Preview" w:date="2026-01-01T00:00:00Z">
        <w:r>
          <w:t xml:space="preserve"> </w:t>
        </w:r>
      </w:ins>
      <m:oMath>
        <m:r>
          <m:t>p</m:t>
        </m:r>
        <m:r>
          <m:rPr>
            <m:sty m:val="p"/>
          </m:rPr>
          <m:t>×</m:t>
        </m:r>
        <m:r>
          <m:t>p</m:t>
        </m:r>
      </m:oMath>
      <w:ins w:id="156" w:author="PR Preview" w:date="2026-01-01T00:00:00Z">
        <w:r>
          <w:t xml:space="preserve"> </w:t>
        </w:r>
      </w:ins>
      <w:ins w:id="157" w:author="PR Preview" w:date="2026-01-01T00:00:00Z">
        <w:r>
          <w:t xml:space="preserve">orthogonal matrix</w:t>
        </w:r>
      </w:ins>
      <w:ins w:id="158" w:author="PR Preview" w:date="2026-01-01T00:00:00Z">
        <w:r>
          <w:t xml:space="preserve"> </w:t>
        </w:r>
      </w:ins>
      <m:oMath>
        <m:r>
          <m:rPr>
            <m:sty m:val="bi"/>
          </m:rPr>
          <m:t>Q</m:t>
        </m:r>
      </m:oMath>
      <w:ins w:id="159" w:author="PR Preview" w:date="2026-01-01T00:00:00Z">
        <w:r>
          <w:t xml:space="preserve"> </w:t>
        </w:r>
      </w:ins>
      <w:ins w:id="160" w:author="PR Preview" w:date="2026-01-01T00:00:00Z">
        <w:r>
          <w:t xml:space="preserve">(</w:t>
        </w:r>
      </w:ins>
      <w:hyperlink w:anchor="def-orthogonal-matrix">
        <w:ins w:id="161" w:author="PR Preview" w:date="2026-01-01T00:00:00Z">
          <w:r>
            <w:rPr>
              <w:rStyle w:val="Hyperlink"/>
            </w:rPr>
            <w:t xml:space="preserve">Definition 76</w:t>
          </w:r>
        </w:ins>
      </w:hyperlink>
      <w:ins w:id="162" w:author="PR Preview" w:date="2026-01-01T00:00:00Z">
        <w:r>
          <w:t xml:space="preserve">)</w:t>
        </w:r>
      </w:ins>
      <w:ins w:id="163" w:author="PR Preview" w:date="2026-01-01T00:00:00Z">
        <w:r>
          <w:t xml:space="preserve"> </w:t>
        </w:r>
      </w:ins>
      <w:ins w:id="164" w:author="PR Preview" w:date="2026-01-01T00:00:00Z">
        <w:r>
          <w:t xml:space="preserve">and a</w:t>
        </w:r>
      </w:ins>
      <w:ins w:id="165" w:author="PR Preview" w:date="2026-01-01T00:00:00Z">
        <w:r>
          <w:t xml:space="preserve"> </w:t>
        </w:r>
      </w:ins>
      <m:oMath>
        <m:r>
          <m:t>p</m:t>
        </m:r>
        <m:r>
          <m:rPr>
            <m:sty m:val="p"/>
          </m:rPr>
          <m:t>×</m:t>
        </m:r>
        <m:r>
          <m:t>p</m:t>
        </m:r>
      </m:oMath>
      <w:ins w:id="166" w:author="PR Preview" w:date="2026-01-01T00:00:00Z">
        <w:r>
          <w:t xml:space="preserve"> </w:t>
        </w:r>
      </w:ins>
      <w:ins w:id="167" w:author="PR Preview" w:date="2026-01-01T00:00:00Z">
        <w:r>
          <w:t xml:space="preserve">diagonal matrix</w:t>
        </w:r>
      </w:ins>
      <w:ins w:id="168" w:author="PR Preview" w:date="2026-01-01T00:00:00Z">
        <w:r>
          <w:t xml:space="preserve"> </w:t>
        </w:r>
      </w:ins>
      <m:oMath>
        <m:r>
          <m:rPr>
            <m:sty m:val="b"/>
          </m:rPr>
          <m:t>Λ</m:t>
        </m:r>
      </m:oMath>
      <w:ins w:id="169" w:author="PR Preview" w:date="2026-01-01T00:00:00Z">
        <w:r>
          <w:t xml:space="preserve"> </w:t>
        </w:r>
      </w:ins>
      <w:ins w:id="170" w:author="PR Preview" w:date="2026-01-01T00:00:00Z">
        <w:r>
          <w:t xml:space="preserve">(</w:t>
        </w:r>
      </w:ins>
      <w:hyperlink w:anchor="def-diagonal-matrix">
        <w:ins w:id="171" w:author="PR Preview" w:date="2026-01-01T00:00:00Z">
          <w:r>
            <w:rPr>
              <w:rStyle w:val="Hyperlink"/>
            </w:rPr>
            <w:t xml:space="preserve">Definition 70</w:t>
          </w:r>
        </w:ins>
      </w:hyperlink>
      <w:ins w:id="172" w:author="PR Preview" w:date="2026-01-01T00:00:00Z">
        <w:r>
          <w:t xml:space="preserve">)</w:t>
        </w:r>
      </w:ins>
      <w:ins w:id="173" w:author="PR Preview" w:date="2026-01-01T00:00:00Z">
        <w:r>
          <w:t xml:space="preserve"> </w:t>
        </w:r>
      </w:ins>
      <w:ins w:id="174" w:author="PR Preview" w:date="2026-01-01T00:00:00Z">
        <w:r>
          <w:t xml:space="preserve">with real diagonal entries</w:t>
        </w:r>
      </w:ins>
      <w:ins w:id="17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76" w:author="PR Preview" w:date="2026-01-01T00:00:00Z">
        <w:r>
          <w:t xml:space="preserve"> </w:t>
        </w:r>
      </w:ins>
      <w:ins w:id="177"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178" w:author="PR Preview" w:date="2026-01-01T00:00:00Z">
        <w:r>
          <w:delText xml:space="preserve">a diagonal matrix with the eigenvalues</w:delText>
        </w:r>
      </w:del>
      <w:del w:id="179" w:author="PR Preview" w:date="2026-01-01T00:00:00Z">
        <w:r>
          <w:delText xml:space="preserve"> </w:delText>
        </w:r>
      </w:del>
      <m:oMath>
        <m:r>
          <m:t>3</m:t>
        </m:r>
      </m:oMath>
      <w:del w:id="180" w:author="PR Preview" w:date="2026-01-01T00:00:00Z">
        <w:r>
          <w:delText xml:space="preserve"> </w:delText>
        </w:r>
      </w:del>
      <w:del w:id="181" w:author="PR Preview" w:date="2026-01-01T00:00:00Z">
        <w:r>
          <w:delText xml:space="preserve">and</w:delText>
        </w:r>
      </w:del>
      <w:del w:id="182" w:author="PR Preview" w:date="2026-01-01T00:00:00Z">
        <w:r>
          <w:delText xml:space="preserve"> </w:delText>
        </w:r>
      </w:del>
      <m:oMath>
        <m:r>
          <m:t>1</m:t>
        </m:r>
      </m:oMath>
      <w:del w:id="183" w:author="PR Preview" w:date="2026-01-01T00:00:00Z">
        <w:r>
          <w:delText xml:space="preserve"> </w:delText>
        </w:r>
      </w:del>
      <w:del w:id="184" w:author="PR Preview" w:date="2026-01-01T00:00:00Z">
        <w:r>
          <w:delText xml:space="preserve">of</w:delText>
        </w:r>
      </w:del>
      <w:del w:id="185" w:author="PR Preview" w:date="2026-01-01T00:00:00Z">
        <w:r>
          <w:delText xml:space="preserve"> </w:delText>
        </w:r>
      </w:del>
      <m:oMath>
        <m:r>
          <m:rPr>
            <m:sty m:val="bi"/>
          </m:rPr>
          <m:t>A</m:t>
        </m:r>
      </m:oMath>
      <w:del w:id="186" w:author="PR Preview" w:date="2026-01-01T00:00:00Z">
        <w:r>
          <w:delText xml:space="preserve"> </w:delText>
        </w:r>
      </w:del>
      <w:del w:id="187" w:author="PR Preview" w:date="2026-01-01T00:00:00Z">
        <w:r>
          <w:delText xml:space="preserve">from</w:delText>
        </w:r>
      </w:del>
      <w:del w:id="188" w:author="PR Preview" w:date="2026-01-01T00:00:00Z">
        <w:r>
          <w:delText xml:space="preserve"> </w:delText>
        </w:r>
      </w:del>
      <w:hyperlink w:anchor="exm-eigenvalue">
        <w:del w:id="189" w:author="PR Preview" w:date="2026-01-01T00:00:00Z">
          <w:r>
            <w:rPr>
              <w:rStyle w:val="Hyperlink"/>
            </w:rPr>
            <w:delText xml:space="preserve">Example 134</w:delText>
          </w:r>
        </w:del>
      </w:hyperlink>
      <w:del w:id="190" w:author="PR Preview" w:date="2026-01-01T00:00:00Z">
        <w:r>
          <w:delText xml:space="preserve"> </w:delText>
        </w:r>
      </w:del>
      <w:del w:id="191" w:author="PR Preview" w:date="2026-01-01T00:00:00Z">
        <w:r>
          <w:delText xml:space="preserve">on its diagonal.</w:delText>
        </w:r>
      </w:del>
    </w:p>
    <w:p>
      <w:pPr>
        <w:pStyle w:val="FirstParagraph"/>
      </w:pPr>
      <w:ins w:id="192" w:author="PR Preview" w:date="2026-01-01T00:00:00Z">
        <w:r>
          <w:t xml:space="preserve">a diagonal matrix with the eigenvalues</w:t>
        </w:r>
      </w:ins>
      <w:ins w:id="193" w:author="PR Preview" w:date="2026-01-01T00:00:00Z">
        <w:r>
          <w:t xml:space="preserve"> </w:t>
        </w:r>
      </w:ins>
      <m:oMath>
        <m:r>
          <m:t>3</m:t>
        </m:r>
      </m:oMath>
      <w:ins w:id="194" w:author="PR Preview" w:date="2026-01-01T00:00:00Z">
        <w:r>
          <w:t xml:space="preserve"> </w:t>
        </w:r>
      </w:ins>
      <w:ins w:id="195" w:author="PR Preview" w:date="2026-01-01T00:00:00Z">
        <w:r>
          <w:t xml:space="preserve">and</w:t>
        </w:r>
      </w:ins>
      <w:ins w:id="196" w:author="PR Preview" w:date="2026-01-01T00:00:00Z">
        <w:r>
          <w:t xml:space="preserve"> </w:t>
        </w:r>
      </w:ins>
      <m:oMath>
        <m:r>
          <m:t>1</m:t>
        </m:r>
      </m:oMath>
      <w:ins w:id="197" w:author="PR Preview" w:date="2026-01-01T00:00:00Z">
        <w:r>
          <w:t xml:space="preserve"> </w:t>
        </w:r>
      </w:ins>
      <w:ins w:id="198" w:author="PR Preview" w:date="2026-01-01T00:00:00Z">
        <w:r>
          <w:t xml:space="preserve">of</w:t>
        </w:r>
      </w:ins>
      <w:ins w:id="199" w:author="PR Preview" w:date="2026-01-01T00:00:00Z">
        <w:r>
          <w:t xml:space="preserve"> </w:t>
        </w:r>
      </w:ins>
      <m:oMath>
        <m:r>
          <m:rPr>
            <m:sty m:val="bi"/>
          </m:rPr>
          <m:t>A</m:t>
        </m:r>
      </m:oMath>
      <w:ins w:id="200" w:author="PR Preview" w:date="2026-01-01T00:00:00Z">
        <w:r>
          <w:t xml:space="preserve"> </w:t>
        </w:r>
      </w:ins>
      <w:ins w:id="201" w:author="PR Preview" w:date="2026-01-01T00:00:00Z">
        <w:r>
          <w:t xml:space="preserve">from</w:t>
        </w:r>
      </w:ins>
      <w:ins w:id="202" w:author="PR Preview" w:date="2026-01-01T00:00:00Z">
        <w:r>
          <w:t xml:space="preserve"> </w:t>
        </w:r>
      </w:ins>
      <w:hyperlink w:anchor="exm-eigenvalue">
        <w:ins w:id="203" w:author="PR Preview" w:date="2026-01-01T00:00:00Z">
          <w:r>
            <w:rPr>
              <w:rStyle w:val="Hyperlink"/>
            </w:rPr>
            <w:t xml:space="preserve">Example 135</w:t>
          </w:r>
        </w:ins>
      </w:hyperlink>
      <w:ins w:id="204" w:author="PR Preview" w:date="2026-01-01T00:00:00Z">
        <w:r>
          <w:t xml:space="preserve"> </w:t>
        </w:r>
      </w:ins>
      <w:ins w:id="205" w:author="PR Preview" w:date="2026-01-01T00:00:00Z">
        <w:r>
          <w:t xml:space="preserve">on its diagonal.</w:t>
        </w:r>
      </w:ins>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206" w:author="PR Preview" w:date="2026-01-01T00:00:00Z">
        <w:r>
          <w:delText xml:space="preserve">with</w:delText>
        </w:r>
      </w:del>
      <w:del w:id="207" w:author="PR Preview" w:date="2026-01-01T00:00:00Z">
        <w:r>
          <w:delText xml:space="preserve"> </w:delText>
        </w:r>
      </w:del>
      <m:oMath>
        <m:r>
          <m:rPr>
            <m:sty m:val="bi"/>
          </m:rPr>
          <m:t>Q</m:t>
        </m:r>
      </m:oMath>
      <w:del w:id="208" w:author="PR Preview" w:date="2026-01-01T00:00:00Z">
        <w:r>
          <w:delText xml:space="preserve"> </w:delText>
        </w:r>
      </w:del>
      <w:del w:id="209" w:author="PR Preview" w:date="2026-01-01T00:00:00Z">
        <w:r>
          <w:delText xml:space="preserve">a</w:delText>
        </w:r>
      </w:del>
      <w:del w:id="210" w:author="PR Preview" w:date="2026-01-01T00:00:00Z">
        <w:r>
          <w:delText xml:space="preserve"> </w:delText>
        </w:r>
      </w:del>
      <m:oMath>
        <m:r>
          <m:t>p</m:t>
        </m:r>
        <m:r>
          <m:rPr>
            <m:sty m:val="p"/>
          </m:rPr>
          <m:t>×</m:t>
        </m:r>
        <m:r>
          <m:t>p</m:t>
        </m:r>
      </m:oMath>
      <w:del w:id="211" w:author="PR Preview" w:date="2026-01-01T00:00:00Z">
        <w:r>
          <w:delText xml:space="preserve"> </w:delText>
        </w:r>
      </w:del>
      <w:del w:id="212" w:author="PR Preview" w:date="2026-01-01T00:00:00Z">
        <w:r>
          <w:delText xml:space="preserve">orthogonal matrix (</w:delText>
        </w:r>
      </w:del>
      <w:hyperlink w:anchor="def-orthogonal-matrix">
        <w:del w:id="213" w:author="PR Preview" w:date="2026-01-01T00:00:00Z">
          <w:r>
            <w:rPr>
              <w:rStyle w:val="Hyperlink"/>
            </w:rPr>
            <w:delText xml:space="preserve">Definition 76</w:delText>
          </w:r>
        </w:del>
      </w:hyperlink>
      <w:del w:id="214" w:author="PR Preview" w:date="2026-01-01T00:00:00Z">
        <w:r>
          <w:delText xml:space="preserve">)</w:delText>
        </w:r>
      </w:del>
      <w:del w:id="215" w:author="PR Preview" w:date="2026-01-01T00:00:00Z">
        <w:r>
          <w:delText xml:space="preserve"> </w:delText>
        </w:r>
      </w:del>
      <w:del w:id="216" w:author="PR Preview" w:date="2026-01-01T00:00:00Z">
        <w:r>
          <w:delText xml:space="preserve">and</w:delText>
        </w:r>
      </w:del>
      <w:del w:id="217" w:author="PR Preview" w:date="2026-01-01T00:00:00Z">
        <w:r>
          <w:delText xml:space="preserve"> </w:delText>
        </w:r>
      </w:del>
      <m:oMath>
        <m:r>
          <m:rPr>
            <m:sty m:val="b"/>
          </m:rPr>
          <m:t>Λ</m:t>
        </m:r>
      </m:oMath>
      <w:del w:id="218" w:author="PR Preview" w:date="2026-01-01T00:00:00Z">
        <w:r>
          <w:delText xml:space="preserve"> </w:delText>
        </w:r>
      </w:del>
      <w:del w:id="219" w:author="PR Preview" w:date="2026-01-01T00:00:00Z">
        <w:r>
          <w:delText xml:space="preserve">a</w:delText>
        </w:r>
      </w:del>
      <w:del w:id="220" w:author="PR Preview" w:date="2026-01-01T00:00:00Z">
        <w:r>
          <w:delText xml:space="preserve"> </w:delText>
        </w:r>
      </w:del>
      <m:oMath>
        <m:r>
          <m:t>p</m:t>
        </m:r>
        <m:r>
          <m:rPr>
            <m:sty m:val="p"/>
          </m:rPr>
          <m:t>×</m:t>
        </m:r>
        <m:r>
          <m:t>p</m:t>
        </m:r>
      </m:oMath>
      <w:del w:id="221" w:author="PR Preview" w:date="2026-01-01T00:00:00Z">
        <w:r>
          <w:delText xml:space="preserve"> </w:delText>
        </w:r>
      </w:del>
      <w:del w:id="222" w:author="PR Preview" w:date="2026-01-01T00:00:00Z">
        <w:r>
          <w:delText xml:space="preserve">diagonal matrix (</w:delText>
        </w:r>
      </w:del>
      <w:hyperlink w:anchor="def-diagonal-matrix">
        <w:del w:id="223" w:author="PR Preview" w:date="2026-01-01T00:00:00Z">
          <w:r>
            <w:rPr>
              <w:rStyle w:val="Hyperlink"/>
            </w:rPr>
            <w:delText xml:space="preserve">Definition 70</w:delText>
          </w:r>
        </w:del>
      </w:hyperlink>
      <w:del w:id="224" w:author="PR Preview" w:date="2026-01-01T00:00:00Z">
        <w:r>
          <w:delText xml:space="preserve">).</w:delText>
        </w:r>
      </w:del>
      <w:del w:id="225" w:author="PR Preview" w:date="2026-01-01T00:00:00Z">
        <w:r>
          <w:delText xml:space="preserve"> </w:delText>
        </w:r>
      </w:del>
      <w:hyperlink w:anchor="thm-spectral">
        <w:del w:id="226" w:author="PR Preview" w:date="2026-01-01T00:00:00Z">
          <w:r>
            <w:rPr>
              <w:rStyle w:val="Hyperlink"/>
            </w:rPr>
            <w:delText xml:space="preserve">Theorem 69</w:delText>
          </w:r>
        </w:del>
      </w:hyperlink>
      <w:del w:id="227" w:author="PR Preview" w:date="2026-01-01T00:00:00Z">
        <w:r>
          <w:delText xml:space="preserve"> </w:delText>
        </w:r>
      </w:del>
      <w:del w:id="228" w:author="PR Preview" w:date="2026-01-01T00:00:00Z">
        <w:r>
          <w:delText xml:space="preserve">says that every such</w:delText>
        </w:r>
      </w:del>
      <w:del w:id="229" w:author="PR Preview" w:date="2026-01-01T00:00:00Z">
        <w:r>
          <w:delText xml:space="preserve"> </w:delText>
        </w:r>
      </w:del>
      <m:oMath>
        <m:r>
          <m:rPr>
            <m:sty m:val="bi"/>
          </m:rPr>
          <m:t>A</m:t>
        </m:r>
      </m:oMath>
      <w:del w:id="230" w:author="PR Preview" w:date="2026-01-01T00:00:00Z">
        <w:r>
          <w:delText xml:space="preserve"> </w:delText>
        </w:r>
      </w:del>
      <w:del w:id="231" w:author="PR Preview" w:date="2026-01-01T00:00:00Z">
        <w:r>
          <w:delText xml:space="preserve">has one.</w:delText>
        </w:r>
      </w:del>
    </w:p>
    <w:p>
      <w:pPr>
        <w:pStyle w:val="BodyText"/>
      </w:pPr>
      <w:del w:id="232" w:author="PR Preview" w:date="2026-01-01T00:00:00Z">
        <w:r>
          <w:rPr>
            <w:b/>
            <w:bCs/>
          </w:rPr>
          <w:delText xml:space="preserve">Example 136 (An eigendecomposition of a</w:delText>
        </w:r>
      </w:del>
      <w:del w:id="233" w:author="PR Preview" w:date="2026-01-01T00:00:00Z">
        <w:r>
          <w:rPr>
            <w:b/>
            <w:bCs/>
          </w:rPr>
          <w:delText xml:space="preserve"> </w:delText>
        </w:r>
      </w:del>
      <m:oMath>
        <m:r>
          <m:t>2</m:t>
        </m:r>
        <m:r>
          <m:rPr>
            <m:sty m:val="p"/>
          </m:rPr>
          <m:t>×</m:t>
        </m:r>
        <m:r>
          <m:t>2</m:t>
        </m:r>
      </m:oMath>
      <w:del w:id="234" w:author="PR Preview" w:date="2026-01-01T00:00:00Z">
        <w:r>
          <w:rPr>
            <w:b/>
            <w:bCs/>
          </w:rPr>
          <w:delText xml:space="preserve"> </w:delText>
        </w:r>
      </w:del>
      <w:del w:id="235" w:author="PR Preview" w:date="2026-01-01T00:00:00Z">
        <w:r>
          <w:rPr>
            <w:b/>
            <w:bCs/>
          </w:rPr>
          <w:delText xml:space="preserve">symmetric matrix)</w:delText>
        </w:r>
      </w:del>
      <w:del w:id="236" w:author="PR Preview" w:date="2026-01-01T00:00:00Z">
        <w:r>
          <w:delText xml:space="preserve"> </w:delText>
        </w:r>
      </w:del>
      <w:del w:id="237" w:author="PR Preview" w:date="2026-01-01T00:00:00Z">
        <w:r>
          <w:delText xml:space="preserve">For</w:delText>
        </w:r>
      </w:del>
      <w:del w:id="23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9" w:author="PR Preview" w:date="2026-01-01T00:00:00Z">
        <w:r>
          <w:delText xml:space="preserve">,</w:delText>
        </w:r>
      </w:del>
      <w:del w:id="240" w:author="PR Preview" w:date="2026-01-01T00:00:00Z">
        <w:r>
          <w:delText xml:space="preserve"> </w:delText>
        </w:r>
      </w:del>
      <w:hyperlink w:anchor="exm-eigenvalue">
        <w:del w:id="241" w:author="PR Preview" w:date="2026-01-01T00:00:00Z">
          <w:r>
            <w:rPr>
              <w:rStyle w:val="Hyperlink"/>
            </w:rPr>
            <w:delText xml:space="preserve">Example 134</w:delText>
          </w:r>
        </w:del>
      </w:hyperlink>
      <w:del w:id="242" w:author="PR Preview" w:date="2026-01-01T00:00:00Z">
        <w:r>
          <w:delText xml:space="preserve"> </w:delText>
        </w:r>
      </w:del>
      <w:del w:id="243" w:author="PR Preview" w:date="2026-01-01T00:00:00Z">
        <w:r>
          <w:delText xml:space="preserve">found the eigenvectors</w:delText>
        </w:r>
      </w:del>
      <w:del w:id="244" w:author="PR Preview" w:date="2026-01-01T00:00:00Z">
        <w:r>
          <w:delText xml:space="preserve"> </w:delText>
        </w:r>
      </w:del>
      <m:oMath>
        <m:r>
          <m:rPr>
            <m:sty m:val="p"/>
          </m:rPr>
          <m:t>(</m:t>
        </m:r>
        <m:r>
          <m:t>1</m:t>
        </m:r>
        <m:r>
          <m:rPr>
            <m:sty m:val="p"/>
          </m:rPr>
          <m:t>,</m:t>
        </m:r>
        <m:r>
          <m:t>1</m:t>
        </m:r>
        <m:r>
          <m:rPr>
            <m:sty m:val="p"/>
          </m:rPr>
          <m:t>)</m:t>
        </m:r>
      </m:oMath>
      <w:del w:id="245" w:author="PR Preview" w:date="2026-01-01T00:00:00Z">
        <w:r>
          <w:delText xml:space="preserve"> </w:delText>
        </w:r>
      </w:del>
      <w:del w:id="246" w:author="PR Preview" w:date="2026-01-01T00:00:00Z">
        <w:r>
          <w:delText xml:space="preserve">for</w:delText>
        </w:r>
      </w:del>
      <w:del w:id="247" w:author="PR Preview" w:date="2026-01-01T00:00:00Z">
        <w:r>
          <w:delText xml:space="preserve"> </w:delText>
        </w:r>
      </w:del>
      <m:oMath>
        <m:r>
          <m:t>3</m:t>
        </m:r>
      </m:oMath>
      <w:del w:id="248" w:author="PR Preview" w:date="2026-01-01T00:00:00Z">
        <w:r>
          <w:delText xml:space="preserve"> </w:delText>
        </w:r>
      </w:del>
      <w:del w:id="249" w:author="PR Preview" w:date="2026-01-01T00:00:00Z">
        <w:r>
          <w:delText xml:space="preserve">and</w:delText>
        </w:r>
      </w:del>
      <w:del w:id="250" w:author="PR Preview" w:date="2026-01-01T00:00:00Z">
        <w:r>
          <w:delText xml:space="preserve"> </w:delText>
        </w:r>
      </w:del>
      <m:oMath>
        <m:r>
          <m:rPr>
            <m:sty m:val="p"/>
          </m:rPr>
          <m:t>(</m:t>
        </m:r>
        <m:r>
          <m:t>1</m:t>
        </m:r>
        <m:r>
          <m:rPr>
            <m:sty m:val="p"/>
          </m:rPr>
          <m:t>,</m:t>
        </m:r>
        <m:r>
          <m:rPr>
            <m:sty m:val="p"/>
          </m:rPr>
          <m:t>−</m:t>
        </m:r>
        <m:r>
          <m:t>1</m:t>
        </m:r>
        <m:r>
          <m:rPr>
            <m:sty m:val="p"/>
          </m:rPr>
          <m:t>)</m:t>
        </m:r>
      </m:oMath>
      <w:del w:id="251" w:author="PR Preview" w:date="2026-01-01T00:00:00Z">
        <w:r>
          <w:delText xml:space="preserve"> </w:delText>
        </w:r>
      </w:del>
      <w:del w:id="252" w:author="PR Preview" w:date="2026-01-01T00:00:00Z">
        <w:r>
          <w:delText xml:space="preserve">for</w:delText>
        </w:r>
      </w:del>
      <w:del w:id="253" w:author="PR Preview" w:date="2026-01-01T00:00:00Z">
        <w:r>
          <w:delText xml:space="preserve"> </w:delText>
        </w:r>
      </w:del>
      <m:oMath>
        <m:r>
          <m:t>1</m:t>
        </m:r>
      </m:oMath>
      <w:del w:id="254" w:author="PR Preview" w:date="2026-01-01T00:00:00Z">
        <w:r>
          <w:delText xml:space="preserve">.</w:delText>
        </w:r>
      </w:del>
      <w:del w:id="255" w:author="PR Preview" w:date="2026-01-01T00:00:00Z">
        <w:r>
          <w:delText xml:space="preserve"> </w:delText>
        </w:r>
      </w:del>
      <w:del w:id="256" w:author="PR Preview" w:date="2026-01-01T00:00:00Z">
        <w:r>
          <w:delText xml:space="preserve">They are orthogonal (</w:delText>
        </w:r>
      </w:del>
      <w:hyperlink w:anchor="def-orthogonal-vectors">
        <w:del w:id="257" w:author="PR Preview" w:date="2026-01-01T00:00:00Z">
          <w:r>
            <w:rPr>
              <w:rStyle w:val="Hyperlink"/>
            </w:rPr>
            <w:delText xml:space="preserve">Definition 13</w:delText>
          </w:r>
        </w:del>
      </w:hyperlink>
      <w:del w:id="258" w:author="PR Preview" w:date="2026-01-01T00:00:00Z">
        <w:r>
          <w:delText xml:space="preserve">):</w:delText>
        </w:r>
      </w:del>
    </w:p>
    <w:p>
      <w:pPr>
        <w:pStyle w:val="FirstParagraph"/>
      </w:pPr>
      <w:ins w:id="259" w:author="PR Preview" w:date="2026-01-01T00:00:00Z">
        <w:r>
          <w:t xml:space="preserve">with</w:t>
        </w:r>
      </w:ins>
      <w:ins w:id="260" w:author="PR Preview" w:date="2026-01-01T00:00:00Z">
        <w:r>
          <w:t xml:space="preserve"> </w:t>
        </w:r>
      </w:ins>
      <m:oMath>
        <m:r>
          <m:rPr>
            <m:sty m:val="bi"/>
          </m:rPr>
          <m:t>Q</m:t>
        </m:r>
      </m:oMath>
      <w:ins w:id="261" w:author="PR Preview" w:date="2026-01-01T00:00:00Z">
        <w:r>
          <w:t xml:space="preserve"> </w:t>
        </w:r>
      </w:ins>
      <w:ins w:id="262" w:author="PR Preview" w:date="2026-01-01T00:00:00Z">
        <w:r>
          <w:t xml:space="preserve">a</w:t>
        </w:r>
      </w:ins>
      <w:ins w:id="263" w:author="PR Preview" w:date="2026-01-01T00:00:00Z">
        <w:r>
          <w:t xml:space="preserve"> </w:t>
        </w:r>
      </w:ins>
      <m:oMath>
        <m:r>
          <m:t>p</m:t>
        </m:r>
        <m:r>
          <m:rPr>
            <m:sty m:val="p"/>
          </m:rPr>
          <m:t>×</m:t>
        </m:r>
        <m:r>
          <m:t>p</m:t>
        </m:r>
      </m:oMath>
      <w:ins w:id="264" w:author="PR Preview" w:date="2026-01-01T00:00:00Z">
        <w:r>
          <w:t xml:space="preserve"> </w:t>
        </w:r>
      </w:ins>
      <w:ins w:id="265" w:author="PR Preview" w:date="2026-01-01T00:00:00Z">
        <w:r>
          <w:t xml:space="preserve">orthogonal matrix (</w:t>
        </w:r>
      </w:ins>
      <w:hyperlink w:anchor="def-orthogonal-matrix">
        <w:ins w:id="266" w:author="PR Preview" w:date="2026-01-01T00:00:00Z">
          <w:r>
            <w:rPr>
              <w:rStyle w:val="Hyperlink"/>
            </w:rPr>
            <w:t xml:space="preserve">Definition 76</w:t>
          </w:r>
        </w:ins>
      </w:hyperlink>
      <w:ins w:id="267" w:author="PR Preview" w:date="2026-01-01T00:00:00Z">
        <w:r>
          <w:t xml:space="preserve">)</w:t>
        </w:r>
      </w:ins>
      <w:ins w:id="268" w:author="PR Preview" w:date="2026-01-01T00:00:00Z">
        <w:r>
          <w:t xml:space="preserve"> </w:t>
        </w:r>
      </w:ins>
      <w:ins w:id="269" w:author="PR Preview" w:date="2026-01-01T00:00:00Z">
        <w:r>
          <w:t xml:space="preserve">and</w:t>
        </w:r>
      </w:ins>
      <w:ins w:id="270" w:author="PR Preview" w:date="2026-01-01T00:00:00Z">
        <w:r>
          <w:t xml:space="preserve"> </w:t>
        </w:r>
      </w:ins>
      <m:oMath>
        <m:r>
          <m:rPr>
            <m:sty m:val="b"/>
          </m:rPr>
          <m:t>Λ</m:t>
        </m:r>
      </m:oMath>
      <w:ins w:id="271" w:author="PR Preview" w:date="2026-01-01T00:00:00Z">
        <w:r>
          <w:t xml:space="preserve"> </w:t>
        </w:r>
      </w:ins>
      <w:ins w:id="272" w:author="PR Preview" w:date="2026-01-01T00:00:00Z">
        <w:r>
          <w:t xml:space="preserve">a</w:t>
        </w:r>
      </w:ins>
      <w:ins w:id="273" w:author="PR Preview" w:date="2026-01-01T00:00:00Z">
        <w:r>
          <w:t xml:space="preserve"> </w:t>
        </w:r>
      </w:ins>
      <m:oMath>
        <m:r>
          <m:t>p</m:t>
        </m:r>
        <m:r>
          <m:rPr>
            <m:sty m:val="p"/>
          </m:rPr>
          <m:t>×</m:t>
        </m:r>
        <m:r>
          <m:t>p</m:t>
        </m:r>
      </m:oMath>
      <w:ins w:id="274" w:author="PR Preview" w:date="2026-01-01T00:00:00Z">
        <w:r>
          <w:t xml:space="preserve"> </w:t>
        </w:r>
      </w:ins>
      <w:ins w:id="275" w:author="PR Preview" w:date="2026-01-01T00:00:00Z">
        <w:r>
          <w:t xml:space="preserve">diagonal matrix (</w:t>
        </w:r>
      </w:ins>
      <w:hyperlink w:anchor="def-diagonal-matrix">
        <w:ins w:id="276" w:author="PR Preview" w:date="2026-01-01T00:00:00Z">
          <w:r>
            <w:rPr>
              <w:rStyle w:val="Hyperlink"/>
            </w:rPr>
            <w:t xml:space="preserve">Definition 70</w:t>
          </w:r>
        </w:ins>
      </w:hyperlink>
      <w:ins w:id="277" w:author="PR Preview" w:date="2026-01-01T00:00:00Z">
        <w:r>
          <w:t xml:space="preserve">).</w:t>
        </w:r>
      </w:ins>
      <w:ins w:id="278" w:author="PR Preview" w:date="2026-01-01T00:00:00Z">
        <w:r>
          <w:t xml:space="preserve"> </w:t>
        </w:r>
      </w:ins>
      <w:hyperlink w:anchor="thm-spectral">
        <w:ins w:id="279" w:author="PR Preview" w:date="2026-01-01T00:00:00Z">
          <w:r>
            <w:rPr>
              <w:rStyle w:val="Hyperlink"/>
            </w:rPr>
            <w:t xml:space="preserve">Theorem 70</w:t>
          </w:r>
        </w:ins>
      </w:hyperlink>
      <w:ins w:id="280" w:author="PR Preview" w:date="2026-01-01T00:00:00Z">
        <w:r>
          <w:t xml:space="preserve"> </w:t>
        </w:r>
      </w:ins>
      <w:ins w:id="281" w:author="PR Preview" w:date="2026-01-01T00:00:00Z">
        <w:r>
          <w:t xml:space="preserve">says that every such</w:t>
        </w:r>
      </w:ins>
      <w:ins w:id="282" w:author="PR Preview" w:date="2026-01-01T00:00:00Z">
        <w:r>
          <w:t xml:space="preserve"> </w:t>
        </w:r>
      </w:ins>
      <m:oMath>
        <m:r>
          <m:rPr>
            <m:sty m:val="bi"/>
          </m:rPr>
          <m:t>A</m:t>
        </m:r>
      </m:oMath>
      <w:ins w:id="283" w:author="PR Preview" w:date="2026-01-01T00:00:00Z">
        <w:r>
          <w:t xml:space="preserve"> </w:t>
        </w:r>
      </w:ins>
      <w:ins w:id="284" w:author="PR Preview" w:date="2026-01-01T00:00:00Z">
        <w:r>
          <w:t xml:space="preserve">has one.</w:t>
        </w:r>
      </w:ins>
    </w:p>
    <w:bookmarkEnd w:id="441"/>
    <w:bookmarkStart w:id="442" w:name="exm-spectral"/>
    <w:p>
      <w:pPr>
        <w:pStyle w:val="BodyText"/>
      </w:pPr>
      <w:ins w:id="285" w:author="PR Preview" w:date="2026-01-01T00:00:00Z">
        <w:r>
          <w:rPr>
            <w:b/>
            <w:bCs/>
          </w:rPr>
          <w:t xml:space="preserve">Example 137 (An eigendecomposition of a</w:t>
        </w:r>
      </w:ins>
      <w:ins w:id="286" w:author="PR Preview" w:date="2026-01-01T00:00:00Z">
        <w:r>
          <w:rPr>
            <w:b/>
            <w:bCs/>
          </w:rPr>
          <w:t xml:space="preserve"> </w:t>
        </w:r>
      </w:ins>
      <m:oMath>
        <m:r>
          <m:t>2</m:t>
        </m:r>
        <m:r>
          <m:rPr>
            <m:sty m:val="p"/>
          </m:rPr>
          <m:t>×</m:t>
        </m:r>
        <m:r>
          <m:t>2</m:t>
        </m:r>
      </m:oMath>
      <w:ins w:id="287" w:author="PR Preview" w:date="2026-01-01T00:00:00Z">
        <w:r>
          <w:rPr>
            <w:b/>
            <w:bCs/>
          </w:rPr>
          <w:t xml:space="preserve"> </w:t>
        </w:r>
      </w:ins>
      <w:ins w:id="288" w:author="PR Preview" w:date="2026-01-01T00:00:00Z">
        <w:r>
          <w:rPr>
            <w:b/>
            <w:bCs/>
          </w:rPr>
          <w:t xml:space="preserve">symmetric matrix)</w:t>
        </w:r>
      </w:ins>
      <w:ins w:id="289" w:author="PR Preview" w:date="2026-01-01T00:00:00Z">
        <w:r>
          <w:t xml:space="preserve"> </w:t>
        </w:r>
      </w:ins>
      <w:ins w:id="290" w:author="PR Preview" w:date="2026-01-01T00:00:00Z">
        <w:r>
          <w:t xml:space="preserve">For</w:t>
        </w:r>
      </w:ins>
      <w:ins w:id="2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92" w:author="PR Preview" w:date="2026-01-01T00:00:00Z">
        <w:r>
          <w:t xml:space="preserve">,</w:t>
        </w:r>
      </w:ins>
      <w:ins w:id="293" w:author="PR Preview" w:date="2026-01-01T00:00:00Z">
        <w:r>
          <w:t xml:space="preserve"> </w:t>
        </w:r>
      </w:ins>
      <w:hyperlink w:anchor="exm-eigenvalue">
        <w:ins w:id="294" w:author="PR Preview" w:date="2026-01-01T00:00:00Z">
          <w:r>
            <w:rPr>
              <w:rStyle w:val="Hyperlink"/>
            </w:rPr>
            <w:t xml:space="preserve">Example 135</w:t>
          </w:r>
        </w:ins>
      </w:hyperlink>
      <w:ins w:id="295" w:author="PR Preview" w:date="2026-01-01T00:00:00Z">
        <w:r>
          <w:t xml:space="preserve"> </w:t>
        </w:r>
      </w:ins>
      <w:ins w:id="296" w:author="PR Preview" w:date="2026-01-01T00:00:00Z">
        <w:r>
          <w:t xml:space="preserve">found the eigenvectors</w:t>
        </w:r>
      </w:ins>
      <w:ins w:id="297" w:author="PR Preview" w:date="2026-01-01T00:00:00Z">
        <w:r>
          <w:t xml:space="preserve"> </w:t>
        </w:r>
      </w:ins>
      <m:oMath>
        <m:r>
          <m:rPr>
            <m:sty m:val="p"/>
          </m:rPr>
          <m:t>(</m:t>
        </m:r>
        <m:r>
          <m:t>1</m:t>
        </m:r>
        <m:r>
          <m:rPr>
            <m:sty m:val="p"/>
          </m:rPr>
          <m:t>,</m:t>
        </m:r>
        <m:r>
          <m:t>1</m:t>
        </m:r>
        <m:r>
          <m:rPr>
            <m:sty m:val="p"/>
          </m:rPr>
          <m:t>)</m:t>
        </m:r>
      </m:oMath>
      <w:ins w:id="298" w:author="PR Preview" w:date="2026-01-01T00:00:00Z">
        <w:r>
          <w:t xml:space="preserve"> </w:t>
        </w:r>
      </w:ins>
      <w:ins w:id="299" w:author="PR Preview" w:date="2026-01-01T00:00:00Z">
        <w:r>
          <w:t xml:space="preserve">for</w:t>
        </w:r>
      </w:ins>
      <w:ins w:id="300" w:author="PR Preview" w:date="2026-01-01T00:00:00Z">
        <w:r>
          <w:t xml:space="preserve"> </w:t>
        </w:r>
      </w:ins>
      <m:oMath>
        <m:r>
          <m:t>3</m:t>
        </m:r>
      </m:oMath>
      <w:ins w:id="301" w:author="PR Preview" w:date="2026-01-01T00:00:00Z">
        <w:r>
          <w:t xml:space="preserve"> </w:t>
        </w:r>
      </w:ins>
      <w:ins w:id="302" w:author="PR Preview" w:date="2026-01-01T00:00:00Z">
        <w:r>
          <w:t xml:space="preserve">and</w:t>
        </w:r>
      </w:ins>
      <w:ins w:id="303" w:author="PR Preview" w:date="2026-01-01T00:00:00Z">
        <w:r>
          <w:t xml:space="preserve"> </w:t>
        </w:r>
      </w:ins>
      <m:oMath>
        <m:r>
          <m:rPr>
            <m:sty m:val="p"/>
          </m:rPr>
          <m:t>(</m:t>
        </m:r>
        <m:r>
          <m:t>1</m:t>
        </m:r>
        <m:r>
          <m:rPr>
            <m:sty m:val="p"/>
          </m:rPr>
          <m:t>,</m:t>
        </m:r>
        <m:r>
          <m:rPr>
            <m:sty m:val="p"/>
          </m:rPr>
          <m:t>−</m:t>
        </m:r>
        <m:r>
          <m:t>1</m:t>
        </m:r>
        <m:r>
          <m:rPr>
            <m:sty m:val="p"/>
          </m:rPr>
          <m:t>)</m:t>
        </m:r>
      </m:oMath>
      <w:ins w:id="304" w:author="PR Preview" w:date="2026-01-01T00:00:00Z">
        <w:r>
          <w:t xml:space="preserve"> </w:t>
        </w:r>
      </w:ins>
      <w:ins w:id="305" w:author="PR Preview" w:date="2026-01-01T00:00:00Z">
        <w:r>
          <w:t xml:space="preserve">for</w:t>
        </w:r>
      </w:ins>
      <w:ins w:id="306" w:author="PR Preview" w:date="2026-01-01T00:00:00Z">
        <w:r>
          <w:t xml:space="preserve"> </w:t>
        </w:r>
      </w:ins>
      <m:oMath>
        <m:r>
          <m:t>1</m:t>
        </m:r>
      </m:oMath>
      <w:ins w:id="307" w:author="PR Preview" w:date="2026-01-01T00:00:00Z">
        <w:r>
          <w:t xml:space="preserve">.</w:t>
        </w:r>
      </w:ins>
      <w:ins w:id="308" w:author="PR Preview" w:date="2026-01-01T00:00:00Z">
        <w:r>
          <w:t xml:space="preserve"> </w:t>
        </w:r>
      </w:ins>
      <w:ins w:id="309" w:author="PR Preview" w:date="2026-01-01T00:00:00Z">
        <w:r>
          <w:t xml:space="preserve">They are orthogonal (</w:t>
        </w:r>
      </w:ins>
      <w:hyperlink w:anchor="def-orthogonal-vectors">
        <w:ins w:id="310" w:author="PR Preview" w:date="2026-01-01T00:00:00Z">
          <w:r>
            <w:rPr>
              <w:rStyle w:val="Hyperlink"/>
            </w:rPr>
            <w:t xml:space="preserve">Definition 13</w:t>
          </w:r>
        </w:ins>
      </w:hyperlink>
      <w:ins w:id="311"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312" w:author="PR Preview" w:date="2026-01-01T00:00:00Z">
        <w:r>
          <w:delText xml:space="preserve">For example, take</w:delText>
        </w:r>
      </w:del>
      <w:del w:id="313" w:author="PR Preview" w:date="2026-01-01T00:00:00Z">
        <w:r>
          <w:delText xml:space="preserve"> </w:delText>
        </w:r>
      </w:del>
      <m:oMath>
        <m:r>
          <m:rPr>
            <m:sty m:val="bi"/>
          </m:rPr>
          <m:t>A</m:t>
        </m:r>
      </m:oMath>
      <w:del w:id="314" w:author="PR Preview" w:date="2026-01-01T00:00:00Z">
        <w:r>
          <w:delText xml:space="preserve"> </w:delText>
        </w:r>
      </w:del>
      <w:del w:id="315" w:author="PR Preview" w:date="2026-01-01T00:00:00Z">
        <w:r>
          <w:delText xml:space="preserve">from</w:delText>
        </w:r>
      </w:del>
      <w:del w:id="316" w:author="PR Preview" w:date="2026-01-01T00:00:00Z">
        <w:r>
          <w:delText xml:space="preserve"> </w:delText>
        </w:r>
      </w:del>
      <w:hyperlink w:anchor="exm-spectral">
        <w:del w:id="317" w:author="PR Preview" w:date="2026-01-01T00:00:00Z">
          <w:r>
            <w:rPr>
              <w:rStyle w:val="Hyperlink"/>
            </w:rPr>
            <w:delText xml:space="preserve">Example 136</w:delText>
          </w:r>
        </w:del>
      </w:hyperlink>
      <w:del w:id="318" w:author="PR Preview" w:date="2026-01-01T00:00:00Z">
        <w:r>
          <w:delText xml:space="preserve">.</w:delText>
        </w:r>
      </w:del>
      <w:del w:id="319" w:author="PR Preview" w:date="2026-01-01T00:00:00Z">
        <w:r>
          <w:delText xml:space="preserve"> </w:delText>
        </w:r>
      </w:del>
      <w:del w:id="320" w:author="PR Preview" w:date="2026-01-01T00:00:00Z">
        <w:r>
          <w:delText xml:space="preserve">Swapping the two eigenvalues and the two columns gives</w:delText>
        </w:r>
      </w:del>
    </w:p>
    <w:p>
      <w:pPr>
        <w:pStyle w:val="BodyText"/>
      </w:pPr>
      <w:ins w:id="321" w:author="PR Preview" w:date="2026-01-01T00:00:00Z">
        <w:r>
          <w:t xml:space="preserve">For example, take</w:t>
        </w:r>
      </w:ins>
      <w:ins w:id="322" w:author="PR Preview" w:date="2026-01-01T00:00:00Z">
        <w:r>
          <w:t xml:space="preserve"> </w:t>
        </w:r>
      </w:ins>
      <m:oMath>
        <m:r>
          <m:rPr>
            <m:sty m:val="bi"/>
          </m:rPr>
          <m:t>A</m:t>
        </m:r>
      </m:oMath>
      <w:ins w:id="323" w:author="PR Preview" w:date="2026-01-01T00:00:00Z">
        <w:r>
          <w:t xml:space="preserve"> </w:t>
        </w:r>
      </w:ins>
      <w:ins w:id="324" w:author="PR Preview" w:date="2026-01-01T00:00:00Z">
        <w:r>
          <w:t xml:space="preserve">from</w:t>
        </w:r>
      </w:ins>
      <w:ins w:id="325" w:author="PR Preview" w:date="2026-01-01T00:00:00Z">
        <w:r>
          <w:t xml:space="preserve"> </w:t>
        </w:r>
      </w:ins>
      <w:hyperlink w:anchor="exm-spectral">
        <w:ins w:id="326" w:author="PR Preview" w:date="2026-01-01T00:00:00Z">
          <w:r>
            <w:rPr>
              <w:rStyle w:val="Hyperlink"/>
            </w:rPr>
            <w:t xml:space="preserve">Example 137</w:t>
          </w:r>
        </w:ins>
      </w:hyperlink>
      <w:ins w:id="327" w:author="PR Preview" w:date="2026-01-01T00:00:00Z">
        <w:r>
          <w:t xml:space="preserve">.</w:t>
        </w:r>
      </w:ins>
      <w:ins w:id="328" w:author="PR Preview" w:date="2026-01-01T00:00:00Z">
        <w:r>
          <w:t xml:space="preserve"> </w:t>
        </w:r>
      </w:ins>
      <w:ins w:id="329"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del w:id="330" w:author="PR Preview" w:date="2026-01-01T00:00:00Z">
        <w:r>
          <w:rPr>
            <w:b/>
            <w:bCs/>
          </w:rPr>
          <w:delText xml:space="preserve">Theorem 70 (Singular value decomposition)</w:delText>
        </w:r>
      </w:del>
      <w:del w:id="331" w:author="PR Preview" w:date="2026-01-01T00:00:00Z">
        <w:r>
          <w:delText xml:space="preserve"> </w:delText>
        </w:r>
      </w:del>
      <w:del w:id="332" w:author="PR Preview" w:date="2026-01-01T00:00:00Z">
        <w:r>
          <w:delText xml:space="preserve">Let</w:delText>
        </w:r>
      </w:del>
      <w:del w:id="333" w:author="PR Preview" w:date="2026-01-01T00:00:00Z">
        <w:r>
          <w:delText xml:space="preserve"> </w:delText>
        </w:r>
      </w:del>
      <m:oMath>
        <m:r>
          <m:rPr>
            <m:sty m:val="bi"/>
          </m:rPr>
          <m:t>A</m:t>
        </m:r>
      </m:oMath>
      <w:del w:id="334" w:author="PR Preview" w:date="2026-01-01T00:00:00Z">
        <w:r>
          <w:delText xml:space="preserve"> </w:delText>
        </w:r>
      </w:del>
      <w:del w:id="335" w:author="PR Preview" w:date="2026-01-01T00:00:00Z">
        <w:r>
          <w:delText xml:space="preserve">be an</w:delText>
        </w:r>
      </w:del>
      <w:del w:id="336" w:author="PR Preview" w:date="2026-01-01T00:00:00Z">
        <w:r>
          <w:delText xml:space="preserve"> </w:delText>
        </w:r>
      </w:del>
      <m:oMath>
        <m:r>
          <m:t>n</m:t>
        </m:r>
        <m:r>
          <m:rPr>
            <m:sty m:val="p"/>
          </m:rPr>
          <m:t>×</m:t>
        </m:r>
        <m:r>
          <m:t>p</m:t>
        </m:r>
      </m:oMath>
      <w:del w:id="337" w:author="PR Preview" w:date="2026-01-01T00:00:00Z">
        <w:r>
          <w:delText xml:space="preserve"> </w:delText>
        </w:r>
      </w:del>
      <w:del w:id="338" w:author="PR Preview" w:date="2026-01-01T00:00:00Z">
        <w:r>
          <w:delText xml:space="preserve">matrix with real entries</w:delText>
        </w:r>
      </w:del>
      <w:del w:id="339" w:author="PR Preview" w:date="2026-01-01T00:00:00Z">
        <w:r>
          <w:delText xml:space="preserve"> </w:delText>
        </w:r>
      </w:del>
      <w:del w:id="340" w:author="PR Preview" w:date="2026-01-01T00:00:00Z">
        <w:r>
          <w:delText xml:space="preserve">and</w:delText>
        </w:r>
      </w:del>
      <w:del w:id="341"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342" w:author="PR Preview" w:date="2026-01-01T00:00:00Z">
        <w:r>
          <w:delText xml:space="preserve"> </w:delText>
        </w:r>
      </w:del>
      <w:del w:id="343" w:author="PR Preview" w:date="2026-01-01T00:00:00Z">
        <w:r>
          <w:delText xml:space="preserve">(</w:delText>
        </w:r>
      </w:del>
      <w:hyperlink w:anchor="def-rank">
        <w:del w:id="344" w:author="PR Preview" w:date="2026-01-01T00:00:00Z">
          <w:r>
            <w:rPr>
              <w:rStyle w:val="Hyperlink"/>
            </w:rPr>
            <w:delText xml:space="preserve">Definition 38</w:delText>
          </w:r>
        </w:del>
      </w:hyperlink>
      <w:del w:id="345" w:author="PR Preview" w:date="2026-01-01T00:00:00Z">
        <w:r>
          <w:delText xml:space="preserve">).</w:delText>
        </w:r>
      </w:del>
      <w:del w:id="346" w:author="PR Preview" w:date="2026-01-01T00:00:00Z">
        <w:r>
          <w:delText xml:space="preserve"> </w:delText>
        </w:r>
      </w:del>
      <w:del w:id="347" w:author="PR Preview" w:date="2026-01-01T00:00:00Z">
        <w:r>
          <w:delText xml:space="preserve">Then there are</w:delText>
        </w:r>
      </w:del>
      <w:del w:id="348" w:author="PR Preview" w:date="2026-01-01T00:00:00Z">
        <w:r>
          <w:delText xml:space="preserve"> </w:delText>
        </w:r>
      </w:del>
      <w:del w:id="349" w:author="PR Preview" w:date="2026-01-01T00:00:00Z">
        <w:r>
          <w:delText xml:space="preserve">an</w:delText>
        </w:r>
      </w:del>
      <w:del w:id="350" w:author="PR Preview" w:date="2026-01-01T00:00:00Z">
        <w:r>
          <w:delText xml:space="preserve"> </w:delText>
        </w:r>
      </w:del>
      <m:oMath>
        <m:r>
          <m:t>n</m:t>
        </m:r>
        <m:r>
          <m:rPr>
            <m:sty m:val="p"/>
          </m:rPr>
          <m:t>×</m:t>
        </m:r>
        <m:r>
          <m:t>n</m:t>
        </m:r>
      </m:oMath>
      <w:del w:id="351" w:author="PR Preview" w:date="2026-01-01T00:00:00Z">
        <w:r>
          <w:delText xml:space="preserve"> </w:delText>
        </w:r>
      </w:del>
      <w:del w:id="352" w:author="PR Preview" w:date="2026-01-01T00:00:00Z">
        <w:r>
          <w:delText xml:space="preserve">orthogonal matrix</w:delText>
        </w:r>
      </w:del>
      <w:del w:id="353" w:author="PR Preview" w:date="2026-01-01T00:00:00Z">
        <w:r>
          <w:delText xml:space="preserve"> </w:delText>
        </w:r>
      </w:del>
      <m:oMath>
        <m:r>
          <m:rPr>
            <m:sty m:val="bi"/>
          </m:rPr>
          <m:t>U</m:t>
        </m:r>
      </m:oMath>
      <w:del w:id="354" w:author="PR Preview" w:date="2026-01-01T00:00:00Z">
        <w:r>
          <w:delText xml:space="preserve">,</w:delText>
        </w:r>
      </w:del>
      <w:del w:id="355" w:author="PR Preview" w:date="2026-01-01T00:00:00Z">
        <w:r>
          <w:delText xml:space="preserve"> </w:delText>
        </w:r>
      </w:del>
      <w:del w:id="356" w:author="PR Preview" w:date="2026-01-01T00:00:00Z">
        <w:r>
          <w:delText xml:space="preserve">a</w:delText>
        </w:r>
      </w:del>
      <w:del w:id="357" w:author="PR Preview" w:date="2026-01-01T00:00:00Z">
        <w:r>
          <w:delText xml:space="preserve"> </w:delText>
        </w:r>
      </w:del>
      <m:oMath>
        <m:r>
          <m:t>p</m:t>
        </m:r>
        <m:r>
          <m:rPr>
            <m:sty m:val="p"/>
          </m:rPr>
          <m:t>×</m:t>
        </m:r>
        <m:r>
          <m:t>p</m:t>
        </m:r>
      </m:oMath>
      <w:del w:id="358" w:author="PR Preview" w:date="2026-01-01T00:00:00Z">
        <w:r>
          <w:delText xml:space="preserve"> </w:delText>
        </w:r>
      </w:del>
      <w:del w:id="359" w:author="PR Preview" w:date="2026-01-01T00:00:00Z">
        <w:r>
          <w:delText xml:space="preserve">orthogonal matrix</w:delText>
        </w:r>
      </w:del>
      <w:del w:id="360" w:author="PR Preview" w:date="2026-01-01T00:00:00Z">
        <w:r>
          <w:delText xml:space="preserve"> </w:delText>
        </w:r>
      </w:del>
      <m:oMath>
        <m:r>
          <m:rPr>
            <m:sty m:val="bi"/>
          </m:rPr>
          <m:t>V</m:t>
        </m:r>
      </m:oMath>
      <w:del w:id="361" w:author="PR Preview" w:date="2026-01-01T00:00:00Z">
        <w:r>
          <w:delText xml:space="preserve"> </w:delText>
        </w:r>
      </w:del>
      <w:del w:id="362" w:author="PR Preview" w:date="2026-01-01T00:00:00Z">
        <w:r>
          <w:delText xml:space="preserve">(</w:delText>
        </w:r>
      </w:del>
      <w:hyperlink w:anchor="def-orthogonal-matrix">
        <w:del w:id="363" w:author="PR Preview" w:date="2026-01-01T00:00:00Z">
          <w:r>
            <w:rPr>
              <w:rStyle w:val="Hyperlink"/>
            </w:rPr>
            <w:delText xml:space="preserve">Definition 76</w:delText>
          </w:r>
        </w:del>
      </w:hyperlink>
      <w:del w:id="364" w:author="PR Preview" w:date="2026-01-01T00:00:00Z">
        <w:r>
          <w:delText xml:space="preserve">),</w:delText>
        </w:r>
      </w:del>
      <w:del w:id="365" w:author="PR Preview" w:date="2026-01-01T00:00:00Z">
        <w:r>
          <w:delText xml:space="preserve"> </w:delText>
        </w:r>
      </w:del>
      <w:del w:id="366" w:author="PR Preview" w:date="2026-01-01T00:00:00Z">
        <w:r>
          <w:delText xml:space="preserve">and numbers</w:delText>
        </w:r>
      </w:del>
      <w:del w:id="367"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368" w:author="PR Preview" w:date="2026-01-01T00:00:00Z">
        <w:r>
          <w:delText xml:space="preserve"> </w:delText>
        </w:r>
      </w:del>
      <w:del w:id="369" w:author="PR Preview" w:date="2026-01-01T00:00:00Z">
        <w:r>
          <w:delText xml:space="preserve">such that</w:delText>
        </w:r>
      </w:del>
    </w:p>
    <w:p>
      <w:pPr>
        <w:pStyle w:val="FirstParagraph"/>
      </w:pPr>
      <w:ins w:id="370" w:author="PR Preview" w:date="2026-01-01T00:00:00Z">
        <w:r>
          <w:rPr>
            <w:b/>
            <w:bCs/>
          </w:rPr>
          <w:t xml:space="preserve">Theorem 71 (Singular value decomposition)</w:t>
        </w:r>
      </w:ins>
      <w:ins w:id="371" w:author="PR Preview" w:date="2026-01-01T00:00:00Z">
        <w:r>
          <w:t xml:space="preserve"> </w:t>
        </w:r>
      </w:ins>
      <w:ins w:id="372" w:author="PR Preview" w:date="2026-01-01T00:00:00Z">
        <w:r>
          <w:t xml:space="preserve">Let</w:t>
        </w:r>
      </w:ins>
      <w:ins w:id="373" w:author="PR Preview" w:date="2026-01-01T00:00:00Z">
        <w:r>
          <w:t xml:space="preserve"> </w:t>
        </w:r>
      </w:ins>
      <m:oMath>
        <m:r>
          <m:rPr>
            <m:sty m:val="bi"/>
          </m:rPr>
          <m:t>A</m:t>
        </m:r>
      </m:oMath>
      <w:ins w:id="374" w:author="PR Preview" w:date="2026-01-01T00:00:00Z">
        <w:r>
          <w:t xml:space="preserve"> </w:t>
        </w:r>
      </w:ins>
      <w:ins w:id="375" w:author="PR Preview" w:date="2026-01-01T00:00:00Z">
        <w:r>
          <w:t xml:space="preserve">be an</w:t>
        </w:r>
      </w:ins>
      <w:ins w:id="376" w:author="PR Preview" w:date="2026-01-01T00:00:00Z">
        <w:r>
          <w:t xml:space="preserve"> </w:t>
        </w:r>
      </w:ins>
      <m:oMath>
        <m:r>
          <m:t>n</m:t>
        </m:r>
        <m:r>
          <m:rPr>
            <m:sty m:val="p"/>
          </m:rPr>
          <m:t>×</m:t>
        </m:r>
        <m:r>
          <m:t>p</m:t>
        </m:r>
      </m:oMath>
      <w:ins w:id="377" w:author="PR Preview" w:date="2026-01-01T00:00:00Z">
        <w:r>
          <w:t xml:space="preserve"> </w:t>
        </w:r>
      </w:ins>
      <w:ins w:id="378" w:author="PR Preview" w:date="2026-01-01T00:00:00Z">
        <w:r>
          <w:t xml:space="preserve">matrix with real entries</w:t>
        </w:r>
      </w:ins>
      <w:ins w:id="379" w:author="PR Preview" w:date="2026-01-01T00:00:00Z">
        <w:r>
          <w:t xml:space="preserve"> </w:t>
        </w:r>
      </w:ins>
      <w:ins w:id="380" w:author="PR Preview" w:date="2026-01-01T00:00:00Z">
        <w:r>
          <w:t xml:space="preserve">and</w:t>
        </w:r>
      </w:ins>
      <w:ins w:id="381" w:author="PR Preview" w:date="2026-01-01T00:00:00Z">
        <w:r>
          <w:t xml:space="preserve"> </w:t>
        </w:r>
      </w:ins>
      <m:oMath>
        <m:r>
          <m:rPr>
            <m:sty m:val="p"/>
          </m:rPr>
          <m:t>rank</m:t>
        </m:r>
        <m:r>
          <m:rPr>
            <m:sty m:val="p"/>
          </m:rPr>
          <m:t>(</m:t>
        </m:r>
        <m:r>
          <m:rPr>
            <m:sty m:val="bi"/>
          </m:rPr>
          <m:t>A</m:t>
        </m:r>
        <m:r>
          <m:rPr>
            <m:sty m:val="p"/>
          </m:rPr>
          <m:t>)</m:t>
        </m:r>
        <m:r>
          <m:rPr>
            <m:sty m:val="p"/>
          </m:rPr>
          <m:t>=</m:t>
        </m:r>
        <m:r>
          <m:t>r</m:t>
        </m:r>
      </m:oMath>
      <w:ins w:id="382" w:author="PR Preview" w:date="2026-01-01T00:00:00Z">
        <w:r>
          <w:t xml:space="preserve"> </w:t>
        </w:r>
      </w:ins>
      <w:ins w:id="383" w:author="PR Preview" w:date="2026-01-01T00:00:00Z">
        <w:r>
          <w:t xml:space="preserve">(</w:t>
        </w:r>
      </w:ins>
      <w:hyperlink w:anchor="def-rank">
        <w:ins w:id="384" w:author="PR Preview" w:date="2026-01-01T00:00:00Z">
          <w:r>
            <w:rPr>
              <w:rStyle w:val="Hyperlink"/>
            </w:rPr>
            <w:t xml:space="preserve">Definition 38</w:t>
          </w:r>
        </w:ins>
      </w:hyperlink>
      <w:ins w:id="385" w:author="PR Preview" w:date="2026-01-01T00:00:00Z">
        <w:r>
          <w:t xml:space="preserve">).</w:t>
        </w:r>
      </w:ins>
      <w:ins w:id="386" w:author="PR Preview" w:date="2026-01-01T00:00:00Z">
        <w:r>
          <w:t xml:space="preserve"> </w:t>
        </w:r>
      </w:ins>
      <w:ins w:id="387" w:author="PR Preview" w:date="2026-01-01T00:00:00Z">
        <w:r>
          <w:t xml:space="preserve">Then there are</w:t>
        </w:r>
      </w:ins>
      <w:ins w:id="388" w:author="PR Preview" w:date="2026-01-01T00:00:00Z">
        <w:r>
          <w:t xml:space="preserve"> </w:t>
        </w:r>
      </w:ins>
      <w:ins w:id="389" w:author="PR Preview" w:date="2026-01-01T00:00:00Z">
        <w:r>
          <w:t xml:space="preserve">an</w:t>
        </w:r>
      </w:ins>
      <w:ins w:id="390" w:author="PR Preview" w:date="2026-01-01T00:00:00Z">
        <w:r>
          <w:t xml:space="preserve"> </w:t>
        </w:r>
      </w:ins>
      <m:oMath>
        <m:r>
          <m:t>n</m:t>
        </m:r>
        <m:r>
          <m:rPr>
            <m:sty m:val="p"/>
          </m:rPr>
          <m:t>×</m:t>
        </m:r>
        <m:r>
          <m:t>n</m:t>
        </m:r>
      </m:oMath>
      <w:ins w:id="391" w:author="PR Preview" w:date="2026-01-01T00:00:00Z">
        <w:r>
          <w:t xml:space="preserve"> </w:t>
        </w:r>
      </w:ins>
      <w:ins w:id="392" w:author="PR Preview" w:date="2026-01-01T00:00:00Z">
        <w:r>
          <w:t xml:space="preserve">orthogonal matrix</w:t>
        </w:r>
      </w:ins>
      <w:ins w:id="393" w:author="PR Preview" w:date="2026-01-01T00:00:00Z">
        <w:r>
          <w:t xml:space="preserve"> </w:t>
        </w:r>
      </w:ins>
      <m:oMath>
        <m:r>
          <m:rPr>
            <m:sty m:val="bi"/>
          </m:rPr>
          <m:t>U</m:t>
        </m:r>
      </m:oMath>
      <w:ins w:id="394" w:author="PR Preview" w:date="2026-01-01T00:00:00Z">
        <w:r>
          <w:t xml:space="preserve">,</w:t>
        </w:r>
      </w:ins>
      <w:ins w:id="395" w:author="PR Preview" w:date="2026-01-01T00:00:00Z">
        <w:r>
          <w:t xml:space="preserve"> </w:t>
        </w:r>
      </w:ins>
      <w:ins w:id="396" w:author="PR Preview" w:date="2026-01-01T00:00:00Z">
        <w:r>
          <w:t xml:space="preserve">a</w:t>
        </w:r>
      </w:ins>
      <w:ins w:id="397" w:author="PR Preview" w:date="2026-01-01T00:00:00Z">
        <w:r>
          <w:t xml:space="preserve"> </w:t>
        </w:r>
      </w:ins>
      <m:oMath>
        <m:r>
          <m:t>p</m:t>
        </m:r>
        <m:r>
          <m:rPr>
            <m:sty m:val="p"/>
          </m:rPr>
          <m:t>×</m:t>
        </m:r>
        <m:r>
          <m:t>p</m:t>
        </m:r>
      </m:oMath>
      <w:ins w:id="398" w:author="PR Preview" w:date="2026-01-01T00:00:00Z">
        <w:r>
          <w:t xml:space="preserve"> </w:t>
        </w:r>
      </w:ins>
      <w:ins w:id="399" w:author="PR Preview" w:date="2026-01-01T00:00:00Z">
        <w:r>
          <w:t xml:space="preserve">orthogonal matrix</w:t>
        </w:r>
      </w:ins>
      <w:ins w:id="400" w:author="PR Preview" w:date="2026-01-01T00:00:00Z">
        <w:r>
          <w:t xml:space="preserve"> </w:t>
        </w:r>
      </w:ins>
      <m:oMath>
        <m:r>
          <m:rPr>
            <m:sty m:val="bi"/>
          </m:rPr>
          <m:t>V</m:t>
        </m:r>
      </m:oMath>
      <w:ins w:id="401" w:author="PR Preview" w:date="2026-01-01T00:00:00Z">
        <w:r>
          <w:t xml:space="preserve"> </w:t>
        </w:r>
      </w:ins>
      <w:ins w:id="402" w:author="PR Preview" w:date="2026-01-01T00:00:00Z">
        <w:r>
          <w:t xml:space="preserve">(</w:t>
        </w:r>
      </w:ins>
      <w:hyperlink w:anchor="def-orthogonal-matrix">
        <w:ins w:id="403" w:author="PR Preview" w:date="2026-01-01T00:00:00Z">
          <w:r>
            <w:rPr>
              <w:rStyle w:val="Hyperlink"/>
            </w:rPr>
            <w:t xml:space="preserve">Definition 76</w:t>
          </w:r>
        </w:ins>
      </w:hyperlink>
      <w:ins w:id="404" w:author="PR Preview" w:date="2026-01-01T00:00:00Z">
        <w:r>
          <w:t xml:space="preserve">),</w:t>
        </w:r>
      </w:ins>
      <w:ins w:id="405" w:author="PR Preview" w:date="2026-01-01T00:00:00Z">
        <w:r>
          <w:t xml:space="preserve"> </w:t>
        </w:r>
      </w:ins>
      <w:ins w:id="406" w:author="PR Preview" w:date="2026-01-01T00:00:00Z">
        <w:r>
          <w:t xml:space="preserve">and numbers</w:t>
        </w:r>
      </w:ins>
      <w:ins w:id="407"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408" w:author="PR Preview" w:date="2026-01-01T00:00:00Z">
        <w:r>
          <w:t xml:space="preserve"> </w:t>
        </w:r>
      </w:ins>
      <w:ins w:id="40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del w:id="410" w:author="PR Preview" w:date="2026-01-01T00:00:00Z">
        <w:r>
          <w:rPr>
            <w:i/>
            <w:iCs/>
          </w:rPr>
          <w:delText xml:space="preserve">Remark 32</w:delText>
        </w:r>
      </w:del>
      <w:del w:id="411" w:author="PR Preview" w:date="2026-01-01T00:00:00Z">
        <w:r>
          <w:delText xml:space="preserve"> (The SVD applies to every real matrix). </w:delText>
        </w:r>
      </w:del>
      <w:del w:id="412" w:author="PR Preview" w:date="2026-01-01T00:00:00Z">
        <w:r>
          <w:delText xml:space="preserve">The proof is outside the scope of these notes;</w:delText>
        </w:r>
      </w:del>
      <w:del w:id="413" w:author="PR Preview" w:date="2026-01-01T00:00:00Z">
        <w:r>
          <w:delText xml:space="preserve"> </w:delText>
        </w:r>
      </w:del>
      <w:del w:id="414" w:author="PR Preview" w:date="2026-01-01T00:00:00Z">
        <w:r>
          <w:delText xml:space="preserve">see</w:delText>
        </w:r>
      </w:del>
      <w:del w:id="415" w:author="PR Preview" w:date="2026-01-01T00:00:00Z">
        <w:r>
          <w:delText xml:space="preserve"> </w:delText>
        </w:r>
      </w:del>
      <w:del w:id="416" w:author="PR Preview" w:date="2026-01-01T00:00:00Z">
        <w:r>
          <w:delText xml:space="preserve">Banerjee and Roy (2014, chap. 12, Theorem 12.1, p. 373)</w:delText>
        </w:r>
      </w:del>
      <w:del w:id="417" w:author="PR Preview" w:date="2026-01-01T00:00:00Z">
        <w:r>
          <w:delText xml:space="preserve">.</w:delText>
        </w:r>
      </w:del>
      <w:del w:id="418" w:author="PR Preview" w:date="2026-01-01T00:00:00Z">
        <w:r>
          <w:delText xml:space="preserve"> </w:delText>
        </w:r>
      </w:del>
      <w:del w:id="419" w:author="PR Preview" w:date="2026-01-01T00:00:00Z">
        <w:r>
          <w:delText xml:space="preserve">Unlike the spectral theorem (</w:delText>
        </w:r>
      </w:del>
      <w:hyperlink w:anchor="thm-spectral">
        <w:del w:id="420" w:author="PR Preview" w:date="2026-01-01T00:00:00Z">
          <w:r>
            <w:rPr>
              <w:rStyle w:val="Hyperlink"/>
            </w:rPr>
            <w:delText xml:space="preserve">Theorem 69</w:delText>
          </w:r>
        </w:del>
      </w:hyperlink>
      <w:del w:id="421" w:author="PR Preview" w:date="2026-01-01T00:00:00Z">
        <w:r>
          <w:delText xml:space="preserve">),</w:delText>
        </w:r>
      </w:del>
      <w:del w:id="422" w:author="PR Preview" w:date="2026-01-01T00:00:00Z">
        <w:r>
          <w:delText xml:space="preserve"> </w:delText>
        </w:r>
      </w:del>
      <w:hyperlink w:anchor="thm-svd">
        <w:del w:id="423" w:author="PR Preview" w:date="2026-01-01T00:00:00Z">
          <w:r>
            <w:rPr>
              <w:rStyle w:val="Hyperlink"/>
            </w:rPr>
            <w:delText xml:space="preserve">Theorem 70</w:delText>
          </w:r>
        </w:del>
      </w:hyperlink>
      <w:del w:id="424" w:author="PR Preview" w:date="2026-01-01T00:00:00Z">
        <w:r>
          <w:delText xml:space="preserve"> </w:delText>
        </w:r>
      </w:del>
      <w:del w:id="425" w:author="PR Preview" w:date="2026-01-01T00:00:00Z">
        <w:r>
          <w:delText xml:space="preserve">applies to every real matrix,</w:delText>
        </w:r>
      </w:del>
      <w:del w:id="426" w:author="PR Preview" w:date="2026-01-01T00:00:00Z">
        <w:r>
          <w:delText xml:space="preserve"> </w:delText>
        </w:r>
      </w:del>
      <w:del w:id="427" w:author="PR Preview" w:date="2026-01-01T00:00:00Z">
        <w:r>
          <w:delText xml:space="preserve">including one that is not square or not symmetric.</w:delText>
        </w:r>
      </w:del>
    </w:p>
    <w:p>
      <w:pPr>
        <w:pStyle w:val="BodyText"/>
      </w:pPr>
      <w:del w:id="428" w:author="PR Preview" w:date="2026-01-01T00:00:00Z">
        <w:r>
          <w:delText xml:space="preserve">For example, the</w:delText>
        </w:r>
      </w:del>
      <w:del w:id="429" w:author="PR Preview" w:date="2026-01-01T00:00:00Z">
        <w:r>
          <w:delText xml:space="preserve"> </w:delText>
        </w:r>
      </w:del>
      <m:oMath>
        <m:r>
          <m:t>1</m:t>
        </m:r>
        <m:r>
          <m:rPr>
            <m:sty m:val="p"/>
          </m:rPr>
          <m:t>×</m:t>
        </m:r>
        <m:r>
          <m:t>2</m:t>
        </m:r>
      </m:oMath>
      <w:del w:id="430" w:author="PR Preview" w:date="2026-01-01T00:00:00Z">
        <w:r>
          <w:delText xml:space="preserve"> </w:delText>
        </w:r>
      </w:del>
      <w:del w:id="431" w:author="PR Preview" w:date="2026-01-01T00:00:00Z">
        <w:r>
          <w:delText xml:space="preserve">matrix</w:delText>
        </w:r>
      </w:del>
      <w:del w:id="4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433" w:author="PR Preview" w:date="2026-01-01T00:00:00Z">
        <w:r>
          <w:delText xml:space="preserve"> </w:delText>
        </w:r>
      </w:del>
      <w:del w:id="434" w:author="PR Preview" w:date="2026-01-01T00:00:00Z">
        <w:r>
          <w:delText xml:space="preserve">is not square, so</w:delText>
        </w:r>
      </w:del>
      <w:del w:id="435" w:author="PR Preview" w:date="2026-01-01T00:00:00Z">
        <w:r>
          <w:delText xml:space="preserve"> </w:delText>
        </w:r>
      </w:del>
      <w:hyperlink w:anchor="thm-spectral">
        <w:del w:id="436" w:author="PR Preview" w:date="2026-01-01T00:00:00Z">
          <w:r>
            <w:rPr>
              <w:rStyle w:val="Hyperlink"/>
            </w:rPr>
            <w:delText xml:space="preserve">Theorem 69</w:delText>
          </w:r>
        </w:del>
      </w:hyperlink>
      <w:del w:id="437" w:author="PR Preview" w:date="2026-01-01T00:00:00Z">
        <w:r>
          <w:delText xml:space="preserve"> </w:delText>
        </w:r>
      </w:del>
      <w:del w:id="438" w:author="PR Preview" w:date="2026-01-01T00:00:00Z">
        <w:r>
          <w:delText xml:space="preserve">does not apply to it.</w:delText>
        </w:r>
      </w:del>
      <w:del w:id="439" w:author="PR Preview" w:date="2026-01-01T00:00:00Z">
        <w:r>
          <w:delText xml:space="preserve"> </w:delText>
        </w:r>
      </w:del>
      <w:del w:id="440" w:author="PR Preview" w:date="2026-01-01T00:00:00Z">
        <w:r>
          <w:delText xml:space="preserve">It has rank</w:delText>
        </w:r>
      </w:del>
      <w:del w:id="441" w:author="PR Preview" w:date="2026-01-01T00:00:00Z">
        <w:r>
          <w:delText xml:space="preserve"> </w:delText>
        </w:r>
      </w:del>
      <m:oMath>
        <m:r>
          <m:t>1</m:t>
        </m:r>
      </m:oMath>
      <w:del w:id="442" w:author="PR Preview" w:date="2026-01-01T00:00:00Z">
        <w:r>
          <w:delText xml:space="preserve">, and</w:delText>
        </w:r>
      </w:del>
      <w:del w:id="443" w:author="PR Preview" w:date="2026-01-01T00:00:00Z">
        <w:r>
          <w:delText xml:space="preserve"> </w:delText>
        </w:r>
      </w:del>
      <w:hyperlink w:anchor="thm-svd">
        <w:del w:id="444" w:author="PR Preview" w:date="2026-01-01T00:00:00Z">
          <w:r>
            <w:rPr>
              <w:rStyle w:val="Hyperlink"/>
            </w:rPr>
            <w:delText xml:space="preserve">Theorem 70</w:delText>
          </w:r>
        </w:del>
      </w:hyperlink>
      <w:del w:id="445" w:author="PR Preview" w:date="2026-01-01T00:00:00Z">
        <w:r>
          <w:delText xml:space="preserve"> </w:delText>
        </w:r>
      </w:del>
      <w:del w:id="446" w:author="PR Preview" w:date="2026-01-01T00:00:00Z">
        <w:r>
          <w:delText xml:space="preserve">holds with</w:delText>
        </w:r>
      </w:del>
      <w:del w:id="44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448" w:author="PR Preview" w:date="2026-01-01T00:00:00Z">
        <w:r>
          <w:delText xml:space="preserve">,</w:delText>
        </w:r>
      </w:del>
      <w:del w:id="44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450" w:author="PR Preview" w:date="2026-01-01T00:00:00Z">
        <w:r>
          <w:delText xml:space="preserve">,</w:delText>
        </w:r>
      </w:del>
      <w:del w:id="451" w:author="PR Preview" w:date="2026-01-01T00:00:00Z">
        <w:r>
          <w:delText xml:space="preserve"> </w:delText>
        </w:r>
      </w:del>
      <w:del w:id="452" w:author="PR Preview" w:date="2026-01-01T00:00:00Z">
        <w:r>
          <w:delText xml:space="preserve">and</w:delText>
        </w:r>
      </w:del>
      <w:del w:id="453" w:author="PR Preview" w:date="2026-01-01T00:00:00Z">
        <w:r>
          <w:delText xml:space="preserve"> </w:delText>
        </w:r>
      </w:del>
      <m:oMath>
        <m:r>
          <m:rPr>
            <m:sty m:val="bi"/>
          </m:rPr>
          <m:t>V</m:t>
        </m:r>
      </m:oMath>
      <w:del w:id="454" w:author="PR Preview" w:date="2026-01-01T00:00:00Z">
        <w:r>
          <w:delText xml:space="preserve"> </w:delText>
        </w:r>
      </w:del>
      <w:del w:id="455" w:author="PR Preview" w:date="2026-01-01T00:00:00Z">
        <w:r>
          <w:delText xml:space="preserve">the orthogonal matrix</w:delText>
        </w:r>
      </w:del>
      <w:del w:id="456" w:author="PR Preview" w:date="2026-01-01T00:00:00Z">
        <w:r>
          <w:delText xml:space="preserve"> </w:delText>
        </w:r>
      </w:del>
      <m:oMath>
        <m:r>
          <m:rPr>
            <m:sty m:val="bi"/>
          </m:rPr>
          <m:t>Q</m:t>
        </m:r>
      </m:oMath>
      <w:del w:id="457" w:author="PR Preview" w:date="2026-01-01T00:00:00Z">
        <w:r>
          <w:delText xml:space="preserve"> </w:delText>
        </w:r>
      </w:del>
      <w:del w:id="458" w:author="PR Preview" w:date="2026-01-01T00:00:00Z">
        <w:r>
          <w:delText xml:space="preserve">from</w:delText>
        </w:r>
      </w:del>
      <w:del w:id="459" w:author="PR Preview" w:date="2026-01-01T00:00:00Z">
        <w:r>
          <w:delText xml:space="preserve"> </w:delText>
        </w:r>
      </w:del>
      <w:hyperlink w:anchor="exm-spectral">
        <w:del w:id="460" w:author="PR Preview" w:date="2026-01-01T00:00:00Z">
          <w:r>
            <w:rPr>
              <w:rStyle w:val="Hyperlink"/>
            </w:rPr>
            <w:delText xml:space="preserve">Example 136</w:delText>
          </w:r>
        </w:del>
      </w:hyperlink>
      <w:del w:id="461" w:author="PR Preview" w:date="2026-01-01T00:00:00Z">
        <w:r>
          <w:delText xml:space="preserve">,</w:delText>
        </w:r>
      </w:del>
      <w:del w:id="462" w:author="PR Preview" w:date="2026-01-01T00:00:00Z">
        <w:r>
          <w:delText xml:space="preserve"> </w:delText>
        </w:r>
      </w:del>
      <w:del w:id="463" w:author="PR Preview" w:date="2026-01-01T00:00:00Z">
        <w:r>
          <w:delText xml:space="preserve">which is symmetric, so</w:delText>
        </w:r>
      </w:del>
      <w:del w:id="464" w:author="PR Preview" w:date="2026-01-01T00:00:00Z">
        <w:r>
          <w:delText xml:space="preserve"> </w:delText>
        </w:r>
      </w:del>
      <m:oMath>
        <m:sSup>
          <m:e>
            <m:r>
              <m:rPr>
                <m:sty m:val="bi"/>
              </m:rPr>
              <m:t>V</m:t>
            </m:r>
          </m:e>
          <m:sup>
            <m:r>
              <m:rPr>
                <m:sty m:val="p"/>
              </m:rPr>
              <m:t>⊤</m:t>
            </m:r>
          </m:sup>
        </m:sSup>
        <m:r>
          <m:rPr>
            <m:sty m:val="p"/>
          </m:rPr>
          <m:t>=</m:t>
        </m:r>
        <m:r>
          <m:rPr>
            <m:sty m:val="bi"/>
          </m:rPr>
          <m:t>V</m:t>
        </m:r>
      </m:oMath>
      <w:del w:id="465" w:author="PR Preview" w:date="2026-01-01T00:00:00Z">
        <w:r>
          <w:delText xml:space="preserve">:</w:delText>
        </w:r>
      </w:del>
    </w:p>
    <w:p>
      <w:pPr>
        <w:pStyle w:val="BodyText"/>
      </w:pPr>
      <w:ins w:id="466" w:author="PR Preview" w:date="2026-01-01T00:00:00Z">
        <w:r>
          <w:rPr>
            <w:i/>
            <w:iCs/>
          </w:rPr>
          <w:t xml:space="preserve">Remark 32</w:t>
        </w:r>
      </w:ins>
      <w:ins w:id="467" w:author="PR Preview" w:date="2026-01-01T00:00:00Z">
        <w:r>
          <w:t xml:space="preserve"> (The SVD applies to every real matrix). </w:t>
        </w:r>
      </w:ins>
      <w:ins w:id="468" w:author="PR Preview" w:date="2026-01-01T00:00:00Z">
        <w:r>
          <w:t xml:space="preserve">The proof is outside the scope of these notes;</w:t>
        </w:r>
      </w:ins>
      <w:ins w:id="469" w:author="PR Preview" w:date="2026-01-01T00:00:00Z">
        <w:r>
          <w:t xml:space="preserve"> </w:t>
        </w:r>
      </w:ins>
      <w:ins w:id="470" w:author="PR Preview" w:date="2026-01-01T00:00:00Z">
        <w:r>
          <w:t xml:space="preserve">see</w:t>
        </w:r>
      </w:ins>
      <w:ins w:id="471" w:author="PR Preview" w:date="2026-01-01T00:00:00Z">
        <w:r>
          <w:t xml:space="preserve"> </w:t>
        </w:r>
      </w:ins>
      <w:ins w:id="472" w:author="PR Preview" w:date="2026-01-01T00:00:00Z">
        <w:r>
          <w:t xml:space="preserve">Banerjee and Roy (2014, chap. 12, Theorem 12.1, p. 373)</w:t>
        </w:r>
      </w:ins>
      <w:ins w:id="473" w:author="PR Preview" w:date="2026-01-01T00:00:00Z">
        <w:r>
          <w:t xml:space="preserve">.</w:t>
        </w:r>
      </w:ins>
      <w:ins w:id="474" w:author="PR Preview" w:date="2026-01-01T00:00:00Z">
        <w:r>
          <w:t xml:space="preserve"> </w:t>
        </w:r>
      </w:ins>
      <w:ins w:id="475" w:author="PR Preview" w:date="2026-01-01T00:00:00Z">
        <w:r>
          <w:t xml:space="preserve">Unlike the spectral theorem (</w:t>
        </w:r>
      </w:ins>
      <w:hyperlink w:anchor="thm-spectral">
        <w:ins w:id="476" w:author="PR Preview" w:date="2026-01-01T00:00:00Z">
          <w:r>
            <w:rPr>
              <w:rStyle w:val="Hyperlink"/>
            </w:rPr>
            <w:t xml:space="preserve">Theorem 70</w:t>
          </w:r>
        </w:ins>
      </w:hyperlink>
      <w:ins w:id="477" w:author="PR Preview" w:date="2026-01-01T00:00:00Z">
        <w:r>
          <w:t xml:space="preserve">),</w:t>
        </w:r>
      </w:ins>
      <w:ins w:id="478" w:author="PR Preview" w:date="2026-01-01T00:00:00Z">
        <w:r>
          <w:t xml:space="preserve"> </w:t>
        </w:r>
      </w:ins>
      <w:hyperlink w:anchor="thm-svd">
        <w:ins w:id="479" w:author="PR Preview" w:date="2026-01-01T00:00:00Z">
          <w:r>
            <w:rPr>
              <w:rStyle w:val="Hyperlink"/>
            </w:rPr>
            <w:t xml:space="preserve">Theorem 71</w:t>
          </w:r>
        </w:ins>
      </w:hyperlink>
      <w:ins w:id="480" w:author="PR Preview" w:date="2026-01-01T00:00:00Z">
        <w:r>
          <w:t xml:space="preserve"> </w:t>
        </w:r>
      </w:ins>
      <w:ins w:id="481" w:author="PR Preview" w:date="2026-01-01T00:00:00Z">
        <w:r>
          <w:t xml:space="preserve">applies to every real matrix,</w:t>
        </w:r>
      </w:ins>
      <w:ins w:id="482" w:author="PR Preview" w:date="2026-01-01T00:00:00Z">
        <w:r>
          <w:t xml:space="preserve"> </w:t>
        </w:r>
      </w:ins>
      <w:ins w:id="483" w:author="PR Preview" w:date="2026-01-01T00:00:00Z">
        <w:r>
          <w:t xml:space="preserve">including one that is not square or not symmetric.</w:t>
        </w:r>
      </w:ins>
    </w:p>
    <w:p>
      <w:pPr>
        <w:pStyle w:val="BodyText"/>
      </w:pPr>
      <w:ins w:id="484" w:author="PR Preview" w:date="2026-01-01T00:00:00Z">
        <w:r>
          <w:t xml:space="preserve">For example, the</w:t>
        </w:r>
      </w:ins>
      <w:ins w:id="485" w:author="PR Preview" w:date="2026-01-01T00:00:00Z">
        <w:r>
          <w:t xml:space="preserve"> </w:t>
        </w:r>
      </w:ins>
      <m:oMath>
        <m:r>
          <m:t>1</m:t>
        </m:r>
        <m:r>
          <m:rPr>
            <m:sty m:val="p"/>
          </m:rPr>
          <m:t>×</m:t>
        </m:r>
        <m:r>
          <m:t>2</m:t>
        </m:r>
      </m:oMath>
      <w:ins w:id="486" w:author="PR Preview" w:date="2026-01-01T00:00:00Z">
        <w:r>
          <w:t xml:space="preserve"> </w:t>
        </w:r>
      </w:ins>
      <w:ins w:id="487" w:author="PR Preview" w:date="2026-01-01T00:00:00Z">
        <w:r>
          <w:t xml:space="preserve">matrix</w:t>
        </w:r>
      </w:ins>
      <w:ins w:id="4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489" w:author="PR Preview" w:date="2026-01-01T00:00:00Z">
        <w:r>
          <w:t xml:space="preserve"> </w:t>
        </w:r>
      </w:ins>
      <w:ins w:id="490" w:author="PR Preview" w:date="2026-01-01T00:00:00Z">
        <w:r>
          <w:t xml:space="preserve">is not square, so</w:t>
        </w:r>
      </w:ins>
      <w:ins w:id="491" w:author="PR Preview" w:date="2026-01-01T00:00:00Z">
        <w:r>
          <w:t xml:space="preserve"> </w:t>
        </w:r>
      </w:ins>
      <w:hyperlink w:anchor="thm-spectral">
        <w:ins w:id="492" w:author="PR Preview" w:date="2026-01-01T00:00:00Z">
          <w:r>
            <w:rPr>
              <w:rStyle w:val="Hyperlink"/>
            </w:rPr>
            <w:t xml:space="preserve">Theorem 70</w:t>
          </w:r>
        </w:ins>
      </w:hyperlink>
      <w:ins w:id="493" w:author="PR Preview" w:date="2026-01-01T00:00:00Z">
        <w:r>
          <w:t xml:space="preserve"> </w:t>
        </w:r>
      </w:ins>
      <w:ins w:id="494" w:author="PR Preview" w:date="2026-01-01T00:00:00Z">
        <w:r>
          <w:t xml:space="preserve">does not apply to it.</w:t>
        </w:r>
      </w:ins>
      <w:ins w:id="495" w:author="PR Preview" w:date="2026-01-01T00:00:00Z">
        <w:r>
          <w:t xml:space="preserve"> </w:t>
        </w:r>
      </w:ins>
      <w:ins w:id="496" w:author="PR Preview" w:date="2026-01-01T00:00:00Z">
        <w:r>
          <w:t xml:space="preserve">It has rank</w:t>
        </w:r>
      </w:ins>
      <w:ins w:id="497" w:author="PR Preview" w:date="2026-01-01T00:00:00Z">
        <w:r>
          <w:t xml:space="preserve"> </w:t>
        </w:r>
      </w:ins>
      <m:oMath>
        <m:r>
          <m:t>1</m:t>
        </m:r>
      </m:oMath>
      <w:ins w:id="498" w:author="PR Preview" w:date="2026-01-01T00:00:00Z">
        <w:r>
          <w:t xml:space="preserve">, and</w:t>
        </w:r>
      </w:ins>
      <w:ins w:id="499" w:author="PR Preview" w:date="2026-01-01T00:00:00Z">
        <w:r>
          <w:t xml:space="preserve"> </w:t>
        </w:r>
      </w:ins>
      <w:hyperlink w:anchor="thm-svd">
        <w:ins w:id="500" w:author="PR Preview" w:date="2026-01-01T00:00:00Z">
          <w:r>
            <w:rPr>
              <w:rStyle w:val="Hyperlink"/>
            </w:rPr>
            <w:t xml:space="preserve">Theorem 71</w:t>
          </w:r>
        </w:ins>
      </w:hyperlink>
      <w:ins w:id="501" w:author="PR Preview" w:date="2026-01-01T00:00:00Z">
        <w:r>
          <w:t xml:space="preserve"> </w:t>
        </w:r>
      </w:ins>
      <w:ins w:id="502" w:author="PR Preview" w:date="2026-01-01T00:00:00Z">
        <w:r>
          <w:t xml:space="preserve">holds with</w:t>
        </w:r>
      </w:ins>
      <w:ins w:id="50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504" w:author="PR Preview" w:date="2026-01-01T00:00:00Z">
        <w:r>
          <w:t xml:space="preserve">,</w:t>
        </w:r>
      </w:ins>
      <w:ins w:id="50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506" w:author="PR Preview" w:date="2026-01-01T00:00:00Z">
        <w:r>
          <w:t xml:space="preserve">,</w:t>
        </w:r>
      </w:ins>
      <w:ins w:id="507" w:author="PR Preview" w:date="2026-01-01T00:00:00Z">
        <w:r>
          <w:t xml:space="preserve"> </w:t>
        </w:r>
      </w:ins>
      <w:ins w:id="508" w:author="PR Preview" w:date="2026-01-01T00:00:00Z">
        <w:r>
          <w:t xml:space="preserve">and</w:t>
        </w:r>
      </w:ins>
      <w:ins w:id="509" w:author="PR Preview" w:date="2026-01-01T00:00:00Z">
        <w:r>
          <w:t xml:space="preserve"> </w:t>
        </w:r>
      </w:ins>
      <m:oMath>
        <m:r>
          <m:rPr>
            <m:sty m:val="bi"/>
          </m:rPr>
          <m:t>V</m:t>
        </m:r>
      </m:oMath>
      <w:ins w:id="510" w:author="PR Preview" w:date="2026-01-01T00:00:00Z">
        <w:r>
          <w:t xml:space="preserve"> </w:t>
        </w:r>
      </w:ins>
      <w:ins w:id="511" w:author="PR Preview" w:date="2026-01-01T00:00:00Z">
        <w:r>
          <w:t xml:space="preserve">the orthogonal matrix</w:t>
        </w:r>
      </w:ins>
      <w:ins w:id="512" w:author="PR Preview" w:date="2026-01-01T00:00:00Z">
        <w:r>
          <w:t xml:space="preserve"> </w:t>
        </w:r>
      </w:ins>
      <m:oMath>
        <m:r>
          <m:rPr>
            <m:sty m:val="bi"/>
          </m:rPr>
          <m:t>Q</m:t>
        </m:r>
      </m:oMath>
      <w:ins w:id="513" w:author="PR Preview" w:date="2026-01-01T00:00:00Z">
        <w:r>
          <w:t xml:space="preserve"> </w:t>
        </w:r>
      </w:ins>
      <w:ins w:id="514" w:author="PR Preview" w:date="2026-01-01T00:00:00Z">
        <w:r>
          <w:t xml:space="preserve">from</w:t>
        </w:r>
      </w:ins>
      <w:ins w:id="515" w:author="PR Preview" w:date="2026-01-01T00:00:00Z">
        <w:r>
          <w:t xml:space="preserve"> </w:t>
        </w:r>
      </w:ins>
      <w:hyperlink w:anchor="exm-spectral">
        <w:ins w:id="516" w:author="PR Preview" w:date="2026-01-01T00:00:00Z">
          <w:r>
            <w:rPr>
              <w:rStyle w:val="Hyperlink"/>
            </w:rPr>
            <w:t xml:space="preserve">Example 137</w:t>
          </w:r>
        </w:ins>
      </w:hyperlink>
      <w:ins w:id="517" w:author="PR Preview" w:date="2026-01-01T00:00:00Z">
        <w:r>
          <w:t xml:space="preserve">,</w:t>
        </w:r>
      </w:ins>
      <w:ins w:id="518" w:author="PR Preview" w:date="2026-01-01T00:00:00Z">
        <w:r>
          <w:t xml:space="preserve"> </w:t>
        </w:r>
      </w:ins>
      <w:ins w:id="519" w:author="PR Preview" w:date="2026-01-01T00:00:00Z">
        <w:r>
          <w:t xml:space="preserve">which is symmetric, so</w:t>
        </w:r>
      </w:ins>
      <w:ins w:id="520" w:author="PR Preview" w:date="2026-01-01T00:00:00Z">
        <w:r>
          <w:t xml:space="preserve"> </w:t>
        </w:r>
      </w:ins>
      <m:oMath>
        <m:sSup>
          <m:e>
            <m:r>
              <m:rPr>
                <m:sty m:val="bi"/>
              </m:rPr>
              <m:t>V</m:t>
            </m:r>
          </m:e>
          <m:sup>
            <m:r>
              <m:rPr>
                <m:sty m:val="p"/>
              </m:rPr>
              <m:t>⊤</m:t>
            </m:r>
          </m:sup>
        </m:sSup>
        <m:r>
          <m:rPr>
            <m:sty m:val="p"/>
          </m:rPr>
          <m:t>=</m:t>
        </m:r>
        <m:r>
          <m:rPr>
            <m:sty m:val="bi"/>
          </m:rPr>
          <m:t>V</m:t>
        </m:r>
      </m:oMath>
      <w:ins w:id="521"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del w:id="522" w:author="PR Preview" w:date="2026-01-01T00:00:00Z">
        <w:r>
          <w:rPr>
            <w:b/>
            <w:bCs/>
          </w:rPr>
          <w:delText xml:space="preserve">Definition 84 (Singular value decomposition and singular values)</w:delText>
        </w:r>
      </w:del>
      <w:del w:id="523" w:author="PR Preview" w:date="2026-01-01T00:00:00Z">
        <w:r>
          <w:delText xml:space="preserve"> </w:delText>
        </w:r>
      </w:del>
      <w:del w:id="524" w:author="PR Preview" w:date="2026-01-01T00:00:00Z">
        <w:r>
          <w:delText xml:space="preserve">Let</w:delText>
        </w:r>
      </w:del>
      <w:del w:id="525" w:author="PR Preview" w:date="2026-01-01T00:00:00Z">
        <w:r>
          <w:delText xml:space="preserve"> </w:delText>
        </w:r>
      </w:del>
      <m:oMath>
        <m:r>
          <m:rPr>
            <m:sty m:val="bi"/>
          </m:rPr>
          <m:t>A</m:t>
        </m:r>
      </m:oMath>
      <w:del w:id="526" w:author="PR Preview" w:date="2026-01-01T00:00:00Z">
        <w:r>
          <w:delText xml:space="preserve"> </w:delText>
        </w:r>
      </w:del>
      <w:del w:id="527" w:author="PR Preview" w:date="2026-01-01T00:00:00Z">
        <w:r>
          <w:delText xml:space="preserve">be an</w:delText>
        </w:r>
      </w:del>
      <w:del w:id="528" w:author="PR Preview" w:date="2026-01-01T00:00:00Z">
        <w:r>
          <w:delText xml:space="preserve"> </w:delText>
        </w:r>
      </w:del>
      <m:oMath>
        <m:r>
          <m:t>n</m:t>
        </m:r>
        <m:r>
          <m:rPr>
            <m:sty m:val="p"/>
          </m:rPr>
          <m:t>×</m:t>
        </m:r>
        <m:r>
          <m:t>p</m:t>
        </m:r>
      </m:oMath>
      <w:del w:id="529" w:author="PR Preview" w:date="2026-01-01T00:00:00Z">
        <w:r>
          <w:delText xml:space="preserve"> </w:delText>
        </w:r>
      </w:del>
      <w:del w:id="530" w:author="PR Preview" w:date="2026-01-01T00:00:00Z">
        <w:r>
          <w:delText xml:space="preserve">matrix with real entries</w:delText>
        </w:r>
      </w:del>
      <w:del w:id="531" w:author="PR Preview" w:date="2026-01-01T00:00:00Z">
        <w:r>
          <w:delText xml:space="preserve"> </w:delText>
        </w:r>
      </w:del>
      <w:del w:id="532" w:author="PR Preview" w:date="2026-01-01T00:00:00Z">
        <w:r>
          <w:delText xml:space="preserve">and</w:delText>
        </w:r>
      </w:del>
      <w:del w:id="53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534" w:author="PR Preview" w:date="2026-01-01T00:00:00Z">
        <w:r>
          <w:delText xml:space="preserve">.</w:delText>
        </w:r>
      </w:del>
      <w:del w:id="535" w:author="PR Preview" w:date="2026-01-01T00:00:00Z">
        <w:r>
          <w:delText xml:space="preserve"> </w:delText>
        </w:r>
      </w:del>
      <w:del w:id="536" w:author="PR Preview" w:date="2026-01-01T00:00:00Z">
        <w:r>
          <w:delText xml:space="preserve">A</w:delText>
        </w:r>
      </w:del>
      <w:del w:id="537" w:author="PR Preview" w:date="2026-01-01T00:00:00Z">
        <w:r>
          <w:delText xml:space="preserve"> </w:delText>
        </w:r>
      </w:del>
      <w:del w:id="538" w:author="PR Preview" w:date="2026-01-01T00:00:00Z">
        <w:r>
          <w:rPr>
            <w:b/>
            <w:bCs/>
          </w:rPr>
          <w:delText xml:space="preserve">singular value decomposition</w:delText>
        </w:r>
      </w:del>
      <w:del w:id="539" w:author="PR Preview" w:date="2026-01-01T00:00:00Z">
        <w:r>
          <w:delText xml:space="preserve"> </w:delText>
        </w:r>
      </w:del>
      <w:del w:id="540" w:author="PR Preview" w:date="2026-01-01T00:00:00Z">
        <w:r>
          <w:delText xml:space="preserve">(SVD) of</w:delText>
        </w:r>
      </w:del>
      <w:del w:id="541" w:author="PR Preview" w:date="2026-01-01T00:00:00Z">
        <w:r>
          <w:delText xml:space="preserve"> </w:delText>
        </w:r>
      </w:del>
      <m:oMath>
        <m:r>
          <m:rPr>
            <m:sty m:val="bi"/>
          </m:rPr>
          <m:t>A</m:t>
        </m:r>
      </m:oMath>
      <w:del w:id="542" w:author="PR Preview" w:date="2026-01-01T00:00:00Z">
        <w:r>
          <w:delText xml:space="preserve"> </w:delText>
        </w:r>
      </w:del>
      <w:del w:id="543" w:author="PR Preview" w:date="2026-01-01T00:00:00Z">
        <w:r>
          <w:delText xml:space="preserve">is a factorization</w:delText>
        </w:r>
      </w:del>
      <w:del w:id="544"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545" w:author="PR Preview" w:date="2026-01-01T00:00:00Z">
        <w:r>
          <w:delText xml:space="preserve"> </w:delText>
        </w:r>
      </w:del>
      <w:del w:id="546" w:author="PR Preview" w:date="2026-01-01T00:00:00Z">
        <w:r>
          <w:delText xml:space="preserve">with</w:delText>
        </w:r>
      </w:del>
      <w:del w:id="547" w:author="PR Preview" w:date="2026-01-01T00:00:00Z">
        <w:r>
          <w:delText xml:space="preserve"> </w:delText>
        </w:r>
      </w:del>
      <m:oMath>
        <m:r>
          <m:rPr>
            <m:sty m:val="bi"/>
          </m:rPr>
          <m:t>U</m:t>
        </m:r>
      </m:oMath>
      <w:del w:id="548" w:author="PR Preview" w:date="2026-01-01T00:00:00Z">
        <w:r>
          <w:delText xml:space="preserve">,</w:delText>
        </w:r>
      </w:del>
      <w:del w:id="549" w:author="PR Preview" w:date="2026-01-01T00:00:00Z">
        <w:r>
          <w:delText xml:space="preserve"> </w:delText>
        </w:r>
      </w:del>
      <m:oMath>
        <m:r>
          <m:rPr>
            <m:sty m:val="bi"/>
          </m:rPr>
          <m:t>D</m:t>
        </m:r>
      </m:oMath>
      <w:del w:id="550" w:author="PR Preview" w:date="2026-01-01T00:00:00Z">
        <w:r>
          <w:delText xml:space="preserve"> </w:delText>
        </w:r>
      </w:del>
      <w:del w:id="551" w:author="PR Preview" w:date="2026-01-01T00:00:00Z">
        <w:r>
          <w:delText xml:space="preserve">and</w:delText>
        </w:r>
      </w:del>
      <w:del w:id="552" w:author="PR Preview" w:date="2026-01-01T00:00:00Z">
        <w:r>
          <w:delText xml:space="preserve"> </w:delText>
        </w:r>
      </w:del>
      <m:oMath>
        <m:r>
          <m:rPr>
            <m:sty m:val="bi"/>
          </m:rPr>
          <m:t>V</m:t>
        </m:r>
      </m:oMath>
      <w:del w:id="553" w:author="PR Preview" w:date="2026-01-01T00:00:00Z">
        <w:r>
          <w:delText xml:space="preserve"> </w:delText>
        </w:r>
      </w:del>
      <w:del w:id="554" w:author="PR Preview" w:date="2026-01-01T00:00:00Z">
        <w:r>
          <w:delText xml:space="preserve">as in</w:delText>
        </w:r>
      </w:del>
      <w:del w:id="555" w:author="PR Preview" w:date="2026-01-01T00:00:00Z">
        <w:r>
          <w:delText xml:space="preserve"> </w:delText>
        </w:r>
      </w:del>
      <w:hyperlink w:anchor="thm-svd">
        <w:del w:id="556" w:author="PR Preview" w:date="2026-01-01T00:00:00Z">
          <w:r>
            <w:rPr>
              <w:rStyle w:val="Hyperlink"/>
            </w:rPr>
            <w:delText xml:space="preserve">Theorem 70</w:delText>
          </w:r>
        </w:del>
      </w:hyperlink>
      <w:del w:id="557" w:author="PR Preview" w:date="2026-01-01T00:00:00Z">
        <w:r>
          <w:delText xml:space="preserve">.</w:delText>
        </w:r>
      </w:del>
      <w:del w:id="558" w:author="PR Preview" w:date="2026-01-01T00:00:00Z">
        <w:r>
          <w:delText xml:space="preserve"> </w:delText>
        </w:r>
      </w:del>
      <w:del w:id="559" w:author="PR Preview" w:date="2026-01-01T00:00:00Z">
        <w:r>
          <w:delText xml:space="preserve">The numbers</w:delText>
        </w:r>
      </w:del>
      <w:del w:id="560"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561" w:author="PR Preview" w:date="2026-01-01T00:00:00Z">
        <w:r>
          <w:delText xml:space="preserve"> </w:delText>
        </w:r>
      </w:del>
      <w:del w:id="562" w:author="PR Preview" w:date="2026-01-01T00:00:00Z">
        <w:r>
          <w:delText xml:space="preserve">on the diagonal of</w:delText>
        </w:r>
      </w:del>
      <w:del w:id="563" w:author="PR Preview" w:date="2026-01-01T00:00:00Z">
        <w:r>
          <w:delText xml:space="preserve"> </w:delText>
        </w:r>
      </w:del>
      <m:oMath>
        <m:r>
          <m:rPr>
            <m:sty m:val="bi"/>
          </m:rPr>
          <m:t>D</m:t>
        </m:r>
      </m:oMath>
      <w:del w:id="564" w:author="PR Preview" w:date="2026-01-01T00:00:00Z">
        <w:r>
          <w:delText xml:space="preserve"> </w:delText>
        </w:r>
      </w:del>
      <w:del w:id="565" w:author="PR Preview" w:date="2026-01-01T00:00:00Z">
        <w:r>
          <w:delText xml:space="preserve">are the</w:delText>
        </w:r>
      </w:del>
      <w:del w:id="566" w:author="PR Preview" w:date="2026-01-01T00:00:00Z">
        <w:r>
          <w:delText xml:space="preserve"> </w:delText>
        </w:r>
      </w:del>
      <w:del w:id="567" w:author="PR Preview" w:date="2026-01-01T00:00:00Z">
        <w:r>
          <w:rPr>
            <w:b/>
            <w:bCs/>
          </w:rPr>
          <w:delText xml:space="preserve">singular values</w:delText>
        </w:r>
      </w:del>
      <w:del w:id="568" w:author="PR Preview" w:date="2026-01-01T00:00:00Z">
        <w:r>
          <w:delText xml:space="preserve"> </w:delText>
        </w:r>
      </w:del>
      <w:del w:id="569" w:author="PR Preview" w:date="2026-01-01T00:00:00Z">
        <w:r>
          <w:delText xml:space="preserve">of</w:delText>
        </w:r>
      </w:del>
      <w:del w:id="570" w:author="PR Preview" w:date="2026-01-01T00:00:00Z">
        <w:r>
          <w:delText xml:space="preserve"> </w:delText>
        </w:r>
      </w:del>
      <m:oMath>
        <m:r>
          <m:rPr>
            <m:sty m:val="bi"/>
          </m:rPr>
          <m:t>A</m:t>
        </m:r>
      </m:oMath>
      <w:del w:id="571" w:author="PR Preview" w:date="2026-01-01T00:00:00Z">
        <w:r>
          <w:delText xml:space="preserve">.</w:delText>
        </w:r>
      </w:del>
    </w:p>
    <w:p>
      <w:pPr>
        <w:pStyle w:val="BodyText"/>
      </w:pPr>
      <w:del w:id="572" w:author="PR Preview" w:date="2026-01-01T00:00:00Z">
        <w:r>
          <w:rPr>
            <w:b/>
            <w:bCs/>
          </w:rPr>
          <w:delText xml:space="preserve">Example 137 (An SVD of a</w:delText>
        </w:r>
      </w:del>
      <w:del w:id="573" w:author="PR Preview" w:date="2026-01-01T00:00:00Z">
        <w:r>
          <w:rPr>
            <w:b/>
            <w:bCs/>
          </w:rPr>
          <w:delText xml:space="preserve"> </w:delText>
        </w:r>
      </w:del>
      <m:oMath>
        <m:r>
          <m:t>3</m:t>
        </m:r>
        <m:r>
          <m:rPr>
            <m:sty m:val="p"/>
          </m:rPr>
          <m:t>×</m:t>
        </m:r>
        <m:r>
          <m:t>2</m:t>
        </m:r>
      </m:oMath>
      <w:del w:id="574" w:author="PR Preview" w:date="2026-01-01T00:00:00Z">
        <w:r>
          <w:rPr>
            <w:b/>
            <w:bCs/>
          </w:rPr>
          <w:delText xml:space="preserve"> </w:delText>
        </w:r>
      </w:del>
      <w:del w:id="575" w:author="PR Preview" w:date="2026-01-01T00:00:00Z">
        <w:r>
          <w:rPr>
            <w:b/>
            <w:bCs/>
          </w:rPr>
          <w:delText xml:space="preserve">matrix)</w:delText>
        </w:r>
      </w:del>
      <w:del w:id="576" w:author="PR Preview" w:date="2026-01-01T00:00:00Z">
        <w:r>
          <w:delText xml:space="preserve"> </w:delText>
        </w:r>
      </w:del>
      <w:del w:id="577"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578" w:author="PR Preview" w:date="2026-01-01T00:00:00Z">
        <w:r>
          <w:delText xml:space="preserve"> </w:delText>
        </w:r>
      </w:del>
      <w:del w:id="579" w:author="PR Preview" w:date="2026-01-01T00:00:00Z">
        <w:r>
          <w:delText xml:space="preserve">is the orthogonal matrix</w:delText>
        </w:r>
      </w:del>
      <w:del w:id="580" w:author="PR Preview" w:date="2026-01-01T00:00:00Z">
        <w:r>
          <w:delText xml:space="preserve"> </w:delText>
        </w:r>
      </w:del>
      <m:oMath>
        <m:r>
          <m:rPr>
            <m:sty m:val="bi"/>
          </m:rPr>
          <m:t>Q</m:t>
        </m:r>
      </m:oMath>
      <w:del w:id="581" w:author="PR Preview" w:date="2026-01-01T00:00:00Z">
        <w:r>
          <w:delText xml:space="preserve"> </w:delText>
        </w:r>
      </w:del>
      <w:del w:id="582" w:author="PR Preview" w:date="2026-01-01T00:00:00Z">
        <w:r>
          <w:delText xml:space="preserve">from</w:delText>
        </w:r>
      </w:del>
      <w:del w:id="583" w:author="PR Preview" w:date="2026-01-01T00:00:00Z">
        <w:r>
          <w:delText xml:space="preserve"> </w:delText>
        </w:r>
      </w:del>
      <w:hyperlink w:anchor="exm-spectral">
        <w:del w:id="584" w:author="PR Preview" w:date="2026-01-01T00:00:00Z">
          <w:r>
            <w:rPr>
              <w:rStyle w:val="Hyperlink"/>
            </w:rPr>
            <w:delText xml:space="preserve">Example 136</w:delText>
          </w:r>
        </w:del>
      </w:hyperlink>
      <w:del w:id="585" w:author="PR Preview" w:date="2026-01-01T00:00:00Z">
        <w:r>
          <w:delText xml:space="preserve">.</w:delText>
        </w:r>
      </w:del>
      <w:del w:id="586" w:author="PR Preview" w:date="2026-01-01T00:00:00Z">
        <w:r>
          <w:delText xml:space="preserve"> </w:delText>
        </w:r>
      </w:del>
      <m:oMath>
        <m:r>
          <m:rPr>
            <m:sty m:val="bi"/>
          </m:rPr>
          <m:t>U</m:t>
        </m:r>
      </m:oMath>
      <w:del w:id="587" w:author="PR Preview" w:date="2026-01-01T00:00:00Z">
        <w:r>
          <w:delText xml:space="preserve"> </w:delText>
        </w:r>
      </w:del>
      <w:del w:id="588" w:author="PR Preview" w:date="2026-01-01T00:00:00Z">
        <w:r>
          <w:delText xml:space="preserve">is orthogonal too.</w:delText>
        </w:r>
      </w:del>
      <w:del w:id="589" w:author="PR Preview" w:date="2026-01-01T00:00:00Z">
        <w:r>
          <w:delText xml:space="preserve"> </w:delText>
        </w:r>
      </w:del>
      <w:del w:id="590" w:author="PR Preview" w:date="2026-01-01T00:00:00Z">
        <w:r>
          <w:delText xml:space="preserve">Entry</w:delText>
        </w:r>
      </w:del>
      <w:del w:id="591" w:author="PR Preview" w:date="2026-01-01T00:00:00Z">
        <w:r>
          <w:delText xml:space="preserve"> </w:delText>
        </w:r>
      </w:del>
      <m:oMath>
        <m:r>
          <m:rPr>
            <m:sty m:val="p"/>
          </m:rPr>
          <m:t>(</m:t>
        </m:r>
        <m:r>
          <m:t>i</m:t>
        </m:r>
        <m:r>
          <m:rPr>
            <m:sty m:val="p"/>
          </m:rPr>
          <m:t>,</m:t>
        </m:r>
        <m:r>
          <m:t>j</m:t>
        </m:r>
        <m:r>
          <m:rPr>
            <m:sty m:val="p"/>
          </m:rPr>
          <m:t>)</m:t>
        </m:r>
      </m:oMath>
      <w:del w:id="592" w:author="PR Preview" w:date="2026-01-01T00:00:00Z">
        <w:r>
          <w:delText xml:space="preserve"> </w:delText>
        </w:r>
      </w:del>
      <w:del w:id="593" w:author="PR Preview" w:date="2026-01-01T00:00:00Z">
        <w:r>
          <w:delText xml:space="preserve">of</w:delText>
        </w:r>
      </w:del>
      <w:del w:id="594" w:author="PR Preview" w:date="2026-01-01T00:00:00Z">
        <w:r>
          <w:delText xml:space="preserve"> </w:delText>
        </w:r>
      </w:del>
      <m:oMath>
        <m:sSup>
          <m:e>
            <m:r>
              <m:rPr>
                <m:sty m:val="bi"/>
              </m:rPr>
              <m:t>U</m:t>
            </m:r>
          </m:e>
          <m:sup>
            <m:r>
              <m:rPr>
                <m:sty m:val="p"/>
              </m:rPr>
              <m:t>⊤</m:t>
            </m:r>
          </m:sup>
        </m:sSup>
        <m:r>
          <m:rPr>
            <m:sty m:val="bi"/>
          </m:rPr>
          <m:t>U</m:t>
        </m:r>
      </m:oMath>
      <w:del w:id="595" w:author="PR Preview" w:date="2026-01-01T00:00:00Z">
        <w:r>
          <w:delText xml:space="preserve"> </w:delText>
        </w:r>
      </w:del>
      <w:del w:id="596" w:author="PR Preview" w:date="2026-01-01T00:00:00Z">
        <w:r>
          <w:delText xml:space="preserve">is the dot product of columns</w:delText>
        </w:r>
      </w:del>
      <w:del w:id="597" w:author="PR Preview" w:date="2026-01-01T00:00:00Z">
        <w:r>
          <w:delText xml:space="preserve"> </w:delText>
        </w:r>
      </w:del>
      <m:oMath>
        <m:r>
          <m:t>i</m:t>
        </m:r>
      </m:oMath>
      <w:del w:id="598" w:author="PR Preview" w:date="2026-01-01T00:00:00Z">
        <w:r>
          <w:delText xml:space="preserve"> </w:delText>
        </w:r>
      </w:del>
      <w:del w:id="599" w:author="PR Preview" w:date="2026-01-01T00:00:00Z">
        <w:r>
          <w:delText xml:space="preserve">and</w:delText>
        </w:r>
      </w:del>
      <w:del w:id="600" w:author="PR Preview" w:date="2026-01-01T00:00:00Z">
        <w:r>
          <w:delText xml:space="preserve"> </w:delText>
        </w:r>
      </w:del>
      <m:oMath>
        <m:r>
          <m:t>j</m:t>
        </m:r>
      </m:oMath>
      <w:del w:id="601" w:author="PR Preview" w:date="2026-01-01T00:00:00Z">
        <w:r>
          <w:delText xml:space="preserve"> </w:delText>
        </w:r>
      </w:del>
      <w:del w:id="602" w:author="PR Preview" w:date="2026-01-01T00:00:00Z">
        <w:r>
          <w:delText xml:space="preserve">of</w:delText>
        </w:r>
      </w:del>
      <w:del w:id="603" w:author="PR Preview" w:date="2026-01-01T00:00:00Z">
        <w:r>
          <w:delText xml:space="preserve"> </w:delText>
        </w:r>
      </w:del>
      <m:oMath>
        <m:r>
          <m:rPr>
            <m:sty m:val="bi"/>
          </m:rPr>
          <m:t>U</m:t>
        </m:r>
      </m:oMath>
      <w:del w:id="604" w:author="PR Preview" w:date="2026-01-01T00:00:00Z">
        <w:r>
          <w:delText xml:space="preserve">,</w:delText>
        </w:r>
      </w:del>
      <w:del w:id="605" w:author="PR Preview" w:date="2026-01-01T00:00:00Z">
        <w:r>
          <w:delText xml:space="preserve"> </w:delText>
        </w:r>
      </w:del>
      <w:del w:id="606" w:author="PR Preview" w:date="2026-01-01T00:00:00Z">
        <w:r>
          <w:delText xml:space="preserve">and those columns are</w:delText>
        </w:r>
      </w:del>
      <w:del w:id="607" w:author="PR Preview" w:date="2026-01-01T00:00:00Z">
        <w:r>
          <w:delText xml:space="preserve"> </w:delText>
        </w:r>
      </w:del>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608" w:author="PR Preview" w:date="2026-01-01T00:00:00Z">
        <w:r>
          <w:delText xml:space="preserve">,</w:delText>
        </w:r>
      </w:del>
      <w:del w:id="609" w:author="PR Preview" w:date="2026-01-01T00:00:00Z">
        <w:r>
          <w:delText xml:space="preserve"> </w:delText>
        </w:r>
      </w:del>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del w:id="610" w:author="PR Preview" w:date="2026-01-01T00:00:00Z">
        <w:r>
          <w:delText xml:space="preserve"> </w:delText>
        </w:r>
      </w:del>
      <w:del w:id="611" w:author="PR Preview" w:date="2026-01-01T00:00:00Z">
        <w:r>
          <w:delText xml:space="preserve">and</w:delText>
        </w:r>
      </w:del>
      <w:del w:id="612" w:author="PR Preview" w:date="2026-01-01T00:00:00Z">
        <w:r>
          <w:delText xml:space="preserve"> </w:delText>
        </w:r>
      </w:del>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613" w:author="PR Preview" w:date="2026-01-01T00:00:00Z">
        <w:r>
          <w:delText xml:space="preserve">:</w:delText>
        </w:r>
      </w:del>
    </w:p>
    <w:p>
      <w:pPr>
        <w:pStyle w:val="BodyText"/>
      </w:pPr>
      <w:ins w:id="614" w:author="PR Preview" w:date="2026-01-01T00:00:00Z">
        <w:r>
          <w:rPr>
            <w:b/>
            <w:bCs/>
          </w:rPr>
          <w:t xml:space="preserve">Definition 84 (Singular value decomposition and singular values)</w:t>
        </w:r>
      </w:ins>
      <w:ins w:id="615" w:author="PR Preview" w:date="2026-01-01T00:00:00Z">
        <w:r>
          <w:t xml:space="preserve"> </w:t>
        </w:r>
      </w:ins>
      <w:ins w:id="616" w:author="PR Preview" w:date="2026-01-01T00:00:00Z">
        <w:r>
          <w:t xml:space="preserve">Let</w:t>
        </w:r>
      </w:ins>
      <w:ins w:id="617" w:author="PR Preview" w:date="2026-01-01T00:00:00Z">
        <w:r>
          <w:t xml:space="preserve"> </w:t>
        </w:r>
      </w:ins>
      <m:oMath>
        <m:r>
          <m:rPr>
            <m:sty m:val="bi"/>
          </m:rPr>
          <m:t>A</m:t>
        </m:r>
      </m:oMath>
      <w:ins w:id="618" w:author="PR Preview" w:date="2026-01-01T00:00:00Z">
        <w:r>
          <w:t xml:space="preserve"> </w:t>
        </w:r>
      </w:ins>
      <w:ins w:id="619" w:author="PR Preview" w:date="2026-01-01T00:00:00Z">
        <w:r>
          <w:t xml:space="preserve">be an</w:t>
        </w:r>
      </w:ins>
      <w:ins w:id="620" w:author="PR Preview" w:date="2026-01-01T00:00:00Z">
        <w:r>
          <w:t xml:space="preserve"> </w:t>
        </w:r>
      </w:ins>
      <m:oMath>
        <m:r>
          <m:t>n</m:t>
        </m:r>
        <m:r>
          <m:rPr>
            <m:sty m:val="p"/>
          </m:rPr>
          <m:t>×</m:t>
        </m:r>
        <m:r>
          <m:t>p</m:t>
        </m:r>
      </m:oMath>
      <w:ins w:id="621" w:author="PR Preview" w:date="2026-01-01T00:00:00Z">
        <w:r>
          <w:t xml:space="preserve"> </w:t>
        </w:r>
      </w:ins>
      <w:ins w:id="622" w:author="PR Preview" w:date="2026-01-01T00:00:00Z">
        <w:r>
          <w:t xml:space="preserve">matrix with real entries</w:t>
        </w:r>
      </w:ins>
      <w:ins w:id="623" w:author="PR Preview" w:date="2026-01-01T00:00:00Z">
        <w:r>
          <w:t xml:space="preserve"> </w:t>
        </w:r>
      </w:ins>
      <w:ins w:id="624" w:author="PR Preview" w:date="2026-01-01T00:00:00Z">
        <w:r>
          <w:t xml:space="preserve">and</w:t>
        </w:r>
      </w:ins>
      <w:ins w:id="625" w:author="PR Preview" w:date="2026-01-01T00:00:00Z">
        <w:r>
          <w:t xml:space="preserve"> </w:t>
        </w:r>
      </w:ins>
      <m:oMath>
        <m:r>
          <m:rPr>
            <m:sty m:val="p"/>
          </m:rPr>
          <m:t>rank</m:t>
        </m:r>
        <m:r>
          <m:rPr>
            <m:sty m:val="p"/>
          </m:rPr>
          <m:t>(</m:t>
        </m:r>
        <m:r>
          <m:rPr>
            <m:sty m:val="bi"/>
          </m:rPr>
          <m:t>A</m:t>
        </m:r>
        <m:r>
          <m:rPr>
            <m:sty m:val="p"/>
          </m:rPr>
          <m:t>)</m:t>
        </m:r>
        <m:r>
          <m:rPr>
            <m:sty m:val="p"/>
          </m:rPr>
          <m:t>=</m:t>
        </m:r>
        <m:r>
          <m:t>r</m:t>
        </m:r>
      </m:oMath>
      <w:ins w:id="626" w:author="PR Preview" w:date="2026-01-01T00:00:00Z">
        <w:r>
          <w:t xml:space="preserve">.</w:t>
        </w:r>
      </w:ins>
      <w:ins w:id="627" w:author="PR Preview" w:date="2026-01-01T00:00:00Z">
        <w:r>
          <w:t xml:space="preserve"> </w:t>
        </w:r>
      </w:ins>
      <w:ins w:id="628" w:author="PR Preview" w:date="2026-01-01T00:00:00Z">
        <w:r>
          <w:t xml:space="preserve">A</w:t>
        </w:r>
      </w:ins>
      <w:ins w:id="629" w:author="PR Preview" w:date="2026-01-01T00:00:00Z">
        <w:r>
          <w:t xml:space="preserve"> </w:t>
        </w:r>
      </w:ins>
      <w:ins w:id="630" w:author="PR Preview" w:date="2026-01-01T00:00:00Z">
        <w:r>
          <w:rPr>
            <w:b/>
            <w:bCs/>
          </w:rPr>
          <w:t xml:space="preserve">singular value decomposition</w:t>
        </w:r>
      </w:ins>
      <w:ins w:id="631" w:author="PR Preview" w:date="2026-01-01T00:00:00Z">
        <w:r>
          <w:t xml:space="preserve"> </w:t>
        </w:r>
      </w:ins>
      <w:ins w:id="632" w:author="PR Preview" w:date="2026-01-01T00:00:00Z">
        <w:r>
          <w:t xml:space="preserve">(SVD) of</w:t>
        </w:r>
      </w:ins>
      <w:ins w:id="633" w:author="PR Preview" w:date="2026-01-01T00:00:00Z">
        <w:r>
          <w:t xml:space="preserve"> </w:t>
        </w:r>
      </w:ins>
      <m:oMath>
        <m:r>
          <m:rPr>
            <m:sty m:val="bi"/>
          </m:rPr>
          <m:t>A</m:t>
        </m:r>
      </m:oMath>
      <w:ins w:id="634" w:author="PR Preview" w:date="2026-01-01T00:00:00Z">
        <w:r>
          <w:t xml:space="preserve"> </w:t>
        </w:r>
      </w:ins>
      <w:ins w:id="635" w:author="PR Preview" w:date="2026-01-01T00:00:00Z">
        <w:r>
          <w:t xml:space="preserve">is a factorization</w:t>
        </w:r>
      </w:ins>
      <w:ins w:id="636"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637" w:author="PR Preview" w:date="2026-01-01T00:00:00Z">
        <w:r>
          <w:t xml:space="preserve"> </w:t>
        </w:r>
      </w:ins>
      <w:ins w:id="638" w:author="PR Preview" w:date="2026-01-01T00:00:00Z">
        <w:r>
          <w:t xml:space="preserve">with</w:t>
        </w:r>
      </w:ins>
      <w:ins w:id="639" w:author="PR Preview" w:date="2026-01-01T00:00:00Z">
        <w:r>
          <w:t xml:space="preserve"> </w:t>
        </w:r>
      </w:ins>
      <m:oMath>
        <m:r>
          <m:rPr>
            <m:sty m:val="bi"/>
          </m:rPr>
          <m:t>U</m:t>
        </m:r>
      </m:oMath>
      <w:ins w:id="640" w:author="PR Preview" w:date="2026-01-01T00:00:00Z">
        <w:r>
          <w:t xml:space="preserve">,</w:t>
        </w:r>
      </w:ins>
      <w:ins w:id="641" w:author="PR Preview" w:date="2026-01-01T00:00:00Z">
        <w:r>
          <w:t xml:space="preserve"> </w:t>
        </w:r>
      </w:ins>
      <m:oMath>
        <m:r>
          <m:rPr>
            <m:sty m:val="bi"/>
          </m:rPr>
          <m:t>D</m:t>
        </m:r>
      </m:oMath>
      <w:ins w:id="642" w:author="PR Preview" w:date="2026-01-01T00:00:00Z">
        <w:r>
          <w:t xml:space="preserve"> </w:t>
        </w:r>
      </w:ins>
      <w:ins w:id="643" w:author="PR Preview" w:date="2026-01-01T00:00:00Z">
        <w:r>
          <w:t xml:space="preserve">and</w:t>
        </w:r>
      </w:ins>
      <w:ins w:id="644" w:author="PR Preview" w:date="2026-01-01T00:00:00Z">
        <w:r>
          <w:t xml:space="preserve"> </w:t>
        </w:r>
      </w:ins>
      <m:oMath>
        <m:r>
          <m:rPr>
            <m:sty m:val="bi"/>
          </m:rPr>
          <m:t>V</m:t>
        </m:r>
      </m:oMath>
      <w:ins w:id="645" w:author="PR Preview" w:date="2026-01-01T00:00:00Z">
        <w:r>
          <w:t xml:space="preserve"> </w:t>
        </w:r>
      </w:ins>
      <w:ins w:id="646" w:author="PR Preview" w:date="2026-01-01T00:00:00Z">
        <w:r>
          <w:t xml:space="preserve">as in</w:t>
        </w:r>
      </w:ins>
      <w:ins w:id="647" w:author="PR Preview" w:date="2026-01-01T00:00:00Z">
        <w:r>
          <w:t xml:space="preserve"> </w:t>
        </w:r>
      </w:ins>
      <w:hyperlink w:anchor="thm-svd">
        <w:ins w:id="648" w:author="PR Preview" w:date="2026-01-01T00:00:00Z">
          <w:r>
            <w:rPr>
              <w:rStyle w:val="Hyperlink"/>
            </w:rPr>
            <w:t xml:space="preserve">Theorem 71</w:t>
          </w:r>
        </w:ins>
      </w:hyperlink>
      <w:ins w:id="649" w:author="PR Preview" w:date="2026-01-01T00:00:00Z">
        <w:r>
          <w:t xml:space="preserve">.</w:t>
        </w:r>
      </w:ins>
      <w:ins w:id="650" w:author="PR Preview" w:date="2026-01-01T00:00:00Z">
        <w:r>
          <w:t xml:space="preserve"> </w:t>
        </w:r>
      </w:ins>
      <w:ins w:id="651" w:author="PR Preview" w:date="2026-01-01T00:00:00Z">
        <w:r>
          <w:t xml:space="preserve">The numbers</w:t>
        </w:r>
      </w:ins>
      <w:ins w:id="652"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653" w:author="PR Preview" w:date="2026-01-01T00:00:00Z">
        <w:r>
          <w:t xml:space="preserve"> </w:t>
        </w:r>
      </w:ins>
      <w:ins w:id="654" w:author="PR Preview" w:date="2026-01-01T00:00:00Z">
        <w:r>
          <w:t xml:space="preserve">on the diagonal of</w:t>
        </w:r>
      </w:ins>
      <w:ins w:id="655" w:author="PR Preview" w:date="2026-01-01T00:00:00Z">
        <w:r>
          <w:t xml:space="preserve"> </w:t>
        </w:r>
      </w:ins>
      <m:oMath>
        <m:r>
          <m:rPr>
            <m:sty m:val="bi"/>
          </m:rPr>
          <m:t>D</m:t>
        </m:r>
      </m:oMath>
      <w:ins w:id="656" w:author="PR Preview" w:date="2026-01-01T00:00:00Z">
        <w:r>
          <w:t xml:space="preserve"> </w:t>
        </w:r>
      </w:ins>
      <w:ins w:id="657" w:author="PR Preview" w:date="2026-01-01T00:00:00Z">
        <w:r>
          <w:t xml:space="preserve">are the</w:t>
        </w:r>
      </w:ins>
      <w:ins w:id="658" w:author="PR Preview" w:date="2026-01-01T00:00:00Z">
        <w:r>
          <w:t xml:space="preserve"> </w:t>
        </w:r>
      </w:ins>
      <w:ins w:id="659" w:author="PR Preview" w:date="2026-01-01T00:00:00Z">
        <w:r>
          <w:rPr>
            <w:b/>
            <w:bCs/>
          </w:rPr>
          <w:t xml:space="preserve">singular values</w:t>
        </w:r>
      </w:ins>
      <w:ins w:id="660" w:author="PR Preview" w:date="2026-01-01T00:00:00Z">
        <w:r>
          <w:t xml:space="preserve"> </w:t>
        </w:r>
      </w:ins>
      <w:ins w:id="661" w:author="PR Preview" w:date="2026-01-01T00:00:00Z">
        <w:r>
          <w:t xml:space="preserve">of</w:t>
        </w:r>
      </w:ins>
      <w:ins w:id="662" w:author="PR Preview" w:date="2026-01-01T00:00:00Z">
        <w:r>
          <w:t xml:space="preserve"> </w:t>
        </w:r>
      </w:ins>
      <m:oMath>
        <m:r>
          <m:rPr>
            <m:sty m:val="bi"/>
          </m:rPr>
          <m:t>A</m:t>
        </m:r>
      </m:oMath>
      <w:ins w:id="663" w:author="PR Preview" w:date="2026-01-01T00:00:00Z">
        <w:r>
          <w:t xml:space="preserve">.</w:t>
        </w:r>
      </w:ins>
    </w:p>
    <w:bookmarkEnd w:id="446"/>
    <w:bookmarkStart w:id="447" w:name="exm-svd"/>
    <w:p>
      <w:pPr>
        <w:pStyle w:val="BodyText"/>
      </w:pPr>
      <w:ins w:id="664" w:author="PR Preview" w:date="2026-01-01T00:00:00Z">
        <w:r>
          <w:rPr>
            <w:b/>
            <w:bCs/>
          </w:rPr>
          <w:t xml:space="preserve">Example 138 (An SVD of a</w:t>
        </w:r>
      </w:ins>
      <w:ins w:id="665" w:author="PR Preview" w:date="2026-01-01T00:00:00Z">
        <w:r>
          <w:rPr>
            <w:b/>
            <w:bCs/>
          </w:rPr>
          <w:t xml:space="preserve"> </w:t>
        </w:r>
      </w:ins>
      <m:oMath>
        <m:r>
          <m:t>3</m:t>
        </m:r>
        <m:r>
          <m:rPr>
            <m:sty m:val="p"/>
          </m:rPr>
          <m:t>×</m:t>
        </m:r>
        <m:r>
          <m:t>2</m:t>
        </m:r>
      </m:oMath>
      <w:ins w:id="666" w:author="PR Preview" w:date="2026-01-01T00:00:00Z">
        <w:r>
          <w:rPr>
            <w:b/>
            <w:bCs/>
          </w:rPr>
          <w:t xml:space="preserve"> </w:t>
        </w:r>
      </w:ins>
      <w:ins w:id="667" w:author="PR Preview" w:date="2026-01-01T00:00:00Z">
        <w:r>
          <w:rPr>
            <w:b/>
            <w:bCs/>
          </w:rPr>
          <w:t xml:space="preserve">matrix)</w:t>
        </w:r>
      </w:ins>
      <w:ins w:id="668" w:author="PR Preview" w:date="2026-01-01T00:00:00Z">
        <w:r>
          <w:t xml:space="preserve"> </w:t>
        </w:r>
      </w:ins>
      <w:ins w:id="669"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670" w:author="PR Preview" w:date="2026-01-01T00:00:00Z">
        <w:r>
          <w:t xml:space="preserve"> </w:t>
        </w:r>
      </w:ins>
      <w:ins w:id="671" w:author="PR Preview" w:date="2026-01-01T00:00:00Z">
        <w:r>
          <w:t xml:space="preserve">is the orthogonal matrix</w:t>
        </w:r>
      </w:ins>
      <w:ins w:id="672" w:author="PR Preview" w:date="2026-01-01T00:00:00Z">
        <w:r>
          <w:t xml:space="preserve"> </w:t>
        </w:r>
      </w:ins>
      <m:oMath>
        <m:r>
          <m:rPr>
            <m:sty m:val="bi"/>
          </m:rPr>
          <m:t>Q</m:t>
        </m:r>
      </m:oMath>
      <w:ins w:id="673" w:author="PR Preview" w:date="2026-01-01T00:00:00Z">
        <w:r>
          <w:t xml:space="preserve"> </w:t>
        </w:r>
      </w:ins>
      <w:ins w:id="674" w:author="PR Preview" w:date="2026-01-01T00:00:00Z">
        <w:r>
          <w:t xml:space="preserve">from</w:t>
        </w:r>
      </w:ins>
      <w:ins w:id="675" w:author="PR Preview" w:date="2026-01-01T00:00:00Z">
        <w:r>
          <w:t xml:space="preserve"> </w:t>
        </w:r>
      </w:ins>
      <w:hyperlink w:anchor="exm-spectral">
        <w:ins w:id="676" w:author="PR Preview" w:date="2026-01-01T00:00:00Z">
          <w:r>
            <w:rPr>
              <w:rStyle w:val="Hyperlink"/>
            </w:rPr>
            <w:t xml:space="preserve">Example 137</w:t>
          </w:r>
        </w:ins>
      </w:hyperlink>
      <w:ins w:id="677" w:author="PR Preview" w:date="2026-01-01T00:00:00Z">
        <w:r>
          <w:t xml:space="preserve">.</w:t>
        </w:r>
      </w:ins>
      <w:ins w:id="678" w:author="PR Preview" w:date="2026-01-01T00:00:00Z">
        <w:r>
          <w:t xml:space="preserve"> </w:t>
        </w:r>
      </w:ins>
      <m:oMath>
        <m:r>
          <m:rPr>
            <m:sty m:val="bi"/>
          </m:rPr>
          <m:t>U</m:t>
        </m:r>
      </m:oMath>
      <w:ins w:id="679" w:author="PR Preview" w:date="2026-01-01T00:00:00Z">
        <w:r>
          <w:t xml:space="preserve"> </w:t>
        </w:r>
      </w:ins>
      <w:ins w:id="680" w:author="PR Preview" w:date="2026-01-01T00:00:00Z">
        <w:r>
          <w:t xml:space="preserve">is orthogonal too.</w:t>
        </w:r>
      </w:ins>
      <w:ins w:id="681" w:author="PR Preview" w:date="2026-01-01T00:00:00Z">
        <w:r>
          <w:t xml:space="preserve"> </w:t>
        </w:r>
      </w:ins>
      <w:ins w:id="682" w:author="PR Preview" w:date="2026-01-01T00:00:00Z">
        <w:r>
          <w:t xml:space="preserve">Entry</w:t>
        </w:r>
      </w:ins>
      <w:ins w:id="683" w:author="PR Preview" w:date="2026-01-01T00:00:00Z">
        <w:r>
          <w:t xml:space="preserve"> </w:t>
        </w:r>
      </w:ins>
      <m:oMath>
        <m:r>
          <m:rPr>
            <m:sty m:val="p"/>
          </m:rPr>
          <m:t>(</m:t>
        </m:r>
        <m:r>
          <m:t>i</m:t>
        </m:r>
        <m:r>
          <m:rPr>
            <m:sty m:val="p"/>
          </m:rPr>
          <m:t>,</m:t>
        </m:r>
        <m:r>
          <m:t>j</m:t>
        </m:r>
        <m:r>
          <m:rPr>
            <m:sty m:val="p"/>
          </m:rPr>
          <m:t>)</m:t>
        </m:r>
      </m:oMath>
      <w:ins w:id="684" w:author="PR Preview" w:date="2026-01-01T00:00:00Z">
        <w:r>
          <w:t xml:space="preserve"> </w:t>
        </w:r>
      </w:ins>
      <w:ins w:id="685" w:author="PR Preview" w:date="2026-01-01T00:00:00Z">
        <w:r>
          <w:t xml:space="preserve">of</w:t>
        </w:r>
      </w:ins>
      <w:ins w:id="686" w:author="PR Preview" w:date="2026-01-01T00:00:00Z">
        <w:r>
          <w:t xml:space="preserve"> </w:t>
        </w:r>
      </w:ins>
      <m:oMath>
        <m:sSup>
          <m:e>
            <m:r>
              <m:rPr>
                <m:sty m:val="bi"/>
              </m:rPr>
              <m:t>U</m:t>
            </m:r>
          </m:e>
          <m:sup>
            <m:r>
              <m:rPr>
                <m:sty m:val="p"/>
              </m:rPr>
              <m:t>⊤</m:t>
            </m:r>
          </m:sup>
        </m:sSup>
        <m:r>
          <m:rPr>
            <m:sty m:val="bi"/>
          </m:rPr>
          <m:t>U</m:t>
        </m:r>
      </m:oMath>
      <w:ins w:id="687" w:author="PR Preview" w:date="2026-01-01T00:00:00Z">
        <w:r>
          <w:t xml:space="preserve"> </w:t>
        </w:r>
      </w:ins>
      <w:ins w:id="688" w:author="PR Preview" w:date="2026-01-01T00:00:00Z">
        <w:r>
          <w:t xml:space="preserve">is the dot product of columns</w:t>
        </w:r>
      </w:ins>
      <w:ins w:id="689" w:author="PR Preview" w:date="2026-01-01T00:00:00Z">
        <w:r>
          <w:t xml:space="preserve"> </w:t>
        </w:r>
      </w:ins>
      <m:oMath>
        <m:r>
          <m:t>i</m:t>
        </m:r>
      </m:oMath>
      <w:ins w:id="690" w:author="PR Preview" w:date="2026-01-01T00:00:00Z">
        <w:r>
          <w:t xml:space="preserve"> </w:t>
        </w:r>
      </w:ins>
      <w:ins w:id="691" w:author="PR Preview" w:date="2026-01-01T00:00:00Z">
        <w:r>
          <w:t xml:space="preserve">and</w:t>
        </w:r>
      </w:ins>
      <w:ins w:id="692" w:author="PR Preview" w:date="2026-01-01T00:00:00Z">
        <w:r>
          <w:t xml:space="preserve"> </w:t>
        </w:r>
      </w:ins>
      <m:oMath>
        <m:r>
          <m:t>j</m:t>
        </m:r>
      </m:oMath>
      <w:ins w:id="693" w:author="PR Preview" w:date="2026-01-01T00:00:00Z">
        <w:r>
          <w:t xml:space="preserve"> </w:t>
        </w:r>
      </w:ins>
      <w:ins w:id="694" w:author="PR Preview" w:date="2026-01-01T00:00:00Z">
        <w:r>
          <w:t xml:space="preserve">of</w:t>
        </w:r>
      </w:ins>
      <w:ins w:id="695" w:author="PR Preview" w:date="2026-01-01T00:00:00Z">
        <w:r>
          <w:t xml:space="preserve"> </w:t>
        </w:r>
      </w:ins>
      <m:oMath>
        <m:r>
          <m:rPr>
            <m:sty m:val="bi"/>
          </m:rPr>
          <m:t>U</m:t>
        </m:r>
      </m:oMath>
      <w:ins w:id="696" w:author="PR Preview" w:date="2026-01-01T00:00:00Z">
        <w:r>
          <w:t xml:space="preserve">,</w:t>
        </w:r>
      </w:ins>
      <w:ins w:id="697" w:author="PR Preview" w:date="2026-01-01T00:00:00Z">
        <w:r>
          <w:t xml:space="preserve"> </w:t>
        </w:r>
      </w:ins>
      <w:ins w:id="698" w:author="PR Preview" w:date="2026-01-01T00:00:00Z">
        <w:r>
          <w:t xml:space="preserve">and those columns are</w:t>
        </w:r>
      </w:ins>
      <w:ins w:id="699" w:author="PR Preview" w:date="2026-01-01T00:00:00Z">
        <w:r>
          <w:t xml:space="preserve"> </w:t>
        </w:r>
      </w:ins>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ins w:id="700" w:author="PR Preview" w:date="2026-01-01T00:00:00Z">
        <w:r>
          <w:t xml:space="preserve">,</w:t>
        </w:r>
      </w:ins>
      <w:ins w:id="701" w:author="PR Preview" w:date="2026-01-01T00:00:00Z">
        <w:r>
          <w:t xml:space="preserve"> </w:t>
        </w:r>
      </w:ins>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ins w:id="702" w:author="PR Preview" w:date="2026-01-01T00:00:00Z">
        <w:r>
          <w:t xml:space="preserve"> </w:t>
        </w:r>
      </w:ins>
      <w:ins w:id="703" w:author="PR Preview" w:date="2026-01-01T00:00:00Z">
        <w:r>
          <w:t xml:space="preserve">and</w:t>
        </w:r>
      </w:ins>
      <w:ins w:id="704" w:author="PR Preview" w:date="2026-01-01T00:00:00Z">
        <w:r>
          <w:t xml:space="preserve"> </w:t>
        </w:r>
      </w:ins>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ins w:id="705" w:author="PR Preview" w:date="2026-01-01T00:00:00Z">
        <w:r>
          <w:t xml:space="preserve">:</w:t>
        </w:r>
      </w:ins>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del w:id="706" w:author="PR Preview" w:date="2026-01-01T00:00:00Z">
        <w:r>
          <w:delText xml:space="preserve">For example, in</w:delText>
        </w:r>
      </w:del>
      <w:del w:id="707" w:author="PR Preview" w:date="2026-01-01T00:00:00Z">
        <w:r>
          <w:delText xml:space="preserve"> </w:delText>
        </w:r>
      </w:del>
      <w:hyperlink w:anchor="exm-svd">
        <w:del w:id="708" w:author="PR Preview" w:date="2026-01-01T00:00:00Z">
          <w:r>
            <w:rPr>
              <w:rStyle w:val="Hyperlink"/>
            </w:rPr>
            <w:delText xml:space="preserve">Example 137</w:delText>
          </w:r>
        </w:del>
      </w:hyperlink>
      <w:del w:id="709" w:author="PR Preview" w:date="2026-01-01T00:00:00Z">
        <w:r>
          <w:delText xml:space="preserve">,</w:delText>
        </w:r>
      </w:del>
      <w:del w:id="710" w:author="PR Preview" w:date="2026-01-01T00:00:00Z">
        <w:r>
          <w:delText xml:space="preserve"> </w:delText>
        </w:r>
      </w:del>
      <w:del w:id="711" w:author="PR Preview" w:date="2026-01-01T00:00:00Z">
        <w:r>
          <w:delText xml:space="preserve">multiplying the first columns of</w:delText>
        </w:r>
      </w:del>
      <w:del w:id="712" w:author="PR Preview" w:date="2026-01-01T00:00:00Z">
        <w:r>
          <w:delText xml:space="preserve"> </w:delText>
        </w:r>
      </w:del>
      <m:oMath>
        <m:r>
          <m:rPr>
            <m:sty m:val="bi"/>
          </m:rPr>
          <m:t>U</m:t>
        </m:r>
      </m:oMath>
      <w:del w:id="713" w:author="PR Preview" w:date="2026-01-01T00:00:00Z">
        <w:r>
          <w:delText xml:space="preserve"> </w:delText>
        </w:r>
      </w:del>
      <w:del w:id="714" w:author="PR Preview" w:date="2026-01-01T00:00:00Z">
        <w:r>
          <w:delText xml:space="preserve">and</w:delText>
        </w:r>
      </w:del>
      <w:del w:id="715" w:author="PR Preview" w:date="2026-01-01T00:00:00Z">
        <w:r>
          <w:delText xml:space="preserve"> </w:delText>
        </w:r>
      </w:del>
      <m:oMath>
        <m:r>
          <m:rPr>
            <m:sty m:val="bi"/>
          </m:rPr>
          <m:t>V</m:t>
        </m:r>
      </m:oMath>
      <w:del w:id="716" w:author="PR Preview" w:date="2026-01-01T00:00:00Z">
        <w:r>
          <w:delText xml:space="preserve"> </w:delText>
        </w:r>
      </w:del>
      <w:del w:id="717" w:author="PR Preview" w:date="2026-01-01T00:00:00Z">
        <w:r>
          <w:delText xml:space="preserve">by</w:delText>
        </w:r>
      </w:del>
      <w:del w:id="718" w:author="PR Preview" w:date="2026-01-01T00:00:00Z">
        <w:r>
          <w:delText xml:space="preserve"> </w:delText>
        </w:r>
      </w:del>
      <m:oMath>
        <m:r>
          <m:rPr>
            <m:sty m:val="p"/>
          </m:rPr>
          <m:t>−</m:t>
        </m:r>
        <m:r>
          <m:t>1</m:t>
        </m:r>
      </m:oMath>
      <w:del w:id="719" w:author="PR Preview" w:date="2026-01-01T00:00:00Z">
        <w:r>
          <w:delText xml:space="preserve"> </w:delText>
        </w:r>
      </w:del>
      <w:del w:id="720" w:author="PR Preview" w:date="2026-01-01T00:00:00Z">
        <w:r>
          <w:delText xml:space="preserve">gives</w:delText>
        </w:r>
      </w:del>
    </w:p>
    <w:p>
      <w:pPr>
        <w:pStyle w:val="BodyText"/>
      </w:pPr>
      <w:ins w:id="721" w:author="PR Preview" w:date="2026-01-01T00:00:00Z">
        <w:r>
          <w:t xml:space="preserve">For example, in</w:t>
        </w:r>
      </w:ins>
      <w:ins w:id="722" w:author="PR Preview" w:date="2026-01-01T00:00:00Z">
        <w:r>
          <w:t xml:space="preserve"> </w:t>
        </w:r>
      </w:ins>
      <w:hyperlink w:anchor="exm-svd">
        <w:ins w:id="723" w:author="PR Preview" w:date="2026-01-01T00:00:00Z">
          <w:r>
            <w:rPr>
              <w:rStyle w:val="Hyperlink"/>
            </w:rPr>
            <w:t xml:space="preserve">Example 138</w:t>
          </w:r>
        </w:ins>
      </w:hyperlink>
      <w:ins w:id="724" w:author="PR Preview" w:date="2026-01-01T00:00:00Z">
        <w:r>
          <w:t xml:space="preserve">,</w:t>
        </w:r>
      </w:ins>
      <w:ins w:id="725" w:author="PR Preview" w:date="2026-01-01T00:00:00Z">
        <w:r>
          <w:t xml:space="preserve"> </w:t>
        </w:r>
      </w:ins>
      <w:ins w:id="726" w:author="PR Preview" w:date="2026-01-01T00:00:00Z">
        <w:r>
          <w:t xml:space="preserve">multiplying the first columns of</w:t>
        </w:r>
      </w:ins>
      <w:ins w:id="727" w:author="PR Preview" w:date="2026-01-01T00:00:00Z">
        <w:r>
          <w:t xml:space="preserve"> </w:t>
        </w:r>
      </w:ins>
      <m:oMath>
        <m:r>
          <m:rPr>
            <m:sty m:val="bi"/>
          </m:rPr>
          <m:t>U</m:t>
        </m:r>
      </m:oMath>
      <w:ins w:id="728" w:author="PR Preview" w:date="2026-01-01T00:00:00Z">
        <w:r>
          <w:t xml:space="preserve"> </w:t>
        </w:r>
      </w:ins>
      <w:ins w:id="729" w:author="PR Preview" w:date="2026-01-01T00:00:00Z">
        <w:r>
          <w:t xml:space="preserve">and</w:t>
        </w:r>
      </w:ins>
      <w:ins w:id="730" w:author="PR Preview" w:date="2026-01-01T00:00:00Z">
        <w:r>
          <w:t xml:space="preserve"> </w:t>
        </w:r>
      </w:ins>
      <m:oMath>
        <m:r>
          <m:rPr>
            <m:sty m:val="bi"/>
          </m:rPr>
          <m:t>V</m:t>
        </m:r>
      </m:oMath>
      <w:ins w:id="731" w:author="PR Preview" w:date="2026-01-01T00:00:00Z">
        <w:r>
          <w:t xml:space="preserve"> </w:t>
        </w:r>
      </w:ins>
      <w:ins w:id="732" w:author="PR Preview" w:date="2026-01-01T00:00:00Z">
        <w:r>
          <w:t xml:space="preserve">by</w:t>
        </w:r>
      </w:ins>
      <w:ins w:id="733" w:author="PR Preview" w:date="2026-01-01T00:00:00Z">
        <w:r>
          <w:t xml:space="preserve"> </w:t>
        </w:r>
      </w:ins>
      <m:oMath>
        <m:r>
          <m:rPr>
            <m:sty m:val="p"/>
          </m:rPr>
          <m:t>−</m:t>
        </m:r>
        <m:r>
          <m:t>1</m:t>
        </m:r>
      </m:oMath>
      <w:ins w:id="734" w:author="PR Preview" w:date="2026-01-01T00:00:00Z">
        <w:r>
          <w:t xml:space="preserve"> </w:t>
        </w:r>
      </w:ins>
      <w:ins w:id="735"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del w:id="736" w:author="PR Preview" w:date="2026-01-01T00:00:00Z">
        <w:r>
          <w:rPr>
            <w:b/>
            <w:bCs/>
          </w:rPr>
          <w:delText xml:space="preserve">Theorem 71 (An SVD gives an eigendecomposition of</w:delText>
        </w:r>
      </w:del>
      <w:del w:id="737" w:author="PR Preview" w:date="2026-01-01T00:00:00Z">
        <w:r>
          <w:rPr>
            <w:b/>
            <w:bCs/>
          </w:rPr>
          <w:delText xml:space="preserve"> </w:delText>
        </w:r>
      </w:del>
      <m:oMath>
        <m:sSup>
          <m:e>
            <m:r>
              <m:rPr>
                <m:sty m:val="bi"/>
              </m:rPr>
              <m:t>A</m:t>
            </m:r>
          </m:e>
          <m:sup>
            <m:r>
              <m:rPr>
                <m:sty m:val="p"/>
              </m:rPr>
              <m:t>⊤</m:t>
            </m:r>
          </m:sup>
        </m:sSup>
        <m:r>
          <m:rPr>
            <m:sty m:val="bi"/>
          </m:rPr>
          <m:t>A</m:t>
        </m:r>
      </m:oMath>
      <w:del w:id="738" w:author="PR Preview" w:date="2026-01-01T00:00:00Z">
        <w:r>
          <w:rPr>
            <w:b/>
            <w:bCs/>
          </w:rPr>
          <w:delText xml:space="preserve">)</w:delText>
        </w:r>
      </w:del>
      <w:del w:id="739" w:author="PR Preview" w:date="2026-01-01T00:00:00Z">
        <w:r>
          <w:delText xml:space="preserve"> </w:delText>
        </w:r>
      </w:del>
      <w:del w:id="740" w:author="PR Preview" w:date="2026-01-01T00:00:00Z">
        <w:r>
          <w:delText xml:space="preserve">Let</w:delText>
        </w:r>
      </w:del>
      <w:del w:id="741"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742" w:author="PR Preview" w:date="2026-01-01T00:00:00Z">
        <w:r>
          <w:delText xml:space="preserve"> </w:delText>
        </w:r>
      </w:del>
      <w:del w:id="743" w:author="PR Preview" w:date="2026-01-01T00:00:00Z">
        <w:r>
          <w:delText xml:space="preserve">be a singular value decomposition (</w:delText>
        </w:r>
      </w:del>
      <w:hyperlink w:anchor="def-svd">
        <w:del w:id="744" w:author="PR Preview" w:date="2026-01-01T00:00:00Z">
          <w:r>
            <w:rPr>
              <w:rStyle w:val="Hyperlink"/>
            </w:rPr>
            <w:delText xml:space="preserve">Definition 84</w:delText>
          </w:r>
        </w:del>
      </w:hyperlink>
      <w:del w:id="745" w:author="PR Preview" w:date="2026-01-01T00:00:00Z">
        <w:r>
          <w:delText xml:space="preserve">) of an</w:delText>
        </w:r>
      </w:del>
      <w:del w:id="746" w:author="PR Preview" w:date="2026-01-01T00:00:00Z">
        <w:r>
          <w:delText xml:space="preserve"> </w:delText>
        </w:r>
      </w:del>
      <m:oMath>
        <m:r>
          <m:t>n</m:t>
        </m:r>
        <m:r>
          <m:rPr>
            <m:sty m:val="p"/>
          </m:rPr>
          <m:t>×</m:t>
        </m:r>
        <m:r>
          <m:t>p</m:t>
        </m:r>
      </m:oMath>
      <w:del w:id="747" w:author="PR Preview" w:date="2026-01-01T00:00:00Z">
        <w:r>
          <w:delText xml:space="preserve"> </w:delText>
        </w:r>
      </w:del>
      <w:del w:id="748" w:author="PR Preview" w:date="2026-01-01T00:00:00Z">
        <w:r>
          <w:delText xml:space="preserve">matrix</w:delText>
        </w:r>
      </w:del>
      <w:del w:id="749" w:author="PR Preview" w:date="2026-01-01T00:00:00Z">
        <w:r>
          <w:delText xml:space="preserve"> </w:delText>
        </w:r>
      </w:del>
      <m:oMath>
        <m:r>
          <m:rPr>
            <m:sty m:val="bi"/>
          </m:rPr>
          <m:t>A</m:t>
        </m:r>
      </m:oMath>
      <w:del w:id="750" w:author="PR Preview" w:date="2026-01-01T00:00:00Z">
        <w:r>
          <w:delText xml:space="preserve"> </w:delText>
        </w:r>
      </w:del>
      <w:del w:id="751" w:author="PR Preview" w:date="2026-01-01T00:00:00Z">
        <w:r>
          <w:delText xml:space="preserve">with singular values</w:delText>
        </w:r>
      </w:del>
      <w:del w:id="752"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753" w:author="PR Preview" w:date="2026-01-01T00:00:00Z">
        <w:r>
          <w:delText xml:space="preserve">.</w:delText>
        </w:r>
      </w:del>
      <w:del w:id="754" w:author="PR Preview" w:date="2026-01-01T00:00:00Z">
        <w:r>
          <w:delText xml:space="preserve"> </w:delText>
        </w:r>
      </w:del>
      <w:del w:id="755" w:author="PR Preview" w:date="2026-01-01T00:00:00Z">
        <w:r>
          <w:delText xml:space="preserve">Then</w:delText>
        </w:r>
      </w:del>
      <w:del w:id="756" w:author="PR Preview" w:date="2026-01-01T00:00:00Z">
        <w:r>
          <w:delText xml:space="preserve"> </w:delText>
        </w:r>
      </w:del>
      <m:oMath>
        <m:sSup>
          <m:e>
            <m:r>
              <m:rPr>
                <m:sty m:val="bi"/>
              </m:rPr>
              <m:t>A</m:t>
            </m:r>
          </m:e>
          <m:sup>
            <m:r>
              <m:rPr>
                <m:sty m:val="p"/>
              </m:rPr>
              <m:t>⊤</m:t>
            </m:r>
          </m:sup>
        </m:sSup>
        <m:r>
          <m:rPr>
            <m:sty m:val="bi"/>
          </m:rPr>
          <m:t>A</m:t>
        </m:r>
      </m:oMath>
      <w:del w:id="757" w:author="PR Preview" w:date="2026-01-01T00:00:00Z">
        <w:r>
          <w:delText xml:space="preserve"> </w:delText>
        </w:r>
      </w:del>
      <w:del w:id="758" w:author="PR Preview" w:date="2026-01-01T00:00:00Z">
        <w:r>
          <w:delText xml:space="preserve">is symmetric (</w:delText>
        </w:r>
      </w:del>
      <w:hyperlink w:anchor="def-symmetric-matrix">
        <w:del w:id="759" w:author="PR Preview" w:date="2026-01-01T00:00:00Z">
          <w:r>
            <w:rPr>
              <w:rStyle w:val="Hyperlink"/>
            </w:rPr>
            <w:delText xml:space="preserve">Definition 69</w:delText>
          </w:r>
        </w:del>
      </w:hyperlink>
      <w:del w:id="760" w:author="PR Preview" w:date="2026-01-01T00:00:00Z">
        <w:r>
          <w:delText xml:space="preserve">), and</w:delText>
        </w:r>
      </w:del>
    </w:p>
    <w:p>
      <w:pPr>
        <w:pStyle w:val="BodyText"/>
      </w:pPr>
      <w:ins w:id="761" w:author="PR Preview" w:date="2026-01-01T00:00:00Z">
        <w:r>
          <w:rPr>
            <w:b/>
            <w:bCs/>
          </w:rPr>
          <w:t xml:space="preserve">Theorem 72 (An SVD gives an eigendecomposition of</w:t>
        </w:r>
      </w:ins>
      <w:ins w:id="762" w:author="PR Preview" w:date="2026-01-01T00:00:00Z">
        <w:r>
          <w:rPr>
            <w:b/>
            <w:bCs/>
          </w:rPr>
          <w:t xml:space="preserve"> </w:t>
        </w:r>
      </w:ins>
      <m:oMath>
        <m:sSup>
          <m:e>
            <m:r>
              <m:rPr>
                <m:sty m:val="bi"/>
              </m:rPr>
              <m:t>A</m:t>
            </m:r>
          </m:e>
          <m:sup>
            <m:r>
              <m:rPr>
                <m:sty m:val="p"/>
              </m:rPr>
              <m:t>⊤</m:t>
            </m:r>
          </m:sup>
        </m:sSup>
        <m:r>
          <m:rPr>
            <m:sty m:val="bi"/>
          </m:rPr>
          <m:t>A</m:t>
        </m:r>
      </m:oMath>
      <w:ins w:id="763" w:author="PR Preview" w:date="2026-01-01T00:00:00Z">
        <w:r>
          <w:rPr>
            <w:b/>
            <w:bCs/>
          </w:rPr>
          <w:t xml:space="preserve">)</w:t>
        </w:r>
      </w:ins>
      <w:ins w:id="764" w:author="PR Preview" w:date="2026-01-01T00:00:00Z">
        <w:r>
          <w:t xml:space="preserve"> </w:t>
        </w:r>
      </w:ins>
      <w:ins w:id="765" w:author="PR Preview" w:date="2026-01-01T00:00:00Z">
        <w:r>
          <w:t xml:space="preserve">Let</w:t>
        </w:r>
      </w:ins>
      <w:ins w:id="766"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767" w:author="PR Preview" w:date="2026-01-01T00:00:00Z">
        <w:r>
          <w:t xml:space="preserve"> </w:t>
        </w:r>
      </w:ins>
      <w:ins w:id="768" w:author="PR Preview" w:date="2026-01-01T00:00:00Z">
        <w:r>
          <w:t xml:space="preserve">be a singular value decomposition (</w:t>
        </w:r>
      </w:ins>
      <w:hyperlink w:anchor="def-svd">
        <w:ins w:id="769" w:author="PR Preview" w:date="2026-01-01T00:00:00Z">
          <w:r>
            <w:rPr>
              <w:rStyle w:val="Hyperlink"/>
            </w:rPr>
            <w:t xml:space="preserve">Definition 84</w:t>
          </w:r>
        </w:ins>
      </w:hyperlink>
      <w:ins w:id="770" w:author="PR Preview" w:date="2026-01-01T00:00:00Z">
        <w:r>
          <w:t xml:space="preserve">) of an</w:t>
        </w:r>
      </w:ins>
      <w:ins w:id="771" w:author="PR Preview" w:date="2026-01-01T00:00:00Z">
        <w:r>
          <w:t xml:space="preserve"> </w:t>
        </w:r>
      </w:ins>
      <m:oMath>
        <m:r>
          <m:t>n</m:t>
        </m:r>
        <m:r>
          <m:rPr>
            <m:sty m:val="p"/>
          </m:rPr>
          <m:t>×</m:t>
        </m:r>
        <m:r>
          <m:t>p</m:t>
        </m:r>
      </m:oMath>
      <w:ins w:id="772" w:author="PR Preview" w:date="2026-01-01T00:00:00Z">
        <w:r>
          <w:t xml:space="preserve"> </w:t>
        </w:r>
      </w:ins>
      <w:ins w:id="773" w:author="PR Preview" w:date="2026-01-01T00:00:00Z">
        <w:r>
          <w:t xml:space="preserve">matrix</w:t>
        </w:r>
      </w:ins>
      <w:ins w:id="774" w:author="PR Preview" w:date="2026-01-01T00:00:00Z">
        <w:r>
          <w:t xml:space="preserve"> </w:t>
        </w:r>
      </w:ins>
      <m:oMath>
        <m:r>
          <m:rPr>
            <m:sty m:val="bi"/>
          </m:rPr>
          <m:t>A</m:t>
        </m:r>
      </m:oMath>
      <w:ins w:id="775" w:author="PR Preview" w:date="2026-01-01T00:00:00Z">
        <w:r>
          <w:t xml:space="preserve"> </w:t>
        </w:r>
      </w:ins>
      <w:ins w:id="776" w:author="PR Preview" w:date="2026-01-01T00:00:00Z">
        <w:r>
          <w:t xml:space="preserve">with singular values</w:t>
        </w:r>
      </w:ins>
      <w:ins w:id="777"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778" w:author="PR Preview" w:date="2026-01-01T00:00:00Z">
        <w:r>
          <w:t xml:space="preserve">.</w:t>
        </w:r>
      </w:ins>
      <w:ins w:id="779" w:author="PR Preview" w:date="2026-01-01T00:00:00Z">
        <w:r>
          <w:t xml:space="preserve"> </w:t>
        </w:r>
      </w:ins>
      <w:ins w:id="780" w:author="PR Preview" w:date="2026-01-01T00:00:00Z">
        <w:r>
          <w:t xml:space="preserve">Then</w:t>
        </w:r>
      </w:ins>
      <w:ins w:id="781" w:author="PR Preview" w:date="2026-01-01T00:00:00Z">
        <w:r>
          <w:t xml:space="preserve"> </w:t>
        </w:r>
      </w:ins>
      <m:oMath>
        <m:sSup>
          <m:e>
            <m:r>
              <m:rPr>
                <m:sty m:val="bi"/>
              </m:rPr>
              <m:t>A</m:t>
            </m:r>
          </m:e>
          <m:sup>
            <m:r>
              <m:rPr>
                <m:sty m:val="p"/>
              </m:rPr>
              <m:t>⊤</m:t>
            </m:r>
          </m:sup>
        </m:sSup>
        <m:r>
          <m:rPr>
            <m:sty m:val="bi"/>
          </m:rPr>
          <m:t>A</m:t>
        </m:r>
      </m:oMath>
      <w:ins w:id="782" w:author="PR Preview" w:date="2026-01-01T00:00:00Z">
        <w:r>
          <w:t xml:space="preserve"> </w:t>
        </w:r>
      </w:ins>
      <w:ins w:id="783" w:author="PR Preview" w:date="2026-01-01T00:00:00Z">
        <w:r>
          <w:t xml:space="preserve">is symmetric (</w:t>
        </w:r>
      </w:ins>
      <w:hyperlink w:anchor="def-symmetric-matrix">
        <w:ins w:id="784" w:author="PR Preview" w:date="2026-01-01T00:00:00Z">
          <w:r>
            <w:rPr>
              <w:rStyle w:val="Hyperlink"/>
            </w:rPr>
            <w:t xml:space="preserve">Definition 69</w:t>
          </w:r>
        </w:ins>
      </w:hyperlink>
      <w:ins w:id="785"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del w:id="786" w:author="PR Preview" w:date="2026-01-01T00:00:00Z">
        <w:r>
          <w:rPr>
            <w:b/>
            <w:bCs/>
          </w:rPr>
          <w:delText xml:space="preserve">Example 138 (</w:delText>
        </w:r>
      </w:del>
      <m:oMath>
        <m:sSup>
          <m:e>
            <m:r>
              <m:rPr>
                <m:sty m:val="bi"/>
              </m:rPr>
              <m:t>A</m:t>
            </m:r>
          </m:e>
          <m:sup>
            <m:r>
              <m:rPr>
                <m:sty m:val="p"/>
              </m:rPr>
              <m:t>⊤</m:t>
            </m:r>
          </m:sup>
        </m:sSup>
        <m:r>
          <m:rPr>
            <m:sty m:val="bi"/>
          </m:rPr>
          <m:t>A</m:t>
        </m:r>
      </m:oMath>
      <w:del w:id="787" w:author="PR Preview" w:date="2026-01-01T00:00:00Z">
        <w:r>
          <w:rPr>
            <w:b/>
            <w:bCs/>
          </w:rPr>
          <w:delText xml:space="preserve"> </w:delText>
        </w:r>
      </w:del>
      <w:del w:id="788" w:author="PR Preview" w:date="2026-01-01T00:00:00Z">
        <w:r>
          <w:rPr>
            <w:b/>
            <w:bCs/>
          </w:rPr>
          <w:delText xml:space="preserve">for the matrix of the SVD example)</w:delText>
        </w:r>
      </w:del>
      <w:del w:id="789" w:author="PR Preview" w:date="2026-01-01T00:00:00Z">
        <w:r>
          <w:delText xml:space="preserve"> </w:delText>
        </w:r>
      </w:del>
      <w:del w:id="790" w:author="PR Preview" w:date="2026-01-01T00:00:00Z">
        <w:r>
          <w:delText xml:space="preserve">For</w:delText>
        </w:r>
      </w:del>
      <w:del w:id="791" w:author="PR Preview" w:date="2026-01-01T00:00:00Z">
        <w:r>
          <w:delText xml:space="preserve"> </w:delText>
        </w:r>
      </w:del>
      <m:oMath>
        <m:r>
          <m:rPr>
            <m:sty m:val="bi"/>
          </m:rPr>
          <m:t>A</m:t>
        </m:r>
      </m:oMath>
      <w:del w:id="792" w:author="PR Preview" w:date="2026-01-01T00:00:00Z">
        <w:r>
          <w:delText xml:space="preserve"> </w:delText>
        </w:r>
      </w:del>
      <w:del w:id="793" w:author="PR Preview" w:date="2026-01-01T00:00:00Z">
        <w:r>
          <w:delText xml:space="preserve">in</w:delText>
        </w:r>
      </w:del>
      <w:del w:id="794" w:author="PR Preview" w:date="2026-01-01T00:00:00Z">
        <w:r>
          <w:delText xml:space="preserve"> </w:delText>
        </w:r>
      </w:del>
      <w:hyperlink w:anchor="exm-svd">
        <w:del w:id="795" w:author="PR Preview" w:date="2026-01-01T00:00:00Z">
          <w:r>
            <w:rPr>
              <w:rStyle w:val="Hyperlink"/>
            </w:rPr>
            <w:delText xml:space="preserve">Example 137</w:delText>
          </w:r>
        </w:del>
      </w:hyperlink>
      <w:del w:id="796"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797" w:author="PR Preview" w:date="2026-01-01T00:00:00Z">
          <w:r>
            <w:rPr>
              <w:rStyle w:val="Hyperlink"/>
            </w:rPr>
            <w:delText xml:space="preserve">Theorem 71</w:delText>
          </w:r>
        </w:del>
      </w:hyperlink>
      <w:del w:id="798" w:author="PR Preview" w:date="2026-01-01T00:00:00Z">
        <w:r>
          <w:delText xml:space="preserve"> </w:delText>
        </w:r>
      </w:del>
      <w:del w:id="799" w:author="PR Preview" w:date="2026-01-01T00:00:00Z">
        <w:r>
          <w:delText xml:space="preserve">says its eigenvalues are</w:delText>
        </w:r>
      </w:del>
      <w:del w:id="800" w:author="PR Preview" w:date="2026-01-01T00:00:00Z">
        <w:r>
          <w:delText xml:space="preserve"> </w:delText>
        </w:r>
      </w:del>
      <m:oMath>
        <m:sSubSup>
          <m:e>
            <m:r>
              <m:t>σ</m:t>
            </m:r>
          </m:e>
          <m:sub>
            <m:r>
              <m:t>1</m:t>
            </m:r>
          </m:sub>
          <m:sup>
            <m:r>
              <m:t>2</m:t>
            </m:r>
          </m:sup>
        </m:sSubSup>
        <m:r>
          <m:rPr>
            <m:sty m:val="p"/>
          </m:rPr>
          <m:t>=</m:t>
        </m:r>
        <m:r>
          <m:t>4</m:t>
        </m:r>
      </m:oMath>
      <w:del w:id="801" w:author="PR Preview" w:date="2026-01-01T00:00:00Z">
        <w:r>
          <w:delText xml:space="preserve"> </w:delText>
        </w:r>
      </w:del>
      <w:del w:id="802" w:author="PR Preview" w:date="2026-01-01T00:00:00Z">
        <w:r>
          <w:delText xml:space="preserve">and</w:delText>
        </w:r>
      </w:del>
      <w:del w:id="803" w:author="PR Preview" w:date="2026-01-01T00:00:00Z">
        <w:r>
          <w:delText xml:space="preserve"> </w:delText>
        </w:r>
      </w:del>
      <m:oMath>
        <m:sSubSup>
          <m:e>
            <m:r>
              <m:t>σ</m:t>
            </m:r>
          </m:e>
          <m:sub>
            <m:r>
              <m:t>2</m:t>
            </m:r>
          </m:sub>
          <m:sup>
            <m:r>
              <m:t>2</m:t>
            </m:r>
          </m:sup>
        </m:sSubSup>
        <m:r>
          <m:rPr>
            <m:sty m:val="p"/>
          </m:rPr>
          <m:t>=</m:t>
        </m:r>
        <m:r>
          <m:t>2</m:t>
        </m:r>
      </m:oMath>
      <w:del w:id="804" w:author="PR Preview" w:date="2026-01-01T00:00:00Z">
        <w:r>
          <w:delText xml:space="preserve">,</w:delText>
        </w:r>
      </w:del>
      <w:del w:id="805" w:author="PR Preview" w:date="2026-01-01T00:00:00Z">
        <w:r>
          <w:delText xml:space="preserve"> </w:delText>
        </w:r>
      </w:del>
      <w:del w:id="806" w:author="PR Preview" w:date="2026-01-01T00:00:00Z">
        <w:r>
          <w:delText xml:space="preserve">with the columns of</w:delText>
        </w:r>
      </w:del>
      <w:del w:id="807" w:author="PR Preview" w:date="2026-01-01T00:00:00Z">
        <w:r>
          <w:delText xml:space="preserve"> </w:delText>
        </w:r>
      </w:del>
      <m:oMath>
        <m:r>
          <m:rPr>
            <m:sty m:val="bi"/>
          </m:rPr>
          <m:t>V</m:t>
        </m:r>
      </m:oMath>
      <w:del w:id="808" w:author="PR Preview" w:date="2026-01-01T00:00:00Z">
        <w:r>
          <w:delText xml:space="preserve"> </w:delText>
        </w:r>
      </w:del>
      <w:del w:id="809" w:author="PR Preview" w:date="2026-01-01T00:00:00Z">
        <w:r>
          <w:delText xml:space="preserve">as eigenvectors.</w:delText>
        </w:r>
      </w:del>
      <w:del w:id="810" w:author="PR Preview" w:date="2026-01-01T00:00:00Z">
        <w:r>
          <w:delText xml:space="preserve"> </w:delText>
        </w:r>
      </w:del>
      <w:del w:id="811" w:author="PR Preview" w:date="2026-01-01T00:00:00Z">
        <w:r>
          <w:delText xml:space="preserve">Checking the first column, up to its factor</w:delText>
        </w:r>
      </w:del>
      <w:del w:id="812" w:author="PR Preview" w:date="2026-01-01T00:00:00Z">
        <w:r>
          <w:delText xml:space="preserve"> </w:delText>
        </w:r>
      </w:del>
      <m:oMath>
        <m:f>
          <m:fPr>
            <m:type m:val="bar"/>
          </m:fPr>
          <m:num>
            <m:r>
              <m:t>1</m:t>
            </m:r>
          </m:num>
          <m:den>
            <m:rad>
              <m:radPr>
                <m:degHide m:val="on"/>
              </m:radPr>
              <m:deg/>
              <m:e>
                <m:r>
                  <m:t>2</m:t>
                </m:r>
              </m:e>
            </m:rad>
          </m:den>
        </m:f>
      </m:oMath>
      <w:del w:id="813" w:author="PR Preview" w:date="2026-01-01T00:00:00Z">
        <w:r>
          <w:delText xml:space="preserve">:</w:delText>
        </w:r>
      </w:del>
    </w:p>
    <w:p>
      <w:pPr>
        <w:pStyle w:val="BodyText"/>
      </w:pPr>
      <w:ins w:id="814" w:author="PR Preview" w:date="2026-01-01T00:00:00Z">
        <w:r>
          <w:rPr>
            <w:b/>
            <w:bCs/>
          </w:rPr>
          <w:t xml:space="preserve">Example 139 (</w:t>
        </w:r>
      </w:ins>
      <m:oMath>
        <m:sSup>
          <m:e>
            <m:r>
              <m:rPr>
                <m:sty m:val="bi"/>
              </m:rPr>
              <m:t>A</m:t>
            </m:r>
          </m:e>
          <m:sup>
            <m:r>
              <m:rPr>
                <m:sty m:val="p"/>
              </m:rPr>
              <m:t>⊤</m:t>
            </m:r>
          </m:sup>
        </m:sSup>
        <m:r>
          <m:rPr>
            <m:sty m:val="bi"/>
          </m:rPr>
          <m:t>A</m:t>
        </m:r>
      </m:oMath>
      <w:ins w:id="815" w:author="PR Preview" w:date="2026-01-01T00:00:00Z">
        <w:r>
          <w:rPr>
            <w:b/>
            <w:bCs/>
          </w:rPr>
          <w:t xml:space="preserve"> </w:t>
        </w:r>
      </w:ins>
      <w:ins w:id="816" w:author="PR Preview" w:date="2026-01-01T00:00:00Z">
        <w:r>
          <w:rPr>
            <w:b/>
            <w:bCs/>
          </w:rPr>
          <w:t xml:space="preserve">for the matrix of the SVD example)</w:t>
        </w:r>
      </w:ins>
      <w:ins w:id="817" w:author="PR Preview" w:date="2026-01-01T00:00:00Z">
        <w:r>
          <w:t xml:space="preserve"> </w:t>
        </w:r>
      </w:ins>
      <w:ins w:id="818" w:author="PR Preview" w:date="2026-01-01T00:00:00Z">
        <w:r>
          <w:t xml:space="preserve">For</w:t>
        </w:r>
      </w:ins>
      <w:ins w:id="819" w:author="PR Preview" w:date="2026-01-01T00:00:00Z">
        <w:r>
          <w:t xml:space="preserve"> </w:t>
        </w:r>
      </w:ins>
      <m:oMath>
        <m:r>
          <m:rPr>
            <m:sty m:val="bi"/>
          </m:rPr>
          <m:t>A</m:t>
        </m:r>
      </m:oMath>
      <w:ins w:id="820" w:author="PR Preview" w:date="2026-01-01T00:00:00Z">
        <w:r>
          <w:t xml:space="preserve"> </w:t>
        </w:r>
      </w:ins>
      <w:ins w:id="821" w:author="PR Preview" w:date="2026-01-01T00:00:00Z">
        <w:r>
          <w:t xml:space="preserve">in</w:t>
        </w:r>
      </w:ins>
      <w:ins w:id="822" w:author="PR Preview" w:date="2026-01-01T00:00:00Z">
        <w:r>
          <w:t xml:space="preserve"> </w:t>
        </w:r>
      </w:ins>
      <w:hyperlink w:anchor="exm-svd">
        <w:ins w:id="823" w:author="PR Preview" w:date="2026-01-01T00:00:00Z">
          <w:r>
            <w:rPr>
              <w:rStyle w:val="Hyperlink"/>
            </w:rPr>
            <w:t xml:space="preserve">Example 138</w:t>
          </w:r>
        </w:ins>
      </w:hyperlink>
      <w:ins w:id="824"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825" w:author="PR Preview" w:date="2026-01-01T00:00:00Z">
          <w:r>
            <w:rPr>
              <w:rStyle w:val="Hyperlink"/>
            </w:rPr>
            <w:t xml:space="preserve">Theorem 72</w:t>
          </w:r>
        </w:ins>
      </w:hyperlink>
      <w:ins w:id="826" w:author="PR Preview" w:date="2026-01-01T00:00:00Z">
        <w:r>
          <w:t xml:space="preserve"> </w:t>
        </w:r>
      </w:ins>
      <w:ins w:id="827" w:author="PR Preview" w:date="2026-01-01T00:00:00Z">
        <w:r>
          <w:t xml:space="preserve">says its eigenvalues are</w:t>
        </w:r>
      </w:ins>
      <w:ins w:id="828" w:author="PR Preview" w:date="2026-01-01T00:00:00Z">
        <w:r>
          <w:t xml:space="preserve"> </w:t>
        </w:r>
      </w:ins>
      <m:oMath>
        <m:sSubSup>
          <m:e>
            <m:r>
              <m:t>σ</m:t>
            </m:r>
          </m:e>
          <m:sub>
            <m:r>
              <m:t>1</m:t>
            </m:r>
          </m:sub>
          <m:sup>
            <m:r>
              <m:t>2</m:t>
            </m:r>
          </m:sup>
        </m:sSubSup>
        <m:r>
          <m:rPr>
            <m:sty m:val="p"/>
          </m:rPr>
          <m:t>=</m:t>
        </m:r>
        <m:r>
          <m:t>4</m:t>
        </m:r>
      </m:oMath>
      <w:ins w:id="829" w:author="PR Preview" w:date="2026-01-01T00:00:00Z">
        <w:r>
          <w:t xml:space="preserve"> </w:t>
        </w:r>
      </w:ins>
      <w:ins w:id="830" w:author="PR Preview" w:date="2026-01-01T00:00:00Z">
        <w:r>
          <w:t xml:space="preserve">and</w:t>
        </w:r>
      </w:ins>
      <w:ins w:id="831" w:author="PR Preview" w:date="2026-01-01T00:00:00Z">
        <w:r>
          <w:t xml:space="preserve"> </w:t>
        </w:r>
      </w:ins>
      <m:oMath>
        <m:sSubSup>
          <m:e>
            <m:r>
              <m:t>σ</m:t>
            </m:r>
          </m:e>
          <m:sub>
            <m:r>
              <m:t>2</m:t>
            </m:r>
          </m:sub>
          <m:sup>
            <m:r>
              <m:t>2</m:t>
            </m:r>
          </m:sup>
        </m:sSubSup>
        <m:r>
          <m:rPr>
            <m:sty m:val="p"/>
          </m:rPr>
          <m:t>=</m:t>
        </m:r>
        <m:r>
          <m:t>2</m:t>
        </m:r>
      </m:oMath>
      <w:ins w:id="832" w:author="PR Preview" w:date="2026-01-01T00:00:00Z">
        <w:r>
          <w:t xml:space="preserve">,</w:t>
        </w:r>
      </w:ins>
      <w:ins w:id="833" w:author="PR Preview" w:date="2026-01-01T00:00:00Z">
        <w:r>
          <w:t xml:space="preserve"> </w:t>
        </w:r>
      </w:ins>
      <w:ins w:id="834" w:author="PR Preview" w:date="2026-01-01T00:00:00Z">
        <w:r>
          <w:t xml:space="preserve">with the columns of</w:t>
        </w:r>
      </w:ins>
      <w:ins w:id="835" w:author="PR Preview" w:date="2026-01-01T00:00:00Z">
        <w:r>
          <w:t xml:space="preserve"> </w:t>
        </w:r>
      </w:ins>
      <m:oMath>
        <m:r>
          <m:rPr>
            <m:sty m:val="bi"/>
          </m:rPr>
          <m:t>V</m:t>
        </m:r>
      </m:oMath>
      <w:ins w:id="836" w:author="PR Preview" w:date="2026-01-01T00:00:00Z">
        <w:r>
          <w:t xml:space="preserve"> </w:t>
        </w:r>
      </w:ins>
      <w:ins w:id="837" w:author="PR Preview" w:date="2026-01-01T00:00:00Z">
        <w:r>
          <w:t xml:space="preserve">as eigenvectors.</w:t>
        </w:r>
      </w:ins>
      <w:ins w:id="838" w:author="PR Preview" w:date="2026-01-01T00:00:00Z">
        <w:r>
          <w:t xml:space="preserve"> </w:t>
        </w:r>
      </w:ins>
      <w:ins w:id="839" w:author="PR Preview" w:date="2026-01-01T00:00:00Z">
        <w:r>
          <w:t xml:space="preserve">Checking the first column, up to its factor</w:t>
        </w:r>
      </w:ins>
      <w:ins w:id="840" w:author="PR Preview" w:date="2026-01-01T00:00:00Z">
        <w:r>
          <w:t xml:space="preserve"> </w:t>
        </w:r>
      </w:ins>
      <m:oMath>
        <m:f>
          <m:fPr>
            <m:type m:val="bar"/>
          </m:fPr>
          <m:num>
            <m:r>
              <m:t>1</m:t>
            </m:r>
          </m:num>
          <m:den>
            <m:rad>
              <m:radPr>
                <m:degHide m:val="on"/>
              </m:radPr>
              <m:deg/>
              <m:e>
                <m:r>
                  <m:t>2</m:t>
                </m:r>
              </m:e>
            </m:rad>
          </m:den>
        </m:f>
      </m:oMath>
      <w:ins w:id="841"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del w:id="842" w:author="PR Preview" w:date="2026-01-01T00:00:00Z">
        <w:r>
          <w:rPr>
            <w:i/>
            <w:iCs/>
          </w:rPr>
          <w:delText xml:space="preserve">Remark 35</w:delText>
        </w:r>
      </w:del>
      <w:del w:id="843" w:author="PR Preview" w:date="2026-01-01T00:00:00Z">
        <w:r>
          <w:delText xml:space="preserve"> (Building an SVD from an eigendecomposition). </w:delText>
        </w:r>
      </w:del>
      <w:hyperlink w:anchor="thm-svd-evd">
        <w:del w:id="844" w:author="PR Preview" w:date="2026-01-01T00:00:00Z">
          <w:r>
            <w:rPr>
              <w:rStyle w:val="Hyperlink"/>
            </w:rPr>
            <w:delText xml:space="preserve">Theorem 71</w:delText>
          </w:r>
        </w:del>
      </w:hyperlink>
      <w:del w:id="845" w:author="PR Preview" w:date="2026-01-01T00:00:00Z">
        <w:r>
          <w:delText xml:space="preserve"> </w:delText>
        </w:r>
      </w:del>
      <w:del w:id="846" w:author="PR Preview" w:date="2026-01-01T00:00:00Z">
        <w:r>
          <w:delText xml:space="preserve">matches</w:delText>
        </w:r>
      </w:del>
      <w:del w:id="847" w:author="PR Preview" w:date="2026-01-01T00:00:00Z">
        <w:r>
          <w:delText xml:space="preserve"> </w:delText>
        </w:r>
      </w:del>
      <w:del w:id="848" w:author="PR Preview" w:date="2026-01-01T00:00:00Z">
        <w:r>
          <w:delText xml:space="preserve">Banerjee and Roy (2014, chap. 12, pp. 372-373)</w:delText>
        </w:r>
      </w:del>
      <w:del w:id="849" w:author="PR Preview" w:date="2026-01-01T00:00:00Z">
        <w:r>
          <w:delText xml:space="preserve">,</w:delText>
        </w:r>
      </w:del>
      <w:del w:id="850" w:author="PR Preview" w:date="2026-01-01T00:00:00Z">
        <w:r>
          <w:delText xml:space="preserve"> </w:delText>
        </w:r>
      </w:del>
      <w:del w:id="851" w:author="PR Preview" w:date="2026-01-01T00:00:00Z">
        <w:r>
          <w:delText xml:space="preserve">which works in the other direction:</w:delText>
        </w:r>
      </w:del>
      <w:del w:id="852" w:author="PR Preview" w:date="2026-01-01T00:00:00Z">
        <w:r>
          <w:delText xml:space="preserve"> </w:delText>
        </w:r>
      </w:del>
      <w:del w:id="853" w:author="PR Preview" w:date="2026-01-01T00:00:00Z">
        <w:r>
          <w:delText xml:space="preserve">it constructs an SVD from a spectral decomposition of</w:delText>
        </w:r>
      </w:del>
      <w:del w:id="854" w:author="PR Preview" w:date="2026-01-01T00:00:00Z">
        <w:r>
          <w:delText xml:space="preserve"> </w:delText>
        </w:r>
      </w:del>
      <m:oMath>
        <m:sSup>
          <m:e>
            <m:r>
              <m:rPr>
                <m:sty m:val="bi"/>
              </m:rPr>
              <m:t>A</m:t>
            </m:r>
          </m:e>
          <m:sup>
            <m:r>
              <m:rPr>
                <m:sty m:val="p"/>
              </m:rPr>
              <m:t>⊤</m:t>
            </m:r>
          </m:sup>
        </m:sSup>
        <m:r>
          <m:rPr>
            <m:sty m:val="bi"/>
          </m:rPr>
          <m:t>A</m:t>
        </m:r>
      </m:oMath>
      <w:del w:id="855" w:author="PR Preview" w:date="2026-01-01T00:00:00Z">
        <w:r>
          <w:delText xml:space="preserve"> </w:delText>
        </w:r>
      </w:del>
      <w:del w:id="856" w:author="PR Preview" w:date="2026-01-01T00:00:00Z">
        <w:r>
          <w:delText xml:space="preserve">and sets</w:delText>
        </w:r>
      </w:del>
      <w:del w:id="857"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858" w:author="PR Preview" w:date="2026-01-01T00:00:00Z">
        <w:r>
          <w:delText xml:space="preserve">.</w:delText>
        </w:r>
      </w:del>
    </w:p>
    <w:p>
      <w:pPr>
        <w:pStyle w:val="BodyText"/>
      </w:pPr>
      <w:del w:id="859" w:author="PR Preview" w:date="2026-01-01T00:00:00Z">
        <w:r>
          <w:delText xml:space="preserve">For example, in</w:delText>
        </w:r>
      </w:del>
      <w:del w:id="860" w:author="PR Preview" w:date="2026-01-01T00:00:00Z">
        <w:r>
          <w:delText xml:space="preserve"> </w:delText>
        </w:r>
      </w:del>
      <w:hyperlink w:anchor="exm-svd-evd">
        <w:del w:id="861" w:author="PR Preview" w:date="2026-01-01T00:00:00Z">
          <w:r>
            <w:rPr>
              <w:rStyle w:val="Hyperlink"/>
            </w:rPr>
            <w:delText xml:space="preserve">Example 138</w:delText>
          </w:r>
        </w:del>
      </w:hyperlink>
      <w:del w:id="862" w:author="PR Preview" w:date="2026-01-01T00:00:00Z">
        <w:r>
          <w:delText xml:space="preserve"> </w:delText>
        </w:r>
      </w:del>
      <w:del w:id="863" w:author="PR Preview" w:date="2026-01-01T00:00:00Z">
        <w:r>
          <w:delText xml:space="preserve">the eigenvalues of</w:delText>
        </w:r>
      </w:del>
      <w:del w:id="864" w:author="PR Preview" w:date="2026-01-01T00:00:00Z">
        <w:r>
          <w:delText xml:space="preserve"> </w:delText>
        </w:r>
      </w:del>
      <m:oMath>
        <m:sSup>
          <m:e>
            <m:r>
              <m:rPr>
                <m:sty m:val="bi"/>
              </m:rPr>
              <m:t>A</m:t>
            </m:r>
          </m:e>
          <m:sup>
            <m:r>
              <m:rPr>
                <m:sty m:val="p"/>
              </m:rPr>
              <m:t>⊤</m:t>
            </m:r>
          </m:sup>
        </m:sSup>
        <m:r>
          <m:rPr>
            <m:sty m:val="bi"/>
          </m:rPr>
          <m:t>A</m:t>
        </m:r>
      </m:oMath>
      <w:del w:id="865" w:author="PR Preview" w:date="2026-01-01T00:00:00Z">
        <w:r>
          <w:delText xml:space="preserve"> </w:delText>
        </w:r>
      </w:del>
      <w:del w:id="866" w:author="PR Preview" w:date="2026-01-01T00:00:00Z">
        <w:r>
          <w:delText xml:space="preserve">are</w:delText>
        </w:r>
      </w:del>
      <w:del w:id="867" w:author="PR Preview" w:date="2026-01-01T00:00:00Z">
        <w:r>
          <w:delText xml:space="preserve"> </w:delText>
        </w:r>
      </w:del>
      <m:oMath>
        <m:r>
          <m:t>4</m:t>
        </m:r>
      </m:oMath>
      <w:del w:id="868" w:author="PR Preview" w:date="2026-01-01T00:00:00Z">
        <w:r>
          <w:delText xml:space="preserve"> </w:delText>
        </w:r>
      </w:del>
      <w:del w:id="869" w:author="PR Preview" w:date="2026-01-01T00:00:00Z">
        <w:r>
          <w:delText xml:space="preserve">and</w:delText>
        </w:r>
      </w:del>
      <w:del w:id="870" w:author="PR Preview" w:date="2026-01-01T00:00:00Z">
        <w:r>
          <w:delText xml:space="preserve"> </w:delText>
        </w:r>
      </w:del>
      <m:oMath>
        <m:r>
          <m:t>2</m:t>
        </m:r>
      </m:oMath>
      <w:del w:id="871" w:author="PR Preview" w:date="2026-01-01T00:00:00Z">
        <w:r>
          <w:delText xml:space="preserve">,</w:delText>
        </w:r>
      </w:del>
      <w:del w:id="872" w:author="PR Preview" w:date="2026-01-01T00:00:00Z">
        <w:r>
          <w:delText xml:space="preserve"> </w:delText>
        </w:r>
      </w:del>
      <w:del w:id="873" w:author="PR Preview" w:date="2026-01-01T00:00:00Z">
        <w:r>
          <w:delText xml:space="preserve">and</w:delText>
        </w:r>
      </w:del>
      <w:del w:id="874" w:author="PR Preview" w:date="2026-01-01T00:00:00Z">
        <w:r>
          <w:delText xml:space="preserve"> </w:delText>
        </w:r>
      </w:del>
      <m:oMath>
        <m:rad>
          <m:radPr>
            <m:degHide m:val="on"/>
          </m:radPr>
          <m:deg/>
          <m:e>
            <m:r>
              <m:t>4</m:t>
            </m:r>
          </m:e>
        </m:rad>
        <m:r>
          <m:rPr>
            <m:sty m:val="p"/>
          </m:rPr>
          <m:t>=</m:t>
        </m:r>
        <m:r>
          <m:t>2</m:t>
        </m:r>
      </m:oMath>
      <w:del w:id="875" w:author="PR Preview" w:date="2026-01-01T00:00:00Z">
        <w:r>
          <w:delText xml:space="preserve"> </w:delText>
        </w:r>
      </w:del>
      <w:del w:id="876" w:author="PR Preview" w:date="2026-01-01T00:00:00Z">
        <w:r>
          <w:delText xml:space="preserve">and</w:delText>
        </w:r>
      </w:del>
      <w:del w:id="877" w:author="PR Preview" w:date="2026-01-01T00:00:00Z">
        <w:r>
          <w:delText xml:space="preserve"> </w:delText>
        </w:r>
      </w:del>
      <m:oMath>
        <m:rad>
          <m:radPr>
            <m:degHide m:val="on"/>
          </m:radPr>
          <m:deg/>
          <m:e>
            <m:r>
              <m:t>2</m:t>
            </m:r>
          </m:e>
        </m:rad>
      </m:oMath>
      <w:del w:id="878" w:author="PR Preview" w:date="2026-01-01T00:00:00Z">
        <w:r>
          <w:delText xml:space="preserve"> </w:delText>
        </w:r>
      </w:del>
      <w:del w:id="879" w:author="PR Preview" w:date="2026-01-01T00:00:00Z">
        <w:r>
          <w:delText xml:space="preserve">are the singular values</w:delText>
        </w:r>
      </w:del>
      <w:del w:id="880" w:author="PR Preview" w:date="2026-01-01T00:00:00Z">
        <w:r>
          <w:delText xml:space="preserve"> </w:delText>
        </w:r>
      </w:del>
      <m:oMath>
        <m:sSub>
          <m:e>
            <m:r>
              <m:t>σ</m:t>
            </m:r>
          </m:e>
          <m:sub>
            <m:r>
              <m:t>1</m:t>
            </m:r>
          </m:sub>
        </m:sSub>
      </m:oMath>
      <w:del w:id="881" w:author="PR Preview" w:date="2026-01-01T00:00:00Z">
        <w:r>
          <w:delText xml:space="preserve"> </w:delText>
        </w:r>
      </w:del>
      <w:del w:id="882" w:author="PR Preview" w:date="2026-01-01T00:00:00Z">
        <w:r>
          <w:delText xml:space="preserve">and</w:delText>
        </w:r>
      </w:del>
      <w:del w:id="883" w:author="PR Preview" w:date="2026-01-01T00:00:00Z">
        <w:r>
          <w:delText xml:space="preserve"> </w:delText>
        </w:r>
      </w:del>
      <m:oMath>
        <m:sSub>
          <m:e>
            <m:r>
              <m:t>σ</m:t>
            </m:r>
          </m:e>
          <m:sub>
            <m:r>
              <m:t>2</m:t>
            </m:r>
          </m:sub>
        </m:sSub>
      </m:oMath>
      <w:del w:id="884" w:author="PR Preview" w:date="2026-01-01T00:00:00Z">
        <w:r>
          <w:delText xml:space="preserve"> </w:delText>
        </w:r>
      </w:del>
      <w:del w:id="885" w:author="PR Preview" w:date="2026-01-01T00:00:00Z">
        <w:r>
          <w:delText xml:space="preserve">of</w:delText>
        </w:r>
      </w:del>
      <w:del w:id="886" w:author="PR Preview" w:date="2026-01-01T00:00:00Z">
        <w:r>
          <w:delText xml:space="preserve"> </w:delText>
        </w:r>
      </w:del>
      <m:oMath>
        <m:r>
          <m:rPr>
            <m:sty m:val="bi"/>
          </m:rPr>
          <m:t>A</m:t>
        </m:r>
      </m:oMath>
      <w:del w:id="887" w:author="PR Preview" w:date="2026-01-01T00:00:00Z">
        <w:r>
          <w:delText xml:space="preserve"> </w:delText>
        </w:r>
      </w:del>
      <w:del w:id="888" w:author="PR Preview" w:date="2026-01-01T00:00:00Z">
        <w:r>
          <w:delText xml:space="preserve">from</w:delText>
        </w:r>
      </w:del>
      <w:del w:id="889" w:author="PR Preview" w:date="2026-01-01T00:00:00Z">
        <w:r>
          <w:delText xml:space="preserve"> </w:delText>
        </w:r>
      </w:del>
      <w:hyperlink w:anchor="exm-svd">
        <w:del w:id="890" w:author="PR Preview" w:date="2026-01-01T00:00:00Z">
          <w:r>
            <w:rPr>
              <w:rStyle w:val="Hyperlink"/>
            </w:rPr>
            <w:delText xml:space="preserve">Example 137</w:delText>
          </w:r>
        </w:del>
      </w:hyperlink>
      <w:del w:id="891" w:author="PR Preview" w:date="2026-01-01T00:00:00Z">
        <w:r>
          <w:delText xml:space="preserve">.</w:delText>
        </w:r>
      </w:del>
    </w:p>
    <w:p>
      <w:pPr>
        <w:pStyle w:val="FirstParagraph"/>
      </w:pPr>
      <w:ins w:id="892" w:author="PR Preview" w:date="2026-01-01T00:00:00Z">
        <w:r>
          <w:rPr>
            <w:i/>
            <w:iCs/>
          </w:rPr>
          <w:t xml:space="preserve">Remark 35</w:t>
        </w:r>
      </w:ins>
      <w:ins w:id="893" w:author="PR Preview" w:date="2026-01-01T00:00:00Z">
        <w:r>
          <w:t xml:space="preserve"> (Building an SVD from an eigendecomposition). </w:t>
        </w:r>
      </w:ins>
      <w:hyperlink w:anchor="thm-svd-evd">
        <w:ins w:id="894" w:author="PR Preview" w:date="2026-01-01T00:00:00Z">
          <w:r>
            <w:rPr>
              <w:rStyle w:val="Hyperlink"/>
            </w:rPr>
            <w:t xml:space="preserve">Theorem 72</w:t>
          </w:r>
        </w:ins>
      </w:hyperlink>
      <w:ins w:id="895" w:author="PR Preview" w:date="2026-01-01T00:00:00Z">
        <w:r>
          <w:t xml:space="preserve"> </w:t>
        </w:r>
      </w:ins>
      <w:ins w:id="896" w:author="PR Preview" w:date="2026-01-01T00:00:00Z">
        <w:r>
          <w:t xml:space="preserve">matches</w:t>
        </w:r>
      </w:ins>
      <w:ins w:id="897" w:author="PR Preview" w:date="2026-01-01T00:00:00Z">
        <w:r>
          <w:t xml:space="preserve"> </w:t>
        </w:r>
      </w:ins>
      <w:ins w:id="898" w:author="PR Preview" w:date="2026-01-01T00:00:00Z">
        <w:r>
          <w:t xml:space="preserve">Banerjee and Roy (2014, chap. 12, pp. 372-373)</w:t>
        </w:r>
      </w:ins>
      <w:ins w:id="899" w:author="PR Preview" w:date="2026-01-01T00:00:00Z">
        <w:r>
          <w:t xml:space="preserve">,</w:t>
        </w:r>
      </w:ins>
      <w:ins w:id="900" w:author="PR Preview" w:date="2026-01-01T00:00:00Z">
        <w:r>
          <w:t xml:space="preserve"> </w:t>
        </w:r>
      </w:ins>
      <w:ins w:id="901" w:author="PR Preview" w:date="2026-01-01T00:00:00Z">
        <w:r>
          <w:t xml:space="preserve">which works in the other direction:</w:t>
        </w:r>
      </w:ins>
      <w:ins w:id="902" w:author="PR Preview" w:date="2026-01-01T00:00:00Z">
        <w:r>
          <w:t xml:space="preserve"> </w:t>
        </w:r>
      </w:ins>
      <w:ins w:id="903" w:author="PR Preview" w:date="2026-01-01T00:00:00Z">
        <w:r>
          <w:t xml:space="preserve">it constructs an SVD from a spectral decomposition of</w:t>
        </w:r>
      </w:ins>
      <w:ins w:id="904" w:author="PR Preview" w:date="2026-01-01T00:00:00Z">
        <w:r>
          <w:t xml:space="preserve"> </w:t>
        </w:r>
      </w:ins>
      <m:oMath>
        <m:sSup>
          <m:e>
            <m:r>
              <m:rPr>
                <m:sty m:val="bi"/>
              </m:rPr>
              <m:t>A</m:t>
            </m:r>
          </m:e>
          <m:sup>
            <m:r>
              <m:rPr>
                <m:sty m:val="p"/>
              </m:rPr>
              <m:t>⊤</m:t>
            </m:r>
          </m:sup>
        </m:sSup>
        <m:r>
          <m:rPr>
            <m:sty m:val="bi"/>
          </m:rPr>
          <m:t>A</m:t>
        </m:r>
      </m:oMath>
      <w:ins w:id="905" w:author="PR Preview" w:date="2026-01-01T00:00:00Z">
        <w:r>
          <w:t xml:space="preserve"> </w:t>
        </w:r>
      </w:ins>
      <w:ins w:id="906" w:author="PR Preview" w:date="2026-01-01T00:00:00Z">
        <w:r>
          <w:t xml:space="preserve">and sets</w:t>
        </w:r>
      </w:ins>
      <w:ins w:id="907"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908" w:author="PR Preview" w:date="2026-01-01T00:00:00Z">
        <w:r>
          <w:t xml:space="preserve">.</w:t>
        </w:r>
      </w:ins>
    </w:p>
    <w:p>
      <w:pPr>
        <w:pStyle w:val="BodyText"/>
      </w:pPr>
      <w:ins w:id="909" w:author="PR Preview" w:date="2026-01-01T00:00:00Z">
        <w:r>
          <w:t xml:space="preserve">For example, in</w:t>
        </w:r>
      </w:ins>
      <w:ins w:id="910" w:author="PR Preview" w:date="2026-01-01T00:00:00Z">
        <w:r>
          <w:t xml:space="preserve"> </w:t>
        </w:r>
      </w:ins>
      <w:hyperlink w:anchor="exm-svd-evd">
        <w:ins w:id="911" w:author="PR Preview" w:date="2026-01-01T00:00:00Z">
          <w:r>
            <w:rPr>
              <w:rStyle w:val="Hyperlink"/>
            </w:rPr>
            <w:t xml:space="preserve">Example 139</w:t>
          </w:r>
        </w:ins>
      </w:hyperlink>
      <w:ins w:id="912" w:author="PR Preview" w:date="2026-01-01T00:00:00Z">
        <w:r>
          <w:t xml:space="preserve"> </w:t>
        </w:r>
      </w:ins>
      <w:ins w:id="913" w:author="PR Preview" w:date="2026-01-01T00:00:00Z">
        <w:r>
          <w:t xml:space="preserve">the eigenvalues of</w:t>
        </w:r>
      </w:ins>
      <w:ins w:id="914" w:author="PR Preview" w:date="2026-01-01T00:00:00Z">
        <w:r>
          <w:t xml:space="preserve"> </w:t>
        </w:r>
      </w:ins>
      <m:oMath>
        <m:sSup>
          <m:e>
            <m:r>
              <m:rPr>
                <m:sty m:val="bi"/>
              </m:rPr>
              <m:t>A</m:t>
            </m:r>
          </m:e>
          <m:sup>
            <m:r>
              <m:rPr>
                <m:sty m:val="p"/>
              </m:rPr>
              <m:t>⊤</m:t>
            </m:r>
          </m:sup>
        </m:sSup>
        <m:r>
          <m:rPr>
            <m:sty m:val="bi"/>
          </m:rPr>
          <m:t>A</m:t>
        </m:r>
      </m:oMath>
      <w:ins w:id="915" w:author="PR Preview" w:date="2026-01-01T00:00:00Z">
        <w:r>
          <w:t xml:space="preserve"> </w:t>
        </w:r>
      </w:ins>
      <w:ins w:id="916" w:author="PR Preview" w:date="2026-01-01T00:00:00Z">
        <w:r>
          <w:t xml:space="preserve">are</w:t>
        </w:r>
      </w:ins>
      <w:ins w:id="917" w:author="PR Preview" w:date="2026-01-01T00:00:00Z">
        <w:r>
          <w:t xml:space="preserve"> </w:t>
        </w:r>
      </w:ins>
      <m:oMath>
        <m:r>
          <m:t>4</m:t>
        </m:r>
      </m:oMath>
      <w:ins w:id="918" w:author="PR Preview" w:date="2026-01-01T00:00:00Z">
        <w:r>
          <w:t xml:space="preserve"> </w:t>
        </w:r>
      </w:ins>
      <w:ins w:id="919" w:author="PR Preview" w:date="2026-01-01T00:00:00Z">
        <w:r>
          <w:t xml:space="preserve">and</w:t>
        </w:r>
      </w:ins>
      <w:ins w:id="920" w:author="PR Preview" w:date="2026-01-01T00:00:00Z">
        <w:r>
          <w:t xml:space="preserve"> </w:t>
        </w:r>
      </w:ins>
      <m:oMath>
        <m:r>
          <m:t>2</m:t>
        </m:r>
      </m:oMath>
      <w:ins w:id="921" w:author="PR Preview" w:date="2026-01-01T00:00:00Z">
        <w:r>
          <w:t xml:space="preserve">,</w:t>
        </w:r>
      </w:ins>
      <w:ins w:id="922" w:author="PR Preview" w:date="2026-01-01T00:00:00Z">
        <w:r>
          <w:t xml:space="preserve"> </w:t>
        </w:r>
      </w:ins>
      <w:ins w:id="923" w:author="PR Preview" w:date="2026-01-01T00:00:00Z">
        <w:r>
          <w:t xml:space="preserve">and</w:t>
        </w:r>
      </w:ins>
      <w:ins w:id="924" w:author="PR Preview" w:date="2026-01-01T00:00:00Z">
        <w:r>
          <w:t xml:space="preserve"> </w:t>
        </w:r>
      </w:ins>
      <m:oMath>
        <m:rad>
          <m:radPr>
            <m:degHide m:val="on"/>
          </m:radPr>
          <m:deg/>
          <m:e>
            <m:r>
              <m:t>4</m:t>
            </m:r>
          </m:e>
        </m:rad>
        <m:r>
          <m:rPr>
            <m:sty m:val="p"/>
          </m:rPr>
          <m:t>=</m:t>
        </m:r>
        <m:r>
          <m:t>2</m:t>
        </m:r>
      </m:oMath>
      <w:ins w:id="925" w:author="PR Preview" w:date="2026-01-01T00:00:00Z">
        <w:r>
          <w:t xml:space="preserve"> </w:t>
        </w:r>
      </w:ins>
      <w:ins w:id="926" w:author="PR Preview" w:date="2026-01-01T00:00:00Z">
        <w:r>
          <w:t xml:space="preserve">and</w:t>
        </w:r>
      </w:ins>
      <w:ins w:id="927" w:author="PR Preview" w:date="2026-01-01T00:00:00Z">
        <w:r>
          <w:t xml:space="preserve"> </w:t>
        </w:r>
      </w:ins>
      <m:oMath>
        <m:rad>
          <m:radPr>
            <m:degHide m:val="on"/>
          </m:radPr>
          <m:deg/>
          <m:e>
            <m:r>
              <m:t>2</m:t>
            </m:r>
          </m:e>
        </m:rad>
      </m:oMath>
      <w:ins w:id="928" w:author="PR Preview" w:date="2026-01-01T00:00:00Z">
        <w:r>
          <w:t xml:space="preserve"> </w:t>
        </w:r>
      </w:ins>
      <w:ins w:id="929" w:author="PR Preview" w:date="2026-01-01T00:00:00Z">
        <w:r>
          <w:t xml:space="preserve">are the singular values</w:t>
        </w:r>
      </w:ins>
      <w:ins w:id="930" w:author="PR Preview" w:date="2026-01-01T00:00:00Z">
        <w:r>
          <w:t xml:space="preserve"> </w:t>
        </w:r>
      </w:ins>
      <m:oMath>
        <m:sSub>
          <m:e>
            <m:r>
              <m:t>σ</m:t>
            </m:r>
          </m:e>
          <m:sub>
            <m:r>
              <m:t>1</m:t>
            </m:r>
          </m:sub>
        </m:sSub>
      </m:oMath>
      <w:ins w:id="931" w:author="PR Preview" w:date="2026-01-01T00:00:00Z">
        <w:r>
          <w:t xml:space="preserve"> </w:t>
        </w:r>
      </w:ins>
      <w:ins w:id="932" w:author="PR Preview" w:date="2026-01-01T00:00:00Z">
        <w:r>
          <w:t xml:space="preserve">and</w:t>
        </w:r>
      </w:ins>
      <w:ins w:id="933" w:author="PR Preview" w:date="2026-01-01T00:00:00Z">
        <w:r>
          <w:t xml:space="preserve"> </w:t>
        </w:r>
      </w:ins>
      <m:oMath>
        <m:sSub>
          <m:e>
            <m:r>
              <m:t>σ</m:t>
            </m:r>
          </m:e>
          <m:sub>
            <m:r>
              <m:t>2</m:t>
            </m:r>
          </m:sub>
        </m:sSub>
      </m:oMath>
      <w:ins w:id="934" w:author="PR Preview" w:date="2026-01-01T00:00:00Z">
        <w:r>
          <w:t xml:space="preserve"> </w:t>
        </w:r>
      </w:ins>
      <w:ins w:id="935" w:author="PR Preview" w:date="2026-01-01T00:00:00Z">
        <w:r>
          <w:t xml:space="preserve">of</w:t>
        </w:r>
      </w:ins>
      <w:ins w:id="936" w:author="PR Preview" w:date="2026-01-01T00:00:00Z">
        <w:r>
          <w:t xml:space="preserve"> </w:t>
        </w:r>
      </w:ins>
      <m:oMath>
        <m:r>
          <m:rPr>
            <m:sty m:val="bi"/>
          </m:rPr>
          <m:t>A</m:t>
        </m:r>
      </m:oMath>
      <w:ins w:id="937" w:author="PR Preview" w:date="2026-01-01T00:00:00Z">
        <w:r>
          <w:t xml:space="preserve"> </w:t>
        </w:r>
      </w:ins>
      <w:ins w:id="938" w:author="PR Preview" w:date="2026-01-01T00:00:00Z">
        <w:r>
          <w:t xml:space="preserve">from</w:t>
        </w:r>
      </w:ins>
      <w:ins w:id="939" w:author="PR Preview" w:date="2026-01-01T00:00:00Z">
        <w:r>
          <w:t xml:space="preserve"> </w:t>
        </w:r>
      </w:ins>
      <w:hyperlink w:anchor="exm-svd">
        <w:ins w:id="940" w:author="PR Preview" w:date="2026-01-01T00:00:00Z">
          <w:r>
            <w:rPr>
              <w:rStyle w:val="Hyperlink"/>
            </w:rPr>
            <w:t xml:space="preserve">Example 138</w:t>
          </w:r>
        </w:ins>
      </w:hyperlink>
      <w:ins w:id="941" w:author="PR Preview" w:date="2026-01-01T00:00:00Z">
        <w:r>
          <w:t xml:space="preserve">.</w:t>
        </w:r>
      </w:ins>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del w:id="942" w:author="PR Preview" w:date="2026-01-01T00:00:00Z">
        <w:r>
          <w:rPr>
            <w:b/>
            <w:bCs/>
          </w:rPr>
          <w:delText xml:space="preserve">Example 139 (A positive semidefinite matrix)</w:delText>
        </w:r>
      </w:del>
      <w:del w:id="943" w:author="PR Preview" w:date="2026-01-01T00:00:00Z">
        <w:r>
          <w:delText xml:space="preserve"> </w:delText>
        </w:r>
      </w:del>
      <w:del w:id="944" w:author="PR Preview" w:date="2026-01-01T00:00:00Z">
        <w:r>
          <w:delText xml:space="preserve">Let</w:delText>
        </w:r>
      </w:del>
      <w:del w:id="945"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946" w:author="PR Preview" w:date="2026-01-01T00:00:00Z">
        <w:r>
          <w:delText xml:space="preserve">,</w:delText>
        </w:r>
      </w:del>
      <w:del w:id="947" w:author="PR Preview" w:date="2026-01-01T00:00:00Z">
        <w:r>
          <w:delText xml:space="preserve"> </w:delText>
        </w:r>
      </w:del>
      <w:del w:id="948" w:author="PR Preview" w:date="2026-01-01T00:00:00Z">
        <w:r>
          <w:delText xml:space="preserve">which is symmetric.</w:delText>
        </w:r>
      </w:del>
      <w:del w:id="949" w:author="PR Preview" w:date="2026-01-01T00:00:00Z">
        <w:r>
          <w:delText xml:space="preserve"> </w:delText>
        </w:r>
      </w:del>
      <w:del w:id="950" w:author="PR Preview" w:date="2026-01-01T00:00:00Z">
        <w:r>
          <w:delText xml:space="preserve">For any</w:delText>
        </w:r>
      </w:del>
      <w:del w:id="951"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952" w:author="PR Preview" w:date="2026-01-01T00:00:00Z">
        <w:r>
          <w:delText xml:space="preserve">:</w:delText>
        </w:r>
      </w:del>
    </w:p>
    <w:p>
      <w:pPr>
        <w:pStyle w:val="FirstParagraph"/>
      </w:pPr>
      <w:ins w:id="953" w:author="PR Preview" w:date="2026-01-01T00:00:00Z">
        <w:r>
          <w:rPr>
            <w:b/>
            <w:bCs/>
          </w:rPr>
          <w:t xml:space="preserve">Example 140 (A positive semidefinite matrix)</w:t>
        </w:r>
      </w:ins>
      <w:ins w:id="954" w:author="PR Preview" w:date="2026-01-01T00:00:00Z">
        <w:r>
          <w:t xml:space="preserve"> </w:t>
        </w:r>
      </w:ins>
      <w:ins w:id="955" w:author="PR Preview" w:date="2026-01-01T00:00:00Z">
        <w:r>
          <w:t xml:space="preserve">Let</w:t>
        </w:r>
      </w:ins>
      <w:ins w:id="95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957" w:author="PR Preview" w:date="2026-01-01T00:00:00Z">
        <w:r>
          <w:t xml:space="preserve">,</w:t>
        </w:r>
      </w:ins>
      <w:ins w:id="958" w:author="PR Preview" w:date="2026-01-01T00:00:00Z">
        <w:r>
          <w:t xml:space="preserve"> </w:t>
        </w:r>
      </w:ins>
      <w:ins w:id="959" w:author="PR Preview" w:date="2026-01-01T00:00:00Z">
        <w:r>
          <w:t xml:space="preserve">which is symmetric.</w:t>
        </w:r>
      </w:ins>
      <w:ins w:id="960" w:author="PR Preview" w:date="2026-01-01T00:00:00Z">
        <w:r>
          <w:t xml:space="preserve"> </w:t>
        </w:r>
      </w:ins>
      <w:ins w:id="961" w:author="PR Preview" w:date="2026-01-01T00:00:00Z">
        <w:r>
          <w:t xml:space="preserve">For any</w:t>
        </w:r>
      </w:ins>
      <w:ins w:id="962"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963"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del w:id="964" w:author="PR Preview" w:date="2026-01-01T00:00:00Z">
        <w:r>
          <w:rPr>
            <w:b/>
            <w:bCs/>
          </w:rPr>
          <w:delText xml:space="preserve">Example 140 (Positive definite, semidefinite, and neither)</w:delText>
        </w:r>
      </w:del>
      <w:del w:id="965" w:author="PR Preview" w:date="2026-01-01T00:00:00Z">
        <w:r>
          <w:delText xml:space="preserve"> </w:delText>
        </w:r>
      </w:del>
      <w:del w:id="966" w:author="PR Preview" w:date="2026-01-01T00:00:00Z">
        <w:r>
          <w:delText xml:space="preserve"> </w:delText>
        </w:r>
      </w:del>
    </w:p>
    <w:p>
      <w:pPr>
        <w:pStyle w:val="FirstParagraph"/>
      </w:pPr>
      <w:ins w:id="967" w:author="PR Preview" w:date="2026-01-01T00:00:00Z">
        <w:r>
          <w:rPr>
            <w:b/>
            <w:bCs/>
          </w:rPr>
          <w:t xml:space="preserve">Example 141 (Positive definite, semidefinite, and neither)</w:t>
        </w:r>
      </w:ins>
      <w:ins w:id="968" w:author="PR Preview" w:date="2026-01-01T00:00:00Z">
        <w:r>
          <w:t xml:space="preserve"> </w:t>
        </w:r>
      </w:ins>
      <w:ins w:id="969" w:author="PR Preview" w:date="2026-01-01T00:00:00Z">
        <w:r>
          <w:t xml:space="preserve"> </w:t>
        </w:r>
      </w:ins>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970" w:author="PR Preview" w:date="2026-01-01T00:00:00Z">
        <w:r>
          <w:delText xml:space="preserve"> </w:delText>
        </w:r>
      </w:del>
      <w:del w:id="971" w:author="PR Preview" w:date="2026-01-01T00:00:00Z">
        <w:r>
          <w:delText xml:space="preserve">from</w:delText>
        </w:r>
      </w:del>
      <w:del w:id="972" w:author="PR Preview" w:date="2026-01-01T00:00:00Z">
        <w:r>
          <w:delText xml:space="preserve"> </w:delText>
        </w:r>
      </w:del>
      <w:hyperlink w:anchor="exm-positive-semidefinite">
        <w:del w:id="973" w:author="PR Preview" w:date="2026-01-01T00:00:00Z">
          <w:r>
            <w:rPr>
              <w:rStyle w:val="Hyperlink"/>
            </w:rPr>
            <w:delText xml:space="preserve">Example 139</w:delText>
          </w:r>
        </w:del>
      </w:hyperlink>
      <w:del w:id="974" w:author="PR Preview" w:date="2026-01-01T00:00:00Z">
        <w:r>
          <w:delText xml:space="preserve"> </w:delText>
        </w:r>
      </w:del>
      <w:del w:id="975" w:author="PR Preview" w:date="2026-01-01T00:00:00Z">
        <w:r>
          <w:delText xml:space="preserve">is positive semidefinite</w:delText>
        </w:r>
      </w:del>
      <w:del w:id="976" w:author="PR Preview" w:date="2026-01-01T00:00:00Z">
        <w:r>
          <w:delText xml:space="preserve"> </w:delText>
        </w:r>
      </w:del>
      <w:del w:id="977" w:author="PR Preview" w:date="2026-01-01T00:00:00Z">
        <w:r>
          <w:delText xml:space="preserve">but not positive definite:</w:delText>
        </w:r>
      </w:del>
      <w:del w:id="978" w:author="PR Preview" w:date="2026-01-01T00:00:00Z">
        <w:r>
          <w:delText xml:space="preserve"> </w:delText>
        </w:r>
      </w:del>
      <w:del w:id="979" w:author="PR Preview" w:date="2026-01-01T00:00:00Z">
        <w:r>
          <w:delText xml:space="preserve">at</w:delText>
        </w:r>
      </w:del>
      <w:del w:id="980"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del w:id="981" w:author="PR Preview" w:date="2026-01-01T00:00:00Z">
        <w:r>
          <w:delText xml:space="preserve">,</w:delText>
        </w:r>
      </w:del>
      <w:del w:id="982" w:author="PR Preview" w:date="2026-01-01T00:00:00Z">
        <w:r>
          <w:delText xml:space="preserve"> </w:delText>
        </w:r>
      </w:del>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del w:id="983" w:author="PR Preview" w:date="2026-01-01T00:00:00Z">
        <w:r>
          <w:delText xml:space="preserve">.</w:delText>
        </w:r>
      </w:del>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984" w:author="PR Preview" w:date="2026-01-01T00:00:00Z">
        <w:r>
          <w:t xml:space="preserve"> </w:t>
        </w:r>
      </w:ins>
      <w:ins w:id="985" w:author="PR Preview" w:date="2026-01-01T00:00:00Z">
        <w:r>
          <w:t xml:space="preserve">from</w:t>
        </w:r>
      </w:ins>
      <w:ins w:id="986" w:author="PR Preview" w:date="2026-01-01T00:00:00Z">
        <w:r>
          <w:t xml:space="preserve"> </w:t>
        </w:r>
      </w:ins>
      <w:hyperlink w:anchor="exm-positive-semidefinite">
        <w:ins w:id="987" w:author="PR Preview" w:date="2026-01-01T00:00:00Z">
          <w:r>
            <w:rPr>
              <w:rStyle w:val="Hyperlink"/>
            </w:rPr>
            <w:t xml:space="preserve">Example 140</w:t>
          </w:r>
        </w:ins>
      </w:hyperlink>
      <w:ins w:id="988" w:author="PR Preview" w:date="2026-01-01T00:00:00Z">
        <w:r>
          <w:t xml:space="preserve"> </w:t>
        </w:r>
      </w:ins>
      <w:ins w:id="989" w:author="PR Preview" w:date="2026-01-01T00:00:00Z">
        <w:r>
          <w:t xml:space="preserve">is positive semidefinite</w:t>
        </w:r>
      </w:ins>
      <w:ins w:id="990" w:author="PR Preview" w:date="2026-01-01T00:00:00Z">
        <w:r>
          <w:t xml:space="preserve"> </w:t>
        </w:r>
      </w:ins>
      <w:ins w:id="991" w:author="PR Preview" w:date="2026-01-01T00:00:00Z">
        <w:r>
          <w:t xml:space="preserve">but not positive definite:</w:t>
        </w:r>
      </w:ins>
      <w:ins w:id="992" w:author="PR Preview" w:date="2026-01-01T00:00:00Z">
        <w:r>
          <w:t xml:space="preserve"> </w:t>
        </w:r>
      </w:ins>
      <w:ins w:id="993" w:author="PR Preview" w:date="2026-01-01T00:00:00Z">
        <w:r>
          <w:t xml:space="preserve">at</w:t>
        </w:r>
      </w:ins>
      <w:ins w:id="994"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ins w:id="995" w:author="PR Preview" w:date="2026-01-01T00:00:00Z">
        <w:r>
          <w:t xml:space="preserve">,</w:t>
        </w:r>
      </w:ins>
      <w:ins w:id="996" w:author="PR Preview" w:date="2026-01-01T00:00:00Z">
        <w:r>
          <w:t xml:space="preserve"> </w:t>
        </w:r>
      </w:ins>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ins w:id="997" w:author="PR Preview" w:date="2026-01-01T00:00:00Z">
        <w:r>
          <w:t xml:space="preserve">.</w:t>
        </w:r>
      </w:ins>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del w:id="998" w:author="PR Preview" w:date="2026-01-01T00:00:00Z">
        <w:r>
          <w:rPr>
            <w:i/>
            <w:iCs/>
          </w:rPr>
          <w:delText xml:space="preserve">Remark 36</w:delText>
        </w:r>
      </w:del>
      <w:del w:id="999" w:author="PR Preview" w:date="2026-01-01T00:00:00Z">
        <w:r>
          <w:delText xml:space="preserve"> (Why the definition requires symmetry). </w:delText>
        </w:r>
      </w:del>
      <w:del w:id="1000" w:author="PR Preview" w:date="2026-01-01T00:00:00Z">
        <w:r>
          <w:delText xml:space="preserve">A positive definite matrix is positive semidefinite</w:delText>
        </w:r>
      </w:del>
      <w:del w:id="1001" w:author="PR Preview" w:date="2026-01-01T00:00:00Z">
        <w:r>
          <w:delText xml:space="preserve"> </w:delText>
        </w:r>
      </w:del>
      <w:del w:id="1002" w:author="PR Preview" w:date="2026-01-01T00:00:00Z">
        <w:r>
          <w:delText xml:space="preserve">(</w:delText>
        </w:r>
      </w:del>
      <w:hyperlink w:anchor="def-positive-semidefinite">
        <w:del w:id="1003" w:author="PR Preview" w:date="2026-01-01T00:00:00Z">
          <w:r>
            <w:rPr>
              <w:rStyle w:val="Hyperlink"/>
            </w:rPr>
            <w:delText xml:space="preserve">Definition 85</w:delText>
          </w:r>
        </w:del>
      </w:hyperlink>
      <w:del w:id="1004" w:author="PR Preview" w:date="2026-01-01T00:00:00Z">
        <w:r>
          <w:delText xml:space="preserve">):</w:delText>
        </w:r>
      </w:del>
      <w:del w:id="1005"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1006" w:author="PR Preview" w:date="2026-01-01T00:00:00Z">
        <w:r>
          <w:delText xml:space="preserve"> </w:delText>
        </w:r>
      </w:del>
      <w:del w:id="1007" w:author="PR Preview" w:date="2026-01-01T00:00:00Z">
        <w:r>
          <w:delText xml:space="preserve">for every</w:delText>
        </w:r>
      </w:del>
      <w:del w:id="1008" w:author="PR Preview" w:date="2026-01-01T00:00:00Z">
        <w:r>
          <w:delText xml:space="preserve"> </w:delText>
        </w:r>
      </w:del>
      <m:oMath>
        <m:acc>
          <m:accPr>
            <m:chr m:val="̃"/>
          </m:accPr>
          <m:e>
            <m:r>
              <m:t>x</m:t>
            </m:r>
          </m:e>
        </m:acc>
        <m:r>
          <m:rPr>
            <m:sty m:val="p"/>
          </m:rPr>
          <m:t>≠</m:t>
        </m:r>
        <m:acc>
          <m:accPr>
            <m:chr m:val="̃"/>
          </m:accPr>
          <m:e>
            <m:r>
              <m:t>0</m:t>
            </m:r>
          </m:e>
        </m:acc>
      </m:oMath>
      <w:del w:id="1009" w:author="PR Preview" w:date="2026-01-01T00:00:00Z">
        <w:r>
          <w:delText xml:space="preserve">,</w:delText>
        </w:r>
      </w:del>
      <w:del w:id="1010" w:author="PR Preview" w:date="2026-01-01T00:00:00Z">
        <w:r>
          <w:delText xml:space="preserve"> </w:delText>
        </w:r>
      </w:del>
      <w:del w:id="1011" w:author="PR Preview" w:date="2026-01-01T00:00:00Z">
        <w:r>
          <w:delText xml:space="preserve">and</w:delText>
        </w:r>
      </w:del>
      <w:del w:id="1012" w:author="PR Preview" w:date="2026-01-01T00:00:00Z">
        <w:r>
          <w:delText xml:space="preserve"> </w:delText>
        </w:r>
      </w:del>
      <m:oMath>
        <m:sSup>
          <m:e>
            <m:acc>
              <m:accPr>
                <m:chr m:val="̃"/>
              </m:accPr>
              <m:e>
                <m:r>
                  <m:t>0</m:t>
                </m:r>
              </m:e>
            </m:acc>
          </m:e>
          <m:sup>
            <m:r>
              <m:rPr>
                <m:sty m:val="p"/>
              </m:rPr>
              <m:t>⊤</m:t>
            </m:r>
          </m:sup>
        </m:sSup>
        <m:r>
          <m:rPr>
            <m:sty m:val="bi"/>
          </m:rPr>
          <m:t>A</m:t>
        </m:r>
        <m:acc>
          <m:accPr>
            <m:chr m:val="̃"/>
          </m:accPr>
          <m:e>
            <m:r>
              <m:t>0</m:t>
            </m:r>
          </m:e>
        </m:acc>
        <m:r>
          <m:rPr>
            <m:sty m:val="p"/>
          </m:rPr>
          <m:t>=</m:t>
        </m:r>
        <m:r>
          <m:t>0</m:t>
        </m:r>
      </m:oMath>
      <w:del w:id="1013" w:author="PR Preview" w:date="2026-01-01T00:00:00Z">
        <w:r>
          <w:delText xml:space="preserve">.</w:delText>
        </w:r>
      </w:del>
      <w:del w:id="1014" w:author="PR Preview" w:date="2026-01-01T00:00:00Z">
        <w:r>
          <w:delText xml:space="preserve"> </w:delText>
        </w:r>
      </w:del>
      <w:del w:id="1015" w:author="PR Preview" w:date="2026-01-01T00:00:00Z">
        <w:r>
          <w:delText xml:space="preserve">For example,</w:delText>
        </w:r>
      </w:del>
      <w:del w:id="1016" w:author="PR Preview" w:date="2026-01-01T00:00:00Z">
        <w:r>
          <w:delText xml:space="preserve"> </w:delText>
        </w:r>
      </w:del>
      <m:oMath>
        <m:sSub>
          <m:e>
            <m:r>
              <m:rPr>
                <m:sty m:val="bi"/>
              </m:rPr>
              <m:t>I</m:t>
            </m:r>
          </m:e>
          <m:sub>
            <m:r>
              <m:t>p</m:t>
            </m:r>
          </m:sub>
        </m:sSub>
      </m:oMath>
      <w:del w:id="1017" w:author="PR Preview" w:date="2026-01-01T00:00:00Z">
        <w:r>
          <w:delText xml:space="preserve"> </w:delText>
        </w:r>
      </w:del>
      <w:del w:id="1018" w:author="PR Preview" w:date="2026-01-01T00:00:00Z">
        <w:r>
          <w:delText xml:space="preserve">in</w:delText>
        </w:r>
      </w:del>
      <w:del w:id="1019" w:author="PR Preview" w:date="2026-01-01T00:00:00Z">
        <w:r>
          <w:delText xml:space="preserve"> </w:delText>
        </w:r>
      </w:del>
      <w:hyperlink w:anchor="exm-positive-definite">
        <w:del w:id="1020" w:author="PR Preview" w:date="2026-01-01T00:00:00Z">
          <w:r>
            <w:rPr>
              <w:rStyle w:val="Hyperlink"/>
            </w:rPr>
            <w:delText xml:space="preserve">Example 140</w:delText>
          </w:r>
        </w:del>
      </w:hyperlink>
      <w:del w:id="1021" w:author="PR Preview" w:date="2026-01-01T00:00:00Z">
        <w:r>
          <w:delText xml:space="preserve"> </w:delText>
        </w:r>
      </w:del>
      <w:del w:id="1022" w:author="PR Preview" w:date="2026-01-01T00:00:00Z">
        <w:r>
          <w:delText xml:space="preserve">is both.</w:delText>
        </w:r>
      </w:del>
    </w:p>
    <w:p>
      <w:pPr>
        <w:pStyle w:val="FirstParagraph"/>
      </w:pPr>
      <w:ins w:id="1023" w:author="PR Preview" w:date="2026-01-01T00:00:00Z">
        <w:r>
          <w:rPr>
            <w:i/>
            <w:iCs/>
          </w:rPr>
          <w:t xml:space="preserve">Remark 36</w:t>
        </w:r>
      </w:ins>
      <w:ins w:id="1024" w:author="PR Preview" w:date="2026-01-01T00:00:00Z">
        <w:r>
          <w:t xml:space="preserve"> (Why the definition requires symmetry). </w:t>
        </w:r>
      </w:ins>
      <w:ins w:id="1025" w:author="PR Preview" w:date="2026-01-01T00:00:00Z">
        <w:r>
          <w:t xml:space="preserve">A positive definite matrix is positive semidefinite</w:t>
        </w:r>
      </w:ins>
      <w:ins w:id="1026" w:author="PR Preview" w:date="2026-01-01T00:00:00Z">
        <w:r>
          <w:t xml:space="preserve"> </w:t>
        </w:r>
      </w:ins>
      <w:ins w:id="1027" w:author="PR Preview" w:date="2026-01-01T00:00:00Z">
        <w:r>
          <w:t xml:space="preserve">(</w:t>
        </w:r>
      </w:ins>
      <w:hyperlink w:anchor="def-positive-semidefinite">
        <w:ins w:id="1028" w:author="PR Preview" w:date="2026-01-01T00:00:00Z">
          <w:r>
            <w:rPr>
              <w:rStyle w:val="Hyperlink"/>
            </w:rPr>
            <w:t xml:space="preserve">Definition 85</w:t>
          </w:r>
        </w:ins>
      </w:hyperlink>
      <w:ins w:id="1029" w:author="PR Preview" w:date="2026-01-01T00:00:00Z">
        <w:r>
          <w:t xml:space="preserve">):</w:t>
        </w:r>
      </w:ins>
      <w:ins w:id="1030"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1031" w:author="PR Preview" w:date="2026-01-01T00:00:00Z">
        <w:r>
          <w:t xml:space="preserve"> </w:t>
        </w:r>
      </w:ins>
      <w:ins w:id="1032" w:author="PR Preview" w:date="2026-01-01T00:00:00Z">
        <w:r>
          <w:t xml:space="preserve">for every</w:t>
        </w:r>
      </w:ins>
      <w:ins w:id="1033" w:author="PR Preview" w:date="2026-01-01T00:00:00Z">
        <w:r>
          <w:t xml:space="preserve"> </w:t>
        </w:r>
      </w:ins>
      <m:oMath>
        <m:acc>
          <m:accPr>
            <m:chr m:val="̃"/>
          </m:accPr>
          <m:e>
            <m:r>
              <m:t>x</m:t>
            </m:r>
          </m:e>
        </m:acc>
        <m:r>
          <m:rPr>
            <m:sty m:val="p"/>
          </m:rPr>
          <m:t>≠</m:t>
        </m:r>
        <m:acc>
          <m:accPr>
            <m:chr m:val="̃"/>
          </m:accPr>
          <m:e>
            <m:r>
              <m:t>0</m:t>
            </m:r>
          </m:e>
        </m:acc>
      </m:oMath>
      <w:ins w:id="1034" w:author="PR Preview" w:date="2026-01-01T00:00:00Z">
        <w:r>
          <w:t xml:space="preserve">,</w:t>
        </w:r>
      </w:ins>
      <w:ins w:id="1035" w:author="PR Preview" w:date="2026-01-01T00:00:00Z">
        <w:r>
          <w:t xml:space="preserve"> </w:t>
        </w:r>
      </w:ins>
      <w:ins w:id="1036" w:author="PR Preview" w:date="2026-01-01T00:00:00Z">
        <w:r>
          <w:t xml:space="preserve">and</w:t>
        </w:r>
      </w:ins>
      <w:ins w:id="1037" w:author="PR Preview" w:date="2026-01-01T00:00:00Z">
        <w:r>
          <w:t xml:space="preserve"> </w:t>
        </w:r>
      </w:ins>
      <m:oMath>
        <m:sSup>
          <m:e>
            <m:acc>
              <m:accPr>
                <m:chr m:val="̃"/>
              </m:accPr>
              <m:e>
                <m:r>
                  <m:t>0</m:t>
                </m:r>
              </m:e>
            </m:acc>
          </m:e>
          <m:sup>
            <m:r>
              <m:rPr>
                <m:sty m:val="p"/>
              </m:rPr>
              <m:t>⊤</m:t>
            </m:r>
          </m:sup>
        </m:sSup>
        <m:r>
          <m:rPr>
            <m:sty m:val="bi"/>
          </m:rPr>
          <m:t>A</m:t>
        </m:r>
        <m:acc>
          <m:accPr>
            <m:chr m:val="̃"/>
          </m:accPr>
          <m:e>
            <m:r>
              <m:t>0</m:t>
            </m:r>
          </m:e>
        </m:acc>
        <m:r>
          <m:rPr>
            <m:sty m:val="p"/>
          </m:rPr>
          <m:t>=</m:t>
        </m:r>
        <m:r>
          <m:t>0</m:t>
        </m:r>
      </m:oMath>
      <w:ins w:id="1038" w:author="PR Preview" w:date="2026-01-01T00:00:00Z">
        <w:r>
          <w:t xml:space="preserve">.</w:t>
        </w:r>
      </w:ins>
      <w:ins w:id="1039" w:author="PR Preview" w:date="2026-01-01T00:00:00Z">
        <w:r>
          <w:t xml:space="preserve"> </w:t>
        </w:r>
      </w:ins>
      <w:ins w:id="1040" w:author="PR Preview" w:date="2026-01-01T00:00:00Z">
        <w:r>
          <w:t xml:space="preserve">For example,</w:t>
        </w:r>
      </w:ins>
      <w:ins w:id="1041" w:author="PR Preview" w:date="2026-01-01T00:00:00Z">
        <w:r>
          <w:t xml:space="preserve"> </w:t>
        </w:r>
      </w:ins>
      <m:oMath>
        <m:sSub>
          <m:e>
            <m:r>
              <m:rPr>
                <m:sty m:val="bi"/>
              </m:rPr>
              <m:t>I</m:t>
            </m:r>
          </m:e>
          <m:sub>
            <m:r>
              <m:t>p</m:t>
            </m:r>
          </m:sub>
        </m:sSub>
      </m:oMath>
      <w:ins w:id="1042" w:author="PR Preview" w:date="2026-01-01T00:00:00Z">
        <w:r>
          <w:t xml:space="preserve"> </w:t>
        </w:r>
      </w:ins>
      <w:ins w:id="1043" w:author="PR Preview" w:date="2026-01-01T00:00:00Z">
        <w:r>
          <w:t xml:space="preserve">in</w:t>
        </w:r>
      </w:ins>
      <w:ins w:id="1044" w:author="PR Preview" w:date="2026-01-01T00:00:00Z">
        <w:r>
          <w:t xml:space="preserve"> </w:t>
        </w:r>
      </w:ins>
      <w:hyperlink w:anchor="exm-positive-definite">
        <w:ins w:id="1045" w:author="PR Preview" w:date="2026-01-01T00:00:00Z">
          <w:r>
            <w:rPr>
              <w:rStyle w:val="Hyperlink"/>
            </w:rPr>
            <w:t xml:space="preserve">Example 141</w:t>
          </w:r>
        </w:ins>
      </w:hyperlink>
      <w:ins w:id="1046" w:author="PR Preview" w:date="2026-01-01T00:00:00Z">
        <w:r>
          <w:t xml:space="preserve"> </w:t>
        </w:r>
      </w:ins>
      <w:ins w:id="1047"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del w:id="1048" w:author="PR Preview" w:date="2026-01-01T00:00:00Z">
        <w:r>
          <w:rPr>
            <w:b/>
            <w:bCs/>
          </w:rPr>
          <w:delText xml:space="preserve">Theorem 72 (Definiteness and eigenvalues)</w:delText>
        </w:r>
      </w:del>
      <w:del w:id="1049" w:author="PR Preview" w:date="2026-01-01T00:00:00Z">
        <w:r>
          <w:delText xml:space="preserve"> </w:delText>
        </w:r>
      </w:del>
      <w:del w:id="1050" w:author="PR Preview" w:date="2026-01-01T00:00:00Z">
        <w:r>
          <w:delText xml:space="preserve">Let</w:delText>
        </w:r>
      </w:del>
      <w:del w:id="1051" w:author="PR Preview" w:date="2026-01-01T00:00:00Z">
        <w:r>
          <w:delText xml:space="preserve"> </w:delText>
        </w:r>
      </w:del>
      <m:oMath>
        <m:r>
          <m:rPr>
            <m:sty m:val="bi"/>
          </m:rPr>
          <m:t>A</m:t>
        </m:r>
      </m:oMath>
      <w:del w:id="1052" w:author="PR Preview" w:date="2026-01-01T00:00:00Z">
        <w:r>
          <w:delText xml:space="preserve"> </w:delText>
        </w:r>
      </w:del>
      <w:del w:id="1053" w:author="PR Preview" w:date="2026-01-01T00:00:00Z">
        <w:r>
          <w:delText xml:space="preserve">be a</w:delText>
        </w:r>
      </w:del>
      <w:del w:id="1054" w:author="PR Preview" w:date="2026-01-01T00:00:00Z">
        <w:r>
          <w:delText xml:space="preserve"> </w:delText>
        </w:r>
      </w:del>
      <m:oMath>
        <m:r>
          <m:t>p</m:t>
        </m:r>
        <m:r>
          <m:rPr>
            <m:sty m:val="p"/>
          </m:rPr>
          <m:t>×</m:t>
        </m:r>
        <m:r>
          <m:t>p</m:t>
        </m:r>
      </m:oMath>
      <w:del w:id="1055" w:author="PR Preview" w:date="2026-01-01T00:00:00Z">
        <w:r>
          <w:delText xml:space="preserve"> </w:delText>
        </w:r>
      </w:del>
      <w:del w:id="1056" w:author="PR Preview" w:date="2026-01-01T00:00:00Z">
        <w:r>
          <w:delText xml:space="preserve">symmetric matrix with real entries,</w:delText>
        </w:r>
      </w:del>
      <w:del w:id="1057" w:author="PR Preview" w:date="2026-01-01T00:00:00Z">
        <w:r>
          <w:delText xml:space="preserve"> </w:delText>
        </w:r>
      </w:del>
      <w:del w:id="1058" w:author="PR Preview" w:date="2026-01-01T00:00:00Z">
        <w:r>
          <w:delText xml:space="preserve">with eigendecomposition</w:delText>
        </w:r>
      </w:del>
      <w:del w:id="105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060" w:author="PR Preview" w:date="2026-01-01T00:00:00Z">
        <w:r>
          <w:delText xml:space="preserve"> </w:delText>
        </w:r>
      </w:del>
      <w:del w:id="1061" w:author="PR Preview" w:date="2026-01-01T00:00:00Z">
        <w:r>
          <w:delText xml:space="preserve">(</w:delText>
        </w:r>
      </w:del>
      <w:hyperlink w:anchor="def-eigendecomposition">
        <w:del w:id="1062" w:author="PR Preview" w:date="2026-01-01T00:00:00Z">
          <w:r>
            <w:rPr>
              <w:rStyle w:val="Hyperlink"/>
            </w:rPr>
            <w:delText xml:space="preserve">Definition 83</w:delText>
          </w:r>
        </w:del>
      </w:hyperlink>
      <w:del w:id="1063" w:author="PR Preview" w:date="2026-01-01T00:00:00Z">
        <w:r>
          <w:delText xml:space="preserve">)</w:delText>
        </w:r>
      </w:del>
      <w:del w:id="1064" w:author="PR Preview" w:date="2026-01-01T00:00:00Z">
        <w:r>
          <w:delText xml:space="preserve"> </w:delText>
        </w:r>
      </w:del>
      <w:del w:id="1065" w:author="PR Preview" w:date="2026-01-01T00:00:00Z">
        <w:r>
          <w:delText xml:space="preserve">and eigenvalues</w:delText>
        </w:r>
      </w:del>
      <w:del w:id="106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067" w:author="PR Preview" w:date="2026-01-01T00:00:00Z">
        <w:r>
          <w:delText xml:space="preserve"> </w:delText>
        </w:r>
      </w:del>
      <w:del w:id="1068" w:author="PR Preview" w:date="2026-01-01T00:00:00Z">
        <w:r>
          <w:delText xml:space="preserve">on the diagonal of</w:delText>
        </w:r>
      </w:del>
      <w:del w:id="1069" w:author="PR Preview" w:date="2026-01-01T00:00:00Z">
        <w:r>
          <w:delText xml:space="preserve"> </w:delText>
        </w:r>
      </w:del>
      <m:oMath>
        <m:r>
          <m:rPr>
            <m:sty m:val="b"/>
          </m:rPr>
          <m:t>Λ</m:t>
        </m:r>
      </m:oMath>
      <w:del w:id="1070" w:author="PR Preview" w:date="2026-01-01T00:00:00Z">
        <w:r>
          <w:delText xml:space="preserve">.</w:delText>
        </w:r>
      </w:del>
      <w:del w:id="1071" w:author="PR Preview" w:date="2026-01-01T00:00:00Z">
        <w:r>
          <w:delText xml:space="preserve"> </w:delText>
        </w:r>
      </w:del>
      <w:del w:id="1072" w:author="PR Preview" w:date="2026-01-01T00:00:00Z">
        <w:r>
          <w:delText xml:space="preserve">Then:</w:delText>
        </w:r>
      </w:del>
    </w:p>
    <w:p>
      <w:pPr>
        <w:pStyle w:val="BodyText"/>
      </w:pPr>
      <w:ins w:id="1073" w:author="PR Preview" w:date="2026-01-01T00:00:00Z">
        <w:r>
          <w:rPr>
            <w:b/>
            <w:bCs/>
          </w:rPr>
          <w:t xml:space="preserve">Theorem 73 (Definiteness and eigenvalues)</w:t>
        </w:r>
      </w:ins>
      <w:ins w:id="1074" w:author="PR Preview" w:date="2026-01-01T00:00:00Z">
        <w:r>
          <w:t xml:space="preserve"> </w:t>
        </w:r>
      </w:ins>
      <w:ins w:id="1075" w:author="PR Preview" w:date="2026-01-01T00:00:00Z">
        <w:r>
          <w:t xml:space="preserve">Let</w:t>
        </w:r>
      </w:ins>
      <w:ins w:id="1076" w:author="PR Preview" w:date="2026-01-01T00:00:00Z">
        <w:r>
          <w:t xml:space="preserve"> </w:t>
        </w:r>
      </w:ins>
      <m:oMath>
        <m:r>
          <m:rPr>
            <m:sty m:val="bi"/>
          </m:rPr>
          <m:t>A</m:t>
        </m:r>
      </m:oMath>
      <w:ins w:id="1077" w:author="PR Preview" w:date="2026-01-01T00:00:00Z">
        <w:r>
          <w:t xml:space="preserve"> </w:t>
        </w:r>
      </w:ins>
      <w:ins w:id="1078" w:author="PR Preview" w:date="2026-01-01T00:00:00Z">
        <w:r>
          <w:t xml:space="preserve">be a</w:t>
        </w:r>
      </w:ins>
      <w:ins w:id="1079" w:author="PR Preview" w:date="2026-01-01T00:00:00Z">
        <w:r>
          <w:t xml:space="preserve"> </w:t>
        </w:r>
      </w:ins>
      <m:oMath>
        <m:r>
          <m:t>p</m:t>
        </m:r>
        <m:r>
          <m:rPr>
            <m:sty m:val="p"/>
          </m:rPr>
          <m:t>×</m:t>
        </m:r>
        <m:r>
          <m:t>p</m:t>
        </m:r>
      </m:oMath>
      <w:ins w:id="1080" w:author="PR Preview" w:date="2026-01-01T00:00:00Z">
        <w:r>
          <w:t xml:space="preserve"> </w:t>
        </w:r>
      </w:ins>
      <w:ins w:id="1081" w:author="PR Preview" w:date="2026-01-01T00:00:00Z">
        <w:r>
          <w:t xml:space="preserve">symmetric matrix with real entries,</w:t>
        </w:r>
      </w:ins>
      <w:ins w:id="1082" w:author="PR Preview" w:date="2026-01-01T00:00:00Z">
        <w:r>
          <w:t xml:space="preserve"> </w:t>
        </w:r>
      </w:ins>
      <w:ins w:id="1083" w:author="PR Preview" w:date="2026-01-01T00:00:00Z">
        <w:r>
          <w:t xml:space="preserve">with eigendecomposition</w:t>
        </w:r>
      </w:ins>
      <w:ins w:id="1084"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085" w:author="PR Preview" w:date="2026-01-01T00:00:00Z">
        <w:r>
          <w:t xml:space="preserve"> </w:t>
        </w:r>
      </w:ins>
      <w:ins w:id="1086" w:author="PR Preview" w:date="2026-01-01T00:00:00Z">
        <w:r>
          <w:t xml:space="preserve">(</w:t>
        </w:r>
      </w:ins>
      <w:hyperlink w:anchor="def-eigendecomposition">
        <w:ins w:id="1087" w:author="PR Preview" w:date="2026-01-01T00:00:00Z">
          <w:r>
            <w:rPr>
              <w:rStyle w:val="Hyperlink"/>
            </w:rPr>
            <w:t xml:space="preserve">Definition 83</w:t>
          </w:r>
        </w:ins>
      </w:hyperlink>
      <w:ins w:id="1088" w:author="PR Preview" w:date="2026-01-01T00:00:00Z">
        <w:r>
          <w:t xml:space="preserve">)</w:t>
        </w:r>
      </w:ins>
      <w:ins w:id="1089" w:author="PR Preview" w:date="2026-01-01T00:00:00Z">
        <w:r>
          <w:t xml:space="preserve"> </w:t>
        </w:r>
      </w:ins>
      <w:ins w:id="1090" w:author="PR Preview" w:date="2026-01-01T00:00:00Z">
        <w:r>
          <w:t xml:space="preserve">and eigenvalues</w:t>
        </w:r>
      </w:ins>
      <w:ins w:id="109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092" w:author="PR Preview" w:date="2026-01-01T00:00:00Z">
        <w:r>
          <w:t xml:space="preserve"> </w:t>
        </w:r>
      </w:ins>
      <w:ins w:id="1093" w:author="PR Preview" w:date="2026-01-01T00:00:00Z">
        <w:r>
          <w:t xml:space="preserve">on the diagonal of</w:t>
        </w:r>
      </w:ins>
      <w:ins w:id="1094" w:author="PR Preview" w:date="2026-01-01T00:00:00Z">
        <w:r>
          <w:t xml:space="preserve"> </w:t>
        </w:r>
      </w:ins>
      <m:oMath>
        <m:r>
          <m:rPr>
            <m:sty m:val="b"/>
          </m:rPr>
          <m:t>Λ</m:t>
        </m:r>
      </m:oMath>
      <w:ins w:id="1095" w:author="PR Preview" w:date="2026-01-01T00:00:00Z">
        <w:r>
          <w:t xml:space="preserve">.</w:t>
        </w:r>
      </w:ins>
      <w:ins w:id="1096" w:author="PR Preview" w:date="2026-01-01T00:00:00Z">
        <w:r>
          <w:t xml:space="preserve"> </w:t>
        </w:r>
      </w:ins>
      <w:ins w:id="1097" w:author="PR Preview" w:date="2026-01-01T00:00:00Z">
        <w:r>
          <w:t xml:space="preserve">Then:</w:t>
        </w:r>
      </w:ins>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del w:id="1098" w:author="PR Preview" w:date="2026-01-01T00:00:00Z">
        <w:r>
          <w:rPr>
            <w:b/>
            <w:bCs/>
          </w:rPr>
          <w:delText xml:space="preserve">Example 141 (Reading definiteness off the eigenvalues)</w:delText>
        </w:r>
      </w:del>
      <w:del w:id="1099" w:author="PR Preview" w:date="2026-01-01T00:00:00Z">
        <w:r>
          <w:delText xml:space="preserve"> </w:delText>
        </w:r>
      </w:del>
      <w:del w:id="1100" w:author="PR Preview" w:date="2026-01-01T00:00:00Z">
        <w:r>
          <w:delText xml:space="preserve"> </w:delText>
        </w:r>
      </w:del>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01" w:author="PR Preview" w:date="2026-01-01T00:00:00Z">
        <w:r>
          <w:delText xml:space="preserve"> </w:delText>
        </w:r>
      </w:del>
      <w:del w:id="1102" w:author="PR Preview" w:date="2026-01-01T00:00:00Z">
        <w:r>
          <w:delText xml:space="preserve">has eigenvalues</w:delText>
        </w:r>
      </w:del>
      <w:del w:id="1103" w:author="PR Preview" w:date="2026-01-01T00:00:00Z">
        <w:r>
          <w:delText xml:space="preserve"> </w:delText>
        </w:r>
      </w:del>
      <m:oMath>
        <m:r>
          <m:t>3</m:t>
        </m:r>
      </m:oMath>
      <w:del w:id="1104" w:author="PR Preview" w:date="2026-01-01T00:00:00Z">
        <w:r>
          <w:delText xml:space="preserve"> </w:delText>
        </w:r>
      </w:del>
      <w:del w:id="1105" w:author="PR Preview" w:date="2026-01-01T00:00:00Z">
        <w:r>
          <w:delText xml:space="preserve">and</w:delText>
        </w:r>
      </w:del>
      <w:del w:id="1106" w:author="PR Preview" w:date="2026-01-01T00:00:00Z">
        <w:r>
          <w:delText xml:space="preserve"> </w:delText>
        </w:r>
      </w:del>
      <m:oMath>
        <m:r>
          <m:t>1</m:t>
        </m:r>
      </m:oMath>
      <w:del w:id="1107" w:author="PR Preview" w:date="2026-01-01T00:00:00Z">
        <w:r>
          <w:delText xml:space="preserve"> </w:delText>
        </w:r>
      </w:del>
      <w:del w:id="1108" w:author="PR Preview" w:date="2026-01-01T00:00:00Z">
        <w:r>
          <w:delText xml:space="preserve">(</w:delText>
        </w:r>
      </w:del>
      <w:hyperlink w:anchor="exm-eigenvalue">
        <w:del w:id="1109" w:author="PR Preview" w:date="2026-01-01T00:00:00Z">
          <w:r>
            <w:rPr>
              <w:rStyle w:val="Hyperlink"/>
            </w:rPr>
            <w:delText xml:space="preserve">Example 134</w:delText>
          </w:r>
        </w:del>
      </w:hyperlink>
      <w:del w:id="1110" w:author="PR Preview" w:date="2026-01-01T00:00:00Z">
        <w:r>
          <w:delText xml:space="preserve">),</w:delText>
        </w:r>
      </w:del>
      <w:del w:id="1111" w:author="PR Preview" w:date="2026-01-01T00:00:00Z">
        <w:r>
          <w:delText xml:space="preserve"> </w:delText>
        </w:r>
      </w:del>
      <w:del w:id="1112" w:author="PR Preview" w:date="2026-01-01T00:00:00Z">
        <w:r>
          <w:delText xml:space="preserve">both positive, so it is positive definite.</w:delText>
        </w:r>
      </w:del>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113" w:author="PR Preview" w:date="2026-01-01T00:00:00Z">
        <w:r>
          <w:delText xml:space="preserve"> </w:delText>
        </w:r>
      </w:del>
      <w:del w:id="1114" w:author="PR Preview" w:date="2026-01-01T00:00:00Z">
        <w:r>
          <w:delText xml:space="preserve">has eigenvalues</w:delText>
        </w:r>
      </w:del>
      <w:del w:id="1115" w:author="PR Preview" w:date="2026-01-01T00:00:00Z">
        <w:r>
          <w:delText xml:space="preserve"> </w:delText>
        </w:r>
      </w:del>
      <m:oMath>
        <m:r>
          <m:t>2</m:t>
        </m:r>
      </m:oMath>
      <w:del w:id="1116" w:author="PR Preview" w:date="2026-01-01T00:00:00Z">
        <w:r>
          <w:delText xml:space="preserve">, for the eigenvector</w:delText>
        </w:r>
      </w:del>
      <w:del w:id="1117" w:author="PR Preview" w:date="2026-01-01T00:00:00Z">
        <w:r>
          <w:delText xml:space="preserve"> </w:delText>
        </w:r>
      </w:del>
      <m:oMath>
        <m:r>
          <m:rPr>
            <m:sty m:val="p"/>
          </m:rPr>
          <m:t>(</m:t>
        </m:r>
        <m:r>
          <m:t>1</m:t>
        </m:r>
        <m:r>
          <m:rPr>
            <m:sty m:val="p"/>
          </m:rPr>
          <m:t>,</m:t>
        </m:r>
        <m:r>
          <m:t>1</m:t>
        </m:r>
        <m:r>
          <m:rPr>
            <m:sty m:val="p"/>
          </m:rPr>
          <m:t>)</m:t>
        </m:r>
      </m:oMath>
      <w:del w:id="1118" w:author="PR Preview" w:date="2026-01-01T00:00:00Z">
        <w:r>
          <w:delText xml:space="preserve">,</w:delText>
        </w:r>
      </w:del>
      <w:del w:id="1119" w:author="PR Preview" w:date="2026-01-01T00:00:00Z">
        <w:r>
          <w:delText xml:space="preserve"> </w:delText>
        </w:r>
      </w:del>
      <w:del w:id="1120" w:author="PR Preview" w:date="2026-01-01T00:00:00Z">
        <w:r>
          <w:delText xml:space="preserve">and</w:delText>
        </w:r>
      </w:del>
      <w:del w:id="1121" w:author="PR Preview" w:date="2026-01-01T00:00:00Z">
        <w:r>
          <w:delText xml:space="preserve"> </w:delText>
        </w:r>
      </w:del>
      <m:oMath>
        <m:r>
          <m:t>0</m:t>
        </m:r>
      </m:oMath>
      <w:del w:id="1122" w:author="PR Preview" w:date="2026-01-01T00:00:00Z">
        <w:r>
          <w:delText xml:space="preserve">, for the eigenvector</w:delText>
        </w:r>
      </w:del>
      <w:del w:id="1123" w:author="PR Preview" w:date="2026-01-01T00:00:00Z">
        <w:r>
          <w:delText xml:space="preserve"> </w:delText>
        </w:r>
      </w:del>
      <m:oMath>
        <m:r>
          <m:rPr>
            <m:sty m:val="p"/>
          </m:rPr>
          <m:t>(</m:t>
        </m:r>
        <m:r>
          <m:t>1</m:t>
        </m:r>
        <m:r>
          <m:rPr>
            <m:sty m:val="p"/>
          </m:rPr>
          <m:t>,</m:t>
        </m:r>
        <m:r>
          <m:rPr>
            <m:sty m:val="p"/>
          </m:rPr>
          <m:t>−</m:t>
        </m:r>
        <m:r>
          <m:t>1</m:t>
        </m:r>
        <m:r>
          <m:rPr>
            <m:sty m:val="p"/>
          </m:rPr>
          <m:t>)</m:t>
        </m:r>
      </m:oMath>
      <w:del w:id="1124" w:author="PR Preview" w:date="2026-01-01T00:00:00Z">
        <w:r>
          <w:delText xml:space="preserve">,</w:delText>
        </w:r>
      </w:del>
      <w:del w:id="1125" w:author="PR Preview" w:date="2026-01-01T00:00:00Z">
        <w:r>
          <w:delText xml:space="preserve"> </w:delText>
        </w:r>
      </w:del>
      <w:del w:id="1126" w:author="PR Preview" w:date="2026-01-01T00:00:00Z">
        <w:r>
          <w:delText xml:space="preserve">so it is positive semidefinite but not positive definite,</w:delText>
        </w:r>
      </w:del>
      <w:del w:id="1127" w:author="PR Preview" w:date="2026-01-01T00:00:00Z">
        <w:r>
          <w:delText xml:space="preserve"> </w:delText>
        </w:r>
      </w:del>
      <w:del w:id="1128" w:author="PR Preview" w:date="2026-01-01T00:00:00Z">
        <w:r>
          <w:delText xml:space="preserve">as</w:delText>
        </w:r>
      </w:del>
      <w:del w:id="1129" w:author="PR Preview" w:date="2026-01-01T00:00:00Z">
        <w:r>
          <w:delText xml:space="preserve"> </w:delText>
        </w:r>
      </w:del>
      <w:hyperlink w:anchor="exm-positive-definite">
        <w:del w:id="1130" w:author="PR Preview" w:date="2026-01-01T00:00:00Z">
          <w:r>
            <w:rPr>
              <w:rStyle w:val="Hyperlink"/>
            </w:rPr>
            <w:delText xml:space="preserve">Example 140</w:delText>
          </w:r>
        </w:del>
      </w:hyperlink>
      <w:del w:id="1131" w:author="PR Preview" w:date="2026-01-01T00:00:00Z">
        <w:r>
          <w:delText xml:space="preserve"> </w:delText>
        </w:r>
      </w:del>
      <w:del w:id="1132" w:author="PR Preview" w:date="2026-01-01T00:00:00Z">
        <w:r>
          <w:delText xml:space="preserve">found directly.</w:delText>
        </w:r>
      </w:del>
    </w:p>
    <w:p>
      <w:pPr>
        <w:pStyle w:val="FirstParagraph"/>
      </w:pPr>
      <w:del w:id="1133" w:author="PR Preview" w:date="2026-01-01T00:00:00Z">
        <w:r>
          <w:rPr>
            <w:b/>
            <w:bCs/>
          </w:rPr>
          <w:delText xml:space="preserve">Theorem 73 (A positive definite matrix has a positive definite inverse)</w:delText>
        </w:r>
      </w:del>
      <w:del w:id="1134" w:author="PR Preview" w:date="2026-01-01T00:00:00Z">
        <w:r>
          <w:delText xml:space="preserve"> </w:delText>
        </w:r>
      </w:del>
      <w:del w:id="1135" w:author="PR Preview" w:date="2026-01-01T00:00:00Z">
        <w:r>
          <w:delText xml:space="preserve">Let</w:delText>
        </w:r>
      </w:del>
      <w:del w:id="1136" w:author="PR Preview" w:date="2026-01-01T00:00:00Z">
        <w:r>
          <w:delText xml:space="preserve"> </w:delText>
        </w:r>
      </w:del>
      <m:oMath>
        <m:r>
          <m:rPr>
            <m:sty m:val="bi"/>
          </m:rPr>
          <m:t>A</m:t>
        </m:r>
      </m:oMath>
      <w:del w:id="1137" w:author="PR Preview" w:date="2026-01-01T00:00:00Z">
        <w:r>
          <w:delText xml:space="preserve"> </w:delText>
        </w:r>
      </w:del>
      <w:del w:id="1138" w:author="PR Preview" w:date="2026-01-01T00:00:00Z">
        <w:r>
          <w:delText xml:space="preserve">be a</w:delText>
        </w:r>
      </w:del>
      <w:del w:id="1139" w:author="PR Preview" w:date="2026-01-01T00:00:00Z">
        <w:r>
          <w:delText xml:space="preserve"> </w:delText>
        </w:r>
      </w:del>
      <m:oMath>
        <m:r>
          <m:t>p</m:t>
        </m:r>
        <m:r>
          <m:rPr>
            <m:sty m:val="p"/>
          </m:rPr>
          <m:t>×</m:t>
        </m:r>
        <m:r>
          <m:t>p</m:t>
        </m:r>
      </m:oMath>
      <w:del w:id="1140" w:author="PR Preview" w:date="2026-01-01T00:00:00Z">
        <w:r>
          <w:delText xml:space="preserve"> </w:delText>
        </w:r>
      </w:del>
      <w:del w:id="1141" w:author="PR Preview" w:date="2026-01-01T00:00:00Z">
        <w:r>
          <w:delText xml:space="preserve">positive definite matrix</w:delText>
        </w:r>
      </w:del>
      <w:del w:id="1142" w:author="PR Preview" w:date="2026-01-01T00:00:00Z">
        <w:r>
          <w:delText xml:space="preserve"> </w:delText>
        </w:r>
      </w:del>
      <w:del w:id="1143" w:author="PR Preview" w:date="2026-01-01T00:00:00Z">
        <w:r>
          <w:delText xml:space="preserve">(</w:delText>
        </w:r>
      </w:del>
      <w:hyperlink w:anchor="def-positive-definite">
        <w:del w:id="1144" w:author="PR Preview" w:date="2026-01-01T00:00:00Z">
          <w:r>
            <w:rPr>
              <w:rStyle w:val="Hyperlink"/>
            </w:rPr>
            <w:delText xml:space="preserve">Definition 86</w:delText>
          </w:r>
        </w:del>
      </w:hyperlink>
      <w:del w:id="1145" w:author="PR Preview" w:date="2026-01-01T00:00:00Z">
        <w:r>
          <w:delText xml:space="preserve">) with real entries,</w:delText>
        </w:r>
      </w:del>
      <w:del w:id="1146" w:author="PR Preview" w:date="2026-01-01T00:00:00Z">
        <w:r>
          <w:delText xml:space="preserve"> </w:delText>
        </w:r>
      </w:del>
      <w:del w:id="1147" w:author="PR Preview" w:date="2026-01-01T00:00:00Z">
        <w:r>
          <w:delText xml:space="preserve">with eigendecomposition</w:delText>
        </w:r>
      </w:del>
      <w:del w:id="114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149" w:author="PR Preview" w:date="2026-01-01T00:00:00Z">
        <w:r>
          <w:delText xml:space="preserve"> </w:delText>
        </w:r>
      </w:del>
      <w:del w:id="1150" w:author="PR Preview" w:date="2026-01-01T00:00:00Z">
        <w:r>
          <w:delText xml:space="preserve">(</w:delText>
        </w:r>
      </w:del>
      <w:hyperlink w:anchor="def-eigendecomposition">
        <w:del w:id="1151" w:author="PR Preview" w:date="2026-01-01T00:00:00Z">
          <w:r>
            <w:rPr>
              <w:rStyle w:val="Hyperlink"/>
            </w:rPr>
            <w:delText xml:space="preserve">Definition 83</w:delText>
          </w:r>
        </w:del>
      </w:hyperlink>
      <w:del w:id="1152" w:author="PR Preview" w:date="2026-01-01T00:00:00Z">
        <w:r>
          <w:delText xml:space="preserve">)</w:delText>
        </w:r>
      </w:del>
      <w:del w:id="1153" w:author="PR Preview" w:date="2026-01-01T00:00:00Z">
        <w:r>
          <w:delText xml:space="preserve"> </w:delText>
        </w:r>
      </w:del>
      <w:del w:id="1154" w:author="PR Preview" w:date="2026-01-01T00:00:00Z">
        <w:r>
          <w:delText xml:space="preserve">and eigenvalues</w:delText>
        </w:r>
      </w:del>
      <w:del w:id="1155"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156" w:author="PR Preview" w:date="2026-01-01T00:00:00Z">
        <w:r>
          <w:delText xml:space="preserve">.</w:delText>
        </w:r>
      </w:del>
      <w:del w:id="1157" w:author="PR Preview" w:date="2026-01-01T00:00:00Z">
        <w:r>
          <w:delText xml:space="preserve"> </w:delText>
        </w:r>
      </w:del>
      <w:del w:id="1158" w:author="PR Preview" w:date="2026-01-01T00:00:00Z">
        <w:r>
          <w:delText xml:space="preserve">Then</w:delText>
        </w:r>
      </w:del>
      <w:del w:id="1159" w:author="PR Preview" w:date="2026-01-01T00:00:00Z">
        <w:r>
          <w:delText xml:space="preserve"> </w:delText>
        </w:r>
      </w:del>
      <m:oMath>
        <m:r>
          <m:rPr>
            <m:sty m:val="bi"/>
          </m:rPr>
          <m:t>A</m:t>
        </m:r>
      </m:oMath>
      <w:del w:id="1160" w:author="PR Preview" w:date="2026-01-01T00:00:00Z">
        <w:r>
          <w:delText xml:space="preserve"> </w:delText>
        </w:r>
      </w:del>
      <w:del w:id="1161" w:author="PR Preview" w:date="2026-01-01T00:00:00Z">
        <w:r>
          <w:delText xml:space="preserve">is invertible (</w:delText>
        </w:r>
      </w:del>
      <w:hyperlink w:anchor="def-invertible-matrix">
        <w:del w:id="1162" w:author="PR Preview" w:date="2026-01-01T00:00:00Z">
          <w:r>
            <w:rPr>
              <w:rStyle w:val="Hyperlink"/>
            </w:rPr>
            <w:delText xml:space="preserve">Definition 72</w:delText>
          </w:r>
        </w:del>
      </w:hyperlink>
      <w:del w:id="1163" w:author="PR Preview" w:date="2026-01-01T00:00:00Z">
        <w:r>
          <w:delText xml:space="preserve">),</w:delText>
        </w:r>
      </w:del>
    </w:p>
    <w:p>
      <w:pPr>
        <w:pStyle w:val="BodyText"/>
      </w:pPr>
      <w:ins w:id="1164" w:author="PR Preview" w:date="2026-01-01T00:00:00Z">
        <w:r>
          <w:rPr>
            <w:b/>
            <w:bCs/>
          </w:rPr>
          <w:t xml:space="preserve">Example 142 (Reading definiteness off the eigenvalues)</w:t>
        </w:r>
      </w:ins>
      <w:ins w:id="1165" w:author="PR Preview" w:date="2026-01-01T00:00:00Z">
        <w:r>
          <w:t xml:space="preserve"> </w:t>
        </w:r>
      </w:ins>
      <w:ins w:id="1166" w:author="PR Preview" w:date="2026-01-01T00:00:00Z">
        <w:r>
          <w:t xml:space="preserve"> </w:t>
        </w:r>
      </w:ins>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67" w:author="PR Preview" w:date="2026-01-01T00:00:00Z">
        <w:r>
          <w:t xml:space="preserve"> </w:t>
        </w:r>
      </w:ins>
      <w:ins w:id="1168" w:author="PR Preview" w:date="2026-01-01T00:00:00Z">
        <w:r>
          <w:t xml:space="preserve">has eigenvalues</w:t>
        </w:r>
      </w:ins>
      <w:ins w:id="1169" w:author="PR Preview" w:date="2026-01-01T00:00:00Z">
        <w:r>
          <w:t xml:space="preserve"> </w:t>
        </w:r>
      </w:ins>
      <m:oMath>
        <m:r>
          <m:t>3</m:t>
        </m:r>
      </m:oMath>
      <w:ins w:id="1170" w:author="PR Preview" w:date="2026-01-01T00:00:00Z">
        <w:r>
          <w:t xml:space="preserve"> </w:t>
        </w:r>
      </w:ins>
      <w:ins w:id="1171" w:author="PR Preview" w:date="2026-01-01T00:00:00Z">
        <w:r>
          <w:t xml:space="preserve">and</w:t>
        </w:r>
      </w:ins>
      <w:ins w:id="1172" w:author="PR Preview" w:date="2026-01-01T00:00:00Z">
        <w:r>
          <w:t xml:space="preserve"> </w:t>
        </w:r>
      </w:ins>
      <m:oMath>
        <m:r>
          <m:t>1</m:t>
        </m:r>
      </m:oMath>
      <w:ins w:id="1173" w:author="PR Preview" w:date="2026-01-01T00:00:00Z">
        <w:r>
          <w:t xml:space="preserve"> </w:t>
        </w:r>
      </w:ins>
      <w:ins w:id="1174" w:author="PR Preview" w:date="2026-01-01T00:00:00Z">
        <w:r>
          <w:t xml:space="preserve">(</w:t>
        </w:r>
      </w:ins>
      <w:hyperlink w:anchor="exm-eigenvalue">
        <w:ins w:id="1175" w:author="PR Preview" w:date="2026-01-01T00:00:00Z">
          <w:r>
            <w:rPr>
              <w:rStyle w:val="Hyperlink"/>
            </w:rPr>
            <w:t xml:space="preserve">Example 135</w:t>
          </w:r>
        </w:ins>
      </w:hyperlink>
      <w:ins w:id="1176" w:author="PR Preview" w:date="2026-01-01T00:00:00Z">
        <w:r>
          <w:t xml:space="preserve">),</w:t>
        </w:r>
      </w:ins>
      <w:ins w:id="1177" w:author="PR Preview" w:date="2026-01-01T00:00:00Z">
        <w:r>
          <w:t xml:space="preserve"> </w:t>
        </w:r>
      </w:ins>
      <w:ins w:id="1178" w:author="PR Preview" w:date="2026-01-01T00:00:00Z">
        <w:r>
          <w:t xml:space="preserve">both positive, so it is positive definite.</w:t>
        </w:r>
      </w:ins>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179" w:author="PR Preview" w:date="2026-01-01T00:00:00Z">
        <w:r>
          <w:t xml:space="preserve"> </w:t>
        </w:r>
      </w:ins>
      <w:ins w:id="1180" w:author="PR Preview" w:date="2026-01-01T00:00:00Z">
        <w:r>
          <w:t xml:space="preserve">has eigenvalues</w:t>
        </w:r>
      </w:ins>
      <w:ins w:id="1181" w:author="PR Preview" w:date="2026-01-01T00:00:00Z">
        <w:r>
          <w:t xml:space="preserve"> </w:t>
        </w:r>
      </w:ins>
      <m:oMath>
        <m:r>
          <m:t>2</m:t>
        </m:r>
      </m:oMath>
      <w:ins w:id="1182" w:author="PR Preview" w:date="2026-01-01T00:00:00Z">
        <w:r>
          <w:t xml:space="preserve">, for the eigenvector</w:t>
        </w:r>
      </w:ins>
      <w:ins w:id="1183" w:author="PR Preview" w:date="2026-01-01T00:00:00Z">
        <w:r>
          <w:t xml:space="preserve"> </w:t>
        </w:r>
      </w:ins>
      <m:oMath>
        <m:r>
          <m:rPr>
            <m:sty m:val="p"/>
          </m:rPr>
          <m:t>(</m:t>
        </m:r>
        <m:r>
          <m:t>1</m:t>
        </m:r>
        <m:r>
          <m:rPr>
            <m:sty m:val="p"/>
          </m:rPr>
          <m:t>,</m:t>
        </m:r>
        <m:r>
          <m:t>1</m:t>
        </m:r>
        <m:r>
          <m:rPr>
            <m:sty m:val="p"/>
          </m:rPr>
          <m:t>)</m:t>
        </m:r>
      </m:oMath>
      <w:ins w:id="1184" w:author="PR Preview" w:date="2026-01-01T00:00:00Z">
        <w:r>
          <w:t xml:space="preserve">,</w:t>
        </w:r>
      </w:ins>
      <w:ins w:id="1185" w:author="PR Preview" w:date="2026-01-01T00:00:00Z">
        <w:r>
          <w:t xml:space="preserve"> </w:t>
        </w:r>
      </w:ins>
      <w:ins w:id="1186" w:author="PR Preview" w:date="2026-01-01T00:00:00Z">
        <w:r>
          <w:t xml:space="preserve">and</w:t>
        </w:r>
      </w:ins>
      <w:ins w:id="1187" w:author="PR Preview" w:date="2026-01-01T00:00:00Z">
        <w:r>
          <w:t xml:space="preserve"> </w:t>
        </w:r>
      </w:ins>
      <m:oMath>
        <m:r>
          <m:t>0</m:t>
        </m:r>
      </m:oMath>
      <w:ins w:id="1188" w:author="PR Preview" w:date="2026-01-01T00:00:00Z">
        <w:r>
          <w:t xml:space="preserve">, for the eigenvector</w:t>
        </w:r>
      </w:ins>
      <w:ins w:id="1189" w:author="PR Preview" w:date="2026-01-01T00:00:00Z">
        <w:r>
          <w:t xml:space="preserve"> </w:t>
        </w:r>
      </w:ins>
      <m:oMath>
        <m:r>
          <m:rPr>
            <m:sty m:val="p"/>
          </m:rPr>
          <m:t>(</m:t>
        </m:r>
        <m:r>
          <m:t>1</m:t>
        </m:r>
        <m:r>
          <m:rPr>
            <m:sty m:val="p"/>
          </m:rPr>
          <m:t>,</m:t>
        </m:r>
        <m:r>
          <m:rPr>
            <m:sty m:val="p"/>
          </m:rPr>
          <m:t>−</m:t>
        </m:r>
        <m:r>
          <m:t>1</m:t>
        </m:r>
        <m:r>
          <m:rPr>
            <m:sty m:val="p"/>
          </m:rPr>
          <m:t>)</m:t>
        </m:r>
      </m:oMath>
      <w:ins w:id="1190" w:author="PR Preview" w:date="2026-01-01T00:00:00Z">
        <w:r>
          <w:t xml:space="preserve">,</w:t>
        </w:r>
      </w:ins>
      <w:ins w:id="1191" w:author="PR Preview" w:date="2026-01-01T00:00:00Z">
        <w:r>
          <w:t xml:space="preserve"> </w:t>
        </w:r>
      </w:ins>
      <w:ins w:id="1192" w:author="PR Preview" w:date="2026-01-01T00:00:00Z">
        <w:r>
          <w:t xml:space="preserve">so it is positive semidefinite but not positive definite,</w:t>
        </w:r>
      </w:ins>
      <w:ins w:id="1193" w:author="PR Preview" w:date="2026-01-01T00:00:00Z">
        <w:r>
          <w:t xml:space="preserve"> </w:t>
        </w:r>
      </w:ins>
      <w:ins w:id="1194" w:author="PR Preview" w:date="2026-01-01T00:00:00Z">
        <w:r>
          <w:t xml:space="preserve">as</w:t>
        </w:r>
      </w:ins>
      <w:ins w:id="1195" w:author="PR Preview" w:date="2026-01-01T00:00:00Z">
        <w:r>
          <w:t xml:space="preserve"> </w:t>
        </w:r>
      </w:ins>
      <w:hyperlink w:anchor="exm-positive-definite">
        <w:ins w:id="1196" w:author="PR Preview" w:date="2026-01-01T00:00:00Z">
          <w:r>
            <w:rPr>
              <w:rStyle w:val="Hyperlink"/>
            </w:rPr>
            <w:t xml:space="preserve">Example 141</w:t>
          </w:r>
        </w:ins>
      </w:hyperlink>
      <w:ins w:id="1197" w:author="PR Preview" w:date="2026-01-01T00:00:00Z">
        <w:r>
          <w:t xml:space="preserve"> </w:t>
        </w:r>
      </w:ins>
      <w:ins w:id="1198" w:author="PR Preview" w:date="2026-01-01T00:00:00Z">
        <w:r>
          <w:t xml:space="preserve">found directly.</w:t>
        </w:r>
      </w:ins>
    </w:p>
    <w:bookmarkEnd w:id="461"/>
    <w:bookmarkStart w:id="462" w:name="thm-pd-inverse"/>
    <w:p>
      <w:pPr>
        <w:pStyle w:val="FirstParagraph"/>
      </w:pPr>
      <w:ins w:id="1199" w:author="PR Preview" w:date="2026-01-01T00:00:00Z">
        <w:r>
          <w:rPr>
            <w:b/>
            <w:bCs/>
          </w:rPr>
          <w:t xml:space="preserve">Theorem 74 (A positive definite matrix has a positive definite inverse)</w:t>
        </w:r>
      </w:ins>
      <w:ins w:id="1200" w:author="PR Preview" w:date="2026-01-01T00:00:00Z">
        <w:r>
          <w:t xml:space="preserve"> </w:t>
        </w:r>
      </w:ins>
      <w:ins w:id="1201" w:author="PR Preview" w:date="2026-01-01T00:00:00Z">
        <w:r>
          <w:t xml:space="preserve">Let</w:t>
        </w:r>
      </w:ins>
      <w:ins w:id="1202" w:author="PR Preview" w:date="2026-01-01T00:00:00Z">
        <w:r>
          <w:t xml:space="preserve"> </w:t>
        </w:r>
      </w:ins>
      <m:oMath>
        <m:r>
          <m:rPr>
            <m:sty m:val="bi"/>
          </m:rPr>
          <m:t>A</m:t>
        </m:r>
      </m:oMath>
      <w:ins w:id="1203" w:author="PR Preview" w:date="2026-01-01T00:00:00Z">
        <w:r>
          <w:t xml:space="preserve"> </w:t>
        </w:r>
      </w:ins>
      <w:ins w:id="1204" w:author="PR Preview" w:date="2026-01-01T00:00:00Z">
        <w:r>
          <w:t xml:space="preserve">be a</w:t>
        </w:r>
      </w:ins>
      <w:ins w:id="1205" w:author="PR Preview" w:date="2026-01-01T00:00:00Z">
        <w:r>
          <w:t xml:space="preserve"> </w:t>
        </w:r>
      </w:ins>
      <m:oMath>
        <m:r>
          <m:t>p</m:t>
        </m:r>
        <m:r>
          <m:rPr>
            <m:sty m:val="p"/>
          </m:rPr>
          <m:t>×</m:t>
        </m:r>
        <m:r>
          <m:t>p</m:t>
        </m:r>
      </m:oMath>
      <w:ins w:id="1206" w:author="PR Preview" w:date="2026-01-01T00:00:00Z">
        <w:r>
          <w:t xml:space="preserve"> </w:t>
        </w:r>
      </w:ins>
      <w:ins w:id="1207" w:author="PR Preview" w:date="2026-01-01T00:00:00Z">
        <w:r>
          <w:t xml:space="preserve">positive definite matrix</w:t>
        </w:r>
      </w:ins>
      <w:ins w:id="1208" w:author="PR Preview" w:date="2026-01-01T00:00:00Z">
        <w:r>
          <w:t xml:space="preserve"> </w:t>
        </w:r>
      </w:ins>
      <w:ins w:id="1209" w:author="PR Preview" w:date="2026-01-01T00:00:00Z">
        <w:r>
          <w:t xml:space="preserve">(</w:t>
        </w:r>
      </w:ins>
      <w:hyperlink w:anchor="def-positive-definite">
        <w:ins w:id="1210" w:author="PR Preview" w:date="2026-01-01T00:00:00Z">
          <w:r>
            <w:rPr>
              <w:rStyle w:val="Hyperlink"/>
            </w:rPr>
            <w:t xml:space="preserve">Definition 86</w:t>
          </w:r>
        </w:ins>
      </w:hyperlink>
      <w:ins w:id="1211" w:author="PR Preview" w:date="2026-01-01T00:00:00Z">
        <w:r>
          <w:t xml:space="preserve">) with real entries,</w:t>
        </w:r>
      </w:ins>
      <w:ins w:id="1212" w:author="PR Preview" w:date="2026-01-01T00:00:00Z">
        <w:r>
          <w:t xml:space="preserve"> </w:t>
        </w:r>
      </w:ins>
      <w:ins w:id="1213" w:author="PR Preview" w:date="2026-01-01T00:00:00Z">
        <w:r>
          <w:t xml:space="preserve">with eigendecomposition</w:t>
        </w:r>
      </w:ins>
      <w:ins w:id="1214"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215" w:author="PR Preview" w:date="2026-01-01T00:00:00Z">
        <w:r>
          <w:t xml:space="preserve"> </w:t>
        </w:r>
      </w:ins>
      <w:ins w:id="1216" w:author="PR Preview" w:date="2026-01-01T00:00:00Z">
        <w:r>
          <w:t xml:space="preserve">(</w:t>
        </w:r>
      </w:ins>
      <w:hyperlink w:anchor="def-eigendecomposition">
        <w:ins w:id="1217" w:author="PR Preview" w:date="2026-01-01T00:00:00Z">
          <w:r>
            <w:rPr>
              <w:rStyle w:val="Hyperlink"/>
            </w:rPr>
            <w:t xml:space="preserve">Definition 83</w:t>
          </w:r>
        </w:ins>
      </w:hyperlink>
      <w:ins w:id="1218" w:author="PR Preview" w:date="2026-01-01T00:00:00Z">
        <w:r>
          <w:t xml:space="preserve">)</w:t>
        </w:r>
      </w:ins>
      <w:ins w:id="1219" w:author="PR Preview" w:date="2026-01-01T00:00:00Z">
        <w:r>
          <w:t xml:space="preserve"> </w:t>
        </w:r>
      </w:ins>
      <w:ins w:id="1220" w:author="PR Preview" w:date="2026-01-01T00:00:00Z">
        <w:r>
          <w:t xml:space="preserve">and eigenvalues</w:t>
        </w:r>
      </w:ins>
      <w:ins w:id="122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222" w:author="PR Preview" w:date="2026-01-01T00:00:00Z">
        <w:r>
          <w:t xml:space="preserve">.</w:t>
        </w:r>
      </w:ins>
      <w:ins w:id="1223" w:author="PR Preview" w:date="2026-01-01T00:00:00Z">
        <w:r>
          <w:t xml:space="preserve"> </w:t>
        </w:r>
      </w:ins>
      <w:ins w:id="1224" w:author="PR Preview" w:date="2026-01-01T00:00:00Z">
        <w:r>
          <w:t xml:space="preserve">Then</w:t>
        </w:r>
      </w:ins>
      <w:ins w:id="1225" w:author="PR Preview" w:date="2026-01-01T00:00:00Z">
        <w:r>
          <w:t xml:space="preserve"> </w:t>
        </w:r>
      </w:ins>
      <m:oMath>
        <m:r>
          <m:rPr>
            <m:sty m:val="bi"/>
          </m:rPr>
          <m:t>A</m:t>
        </m:r>
      </m:oMath>
      <w:ins w:id="1226" w:author="PR Preview" w:date="2026-01-01T00:00:00Z">
        <w:r>
          <w:t xml:space="preserve"> </w:t>
        </w:r>
      </w:ins>
      <w:ins w:id="1227" w:author="PR Preview" w:date="2026-01-01T00:00:00Z">
        <w:r>
          <w:t xml:space="preserve">is invertible (</w:t>
        </w:r>
      </w:ins>
      <w:hyperlink w:anchor="def-invertible-matrix">
        <w:ins w:id="1228" w:author="PR Preview" w:date="2026-01-01T00:00:00Z">
          <w:r>
            <w:rPr>
              <w:rStyle w:val="Hyperlink"/>
            </w:rPr>
            <w:t xml:space="preserve">Definition 72</w:t>
          </w:r>
        </w:ins>
      </w:hyperlink>
      <w:ins w:id="1229"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del w:id="1230" w:author="PR Preview" w:date="2026-01-01T00:00:00Z">
        <w:r>
          <w:rPr>
            <w:i/>
            <w:iCs/>
          </w:rPr>
          <w:delText xml:space="preserve">Proof</w:delText>
        </w:r>
      </w:del>
      <w:del w:id="1231" w:author="PR Preview" w:date="2026-01-01T00:00:00Z">
        <w:r>
          <w:delText xml:space="preserve">. </w:delText>
        </w:r>
      </w:del>
      <w:del w:id="1232" w:author="PR Preview" w:date="2026-01-01T00:00:00Z">
        <w:r>
          <w:delText xml:space="preserve">By</w:delText>
        </w:r>
      </w:del>
      <w:del w:id="1233" w:author="PR Preview" w:date="2026-01-01T00:00:00Z">
        <w:r>
          <w:delText xml:space="preserve"> </w:delText>
        </w:r>
      </w:del>
      <w:hyperlink w:anchor="thm-definite-eigenvalues">
        <w:del w:id="1234" w:author="PR Preview" w:date="2026-01-01T00:00:00Z">
          <w:r>
            <w:rPr>
              <w:rStyle w:val="Hyperlink"/>
            </w:rPr>
            <w:delText xml:space="preserve">Theorem 72</w:delText>
          </w:r>
        </w:del>
      </w:hyperlink>
      <w:del w:id="1235" w:author="PR Preview" w:date="2026-01-01T00:00:00Z">
        <w:r>
          <w:delText xml:space="preserve">, every</w:delText>
        </w:r>
      </w:del>
      <w:del w:id="1236" w:author="PR Preview" w:date="2026-01-01T00:00:00Z">
        <w:r>
          <w:delText xml:space="preserve"> </w:delText>
        </w:r>
      </w:del>
      <m:oMath>
        <m:sSub>
          <m:e>
            <m:r>
              <m:t>λ</m:t>
            </m:r>
          </m:e>
          <m:sub>
            <m:r>
              <m:t>i</m:t>
            </m:r>
          </m:sub>
        </m:sSub>
        <m:r>
          <m:rPr>
            <m:sty m:val="p"/>
          </m:rPr>
          <m:t>&gt;</m:t>
        </m:r>
        <m:r>
          <m:t>0</m:t>
        </m:r>
      </m:oMath>
      <w:del w:id="1237" w:author="PR Preview" w:date="2026-01-01T00:00:00Z">
        <w:r>
          <w:delText xml:space="preserve">,</w:delText>
        </w:r>
      </w:del>
      <w:del w:id="1238" w:author="PR Preview" w:date="2026-01-01T00:00:00Z">
        <w:r>
          <w:delText xml:space="preserve"> </w:delText>
        </w:r>
      </w:del>
      <w:del w:id="1239" w:author="PR Preview" w:date="2026-01-01T00:00:00Z">
        <w:r>
          <w:delText xml:space="preserve">so</w:delText>
        </w:r>
      </w:del>
      <w:del w:id="1240" w:author="PR Preview" w:date="2026-01-01T00:00:00Z">
        <w:r>
          <w:delText xml:space="preserve"> </w:delText>
        </w:r>
      </w:del>
      <m:oMath>
        <m:sSup>
          <m:e>
            <m:r>
              <m:rPr>
                <m:sty m:val="b"/>
              </m:rPr>
              <m:t>Λ</m:t>
            </m:r>
          </m:e>
          <m:sup>
            <m:r>
              <m:rPr>
                <m:sty m:val="p"/>
              </m:rPr>
              <m:t>−</m:t>
            </m:r>
            <m:r>
              <m:t>1</m:t>
            </m:r>
          </m:sup>
        </m:sSup>
      </m:oMath>
      <w:del w:id="1241" w:author="PR Preview" w:date="2026-01-01T00:00:00Z">
        <w:r>
          <w:delText xml:space="preserve"> </w:delText>
        </w:r>
      </w:del>
      <w:del w:id="1242" w:author="PR Preview" w:date="2026-01-01T00:00:00Z">
        <w:r>
          <w:delText xml:space="preserve">is well defined,</w:delText>
        </w:r>
      </w:del>
      <w:del w:id="1243" w:author="PR Preview" w:date="2026-01-01T00:00:00Z">
        <w:r>
          <w:delText xml:space="preserve"> </w:delText>
        </w:r>
      </w:del>
      <w:del w:id="1244" w:author="PR Preview" w:date="2026-01-01T00:00:00Z">
        <w:r>
          <w:delText xml:space="preserve">and multiplying the two diagonal matrices entry by entry</w:delText>
        </w:r>
      </w:del>
      <w:del w:id="1245" w:author="PR Preview" w:date="2026-01-01T00:00:00Z">
        <w:r>
          <w:delText xml:space="preserve"> </w:delText>
        </w:r>
      </w:del>
      <w:del w:id="1246" w:author="PR Preview" w:date="2026-01-01T00:00:00Z">
        <w:r>
          <w:delText xml:space="preserve">gives</w:delText>
        </w:r>
      </w:del>
      <w:del w:id="1247" w:author="PR Preview" w:date="2026-01-01T00:00:00Z">
        <w:r>
          <w:delText xml:space="preserve"> </w:delText>
        </w:r>
      </w:del>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del w:id="1248" w:author="PR Preview" w:date="2026-01-01T00:00:00Z">
        <w:r>
          <w:delText xml:space="preserve">.</w:delText>
        </w:r>
      </w:del>
      <w:del w:id="1249" w:author="PR Preview" w:date="2026-01-01T00:00:00Z">
        <w:r>
          <w:delText xml:space="preserve"> </w:delText>
        </w:r>
      </w:del>
      <w:del w:id="1250" w:author="PR Preview" w:date="2026-01-01T00:00:00Z">
        <w:r>
          <w:delText xml:space="preserve">Write</w:delText>
        </w:r>
      </w:del>
      <w:del w:id="1251" w:author="PR Preview" w:date="2026-01-01T00:00:00Z">
        <w:r>
          <w:delText xml:space="preserve"> </w:delText>
        </w:r>
      </w:del>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del w:id="1252" w:author="PR Preview" w:date="2026-01-01T00:00:00Z">
        <w:r>
          <w:delText xml:space="preserve">. Then:</w:delText>
        </w:r>
      </w:del>
    </w:p>
    <w:p>
      <w:pPr>
        <w:pStyle w:val="BodyText"/>
      </w:pPr>
      <w:ins w:id="1253" w:author="PR Preview" w:date="2026-01-01T00:00:00Z">
        <w:r>
          <w:rPr>
            <w:i/>
            <w:iCs/>
          </w:rPr>
          <w:t xml:space="preserve">Proof</w:t>
        </w:r>
      </w:ins>
      <w:ins w:id="1254" w:author="PR Preview" w:date="2026-01-01T00:00:00Z">
        <w:r>
          <w:t xml:space="preserve">. </w:t>
        </w:r>
      </w:ins>
      <w:ins w:id="1255" w:author="PR Preview" w:date="2026-01-01T00:00:00Z">
        <w:r>
          <w:t xml:space="preserve">By</w:t>
        </w:r>
      </w:ins>
      <w:ins w:id="1256" w:author="PR Preview" w:date="2026-01-01T00:00:00Z">
        <w:r>
          <w:t xml:space="preserve"> </w:t>
        </w:r>
      </w:ins>
      <w:hyperlink w:anchor="thm-definite-eigenvalues">
        <w:ins w:id="1257" w:author="PR Preview" w:date="2026-01-01T00:00:00Z">
          <w:r>
            <w:rPr>
              <w:rStyle w:val="Hyperlink"/>
            </w:rPr>
            <w:t xml:space="preserve">Theorem 73</w:t>
          </w:r>
        </w:ins>
      </w:hyperlink>
      <w:ins w:id="1258" w:author="PR Preview" w:date="2026-01-01T00:00:00Z">
        <w:r>
          <w:t xml:space="preserve">, every</w:t>
        </w:r>
      </w:ins>
      <w:ins w:id="1259" w:author="PR Preview" w:date="2026-01-01T00:00:00Z">
        <w:r>
          <w:t xml:space="preserve"> </w:t>
        </w:r>
      </w:ins>
      <m:oMath>
        <m:sSub>
          <m:e>
            <m:r>
              <m:t>λ</m:t>
            </m:r>
          </m:e>
          <m:sub>
            <m:r>
              <m:t>i</m:t>
            </m:r>
          </m:sub>
        </m:sSub>
        <m:r>
          <m:rPr>
            <m:sty m:val="p"/>
          </m:rPr>
          <m:t>&gt;</m:t>
        </m:r>
        <m:r>
          <m:t>0</m:t>
        </m:r>
      </m:oMath>
      <w:ins w:id="1260" w:author="PR Preview" w:date="2026-01-01T00:00:00Z">
        <w:r>
          <w:t xml:space="preserve">,</w:t>
        </w:r>
      </w:ins>
      <w:ins w:id="1261" w:author="PR Preview" w:date="2026-01-01T00:00:00Z">
        <w:r>
          <w:t xml:space="preserve"> </w:t>
        </w:r>
      </w:ins>
      <w:ins w:id="1262" w:author="PR Preview" w:date="2026-01-01T00:00:00Z">
        <w:r>
          <w:t xml:space="preserve">so</w:t>
        </w:r>
      </w:ins>
      <w:ins w:id="1263" w:author="PR Preview" w:date="2026-01-01T00:00:00Z">
        <w:r>
          <w:t xml:space="preserve"> </w:t>
        </w:r>
      </w:ins>
      <m:oMath>
        <m:sSup>
          <m:e>
            <m:r>
              <m:rPr>
                <m:sty m:val="b"/>
              </m:rPr>
              <m:t>Λ</m:t>
            </m:r>
          </m:e>
          <m:sup>
            <m:r>
              <m:rPr>
                <m:sty m:val="p"/>
              </m:rPr>
              <m:t>−</m:t>
            </m:r>
            <m:r>
              <m:t>1</m:t>
            </m:r>
          </m:sup>
        </m:sSup>
      </m:oMath>
      <w:ins w:id="1264" w:author="PR Preview" w:date="2026-01-01T00:00:00Z">
        <w:r>
          <w:t xml:space="preserve"> </w:t>
        </w:r>
      </w:ins>
      <w:ins w:id="1265" w:author="PR Preview" w:date="2026-01-01T00:00:00Z">
        <w:r>
          <w:t xml:space="preserve">is well defined,</w:t>
        </w:r>
      </w:ins>
      <w:ins w:id="1266" w:author="PR Preview" w:date="2026-01-01T00:00:00Z">
        <w:r>
          <w:t xml:space="preserve"> </w:t>
        </w:r>
      </w:ins>
      <w:ins w:id="1267" w:author="PR Preview" w:date="2026-01-01T00:00:00Z">
        <w:r>
          <w:t xml:space="preserve">and multiplying the two diagonal matrices entry by entry</w:t>
        </w:r>
      </w:ins>
      <w:ins w:id="1268" w:author="PR Preview" w:date="2026-01-01T00:00:00Z">
        <w:r>
          <w:t xml:space="preserve"> </w:t>
        </w:r>
      </w:ins>
      <w:ins w:id="1269" w:author="PR Preview" w:date="2026-01-01T00:00:00Z">
        <w:r>
          <w:t xml:space="preserve">gives</w:t>
        </w:r>
      </w:ins>
      <w:ins w:id="1270" w:author="PR Preview" w:date="2026-01-01T00:00:00Z">
        <w:r>
          <w:t xml:space="preserve"> </w:t>
        </w:r>
      </w:ins>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ins w:id="1271" w:author="PR Preview" w:date="2026-01-01T00:00:00Z">
        <w:r>
          <w:t xml:space="preserve">.</w:t>
        </w:r>
      </w:ins>
      <w:ins w:id="1272" w:author="PR Preview" w:date="2026-01-01T00:00:00Z">
        <w:r>
          <w:t xml:space="preserve"> </w:t>
        </w:r>
      </w:ins>
      <w:ins w:id="1273" w:author="PR Preview" w:date="2026-01-01T00:00:00Z">
        <w:r>
          <w:t xml:space="preserve">Write</w:t>
        </w:r>
      </w:ins>
      <w:ins w:id="1274" w:author="PR Preview" w:date="2026-01-01T00:00:00Z">
        <w:r>
          <w:t xml:space="preserve"> </w:t>
        </w:r>
      </w:ins>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ins w:id="1275" w:author="PR Preview" w:date="2026-01-01T00:00:00Z">
        <w:r>
          <w:t xml:space="preserve">. Then:</w:t>
        </w:r>
      </w:ins>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1276" w:author="PR Preview" w:date="2026-01-01T00:00:00Z">
        <w:r>
          <w:delText xml:space="preserve"> </w:delText>
        </w:r>
      </w:del>
      <w:del w:id="1277" w:author="PR Preview" w:date="2026-01-01T00:00:00Z">
        <w:r>
          <w:delText xml:space="preserve">is symmetric by</w:delText>
        </w:r>
      </w:del>
      <w:del w:id="1278" w:author="PR Preview" w:date="2026-01-01T00:00:00Z">
        <w:r>
          <w:delText xml:space="preserve"> </w:delText>
        </w:r>
      </w:del>
      <w:hyperlink w:anchor="cor-inverse-symmetric">
        <w:del w:id="1279" w:author="PR Preview" w:date="2026-01-01T00:00:00Z">
          <w:r>
            <w:rPr>
              <w:rStyle w:val="Hyperlink"/>
            </w:rPr>
            <w:delText xml:space="preserve">Corollary 6</w:delText>
          </w:r>
        </w:del>
      </w:hyperlink>
      <w:del w:id="1280" w:author="PR Preview" w:date="2026-01-01T00:00:00Z">
        <w:r>
          <w:delText xml:space="preserve">.</w:delText>
        </w:r>
      </w:del>
      <w:del w:id="1281" w:author="PR Preview" w:date="2026-01-01T00:00:00Z">
        <w:r>
          <w:delText xml:space="preserve"> </w:delText>
        </w:r>
      </w:del>
      <w:del w:id="1282" w:author="PR Preview" w:date="2026-01-01T00:00:00Z">
        <w:r>
          <w:delText xml:space="preserve">For</w:delText>
        </w:r>
      </w:del>
      <w:del w:id="1283" w:author="PR Preview" w:date="2026-01-01T00:00:00Z">
        <w:r>
          <w:delText xml:space="preserve"> </w:delText>
        </w:r>
      </w:del>
      <m:oMath>
        <m:acc>
          <m:accPr>
            <m:chr m:val="̃"/>
          </m:accPr>
          <m:e>
            <m:r>
              <m:t>x</m:t>
            </m:r>
          </m:e>
        </m:acc>
        <m:r>
          <m:rPr>
            <m:sty m:val="p"/>
          </m:rPr>
          <m:t>≠</m:t>
        </m:r>
        <m:acc>
          <m:accPr>
            <m:chr m:val="̃"/>
          </m:accPr>
          <m:e>
            <m:r>
              <m:t>0</m:t>
            </m:r>
          </m:e>
        </m:acc>
      </m:oMath>
      <w:del w:id="1284" w:author="PR Preview" w:date="2026-01-01T00:00:00Z">
        <w:r>
          <w:delText xml:space="preserve">, let</w:delText>
        </w:r>
      </w:del>
      <w:del w:id="1285" w:author="PR Preview" w:date="2026-01-01T00:00:00Z">
        <w:r>
          <w:delText xml:space="preserve"> </w:delText>
        </w:r>
      </w:del>
      <m:oMath>
        <m:acc>
          <m:accPr>
            <m:chr m:val="̃"/>
          </m:accPr>
          <m:e>
            <m:r>
              <m:t>y</m:t>
            </m:r>
          </m:e>
        </m:acc>
        <m:r>
          <m:rPr>
            <m:sty m:val="p"/>
          </m:rPr>
          <m:t>=</m:t>
        </m:r>
        <m:sSup>
          <m:e>
            <m:r>
              <m:rPr>
                <m:sty m:val="bi"/>
              </m:rPr>
              <m:t>Q</m:t>
            </m:r>
          </m:e>
          <m:sup>
            <m:r>
              <m:rPr>
                <m:sty m:val="p"/>
              </m:rPr>
              <m:t>⊤</m:t>
            </m:r>
          </m:sup>
        </m:sSup>
        <m:acc>
          <m:accPr>
            <m:chr m:val="̃"/>
          </m:accPr>
          <m:e>
            <m:r>
              <m:t>x</m:t>
            </m:r>
          </m:e>
        </m:acc>
      </m:oMath>
      <w:del w:id="1286" w:author="PR Preview" w:date="2026-01-01T00:00:00Z">
        <w:r>
          <w:delText xml:space="preserve">,</w:delText>
        </w:r>
      </w:del>
      <w:del w:id="1287" w:author="PR Preview" w:date="2026-01-01T00:00:00Z">
        <w:r>
          <w:delText xml:space="preserve"> </w:delText>
        </w:r>
      </w:del>
      <w:del w:id="1288" w:author="PR Preview" w:date="2026-01-01T00:00:00Z">
        <w:r>
          <w:delText xml:space="preserve">which is not</w:delText>
        </w:r>
      </w:del>
      <w:del w:id="1289" w:author="PR Preview" w:date="2026-01-01T00:00:00Z">
        <w:r>
          <w:delText xml:space="preserve"> </w:delText>
        </w:r>
      </w:del>
      <m:oMath>
        <m:acc>
          <m:accPr>
            <m:chr m:val="̃"/>
          </m:accPr>
          <m:e>
            <m:r>
              <m:t>0</m:t>
            </m:r>
          </m:e>
        </m:acc>
      </m:oMath>
      <w:del w:id="1290" w:author="PR Preview" w:date="2026-01-01T00:00:00Z">
        <w:r>
          <w:delText xml:space="preserve"> </w:delText>
        </w:r>
      </w:del>
      <w:del w:id="1291" w:author="PR Preview" w:date="2026-01-01T00:00:00Z">
        <w:r>
          <w:delText xml:space="preserve">because</w:delText>
        </w:r>
      </w:del>
      <w:del w:id="1292" w:author="PR Preview" w:date="2026-01-01T00:00:00Z">
        <w:r>
          <w:delText xml:space="preserve"> </w:delText>
        </w:r>
      </w:del>
      <m:oMath>
        <m:acc>
          <m:accPr>
            <m:chr m:val="̃"/>
          </m:accPr>
          <m:e>
            <m:r>
              <m:t>x</m:t>
            </m:r>
          </m:e>
        </m:acc>
        <m:r>
          <m:rPr>
            <m:sty m:val="p"/>
          </m:rPr>
          <m:t>=</m:t>
        </m:r>
        <m:r>
          <m:rPr>
            <m:sty m:val="bi"/>
          </m:rPr>
          <m:t>Q</m:t>
        </m:r>
        <m:acc>
          <m:accPr>
            <m:chr m:val="̃"/>
          </m:accPr>
          <m:e>
            <m:r>
              <m:t>y</m:t>
            </m:r>
          </m:e>
        </m:acc>
      </m:oMath>
      <w:del w:id="1293" w:author="PR Preview" w:date="2026-01-01T00:00:00Z">
        <w:r>
          <w:delText xml:space="preserve">.</w:delText>
        </w:r>
      </w:del>
      <w:del w:id="1294" w:author="PR Preview" w:date="2026-01-01T00:00:00Z">
        <w:r>
          <w:delText xml:space="preserve"> </w:delText>
        </w:r>
      </w:del>
      <w:del w:id="1295" w:author="PR Preview" w:date="2026-01-01T00:00:00Z">
        <w:r>
          <w:delText xml:space="preserve">As in the proof of</w:delText>
        </w:r>
      </w:del>
      <w:del w:id="1296" w:author="PR Preview" w:date="2026-01-01T00:00:00Z">
        <w:r>
          <w:delText xml:space="preserve"> </w:delText>
        </w:r>
      </w:del>
      <w:hyperlink w:anchor="thm-definite-eigenvalues">
        <w:del w:id="1297" w:author="PR Preview" w:date="2026-01-01T00:00:00Z">
          <w:r>
            <w:rPr>
              <w:rStyle w:val="Hyperlink"/>
            </w:rPr>
            <w:delText xml:space="preserve">Theorem 72</w:delText>
          </w:r>
        </w:del>
      </w:hyperlink>
      <w:del w:id="1298" w:author="PR Preview" w:date="2026-01-01T00:00:00Z">
        <w:r>
          <w:delText xml:space="preserve">:</w:delText>
        </w:r>
      </w:del>
    </w:p>
    <w:p>
      <w:pPr>
        <w:pStyle w:val="BodyText"/>
      </w:pPr>
      <m:oMath>
        <m:sSup>
          <m:e>
            <m:r>
              <m:rPr>
                <m:sty m:val="bi"/>
              </m:rPr>
              <m:t>A</m:t>
            </m:r>
          </m:e>
          <m:sup>
            <m:r>
              <m:rPr>
                <m:sty m:val="p"/>
              </m:rPr>
              <m:t>−</m:t>
            </m:r>
            <m:r>
              <m:t>1</m:t>
            </m:r>
          </m:sup>
        </m:sSup>
      </m:oMath>
      <w:ins w:id="1299" w:author="PR Preview" w:date="2026-01-01T00:00:00Z">
        <w:r>
          <w:t xml:space="preserve"> </w:t>
        </w:r>
      </w:ins>
      <w:ins w:id="1300" w:author="PR Preview" w:date="2026-01-01T00:00:00Z">
        <w:r>
          <w:t xml:space="preserve">is symmetric by</w:t>
        </w:r>
      </w:ins>
      <w:ins w:id="1301" w:author="PR Preview" w:date="2026-01-01T00:00:00Z">
        <w:r>
          <w:t xml:space="preserve"> </w:t>
        </w:r>
      </w:ins>
      <w:hyperlink w:anchor="cor-inverse-symmetric">
        <w:ins w:id="1302" w:author="PR Preview" w:date="2026-01-01T00:00:00Z">
          <w:r>
            <w:rPr>
              <w:rStyle w:val="Hyperlink"/>
            </w:rPr>
            <w:t xml:space="preserve">Corollary 6</w:t>
          </w:r>
        </w:ins>
      </w:hyperlink>
      <w:ins w:id="1303" w:author="PR Preview" w:date="2026-01-01T00:00:00Z">
        <w:r>
          <w:t xml:space="preserve">.</w:t>
        </w:r>
      </w:ins>
      <w:ins w:id="1304" w:author="PR Preview" w:date="2026-01-01T00:00:00Z">
        <w:r>
          <w:t xml:space="preserve"> </w:t>
        </w:r>
      </w:ins>
      <w:ins w:id="1305" w:author="PR Preview" w:date="2026-01-01T00:00:00Z">
        <w:r>
          <w:t xml:space="preserve">For</w:t>
        </w:r>
      </w:ins>
      <w:ins w:id="1306" w:author="PR Preview" w:date="2026-01-01T00:00:00Z">
        <w:r>
          <w:t xml:space="preserve"> </w:t>
        </w:r>
      </w:ins>
      <m:oMath>
        <m:acc>
          <m:accPr>
            <m:chr m:val="̃"/>
          </m:accPr>
          <m:e>
            <m:r>
              <m:t>x</m:t>
            </m:r>
          </m:e>
        </m:acc>
        <m:r>
          <m:rPr>
            <m:sty m:val="p"/>
          </m:rPr>
          <m:t>≠</m:t>
        </m:r>
        <m:acc>
          <m:accPr>
            <m:chr m:val="̃"/>
          </m:accPr>
          <m:e>
            <m:r>
              <m:t>0</m:t>
            </m:r>
          </m:e>
        </m:acc>
      </m:oMath>
      <w:ins w:id="1307" w:author="PR Preview" w:date="2026-01-01T00:00:00Z">
        <w:r>
          <w:t xml:space="preserve">, let</w:t>
        </w:r>
      </w:ins>
      <w:ins w:id="1308" w:author="PR Preview" w:date="2026-01-01T00:00:00Z">
        <w:r>
          <w:t xml:space="preserve"> </w:t>
        </w:r>
      </w:ins>
      <m:oMath>
        <m:acc>
          <m:accPr>
            <m:chr m:val="̃"/>
          </m:accPr>
          <m:e>
            <m:r>
              <m:t>y</m:t>
            </m:r>
          </m:e>
        </m:acc>
        <m:r>
          <m:rPr>
            <m:sty m:val="p"/>
          </m:rPr>
          <m:t>=</m:t>
        </m:r>
        <m:sSup>
          <m:e>
            <m:r>
              <m:rPr>
                <m:sty m:val="bi"/>
              </m:rPr>
              <m:t>Q</m:t>
            </m:r>
          </m:e>
          <m:sup>
            <m:r>
              <m:rPr>
                <m:sty m:val="p"/>
              </m:rPr>
              <m:t>⊤</m:t>
            </m:r>
          </m:sup>
        </m:sSup>
        <m:acc>
          <m:accPr>
            <m:chr m:val="̃"/>
          </m:accPr>
          <m:e>
            <m:r>
              <m:t>x</m:t>
            </m:r>
          </m:e>
        </m:acc>
      </m:oMath>
      <w:ins w:id="1309" w:author="PR Preview" w:date="2026-01-01T00:00:00Z">
        <w:r>
          <w:t xml:space="preserve">,</w:t>
        </w:r>
      </w:ins>
      <w:ins w:id="1310" w:author="PR Preview" w:date="2026-01-01T00:00:00Z">
        <w:r>
          <w:t xml:space="preserve"> </w:t>
        </w:r>
      </w:ins>
      <w:ins w:id="1311" w:author="PR Preview" w:date="2026-01-01T00:00:00Z">
        <w:r>
          <w:t xml:space="preserve">which is not</w:t>
        </w:r>
      </w:ins>
      <w:ins w:id="1312" w:author="PR Preview" w:date="2026-01-01T00:00:00Z">
        <w:r>
          <w:t xml:space="preserve"> </w:t>
        </w:r>
      </w:ins>
      <m:oMath>
        <m:acc>
          <m:accPr>
            <m:chr m:val="̃"/>
          </m:accPr>
          <m:e>
            <m:r>
              <m:t>0</m:t>
            </m:r>
          </m:e>
        </m:acc>
      </m:oMath>
      <w:ins w:id="1313" w:author="PR Preview" w:date="2026-01-01T00:00:00Z">
        <w:r>
          <w:t xml:space="preserve"> </w:t>
        </w:r>
      </w:ins>
      <w:ins w:id="1314" w:author="PR Preview" w:date="2026-01-01T00:00:00Z">
        <w:r>
          <w:t xml:space="preserve">because</w:t>
        </w:r>
      </w:ins>
      <w:ins w:id="1315" w:author="PR Preview" w:date="2026-01-01T00:00:00Z">
        <w:r>
          <w:t xml:space="preserve"> </w:t>
        </w:r>
      </w:ins>
      <m:oMath>
        <m:acc>
          <m:accPr>
            <m:chr m:val="̃"/>
          </m:accPr>
          <m:e>
            <m:r>
              <m:t>x</m:t>
            </m:r>
          </m:e>
        </m:acc>
        <m:r>
          <m:rPr>
            <m:sty m:val="p"/>
          </m:rPr>
          <m:t>=</m:t>
        </m:r>
        <m:r>
          <m:rPr>
            <m:sty m:val="bi"/>
          </m:rPr>
          <m:t>Q</m:t>
        </m:r>
        <m:acc>
          <m:accPr>
            <m:chr m:val="̃"/>
          </m:accPr>
          <m:e>
            <m:r>
              <m:t>y</m:t>
            </m:r>
          </m:e>
        </m:acc>
      </m:oMath>
      <w:ins w:id="1316" w:author="PR Preview" w:date="2026-01-01T00:00:00Z">
        <w:r>
          <w:t xml:space="preserve">.</w:t>
        </w:r>
      </w:ins>
      <w:ins w:id="1317" w:author="PR Preview" w:date="2026-01-01T00:00:00Z">
        <w:r>
          <w:t xml:space="preserve"> </w:t>
        </w:r>
      </w:ins>
      <w:ins w:id="1318" w:author="PR Preview" w:date="2026-01-01T00:00:00Z">
        <w:r>
          <w:t xml:space="preserve">As in the proof of</w:t>
        </w:r>
      </w:ins>
      <w:ins w:id="1319" w:author="PR Preview" w:date="2026-01-01T00:00:00Z">
        <w:r>
          <w:t xml:space="preserve"> </w:t>
        </w:r>
      </w:ins>
      <w:hyperlink w:anchor="thm-definite-eigenvalues">
        <w:ins w:id="1320" w:author="PR Preview" w:date="2026-01-01T00:00:00Z">
          <w:r>
            <w:rPr>
              <w:rStyle w:val="Hyperlink"/>
            </w:rPr>
            <w:t xml:space="preserve">Theorem 73</w:t>
          </w:r>
        </w:ins>
      </w:hyperlink>
      <w:ins w:id="1321"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del w:id="1322" w:author="PR Preview" w:date="2026-01-01T00:00:00Z">
        <w:r>
          <w:rPr>
            <w:b/>
            <w:bCs/>
          </w:rPr>
          <w:delText xml:space="preserve">Example 142 (Inverting a positive definite matrix)</w:delText>
        </w:r>
      </w:del>
      <w:del w:id="1323" w:author="PR Preview" w:date="2026-01-01T00:00:00Z">
        <w:r>
          <w:delText xml:space="preserve"> </w:delText>
        </w:r>
      </w:del>
      <w:del w:id="1324" w:author="PR Preview" w:date="2026-01-01T00:00:00Z">
        <w:r>
          <w:delText xml:space="preserve">For</w:delText>
        </w:r>
      </w:del>
      <w:del w:id="13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26" w:author="PR Preview" w:date="2026-01-01T00:00:00Z">
        <w:r>
          <w:delText xml:space="preserve">,</w:delText>
        </w:r>
      </w:del>
      <w:del w:id="1327" w:author="PR Preview" w:date="2026-01-01T00:00:00Z">
        <w:r>
          <w:delText xml:space="preserve"> </w:delText>
        </w:r>
      </w:del>
      <w:hyperlink w:anchor="exm-spectral">
        <w:del w:id="1328" w:author="PR Preview" w:date="2026-01-01T00:00:00Z">
          <w:r>
            <w:rPr>
              <w:rStyle w:val="Hyperlink"/>
            </w:rPr>
            <w:delText xml:space="preserve">Example 136</w:delText>
          </w:r>
        </w:del>
      </w:hyperlink>
      <w:del w:id="1329" w:author="PR Preview" w:date="2026-01-01T00:00:00Z">
        <w:r>
          <w:delText xml:space="preserve"> </w:delText>
        </w:r>
      </w:del>
      <w:del w:id="1330" w:author="PR Preview" w:date="2026-01-01T00:00:00Z">
        <w:r>
          <w:delText xml:space="preserve">gives</w:delText>
        </w:r>
      </w:del>
      <w:del w:id="1331"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332" w:author="PR Preview" w:date="2026-01-01T00:00:00Z">
        <w:r>
          <w:delText xml:space="preserve"> </w:delText>
        </w:r>
      </w:del>
      <w:del w:id="1333" w:author="PR Preview" w:date="2026-01-01T00:00:00Z">
        <w:r>
          <w:delText xml:space="preserve">and eigenvalues</w:delText>
        </w:r>
      </w:del>
      <w:del w:id="1334" w:author="PR Preview" w:date="2026-01-01T00:00:00Z">
        <w:r>
          <w:delText xml:space="preserve"> </w:delText>
        </w:r>
      </w:del>
      <m:oMath>
        <m:r>
          <m:t>3</m:t>
        </m:r>
      </m:oMath>
      <w:del w:id="1335" w:author="PR Preview" w:date="2026-01-01T00:00:00Z">
        <w:r>
          <w:delText xml:space="preserve"> </w:delText>
        </w:r>
      </w:del>
      <w:del w:id="1336" w:author="PR Preview" w:date="2026-01-01T00:00:00Z">
        <w:r>
          <w:delText xml:space="preserve">and</w:delText>
        </w:r>
      </w:del>
      <w:del w:id="1337" w:author="PR Preview" w:date="2026-01-01T00:00:00Z">
        <w:r>
          <w:delText xml:space="preserve"> </w:delText>
        </w:r>
      </w:del>
      <m:oMath>
        <m:r>
          <m:t>1</m:t>
        </m:r>
      </m:oMath>
      <w:del w:id="1338" w:author="PR Preview" w:date="2026-01-01T00:00:00Z">
        <w:r>
          <w:delText xml:space="preserve">, so:</w:delText>
        </w:r>
      </w:del>
    </w:p>
    <w:p>
      <w:pPr>
        <w:pStyle w:val="BodyText"/>
      </w:pPr>
      <w:ins w:id="1339" w:author="PR Preview" w:date="2026-01-01T00:00:00Z">
        <w:r>
          <w:rPr>
            <w:b/>
            <w:bCs/>
          </w:rPr>
          <w:t xml:space="preserve">Example 143 (Inverting a positive definite matrix)</w:t>
        </w:r>
      </w:ins>
      <w:ins w:id="1340" w:author="PR Preview" w:date="2026-01-01T00:00:00Z">
        <w:r>
          <w:t xml:space="preserve"> </w:t>
        </w:r>
      </w:ins>
      <w:ins w:id="1341" w:author="PR Preview" w:date="2026-01-01T00:00:00Z">
        <w:r>
          <w:t xml:space="preserve">For</w:t>
        </w:r>
      </w:ins>
      <w:ins w:id="13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43" w:author="PR Preview" w:date="2026-01-01T00:00:00Z">
        <w:r>
          <w:t xml:space="preserve">,</w:t>
        </w:r>
      </w:ins>
      <w:ins w:id="1344" w:author="PR Preview" w:date="2026-01-01T00:00:00Z">
        <w:r>
          <w:t xml:space="preserve"> </w:t>
        </w:r>
      </w:ins>
      <w:hyperlink w:anchor="exm-spectral">
        <w:ins w:id="1345" w:author="PR Preview" w:date="2026-01-01T00:00:00Z">
          <w:r>
            <w:rPr>
              <w:rStyle w:val="Hyperlink"/>
            </w:rPr>
            <w:t xml:space="preserve">Example 137</w:t>
          </w:r>
        </w:ins>
      </w:hyperlink>
      <w:ins w:id="1346" w:author="PR Preview" w:date="2026-01-01T00:00:00Z">
        <w:r>
          <w:t xml:space="preserve"> </w:t>
        </w:r>
      </w:ins>
      <w:ins w:id="1347" w:author="PR Preview" w:date="2026-01-01T00:00:00Z">
        <w:r>
          <w:t xml:space="preserve">gives</w:t>
        </w:r>
      </w:ins>
      <w:ins w:id="1348"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349" w:author="PR Preview" w:date="2026-01-01T00:00:00Z">
        <w:r>
          <w:t xml:space="preserve"> </w:t>
        </w:r>
      </w:ins>
      <w:ins w:id="1350" w:author="PR Preview" w:date="2026-01-01T00:00:00Z">
        <w:r>
          <w:t xml:space="preserve">and eigenvalues</w:t>
        </w:r>
      </w:ins>
      <w:ins w:id="1351" w:author="PR Preview" w:date="2026-01-01T00:00:00Z">
        <w:r>
          <w:t xml:space="preserve"> </w:t>
        </w:r>
      </w:ins>
      <m:oMath>
        <m:r>
          <m:t>3</m:t>
        </m:r>
      </m:oMath>
      <w:ins w:id="1352" w:author="PR Preview" w:date="2026-01-01T00:00:00Z">
        <w:r>
          <w:t xml:space="preserve"> </w:t>
        </w:r>
      </w:ins>
      <w:ins w:id="1353" w:author="PR Preview" w:date="2026-01-01T00:00:00Z">
        <w:r>
          <w:t xml:space="preserve">and</w:t>
        </w:r>
      </w:ins>
      <w:ins w:id="1354" w:author="PR Preview" w:date="2026-01-01T00:00:00Z">
        <w:r>
          <w:t xml:space="preserve"> </w:t>
        </w:r>
      </w:ins>
      <m:oMath>
        <m:r>
          <m:t>1</m:t>
        </m:r>
      </m:oMath>
      <w:ins w:id="1355"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del w:id="1356" w:author="PR Preview" w:date="2026-01-01T00:00:00Z">
        <w:r>
          <w:rPr>
            <w:b/>
            <w:bCs/>
          </w:rPr>
          <w:delText xml:space="preserve">Theorem 74 (Properties of the matrix-induced inner product)</w:delText>
        </w:r>
      </w:del>
      <w:del w:id="1357" w:author="PR Preview" w:date="2026-01-01T00:00:00Z">
        <w:r>
          <w:delText xml:space="preserve"> </w:delText>
        </w:r>
      </w:del>
      <w:del w:id="1358" w:author="PR Preview" w:date="2026-01-01T00:00:00Z">
        <w:r>
          <w:delText xml:space="preserve">For every</w:delText>
        </w:r>
      </w:del>
      <w:del w:id="1359" w:author="PR Preview" w:date="2026-01-01T00:00:00Z">
        <w:r>
          <w:delText xml:space="preserve"> </w:delText>
        </w:r>
      </w:del>
      <m:oMath>
        <m:r>
          <m:t>p</m:t>
        </m:r>
        <m:r>
          <m:rPr>
            <m:sty m:val="p"/>
          </m:rPr>
          <m:t>×</m:t>
        </m:r>
        <m:r>
          <m:t>p</m:t>
        </m:r>
      </m:oMath>
      <w:del w:id="1360" w:author="PR Preview" w:date="2026-01-01T00:00:00Z">
        <w:r>
          <w:delText xml:space="preserve"> </w:delText>
        </w:r>
      </w:del>
      <w:del w:id="1361" w:author="PR Preview" w:date="2026-01-01T00:00:00Z">
        <w:r>
          <w:delText xml:space="preserve">symmetric positive definite matrix</w:delText>
        </w:r>
      </w:del>
      <w:del w:id="1362" w:author="PR Preview" w:date="2026-01-01T00:00:00Z">
        <w:r>
          <w:delText xml:space="preserve"> </w:delText>
        </w:r>
      </w:del>
      <m:oMath>
        <m:r>
          <m:rPr>
            <m:sty m:val="bi"/>
          </m:rPr>
          <m:t>A</m:t>
        </m:r>
      </m:oMath>
      <w:del w:id="1363" w:author="PR Preview" w:date="2026-01-01T00:00:00Z">
        <w:r>
          <w:delText xml:space="preserve">,</w:delText>
        </w:r>
      </w:del>
      <w:del w:id="1364" w:author="PR Preview" w:date="2026-01-01T00:00:00Z">
        <w:r>
          <w:delText xml:space="preserve"> </w:delText>
        </w:r>
      </w:del>
      <w:del w:id="1365" w:author="PR Preview" w:date="2026-01-01T00:00:00Z">
        <w:r>
          <w:delText xml:space="preserve">the function</w:delText>
        </w:r>
      </w:del>
      <w:del w:id="1366"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del w:id="1367" w:author="PR Preview" w:date="2026-01-01T00:00:00Z">
        <w:r>
          <w:delText xml:space="preserve"> </w:delText>
        </w:r>
      </w:del>
      <w:del w:id="1368" w:author="PR Preview" w:date="2026-01-01T00:00:00Z">
        <w:r>
          <w:delText xml:space="preserve">satisfies the four inner product axioms (</w:delText>
        </w:r>
      </w:del>
      <w:hyperlink w:anchor="def-inner-product">
        <w:del w:id="1369" w:author="PR Preview" w:date="2026-01-01T00:00:00Z">
          <w:r>
            <w:rPr>
              <w:rStyle w:val="Hyperlink"/>
            </w:rPr>
            <w:delText xml:space="preserve">Definition 56</w:delText>
          </w:r>
        </w:del>
      </w:hyperlink>
      <w:del w:id="1370" w:author="PR Preview" w:date="2026-01-01T00:00:00Z">
        <w:r>
          <w:delText xml:space="preserve">):</w:delText>
        </w:r>
      </w:del>
      <w:del w:id="1371" w:author="PR Preview" w:date="2026-01-01T00:00:00Z">
        <w:r>
          <w:delText xml:space="preserve"> </w:delText>
        </w:r>
      </w:del>
      <w:del w:id="1372" w:author="PR Preview" w:date="2026-01-01T00:00:00Z">
        <w:r>
          <w:delText xml:space="preserve">positivity, definiteness, linearity in the first slot, and symmetry.</w:delText>
        </w:r>
      </w:del>
      <w:del w:id="1373" w:author="PR Preview" w:date="2026-01-01T00:00:00Z">
        <w:r>
          <w:delText xml:space="preserve"> </w:delText>
        </w:r>
      </w:del>
      <w:del w:id="1374" w:author="PR Preview" w:date="2026-01-01T00:00:00Z">
        <w:r>
          <w:delText xml:space="preserve">Thus</w:delText>
        </w:r>
      </w:del>
      <w:del w:id="1375" w:author="PR Preview" w:date="2026-01-01T00:00:00Z">
        <w:r>
          <w:delText xml:space="preserve"> </w:delText>
        </w:r>
      </w:del>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del w:id="1376" w:author="PR Preview" w:date="2026-01-01T00:00:00Z">
        <w:r>
          <w:delText xml:space="preserve"> </w:delText>
        </w:r>
      </w:del>
      <w:del w:id="1377" w:author="PR Preview" w:date="2026-01-01T00:00:00Z">
        <w:r>
          <w:delText xml:space="preserve">is an inner product space (</w:delText>
        </w:r>
      </w:del>
      <w:hyperlink w:anchor="def-inner-product-space">
        <w:del w:id="1378" w:author="PR Preview" w:date="2026-01-01T00:00:00Z">
          <w:r>
            <w:rPr>
              <w:rStyle w:val="Hyperlink"/>
            </w:rPr>
            <w:delText xml:space="preserve">Definition 57</w:delText>
          </w:r>
        </w:del>
      </w:hyperlink>
      <w:del w:id="1379" w:author="PR Preview" w:date="2026-01-01T00:00:00Z">
        <w:r>
          <w:delText xml:space="preserve">).</w:delText>
        </w:r>
      </w:del>
    </w:p>
    <w:p>
      <w:pPr>
        <w:pStyle w:val="BodyText"/>
      </w:pPr>
      <w:ins w:id="1380" w:author="PR Preview" w:date="2026-01-01T00:00:00Z">
        <w:r>
          <w:rPr>
            <w:b/>
            <w:bCs/>
          </w:rPr>
          <w:t xml:space="preserve">Theorem 75 (Properties of the matrix-induced inner product)</w:t>
        </w:r>
      </w:ins>
      <w:ins w:id="1381" w:author="PR Preview" w:date="2026-01-01T00:00:00Z">
        <w:r>
          <w:t xml:space="preserve"> </w:t>
        </w:r>
      </w:ins>
      <w:ins w:id="1382" w:author="PR Preview" w:date="2026-01-01T00:00:00Z">
        <w:r>
          <w:t xml:space="preserve">For every</w:t>
        </w:r>
      </w:ins>
      <w:ins w:id="1383" w:author="PR Preview" w:date="2026-01-01T00:00:00Z">
        <w:r>
          <w:t xml:space="preserve"> </w:t>
        </w:r>
      </w:ins>
      <m:oMath>
        <m:r>
          <m:t>p</m:t>
        </m:r>
        <m:r>
          <m:rPr>
            <m:sty m:val="p"/>
          </m:rPr>
          <m:t>×</m:t>
        </m:r>
        <m:r>
          <m:t>p</m:t>
        </m:r>
      </m:oMath>
      <w:ins w:id="1384" w:author="PR Preview" w:date="2026-01-01T00:00:00Z">
        <w:r>
          <w:t xml:space="preserve"> </w:t>
        </w:r>
      </w:ins>
      <w:ins w:id="1385" w:author="PR Preview" w:date="2026-01-01T00:00:00Z">
        <w:r>
          <w:t xml:space="preserve">symmetric positive definite matrix</w:t>
        </w:r>
      </w:ins>
      <w:ins w:id="1386" w:author="PR Preview" w:date="2026-01-01T00:00:00Z">
        <w:r>
          <w:t xml:space="preserve"> </w:t>
        </w:r>
      </w:ins>
      <m:oMath>
        <m:r>
          <m:rPr>
            <m:sty m:val="bi"/>
          </m:rPr>
          <m:t>A</m:t>
        </m:r>
      </m:oMath>
      <w:ins w:id="1387" w:author="PR Preview" w:date="2026-01-01T00:00:00Z">
        <w:r>
          <w:t xml:space="preserve">,</w:t>
        </w:r>
      </w:ins>
      <w:ins w:id="1388" w:author="PR Preview" w:date="2026-01-01T00:00:00Z">
        <w:r>
          <w:t xml:space="preserve"> </w:t>
        </w:r>
      </w:ins>
      <w:ins w:id="1389" w:author="PR Preview" w:date="2026-01-01T00:00:00Z">
        <w:r>
          <w:t xml:space="preserve">the function</w:t>
        </w:r>
      </w:ins>
      <w:ins w:id="1390"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ins w:id="1391" w:author="PR Preview" w:date="2026-01-01T00:00:00Z">
        <w:r>
          <w:t xml:space="preserve"> </w:t>
        </w:r>
      </w:ins>
      <w:ins w:id="1392" w:author="PR Preview" w:date="2026-01-01T00:00:00Z">
        <w:r>
          <w:t xml:space="preserve">satisfies the four inner product axioms (</w:t>
        </w:r>
      </w:ins>
      <w:hyperlink w:anchor="def-inner-product">
        <w:ins w:id="1393" w:author="PR Preview" w:date="2026-01-01T00:00:00Z">
          <w:r>
            <w:rPr>
              <w:rStyle w:val="Hyperlink"/>
            </w:rPr>
            <w:t xml:space="preserve">Definition 56</w:t>
          </w:r>
        </w:ins>
      </w:hyperlink>
      <w:ins w:id="1394" w:author="PR Preview" w:date="2026-01-01T00:00:00Z">
        <w:r>
          <w:t xml:space="preserve">):</w:t>
        </w:r>
      </w:ins>
      <w:ins w:id="1395" w:author="PR Preview" w:date="2026-01-01T00:00:00Z">
        <w:r>
          <w:t xml:space="preserve"> </w:t>
        </w:r>
      </w:ins>
      <w:ins w:id="1396" w:author="PR Preview" w:date="2026-01-01T00:00:00Z">
        <w:r>
          <w:t xml:space="preserve">positivity, definiteness, linearity in the first slot, and symmetry.</w:t>
        </w:r>
      </w:ins>
      <w:ins w:id="1397" w:author="PR Preview" w:date="2026-01-01T00:00:00Z">
        <w:r>
          <w:t xml:space="preserve"> </w:t>
        </w:r>
      </w:ins>
      <w:ins w:id="1398" w:author="PR Preview" w:date="2026-01-01T00:00:00Z">
        <w:r>
          <w:t xml:space="preserve">Thus</w:t>
        </w:r>
      </w:ins>
      <w:ins w:id="1399" w:author="PR Preview" w:date="2026-01-01T00:00:00Z">
        <w:r>
          <w:t xml:space="preserve"> </w:t>
        </w:r>
      </w:ins>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ins w:id="1400" w:author="PR Preview" w:date="2026-01-01T00:00:00Z">
        <w:r>
          <w:t xml:space="preserve"> </w:t>
        </w:r>
      </w:ins>
      <w:ins w:id="1401" w:author="PR Preview" w:date="2026-01-01T00:00:00Z">
        <w:r>
          <w:t xml:space="preserve">is an inner product space (</w:t>
        </w:r>
      </w:ins>
      <w:hyperlink w:anchor="def-inner-product-space">
        <w:ins w:id="1402" w:author="PR Preview" w:date="2026-01-01T00:00:00Z">
          <w:r>
            <w:rPr>
              <w:rStyle w:val="Hyperlink"/>
            </w:rPr>
            <w:t xml:space="preserve">Definition 57</w:t>
          </w:r>
        </w:ins>
      </w:hyperlink>
      <w:ins w:id="1403" w:author="PR Preview" w:date="2026-01-01T00:00:00Z">
        <w:r>
          <w:t xml:space="preserve">).</w:t>
        </w:r>
      </w:ins>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del w:id="1404" w:author="PR Preview" w:date="2026-01-01T00:00:00Z">
        <w:r>
          <w:rPr>
            <w:b/>
            <w:bCs/>
          </w:rPr>
          <w:delText xml:space="preserve">Example 143 (A matrix-induced inner product calculation)</w:delText>
        </w:r>
      </w:del>
      <w:del w:id="1405" w:author="PR Preview" w:date="2026-01-01T00:00:00Z">
        <w:r>
          <w:delText xml:space="preserve"> </w:delText>
        </w:r>
      </w:del>
      <w:del w:id="1406" w:author="PR Preview" w:date="2026-01-01T00:00:00Z">
        <w:r>
          <w:delText xml:space="preserve">Consider the symmetric matrix</w:delText>
        </w:r>
      </w:del>
    </w:p>
    <w:p>
      <w:pPr>
        <w:pStyle w:val="BodyText"/>
      </w:pPr>
      <w:ins w:id="1407" w:author="PR Preview" w:date="2026-01-01T00:00:00Z">
        <w:r>
          <w:rPr>
            <w:b/>
            <w:bCs/>
          </w:rPr>
          <w:t xml:space="preserve">Example 144 (A matrix-induced inner product calculation)</w:t>
        </w:r>
      </w:ins>
      <w:ins w:id="1408" w:author="PR Preview" w:date="2026-01-01T00:00:00Z">
        <w:r>
          <w:t xml:space="preserve"> </w:t>
        </w:r>
      </w:ins>
      <w:ins w:id="1409"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del w:id="1410" w:author="PR Preview" w:date="2026-01-01T00:00:00Z">
        <w:r>
          <w:rPr>
            <w:b/>
            <w:bCs/>
          </w:rPr>
          <w:delText xml:space="preserve">Mahalanobis metric and whitening</w:delText>
        </w:r>
      </w:del>
      <w:del w:id="1411" w:author="PR Preview" w:date="2026-01-01T00:00:00Z">
        <w:r>
          <w:delText xml:space="preserve">:</w:delText>
        </w:r>
      </w:del>
      <w:del w:id="1412" w:author="PR Preview" w:date="2026-01-01T00:00:00Z">
        <w:r>
          <w:delText xml:space="preserve"> </w:delText>
        </w:r>
      </w:del>
      <w:del w:id="1413" w:author="PR Preview" w:date="2026-01-01T00:00:00Z">
        <w:r>
          <w:delText xml:space="preserve">Standard Euclidean distance treats all coordinate axes identically, ignoring feature correlations and variance differences.</w:delText>
        </w:r>
      </w:del>
      <w:del w:id="1414" w:author="PR Preview" w:date="2026-01-01T00:00:00Z">
        <w:r>
          <w:delText xml:space="preserve"> </w:delText>
        </w:r>
      </w:del>
      <w:del w:id="1415" w:author="PR Preview" w:date="2026-01-01T00:00:00Z">
        <w:r>
          <w:delText xml:space="preserve">If data features have a symmetric positive definite covariance matrix</w:delText>
        </w:r>
      </w:del>
      <w:del w:id="1416" w:author="PR Preview" w:date="2026-01-01T00:00:00Z">
        <w:r>
          <w:delText xml:space="preserve"> </w:delText>
        </w:r>
      </w:del>
      <m:oMath>
        <m:r>
          <m:rPr>
            <m:sty m:val="b"/>
          </m:rPr>
          <m:t>Σ</m:t>
        </m:r>
      </m:oMath>
      <w:del w:id="1417" w:author="PR Preview" w:date="2026-01-01T00:00:00Z">
        <w:r>
          <w:delText xml:space="preserve"> </w:delText>
        </w:r>
      </w:del>
      <w:del w:id="1418" w:author="PR Preview" w:date="2026-01-01T00:00:00Z">
        <w:r>
          <w:delText xml:space="preserve">(</w:delText>
        </w:r>
      </w:del>
      <w:hyperlink w:anchor="def-positive-definite">
        <w:del w:id="1419" w:author="PR Preview" w:date="2026-01-01T00:00:00Z">
          <w:r>
            <w:rPr>
              <w:rStyle w:val="Hyperlink"/>
            </w:rPr>
            <w:delText xml:space="preserve">Definition 86</w:delText>
          </w:r>
        </w:del>
      </w:hyperlink>
      <w:del w:id="1420" w:author="PR Preview" w:date="2026-01-01T00:00:00Z">
        <w:r>
          <w:delText xml:space="preserve">),</w:delText>
        </w:r>
      </w:del>
      <w:del w:id="1421" w:author="PR Preview" w:date="2026-01-01T00:00:00Z">
        <w:r>
          <w:delText xml:space="preserve"> </w:delText>
        </w:r>
      </w:del>
      <w:del w:id="1422" w:author="PR Preview" w:date="2026-01-01T00:00:00Z">
        <w:r>
          <w:delText xml:space="preserve">the precision matrix</w:delText>
        </w:r>
      </w:del>
      <w:del w:id="1423"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1424" w:author="PR Preview" w:date="2026-01-01T00:00:00Z">
        <w:r>
          <w:delText xml:space="preserve"> </w:delText>
        </w:r>
      </w:del>
      <w:del w:id="1425" w:author="PR Preview" w:date="2026-01-01T00:00:00Z">
        <w:r>
          <w:delText xml:space="preserve">(</w:delText>
        </w:r>
      </w:del>
      <w:hyperlink w:anchor="thm-pd-inverse">
        <w:del w:id="1426" w:author="PR Preview" w:date="2026-01-01T00:00:00Z">
          <w:r>
            <w:rPr>
              <w:rStyle w:val="Hyperlink"/>
            </w:rPr>
            <w:delText xml:space="preserve">Theorem 73</w:delText>
          </w:r>
        </w:del>
      </w:hyperlink>
      <w:del w:id="1427" w:author="PR Preview" w:date="2026-01-01T00:00:00Z">
        <w:r>
          <w:delText xml:space="preserve">) defines the Mahalanobis inner product</w:delText>
        </w:r>
      </w:del>
      <w:del w:id="1428"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del w:id="1429" w:author="PR Preview" w:date="2026-01-01T00:00:00Z">
        <w:r>
          <w:delText xml:space="preserve">.</w:delText>
        </w:r>
      </w:del>
      <w:del w:id="1430" w:author="PR Preview" w:date="2026-01-01T00:00:00Z">
        <w:r>
          <w:delText xml:space="preserve"> </w:delText>
        </w:r>
      </w:del>
      <w:del w:id="1431" w:author="PR Preview" w:date="2026-01-01T00:00:00Z">
        <w:r>
          <w:delText xml:space="preserve">The induced distance</w:delText>
        </w:r>
      </w:del>
      <w:del w:id="1432" w:author="PR Preview" w:date="2026-01-01T00:00:00Z">
        <w:r>
          <w:delText xml:space="preserve"> </w:delText>
        </w:r>
      </w:del>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del w:id="1433" w:author="PR Preview" w:date="2026-01-01T00:00:00Z">
        <w:r>
          <w:delText xml:space="preserve"> </w:delText>
        </w:r>
      </w:del>
      <w:del w:id="1434" w:author="PR Preview" w:date="2026-01-01T00:00:00Z">
        <w:r>
          <w:delText xml:space="preserve">measures statistical distance normalized by variance along each principal direction.</w:delText>
        </w:r>
      </w:del>
      <w:del w:id="1435" w:author="PR Preview" w:date="2026-01-01T00:00:00Z">
        <w:r>
          <w:delText xml:space="preserve"> </w:delText>
        </w:r>
      </w:del>
      <w:del w:id="1436" w:author="PR Preview" w:date="2026-01-01T00:00:00Z">
        <w:r>
          <w:delText xml:space="preserve">Factoring</w:delText>
        </w:r>
      </w:del>
      <w:del w:id="1437"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1438" w:author="PR Preview" w:date="2026-01-01T00:00:00Z">
        <w:r>
          <w:delText xml:space="preserve"> </w:delText>
        </w:r>
      </w:del>
      <w:del w:id="1439" w:author="PR Preview" w:date="2026-01-01T00:00:00Z">
        <w:r>
          <w:delText xml:space="preserve">(via Cholesky or spectral decomposition),</w:delText>
        </w:r>
      </w:del>
      <w:del w:id="1440" w:author="PR Preview" w:date="2026-01-01T00:00:00Z">
        <w:r>
          <w:delText xml:space="preserve"> </w:delText>
        </w:r>
      </w:del>
      <w:del w:id="1441" w:author="PR Preview" w:date="2026-01-01T00:00:00Z">
        <w:r>
          <w:delText xml:space="preserve">this inner product corresponds to the Euclidean dot product of whitened coordinates</w:delText>
        </w:r>
      </w:del>
      <w:del w:id="1442" w:author="PR Preview" w:date="2026-01-01T00:00:00Z">
        <w:r>
          <w:delText xml:space="preserve"> </w:delText>
        </w:r>
      </w:del>
      <m:oMath>
        <m:acc>
          <m:accPr>
            <m:chr m:val="̃"/>
          </m:accPr>
          <m:e>
            <m:r>
              <m:t>z</m:t>
            </m:r>
          </m:e>
        </m:acc>
        <m:r>
          <m:rPr>
            <m:sty m:val="p"/>
          </m:rPr>
          <m:t>=</m:t>
        </m:r>
        <m:r>
          <m:rPr>
            <m:sty m:val="bi"/>
          </m:rPr>
          <m:t>W</m:t>
        </m:r>
        <m:acc>
          <m:accPr>
            <m:chr m:val="̃"/>
          </m:accPr>
          <m:e>
            <m:r>
              <m:t>x</m:t>
            </m:r>
          </m:e>
        </m:acc>
      </m:oMath>
      <w:del w:id="1443" w:author="PR Preview" w:date="2026-01-01T00:00:00Z">
        <w:r>
          <w:delText xml:space="preserve">:</w:delText>
        </w:r>
      </w:del>
      <w:del w:id="1444"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del w:id="1445" w:author="PR Preview" w:date="2026-01-01T00:00:00Z">
        <w:r>
          <w:delText xml:space="preserve">.</w:delText>
        </w:r>
      </w:del>
    </w:p>
    <w:p>
      <w:pPr>
        <w:numPr>
          <w:ilvl w:val="0"/>
          <w:numId w:val="1078"/>
        </w:numPr>
      </w:pPr>
      <w:ins w:id="1446" w:author="PR Preview" w:date="2026-01-01T00:00:00Z">
        <w:r>
          <w:rPr>
            <w:b/>
            <w:bCs/>
          </w:rPr>
          <w:t xml:space="preserve">Mahalanobis metric and whitening</w:t>
        </w:r>
      </w:ins>
      <w:ins w:id="1447" w:author="PR Preview" w:date="2026-01-01T00:00:00Z">
        <w:r>
          <w:t xml:space="preserve">:</w:t>
        </w:r>
      </w:ins>
      <w:ins w:id="1448" w:author="PR Preview" w:date="2026-01-01T00:00:00Z">
        <w:r>
          <w:t xml:space="preserve"> </w:t>
        </w:r>
      </w:ins>
      <w:ins w:id="1449" w:author="PR Preview" w:date="2026-01-01T00:00:00Z">
        <w:r>
          <w:t xml:space="preserve">Standard Euclidean distance treats all coordinate axes identically, ignoring feature correlations and variance differences.</w:t>
        </w:r>
      </w:ins>
      <w:ins w:id="1450" w:author="PR Preview" w:date="2026-01-01T00:00:00Z">
        <w:r>
          <w:t xml:space="preserve"> </w:t>
        </w:r>
      </w:ins>
      <w:ins w:id="1451" w:author="PR Preview" w:date="2026-01-01T00:00:00Z">
        <w:r>
          <w:t xml:space="preserve">If data features have a symmetric positive definite covariance matrix</w:t>
        </w:r>
      </w:ins>
      <w:ins w:id="1452" w:author="PR Preview" w:date="2026-01-01T00:00:00Z">
        <w:r>
          <w:t xml:space="preserve"> </w:t>
        </w:r>
      </w:ins>
      <m:oMath>
        <m:r>
          <m:rPr>
            <m:sty m:val="b"/>
          </m:rPr>
          <m:t>Σ</m:t>
        </m:r>
      </m:oMath>
      <w:ins w:id="1453" w:author="PR Preview" w:date="2026-01-01T00:00:00Z">
        <w:r>
          <w:t xml:space="preserve"> </w:t>
        </w:r>
      </w:ins>
      <w:ins w:id="1454" w:author="PR Preview" w:date="2026-01-01T00:00:00Z">
        <w:r>
          <w:t xml:space="preserve">(</w:t>
        </w:r>
      </w:ins>
      <w:hyperlink w:anchor="def-positive-definite">
        <w:ins w:id="1455" w:author="PR Preview" w:date="2026-01-01T00:00:00Z">
          <w:r>
            <w:rPr>
              <w:rStyle w:val="Hyperlink"/>
            </w:rPr>
            <w:t xml:space="preserve">Definition 86</w:t>
          </w:r>
        </w:ins>
      </w:hyperlink>
      <w:ins w:id="1456" w:author="PR Preview" w:date="2026-01-01T00:00:00Z">
        <w:r>
          <w:t xml:space="preserve">),</w:t>
        </w:r>
      </w:ins>
      <w:ins w:id="1457" w:author="PR Preview" w:date="2026-01-01T00:00:00Z">
        <w:r>
          <w:t xml:space="preserve"> </w:t>
        </w:r>
      </w:ins>
      <w:ins w:id="1458" w:author="PR Preview" w:date="2026-01-01T00:00:00Z">
        <w:r>
          <w:t xml:space="preserve">the precision matrix</w:t>
        </w:r>
      </w:ins>
      <w:ins w:id="1459" w:author="PR Preview" w:date="2026-01-01T00:00:00Z">
        <w:r>
          <w:t xml:space="preserve"> </w:t>
        </w:r>
      </w:ins>
      <m:oMath>
        <m:r>
          <m:rPr>
            <m:sty m:val="bi"/>
          </m:rPr>
          <m:t>A</m:t>
        </m:r>
        <m:r>
          <m:rPr>
            <m:sty m:val="p"/>
          </m:rPr>
          <m:t>=</m:t>
        </m:r>
        <m:sSup>
          <m:e>
            <m:r>
              <m:rPr>
                <m:sty m:val="b"/>
              </m:rPr>
              <m:t>Σ</m:t>
            </m:r>
          </m:e>
          <m:sup>
            <m:r>
              <m:rPr>
                <m:sty m:val="p"/>
              </m:rPr>
              <m:t>−</m:t>
            </m:r>
            <m:r>
              <m:t>1</m:t>
            </m:r>
          </m:sup>
        </m:sSup>
      </m:oMath>
      <w:ins w:id="1460" w:author="PR Preview" w:date="2026-01-01T00:00:00Z">
        <w:r>
          <w:t xml:space="preserve"> </w:t>
        </w:r>
      </w:ins>
      <w:ins w:id="1461" w:author="PR Preview" w:date="2026-01-01T00:00:00Z">
        <w:r>
          <w:t xml:space="preserve">(</w:t>
        </w:r>
      </w:ins>
      <w:hyperlink w:anchor="thm-pd-inverse">
        <w:ins w:id="1462" w:author="PR Preview" w:date="2026-01-01T00:00:00Z">
          <w:r>
            <w:rPr>
              <w:rStyle w:val="Hyperlink"/>
            </w:rPr>
            <w:t xml:space="preserve">Theorem 74</w:t>
          </w:r>
        </w:ins>
      </w:hyperlink>
      <w:ins w:id="1463" w:author="PR Preview" w:date="2026-01-01T00:00:00Z">
        <w:r>
          <w:t xml:space="preserve">) defines the Mahalanobis inner product</w:t>
        </w:r>
      </w:ins>
      <w:ins w:id="1464"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ins w:id="1465" w:author="PR Preview" w:date="2026-01-01T00:00:00Z">
        <w:r>
          <w:t xml:space="preserve">.</w:t>
        </w:r>
      </w:ins>
      <w:ins w:id="1466" w:author="PR Preview" w:date="2026-01-01T00:00:00Z">
        <w:r>
          <w:t xml:space="preserve"> </w:t>
        </w:r>
      </w:ins>
      <w:ins w:id="1467" w:author="PR Preview" w:date="2026-01-01T00:00:00Z">
        <w:r>
          <w:t xml:space="preserve">The induced distance</w:t>
        </w:r>
      </w:ins>
      <w:ins w:id="1468" w:author="PR Preview" w:date="2026-01-01T00:00:00Z">
        <w:r>
          <w:t xml:space="preserve"> </w:t>
        </w:r>
      </w:ins>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ins w:id="1469" w:author="PR Preview" w:date="2026-01-01T00:00:00Z">
        <w:r>
          <w:t xml:space="preserve"> </w:t>
        </w:r>
      </w:ins>
      <w:ins w:id="1470" w:author="PR Preview" w:date="2026-01-01T00:00:00Z">
        <w:r>
          <w:t xml:space="preserve">measures statistical distance normalized by variance along each principal direction.</w:t>
        </w:r>
      </w:ins>
      <w:ins w:id="1471" w:author="PR Preview" w:date="2026-01-01T00:00:00Z">
        <w:r>
          <w:t xml:space="preserve"> </w:t>
        </w:r>
      </w:ins>
      <w:ins w:id="1472" w:author="PR Preview" w:date="2026-01-01T00:00:00Z">
        <w:r>
          <w:t xml:space="preserve">Factoring</w:t>
        </w:r>
      </w:ins>
      <w:ins w:id="1473"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1474" w:author="PR Preview" w:date="2026-01-01T00:00:00Z">
        <w:r>
          <w:t xml:space="preserve"> </w:t>
        </w:r>
      </w:ins>
      <w:ins w:id="1475" w:author="PR Preview" w:date="2026-01-01T00:00:00Z">
        <w:r>
          <w:t xml:space="preserve">(via Cholesky or spectral decomposition),</w:t>
        </w:r>
      </w:ins>
      <w:ins w:id="1476" w:author="PR Preview" w:date="2026-01-01T00:00:00Z">
        <w:r>
          <w:t xml:space="preserve"> </w:t>
        </w:r>
      </w:ins>
      <w:ins w:id="1477" w:author="PR Preview" w:date="2026-01-01T00:00:00Z">
        <w:r>
          <w:t xml:space="preserve">this inner product corresponds to the Euclidean dot product of whitened coordinates</w:t>
        </w:r>
      </w:ins>
      <w:ins w:id="1478" w:author="PR Preview" w:date="2026-01-01T00:00:00Z">
        <w:r>
          <w:t xml:space="preserve"> </w:t>
        </w:r>
      </w:ins>
      <m:oMath>
        <m:acc>
          <m:accPr>
            <m:chr m:val="̃"/>
          </m:accPr>
          <m:e>
            <m:r>
              <m:t>z</m:t>
            </m:r>
          </m:e>
        </m:acc>
        <m:r>
          <m:rPr>
            <m:sty m:val="p"/>
          </m:rPr>
          <m:t>=</m:t>
        </m:r>
        <m:r>
          <m:rPr>
            <m:sty m:val="bi"/>
          </m:rPr>
          <m:t>W</m:t>
        </m:r>
        <m:acc>
          <m:accPr>
            <m:chr m:val="̃"/>
          </m:accPr>
          <m:e>
            <m:r>
              <m:t>x</m:t>
            </m:r>
          </m:e>
        </m:acc>
      </m:oMath>
      <w:ins w:id="1479" w:author="PR Preview" w:date="2026-01-01T00:00:00Z">
        <w:r>
          <w:t xml:space="preserve">:</w:t>
        </w:r>
      </w:ins>
      <w:ins w:id="1480"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ins w:id="1481" w:author="PR Preview" w:date="2026-01-01T00:00:00Z">
        <w:r>
          <w:t xml:space="preserve">.</w:t>
        </w:r>
      </w:ins>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del w:id="1482" w:author="PR Preview" w:date="2026-01-01T00:00:00Z">
        <w:r>
          <w:rPr>
            <w:b/>
            <w:bCs/>
          </w:rPr>
          <w:delText xml:space="preserve">Example 144 (Determinant of a</w:delText>
        </w:r>
      </w:del>
      <w:del w:id="1483" w:author="PR Preview" w:date="2026-01-01T00:00:00Z">
        <w:r>
          <w:rPr>
            <w:b/>
            <w:bCs/>
          </w:rPr>
          <w:delText xml:space="preserve"> </w:delText>
        </w:r>
      </w:del>
      <m:oMath>
        <m:r>
          <m:t>2</m:t>
        </m:r>
        <m:r>
          <m:rPr>
            <m:sty m:val="p"/>
          </m:rPr>
          <m:t>×</m:t>
        </m:r>
        <m:r>
          <m:t>2</m:t>
        </m:r>
      </m:oMath>
      <w:del w:id="1484" w:author="PR Preview" w:date="2026-01-01T00:00:00Z">
        <w:r>
          <w:rPr>
            <w:b/>
            <w:bCs/>
          </w:rPr>
          <w:delText xml:space="preserve"> </w:delText>
        </w:r>
      </w:del>
      <w:del w:id="1485" w:author="PR Preview" w:date="2026-01-01T00:00:00Z">
        <w:r>
          <w:rPr>
            <w:b/>
            <w:bCs/>
          </w:rPr>
          <w:delText xml:space="preserve">matrix)</w:delText>
        </w:r>
      </w:del>
      <w:del w:id="1486" w:author="PR Preview" w:date="2026-01-01T00:00:00Z">
        <w:r>
          <w:delText xml:space="preserve"> </w:delText>
        </w:r>
      </w:del>
      <w:del w:id="1487" w:author="PR Preview" w:date="2026-01-01T00:00:00Z">
        <w:r>
          <w:delText xml:space="preserve">For</w:delText>
        </w:r>
      </w:del>
      <w:del w:id="148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1489" w:author="PR Preview" w:date="2026-01-01T00:00:00Z">
        <w:r>
          <w:delText xml:space="preserve">,</w:delText>
        </w:r>
      </w:del>
      <w:del w:id="1490" w:author="PR Preview" w:date="2026-01-01T00:00:00Z">
        <w:r>
          <w:delText xml:space="preserve"> </w:delText>
        </w:r>
      </w:del>
      <w:del w:id="1491" w:author="PR Preview" w:date="2026-01-01T00:00:00Z">
        <w:r>
          <w:delText xml:space="preserve">deleting row 1 and column 1 leaves</w:delText>
        </w:r>
      </w:del>
      <w:del w:id="1492"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1493" w:author="PR Preview" w:date="2026-01-01T00:00:00Z">
        <w:r>
          <w:delText xml:space="preserve">,</w:delText>
        </w:r>
      </w:del>
      <w:del w:id="1494" w:author="PR Preview" w:date="2026-01-01T00:00:00Z">
        <w:r>
          <w:delText xml:space="preserve"> </w:delText>
        </w:r>
      </w:del>
      <w:del w:id="1495" w:author="PR Preview" w:date="2026-01-01T00:00:00Z">
        <w:r>
          <w:delText xml:space="preserve">and deleting row 1 and column 2 leaves</w:delText>
        </w:r>
      </w:del>
      <w:del w:id="1496"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1497" w:author="PR Preview" w:date="2026-01-01T00:00:00Z">
        <w:r>
          <w:delText xml:space="preserve">.</w:delText>
        </w:r>
      </w:del>
      <w:del w:id="1498" w:author="PR Preview" w:date="2026-01-01T00:00:00Z">
        <w:r>
          <w:delText xml:space="preserve"> </w:delText>
        </w:r>
      </w:del>
      <w:del w:id="1499" w:author="PR Preview" w:date="2026-01-01T00:00:00Z">
        <w:r>
          <w:delText xml:space="preserve">So:</w:delText>
        </w:r>
      </w:del>
    </w:p>
    <w:p>
      <w:pPr>
        <w:pStyle w:val="FirstParagraph"/>
      </w:pPr>
      <w:ins w:id="1500" w:author="PR Preview" w:date="2026-01-01T00:00:00Z">
        <w:r>
          <w:rPr>
            <w:b/>
            <w:bCs/>
          </w:rPr>
          <w:t xml:space="preserve">Example 145 (Determinant of a</w:t>
        </w:r>
      </w:ins>
      <w:ins w:id="1501" w:author="PR Preview" w:date="2026-01-01T00:00:00Z">
        <w:r>
          <w:rPr>
            <w:b/>
            <w:bCs/>
          </w:rPr>
          <w:t xml:space="preserve"> </w:t>
        </w:r>
      </w:ins>
      <m:oMath>
        <m:r>
          <m:t>2</m:t>
        </m:r>
        <m:r>
          <m:rPr>
            <m:sty m:val="p"/>
          </m:rPr>
          <m:t>×</m:t>
        </m:r>
        <m:r>
          <m:t>2</m:t>
        </m:r>
      </m:oMath>
      <w:ins w:id="1502" w:author="PR Preview" w:date="2026-01-01T00:00:00Z">
        <w:r>
          <w:rPr>
            <w:b/>
            <w:bCs/>
          </w:rPr>
          <w:t xml:space="preserve"> </w:t>
        </w:r>
      </w:ins>
      <w:ins w:id="1503" w:author="PR Preview" w:date="2026-01-01T00:00:00Z">
        <w:r>
          <w:rPr>
            <w:b/>
            <w:bCs/>
          </w:rPr>
          <w:t xml:space="preserve">matrix)</w:t>
        </w:r>
      </w:ins>
      <w:ins w:id="1504" w:author="PR Preview" w:date="2026-01-01T00:00:00Z">
        <w:r>
          <w:t xml:space="preserve"> </w:t>
        </w:r>
      </w:ins>
      <w:ins w:id="1505" w:author="PR Preview" w:date="2026-01-01T00:00:00Z">
        <w:r>
          <w:t xml:space="preserve">For</w:t>
        </w:r>
      </w:ins>
      <w:ins w:id="15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1507" w:author="PR Preview" w:date="2026-01-01T00:00:00Z">
        <w:r>
          <w:t xml:space="preserve">,</w:t>
        </w:r>
      </w:ins>
      <w:ins w:id="1508" w:author="PR Preview" w:date="2026-01-01T00:00:00Z">
        <w:r>
          <w:t xml:space="preserve"> </w:t>
        </w:r>
      </w:ins>
      <w:ins w:id="1509" w:author="PR Preview" w:date="2026-01-01T00:00:00Z">
        <w:r>
          <w:t xml:space="preserve">deleting row 1 and column 1 leaves</w:t>
        </w:r>
      </w:ins>
      <w:ins w:id="1510"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1511" w:author="PR Preview" w:date="2026-01-01T00:00:00Z">
        <w:r>
          <w:t xml:space="preserve">,</w:t>
        </w:r>
      </w:ins>
      <w:ins w:id="1512" w:author="PR Preview" w:date="2026-01-01T00:00:00Z">
        <w:r>
          <w:t xml:space="preserve"> </w:t>
        </w:r>
      </w:ins>
      <w:ins w:id="1513" w:author="PR Preview" w:date="2026-01-01T00:00:00Z">
        <w:r>
          <w:t xml:space="preserve">and deleting row 1 and column 2 leaves</w:t>
        </w:r>
      </w:ins>
      <w:ins w:id="1514"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1515" w:author="PR Preview" w:date="2026-01-01T00:00:00Z">
        <w:r>
          <w:t xml:space="preserve">.</w:t>
        </w:r>
      </w:ins>
      <w:ins w:id="1516" w:author="PR Preview" w:date="2026-01-01T00:00:00Z">
        <w:r>
          <w:t xml:space="preserve"> </w:t>
        </w:r>
      </w:ins>
      <w:ins w:id="1517"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1518" w:author="PR Preview" w:date="2026-01-01T00:00:00Z">
        <w:r>
          <w:delText xml:space="preserve">For</w:delText>
        </w:r>
      </w:del>
      <w:del w:id="1519" w:author="PR Preview" w:date="2026-01-01T00:00:00Z">
        <w:r>
          <w:delText xml:space="preserve"> </w:delText>
        </w:r>
      </w:del>
      <m:oMath>
        <m:r>
          <m:t>p</m:t>
        </m:r>
        <m:r>
          <m:rPr>
            <m:sty m:val="p"/>
          </m:rPr>
          <m:t>=</m:t>
        </m:r>
        <m:r>
          <m:t>2</m:t>
        </m:r>
      </m:oMath>
      <w:del w:id="1520" w:author="PR Preview" w:date="2026-01-01T00:00:00Z">
        <w:r>
          <w:delText xml:space="preserve">, the columns have two orderings.</w:delText>
        </w:r>
      </w:del>
      <w:del w:id="1521" w:author="PR Preview" w:date="2026-01-01T00:00:00Z">
        <w:r>
          <w:delText xml:space="preserve"> </w:delText>
        </w:r>
      </w:del>
      <w:del w:id="1522" w:author="PR Preview" w:date="2026-01-01T00:00:00Z">
        <w:r>
          <w:delText xml:space="preserve">The ordering</w:delText>
        </w:r>
      </w:del>
      <w:del w:id="1523" w:author="PR Preview" w:date="2026-01-01T00:00:00Z">
        <w:r>
          <w:delText xml:space="preserve"> </w:delText>
        </w:r>
      </w:del>
      <m:oMath>
        <m:r>
          <m:rPr>
            <m:sty m:val="p"/>
          </m:rPr>
          <m:t>(</m:t>
        </m:r>
        <m:r>
          <m:t>1</m:t>
        </m:r>
        <m:r>
          <m:rPr>
            <m:sty m:val="p"/>
          </m:rPr>
          <m:t>,</m:t>
        </m:r>
        <m:r>
          <m:t>2</m:t>
        </m:r>
        <m:r>
          <m:rPr>
            <m:sty m:val="p"/>
          </m:rPr>
          <m:t>)</m:t>
        </m:r>
      </m:oMath>
      <w:del w:id="1524" w:author="PR Preview" w:date="2026-01-01T00:00:00Z">
        <w:r>
          <w:delText xml:space="preserve"> </w:delText>
        </w:r>
      </w:del>
      <w:del w:id="1525" w:author="PR Preview" w:date="2026-01-01T00:00:00Z">
        <w:r>
          <w:delText xml:space="preserve">keeps each column in place,</w:delText>
        </w:r>
      </w:del>
      <w:del w:id="1526" w:author="PR Preview" w:date="2026-01-01T00:00:00Z">
        <w:r>
          <w:delText xml:space="preserve"> </w:delText>
        </w:r>
      </w:del>
      <w:del w:id="1527" w:author="PR Preview" w:date="2026-01-01T00:00:00Z">
        <w:r>
          <w:delText xml:space="preserve">picks the entries</w:delText>
        </w:r>
      </w:del>
      <w:del w:id="1528" w:author="PR Preview" w:date="2026-01-01T00:00:00Z">
        <w:r>
          <w:delText xml:space="preserve"> </w:delText>
        </w:r>
      </w:del>
      <m:oMath>
        <m:sSub>
          <m:e>
            <m:r>
              <m:t>a</m:t>
            </m:r>
          </m:e>
          <m:sub>
            <m:r>
              <m:t>11</m:t>
            </m:r>
          </m:sub>
        </m:sSub>
      </m:oMath>
      <w:del w:id="1529" w:author="PR Preview" w:date="2026-01-01T00:00:00Z">
        <w:r>
          <w:delText xml:space="preserve"> </w:delText>
        </w:r>
      </w:del>
      <w:del w:id="1530" w:author="PR Preview" w:date="2026-01-01T00:00:00Z">
        <w:r>
          <w:delText xml:space="preserve">and</w:delText>
        </w:r>
      </w:del>
      <w:del w:id="1531" w:author="PR Preview" w:date="2026-01-01T00:00:00Z">
        <w:r>
          <w:delText xml:space="preserve"> </w:delText>
        </w:r>
      </w:del>
      <m:oMath>
        <m:sSub>
          <m:e>
            <m:r>
              <m:t>a</m:t>
            </m:r>
          </m:e>
          <m:sub>
            <m:r>
              <m:t>22</m:t>
            </m:r>
          </m:sub>
        </m:sSub>
      </m:oMath>
      <w:del w:id="1532" w:author="PR Preview" w:date="2026-01-01T00:00:00Z">
        <w:r>
          <w:delText xml:space="preserve">,</w:delText>
        </w:r>
      </w:del>
      <w:del w:id="1533" w:author="PR Preview" w:date="2026-01-01T00:00:00Z">
        <w:r>
          <w:delText xml:space="preserve"> </w:delText>
        </w:r>
      </w:del>
      <w:del w:id="1534" w:author="PR Preview" w:date="2026-01-01T00:00:00Z">
        <w:r>
          <w:delText xml:space="preserve">and has sign</w:delText>
        </w:r>
      </w:del>
      <w:del w:id="1535" w:author="PR Preview" w:date="2026-01-01T00:00:00Z">
        <w:r>
          <w:delText xml:space="preserve"> </w:delText>
        </w:r>
      </w:del>
      <m:oMath>
        <m:r>
          <m:rPr>
            <m:sty m:val="p"/>
          </m:rPr>
          <m:t>+</m:t>
        </m:r>
        <m:r>
          <m:t>1</m:t>
        </m:r>
      </m:oMath>
      <w:del w:id="1536" w:author="PR Preview" w:date="2026-01-01T00:00:00Z">
        <w:r>
          <w:delText xml:space="preserve">.</w:delText>
        </w:r>
      </w:del>
      <w:del w:id="1537" w:author="PR Preview" w:date="2026-01-01T00:00:00Z">
        <w:r>
          <w:delText xml:space="preserve"> </w:delText>
        </w:r>
      </w:del>
      <w:del w:id="1538" w:author="PR Preview" w:date="2026-01-01T00:00:00Z">
        <w:r>
          <w:delText xml:space="preserve">The ordering</w:delText>
        </w:r>
      </w:del>
      <w:del w:id="1539" w:author="PR Preview" w:date="2026-01-01T00:00:00Z">
        <w:r>
          <w:delText xml:space="preserve"> </w:delText>
        </w:r>
      </w:del>
      <m:oMath>
        <m:r>
          <m:rPr>
            <m:sty m:val="p"/>
          </m:rPr>
          <m:t>(</m:t>
        </m:r>
        <m:r>
          <m:t>2</m:t>
        </m:r>
        <m:r>
          <m:rPr>
            <m:sty m:val="p"/>
          </m:rPr>
          <m:t>,</m:t>
        </m:r>
        <m:r>
          <m:t>1</m:t>
        </m:r>
        <m:r>
          <m:rPr>
            <m:sty m:val="p"/>
          </m:rPr>
          <m:t>)</m:t>
        </m:r>
      </m:oMath>
      <w:del w:id="1540" w:author="PR Preview" w:date="2026-01-01T00:00:00Z">
        <w:r>
          <w:delText xml:space="preserve"> </w:delText>
        </w:r>
      </w:del>
      <w:del w:id="1541" w:author="PR Preview" w:date="2026-01-01T00:00:00Z">
        <w:r>
          <w:delText xml:space="preserve">swaps the two columns,</w:delText>
        </w:r>
      </w:del>
      <w:del w:id="1542" w:author="PR Preview" w:date="2026-01-01T00:00:00Z">
        <w:r>
          <w:delText xml:space="preserve"> </w:delText>
        </w:r>
      </w:del>
      <w:del w:id="1543" w:author="PR Preview" w:date="2026-01-01T00:00:00Z">
        <w:r>
          <w:delText xml:space="preserve">picks the entries</w:delText>
        </w:r>
      </w:del>
      <w:del w:id="1544" w:author="PR Preview" w:date="2026-01-01T00:00:00Z">
        <w:r>
          <w:delText xml:space="preserve"> </w:delText>
        </w:r>
      </w:del>
      <m:oMath>
        <m:sSub>
          <m:e>
            <m:r>
              <m:t>a</m:t>
            </m:r>
          </m:e>
          <m:sub>
            <m:r>
              <m:t>12</m:t>
            </m:r>
          </m:sub>
        </m:sSub>
      </m:oMath>
      <w:del w:id="1545" w:author="PR Preview" w:date="2026-01-01T00:00:00Z">
        <w:r>
          <w:delText xml:space="preserve"> </w:delText>
        </w:r>
      </w:del>
      <w:del w:id="1546" w:author="PR Preview" w:date="2026-01-01T00:00:00Z">
        <w:r>
          <w:delText xml:space="preserve">and</w:delText>
        </w:r>
      </w:del>
      <w:del w:id="1547" w:author="PR Preview" w:date="2026-01-01T00:00:00Z">
        <w:r>
          <w:delText xml:space="preserve"> </w:delText>
        </w:r>
      </w:del>
      <m:oMath>
        <m:sSub>
          <m:e>
            <m:r>
              <m:t>a</m:t>
            </m:r>
          </m:e>
          <m:sub>
            <m:r>
              <m:t>21</m:t>
            </m:r>
          </m:sub>
        </m:sSub>
      </m:oMath>
      <w:del w:id="1548" w:author="PR Preview" w:date="2026-01-01T00:00:00Z">
        <w:r>
          <w:delText xml:space="preserve">,</w:delText>
        </w:r>
      </w:del>
      <w:del w:id="1549" w:author="PR Preview" w:date="2026-01-01T00:00:00Z">
        <w:r>
          <w:delText xml:space="preserve"> </w:delText>
        </w:r>
      </w:del>
      <w:del w:id="1550" w:author="PR Preview" w:date="2026-01-01T00:00:00Z">
        <w:r>
          <w:delText xml:space="preserve">and has sign</w:delText>
        </w:r>
      </w:del>
      <w:del w:id="1551" w:author="PR Preview" w:date="2026-01-01T00:00:00Z">
        <w:r>
          <w:delText xml:space="preserve"> </w:delText>
        </w:r>
      </w:del>
      <m:oMath>
        <m:r>
          <m:rPr>
            <m:sty m:val="p"/>
          </m:rPr>
          <m:t>−</m:t>
        </m:r>
        <m:r>
          <m:t>1</m:t>
        </m:r>
      </m:oMath>
      <w:del w:id="1552" w:author="PR Preview" w:date="2026-01-01T00:00:00Z">
        <w:r>
          <w:delText xml:space="preserve">.</w:delText>
        </w:r>
      </w:del>
      <w:del w:id="1553" w:author="PR Preview" w:date="2026-01-01T00:00:00Z">
        <w:r>
          <w:delText xml:space="preserve"> </w:delText>
        </w:r>
      </w:del>
      <w:del w:id="1554" w:author="PR Preview" w:date="2026-01-01T00:00:00Z">
        <w:r>
          <w:delText xml:space="preserve">The sum</w:delText>
        </w:r>
      </w:del>
      <w:del w:id="1555"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1556" w:author="PR Preview" w:date="2026-01-01T00:00:00Z">
        <w:r>
          <w:delText xml:space="preserve"> </w:delText>
        </w:r>
      </w:del>
      <w:del w:id="1557" w:author="PR Preview" w:date="2026-01-01T00:00:00Z">
        <w:r>
          <w:delText xml:space="preserve">is the value</w:delText>
        </w:r>
      </w:del>
      <w:del w:id="1558" w:author="PR Preview" w:date="2026-01-01T00:00:00Z">
        <w:r>
          <w:delText xml:space="preserve"> </w:delText>
        </w:r>
      </w:del>
      <m:oMath>
        <m:r>
          <m:t>a</m:t>
        </m:r>
        <m:r>
          <m:t>d</m:t>
        </m:r>
        <m:r>
          <m:rPr>
            <m:sty m:val="p"/>
          </m:rPr>
          <m:t>−</m:t>
        </m:r>
        <m:r>
          <m:t>b</m:t>
        </m:r>
        <m:r>
          <m:t>c</m:t>
        </m:r>
      </m:oMath>
      <w:del w:id="1559" w:author="PR Preview" w:date="2026-01-01T00:00:00Z">
        <w:r>
          <w:delText xml:space="preserve"> </w:delText>
        </w:r>
      </w:del>
      <w:del w:id="1560" w:author="PR Preview" w:date="2026-01-01T00:00:00Z">
        <w:r>
          <w:delText xml:space="preserve">from</w:delText>
        </w:r>
      </w:del>
      <w:del w:id="1561" w:author="PR Preview" w:date="2026-01-01T00:00:00Z">
        <w:r>
          <w:delText xml:space="preserve"> </w:delText>
        </w:r>
      </w:del>
      <w:hyperlink w:anchor="exm-determinant">
        <w:del w:id="1562" w:author="PR Preview" w:date="2026-01-01T00:00:00Z">
          <w:r>
            <w:rPr>
              <w:rStyle w:val="Hyperlink"/>
            </w:rPr>
            <w:delText xml:space="preserve">Example 144</w:delText>
          </w:r>
        </w:del>
      </w:hyperlink>
      <w:del w:id="1563" w:author="PR Preview" w:date="2026-01-01T00:00:00Z">
        <w:r>
          <w:delText xml:space="preserve">.</w:delText>
        </w:r>
      </w:del>
    </w:p>
    <w:p>
      <w:pPr>
        <w:pStyle w:val="BodyText"/>
      </w:pPr>
      <w:ins w:id="1564" w:author="PR Preview" w:date="2026-01-01T00:00:00Z">
        <w:r>
          <w:t xml:space="preserve">For</w:t>
        </w:r>
      </w:ins>
      <w:ins w:id="1565" w:author="PR Preview" w:date="2026-01-01T00:00:00Z">
        <w:r>
          <w:t xml:space="preserve"> </w:t>
        </w:r>
      </w:ins>
      <m:oMath>
        <m:r>
          <m:t>p</m:t>
        </m:r>
        <m:r>
          <m:rPr>
            <m:sty m:val="p"/>
          </m:rPr>
          <m:t>=</m:t>
        </m:r>
        <m:r>
          <m:t>2</m:t>
        </m:r>
      </m:oMath>
      <w:ins w:id="1566" w:author="PR Preview" w:date="2026-01-01T00:00:00Z">
        <w:r>
          <w:t xml:space="preserve">, the columns have two orderings.</w:t>
        </w:r>
      </w:ins>
      <w:ins w:id="1567" w:author="PR Preview" w:date="2026-01-01T00:00:00Z">
        <w:r>
          <w:t xml:space="preserve"> </w:t>
        </w:r>
      </w:ins>
      <w:ins w:id="1568" w:author="PR Preview" w:date="2026-01-01T00:00:00Z">
        <w:r>
          <w:t xml:space="preserve">The ordering</w:t>
        </w:r>
      </w:ins>
      <w:ins w:id="1569" w:author="PR Preview" w:date="2026-01-01T00:00:00Z">
        <w:r>
          <w:t xml:space="preserve"> </w:t>
        </w:r>
      </w:ins>
      <m:oMath>
        <m:r>
          <m:rPr>
            <m:sty m:val="p"/>
          </m:rPr>
          <m:t>(</m:t>
        </m:r>
        <m:r>
          <m:t>1</m:t>
        </m:r>
        <m:r>
          <m:rPr>
            <m:sty m:val="p"/>
          </m:rPr>
          <m:t>,</m:t>
        </m:r>
        <m:r>
          <m:t>2</m:t>
        </m:r>
        <m:r>
          <m:rPr>
            <m:sty m:val="p"/>
          </m:rPr>
          <m:t>)</m:t>
        </m:r>
      </m:oMath>
      <w:ins w:id="1570" w:author="PR Preview" w:date="2026-01-01T00:00:00Z">
        <w:r>
          <w:t xml:space="preserve"> </w:t>
        </w:r>
      </w:ins>
      <w:ins w:id="1571" w:author="PR Preview" w:date="2026-01-01T00:00:00Z">
        <w:r>
          <w:t xml:space="preserve">keeps each column in place,</w:t>
        </w:r>
      </w:ins>
      <w:ins w:id="1572" w:author="PR Preview" w:date="2026-01-01T00:00:00Z">
        <w:r>
          <w:t xml:space="preserve"> </w:t>
        </w:r>
      </w:ins>
      <w:ins w:id="1573" w:author="PR Preview" w:date="2026-01-01T00:00:00Z">
        <w:r>
          <w:t xml:space="preserve">picks the entries</w:t>
        </w:r>
      </w:ins>
      <w:ins w:id="1574" w:author="PR Preview" w:date="2026-01-01T00:00:00Z">
        <w:r>
          <w:t xml:space="preserve"> </w:t>
        </w:r>
      </w:ins>
      <m:oMath>
        <m:sSub>
          <m:e>
            <m:r>
              <m:t>a</m:t>
            </m:r>
          </m:e>
          <m:sub>
            <m:r>
              <m:t>11</m:t>
            </m:r>
          </m:sub>
        </m:sSub>
      </m:oMath>
      <w:ins w:id="1575" w:author="PR Preview" w:date="2026-01-01T00:00:00Z">
        <w:r>
          <w:t xml:space="preserve"> </w:t>
        </w:r>
      </w:ins>
      <w:ins w:id="1576" w:author="PR Preview" w:date="2026-01-01T00:00:00Z">
        <w:r>
          <w:t xml:space="preserve">and</w:t>
        </w:r>
      </w:ins>
      <w:ins w:id="1577" w:author="PR Preview" w:date="2026-01-01T00:00:00Z">
        <w:r>
          <w:t xml:space="preserve"> </w:t>
        </w:r>
      </w:ins>
      <m:oMath>
        <m:sSub>
          <m:e>
            <m:r>
              <m:t>a</m:t>
            </m:r>
          </m:e>
          <m:sub>
            <m:r>
              <m:t>22</m:t>
            </m:r>
          </m:sub>
        </m:sSub>
      </m:oMath>
      <w:ins w:id="1578" w:author="PR Preview" w:date="2026-01-01T00:00:00Z">
        <w:r>
          <w:t xml:space="preserve">,</w:t>
        </w:r>
      </w:ins>
      <w:ins w:id="1579" w:author="PR Preview" w:date="2026-01-01T00:00:00Z">
        <w:r>
          <w:t xml:space="preserve"> </w:t>
        </w:r>
      </w:ins>
      <w:ins w:id="1580" w:author="PR Preview" w:date="2026-01-01T00:00:00Z">
        <w:r>
          <w:t xml:space="preserve">and has sign</w:t>
        </w:r>
      </w:ins>
      <w:ins w:id="1581" w:author="PR Preview" w:date="2026-01-01T00:00:00Z">
        <w:r>
          <w:t xml:space="preserve"> </w:t>
        </w:r>
      </w:ins>
      <m:oMath>
        <m:r>
          <m:rPr>
            <m:sty m:val="p"/>
          </m:rPr>
          <m:t>+</m:t>
        </m:r>
        <m:r>
          <m:t>1</m:t>
        </m:r>
      </m:oMath>
      <w:ins w:id="1582" w:author="PR Preview" w:date="2026-01-01T00:00:00Z">
        <w:r>
          <w:t xml:space="preserve">.</w:t>
        </w:r>
      </w:ins>
      <w:ins w:id="1583" w:author="PR Preview" w:date="2026-01-01T00:00:00Z">
        <w:r>
          <w:t xml:space="preserve"> </w:t>
        </w:r>
      </w:ins>
      <w:ins w:id="1584" w:author="PR Preview" w:date="2026-01-01T00:00:00Z">
        <w:r>
          <w:t xml:space="preserve">The ordering</w:t>
        </w:r>
      </w:ins>
      <w:ins w:id="1585" w:author="PR Preview" w:date="2026-01-01T00:00:00Z">
        <w:r>
          <w:t xml:space="preserve"> </w:t>
        </w:r>
      </w:ins>
      <m:oMath>
        <m:r>
          <m:rPr>
            <m:sty m:val="p"/>
          </m:rPr>
          <m:t>(</m:t>
        </m:r>
        <m:r>
          <m:t>2</m:t>
        </m:r>
        <m:r>
          <m:rPr>
            <m:sty m:val="p"/>
          </m:rPr>
          <m:t>,</m:t>
        </m:r>
        <m:r>
          <m:t>1</m:t>
        </m:r>
        <m:r>
          <m:rPr>
            <m:sty m:val="p"/>
          </m:rPr>
          <m:t>)</m:t>
        </m:r>
      </m:oMath>
      <w:ins w:id="1586" w:author="PR Preview" w:date="2026-01-01T00:00:00Z">
        <w:r>
          <w:t xml:space="preserve"> </w:t>
        </w:r>
      </w:ins>
      <w:ins w:id="1587" w:author="PR Preview" w:date="2026-01-01T00:00:00Z">
        <w:r>
          <w:t xml:space="preserve">swaps the two columns,</w:t>
        </w:r>
      </w:ins>
      <w:ins w:id="1588" w:author="PR Preview" w:date="2026-01-01T00:00:00Z">
        <w:r>
          <w:t xml:space="preserve"> </w:t>
        </w:r>
      </w:ins>
      <w:ins w:id="1589" w:author="PR Preview" w:date="2026-01-01T00:00:00Z">
        <w:r>
          <w:t xml:space="preserve">picks the entries</w:t>
        </w:r>
      </w:ins>
      <w:ins w:id="1590" w:author="PR Preview" w:date="2026-01-01T00:00:00Z">
        <w:r>
          <w:t xml:space="preserve"> </w:t>
        </w:r>
      </w:ins>
      <m:oMath>
        <m:sSub>
          <m:e>
            <m:r>
              <m:t>a</m:t>
            </m:r>
          </m:e>
          <m:sub>
            <m:r>
              <m:t>12</m:t>
            </m:r>
          </m:sub>
        </m:sSub>
      </m:oMath>
      <w:ins w:id="1591" w:author="PR Preview" w:date="2026-01-01T00:00:00Z">
        <w:r>
          <w:t xml:space="preserve"> </w:t>
        </w:r>
      </w:ins>
      <w:ins w:id="1592" w:author="PR Preview" w:date="2026-01-01T00:00:00Z">
        <w:r>
          <w:t xml:space="preserve">and</w:t>
        </w:r>
      </w:ins>
      <w:ins w:id="1593" w:author="PR Preview" w:date="2026-01-01T00:00:00Z">
        <w:r>
          <w:t xml:space="preserve"> </w:t>
        </w:r>
      </w:ins>
      <m:oMath>
        <m:sSub>
          <m:e>
            <m:r>
              <m:t>a</m:t>
            </m:r>
          </m:e>
          <m:sub>
            <m:r>
              <m:t>21</m:t>
            </m:r>
          </m:sub>
        </m:sSub>
      </m:oMath>
      <w:ins w:id="1594" w:author="PR Preview" w:date="2026-01-01T00:00:00Z">
        <w:r>
          <w:t xml:space="preserve">,</w:t>
        </w:r>
      </w:ins>
      <w:ins w:id="1595" w:author="PR Preview" w:date="2026-01-01T00:00:00Z">
        <w:r>
          <w:t xml:space="preserve"> </w:t>
        </w:r>
      </w:ins>
      <w:ins w:id="1596" w:author="PR Preview" w:date="2026-01-01T00:00:00Z">
        <w:r>
          <w:t xml:space="preserve">and has sign</w:t>
        </w:r>
      </w:ins>
      <w:ins w:id="1597" w:author="PR Preview" w:date="2026-01-01T00:00:00Z">
        <w:r>
          <w:t xml:space="preserve"> </w:t>
        </w:r>
      </w:ins>
      <m:oMath>
        <m:r>
          <m:rPr>
            <m:sty m:val="p"/>
          </m:rPr>
          <m:t>−</m:t>
        </m:r>
        <m:r>
          <m:t>1</m:t>
        </m:r>
      </m:oMath>
      <w:ins w:id="1598" w:author="PR Preview" w:date="2026-01-01T00:00:00Z">
        <w:r>
          <w:t xml:space="preserve">.</w:t>
        </w:r>
      </w:ins>
      <w:ins w:id="1599" w:author="PR Preview" w:date="2026-01-01T00:00:00Z">
        <w:r>
          <w:t xml:space="preserve"> </w:t>
        </w:r>
      </w:ins>
      <w:ins w:id="1600" w:author="PR Preview" w:date="2026-01-01T00:00:00Z">
        <w:r>
          <w:t xml:space="preserve">The sum</w:t>
        </w:r>
      </w:ins>
      <w:ins w:id="1601"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1602" w:author="PR Preview" w:date="2026-01-01T00:00:00Z">
        <w:r>
          <w:t xml:space="preserve"> </w:t>
        </w:r>
      </w:ins>
      <w:ins w:id="1603" w:author="PR Preview" w:date="2026-01-01T00:00:00Z">
        <w:r>
          <w:t xml:space="preserve">is the value</w:t>
        </w:r>
      </w:ins>
      <w:ins w:id="1604" w:author="PR Preview" w:date="2026-01-01T00:00:00Z">
        <w:r>
          <w:t xml:space="preserve"> </w:t>
        </w:r>
      </w:ins>
      <m:oMath>
        <m:r>
          <m:t>a</m:t>
        </m:r>
        <m:r>
          <m:t>d</m:t>
        </m:r>
        <m:r>
          <m:rPr>
            <m:sty m:val="p"/>
          </m:rPr>
          <m:t>−</m:t>
        </m:r>
        <m:r>
          <m:t>b</m:t>
        </m:r>
        <m:r>
          <m:t>c</m:t>
        </m:r>
      </m:oMath>
      <w:ins w:id="1605" w:author="PR Preview" w:date="2026-01-01T00:00:00Z">
        <w:r>
          <w:t xml:space="preserve"> </w:t>
        </w:r>
      </w:ins>
      <w:ins w:id="1606" w:author="PR Preview" w:date="2026-01-01T00:00:00Z">
        <w:r>
          <w:t xml:space="preserve">from</w:t>
        </w:r>
      </w:ins>
      <w:ins w:id="1607" w:author="PR Preview" w:date="2026-01-01T00:00:00Z">
        <w:r>
          <w:t xml:space="preserve"> </w:t>
        </w:r>
      </w:ins>
      <w:hyperlink w:anchor="exm-determinant">
        <w:ins w:id="1608" w:author="PR Preview" w:date="2026-01-01T00:00:00Z">
          <w:r>
            <w:rPr>
              <w:rStyle w:val="Hyperlink"/>
            </w:rPr>
            <w:t xml:space="preserve">Example 145</w:t>
          </w:r>
        </w:ins>
      </w:hyperlink>
      <w:ins w:id="1609" w:author="PR Preview" w:date="2026-01-01T00:00:00Z">
        <w:r>
          <w:t xml:space="preserve">.</w:t>
        </w:r>
      </w:ins>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del w:id="1610" w:author="PR Preview" w:date="2026-01-01T00:00:00Z">
        <w:r>
          <w:rPr>
            <w:b/>
            <w:bCs/>
          </w:rPr>
          <w:delText xml:space="preserve">Theorem 75 (Determinant of a diagonal matrix)</w:delText>
        </w:r>
      </w:del>
      <w:del w:id="1611" w:author="PR Preview" w:date="2026-01-01T00:00:00Z">
        <w:r>
          <w:delText xml:space="preserve"> </w:delText>
        </w:r>
      </w:del>
      <w:del w:id="1612" w:author="PR Preview" w:date="2026-01-01T00:00:00Z">
        <w:r>
          <w:delText xml:space="preserve">The determinant (</w:delText>
        </w:r>
      </w:del>
      <w:hyperlink w:anchor="def-determinant">
        <w:del w:id="1613" w:author="PR Preview" w:date="2026-01-01T00:00:00Z">
          <w:r>
            <w:rPr>
              <w:rStyle w:val="Hyperlink"/>
            </w:rPr>
            <w:delText xml:space="preserve">Definition 88</w:delText>
          </w:r>
        </w:del>
      </w:hyperlink>
      <w:del w:id="1614" w:author="PR Preview" w:date="2026-01-01T00:00:00Z">
        <w:r>
          <w:delText xml:space="preserve">) of a</w:delText>
        </w:r>
      </w:del>
      <w:del w:id="1615" w:author="PR Preview" w:date="2026-01-01T00:00:00Z">
        <w:r>
          <w:delText xml:space="preserve"> </w:delText>
        </w:r>
      </w:del>
      <m:oMath>
        <m:r>
          <m:t>p</m:t>
        </m:r>
        <m:r>
          <m:rPr>
            <m:sty m:val="p"/>
          </m:rPr>
          <m:t>×</m:t>
        </m:r>
        <m:r>
          <m:t>p</m:t>
        </m:r>
      </m:oMath>
      <w:del w:id="1616" w:author="PR Preview" w:date="2026-01-01T00:00:00Z">
        <w:r>
          <w:delText xml:space="preserve"> </w:delText>
        </w:r>
      </w:del>
      <w:del w:id="1617" w:author="PR Preview" w:date="2026-01-01T00:00:00Z">
        <w:r>
          <w:delText xml:space="preserve">diagonal matrix</w:delText>
        </w:r>
      </w:del>
      <w:del w:id="1618" w:author="PR Preview" w:date="2026-01-01T00:00:00Z">
        <w:r>
          <w:delText xml:space="preserve"> </w:delText>
        </w:r>
      </w:del>
      <w:del w:id="1619" w:author="PR Preview" w:date="2026-01-01T00:00:00Z">
        <w:r>
          <w:delText xml:space="preserve">(</w:delText>
        </w:r>
      </w:del>
      <w:hyperlink w:anchor="def-diagonal-matrix">
        <w:del w:id="1620" w:author="PR Preview" w:date="2026-01-01T00:00:00Z">
          <w:r>
            <w:rPr>
              <w:rStyle w:val="Hyperlink"/>
            </w:rPr>
            <w:delText xml:space="preserve">Definition 70</w:delText>
          </w:r>
        </w:del>
      </w:hyperlink>
      <w:del w:id="1621" w:author="PR Preview" w:date="2026-01-01T00:00:00Z">
        <w:r>
          <w:delText xml:space="preserve">)</w:delText>
        </w:r>
      </w:del>
      <w:del w:id="1622" w:author="PR Preview" w:date="2026-01-01T00:00:00Z">
        <w:r>
          <w:delText xml:space="preserve"> </w:delText>
        </w:r>
      </w:del>
      <w:del w:id="1623" w:author="PR Preview" w:date="2026-01-01T00:00:00Z">
        <w:r>
          <w:delText xml:space="preserve">is the product of its diagonal entries:</w:delText>
        </w:r>
      </w:del>
    </w:p>
    <w:p>
      <w:pPr>
        <w:pStyle w:val="FirstParagraph"/>
      </w:pPr>
      <w:ins w:id="1624" w:author="PR Preview" w:date="2026-01-01T00:00:00Z">
        <w:r>
          <w:rPr>
            <w:b/>
            <w:bCs/>
          </w:rPr>
          <w:t xml:space="preserve">Theorem 76 (Determinant of a diagonal matrix)</w:t>
        </w:r>
      </w:ins>
      <w:ins w:id="1625" w:author="PR Preview" w:date="2026-01-01T00:00:00Z">
        <w:r>
          <w:t xml:space="preserve"> </w:t>
        </w:r>
      </w:ins>
      <w:ins w:id="1626" w:author="PR Preview" w:date="2026-01-01T00:00:00Z">
        <w:r>
          <w:t xml:space="preserve">The determinant (</w:t>
        </w:r>
      </w:ins>
      <w:hyperlink w:anchor="def-determinant">
        <w:ins w:id="1627" w:author="PR Preview" w:date="2026-01-01T00:00:00Z">
          <w:r>
            <w:rPr>
              <w:rStyle w:val="Hyperlink"/>
            </w:rPr>
            <w:t xml:space="preserve">Definition 88</w:t>
          </w:r>
        </w:ins>
      </w:hyperlink>
      <w:ins w:id="1628" w:author="PR Preview" w:date="2026-01-01T00:00:00Z">
        <w:r>
          <w:t xml:space="preserve">) of a</w:t>
        </w:r>
      </w:ins>
      <w:ins w:id="1629" w:author="PR Preview" w:date="2026-01-01T00:00:00Z">
        <w:r>
          <w:t xml:space="preserve"> </w:t>
        </w:r>
      </w:ins>
      <m:oMath>
        <m:r>
          <m:t>p</m:t>
        </m:r>
        <m:r>
          <m:rPr>
            <m:sty m:val="p"/>
          </m:rPr>
          <m:t>×</m:t>
        </m:r>
        <m:r>
          <m:t>p</m:t>
        </m:r>
      </m:oMath>
      <w:ins w:id="1630" w:author="PR Preview" w:date="2026-01-01T00:00:00Z">
        <w:r>
          <w:t xml:space="preserve"> </w:t>
        </w:r>
      </w:ins>
      <w:ins w:id="1631" w:author="PR Preview" w:date="2026-01-01T00:00:00Z">
        <w:r>
          <w:t xml:space="preserve">diagonal matrix</w:t>
        </w:r>
      </w:ins>
      <w:ins w:id="1632" w:author="PR Preview" w:date="2026-01-01T00:00:00Z">
        <w:r>
          <w:t xml:space="preserve"> </w:t>
        </w:r>
      </w:ins>
      <w:ins w:id="1633" w:author="PR Preview" w:date="2026-01-01T00:00:00Z">
        <w:r>
          <w:t xml:space="preserve">(</w:t>
        </w:r>
      </w:ins>
      <w:hyperlink w:anchor="def-diagonal-matrix">
        <w:ins w:id="1634" w:author="PR Preview" w:date="2026-01-01T00:00:00Z">
          <w:r>
            <w:rPr>
              <w:rStyle w:val="Hyperlink"/>
            </w:rPr>
            <w:t xml:space="preserve">Definition 70</w:t>
          </w:r>
        </w:ins>
      </w:hyperlink>
      <w:ins w:id="1635" w:author="PR Preview" w:date="2026-01-01T00:00:00Z">
        <w:r>
          <w:t xml:space="preserve">)</w:t>
        </w:r>
      </w:ins>
      <w:ins w:id="1636" w:author="PR Preview" w:date="2026-01-01T00:00:00Z">
        <w:r>
          <w:t xml:space="preserve"> </w:t>
        </w:r>
      </w:ins>
      <w:ins w:id="1637"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del w:id="1638" w:author="PR Preview" w:date="2026-01-01T00:00:00Z">
        <w:r>
          <w:rPr>
            <w:b/>
            <w:bCs/>
          </w:rPr>
          <w:delText xml:space="preserve">Example 145 (Determinant of a scaled identity matrix)</w:delText>
        </w:r>
      </w:del>
      <w:del w:id="1639" w:author="PR Preview" w:date="2026-01-01T00:00:00Z">
        <w:r>
          <w:delText xml:space="preserve"> </w:delText>
        </w:r>
      </w:del>
      <w:del w:id="1640" w:author="PR Preview" w:date="2026-01-01T00:00:00Z">
        <w:r>
          <w:delText xml:space="preserve">For a number</w:delText>
        </w:r>
      </w:del>
      <w:del w:id="1641" w:author="PR Preview" w:date="2026-01-01T00:00:00Z">
        <w:r>
          <w:delText xml:space="preserve"> </w:delText>
        </w:r>
      </w:del>
      <m:oMath>
        <m:r>
          <m:t>c</m:t>
        </m:r>
      </m:oMath>
      <w:del w:id="1642" w:author="PR Preview" w:date="2026-01-01T00:00:00Z">
        <w:r>
          <w:delText xml:space="preserve">,</w:delText>
        </w:r>
      </w:del>
      <w:del w:id="1643" w:author="PR Preview" w:date="2026-01-01T00:00:00Z">
        <w:r>
          <w:delText xml:space="preserve"> </w:delText>
        </w:r>
      </w:del>
      <m:oMath>
        <m:r>
          <m:t>c</m:t>
        </m:r>
        <m:r>
          <m:t> </m:t>
        </m:r>
        <m:sSub>
          <m:e>
            <m:r>
              <m:rPr>
                <m:sty m:val="bi"/>
              </m:rPr>
              <m:t>I</m:t>
            </m:r>
          </m:e>
          <m:sub>
            <m:r>
              <m:t>p</m:t>
            </m:r>
          </m:sub>
        </m:sSub>
      </m:oMath>
      <w:del w:id="1644" w:author="PR Preview" w:date="2026-01-01T00:00:00Z">
        <w:r>
          <w:delText xml:space="preserve"> </w:delText>
        </w:r>
      </w:del>
      <w:del w:id="1645" w:author="PR Preview" w:date="2026-01-01T00:00:00Z">
        <w:r>
          <w:delText xml:space="preserve">is diagonal with every diagonal entry equal to</w:delText>
        </w:r>
      </w:del>
      <w:del w:id="1646" w:author="PR Preview" w:date="2026-01-01T00:00:00Z">
        <w:r>
          <w:delText xml:space="preserve"> </w:delText>
        </w:r>
      </w:del>
      <m:oMath>
        <m:r>
          <m:t>c</m:t>
        </m:r>
      </m:oMath>
      <w:del w:id="1647" w:author="PR Preview" w:date="2026-01-01T00:00:00Z">
        <w:r>
          <w:delText xml:space="preserve">,</w:delText>
        </w:r>
      </w:del>
      <w:del w:id="1648" w:author="PR Preview" w:date="2026-01-01T00:00:00Z">
        <w:r>
          <w:delText xml:space="preserve"> </w:delText>
        </w:r>
      </w:del>
      <w:del w:id="1649" w:author="PR Preview" w:date="2026-01-01T00:00:00Z">
        <w:r>
          <w:delText xml:space="preserve">so</w:delText>
        </w:r>
      </w:del>
      <w:del w:id="1650"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1651" w:author="PR Preview" w:date="2026-01-01T00:00:00Z">
        <w:r>
          <w:delText xml:space="preserve">.</w:delText>
        </w:r>
      </w:del>
      <w:del w:id="1652" w:author="PR Preview" w:date="2026-01-01T00:00:00Z">
        <w:r>
          <w:delText xml:space="preserve"> </w:delText>
        </w:r>
      </w:del>
      <w:del w:id="1653" w:author="PR Preview" w:date="2026-01-01T00:00:00Z">
        <w:r>
          <w:delText xml:space="preserve">In particular,</w:delText>
        </w:r>
      </w:del>
      <w:del w:id="1654"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1655" w:author="PR Preview" w:date="2026-01-01T00:00:00Z">
        <w:r>
          <w:delText xml:space="preserve">.</w:delText>
        </w:r>
      </w:del>
    </w:p>
    <w:p>
      <w:pPr>
        <w:pStyle w:val="BodyText"/>
      </w:pPr>
      <w:del w:id="1656" w:author="PR Preview" w:date="2026-01-01T00:00:00Z">
        <w:r>
          <w:rPr>
            <w:b/>
            <w:bCs/>
          </w:rPr>
          <w:delText xml:space="preserve">Theorem 76 (Determinant of a product)</w:delText>
        </w:r>
      </w:del>
      <w:del w:id="1657" w:author="PR Preview" w:date="2026-01-01T00:00:00Z">
        <w:r>
          <w:delText xml:space="preserve"> </w:delText>
        </w:r>
      </w:del>
      <w:del w:id="1658" w:author="PR Preview" w:date="2026-01-01T00:00:00Z">
        <w:r>
          <w:delText xml:space="preserve">For</w:delText>
        </w:r>
      </w:del>
      <w:del w:id="1659" w:author="PR Preview" w:date="2026-01-01T00:00:00Z">
        <w:r>
          <w:delText xml:space="preserve"> </w:delText>
        </w:r>
      </w:del>
      <m:oMath>
        <m:r>
          <m:t>p</m:t>
        </m:r>
        <m:r>
          <m:rPr>
            <m:sty m:val="p"/>
          </m:rPr>
          <m:t>×</m:t>
        </m:r>
        <m:r>
          <m:t>p</m:t>
        </m:r>
      </m:oMath>
      <w:del w:id="1660" w:author="PR Preview" w:date="2026-01-01T00:00:00Z">
        <w:r>
          <w:delText xml:space="preserve"> </w:delText>
        </w:r>
      </w:del>
      <w:del w:id="1661" w:author="PR Preview" w:date="2026-01-01T00:00:00Z">
        <w:r>
          <w:delText xml:space="preserve">matrices</w:delText>
        </w:r>
      </w:del>
      <w:del w:id="1662" w:author="PR Preview" w:date="2026-01-01T00:00:00Z">
        <w:r>
          <w:delText xml:space="preserve"> </w:delText>
        </w:r>
      </w:del>
      <m:oMath>
        <m:r>
          <m:rPr>
            <m:sty m:val="bi"/>
          </m:rPr>
          <m:t>A</m:t>
        </m:r>
      </m:oMath>
      <w:del w:id="1663" w:author="PR Preview" w:date="2026-01-01T00:00:00Z">
        <w:r>
          <w:delText xml:space="preserve"> </w:delText>
        </w:r>
      </w:del>
      <w:del w:id="1664" w:author="PR Preview" w:date="2026-01-01T00:00:00Z">
        <w:r>
          <w:delText xml:space="preserve">and</w:delText>
        </w:r>
      </w:del>
      <w:del w:id="1665" w:author="PR Preview" w:date="2026-01-01T00:00:00Z">
        <w:r>
          <w:delText xml:space="preserve"> </w:delText>
        </w:r>
      </w:del>
      <m:oMath>
        <m:r>
          <m:rPr>
            <m:sty m:val="bi"/>
          </m:rPr>
          <m:t>B</m:t>
        </m:r>
      </m:oMath>
      <w:del w:id="1666"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1667" w:author="PR Preview" w:date="2026-01-01T00:00:00Z">
        <w:r>
          <w:rPr>
            <w:b/>
            <w:bCs/>
          </w:rPr>
          <w:delText xml:space="preserve">Example 146 (Checking the product rule)</w:delText>
        </w:r>
      </w:del>
      <w:del w:id="1668" w:author="PR Preview" w:date="2026-01-01T00:00:00Z">
        <w:r>
          <w:delText xml:space="preserve"> </w:delText>
        </w:r>
      </w:del>
      <w:del w:id="1669" w:author="PR Preview" w:date="2026-01-01T00:00:00Z">
        <w:r>
          <w:delText xml:space="preserve">For</w:delText>
        </w:r>
      </w:del>
      <w:del w:id="167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671" w:author="PR Preview" w:date="2026-01-01T00:00:00Z">
        <w:r>
          <w:delText xml:space="preserve"> </w:delText>
        </w:r>
      </w:del>
      <w:del w:id="1672" w:author="PR Preview" w:date="2026-01-01T00:00:00Z">
        <w:r>
          <w:delText xml:space="preserve">and</w:delText>
        </w:r>
      </w:del>
      <w:del w:id="167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1674" w:author="PR Preview" w:date="2026-01-01T00:00:00Z">
        <w:r>
          <w:delText xml:space="preserve">,</w:delText>
        </w:r>
      </w:del>
      <w:del w:id="1675" w:author="PR Preview" w:date="2026-01-01T00:00:00Z">
        <w:r>
          <w:delText xml:space="preserve"> </w:delText>
        </w:r>
      </w:del>
      <w:hyperlink w:anchor="exm-determinant">
        <w:del w:id="1676" w:author="PR Preview" w:date="2026-01-01T00:00:00Z">
          <w:r>
            <w:rPr>
              <w:rStyle w:val="Hyperlink"/>
            </w:rPr>
            <w:delText xml:space="preserve">Example 144</w:delText>
          </w:r>
        </w:del>
      </w:hyperlink>
      <w:del w:id="1677" w:author="PR Preview" w:date="2026-01-01T00:00:00Z">
        <w:r>
          <w:delText xml:space="preserve"> </w:delText>
        </w:r>
      </w:del>
      <w:del w:id="1678" w:author="PR Preview" w:date="2026-01-01T00:00:00Z">
        <w:r>
          <w:delText xml:space="preserve">gives</w:delText>
        </w:r>
      </w:del>
      <w:del w:id="1679" w:author="PR Preview" w:date="2026-01-01T00:00:00Z">
        <w:r>
          <w:delText xml:space="preserve"> </w:delText>
        </w:r>
      </w:del>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del w:id="1680" w:author="PR Preview" w:date="2026-01-01T00:00:00Z">
        <w:r>
          <w:delText xml:space="preserve"> </w:delText>
        </w:r>
      </w:del>
      <w:del w:id="1681" w:author="PR Preview" w:date="2026-01-01T00:00:00Z">
        <w:r>
          <w:delText xml:space="preserve">and</w:delText>
        </w:r>
      </w:del>
      <w:del w:id="1682" w:author="PR Preview" w:date="2026-01-01T00:00:00Z">
        <w:r>
          <w:delText xml:space="preserve"> </w:delText>
        </w:r>
      </w:del>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del w:id="1683" w:author="PR Preview" w:date="2026-01-01T00:00:00Z">
        <w:r>
          <w:delText xml:space="preserve">.</w:delText>
        </w:r>
      </w:del>
      <w:del w:id="1684" w:author="PR Preview" w:date="2026-01-01T00:00:00Z">
        <w:r>
          <w:delText xml:space="preserve"> </w:delText>
        </w:r>
      </w:del>
      <w:del w:id="1685" w:author="PR Preview" w:date="2026-01-01T00:00:00Z">
        <w:r>
          <w:delText xml:space="preserve">The product is</w:delText>
        </w:r>
      </w:del>
    </w:p>
    <w:p>
      <w:pPr>
        <w:pStyle w:val="FirstParagraph"/>
      </w:pPr>
      <w:ins w:id="1686" w:author="PR Preview" w:date="2026-01-01T00:00:00Z">
        <w:r>
          <w:rPr>
            <w:b/>
            <w:bCs/>
          </w:rPr>
          <w:t xml:space="preserve">Example 146 (Determinant of a scaled identity matrix)</w:t>
        </w:r>
      </w:ins>
      <w:ins w:id="1687" w:author="PR Preview" w:date="2026-01-01T00:00:00Z">
        <w:r>
          <w:t xml:space="preserve"> </w:t>
        </w:r>
      </w:ins>
      <w:ins w:id="1688" w:author="PR Preview" w:date="2026-01-01T00:00:00Z">
        <w:r>
          <w:t xml:space="preserve">For a number</w:t>
        </w:r>
      </w:ins>
      <w:ins w:id="1689" w:author="PR Preview" w:date="2026-01-01T00:00:00Z">
        <w:r>
          <w:t xml:space="preserve"> </w:t>
        </w:r>
      </w:ins>
      <m:oMath>
        <m:r>
          <m:t>c</m:t>
        </m:r>
      </m:oMath>
      <w:ins w:id="1690" w:author="PR Preview" w:date="2026-01-01T00:00:00Z">
        <w:r>
          <w:t xml:space="preserve">,</w:t>
        </w:r>
      </w:ins>
      <w:ins w:id="1691" w:author="PR Preview" w:date="2026-01-01T00:00:00Z">
        <w:r>
          <w:t xml:space="preserve"> </w:t>
        </w:r>
      </w:ins>
      <m:oMath>
        <m:r>
          <m:t>c</m:t>
        </m:r>
        <m:r>
          <m:t> </m:t>
        </m:r>
        <m:sSub>
          <m:e>
            <m:r>
              <m:rPr>
                <m:sty m:val="bi"/>
              </m:rPr>
              <m:t>I</m:t>
            </m:r>
          </m:e>
          <m:sub>
            <m:r>
              <m:t>p</m:t>
            </m:r>
          </m:sub>
        </m:sSub>
      </m:oMath>
      <w:ins w:id="1692" w:author="PR Preview" w:date="2026-01-01T00:00:00Z">
        <w:r>
          <w:t xml:space="preserve"> </w:t>
        </w:r>
      </w:ins>
      <w:ins w:id="1693" w:author="PR Preview" w:date="2026-01-01T00:00:00Z">
        <w:r>
          <w:t xml:space="preserve">is diagonal with every diagonal entry equal to</w:t>
        </w:r>
      </w:ins>
      <w:ins w:id="1694" w:author="PR Preview" w:date="2026-01-01T00:00:00Z">
        <w:r>
          <w:t xml:space="preserve"> </w:t>
        </w:r>
      </w:ins>
      <m:oMath>
        <m:r>
          <m:t>c</m:t>
        </m:r>
      </m:oMath>
      <w:ins w:id="1695" w:author="PR Preview" w:date="2026-01-01T00:00:00Z">
        <w:r>
          <w:t xml:space="preserve">,</w:t>
        </w:r>
      </w:ins>
      <w:ins w:id="1696" w:author="PR Preview" w:date="2026-01-01T00:00:00Z">
        <w:r>
          <w:t xml:space="preserve"> </w:t>
        </w:r>
      </w:ins>
      <w:ins w:id="1697" w:author="PR Preview" w:date="2026-01-01T00:00:00Z">
        <w:r>
          <w:t xml:space="preserve">so</w:t>
        </w:r>
      </w:ins>
      <w:ins w:id="1698"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1699" w:author="PR Preview" w:date="2026-01-01T00:00:00Z">
        <w:r>
          <w:t xml:space="preserve">.</w:t>
        </w:r>
      </w:ins>
      <w:ins w:id="1700" w:author="PR Preview" w:date="2026-01-01T00:00:00Z">
        <w:r>
          <w:t xml:space="preserve"> </w:t>
        </w:r>
      </w:ins>
      <w:ins w:id="1701" w:author="PR Preview" w:date="2026-01-01T00:00:00Z">
        <w:r>
          <w:t xml:space="preserve">In particular,</w:t>
        </w:r>
      </w:ins>
      <w:ins w:id="1702"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1703" w:author="PR Preview" w:date="2026-01-01T00:00:00Z">
        <w:r>
          <w:t xml:space="preserve">.</w:t>
        </w:r>
      </w:ins>
    </w:p>
    <w:bookmarkEnd w:id="477"/>
    <w:bookmarkStart w:id="478" w:name="thm-det-product"/>
    <w:p>
      <w:pPr>
        <w:pStyle w:val="BodyText"/>
      </w:pPr>
      <w:ins w:id="1704" w:author="PR Preview" w:date="2026-01-01T00:00:00Z">
        <w:r>
          <w:rPr>
            <w:b/>
            <w:bCs/>
          </w:rPr>
          <w:t xml:space="preserve">Theorem 77 (Determinant of a product)</w:t>
        </w:r>
      </w:ins>
      <w:ins w:id="1705" w:author="PR Preview" w:date="2026-01-01T00:00:00Z">
        <w:r>
          <w:t xml:space="preserve"> </w:t>
        </w:r>
      </w:ins>
      <w:ins w:id="1706" w:author="PR Preview" w:date="2026-01-01T00:00:00Z">
        <w:r>
          <w:t xml:space="preserve">For</w:t>
        </w:r>
      </w:ins>
      <w:ins w:id="1707" w:author="PR Preview" w:date="2026-01-01T00:00:00Z">
        <w:r>
          <w:t xml:space="preserve"> </w:t>
        </w:r>
      </w:ins>
      <m:oMath>
        <m:r>
          <m:t>p</m:t>
        </m:r>
        <m:r>
          <m:rPr>
            <m:sty m:val="p"/>
          </m:rPr>
          <m:t>×</m:t>
        </m:r>
        <m:r>
          <m:t>p</m:t>
        </m:r>
      </m:oMath>
      <w:ins w:id="1708" w:author="PR Preview" w:date="2026-01-01T00:00:00Z">
        <w:r>
          <w:t xml:space="preserve"> </w:t>
        </w:r>
      </w:ins>
      <w:ins w:id="1709" w:author="PR Preview" w:date="2026-01-01T00:00:00Z">
        <w:r>
          <w:t xml:space="preserve">matrices</w:t>
        </w:r>
      </w:ins>
      <w:ins w:id="1710" w:author="PR Preview" w:date="2026-01-01T00:00:00Z">
        <w:r>
          <w:t xml:space="preserve"> </w:t>
        </w:r>
      </w:ins>
      <m:oMath>
        <m:r>
          <m:rPr>
            <m:sty m:val="bi"/>
          </m:rPr>
          <m:t>A</m:t>
        </m:r>
      </m:oMath>
      <w:ins w:id="1711" w:author="PR Preview" w:date="2026-01-01T00:00:00Z">
        <w:r>
          <w:t xml:space="preserve"> </w:t>
        </w:r>
      </w:ins>
      <w:ins w:id="1712" w:author="PR Preview" w:date="2026-01-01T00:00:00Z">
        <w:r>
          <w:t xml:space="preserve">and</w:t>
        </w:r>
      </w:ins>
      <w:ins w:id="1713" w:author="PR Preview" w:date="2026-01-01T00:00:00Z">
        <w:r>
          <w:t xml:space="preserve"> </w:t>
        </w:r>
      </w:ins>
      <m:oMath>
        <m:r>
          <m:rPr>
            <m:sty m:val="bi"/>
          </m:rPr>
          <m:t>B</m:t>
        </m:r>
      </m:oMath>
      <w:ins w:id="1714"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ins w:id="1715" w:author="PR Preview" w:date="2026-01-01T00:00:00Z">
        <w:r>
          <w:rPr>
            <w:b/>
            <w:bCs/>
          </w:rPr>
          <w:t xml:space="preserve">Example 147 (Checking the product rule)</w:t>
        </w:r>
      </w:ins>
      <w:ins w:id="1716" w:author="PR Preview" w:date="2026-01-01T00:00:00Z">
        <w:r>
          <w:t xml:space="preserve"> </w:t>
        </w:r>
      </w:ins>
      <w:ins w:id="1717" w:author="PR Preview" w:date="2026-01-01T00:00:00Z">
        <w:r>
          <w:t xml:space="preserve">For</w:t>
        </w:r>
      </w:ins>
      <w:ins w:id="17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719" w:author="PR Preview" w:date="2026-01-01T00:00:00Z">
        <w:r>
          <w:t xml:space="preserve"> </w:t>
        </w:r>
      </w:ins>
      <w:ins w:id="1720" w:author="PR Preview" w:date="2026-01-01T00:00:00Z">
        <w:r>
          <w:t xml:space="preserve">and</w:t>
        </w:r>
      </w:ins>
      <w:ins w:id="1721"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1722" w:author="PR Preview" w:date="2026-01-01T00:00:00Z">
        <w:r>
          <w:t xml:space="preserve">,</w:t>
        </w:r>
      </w:ins>
      <w:ins w:id="1723" w:author="PR Preview" w:date="2026-01-01T00:00:00Z">
        <w:r>
          <w:t xml:space="preserve"> </w:t>
        </w:r>
      </w:ins>
      <w:hyperlink w:anchor="exm-determinant">
        <w:ins w:id="1724" w:author="PR Preview" w:date="2026-01-01T00:00:00Z">
          <w:r>
            <w:rPr>
              <w:rStyle w:val="Hyperlink"/>
            </w:rPr>
            <w:t xml:space="preserve">Example 145</w:t>
          </w:r>
        </w:ins>
      </w:hyperlink>
      <w:ins w:id="1725" w:author="PR Preview" w:date="2026-01-01T00:00:00Z">
        <w:r>
          <w:t xml:space="preserve"> </w:t>
        </w:r>
      </w:ins>
      <w:ins w:id="1726" w:author="PR Preview" w:date="2026-01-01T00:00:00Z">
        <w:r>
          <w:t xml:space="preserve">gives</w:t>
        </w:r>
      </w:ins>
      <w:ins w:id="1727" w:author="PR Preview" w:date="2026-01-01T00:00:00Z">
        <w:r>
          <w:t xml:space="preserve"> </w:t>
        </w:r>
      </w:ins>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ins w:id="1728" w:author="PR Preview" w:date="2026-01-01T00:00:00Z">
        <w:r>
          <w:t xml:space="preserve"> </w:t>
        </w:r>
      </w:ins>
      <w:ins w:id="1729" w:author="PR Preview" w:date="2026-01-01T00:00:00Z">
        <w:r>
          <w:t xml:space="preserve">and</w:t>
        </w:r>
      </w:ins>
      <w:ins w:id="1730" w:author="PR Preview" w:date="2026-01-01T00:00:00Z">
        <w:r>
          <w:t xml:space="preserve"> </w:t>
        </w:r>
      </w:ins>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ins w:id="1731" w:author="PR Preview" w:date="2026-01-01T00:00:00Z">
        <w:r>
          <w:t xml:space="preserve">.</w:t>
        </w:r>
      </w:ins>
      <w:ins w:id="1732" w:author="PR Preview" w:date="2026-01-01T00:00:00Z">
        <w:r>
          <w:t xml:space="preserve"> </w:t>
        </w:r>
      </w:ins>
      <w:ins w:id="1733" w:author="PR Preview" w:date="2026-01-01T00:00:00Z">
        <w:r>
          <w:t xml:space="preserve">The product is</w:t>
        </w:r>
      </w:ins>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del w:id="1734" w:author="PR Preview" w:date="2026-01-01T00:00:00Z">
        <w:r>
          <w:rPr>
            <w:i/>
            <w:iCs/>
          </w:rPr>
          <w:delText xml:space="preserve">Remark 39</w:delText>
        </w:r>
      </w:del>
      <w:del w:id="1735" w:author="PR Preview" w:date="2026-01-01T00:00:00Z">
        <w:r>
          <w:delText xml:space="preserve"> (An example is not a proof). </w:delText>
        </w:r>
      </w:del>
      <w:hyperlink w:anchor="exm-det-product">
        <w:del w:id="1736" w:author="PR Preview" w:date="2026-01-01T00:00:00Z">
          <w:r>
            <w:rPr>
              <w:rStyle w:val="Hyperlink"/>
            </w:rPr>
            <w:delText xml:space="preserve">Example 146</w:delText>
          </w:r>
        </w:del>
      </w:hyperlink>
      <w:del w:id="1737" w:author="PR Preview" w:date="2026-01-01T00:00:00Z">
        <w:r>
          <w:delText xml:space="preserve"> </w:delText>
        </w:r>
      </w:del>
      <w:del w:id="1738" w:author="PR Preview" w:date="2026-01-01T00:00:00Z">
        <w:r>
          <w:delText xml:space="preserve">checks</w:delText>
        </w:r>
      </w:del>
      <w:del w:id="1739" w:author="PR Preview" w:date="2026-01-01T00:00:00Z">
        <w:r>
          <w:delText xml:space="preserve"> </w:delText>
        </w:r>
      </w:del>
      <w:hyperlink w:anchor="thm-det-product">
        <w:del w:id="1740" w:author="PR Preview" w:date="2026-01-01T00:00:00Z">
          <w:r>
            <w:rPr>
              <w:rStyle w:val="Hyperlink"/>
            </w:rPr>
            <w:delText xml:space="preserve">Theorem 76</w:delText>
          </w:r>
        </w:del>
      </w:hyperlink>
      <w:del w:id="1741" w:author="PR Preview" w:date="2026-01-01T00:00:00Z">
        <w:r>
          <w:delText xml:space="preserve"> </w:delText>
        </w:r>
      </w:del>
      <w:del w:id="1742" w:author="PR Preview" w:date="2026-01-01T00:00:00Z">
        <w:r>
          <w:delText xml:space="preserve">for one pair of</w:delText>
        </w:r>
      </w:del>
      <w:del w:id="1743" w:author="PR Preview" w:date="2026-01-01T00:00:00Z">
        <w:r>
          <w:delText xml:space="preserve"> </w:delText>
        </w:r>
      </w:del>
      <m:oMath>
        <m:r>
          <m:t>2</m:t>
        </m:r>
        <m:r>
          <m:rPr>
            <m:sty m:val="p"/>
          </m:rPr>
          <m:t>×</m:t>
        </m:r>
        <m:r>
          <m:t>2</m:t>
        </m:r>
      </m:oMath>
      <w:del w:id="1744" w:author="PR Preview" w:date="2026-01-01T00:00:00Z">
        <w:r>
          <w:delText xml:space="preserve"> </w:delText>
        </w:r>
      </w:del>
      <w:del w:id="1745" w:author="PR Preview" w:date="2026-01-01T00:00:00Z">
        <w:r>
          <w:delText xml:space="preserve">matrices,</w:delText>
        </w:r>
      </w:del>
      <w:del w:id="1746" w:author="PR Preview" w:date="2026-01-01T00:00:00Z">
        <w:r>
          <w:delText xml:space="preserve"> </w:delText>
        </w:r>
      </w:del>
      <w:del w:id="1747" w:author="PR Preview" w:date="2026-01-01T00:00:00Z">
        <w:r>
          <w:delText xml:space="preserve">which shows the theorem holds there</w:delText>
        </w:r>
      </w:del>
      <w:del w:id="1748" w:author="PR Preview" w:date="2026-01-01T00:00:00Z">
        <w:r>
          <w:delText xml:space="preserve"> </w:delText>
        </w:r>
      </w:del>
      <w:del w:id="1749" w:author="PR Preview" w:date="2026-01-01T00:00:00Z">
        <w:r>
          <w:delText xml:space="preserve">but does not prove it for every pair.</w:delText>
        </w:r>
      </w:del>
      <w:del w:id="1750" w:author="PR Preview" w:date="2026-01-01T00:00:00Z">
        <w:r>
          <w:delText xml:space="preserve"> </w:delText>
        </w:r>
      </w:del>
      <w:del w:id="1751" w:author="PR Preview" w:date="2026-01-01T00:00:00Z">
        <w:r>
          <w:delText xml:space="preserve">The proof needs properties of the determinant</w:delText>
        </w:r>
      </w:del>
      <w:del w:id="1752" w:author="PR Preview" w:date="2026-01-01T00:00:00Z">
        <w:r>
          <w:delText xml:space="preserve"> </w:delText>
        </w:r>
      </w:del>
      <w:del w:id="1753" w:author="PR Preview" w:date="2026-01-01T00:00:00Z">
        <w:r>
          <w:delText xml:space="preserve">that these notes don’t develop;</w:delText>
        </w:r>
      </w:del>
      <w:del w:id="1754" w:author="PR Preview" w:date="2026-01-01T00:00:00Z">
        <w:r>
          <w:delText xml:space="preserve"> </w:delText>
        </w:r>
      </w:del>
      <w:del w:id="1755" w:author="PR Preview" w:date="2026-01-01T00:00:00Z">
        <w:r>
          <w:delText xml:space="preserve">see</w:delText>
        </w:r>
      </w:del>
      <w:del w:id="1756" w:author="PR Preview" w:date="2026-01-01T00:00:00Z">
        <w:r>
          <w:delText xml:space="preserve"> </w:delText>
        </w:r>
      </w:del>
      <w:del w:id="1757" w:author="PR Preview" w:date="2026-01-01T00:00:00Z">
        <w:r>
          <w:delText xml:space="preserve">Banerjee and Roy (2014)</w:delText>
        </w:r>
      </w:del>
      <w:del w:id="1758" w:author="PR Preview" w:date="2026-01-01T00:00:00Z">
        <w:r>
          <w:delText xml:space="preserve">.</w:delText>
        </w:r>
      </w:del>
    </w:p>
    <w:p>
      <w:pPr>
        <w:pStyle w:val="BodyText"/>
      </w:pPr>
      <w:ins w:id="1759" w:author="PR Preview" w:date="2026-01-01T00:00:00Z">
        <w:r>
          <w:rPr>
            <w:i/>
            <w:iCs/>
          </w:rPr>
          <w:t xml:space="preserve">Remark 39</w:t>
        </w:r>
      </w:ins>
      <w:ins w:id="1760" w:author="PR Preview" w:date="2026-01-01T00:00:00Z">
        <w:r>
          <w:t xml:space="preserve"> (An example is not a proof). </w:t>
        </w:r>
      </w:ins>
      <w:hyperlink w:anchor="exm-det-product">
        <w:ins w:id="1761" w:author="PR Preview" w:date="2026-01-01T00:00:00Z">
          <w:r>
            <w:rPr>
              <w:rStyle w:val="Hyperlink"/>
            </w:rPr>
            <w:t xml:space="preserve">Example 147</w:t>
          </w:r>
        </w:ins>
      </w:hyperlink>
      <w:ins w:id="1762" w:author="PR Preview" w:date="2026-01-01T00:00:00Z">
        <w:r>
          <w:t xml:space="preserve"> </w:t>
        </w:r>
      </w:ins>
      <w:ins w:id="1763" w:author="PR Preview" w:date="2026-01-01T00:00:00Z">
        <w:r>
          <w:t xml:space="preserve">checks</w:t>
        </w:r>
      </w:ins>
      <w:ins w:id="1764" w:author="PR Preview" w:date="2026-01-01T00:00:00Z">
        <w:r>
          <w:t xml:space="preserve"> </w:t>
        </w:r>
      </w:ins>
      <w:hyperlink w:anchor="thm-det-product">
        <w:ins w:id="1765" w:author="PR Preview" w:date="2026-01-01T00:00:00Z">
          <w:r>
            <w:rPr>
              <w:rStyle w:val="Hyperlink"/>
            </w:rPr>
            <w:t xml:space="preserve">Theorem 77</w:t>
          </w:r>
        </w:ins>
      </w:hyperlink>
      <w:ins w:id="1766" w:author="PR Preview" w:date="2026-01-01T00:00:00Z">
        <w:r>
          <w:t xml:space="preserve"> </w:t>
        </w:r>
      </w:ins>
      <w:ins w:id="1767" w:author="PR Preview" w:date="2026-01-01T00:00:00Z">
        <w:r>
          <w:t xml:space="preserve">for one pair of</w:t>
        </w:r>
      </w:ins>
      <w:ins w:id="1768" w:author="PR Preview" w:date="2026-01-01T00:00:00Z">
        <w:r>
          <w:t xml:space="preserve"> </w:t>
        </w:r>
      </w:ins>
      <m:oMath>
        <m:r>
          <m:t>2</m:t>
        </m:r>
        <m:r>
          <m:rPr>
            <m:sty m:val="p"/>
          </m:rPr>
          <m:t>×</m:t>
        </m:r>
        <m:r>
          <m:t>2</m:t>
        </m:r>
      </m:oMath>
      <w:ins w:id="1769" w:author="PR Preview" w:date="2026-01-01T00:00:00Z">
        <w:r>
          <w:t xml:space="preserve"> </w:t>
        </w:r>
      </w:ins>
      <w:ins w:id="1770" w:author="PR Preview" w:date="2026-01-01T00:00:00Z">
        <w:r>
          <w:t xml:space="preserve">matrices,</w:t>
        </w:r>
      </w:ins>
      <w:ins w:id="1771" w:author="PR Preview" w:date="2026-01-01T00:00:00Z">
        <w:r>
          <w:t xml:space="preserve"> </w:t>
        </w:r>
      </w:ins>
      <w:ins w:id="1772" w:author="PR Preview" w:date="2026-01-01T00:00:00Z">
        <w:r>
          <w:t xml:space="preserve">which shows the theorem holds there</w:t>
        </w:r>
      </w:ins>
      <w:ins w:id="1773" w:author="PR Preview" w:date="2026-01-01T00:00:00Z">
        <w:r>
          <w:t xml:space="preserve"> </w:t>
        </w:r>
      </w:ins>
      <w:ins w:id="1774" w:author="PR Preview" w:date="2026-01-01T00:00:00Z">
        <w:r>
          <w:t xml:space="preserve">but does not prove it for every pair.</w:t>
        </w:r>
      </w:ins>
      <w:ins w:id="1775" w:author="PR Preview" w:date="2026-01-01T00:00:00Z">
        <w:r>
          <w:t xml:space="preserve"> </w:t>
        </w:r>
      </w:ins>
      <w:ins w:id="1776" w:author="PR Preview" w:date="2026-01-01T00:00:00Z">
        <w:r>
          <w:t xml:space="preserve">The proof needs properties of the determinant</w:t>
        </w:r>
      </w:ins>
      <w:ins w:id="1777" w:author="PR Preview" w:date="2026-01-01T00:00:00Z">
        <w:r>
          <w:t xml:space="preserve"> </w:t>
        </w:r>
      </w:ins>
      <w:ins w:id="1778" w:author="PR Preview" w:date="2026-01-01T00:00:00Z">
        <w:r>
          <w:t xml:space="preserve">that these notes don’t develop;</w:t>
        </w:r>
      </w:ins>
      <w:ins w:id="1779" w:author="PR Preview" w:date="2026-01-01T00:00:00Z">
        <w:r>
          <w:t xml:space="preserve"> </w:t>
        </w:r>
      </w:ins>
      <w:ins w:id="1780" w:author="PR Preview" w:date="2026-01-01T00:00:00Z">
        <w:r>
          <w:t xml:space="preserve">see</w:t>
        </w:r>
      </w:ins>
      <w:ins w:id="1781" w:author="PR Preview" w:date="2026-01-01T00:00:00Z">
        <w:r>
          <w:t xml:space="preserve"> </w:t>
        </w:r>
      </w:ins>
      <w:ins w:id="1782" w:author="PR Preview" w:date="2026-01-01T00:00:00Z">
        <w:r>
          <w:t xml:space="preserve">Banerjee and Roy (2014)</w:t>
        </w:r>
      </w:ins>
      <w:ins w:id="1783" w:author="PR Preview" w:date="2026-01-01T00:00:00Z">
        <w:r>
          <w:t xml:space="preserve">.</w:t>
        </w:r>
      </w:ins>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del w:id="1784" w:author="PR Preview" w:date="2026-01-01T00:00:00Z">
        <w:r>
          <w:rPr>
            <w:b/>
            <w:bCs/>
          </w:rPr>
          <w:delText xml:space="preserve">Theorem 77 (The determinant of a symmetric matrix is the product of its eigenvalues)</w:delText>
        </w:r>
      </w:del>
      <w:del w:id="1785" w:author="PR Preview" w:date="2026-01-01T00:00:00Z">
        <w:r>
          <w:delText xml:space="preserve"> </w:delText>
        </w:r>
      </w:del>
      <w:del w:id="1786" w:author="PR Preview" w:date="2026-01-01T00:00:00Z">
        <w:r>
          <w:delText xml:space="preserve">Let</w:delText>
        </w:r>
      </w:del>
      <w:del w:id="1787" w:author="PR Preview" w:date="2026-01-01T00:00:00Z">
        <w:r>
          <w:delText xml:space="preserve"> </w:delText>
        </w:r>
      </w:del>
      <m:oMath>
        <m:r>
          <m:rPr>
            <m:sty m:val="bi"/>
          </m:rPr>
          <m:t>A</m:t>
        </m:r>
      </m:oMath>
      <w:del w:id="1788" w:author="PR Preview" w:date="2026-01-01T00:00:00Z">
        <w:r>
          <w:delText xml:space="preserve"> </w:delText>
        </w:r>
      </w:del>
      <w:del w:id="1789" w:author="PR Preview" w:date="2026-01-01T00:00:00Z">
        <w:r>
          <w:delText xml:space="preserve">be a</w:delText>
        </w:r>
      </w:del>
      <w:del w:id="1790" w:author="PR Preview" w:date="2026-01-01T00:00:00Z">
        <w:r>
          <w:delText xml:space="preserve"> </w:delText>
        </w:r>
      </w:del>
      <m:oMath>
        <m:r>
          <m:t>p</m:t>
        </m:r>
        <m:r>
          <m:rPr>
            <m:sty m:val="p"/>
          </m:rPr>
          <m:t>×</m:t>
        </m:r>
        <m:r>
          <m:t>p</m:t>
        </m:r>
      </m:oMath>
      <w:del w:id="1791" w:author="PR Preview" w:date="2026-01-01T00:00:00Z">
        <w:r>
          <w:delText xml:space="preserve"> </w:delText>
        </w:r>
      </w:del>
      <w:del w:id="1792" w:author="PR Preview" w:date="2026-01-01T00:00:00Z">
        <w:r>
          <w:delText xml:space="preserve">symmetric matrix with real entries,</w:delText>
        </w:r>
      </w:del>
      <w:del w:id="1793" w:author="PR Preview" w:date="2026-01-01T00:00:00Z">
        <w:r>
          <w:delText xml:space="preserve"> </w:delText>
        </w:r>
      </w:del>
      <w:del w:id="1794" w:author="PR Preview" w:date="2026-01-01T00:00:00Z">
        <w:r>
          <w:delText xml:space="preserve">with eigendecomposition</w:delText>
        </w:r>
      </w:del>
      <w:del w:id="1795"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796" w:author="PR Preview" w:date="2026-01-01T00:00:00Z">
        <w:r>
          <w:delText xml:space="preserve"> </w:delText>
        </w:r>
      </w:del>
      <w:del w:id="1797" w:author="PR Preview" w:date="2026-01-01T00:00:00Z">
        <w:r>
          <w:delText xml:space="preserve">(</w:delText>
        </w:r>
      </w:del>
      <w:hyperlink w:anchor="def-eigendecomposition">
        <w:del w:id="1798" w:author="PR Preview" w:date="2026-01-01T00:00:00Z">
          <w:r>
            <w:rPr>
              <w:rStyle w:val="Hyperlink"/>
            </w:rPr>
            <w:delText xml:space="preserve">Definition 83</w:delText>
          </w:r>
        </w:del>
      </w:hyperlink>
      <w:del w:id="1799" w:author="PR Preview" w:date="2026-01-01T00:00:00Z">
        <w:r>
          <w:delText xml:space="preserve">)</w:delText>
        </w:r>
      </w:del>
      <w:del w:id="1800" w:author="PR Preview" w:date="2026-01-01T00:00:00Z">
        <w:r>
          <w:delText xml:space="preserve"> </w:delText>
        </w:r>
      </w:del>
      <w:del w:id="1801" w:author="PR Preview" w:date="2026-01-01T00:00:00Z">
        <w:r>
          <w:delText xml:space="preserve">and eigenvalues</w:delText>
        </w:r>
      </w:del>
      <w:del w:id="1802"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803" w:author="PR Preview" w:date="2026-01-01T00:00:00Z">
        <w:r>
          <w:delText xml:space="preserve"> </w:delText>
        </w:r>
      </w:del>
      <w:del w:id="1804" w:author="PR Preview" w:date="2026-01-01T00:00:00Z">
        <w:r>
          <w:delText xml:space="preserve">on the diagonal of</w:delText>
        </w:r>
      </w:del>
      <w:del w:id="1805" w:author="PR Preview" w:date="2026-01-01T00:00:00Z">
        <w:r>
          <w:delText xml:space="preserve"> </w:delText>
        </w:r>
      </w:del>
      <m:oMath>
        <m:r>
          <m:rPr>
            <m:sty m:val="b"/>
          </m:rPr>
          <m:t>Λ</m:t>
        </m:r>
      </m:oMath>
      <w:del w:id="1806" w:author="PR Preview" w:date="2026-01-01T00:00:00Z">
        <w:r>
          <w:delText xml:space="preserve">.</w:delText>
        </w:r>
      </w:del>
      <w:del w:id="1807" w:author="PR Preview" w:date="2026-01-01T00:00:00Z">
        <w:r>
          <w:delText xml:space="preserve"> </w:delText>
        </w:r>
      </w:del>
      <w:del w:id="1808" w:author="PR Preview" w:date="2026-01-01T00:00:00Z">
        <w:r>
          <w:delText xml:space="preserve">Then</w:delText>
        </w:r>
      </w:del>
    </w:p>
    <w:p>
      <w:pPr>
        <w:pStyle w:val="BodyText"/>
      </w:pPr>
      <w:ins w:id="1809" w:author="PR Preview" w:date="2026-01-01T00:00:00Z">
        <w:r>
          <w:rPr>
            <w:b/>
            <w:bCs/>
          </w:rPr>
          <w:t xml:space="preserve">Theorem 78 (The determinant of a symmetric matrix is the product of its eigenvalues)</w:t>
        </w:r>
      </w:ins>
      <w:ins w:id="1810" w:author="PR Preview" w:date="2026-01-01T00:00:00Z">
        <w:r>
          <w:t xml:space="preserve"> </w:t>
        </w:r>
      </w:ins>
      <w:ins w:id="1811" w:author="PR Preview" w:date="2026-01-01T00:00:00Z">
        <w:r>
          <w:t xml:space="preserve">Let</w:t>
        </w:r>
      </w:ins>
      <w:ins w:id="1812" w:author="PR Preview" w:date="2026-01-01T00:00:00Z">
        <w:r>
          <w:t xml:space="preserve"> </w:t>
        </w:r>
      </w:ins>
      <m:oMath>
        <m:r>
          <m:rPr>
            <m:sty m:val="bi"/>
          </m:rPr>
          <m:t>A</m:t>
        </m:r>
      </m:oMath>
      <w:ins w:id="1813" w:author="PR Preview" w:date="2026-01-01T00:00:00Z">
        <w:r>
          <w:t xml:space="preserve"> </w:t>
        </w:r>
      </w:ins>
      <w:ins w:id="1814" w:author="PR Preview" w:date="2026-01-01T00:00:00Z">
        <w:r>
          <w:t xml:space="preserve">be a</w:t>
        </w:r>
      </w:ins>
      <w:ins w:id="1815" w:author="PR Preview" w:date="2026-01-01T00:00:00Z">
        <w:r>
          <w:t xml:space="preserve"> </w:t>
        </w:r>
      </w:ins>
      <m:oMath>
        <m:r>
          <m:t>p</m:t>
        </m:r>
        <m:r>
          <m:rPr>
            <m:sty m:val="p"/>
          </m:rPr>
          <m:t>×</m:t>
        </m:r>
        <m:r>
          <m:t>p</m:t>
        </m:r>
      </m:oMath>
      <w:ins w:id="1816" w:author="PR Preview" w:date="2026-01-01T00:00:00Z">
        <w:r>
          <w:t xml:space="preserve"> </w:t>
        </w:r>
      </w:ins>
      <w:ins w:id="1817" w:author="PR Preview" w:date="2026-01-01T00:00:00Z">
        <w:r>
          <w:t xml:space="preserve">symmetric matrix with real entries,</w:t>
        </w:r>
      </w:ins>
      <w:ins w:id="1818" w:author="PR Preview" w:date="2026-01-01T00:00:00Z">
        <w:r>
          <w:t xml:space="preserve"> </w:t>
        </w:r>
      </w:ins>
      <w:ins w:id="1819" w:author="PR Preview" w:date="2026-01-01T00:00:00Z">
        <w:r>
          <w:t xml:space="preserve">with eigendecomposition</w:t>
        </w:r>
      </w:ins>
      <w:ins w:id="182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821" w:author="PR Preview" w:date="2026-01-01T00:00:00Z">
        <w:r>
          <w:t xml:space="preserve"> </w:t>
        </w:r>
      </w:ins>
      <w:ins w:id="1822" w:author="PR Preview" w:date="2026-01-01T00:00:00Z">
        <w:r>
          <w:t xml:space="preserve">(</w:t>
        </w:r>
      </w:ins>
      <w:hyperlink w:anchor="def-eigendecomposition">
        <w:ins w:id="1823" w:author="PR Preview" w:date="2026-01-01T00:00:00Z">
          <w:r>
            <w:rPr>
              <w:rStyle w:val="Hyperlink"/>
            </w:rPr>
            <w:t xml:space="preserve">Definition 83</w:t>
          </w:r>
        </w:ins>
      </w:hyperlink>
      <w:ins w:id="1824" w:author="PR Preview" w:date="2026-01-01T00:00:00Z">
        <w:r>
          <w:t xml:space="preserve">)</w:t>
        </w:r>
      </w:ins>
      <w:ins w:id="1825" w:author="PR Preview" w:date="2026-01-01T00:00:00Z">
        <w:r>
          <w:t xml:space="preserve"> </w:t>
        </w:r>
      </w:ins>
      <w:ins w:id="1826" w:author="PR Preview" w:date="2026-01-01T00:00:00Z">
        <w:r>
          <w:t xml:space="preserve">and eigenvalues</w:t>
        </w:r>
      </w:ins>
      <w:ins w:id="182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828" w:author="PR Preview" w:date="2026-01-01T00:00:00Z">
        <w:r>
          <w:t xml:space="preserve"> </w:t>
        </w:r>
      </w:ins>
      <w:ins w:id="1829" w:author="PR Preview" w:date="2026-01-01T00:00:00Z">
        <w:r>
          <w:t xml:space="preserve">on the diagonal of</w:t>
        </w:r>
      </w:ins>
      <w:ins w:id="1830" w:author="PR Preview" w:date="2026-01-01T00:00:00Z">
        <w:r>
          <w:t xml:space="preserve"> </w:t>
        </w:r>
      </w:ins>
      <m:oMath>
        <m:r>
          <m:rPr>
            <m:sty m:val="b"/>
          </m:rPr>
          <m:t>Λ</m:t>
        </m:r>
      </m:oMath>
      <w:ins w:id="1831" w:author="PR Preview" w:date="2026-01-01T00:00:00Z">
        <w:r>
          <w:t xml:space="preserve">.</w:t>
        </w:r>
      </w:ins>
      <w:ins w:id="1832" w:author="PR Preview" w:date="2026-01-01T00:00:00Z">
        <w:r>
          <w:t xml:space="preserve"> </w:t>
        </w:r>
      </w:ins>
      <w:ins w:id="1833"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1834" w:author="PR Preview" w:date="2026-01-01T00:00:00Z">
        <w:r>
          <w:delText xml:space="preserve">The product steps are</w:delText>
        </w:r>
      </w:del>
      <w:del w:id="1835" w:author="PR Preview" w:date="2026-01-01T00:00:00Z">
        <w:r>
          <w:delText xml:space="preserve"> </w:delText>
        </w:r>
      </w:del>
      <w:hyperlink w:anchor="thm-det-product">
        <w:del w:id="1836" w:author="PR Preview" w:date="2026-01-01T00:00:00Z">
          <w:r>
            <w:rPr>
              <w:rStyle w:val="Hyperlink"/>
            </w:rPr>
            <w:delText xml:space="preserve">Theorem 76</w:delText>
          </w:r>
        </w:del>
      </w:hyperlink>
      <w:del w:id="1837" w:author="PR Preview" w:date="2026-01-01T00:00:00Z">
        <w:r>
          <w:delText xml:space="preserve">,</w:delText>
        </w:r>
      </w:del>
      <w:del w:id="1838" w:author="PR Preview" w:date="2026-01-01T00:00:00Z">
        <w:r>
          <w:delText xml:space="preserve"> </w:delText>
        </w:r>
      </w:del>
      <w:del w:id="1839" w:author="PR Preview" w:date="2026-01-01T00:00:00Z">
        <w:r>
          <w:delText xml:space="preserve">the orthogonality step is</w:delText>
        </w:r>
      </w:del>
      <w:del w:id="1840" w:author="PR Preview" w:date="2026-01-01T00:00:00Z">
        <w:r>
          <w:delText xml:space="preserve"> </w:delText>
        </w:r>
      </w:del>
      <w:hyperlink w:anchor="def-orthogonal-matrix">
        <w:del w:id="1841" w:author="PR Preview" w:date="2026-01-01T00:00:00Z">
          <w:r>
            <w:rPr>
              <w:rStyle w:val="Hyperlink"/>
            </w:rPr>
            <w:delText xml:space="preserve">Definition 76</w:delText>
          </w:r>
        </w:del>
      </w:hyperlink>
      <w:del w:id="1842" w:author="PR Preview" w:date="2026-01-01T00:00:00Z">
        <w:r>
          <w:delText xml:space="preserve">,</w:delText>
        </w:r>
      </w:del>
      <w:del w:id="1843" w:author="PR Preview" w:date="2026-01-01T00:00:00Z">
        <w:r>
          <w:delText xml:space="preserve"> </w:delText>
        </w:r>
      </w:del>
      <w:del w:id="1844" w:author="PR Preview" w:date="2026-01-01T00:00:00Z">
        <w:r>
          <w:delText xml:space="preserve">and the identity and diagonal steps are</w:delText>
        </w:r>
      </w:del>
      <w:del w:id="1845" w:author="PR Preview" w:date="2026-01-01T00:00:00Z">
        <w:r>
          <w:delText xml:space="preserve"> </w:delText>
        </w:r>
      </w:del>
      <w:hyperlink w:anchor="thm-det-diagonal">
        <w:del w:id="1846" w:author="PR Preview" w:date="2026-01-01T00:00:00Z">
          <w:r>
            <w:rPr>
              <w:rStyle w:val="Hyperlink"/>
            </w:rPr>
            <w:delText xml:space="preserve">Theorem 75</w:delText>
          </w:r>
        </w:del>
      </w:hyperlink>
      <w:del w:id="1847" w:author="PR Preview" w:date="2026-01-01T00:00:00Z">
        <w:r>
          <w:delText xml:space="preserve"> </w:delText>
        </w:r>
      </w:del>
      <w:del w:id="1848" w:author="PR Preview" w:date="2026-01-01T00:00:00Z">
        <w:r>
          <w:delText xml:space="preserve">and</w:delText>
        </w:r>
      </w:del>
      <w:del w:id="1849" w:author="PR Preview" w:date="2026-01-01T00:00:00Z">
        <w:r>
          <w:delText xml:space="preserve"> </w:delText>
        </w:r>
      </w:del>
      <w:hyperlink w:anchor="exm-det-diagonal">
        <w:del w:id="1850" w:author="PR Preview" w:date="2026-01-01T00:00:00Z">
          <w:r>
            <w:rPr>
              <w:rStyle w:val="Hyperlink"/>
            </w:rPr>
            <w:delText xml:space="preserve">Example 145</w:delText>
          </w:r>
        </w:del>
      </w:hyperlink>
      <w:del w:id="1851" w:author="PR Preview" w:date="2026-01-01T00:00:00Z">
        <w:r>
          <w:delText xml:space="preserve">.</w:delText>
        </w:r>
      </w:del>
    </w:p>
    <w:p>
      <w:pPr>
        <w:pStyle w:val="FirstParagraph"/>
      </w:pPr>
      <w:ins w:id="1852" w:author="PR Preview" w:date="2026-01-01T00:00:00Z">
        <w:r>
          <w:t xml:space="preserve">The product steps are</w:t>
        </w:r>
      </w:ins>
      <w:ins w:id="1853" w:author="PR Preview" w:date="2026-01-01T00:00:00Z">
        <w:r>
          <w:t xml:space="preserve"> </w:t>
        </w:r>
      </w:ins>
      <w:hyperlink w:anchor="thm-det-product">
        <w:ins w:id="1854" w:author="PR Preview" w:date="2026-01-01T00:00:00Z">
          <w:r>
            <w:rPr>
              <w:rStyle w:val="Hyperlink"/>
            </w:rPr>
            <w:t xml:space="preserve">Theorem 77</w:t>
          </w:r>
        </w:ins>
      </w:hyperlink>
      <w:ins w:id="1855" w:author="PR Preview" w:date="2026-01-01T00:00:00Z">
        <w:r>
          <w:t xml:space="preserve">,</w:t>
        </w:r>
      </w:ins>
      <w:ins w:id="1856" w:author="PR Preview" w:date="2026-01-01T00:00:00Z">
        <w:r>
          <w:t xml:space="preserve"> </w:t>
        </w:r>
      </w:ins>
      <w:ins w:id="1857" w:author="PR Preview" w:date="2026-01-01T00:00:00Z">
        <w:r>
          <w:t xml:space="preserve">the orthogonality step is</w:t>
        </w:r>
      </w:ins>
      <w:ins w:id="1858" w:author="PR Preview" w:date="2026-01-01T00:00:00Z">
        <w:r>
          <w:t xml:space="preserve"> </w:t>
        </w:r>
      </w:ins>
      <w:hyperlink w:anchor="def-orthogonal-matrix">
        <w:ins w:id="1859" w:author="PR Preview" w:date="2026-01-01T00:00:00Z">
          <w:r>
            <w:rPr>
              <w:rStyle w:val="Hyperlink"/>
            </w:rPr>
            <w:t xml:space="preserve">Definition 76</w:t>
          </w:r>
        </w:ins>
      </w:hyperlink>
      <w:ins w:id="1860" w:author="PR Preview" w:date="2026-01-01T00:00:00Z">
        <w:r>
          <w:t xml:space="preserve">,</w:t>
        </w:r>
      </w:ins>
      <w:ins w:id="1861" w:author="PR Preview" w:date="2026-01-01T00:00:00Z">
        <w:r>
          <w:t xml:space="preserve"> </w:t>
        </w:r>
      </w:ins>
      <w:ins w:id="1862" w:author="PR Preview" w:date="2026-01-01T00:00:00Z">
        <w:r>
          <w:t xml:space="preserve">and the identity and diagonal steps are</w:t>
        </w:r>
      </w:ins>
      <w:ins w:id="1863" w:author="PR Preview" w:date="2026-01-01T00:00:00Z">
        <w:r>
          <w:t xml:space="preserve"> </w:t>
        </w:r>
      </w:ins>
      <w:hyperlink w:anchor="thm-det-diagonal">
        <w:ins w:id="1864" w:author="PR Preview" w:date="2026-01-01T00:00:00Z">
          <w:r>
            <w:rPr>
              <w:rStyle w:val="Hyperlink"/>
            </w:rPr>
            <w:t xml:space="preserve">Theorem 76</w:t>
          </w:r>
        </w:ins>
      </w:hyperlink>
      <w:ins w:id="1865" w:author="PR Preview" w:date="2026-01-01T00:00:00Z">
        <w:r>
          <w:t xml:space="preserve"> </w:t>
        </w:r>
      </w:ins>
      <w:ins w:id="1866" w:author="PR Preview" w:date="2026-01-01T00:00:00Z">
        <w:r>
          <w:t xml:space="preserve">and</w:t>
        </w:r>
      </w:ins>
      <w:ins w:id="1867" w:author="PR Preview" w:date="2026-01-01T00:00:00Z">
        <w:r>
          <w:t xml:space="preserve"> </w:t>
        </w:r>
      </w:ins>
      <w:hyperlink w:anchor="exm-det-diagonal">
        <w:ins w:id="1868" w:author="PR Preview" w:date="2026-01-01T00:00:00Z">
          <w:r>
            <w:rPr>
              <w:rStyle w:val="Hyperlink"/>
            </w:rPr>
            <w:t xml:space="preserve">Example 146</w:t>
          </w:r>
        </w:ins>
      </w:hyperlink>
      <w:ins w:id="1869" w:author="PR Preview" w:date="2026-01-01T00:00:00Z">
        <w:r>
          <w:t xml:space="preserve">.</w:t>
        </w:r>
      </w:ins>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del w:id="1870" w:author="PR Preview" w:date="2026-01-01T00:00:00Z">
        <w:r>
          <w:rPr>
            <w:i/>
            <w:iCs/>
          </w:rPr>
          <w:delText xml:space="preserve">Proof</w:delText>
        </w:r>
      </w:del>
      <w:del w:id="1871" w:author="PR Preview" w:date="2026-01-01T00:00:00Z">
        <w:r>
          <w:delText xml:space="preserve">. </w:delText>
        </w:r>
      </w:del>
      <w:del w:id="1872" w:author="PR Preview" w:date="2026-01-01T00:00:00Z">
        <w:r>
          <w:delText xml:space="preserve">By</w:delText>
        </w:r>
      </w:del>
      <w:del w:id="1873" w:author="PR Preview" w:date="2026-01-01T00:00:00Z">
        <w:r>
          <w:delText xml:space="preserve"> </w:delText>
        </w:r>
      </w:del>
      <w:hyperlink w:anchor="thm-definite-eigenvalues">
        <w:del w:id="1874" w:author="PR Preview" w:date="2026-01-01T00:00:00Z">
          <w:r>
            <w:rPr>
              <w:rStyle w:val="Hyperlink"/>
            </w:rPr>
            <w:delText xml:space="preserve">Theorem 72</w:delText>
          </w:r>
        </w:del>
      </w:hyperlink>
      <w:del w:id="1875" w:author="PR Preview" w:date="2026-01-01T00:00:00Z">
        <w:r>
          <w:delText xml:space="preserve">, every eigenvalue of</w:delText>
        </w:r>
      </w:del>
      <w:del w:id="1876" w:author="PR Preview" w:date="2026-01-01T00:00:00Z">
        <w:r>
          <w:delText xml:space="preserve"> </w:delText>
        </w:r>
      </w:del>
      <m:oMath>
        <m:r>
          <m:rPr>
            <m:sty m:val="bi"/>
          </m:rPr>
          <m:t>A</m:t>
        </m:r>
      </m:oMath>
      <w:del w:id="1877" w:author="PR Preview" w:date="2026-01-01T00:00:00Z">
        <w:r>
          <w:delText xml:space="preserve"> </w:delText>
        </w:r>
      </w:del>
      <w:del w:id="1878" w:author="PR Preview" w:date="2026-01-01T00:00:00Z">
        <w:r>
          <w:delText xml:space="preserve">is positive,</w:delText>
        </w:r>
      </w:del>
      <w:del w:id="1879" w:author="PR Preview" w:date="2026-01-01T00:00:00Z">
        <w:r>
          <w:delText xml:space="preserve"> </w:delText>
        </w:r>
      </w:del>
      <w:del w:id="1880" w:author="PR Preview" w:date="2026-01-01T00:00:00Z">
        <w:r>
          <w:delText xml:space="preserve">so their product, which is</w:delText>
        </w:r>
      </w:del>
      <w:del w:id="1881" w:author="PR Preview" w:date="2026-01-01T00:00:00Z">
        <w:r>
          <w:delText xml:space="preserve"> </w:delText>
        </w:r>
      </w:del>
      <m:oMath>
        <m:r>
          <m:rPr>
            <m:sty m:val="p"/>
          </m:rPr>
          <m:t>det</m:t>
        </m:r>
        <m:r>
          <m:rPr>
            <m:sty m:val="p"/>
          </m:rPr>
          <m:t>(</m:t>
        </m:r>
        <m:r>
          <m:rPr>
            <m:sty m:val="bi"/>
          </m:rPr>
          <m:t>A</m:t>
        </m:r>
        <m:r>
          <m:rPr>
            <m:sty m:val="p"/>
          </m:rPr>
          <m:t>)</m:t>
        </m:r>
      </m:oMath>
      <w:del w:id="1882" w:author="PR Preview" w:date="2026-01-01T00:00:00Z">
        <w:r>
          <w:delText xml:space="preserve"> </w:delText>
        </w:r>
      </w:del>
      <w:del w:id="1883" w:author="PR Preview" w:date="2026-01-01T00:00:00Z">
        <w:r>
          <w:delText xml:space="preserve">by</w:delText>
        </w:r>
      </w:del>
      <w:del w:id="1884" w:author="PR Preview" w:date="2026-01-01T00:00:00Z">
        <w:r>
          <w:delText xml:space="preserve"> </w:delText>
        </w:r>
      </w:del>
      <w:hyperlink w:anchor="thm-det-eigenvalues">
        <w:del w:id="1885" w:author="PR Preview" w:date="2026-01-01T00:00:00Z">
          <w:r>
            <w:rPr>
              <w:rStyle w:val="Hyperlink"/>
            </w:rPr>
            <w:delText xml:space="preserve">Theorem 77</w:delText>
          </w:r>
        </w:del>
      </w:hyperlink>
      <w:del w:id="1886" w:author="PR Preview" w:date="2026-01-01T00:00:00Z">
        <w:r>
          <w:delText xml:space="preserve">,</w:delText>
        </w:r>
      </w:del>
      <w:del w:id="1887" w:author="PR Preview" w:date="2026-01-01T00:00:00Z">
        <w:r>
          <w:delText xml:space="preserve"> </w:delText>
        </w:r>
      </w:del>
      <w:del w:id="1888" w:author="PR Preview" w:date="2026-01-01T00:00:00Z">
        <w:r>
          <w:delText xml:space="preserve">is positive.</w:delText>
        </w:r>
      </w:del>
    </w:p>
    <w:p>
      <w:pPr>
        <w:pStyle w:val="BodyText"/>
      </w:pPr>
      <w:del w:id="1889" w:author="PR Preview" w:date="2026-01-01T00:00:00Z">
        <w:r>
          <w:rPr>
            <w:b/>
            <w:bCs/>
          </w:rPr>
          <w:delText xml:space="preserve">Example 147 (Two ways to the same determinant)</w:delText>
        </w:r>
      </w:del>
      <w:del w:id="189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891" w:author="PR Preview" w:date="2026-01-01T00:00:00Z">
        <w:r>
          <w:delText xml:space="preserve"> </w:delText>
        </w:r>
      </w:del>
      <w:del w:id="1892" w:author="PR Preview" w:date="2026-01-01T00:00:00Z">
        <w:r>
          <w:delText xml:space="preserve">has eigenvalues</w:delText>
        </w:r>
      </w:del>
      <w:del w:id="1893" w:author="PR Preview" w:date="2026-01-01T00:00:00Z">
        <w:r>
          <w:delText xml:space="preserve"> </w:delText>
        </w:r>
      </w:del>
      <m:oMath>
        <m:r>
          <m:t>3</m:t>
        </m:r>
      </m:oMath>
      <w:del w:id="1894" w:author="PR Preview" w:date="2026-01-01T00:00:00Z">
        <w:r>
          <w:delText xml:space="preserve"> </w:delText>
        </w:r>
      </w:del>
      <w:del w:id="1895" w:author="PR Preview" w:date="2026-01-01T00:00:00Z">
        <w:r>
          <w:delText xml:space="preserve">and</w:delText>
        </w:r>
      </w:del>
      <w:del w:id="1896" w:author="PR Preview" w:date="2026-01-01T00:00:00Z">
        <w:r>
          <w:delText xml:space="preserve"> </w:delText>
        </w:r>
      </w:del>
      <m:oMath>
        <m:r>
          <m:t>1</m:t>
        </m:r>
      </m:oMath>
      <w:del w:id="1897" w:author="PR Preview" w:date="2026-01-01T00:00:00Z">
        <w:r>
          <w:delText xml:space="preserve"> </w:delText>
        </w:r>
      </w:del>
      <w:del w:id="1898" w:author="PR Preview" w:date="2026-01-01T00:00:00Z">
        <w:r>
          <w:delText xml:space="preserve">(</w:delText>
        </w:r>
      </w:del>
      <w:hyperlink w:anchor="exm-eigenvalue">
        <w:del w:id="1899" w:author="PR Preview" w:date="2026-01-01T00:00:00Z">
          <w:r>
            <w:rPr>
              <w:rStyle w:val="Hyperlink"/>
            </w:rPr>
            <w:delText xml:space="preserve">Example 134</w:delText>
          </w:r>
        </w:del>
      </w:hyperlink>
      <w:del w:id="1900" w:author="PR Preview" w:date="2026-01-01T00:00:00Z">
        <w:r>
          <w:delText xml:space="preserve">),</w:delText>
        </w:r>
      </w:del>
      <w:del w:id="1901" w:author="PR Preview" w:date="2026-01-01T00:00:00Z">
        <w:r>
          <w:delText xml:space="preserve"> </w:delText>
        </w:r>
      </w:del>
      <w:del w:id="1902" w:author="PR Preview" w:date="2026-01-01T00:00:00Z">
        <w:r>
          <w:delText xml:space="preserve">so</w:delText>
        </w:r>
      </w:del>
      <w:del w:id="1903" w:author="PR Preview" w:date="2026-01-01T00:00:00Z">
        <w:r>
          <w:delText xml:space="preserve"> </w:delText>
        </w:r>
      </w:del>
      <w:hyperlink w:anchor="thm-det-eigenvalues">
        <w:del w:id="1904" w:author="PR Preview" w:date="2026-01-01T00:00:00Z">
          <w:r>
            <w:rPr>
              <w:rStyle w:val="Hyperlink"/>
            </w:rPr>
            <w:delText xml:space="preserve">Theorem 77</w:delText>
          </w:r>
        </w:del>
      </w:hyperlink>
      <w:del w:id="1905" w:author="PR Preview" w:date="2026-01-01T00:00:00Z">
        <w:r>
          <w:delText xml:space="preserve"> </w:delText>
        </w:r>
      </w:del>
      <w:del w:id="1906" w:author="PR Preview" w:date="2026-01-01T00:00:00Z">
        <w:r>
          <w:delText xml:space="preserve">gives</w:delText>
        </w:r>
      </w:del>
      <w:del w:id="1907" w:author="PR Preview" w:date="2026-01-01T00:00:00Z">
        <w:r>
          <w:delText xml:space="preserve"> </w:delText>
        </w:r>
      </w:del>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del w:id="1908" w:author="PR Preview" w:date="2026-01-01T00:00:00Z">
        <w:r>
          <w:delText xml:space="preserve">,</w:delText>
        </w:r>
      </w:del>
      <w:del w:id="1909" w:author="PR Preview" w:date="2026-01-01T00:00:00Z">
        <w:r>
          <w:delText xml:space="preserve"> </w:delText>
        </w:r>
      </w:del>
      <w:del w:id="1910" w:author="PR Preview" w:date="2026-01-01T00:00:00Z">
        <w:r>
          <w:delText xml:space="preserve">matching</w:delText>
        </w:r>
      </w:del>
      <w:del w:id="1911"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1912" w:author="PR Preview" w:date="2026-01-01T00:00:00Z">
        <w:r>
          <w:delText xml:space="preserve"> </w:delText>
        </w:r>
      </w:del>
      <w:del w:id="1913" w:author="PR Preview" w:date="2026-01-01T00:00:00Z">
        <w:r>
          <w:delText xml:space="preserve">from</w:delText>
        </w:r>
      </w:del>
      <w:del w:id="1914" w:author="PR Preview" w:date="2026-01-01T00:00:00Z">
        <w:r>
          <w:delText xml:space="preserve"> </w:delText>
        </w:r>
      </w:del>
      <w:hyperlink w:anchor="exm-determinant">
        <w:del w:id="1915" w:author="PR Preview" w:date="2026-01-01T00:00:00Z">
          <w:r>
            <w:rPr>
              <w:rStyle w:val="Hyperlink"/>
            </w:rPr>
            <w:delText xml:space="preserve">Example 144</w:delText>
          </w:r>
        </w:del>
      </w:hyperlink>
      <w:del w:id="1916" w:author="PR Preview" w:date="2026-01-01T00:00:00Z">
        <w:r>
          <w:delText xml:space="preserve">.</w:delText>
        </w:r>
      </w:del>
    </w:p>
    <w:p>
      <w:pPr>
        <w:pStyle w:val="BodyText"/>
      </w:pPr>
      <w:ins w:id="1917" w:author="PR Preview" w:date="2026-01-01T00:00:00Z">
        <w:r>
          <w:rPr>
            <w:i/>
            <w:iCs/>
          </w:rPr>
          <w:t xml:space="preserve">Proof</w:t>
        </w:r>
      </w:ins>
      <w:ins w:id="1918" w:author="PR Preview" w:date="2026-01-01T00:00:00Z">
        <w:r>
          <w:t xml:space="preserve">. </w:t>
        </w:r>
      </w:ins>
      <w:ins w:id="1919" w:author="PR Preview" w:date="2026-01-01T00:00:00Z">
        <w:r>
          <w:t xml:space="preserve">By</w:t>
        </w:r>
      </w:ins>
      <w:ins w:id="1920" w:author="PR Preview" w:date="2026-01-01T00:00:00Z">
        <w:r>
          <w:t xml:space="preserve"> </w:t>
        </w:r>
      </w:ins>
      <w:hyperlink w:anchor="thm-definite-eigenvalues">
        <w:ins w:id="1921" w:author="PR Preview" w:date="2026-01-01T00:00:00Z">
          <w:r>
            <w:rPr>
              <w:rStyle w:val="Hyperlink"/>
            </w:rPr>
            <w:t xml:space="preserve">Theorem 73</w:t>
          </w:r>
        </w:ins>
      </w:hyperlink>
      <w:ins w:id="1922" w:author="PR Preview" w:date="2026-01-01T00:00:00Z">
        <w:r>
          <w:t xml:space="preserve">, every eigenvalue of</w:t>
        </w:r>
      </w:ins>
      <w:ins w:id="1923" w:author="PR Preview" w:date="2026-01-01T00:00:00Z">
        <w:r>
          <w:t xml:space="preserve"> </w:t>
        </w:r>
      </w:ins>
      <m:oMath>
        <m:r>
          <m:rPr>
            <m:sty m:val="bi"/>
          </m:rPr>
          <m:t>A</m:t>
        </m:r>
      </m:oMath>
      <w:ins w:id="1924" w:author="PR Preview" w:date="2026-01-01T00:00:00Z">
        <w:r>
          <w:t xml:space="preserve"> </w:t>
        </w:r>
      </w:ins>
      <w:ins w:id="1925" w:author="PR Preview" w:date="2026-01-01T00:00:00Z">
        <w:r>
          <w:t xml:space="preserve">is positive,</w:t>
        </w:r>
      </w:ins>
      <w:ins w:id="1926" w:author="PR Preview" w:date="2026-01-01T00:00:00Z">
        <w:r>
          <w:t xml:space="preserve"> </w:t>
        </w:r>
      </w:ins>
      <w:ins w:id="1927" w:author="PR Preview" w:date="2026-01-01T00:00:00Z">
        <w:r>
          <w:t xml:space="preserve">so their product, which is</w:t>
        </w:r>
      </w:ins>
      <w:ins w:id="1928" w:author="PR Preview" w:date="2026-01-01T00:00:00Z">
        <w:r>
          <w:t xml:space="preserve"> </w:t>
        </w:r>
      </w:ins>
      <m:oMath>
        <m:r>
          <m:rPr>
            <m:sty m:val="p"/>
          </m:rPr>
          <m:t>det</m:t>
        </m:r>
        <m:r>
          <m:rPr>
            <m:sty m:val="p"/>
          </m:rPr>
          <m:t>(</m:t>
        </m:r>
        <m:r>
          <m:rPr>
            <m:sty m:val="bi"/>
          </m:rPr>
          <m:t>A</m:t>
        </m:r>
        <m:r>
          <m:rPr>
            <m:sty m:val="p"/>
          </m:rPr>
          <m:t>)</m:t>
        </m:r>
      </m:oMath>
      <w:ins w:id="1929" w:author="PR Preview" w:date="2026-01-01T00:00:00Z">
        <w:r>
          <w:t xml:space="preserve"> </w:t>
        </w:r>
      </w:ins>
      <w:ins w:id="1930" w:author="PR Preview" w:date="2026-01-01T00:00:00Z">
        <w:r>
          <w:t xml:space="preserve">by</w:t>
        </w:r>
      </w:ins>
      <w:ins w:id="1931" w:author="PR Preview" w:date="2026-01-01T00:00:00Z">
        <w:r>
          <w:t xml:space="preserve"> </w:t>
        </w:r>
      </w:ins>
      <w:hyperlink w:anchor="thm-det-eigenvalues">
        <w:ins w:id="1932" w:author="PR Preview" w:date="2026-01-01T00:00:00Z">
          <w:r>
            <w:rPr>
              <w:rStyle w:val="Hyperlink"/>
            </w:rPr>
            <w:t xml:space="preserve">Theorem 78</w:t>
          </w:r>
        </w:ins>
      </w:hyperlink>
      <w:ins w:id="1933" w:author="PR Preview" w:date="2026-01-01T00:00:00Z">
        <w:r>
          <w:t xml:space="preserve">,</w:t>
        </w:r>
      </w:ins>
      <w:ins w:id="1934" w:author="PR Preview" w:date="2026-01-01T00:00:00Z">
        <w:r>
          <w:t xml:space="preserve"> </w:t>
        </w:r>
      </w:ins>
      <w:ins w:id="1935" w:author="PR Preview" w:date="2026-01-01T00:00:00Z">
        <w:r>
          <w:t xml:space="preserve">is positive.</w:t>
        </w:r>
      </w:ins>
    </w:p>
    <w:bookmarkStart w:id="483" w:name="exm-det-eigenvalues"/>
    <w:p>
      <w:pPr>
        <w:pStyle w:val="BodyText"/>
      </w:pPr>
      <w:ins w:id="1936" w:author="PR Preview" w:date="2026-01-01T00:00:00Z">
        <w:r>
          <w:rPr>
            <w:b/>
            <w:bCs/>
          </w:rPr>
          <w:t xml:space="preserve">Example 148 (Two ways to the same determinant)</w:t>
        </w:r>
      </w:ins>
      <w:ins w:id="19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938" w:author="PR Preview" w:date="2026-01-01T00:00:00Z">
        <w:r>
          <w:t xml:space="preserve"> </w:t>
        </w:r>
      </w:ins>
      <w:ins w:id="1939" w:author="PR Preview" w:date="2026-01-01T00:00:00Z">
        <w:r>
          <w:t xml:space="preserve">has eigenvalues</w:t>
        </w:r>
      </w:ins>
      <w:ins w:id="1940" w:author="PR Preview" w:date="2026-01-01T00:00:00Z">
        <w:r>
          <w:t xml:space="preserve"> </w:t>
        </w:r>
      </w:ins>
      <m:oMath>
        <m:r>
          <m:t>3</m:t>
        </m:r>
      </m:oMath>
      <w:ins w:id="1941" w:author="PR Preview" w:date="2026-01-01T00:00:00Z">
        <w:r>
          <w:t xml:space="preserve"> </w:t>
        </w:r>
      </w:ins>
      <w:ins w:id="1942" w:author="PR Preview" w:date="2026-01-01T00:00:00Z">
        <w:r>
          <w:t xml:space="preserve">and</w:t>
        </w:r>
      </w:ins>
      <w:ins w:id="1943" w:author="PR Preview" w:date="2026-01-01T00:00:00Z">
        <w:r>
          <w:t xml:space="preserve"> </w:t>
        </w:r>
      </w:ins>
      <m:oMath>
        <m:r>
          <m:t>1</m:t>
        </m:r>
      </m:oMath>
      <w:ins w:id="1944" w:author="PR Preview" w:date="2026-01-01T00:00:00Z">
        <w:r>
          <w:t xml:space="preserve"> </w:t>
        </w:r>
      </w:ins>
      <w:ins w:id="1945" w:author="PR Preview" w:date="2026-01-01T00:00:00Z">
        <w:r>
          <w:t xml:space="preserve">(</w:t>
        </w:r>
      </w:ins>
      <w:hyperlink w:anchor="exm-eigenvalue">
        <w:ins w:id="1946" w:author="PR Preview" w:date="2026-01-01T00:00:00Z">
          <w:r>
            <w:rPr>
              <w:rStyle w:val="Hyperlink"/>
            </w:rPr>
            <w:t xml:space="preserve">Example 135</w:t>
          </w:r>
        </w:ins>
      </w:hyperlink>
      <w:ins w:id="1947" w:author="PR Preview" w:date="2026-01-01T00:00:00Z">
        <w:r>
          <w:t xml:space="preserve">),</w:t>
        </w:r>
      </w:ins>
      <w:ins w:id="1948" w:author="PR Preview" w:date="2026-01-01T00:00:00Z">
        <w:r>
          <w:t xml:space="preserve"> </w:t>
        </w:r>
      </w:ins>
      <w:ins w:id="1949" w:author="PR Preview" w:date="2026-01-01T00:00:00Z">
        <w:r>
          <w:t xml:space="preserve">so</w:t>
        </w:r>
      </w:ins>
      <w:ins w:id="1950" w:author="PR Preview" w:date="2026-01-01T00:00:00Z">
        <w:r>
          <w:t xml:space="preserve"> </w:t>
        </w:r>
      </w:ins>
      <w:hyperlink w:anchor="thm-det-eigenvalues">
        <w:ins w:id="1951" w:author="PR Preview" w:date="2026-01-01T00:00:00Z">
          <w:r>
            <w:rPr>
              <w:rStyle w:val="Hyperlink"/>
            </w:rPr>
            <w:t xml:space="preserve">Theorem 78</w:t>
          </w:r>
        </w:ins>
      </w:hyperlink>
      <w:ins w:id="1952" w:author="PR Preview" w:date="2026-01-01T00:00:00Z">
        <w:r>
          <w:t xml:space="preserve"> </w:t>
        </w:r>
      </w:ins>
      <w:ins w:id="1953" w:author="PR Preview" w:date="2026-01-01T00:00:00Z">
        <w:r>
          <w:t xml:space="preserve">gives</w:t>
        </w:r>
      </w:ins>
      <w:ins w:id="1954" w:author="PR Preview" w:date="2026-01-01T00:00:00Z">
        <w:r>
          <w:t xml:space="preserve"> </w:t>
        </w:r>
      </w:ins>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ins w:id="1955" w:author="PR Preview" w:date="2026-01-01T00:00:00Z">
        <w:r>
          <w:t xml:space="preserve">,</w:t>
        </w:r>
      </w:ins>
      <w:ins w:id="1956" w:author="PR Preview" w:date="2026-01-01T00:00:00Z">
        <w:r>
          <w:t xml:space="preserve"> </w:t>
        </w:r>
      </w:ins>
      <w:ins w:id="1957" w:author="PR Preview" w:date="2026-01-01T00:00:00Z">
        <w:r>
          <w:t xml:space="preserve">matching</w:t>
        </w:r>
      </w:ins>
      <w:ins w:id="1958"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1959" w:author="PR Preview" w:date="2026-01-01T00:00:00Z">
        <w:r>
          <w:t xml:space="preserve"> </w:t>
        </w:r>
      </w:ins>
      <w:ins w:id="1960" w:author="PR Preview" w:date="2026-01-01T00:00:00Z">
        <w:r>
          <w:t xml:space="preserve">from</w:t>
        </w:r>
      </w:ins>
      <w:ins w:id="1961" w:author="PR Preview" w:date="2026-01-01T00:00:00Z">
        <w:r>
          <w:t xml:space="preserve"> </w:t>
        </w:r>
      </w:ins>
      <w:hyperlink w:anchor="exm-determinant">
        <w:ins w:id="1962" w:author="PR Preview" w:date="2026-01-01T00:00:00Z">
          <w:r>
            <w:rPr>
              <w:rStyle w:val="Hyperlink"/>
            </w:rPr>
            <w:t xml:space="preserve">Example 145</w:t>
          </w:r>
        </w:ins>
      </w:hyperlink>
      <w:ins w:id="1963" w:author="PR Preview" w:date="2026-01-01T00:00:00Z">
        <w:r>
          <w:t xml:space="preserve">.</w:t>
        </w:r>
      </w:ins>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del w:id="1964" w:author="PR Preview" w:date="2026-01-01T00:00:00Z">
        <w:r>
          <w:rPr>
            <w:b/>
            <w:bCs/>
          </w:rPr>
          <w:delText xml:space="preserve">Theorem 78 (</w:delText>
        </w:r>
      </w:del>
      <m:oMath>
        <m:sSup>
          <m:e>
            <m:r>
              <m:rPr>
                <m:sty m:val="bi"/>
              </m:rPr>
              <m:t>X</m:t>
            </m:r>
          </m:e>
          <m:sup>
            <m:r>
              <m:rPr>
                <m:sty m:val="p"/>
              </m:rPr>
              <m:t>⊤</m:t>
            </m:r>
          </m:sup>
        </m:sSup>
        <m:r>
          <m:rPr>
            <m:sty m:val="bi"/>
          </m:rPr>
          <m:t>X</m:t>
        </m:r>
      </m:oMath>
      <w:del w:id="1965" w:author="PR Preview" w:date="2026-01-01T00:00:00Z">
        <w:r>
          <w:rPr>
            <w:b/>
            <w:bCs/>
          </w:rPr>
          <w:delText xml:space="preserve"> </w:delText>
        </w:r>
      </w:del>
      <w:del w:id="1966" w:author="PR Preview" w:date="2026-01-01T00:00:00Z">
        <w:r>
          <w:rPr>
            <w:b/>
            <w:bCs/>
          </w:rPr>
          <w:delText xml:space="preserve">is invertible when</w:delText>
        </w:r>
      </w:del>
      <w:del w:id="1967" w:author="PR Preview" w:date="2026-01-01T00:00:00Z">
        <w:r>
          <w:rPr>
            <w:b/>
            <w:bCs/>
          </w:rPr>
          <w:delText xml:space="preserve"> </w:delText>
        </w:r>
      </w:del>
      <m:oMath>
        <m:r>
          <m:rPr>
            <m:sty m:val="bi"/>
          </m:rPr>
          <m:t>X</m:t>
        </m:r>
      </m:oMath>
      <w:del w:id="1968" w:author="PR Preview" w:date="2026-01-01T00:00:00Z">
        <w:r>
          <w:rPr>
            <w:b/>
            <w:bCs/>
          </w:rPr>
          <w:delText xml:space="preserve"> </w:delText>
        </w:r>
      </w:del>
      <w:del w:id="1969" w:author="PR Preview" w:date="2026-01-01T00:00:00Z">
        <w:r>
          <w:rPr>
            <w:b/>
            <w:bCs/>
          </w:rPr>
          <w:delText xml:space="preserve">has full column rank)</w:delText>
        </w:r>
      </w:del>
      <w:del w:id="1970" w:author="PR Preview" w:date="2026-01-01T00:00:00Z">
        <w:r>
          <w:delText xml:space="preserve"> </w:delText>
        </w:r>
      </w:del>
      <w:del w:id="1971" w:author="PR Preview" w:date="2026-01-01T00:00:00Z">
        <w:r>
          <w:delText xml:space="preserve">If</w:delText>
        </w:r>
      </w:del>
      <w:del w:id="1972" w:author="PR Preview" w:date="2026-01-01T00:00:00Z">
        <w:r>
          <w:delText xml:space="preserve"> </w:delText>
        </w:r>
      </w:del>
      <m:oMath>
        <m:r>
          <m:rPr>
            <m:sty m:val="bi"/>
          </m:rPr>
          <m:t>X</m:t>
        </m:r>
      </m:oMath>
      <w:del w:id="1973" w:author="PR Preview" w:date="2026-01-01T00:00:00Z">
        <w:r>
          <w:delText xml:space="preserve"> </w:delText>
        </w:r>
      </w:del>
      <w:del w:id="1974" w:author="PR Preview" w:date="2026-01-01T00:00:00Z">
        <w:r>
          <w:delText xml:space="preserve">is an</w:delText>
        </w:r>
      </w:del>
      <w:del w:id="1975" w:author="PR Preview" w:date="2026-01-01T00:00:00Z">
        <w:r>
          <w:delText xml:space="preserve"> </w:delText>
        </w:r>
      </w:del>
      <m:oMath>
        <m:r>
          <m:t>n</m:t>
        </m:r>
        <m:r>
          <m:rPr>
            <m:sty m:val="p"/>
          </m:rPr>
          <m:t>×</m:t>
        </m:r>
        <m:r>
          <m:t>p</m:t>
        </m:r>
      </m:oMath>
      <w:del w:id="1976" w:author="PR Preview" w:date="2026-01-01T00:00:00Z">
        <w:r>
          <w:delText xml:space="preserve"> </w:delText>
        </w:r>
      </w:del>
      <w:del w:id="1977" w:author="PR Preview" w:date="2026-01-01T00:00:00Z">
        <w:r>
          <w:delText xml:space="preserve">matrix with</w:delText>
        </w:r>
      </w:del>
      <w:del w:id="1978"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979" w:author="PR Preview" w:date="2026-01-01T00:00:00Z">
        <w:r>
          <w:delText xml:space="preserve"> </w:delText>
        </w:r>
      </w:del>
      <w:del w:id="1980" w:author="PR Preview" w:date="2026-01-01T00:00:00Z">
        <w:r>
          <w:delText xml:space="preserve">(</w:delText>
        </w:r>
      </w:del>
      <w:hyperlink w:anchor="def-rank">
        <w:del w:id="1981" w:author="PR Preview" w:date="2026-01-01T00:00:00Z">
          <w:r>
            <w:rPr>
              <w:rStyle w:val="Hyperlink"/>
            </w:rPr>
            <w:delText xml:space="preserve">Definition 38</w:delText>
          </w:r>
        </w:del>
      </w:hyperlink>
      <w:del w:id="1982" w:author="PR Preview" w:date="2026-01-01T00:00:00Z">
        <w:r>
          <w:delText xml:space="preserve">),</w:delText>
        </w:r>
      </w:del>
      <w:del w:id="1983" w:author="PR Preview" w:date="2026-01-01T00:00:00Z">
        <w:r>
          <w:delText xml:space="preserve"> </w:delText>
        </w:r>
      </w:del>
      <w:del w:id="1984" w:author="PR Preview" w:date="2026-01-01T00:00:00Z">
        <w:r>
          <w:delText xml:space="preserve">then the</w:delText>
        </w:r>
      </w:del>
      <w:del w:id="1985" w:author="PR Preview" w:date="2026-01-01T00:00:00Z">
        <w:r>
          <w:delText xml:space="preserve"> </w:delText>
        </w:r>
      </w:del>
      <m:oMath>
        <m:r>
          <m:t>p</m:t>
        </m:r>
        <m:r>
          <m:rPr>
            <m:sty m:val="p"/>
          </m:rPr>
          <m:t>×</m:t>
        </m:r>
        <m:r>
          <m:t>p</m:t>
        </m:r>
      </m:oMath>
      <w:del w:id="1986" w:author="PR Preview" w:date="2026-01-01T00:00:00Z">
        <w:r>
          <w:delText xml:space="preserve"> </w:delText>
        </w:r>
      </w:del>
      <w:del w:id="1987" w:author="PR Preview" w:date="2026-01-01T00:00:00Z">
        <w:r>
          <w:delText xml:space="preserve">matrix</w:delText>
        </w:r>
      </w:del>
      <w:del w:id="1988" w:author="PR Preview" w:date="2026-01-01T00:00:00Z">
        <w:r>
          <w:delText xml:space="preserve"> </w:delText>
        </w:r>
      </w:del>
      <m:oMath>
        <m:sSup>
          <m:e>
            <m:r>
              <m:rPr>
                <m:sty m:val="bi"/>
              </m:rPr>
              <m:t>X</m:t>
            </m:r>
          </m:e>
          <m:sup>
            <m:r>
              <m:rPr>
                <m:sty m:val="p"/>
              </m:rPr>
              <m:t>⊤</m:t>
            </m:r>
          </m:sup>
        </m:sSup>
        <m:r>
          <m:rPr>
            <m:sty m:val="bi"/>
          </m:rPr>
          <m:t>X</m:t>
        </m:r>
      </m:oMath>
      <w:del w:id="1989" w:author="PR Preview" w:date="2026-01-01T00:00:00Z">
        <w:r>
          <w:delText xml:space="preserve"> </w:delText>
        </w:r>
      </w:del>
      <w:del w:id="1990" w:author="PR Preview" w:date="2026-01-01T00:00:00Z">
        <w:r>
          <w:delText xml:space="preserve">is invertible.</w:delText>
        </w:r>
      </w:del>
    </w:p>
    <w:p>
      <w:pPr>
        <w:pStyle w:val="BodyText"/>
      </w:pPr>
      <w:ins w:id="1991" w:author="PR Preview" w:date="2026-01-01T00:00:00Z">
        <w:r>
          <w:rPr>
            <w:b/>
            <w:bCs/>
          </w:rPr>
          <w:t xml:space="preserve">Theorem 79 (</w:t>
        </w:r>
      </w:ins>
      <m:oMath>
        <m:sSup>
          <m:e>
            <m:r>
              <m:rPr>
                <m:sty m:val="bi"/>
              </m:rPr>
              <m:t>X</m:t>
            </m:r>
          </m:e>
          <m:sup>
            <m:r>
              <m:rPr>
                <m:sty m:val="p"/>
              </m:rPr>
              <m:t>⊤</m:t>
            </m:r>
          </m:sup>
        </m:sSup>
        <m:r>
          <m:rPr>
            <m:sty m:val="bi"/>
          </m:rPr>
          <m:t>X</m:t>
        </m:r>
      </m:oMath>
      <w:ins w:id="1992" w:author="PR Preview" w:date="2026-01-01T00:00:00Z">
        <w:r>
          <w:rPr>
            <w:b/>
            <w:bCs/>
          </w:rPr>
          <w:t xml:space="preserve"> </w:t>
        </w:r>
      </w:ins>
      <w:ins w:id="1993" w:author="PR Preview" w:date="2026-01-01T00:00:00Z">
        <w:r>
          <w:rPr>
            <w:b/>
            <w:bCs/>
          </w:rPr>
          <w:t xml:space="preserve">is invertible when</w:t>
        </w:r>
      </w:ins>
      <w:ins w:id="1994" w:author="PR Preview" w:date="2026-01-01T00:00:00Z">
        <w:r>
          <w:rPr>
            <w:b/>
            <w:bCs/>
          </w:rPr>
          <w:t xml:space="preserve"> </w:t>
        </w:r>
      </w:ins>
      <m:oMath>
        <m:r>
          <m:rPr>
            <m:sty m:val="bi"/>
          </m:rPr>
          <m:t>X</m:t>
        </m:r>
      </m:oMath>
      <w:ins w:id="1995" w:author="PR Preview" w:date="2026-01-01T00:00:00Z">
        <w:r>
          <w:rPr>
            <w:b/>
            <w:bCs/>
          </w:rPr>
          <w:t xml:space="preserve"> </w:t>
        </w:r>
      </w:ins>
      <w:ins w:id="1996" w:author="PR Preview" w:date="2026-01-01T00:00:00Z">
        <w:r>
          <w:rPr>
            <w:b/>
            <w:bCs/>
          </w:rPr>
          <w:t xml:space="preserve">has full column rank)</w:t>
        </w:r>
      </w:ins>
      <w:ins w:id="1997" w:author="PR Preview" w:date="2026-01-01T00:00:00Z">
        <w:r>
          <w:t xml:space="preserve"> </w:t>
        </w:r>
      </w:ins>
      <w:ins w:id="1998" w:author="PR Preview" w:date="2026-01-01T00:00:00Z">
        <w:r>
          <w:t xml:space="preserve">If</w:t>
        </w:r>
      </w:ins>
      <w:ins w:id="1999" w:author="PR Preview" w:date="2026-01-01T00:00:00Z">
        <w:r>
          <w:t xml:space="preserve"> </w:t>
        </w:r>
      </w:ins>
      <m:oMath>
        <m:r>
          <m:rPr>
            <m:sty m:val="bi"/>
          </m:rPr>
          <m:t>X</m:t>
        </m:r>
      </m:oMath>
      <w:ins w:id="2000" w:author="PR Preview" w:date="2026-01-01T00:00:00Z">
        <w:r>
          <w:t xml:space="preserve"> </w:t>
        </w:r>
      </w:ins>
      <w:ins w:id="2001" w:author="PR Preview" w:date="2026-01-01T00:00:00Z">
        <w:r>
          <w:t xml:space="preserve">is an</w:t>
        </w:r>
      </w:ins>
      <w:ins w:id="2002" w:author="PR Preview" w:date="2026-01-01T00:00:00Z">
        <w:r>
          <w:t xml:space="preserve"> </w:t>
        </w:r>
      </w:ins>
      <m:oMath>
        <m:r>
          <m:t>n</m:t>
        </m:r>
        <m:r>
          <m:rPr>
            <m:sty m:val="p"/>
          </m:rPr>
          <m:t>×</m:t>
        </m:r>
        <m:r>
          <m:t>p</m:t>
        </m:r>
      </m:oMath>
      <w:ins w:id="2003" w:author="PR Preview" w:date="2026-01-01T00:00:00Z">
        <w:r>
          <w:t xml:space="preserve"> </w:t>
        </w:r>
      </w:ins>
      <w:ins w:id="2004" w:author="PR Preview" w:date="2026-01-01T00:00:00Z">
        <w:r>
          <w:t xml:space="preserve">matrix with</w:t>
        </w:r>
      </w:ins>
      <w:ins w:id="2005" w:author="PR Preview" w:date="2026-01-01T00:00:00Z">
        <w:r>
          <w:t xml:space="preserve"> </w:t>
        </w:r>
      </w:ins>
      <m:oMath>
        <m:r>
          <m:rPr>
            <m:sty m:val="p"/>
          </m:rPr>
          <m:t>rank</m:t>
        </m:r>
        <m:r>
          <m:rPr>
            <m:sty m:val="p"/>
          </m:rPr>
          <m:t>(</m:t>
        </m:r>
        <m:r>
          <m:rPr>
            <m:sty m:val="bi"/>
          </m:rPr>
          <m:t>X</m:t>
        </m:r>
        <m:r>
          <m:rPr>
            <m:sty m:val="p"/>
          </m:rPr>
          <m:t>)</m:t>
        </m:r>
        <m:r>
          <m:rPr>
            <m:sty m:val="p"/>
          </m:rPr>
          <m:t>=</m:t>
        </m:r>
        <m:r>
          <m:t>p</m:t>
        </m:r>
      </m:oMath>
      <w:ins w:id="2006" w:author="PR Preview" w:date="2026-01-01T00:00:00Z">
        <w:r>
          <w:t xml:space="preserve"> </w:t>
        </w:r>
      </w:ins>
      <w:ins w:id="2007" w:author="PR Preview" w:date="2026-01-01T00:00:00Z">
        <w:r>
          <w:t xml:space="preserve">(</w:t>
        </w:r>
      </w:ins>
      <w:hyperlink w:anchor="def-rank">
        <w:ins w:id="2008" w:author="PR Preview" w:date="2026-01-01T00:00:00Z">
          <w:r>
            <w:rPr>
              <w:rStyle w:val="Hyperlink"/>
            </w:rPr>
            <w:t xml:space="preserve">Definition 38</w:t>
          </w:r>
        </w:ins>
      </w:hyperlink>
      <w:ins w:id="2009" w:author="PR Preview" w:date="2026-01-01T00:00:00Z">
        <w:r>
          <w:t xml:space="preserve">),</w:t>
        </w:r>
      </w:ins>
      <w:ins w:id="2010" w:author="PR Preview" w:date="2026-01-01T00:00:00Z">
        <w:r>
          <w:t xml:space="preserve"> </w:t>
        </w:r>
      </w:ins>
      <w:ins w:id="2011" w:author="PR Preview" w:date="2026-01-01T00:00:00Z">
        <w:r>
          <w:t xml:space="preserve">then the</w:t>
        </w:r>
      </w:ins>
      <w:ins w:id="2012" w:author="PR Preview" w:date="2026-01-01T00:00:00Z">
        <w:r>
          <w:t xml:space="preserve"> </w:t>
        </w:r>
      </w:ins>
      <m:oMath>
        <m:r>
          <m:t>p</m:t>
        </m:r>
        <m:r>
          <m:rPr>
            <m:sty m:val="p"/>
          </m:rPr>
          <m:t>×</m:t>
        </m:r>
        <m:r>
          <m:t>p</m:t>
        </m:r>
      </m:oMath>
      <w:ins w:id="2013" w:author="PR Preview" w:date="2026-01-01T00:00:00Z">
        <w:r>
          <w:t xml:space="preserve"> </w:t>
        </w:r>
      </w:ins>
      <w:ins w:id="2014" w:author="PR Preview" w:date="2026-01-01T00:00:00Z">
        <w:r>
          <w:t xml:space="preserve">matrix</w:t>
        </w:r>
      </w:ins>
      <w:ins w:id="2015" w:author="PR Preview" w:date="2026-01-01T00:00:00Z">
        <w:r>
          <w:t xml:space="preserve"> </w:t>
        </w:r>
      </w:ins>
      <m:oMath>
        <m:sSup>
          <m:e>
            <m:r>
              <m:rPr>
                <m:sty m:val="bi"/>
              </m:rPr>
              <m:t>X</m:t>
            </m:r>
          </m:e>
          <m:sup>
            <m:r>
              <m:rPr>
                <m:sty m:val="p"/>
              </m:rPr>
              <m:t>⊤</m:t>
            </m:r>
          </m:sup>
        </m:sSup>
        <m:r>
          <m:rPr>
            <m:sty m:val="bi"/>
          </m:rPr>
          <m:t>X</m:t>
        </m:r>
      </m:oMath>
      <w:ins w:id="2016" w:author="PR Preview" w:date="2026-01-01T00:00:00Z">
        <w:r>
          <w:t xml:space="preserve"> </w:t>
        </w:r>
      </w:ins>
      <w:ins w:id="2017" w:author="PR Preview" w:date="2026-01-01T00:00:00Z">
        <w:r>
          <w:t xml:space="preserve">is invertible.</w:t>
        </w:r>
      </w:ins>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del w:id="2018" w:author="PR Preview" w:date="2026-01-01T00:00:00Z">
        <w:r>
          <w:rPr>
            <w:b/>
            <w:bCs/>
          </w:rPr>
          <w:delText xml:space="preserve">Example 148 (Inverting</w:delText>
        </w:r>
      </w:del>
      <w:del w:id="2019" w:author="PR Preview" w:date="2026-01-01T00:00:00Z">
        <w:r>
          <w:rPr>
            <w:b/>
            <w:bCs/>
          </w:rPr>
          <w:delText xml:space="preserve"> </w:delText>
        </w:r>
      </w:del>
      <m:oMath>
        <m:sSup>
          <m:e>
            <m:r>
              <m:rPr>
                <m:sty m:val="bi"/>
              </m:rPr>
              <m:t>X</m:t>
            </m:r>
          </m:e>
          <m:sup>
            <m:r>
              <m:rPr>
                <m:sty m:val="p"/>
              </m:rPr>
              <m:t>⊤</m:t>
            </m:r>
          </m:sup>
        </m:sSup>
        <m:r>
          <m:rPr>
            <m:sty m:val="bi"/>
          </m:rPr>
          <m:t>X</m:t>
        </m:r>
      </m:oMath>
      <w:del w:id="2020" w:author="PR Preview" w:date="2026-01-01T00:00:00Z">
        <w:r>
          <w:rPr>
            <w:b/>
            <w:bCs/>
          </w:rPr>
          <w:delText xml:space="preserve">)</w:delText>
        </w:r>
      </w:del>
      <w:del w:id="2021" w:author="PR Preview" w:date="2026-01-01T00:00:00Z">
        <w:r>
          <w:delText xml:space="preserve"> </w:delText>
        </w:r>
      </w:del>
      <w:del w:id="2022" w:author="PR Preview" w:date="2026-01-01T00:00:00Z">
        <w:r>
          <w:delText xml:space="preserve">For the rank-</w:delText>
        </w:r>
      </w:del>
      <m:oMath>
        <m:r>
          <m:t>2</m:t>
        </m:r>
      </m:oMath>
      <w:del w:id="2023" w:author="PR Preview" w:date="2026-01-01T00:00:00Z">
        <w:r>
          <w:delText xml:space="preserve"> </w:delText>
        </w:r>
      </w:del>
      <w:del w:id="2024" w:author="PR Preview" w:date="2026-01-01T00:00:00Z">
        <w:r>
          <w:delText xml:space="preserve">matrix</w:delText>
        </w:r>
      </w:del>
      <w:del w:id="202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026" w:author="PR Preview" w:date="2026-01-01T00:00:00Z">
        <w:r>
          <w:delText xml:space="preserve"> </w:delText>
        </w:r>
      </w:del>
      <w:del w:id="2027" w:author="PR Preview" w:date="2026-01-01T00:00:00Z">
        <w:r>
          <w:delText xml:space="preserve">from</w:delText>
        </w:r>
      </w:del>
      <w:del w:id="2028" w:author="PR Preview" w:date="2026-01-01T00:00:00Z">
        <w:r>
          <w:delText xml:space="preserve"> </w:delText>
        </w:r>
      </w:del>
      <w:hyperlink w:anchor="exm-rank">
        <w:del w:id="2029" w:author="PR Preview" w:date="2026-01-01T00:00:00Z">
          <w:r>
            <w:rPr>
              <w:rStyle w:val="Hyperlink"/>
            </w:rPr>
            <w:delText xml:space="preserve">Example 33</w:delText>
          </w:r>
        </w:del>
      </w:hyperlink>
      <w:del w:id="2030" w:author="PR Preview" w:date="2026-01-01T00:00:00Z">
        <w:r>
          <w:delText xml:space="preserve">:</w:delText>
        </w:r>
      </w:del>
    </w:p>
    <w:p>
      <w:pPr>
        <w:pStyle w:val="BodyText"/>
      </w:pPr>
      <w:ins w:id="2031" w:author="PR Preview" w:date="2026-01-01T00:00:00Z">
        <w:r>
          <w:rPr>
            <w:b/>
            <w:bCs/>
          </w:rPr>
          <w:t xml:space="preserve">Example 149 (Inverting</w:t>
        </w:r>
      </w:ins>
      <w:ins w:id="2032" w:author="PR Preview" w:date="2026-01-01T00:00:00Z">
        <w:r>
          <w:rPr>
            <w:b/>
            <w:bCs/>
          </w:rPr>
          <w:t xml:space="preserve"> </w:t>
        </w:r>
      </w:ins>
      <m:oMath>
        <m:sSup>
          <m:e>
            <m:r>
              <m:rPr>
                <m:sty m:val="bi"/>
              </m:rPr>
              <m:t>X</m:t>
            </m:r>
          </m:e>
          <m:sup>
            <m:r>
              <m:rPr>
                <m:sty m:val="p"/>
              </m:rPr>
              <m:t>⊤</m:t>
            </m:r>
          </m:sup>
        </m:sSup>
        <m:r>
          <m:rPr>
            <m:sty m:val="bi"/>
          </m:rPr>
          <m:t>X</m:t>
        </m:r>
      </m:oMath>
      <w:ins w:id="2033" w:author="PR Preview" w:date="2026-01-01T00:00:00Z">
        <w:r>
          <w:rPr>
            <w:b/>
            <w:bCs/>
          </w:rPr>
          <w:t xml:space="preserve">)</w:t>
        </w:r>
      </w:ins>
      <w:ins w:id="2034" w:author="PR Preview" w:date="2026-01-01T00:00:00Z">
        <w:r>
          <w:t xml:space="preserve"> </w:t>
        </w:r>
      </w:ins>
      <w:ins w:id="2035" w:author="PR Preview" w:date="2026-01-01T00:00:00Z">
        <w:r>
          <w:t xml:space="preserve">For the rank-</w:t>
        </w:r>
      </w:ins>
      <m:oMath>
        <m:r>
          <m:t>2</m:t>
        </m:r>
      </m:oMath>
      <w:ins w:id="2036" w:author="PR Preview" w:date="2026-01-01T00:00:00Z">
        <w:r>
          <w:t xml:space="preserve"> </w:t>
        </w:r>
      </w:ins>
      <w:ins w:id="2037" w:author="PR Preview" w:date="2026-01-01T00:00:00Z">
        <w:r>
          <w:t xml:space="preserve">matrix</w:t>
        </w:r>
      </w:ins>
      <w:ins w:id="203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039" w:author="PR Preview" w:date="2026-01-01T00:00:00Z">
        <w:r>
          <w:t xml:space="preserve"> </w:t>
        </w:r>
      </w:ins>
      <w:ins w:id="2040" w:author="PR Preview" w:date="2026-01-01T00:00:00Z">
        <w:r>
          <w:t xml:space="preserve">from</w:t>
        </w:r>
      </w:ins>
      <w:ins w:id="2041" w:author="PR Preview" w:date="2026-01-01T00:00:00Z">
        <w:r>
          <w:t xml:space="preserve"> </w:t>
        </w:r>
      </w:ins>
      <w:hyperlink w:anchor="exm-rank">
        <w:ins w:id="2042" w:author="PR Preview" w:date="2026-01-01T00:00:00Z">
          <w:r>
            <w:rPr>
              <w:rStyle w:val="Hyperlink"/>
            </w:rPr>
            <w:t xml:space="preserve">Example 33</w:t>
          </w:r>
        </w:ins>
      </w:hyperlink>
      <w:ins w:id="2043"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2044" w:author="PR Preview" w:date="2026-01-01T00:00:00Z">
        <w:r>
          <w:delText xml:space="preserve">The inverse exists by</w:delText>
        </w:r>
      </w:del>
      <w:del w:id="2045" w:author="PR Preview" w:date="2026-01-01T00:00:00Z">
        <w:r>
          <w:delText xml:space="preserve"> </w:delText>
        </w:r>
      </w:del>
      <w:hyperlink w:anchor="thm-gram-invertible">
        <w:del w:id="2046" w:author="PR Preview" w:date="2026-01-01T00:00:00Z">
          <w:r>
            <w:rPr>
              <w:rStyle w:val="Hyperlink"/>
            </w:rPr>
            <w:delText xml:space="preserve">Theorem 78</w:delText>
          </w:r>
        </w:del>
      </w:hyperlink>
      <w:del w:id="2047" w:author="PR Preview" w:date="2026-01-01T00:00:00Z">
        <w:r>
          <w:delText xml:space="preserve">.</w:delText>
        </w:r>
      </w:del>
    </w:p>
    <w:p>
      <w:pPr>
        <w:pStyle w:val="BodyText"/>
      </w:pPr>
      <w:del w:id="2048" w:author="PR Preview" w:date="2026-01-01T00:00:00Z">
        <w:r>
          <w:rPr>
            <w:b/>
            <w:bCs/>
          </w:rPr>
          <w:delText xml:space="preserve">Example 149 (The hat matrix of an intercept-only model)</w:delText>
        </w:r>
      </w:del>
      <w:del w:id="2049" w:author="PR Preview" w:date="2026-01-01T00:00:00Z">
        <w:r>
          <w:delText xml:space="preserve"> </w:delText>
        </w:r>
      </w:del>
      <w:del w:id="2050" w:author="PR Preview" w:date="2026-01-01T00:00:00Z">
        <w:r>
          <w:delText xml:space="preserve">With</w:delText>
        </w:r>
      </w:del>
      <w:del w:id="2051" w:author="PR Preview" w:date="2026-01-01T00:00:00Z">
        <w:r>
          <w:delText xml:space="preserve"> </w:delText>
        </w:r>
      </w:del>
      <m:oMath>
        <m:r>
          <m:t>n</m:t>
        </m:r>
        <m:r>
          <m:rPr>
            <m:sty m:val="p"/>
          </m:rPr>
          <m:t>=</m:t>
        </m:r>
        <m:r>
          <m:t>2</m:t>
        </m:r>
      </m:oMath>
      <w:del w:id="2052" w:author="PR Preview" w:date="2026-01-01T00:00:00Z">
        <w:r>
          <w:delText xml:space="preserve"> </w:delText>
        </w:r>
      </w:del>
      <w:del w:id="2053" w:author="PR Preview" w:date="2026-01-01T00:00:00Z">
        <w:r>
          <w:delText xml:space="preserve">observations and only an intercept,</w:delText>
        </w:r>
      </w:del>
      <w:del w:id="205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055" w:author="PR Preview" w:date="2026-01-01T00:00:00Z">
        <w:r>
          <w:delText xml:space="preserve"> </w:delText>
        </w:r>
      </w:del>
      <w:del w:id="2056" w:author="PR Preview" w:date="2026-01-01T00:00:00Z">
        <w:r>
          <w:delText xml:space="preserve">(</w:delText>
        </w:r>
      </w:del>
      <m:oMath>
        <m:r>
          <m:t>2</m:t>
        </m:r>
        <m:r>
          <m:rPr>
            <m:sty m:val="p"/>
          </m:rPr>
          <m:t>×</m:t>
        </m:r>
        <m:r>
          <m:t>1</m:t>
        </m:r>
      </m:oMath>
      <w:del w:id="2057" w:author="PR Preview" w:date="2026-01-01T00:00:00Z">
        <w:r>
          <w:delText xml:space="preserve">, rank</w:delText>
        </w:r>
      </w:del>
      <w:del w:id="2058" w:author="PR Preview" w:date="2026-01-01T00:00:00Z">
        <w:r>
          <w:delText xml:space="preserve"> </w:delText>
        </w:r>
      </w:del>
      <m:oMath>
        <m:r>
          <m:t>1</m:t>
        </m:r>
      </m:oMath>
      <w:del w:id="2059" w:author="PR Preview" w:date="2026-01-01T00:00:00Z">
        <w:r>
          <w:delText xml:space="preserve">),</w:delText>
        </w:r>
      </w:del>
      <w:del w:id="2060" w:author="PR Preview" w:date="2026-01-01T00:00:00Z">
        <w:r>
          <w:delText xml:space="preserve"> </w:delText>
        </w:r>
      </w:del>
      <w:del w:id="2061" w:author="PR Preview" w:date="2026-01-01T00:00:00Z">
        <w:r>
          <w:delText xml:space="preserve">so</w:delText>
        </w:r>
      </w:del>
      <w:del w:id="2062"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2063" w:author="PR Preview" w:date="2026-01-01T00:00:00Z">
        <w:r>
          <w:delText xml:space="preserve"> </w:delText>
        </w:r>
      </w:del>
      <w:del w:id="2064" w:author="PR Preview" w:date="2026-01-01T00:00:00Z">
        <w:r>
          <w:delText xml:space="preserve">and</w:delText>
        </w:r>
      </w:del>
    </w:p>
    <w:p>
      <w:pPr>
        <w:pStyle w:val="FirstParagraph"/>
      </w:pPr>
      <w:ins w:id="2065" w:author="PR Preview" w:date="2026-01-01T00:00:00Z">
        <w:r>
          <w:t xml:space="preserve">The inverse exists by</w:t>
        </w:r>
      </w:ins>
      <w:ins w:id="2066" w:author="PR Preview" w:date="2026-01-01T00:00:00Z">
        <w:r>
          <w:t xml:space="preserve"> </w:t>
        </w:r>
      </w:ins>
      <w:hyperlink w:anchor="thm-gram-invertible">
        <w:ins w:id="2067" w:author="PR Preview" w:date="2026-01-01T00:00:00Z">
          <w:r>
            <w:rPr>
              <w:rStyle w:val="Hyperlink"/>
            </w:rPr>
            <w:t xml:space="preserve">Theorem 79</w:t>
          </w:r>
        </w:ins>
      </w:hyperlink>
      <w:ins w:id="2068" w:author="PR Preview" w:date="2026-01-01T00:00:00Z">
        <w:r>
          <w:t xml:space="preserve">.</w:t>
        </w:r>
      </w:ins>
    </w:p>
    <w:bookmarkEnd w:id="489"/>
    <w:bookmarkStart w:id="490" w:name="exm-hat-matrix"/>
    <w:p>
      <w:pPr>
        <w:pStyle w:val="BodyText"/>
      </w:pPr>
      <w:ins w:id="2069" w:author="PR Preview" w:date="2026-01-01T00:00:00Z">
        <w:r>
          <w:rPr>
            <w:b/>
            <w:bCs/>
          </w:rPr>
          <w:t xml:space="preserve">Example 150 (The hat matrix of an intercept-only model)</w:t>
        </w:r>
      </w:ins>
      <w:ins w:id="2070" w:author="PR Preview" w:date="2026-01-01T00:00:00Z">
        <w:r>
          <w:t xml:space="preserve"> </w:t>
        </w:r>
      </w:ins>
      <w:ins w:id="2071" w:author="PR Preview" w:date="2026-01-01T00:00:00Z">
        <w:r>
          <w:t xml:space="preserve">With</w:t>
        </w:r>
      </w:ins>
      <w:ins w:id="2072" w:author="PR Preview" w:date="2026-01-01T00:00:00Z">
        <w:r>
          <w:t xml:space="preserve"> </w:t>
        </w:r>
      </w:ins>
      <m:oMath>
        <m:r>
          <m:t>n</m:t>
        </m:r>
        <m:r>
          <m:rPr>
            <m:sty m:val="p"/>
          </m:rPr>
          <m:t>=</m:t>
        </m:r>
        <m:r>
          <m:t>2</m:t>
        </m:r>
      </m:oMath>
      <w:ins w:id="2073" w:author="PR Preview" w:date="2026-01-01T00:00:00Z">
        <w:r>
          <w:t xml:space="preserve"> </w:t>
        </w:r>
      </w:ins>
      <w:ins w:id="2074" w:author="PR Preview" w:date="2026-01-01T00:00:00Z">
        <w:r>
          <w:t xml:space="preserve">observations and only an intercept,</w:t>
        </w:r>
      </w:ins>
      <w:ins w:id="207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076" w:author="PR Preview" w:date="2026-01-01T00:00:00Z">
        <w:r>
          <w:t xml:space="preserve"> </w:t>
        </w:r>
      </w:ins>
      <w:ins w:id="2077" w:author="PR Preview" w:date="2026-01-01T00:00:00Z">
        <w:r>
          <w:t xml:space="preserve">(</w:t>
        </w:r>
      </w:ins>
      <m:oMath>
        <m:r>
          <m:t>2</m:t>
        </m:r>
        <m:r>
          <m:rPr>
            <m:sty m:val="p"/>
          </m:rPr>
          <m:t>×</m:t>
        </m:r>
        <m:r>
          <m:t>1</m:t>
        </m:r>
      </m:oMath>
      <w:ins w:id="2078" w:author="PR Preview" w:date="2026-01-01T00:00:00Z">
        <w:r>
          <w:t xml:space="preserve">, rank</w:t>
        </w:r>
      </w:ins>
      <w:ins w:id="2079" w:author="PR Preview" w:date="2026-01-01T00:00:00Z">
        <w:r>
          <w:t xml:space="preserve"> </w:t>
        </w:r>
      </w:ins>
      <m:oMath>
        <m:r>
          <m:t>1</m:t>
        </m:r>
      </m:oMath>
      <w:ins w:id="2080" w:author="PR Preview" w:date="2026-01-01T00:00:00Z">
        <w:r>
          <w:t xml:space="preserve">),</w:t>
        </w:r>
      </w:ins>
      <w:ins w:id="2081" w:author="PR Preview" w:date="2026-01-01T00:00:00Z">
        <w:r>
          <w:t xml:space="preserve"> </w:t>
        </w:r>
      </w:ins>
      <w:ins w:id="2082" w:author="PR Preview" w:date="2026-01-01T00:00:00Z">
        <w:r>
          <w:t xml:space="preserve">so</w:t>
        </w:r>
      </w:ins>
      <w:ins w:id="2083" w:author="PR Preview" w:date="2026-01-01T00:00:00Z">
        <w:r>
          <w:t xml:space="preserve"> </w:t>
        </w:r>
      </w:ins>
      <m:oMath>
        <m:sSup>
          <m:e>
            <m:r>
              <m:rPr>
                <m:sty m:val="bi"/>
              </m:rPr>
              <m:t>X</m:t>
            </m:r>
          </m:e>
          <m:sup>
            <m:r>
              <m:rPr>
                <m:sty m:val="p"/>
              </m:rPr>
              <m:t>⊤</m:t>
            </m:r>
          </m:sup>
        </m:sSup>
        <m:r>
          <m:rPr>
            <m:sty m:val="bi"/>
          </m:rPr>
          <m:t>X</m:t>
        </m:r>
        <m:r>
          <m:rPr>
            <m:sty m:val="p"/>
          </m:rPr>
          <m:t>=</m:t>
        </m:r>
        <m:r>
          <m:t>2</m:t>
        </m:r>
      </m:oMath>
      <w:ins w:id="2084" w:author="PR Preview" w:date="2026-01-01T00:00:00Z">
        <w:r>
          <w:t xml:space="preserve"> </w:t>
        </w:r>
      </w:ins>
      <w:ins w:id="2085" w:author="PR Preview" w:date="2026-01-01T00:00:00Z">
        <w:r>
          <w:t xml:space="preserve">and</w:t>
        </w:r>
      </w:ins>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del w:id="2086" w:author="PR Preview" w:date="2026-01-01T00:00:00Z">
        <w:r>
          <w:rPr>
            <w:b/>
            <w:bCs/>
          </w:rPr>
          <w:delText xml:space="preserve">Theorem 79 (Hat matrix is a projection matrix)</w:delText>
        </w:r>
      </w:del>
      <w:del w:id="2087" w:author="PR Preview" w:date="2026-01-01T00:00:00Z">
        <w:r>
          <w:delText xml:space="preserve"> </w:delText>
        </w:r>
      </w:del>
      <w:del w:id="2088" w:author="PR Preview" w:date="2026-01-01T00:00:00Z">
        <w:r>
          <w:delText xml:space="preserve">If</w:delText>
        </w:r>
      </w:del>
      <w:del w:id="2089" w:author="PR Preview" w:date="2026-01-01T00:00:00Z">
        <w:r>
          <w:delText xml:space="preserve"> </w:delText>
        </w:r>
      </w:del>
      <m:oMath>
        <m:r>
          <m:rPr>
            <m:sty m:val="bi"/>
          </m:rPr>
          <m:t>X</m:t>
        </m:r>
      </m:oMath>
      <w:del w:id="2090" w:author="PR Preview" w:date="2026-01-01T00:00:00Z">
        <w:r>
          <w:delText xml:space="preserve"> </w:delText>
        </w:r>
      </w:del>
      <w:del w:id="2091" w:author="PR Preview" w:date="2026-01-01T00:00:00Z">
        <w:r>
          <w:delText xml:space="preserve">is an</w:delText>
        </w:r>
      </w:del>
      <w:del w:id="2092" w:author="PR Preview" w:date="2026-01-01T00:00:00Z">
        <w:r>
          <w:delText xml:space="preserve"> </w:delText>
        </w:r>
      </w:del>
      <m:oMath>
        <m:r>
          <m:t>n</m:t>
        </m:r>
        <m:r>
          <m:rPr>
            <m:sty m:val="p"/>
          </m:rPr>
          <m:t>×</m:t>
        </m:r>
        <m:r>
          <m:t>p</m:t>
        </m:r>
      </m:oMath>
      <w:del w:id="2093" w:author="PR Preview" w:date="2026-01-01T00:00:00Z">
        <w:r>
          <w:delText xml:space="preserve"> </w:delText>
        </w:r>
      </w:del>
      <w:del w:id="2094" w:author="PR Preview" w:date="2026-01-01T00:00:00Z">
        <w:r>
          <w:delText xml:space="preserve">design matrix with</w:delText>
        </w:r>
      </w:del>
      <w:del w:id="209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096" w:author="PR Preview" w:date="2026-01-01T00:00:00Z">
        <w:r>
          <w:delText xml:space="preserve">,</w:delText>
        </w:r>
      </w:del>
      <w:del w:id="2097" w:author="PR Preview" w:date="2026-01-01T00:00:00Z">
        <w:r>
          <w:delText xml:space="preserve"> </w:delText>
        </w:r>
      </w:del>
      <w:del w:id="2098" w:author="PR Preview" w:date="2026-01-01T00:00:00Z">
        <w:r>
          <w:delText xml:space="preserve">then the hat matrix</w:delText>
        </w:r>
      </w:del>
      <w:del w:id="2099" w:author="PR Preview" w:date="2026-01-01T00:00:00Z">
        <w:r>
          <w:delText xml:space="preserve"> </w:delText>
        </w:r>
      </w:del>
      <m:oMath>
        <m:r>
          <m:rPr>
            <m:sty m:val="bi"/>
          </m:rPr>
          <m:t>H</m:t>
        </m:r>
      </m:oMath>
      <w:del w:id="2100" w:author="PR Preview" w:date="2026-01-01T00:00:00Z">
        <w:r>
          <w:delText xml:space="preserve"> </w:delText>
        </w:r>
      </w:del>
      <w:del w:id="2101" w:author="PR Preview" w:date="2026-01-01T00:00:00Z">
        <w:r>
          <w:delText xml:space="preserve">(</w:delText>
        </w:r>
      </w:del>
      <w:hyperlink w:anchor="def-hat-matrix">
        <w:del w:id="2102" w:author="PR Preview" w:date="2026-01-01T00:00:00Z">
          <w:r>
            <w:rPr>
              <w:rStyle w:val="Hyperlink"/>
            </w:rPr>
            <w:delText xml:space="preserve">Definition 90</w:delText>
          </w:r>
        </w:del>
      </w:hyperlink>
      <w:del w:id="2103" w:author="PR Preview" w:date="2026-01-01T00:00:00Z">
        <w:r>
          <w:delText xml:space="preserve">)</w:delText>
        </w:r>
      </w:del>
      <w:del w:id="2104" w:author="PR Preview" w:date="2026-01-01T00:00:00Z">
        <w:r>
          <w:delText xml:space="preserve"> </w:delText>
        </w:r>
      </w:del>
      <w:del w:id="2105" w:author="PR Preview" w:date="2026-01-01T00:00:00Z">
        <w:r>
          <w:delText xml:space="preserve">is an orthogonal projection matrix (</w:delText>
        </w:r>
      </w:del>
      <w:hyperlink w:anchor="def-projection-matrix">
        <w:del w:id="2106" w:author="PR Preview" w:date="2026-01-01T00:00:00Z">
          <w:r>
            <w:rPr>
              <w:rStyle w:val="Hyperlink"/>
            </w:rPr>
            <w:delText xml:space="preserve">Definition 74</w:delText>
          </w:r>
        </w:del>
      </w:hyperlink>
      <w:del w:id="2107" w:author="PR Preview" w:date="2026-01-01T00:00:00Z">
        <w:r>
          <w:delText xml:space="preserve">).</w:delText>
        </w:r>
      </w:del>
    </w:p>
    <w:p>
      <w:pPr>
        <w:pStyle w:val="BodyText"/>
      </w:pPr>
      <w:ins w:id="2108" w:author="PR Preview" w:date="2026-01-01T00:00:00Z">
        <w:r>
          <w:rPr>
            <w:b/>
            <w:bCs/>
          </w:rPr>
          <w:t xml:space="preserve">Theorem 80 (Hat matrix is a projection matrix)</w:t>
        </w:r>
      </w:ins>
      <w:ins w:id="2109" w:author="PR Preview" w:date="2026-01-01T00:00:00Z">
        <w:r>
          <w:t xml:space="preserve"> </w:t>
        </w:r>
      </w:ins>
      <w:ins w:id="2110" w:author="PR Preview" w:date="2026-01-01T00:00:00Z">
        <w:r>
          <w:t xml:space="preserve">If</w:t>
        </w:r>
      </w:ins>
      <w:ins w:id="2111" w:author="PR Preview" w:date="2026-01-01T00:00:00Z">
        <w:r>
          <w:t xml:space="preserve"> </w:t>
        </w:r>
      </w:ins>
      <m:oMath>
        <m:r>
          <m:rPr>
            <m:sty m:val="bi"/>
          </m:rPr>
          <m:t>X</m:t>
        </m:r>
      </m:oMath>
      <w:ins w:id="2112" w:author="PR Preview" w:date="2026-01-01T00:00:00Z">
        <w:r>
          <w:t xml:space="preserve"> </w:t>
        </w:r>
      </w:ins>
      <w:ins w:id="2113" w:author="PR Preview" w:date="2026-01-01T00:00:00Z">
        <w:r>
          <w:t xml:space="preserve">is an</w:t>
        </w:r>
      </w:ins>
      <w:ins w:id="2114" w:author="PR Preview" w:date="2026-01-01T00:00:00Z">
        <w:r>
          <w:t xml:space="preserve"> </w:t>
        </w:r>
      </w:ins>
      <m:oMath>
        <m:r>
          <m:t>n</m:t>
        </m:r>
        <m:r>
          <m:rPr>
            <m:sty m:val="p"/>
          </m:rPr>
          <m:t>×</m:t>
        </m:r>
        <m:r>
          <m:t>p</m:t>
        </m:r>
      </m:oMath>
      <w:ins w:id="2115" w:author="PR Preview" w:date="2026-01-01T00:00:00Z">
        <w:r>
          <w:t xml:space="preserve"> </w:t>
        </w:r>
      </w:ins>
      <w:ins w:id="2116" w:author="PR Preview" w:date="2026-01-01T00:00:00Z">
        <w:r>
          <w:t xml:space="preserve">design matrix with</w:t>
        </w:r>
      </w:ins>
      <w:ins w:id="2117" w:author="PR Preview" w:date="2026-01-01T00:00:00Z">
        <w:r>
          <w:t xml:space="preserve"> </w:t>
        </w:r>
      </w:ins>
      <m:oMath>
        <m:r>
          <m:rPr>
            <m:sty m:val="p"/>
          </m:rPr>
          <m:t>rank</m:t>
        </m:r>
        <m:r>
          <m:rPr>
            <m:sty m:val="p"/>
          </m:rPr>
          <m:t>(</m:t>
        </m:r>
        <m:r>
          <m:rPr>
            <m:sty m:val="bi"/>
          </m:rPr>
          <m:t>X</m:t>
        </m:r>
        <m:r>
          <m:rPr>
            <m:sty m:val="p"/>
          </m:rPr>
          <m:t>)</m:t>
        </m:r>
        <m:r>
          <m:rPr>
            <m:sty m:val="p"/>
          </m:rPr>
          <m:t>=</m:t>
        </m:r>
        <m:r>
          <m:t>p</m:t>
        </m:r>
      </m:oMath>
      <w:ins w:id="2118" w:author="PR Preview" w:date="2026-01-01T00:00:00Z">
        <w:r>
          <w:t xml:space="preserve">,</w:t>
        </w:r>
      </w:ins>
      <w:ins w:id="2119" w:author="PR Preview" w:date="2026-01-01T00:00:00Z">
        <w:r>
          <w:t xml:space="preserve"> </w:t>
        </w:r>
      </w:ins>
      <w:ins w:id="2120" w:author="PR Preview" w:date="2026-01-01T00:00:00Z">
        <w:r>
          <w:t xml:space="preserve">then the hat matrix</w:t>
        </w:r>
      </w:ins>
      <w:ins w:id="2121" w:author="PR Preview" w:date="2026-01-01T00:00:00Z">
        <w:r>
          <w:t xml:space="preserve"> </w:t>
        </w:r>
      </w:ins>
      <m:oMath>
        <m:r>
          <m:rPr>
            <m:sty m:val="bi"/>
          </m:rPr>
          <m:t>H</m:t>
        </m:r>
      </m:oMath>
      <w:ins w:id="2122" w:author="PR Preview" w:date="2026-01-01T00:00:00Z">
        <w:r>
          <w:t xml:space="preserve"> </w:t>
        </w:r>
      </w:ins>
      <w:ins w:id="2123" w:author="PR Preview" w:date="2026-01-01T00:00:00Z">
        <w:r>
          <w:t xml:space="preserve">(</w:t>
        </w:r>
      </w:ins>
      <w:hyperlink w:anchor="def-hat-matrix">
        <w:ins w:id="2124" w:author="PR Preview" w:date="2026-01-01T00:00:00Z">
          <w:r>
            <w:rPr>
              <w:rStyle w:val="Hyperlink"/>
            </w:rPr>
            <w:t xml:space="preserve">Definition 90</w:t>
          </w:r>
        </w:ins>
      </w:hyperlink>
      <w:ins w:id="2125" w:author="PR Preview" w:date="2026-01-01T00:00:00Z">
        <w:r>
          <w:t xml:space="preserve">)</w:t>
        </w:r>
      </w:ins>
      <w:ins w:id="2126" w:author="PR Preview" w:date="2026-01-01T00:00:00Z">
        <w:r>
          <w:t xml:space="preserve"> </w:t>
        </w:r>
      </w:ins>
      <w:ins w:id="2127" w:author="PR Preview" w:date="2026-01-01T00:00:00Z">
        <w:r>
          <w:t xml:space="preserve">is an orthogonal projection matrix (</w:t>
        </w:r>
      </w:ins>
      <w:hyperlink w:anchor="def-projection-matrix">
        <w:ins w:id="2128" w:author="PR Preview" w:date="2026-01-01T00:00:00Z">
          <w:r>
            <w:rPr>
              <w:rStyle w:val="Hyperlink"/>
            </w:rPr>
            <w:t xml:space="preserve">Definition 74</w:t>
          </w:r>
        </w:ins>
      </w:hyperlink>
      <w:ins w:id="2129" w:author="PR Preview" w:date="2026-01-01T00:00:00Z">
        <w:r>
          <w:t xml:space="preserve">).</w:t>
        </w:r>
      </w:ins>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del w:id="2130" w:author="PR Preview" w:date="2026-01-01T00:00:00Z">
        <w:r>
          <w:rPr>
            <w:b/>
            <w:bCs/>
          </w:rPr>
          <w:delText xml:space="preserve">Example 150 (The intercept-only hat matrix is a projection)</w:delText>
        </w:r>
      </w:del>
      <w:del w:id="2131" w:author="PR Preview" w:date="2026-01-01T00:00:00Z">
        <w:r>
          <w:delText xml:space="preserve"> </w:delText>
        </w:r>
      </w:del>
      <w:del w:id="2132" w:author="PR Preview" w:date="2026-01-01T00:00:00Z">
        <w:r>
          <w:delText xml:space="preserve">For</w:delText>
        </w:r>
      </w:del>
      <w:del w:id="2133"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134" w:author="PR Preview" w:date="2026-01-01T00:00:00Z">
        <w:r>
          <w:delText xml:space="preserve"> </w:delText>
        </w:r>
      </w:del>
      <w:del w:id="2135" w:author="PR Preview" w:date="2026-01-01T00:00:00Z">
        <w:r>
          <w:delText xml:space="preserve">from</w:delText>
        </w:r>
      </w:del>
      <w:del w:id="2136" w:author="PR Preview" w:date="2026-01-01T00:00:00Z">
        <w:r>
          <w:delText xml:space="preserve"> </w:delText>
        </w:r>
      </w:del>
      <w:hyperlink w:anchor="exm-hat-matrix">
        <w:del w:id="2137" w:author="PR Preview" w:date="2026-01-01T00:00:00Z">
          <w:r>
            <w:rPr>
              <w:rStyle w:val="Hyperlink"/>
            </w:rPr>
            <w:delText xml:space="preserve">Example 149</w:delText>
          </w:r>
        </w:del>
      </w:hyperlink>
      <w:del w:id="2138" w:author="PR Preview" w:date="2026-01-01T00:00:00Z">
        <w:r>
          <w:delText xml:space="preserve">,</w:delText>
        </w:r>
      </w:del>
      <w:del w:id="2139" w:author="PR Preview" w:date="2026-01-01T00:00:00Z">
        <w:r>
          <w:delText xml:space="preserve"> </w:delText>
        </w:r>
      </w:del>
      <m:oMath>
        <m:sSup>
          <m:e>
            <m:r>
              <m:rPr>
                <m:sty m:val="bi"/>
              </m:rPr>
              <m:t>H</m:t>
            </m:r>
          </m:e>
          <m:sup>
            <m:r>
              <m:rPr>
                <m:sty m:val="p"/>
              </m:rPr>
              <m:t>⊤</m:t>
            </m:r>
          </m:sup>
        </m:sSup>
        <m:r>
          <m:rPr>
            <m:sty m:val="p"/>
          </m:rPr>
          <m:t>=</m:t>
        </m:r>
        <m:r>
          <m:rPr>
            <m:sty m:val="bi"/>
          </m:rPr>
          <m:t>H</m:t>
        </m:r>
      </m:oMath>
      <w:del w:id="2140" w:author="PR Preview" w:date="2026-01-01T00:00:00Z">
        <w:r>
          <w:delText xml:space="preserve">, and</w:delText>
        </w:r>
      </w:del>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del w:id="2141" w:author="PR Preview" w:date="2026-01-01T00:00:00Z">
        <w:r>
          <w:delText xml:space="preserve">as</w:delText>
        </w:r>
      </w:del>
      <w:del w:id="2142" w:author="PR Preview" w:date="2026-01-01T00:00:00Z">
        <w:r>
          <w:delText xml:space="preserve"> </w:delText>
        </w:r>
      </w:del>
      <w:hyperlink w:anchor="thm-hat-matrix">
        <w:del w:id="2143" w:author="PR Preview" w:date="2026-01-01T00:00:00Z">
          <w:r>
            <w:rPr>
              <w:rStyle w:val="Hyperlink"/>
            </w:rPr>
            <w:delText xml:space="preserve">Theorem 79</w:delText>
          </w:r>
        </w:del>
      </w:hyperlink>
      <w:del w:id="2144" w:author="PR Preview" w:date="2026-01-01T00:00:00Z">
        <w:r>
          <w:delText xml:space="preserve"> </w:delText>
        </w:r>
      </w:del>
      <w:del w:id="2145" w:author="PR Preview" w:date="2026-01-01T00:00:00Z">
        <w:r>
          <w:delText xml:space="preserve">says.</w:delText>
        </w:r>
      </w:del>
    </w:p>
    <w:p>
      <w:pPr>
        <w:pStyle w:val="BodyText"/>
      </w:pPr>
      <w:del w:id="2146" w:author="PR Preview" w:date="2026-01-01T00:00:00Z">
        <w:r>
          <w:rPr>
            <w:i/>
            <w:iCs/>
          </w:rPr>
          <w:delText xml:space="preserve">Remark 41</w:delText>
        </w:r>
      </w:del>
      <w:del w:id="2147" w:author="PR Preview" w:date="2026-01-01T00:00:00Z">
        <w:r>
          <w:delText xml:space="preserve"> (Why it is called the hat matrix). </w:delText>
        </w:r>
      </w:del>
      <w:del w:id="2148" w:author="PR Preview" w:date="2026-01-01T00:00:00Z">
        <w:r>
          <w:delText xml:space="preserve">The hat matrix gives the fitted values in linear regression:</w:delText>
        </w:r>
      </w:del>
      <w:del w:id="2149" w:author="PR Preview" w:date="2026-01-01T00:00:00Z">
        <w:r>
          <w:delText xml:space="preserve"> </w:delText>
        </w:r>
      </w:del>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del w:id="2150" w:author="PR Preview" w:date="2026-01-01T00:00:00Z">
        <w:r>
          <w:delText xml:space="preserve">.</w:delText>
        </w:r>
      </w:del>
      <w:del w:id="2151" w:author="PR Preview" w:date="2026-01-01T00:00:00Z">
        <w:r>
          <w:delText xml:space="preserve"> </w:delText>
        </w:r>
      </w:del>
      <w:del w:id="2152" w:author="PR Preview" w:date="2026-01-01T00:00:00Z">
        <w:r>
          <w:delText xml:space="preserve">Multiplying by</w:delText>
        </w:r>
      </w:del>
      <w:del w:id="2153" w:author="PR Preview" w:date="2026-01-01T00:00:00Z">
        <w:r>
          <w:delText xml:space="preserve"> </w:delText>
        </w:r>
      </w:del>
      <m:oMath>
        <m:r>
          <m:rPr>
            <m:sty m:val="bi"/>
          </m:rPr>
          <m:t>H</m:t>
        </m:r>
      </m:oMath>
      <w:del w:id="2154" w:author="PR Preview" w:date="2026-01-01T00:00:00Z">
        <w:r>
          <w:delText xml:space="preserve"> </w:delText>
        </w:r>
      </w:del>
      <w:del w:id="2155" w:author="PR Preview" w:date="2026-01-01T00:00:00Z">
        <w:r>
          <w:delText xml:space="preserve">“puts a hat”</w:delText>
        </w:r>
      </w:del>
      <w:del w:id="2156" w:author="PR Preview" w:date="2026-01-01T00:00:00Z">
        <w:r>
          <w:delText xml:space="preserve"> </w:delText>
        </w:r>
      </w:del>
      <w:del w:id="2157" w:author="PR Preview" w:date="2026-01-01T00:00:00Z">
        <w:r>
          <w:delText xml:space="preserve">on</w:delText>
        </w:r>
      </w:del>
      <w:del w:id="2158" w:author="PR Preview" w:date="2026-01-01T00:00:00Z">
        <w:r>
          <w:delText xml:space="preserve"> </w:delText>
        </w:r>
      </w:del>
      <m:oMath>
        <m:acc>
          <m:accPr>
            <m:chr m:val="̃"/>
          </m:accPr>
          <m:e>
            <m:r>
              <m:t>y</m:t>
            </m:r>
          </m:e>
        </m:acc>
      </m:oMath>
      <w:del w:id="2159" w:author="PR Preview" w:date="2026-01-01T00:00:00Z">
        <w:r>
          <w:delText xml:space="preserve">,</w:delText>
        </w:r>
      </w:del>
      <w:del w:id="2160" w:author="PR Preview" w:date="2026-01-01T00:00:00Z">
        <w:r>
          <w:delText xml:space="preserve"> </w:delText>
        </w:r>
      </w:del>
      <w:del w:id="2161" w:author="PR Preview" w:date="2026-01-01T00:00:00Z">
        <w:r>
          <w:delText xml:space="preserve">which is where the name comes from.</w:delText>
        </w:r>
      </w:del>
      <w:del w:id="2162" w:author="PR Preview" w:date="2026-01-01T00:00:00Z">
        <w:r>
          <w:delText xml:space="preserve"> </w:delText>
        </w:r>
      </w:del>
      <w:del w:id="2163" w:author="PR Preview" w:date="2026-01-01T00:00:00Z">
        <w:r>
          <w:delText xml:space="preserve">In</w:delText>
        </w:r>
      </w:del>
      <w:del w:id="2164" w:author="PR Preview" w:date="2026-01-01T00:00:00Z">
        <w:r>
          <w:delText xml:space="preserve"> </w:delText>
        </w:r>
      </w:del>
      <w:hyperlink w:anchor="exm-hat-matrix">
        <w:del w:id="2165" w:author="PR Preview" w:date="2026-01-01T00:00:00Z">
          <w:r>
            <w:rPr>
              <w:rStyle w:val="Hyperlink"/>
            </w:rPr>
            <w:delText xml:space="preserve">Example 149</w:delText>
          </w:r>
        </w:del>
      </w:hyperlink>
      <w:del w:id="2166" w:author="PR Preview" w:date="2026-01-01T00:00:00Z">
        <w:r>
          <w:delText xml:space="preserve">,</w:delText>
        </w:r>
      </w:del>
      <w:del w:id="2167" w:author="PR Preview" w:date="2026-01-01T00:00:00Z">
        <w:r>
          <w:delText xml:space="preserve"> </w:delText>
        </w:r>
      </w:del>
      <m:oMath>
        <m:r>
          <m:rPr>
            <m:sty m:val="bi"/>
          </m:rPr>
          <m:t>H</m:t>
        </m:r>
      </m:oMath>
      <w:del w:id="2168" w:author="PR Preview" w:date="2026-01-01T00:00:00Z">
        <w:r>
          <w:delText xml:space="preserve"> </w:delText>
        </w:r>
      </w:del>
      <w:del w:id="2169" w:author="PR Preview" w:date="2026-01-01T00:00:00Z">
        <w:r>
          <w:delText xml:space="preserve">puts a hat on</w:delText>
        </w:r>
      </w:del>
      <w:del w:id="2170" w:author="PR Preview" w:date="2026-01-01T00:00:00Z">
        <w:r>
          <w:delText xml:space="preserve"> </w:delText>
        </w:r>
      </w:del>
      <m:oMath>
        <m:acc>
          <m:accPr>
            <m:chr m:val="̃"/>
          </m:accPr>
          <m:e>
            <m:r>
              <m:t>y</m:t>
            </m:r>
          </m:e>
        </m:acc>
      </m:oMath>
      <w:del w:id="2171" w:author="PR Preview" w:date="2026-01-01T00:00:00Z">
        <w:r>
          <w:delText xml:space="preserve"> </w:delText>
        </w:r>
      </w:del>
      <w:del w:id="2172" w:author="PR Preview" w:date="2026-01-01T00:00:00Z">
        <w:r>
          <w:delText xml:space="preserve">by replacing each</w:delText>
        </w:r>
      </w:del>
      <w:del w:id="2173" w:author="PR Preview" w:date="2026-01-01T00:00:00Z">
        <w:r>
          <w:delText xml:space="preserve"> </w:delText>
        </w:r>
      </w:del>
      <m:oMath>
        <m:sSub>
          <m:e>
            <m:r>
              <m:t>y</m:t>
            </m:r>
          </m:e>
          <m:sub>
            <m:r>
              <m:t>i</m:t>
            </m:r>
          </m:sub>
        </m:sSub>
      </m:oMath>
      <w:del w:id="2174" w:author="PR Preview" w:date="2026-01-01T00:00:00Z">
        <w:r>
          <w:delText xml:space="preserve"> </w:delText>
        </w:r>
      </w:del>
      <w:del w:id="2175" w:author="PR Preview" w:date="2026-01-01T00:00:00Z">
        <w:r>
          <w:delText xml:space="preserve">with the sample mean</w:delText>
        </w:r>
      </w:del>
      <w:del w:id="2176" w:author="PR Preview" w:date="2026-01-01T00:00:00Z">
        <w:r>
          <w:delText xml:space="preserve"> </w:delText>
        </w:r>
      </w:del>
      <m:oMath>
        <m:acc>
          <m:accPr>
            <m:chr m:val="‾"/>
          </m:accPr>
          <m:e>
            <m:r>
              <m:t>y</m:t>
            </m:r>
          </m:e>
        </m:acc>
      </m:oMath>
      <w:del w:id="2177" w:author="PR Preview" w:date="2026-01-01T00:00:00Z">
        <w:r>
          <w:delText xml:space="preserve">.</w:delText>
        </w:r>
      </w:del>
    </w:p>
    <w:p>
      <w:pPr>
        <w:pStyle w:val="FirstParagraph"/>
      </w:pPr>
      <w:ins w:id="2178" w:author="PR Preview" w:date="2026-01-01T00:00:00Z">
        <w:r>
          <w:rPr>
            <w:b/>
            <w:bCs/>
          </w:rPr>
          <w:t xml:space="preserve">Example 151 (The intercept-only hat matrix is a projection)</w:t>
        </w:r>
      </w:ins>
      <w:ins w:id="2179" w:author="PR Preview" w:date="2026-01-01T00:00:00Z">
        <w:r>
          <w:t xml:space="preserve"> </w:t>
        </w:r>
      </w:ins>
      <w:ins w:id="2180" w:author="PR Preview" w:date="2026-01-01T00:00:00Z">
        <w:r>
          <w:t xml:space="preserve">For</w:t>
        </w:r>
      </w:ins>
      <w:ins w:id="2181"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182" w:author="PR Preview" w:date="2026-01-01T00:00:00Z">
        <w:r>
          <w:t xml:space="preserve"> </w:t>
        </w:r>
      </w:ins>
      <w:ins w:id="2183" w:author="PR Preview" w:date="2026-01-01T00:00:00Z">
        <w:r>
          <w:t xml:space="preserve">from</w:t>
        </w:r>
      </w:ins>
      <w:ins w:id="2184" w:author="PR Preview" w:date="2026-01-01T00:00:00Z">
        <w:r>
          <w:t xml:space="preserve"> </w:t>
        </w:r>
      </w:ins>
      <w:hyperlink w:anchor="exm-hat-matrix">
        <w:ins w:id="2185" w:author="PR Preview" w:date="2026-01-01T00:00:00Z">
          <w:r>
            <w:rPr>
              <w:rStyle w:val="Hyperlink"/>
            </w:rPr>
            <w:t xml:space="preserve">Example 150</w:t>
          </w:r>
        </w:ins>
      </w:hyperlink>
      <w:ins w:id="2186" w:author="PR Preview" w:date="2026-01-01T00:00:00Z">
        <w:r>
          <w:t xml:space="preserve">,</w:t>
        </w:r>
      </w:ins>
      <w:ins w:id="2187" w:author="PR Preview" w:date="2026-01-01T00:00:00Z">
        <w:r>
          <w:t xml:space="preserve"> </w:t>
        </w:r>
      </w:ins>
      <m:oMath>
        <m:sSup>
          <m:e>
            <m:r>
              <m:rPr>
                <m:sty m:val="bi"/>
              </m:rPr>
              <m:t>H</m:t>
            </m:r>
          </m:e>
          <m:sup>
            <m:r>
              <m:rPr>
                <m:sty m:val="p"/>
              </m:rPr>
              <m:t>⊤</m:t>
            </m:r>
          </m:sup>
        </m:sSup>
        <m:r>
          <m:rPr>
            <m:sty m:val="p"/>
          </m:rPr>
          <m:t>=</m:t>
        </m:r>
        <m:r>
          <m:rPr>
            <m:sty m:val="bi"/>
          </m:rPr>
          <m:t>H</m:t>
        </m:r>
      </m:oMath>
      <w:ins w:id="2188" w:author="PR Preview" w:date="2026-01-01T00:00:00Z">
        <w:r>
          <w:t xml:space="preserve">, and</w:t>
        </w:r>
      </w:ins>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ins w:id="2189" w:author="PR Preview" w:date="2026-01-01T00:00:00Z">
        <w:r>
          <w:t xml:space="preserve">as</w:t>
        </w:r>
      </w:ins>
      <w:ins w:id="2190" w:author="PR Preview" w:date="2026-01-01T00:00:00Z">
        <w:r>
          <w:t xml:space="preserve"> </w:t>
        </w:r>
      </w:ins>
      <w:hyperlink w:anchor="thm-hat-matrix">
        <w:ins w:id="2191" w:author="PR Preview" w:date="2026-01-01T00:00:00Z">
          <w:r>
            <w:rPr>
              <w:rStyle w:val="Hyperlink"/>
            </w:rPr>
            <w:t xml:space="preserve">Theorem 80</w:t>
          </w:r>
        </w:ins>
      </w:hyperlink>
      <w:ins w:id="2192" w:author="PR Preview" w:date="2026-01-01T00:00:00Z">
        <w:r>
          <w:t xml:space="preserve"> </w:t>
        </w:r>
      </w:ins>
      <w:ins w:id="2193" w:author="PR Preview" w:date="2026-01-01T00:00:00Z">
        <w:r>
          <w:t xml:space="preserve">says.</w:t>
        </w:r>
      </w:ins>
    </w:p>
    <w:bookmarkEnd w:id="492"/>
    <w:bookmarkStart w:id="493" w:name="rem-hat-matrix-name"/>
    <w:p>
      <w:pPr>
        <w:pStyle w:val="BodyText"/>
      </w:pPr>
      <w:ins w:id="2194" w:author="PR Preview" w:date="2026-01-01T00:00:00Z">
        <w:r>
          <w:rPr>
            <w:i/>
            <w:iCs/>
          </w:rPr>
          <w:t xml:space="preserve">Remark 41</w:t>
        </w:r>
      </w:ins>
      <w:ins w:id="2195" w:author="PR Preview" w:date="2026-01-01T00:00:00Z">
        <w:r>
          <w:t xml:space="preserve"> (Why it is called the hat matrix). </w:t>
        </w:r>
      </w:ins>
      <w:ins w:id="2196" w:author="PR Preview" w:date="2026-01-01T00:00:00Z">
        <w:r>
          <w:t xml:space="preserve">The hat matrix gives the fitted values in linear regression:</w:t>
        </w:r>
      </w:ins>
      <w:ins w:id="2197" w:author="PR Preview" w:date="2026-01-01T00:00:00Z">
        <w:r>
          <w:t xml:space="preserve"> </w:t>
        </w:r>
      </w:ins>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ins w:id="2198" w:author="PR Preview" w:date="2026-01-01T00:00:00Z">
        <w:r>
          <w:t xml:space="preserve">.</w:t>
        </w:r>
      </w:ins>
      <w:ins w:id="2199" w:author="PR Preview" w:date="2026-01-01T00:00:00Z">
        <w:r>
          <w:t xml:space="preserve"> </w:t>
        </w:r>
      </w:ins>
      <w:ins w:id="2200" w:author="PR Preview" w:date="2026-01-01T00:00:00Z">
        <w:r>
          <w:t xml:space="preserve">Multiplying by</w:t>
        </w:r>
      </w:ins>
      <w:ins w:id="2201" w:author="PR Preview" w:date="2026-01-01T00:00:00Z">
        <w:r>
          <w:t xml:space="preserve"> </w:t>
        </w:r>
      </w:ins>
      <m:oMath>
        <m:r>
          <m:rPr>
            <m:sty m:val="bi"/>
          </m:rPr>
          <m:t>H</m:t>
        </m:r>
      </m:oMath>
      <w:ins w:id="2202" w:author="PR Preview" w:date="2026-01-01T00:00:00Z">
        <w:r>
          <w:t xml:space="preserve"> </w:t>
        </w:r>
      </w:ins>
      <w:ins w:id="2203" w:author="PR Preview" w:date="2026-01-01T00:00:00Z">
        <w:r>
          <w:t xml:space="preserve">“puts a hat”</w:t>
        </w:r>
      </w:ins>
      <w:ins w:id="2204" w:author="PR Preview" w:date="2026-01-01T00:00:00Z">
        <w:r>
          <w:t xml:space="preserve"> </w:t>
        </w:r>
      </w:ins>
      <w:ins w:id="2205" w:author="PR Preview" w:date="2026-01-01T00:00:00Z">
        <w:r>
          <w:t xml:space="preserve">on</w:t>
        </w:r>
      </w:ins>
      <w:ins w:id="2206" w:author="PR Preview" w:date="2026-01-01T00:00:00Z">
        <w:r>
          <w:t xml:space="preserve"> </w:t>
        </w:r>
      </w:ins>
      <m:oMath>
        <m:acc>
          <m:accPr>
            <m:chr m:val="̃"/>
          </m:accPr>
          <m:e>
            <m:r>
              <m:t>y</m:t>
            </m:r>
          </m:e>
        </m:acc>
      </m:oMath>
      <w:ins w:id="2207" w:author="PR Preview" w:date="2026-01-01T00:00:00Z">
        <w:r>
          <w:t xml:space="preserve">,</w:t>
        </w:r>
      </w:ins>
      <w:ins w:id="2208" w:author="PR Preview" w:date="2026-01-01T00:00:00Z">
        <w:r>
          <w:t xml:space="preserve"> </w:t>
        </w:r>
      </w:ins>
      <w:ins w:id="2209" w:author="PR Preview" w:date="2026-01-01T00:00:00Z">
        <w:r>
          <w:t xml:space="preserve">which is where the name comes from.</w:t>
        </w:r>
      </w:ins>
      <w:ins w:id="2210" w:author="PR Preview" w:date="2026-01-01T00:00:00Z">
        <w:r>
          <w:t xml:space="preserve"> </w:t>
        </w:r>
      </w:ins>
      <w:ins w:id="2211" w:author="PR Preview" w:date="2026-01-01T00:00:00Z">
        <w:r>
          <w:t xml:space="preserve">In</w:t>
        </w:r>
      </w:ins>
      <w:ins w:id="2212" w:author="PR Preview" w:date="2026-01-01T00:00:00Z">
        <w:r>
          <w:t xml:space="preserve"> </w:t>
        </w:r>
      </w:ins>
      <w:hyperlink w:anchor="exm-hat-matrix">
        <w:ins w:id="2213" w:author="PR Preview" w:date="2026-01-01T00:00:00Z">
          <w:r>
            <w:rPr>
              <w:rStyle w:val="Hyperlink"/>
            </w:rPr>
            <w:t xml:space="preserve">Example 150</w:t>
          </w:r>
        </w:ins>
      </w:hyperlink>
      <w:ins w:id="2214" w:author="PR Preview" w:date="2026-01-01T00:00:00Z">
        <w:r>
          <w:t xml:space="preserve">,</w:t>
        </w:r>
      </w:ins>
      <w:ins w:id="2215" w:author="PR Preview" w:date="2026-01-01T00:00:00Z">
        <w:r>
          <w:t xml:space="preserve"> </w:t>
        </w:r>
      </w:ins>
      <m:oMath>
        <m:r>
          <m:rPr>
            <m:sty m:val="bi"/>
          </m:rPr>
          <m:t>H</m:t>
        </m:r>
      </m:oMath>
      <w:ins w:id="2216" w:author="PR Preview" w:date="2026-01-01T00:00:00Z">
        <w:r>
          <w:t xml:space="preserve"> </w:t>
        </w:r>
      </w:ins>
      <w:ins w:id="2217" w:author="PR Preview" w:date="2026-01-01T00:00:00Z">
        <w:r>
          <w:t xml:space="preserve">puts a hat on</w:t>
        </w:r>
      </w:ins>
      <w:ins w:id="2218" w:author="PR Preview" w:date="2026-01-01T00:00:00Z">
        <w:r>
          <w:t xml:space="preserve"> </w:t>
        </w:r>
      </w:ins>
      <m:oMath>
        <m:acc>
          <m:accPr>
            <m:chr m:val="̃"/>
          </m:accPr>
          <m:e>
            <m:r>
              <m:t>y</m:t>
            </m:r>
          </m:e>
        </m:acc>
      </m:oMath>
      <w:ins w:id="2219" w:author="PR Preview" w:date="2026-01-01T00:00:00Z">
        <w:r>
          <w:t xml:space="preserve"> </w:t>
        </w:r>
      </w:ins>
      <w:ins w:id="2220" w:author="PR Preview" w:date="2026-01-01T00:00:00Z">
        <w:r>
          <w:t xml:space="preserve">by replacing each</w:t>
        </w:r>
      </w:ins>
      <w:ins w:id="2221" w:author="PR Preview" w:date="2026-01-01T00:00:00Z">
        <w:r>
          <w:t xml:space="preserve"> </w:t>
        </w:r>
      </w:ins>
      <m:oMath>
        <m:sSub>
          <m:e>
            <m:r>
              <m:t>y</m:t>
            </m:r>
          </m:e>
          <m:sub>
            <m:r>
              <m:t>i</m:t>
            </m:r>
          </m:sub>
        </m:sSub>
      </m:oMath>
      <w:ins w:id="2222" w:author="PR Preview" w:date="2026-01-01T00:00:00Z">
        <w:r>
          <w:t xml:space="preserve"> </w:t>
        </w:r>
      </w:ins>
      <w:ins w:id="2223" w:author="PR Preview" w:date="2026-01-01T00:00:00Z">
        <w:r>
          <w:t xml:space="preserve">with the sample mean</w:t>
        </w:r>
      </w:ins>
      <w:ins w:id="2224" w:author="PR Preview" w:date="2026-01-01T00:00:00Z">
        <w:r>
          <w:t xml:space="preserve"> </w:t>
        </w:r>
      </w:ins>
      <m:oMath>
        <m:acc>
          <m:accPr>
            <m:chr m:val="‾"/>
          </m:accPr>
          <m:e>
            <m:r>
              <m:t>y</m:t>
            </m:r>
          </m:e>
        </m:acc>
      </m:oMath>
      <w:ins w:id="2225" w:author="PR Preview" w:date="2026-01-01T00:00:00Z">
        <w:r>
          <w:t xml:space="preserve">.</w:t>
        </w:r>
      </w:ins>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del w:id="2226" w:author="PR Preview" w:date="2026-01-01T00:00:00Z">
        <w:r>
          <w:rPr>
            <w:b/>
            <w:bCs/>
          </w:rPr>
          <w:delText xml:space="preserve">Example 151 (Projecting onto a line in</w:delText>
        </w:r>
      </w:del>
      <w:del w:id="2227" w:author="PR Preview" w:date="2026-01-01T00:00:00Z">
        <w:r>
          <w:rPr>
            <w:b/>
            <w:bCs/>
          </w:rPr>
          <w:delText xml:space="preserve"> </w:delText>
        </w:r>
      </w:del>
      <m:oMath>
        <m:sSup>
          <m:e>
            <m:r>
              <m:rPr>
                <m:scr m:val="double-struck"/>
                <m:sty m:val="p"/>
              </m:rPr>
              <m:t>R</m:t>
            </m:r>
          </m:e>
          <m:sup>
            <m:r>
              <m:t>3</m:t>
            </m:r>
          </m:sup>
        </m:sSup>
      </m:oMath>
      <w:del w:id="2228" w:author="PR Preview" w:date="2026-01-01T00:00:00Z">
        <w:r>
          <w:rPr>
            <w:b/>
            <w:bCs/>
          </w:rPr>
          <w:delText xml:space="preserve">)</w:delText>
        </w:r>
      </w:del>
      <w:del w:id="2229" w:author="PR Preview" w:date="2026-01-01T00:00:00Z">
        <w:r>
          <w:delText xml:space="preserve"> </w:delText>
        </w:r>
      </w:del>
      <w:del w:id="2230" w:author="PR Preview" w:date="2026-01-01T00:00:00Z">
        <w:r>
          <w:delText xml:space="preserve">In</w:delText>
        </w:r>
      </w:del>
      <w:del w:id="2231" w:author="PR Preview" w:date="2026-01-01T00:00:00Z">
        <w:r>
          <w:delText xml:space="preserve"> </w:delText>
        </w:r>
      </w:del>
      <w:hyperlink w:anchor="exm-orthogonal-direct-sum">
        <w:del w:id="2232" w:author="PR Preview" w:date="2026-01-01T00:00:00Z">
          <w:r>
            <w:rPr>
              <w:rStyle w:val="Hyperlink"/>
            </w:rPr>
            <w:delText xml:space="preserve">Example 86</w:delText>
          </w:r>
        </w:del>
      </w:hyperlink>
      <w:del w:id="2233" w:author="PR Preview" w:date="2026-01-01T00:00:00Z">
        <w:r>
          <w:delText xml:space="preserve">,</w:delText>
        </w:r>
      </w:del>
      <w:del w:id="2234"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2235" w:author="PR Preview" w:date="2026-01-01T00:00:00Z">
        <w:r>
          <w:delText xml:space="preserve"> </w:delText>
        </w:r>
      </w:del>
      <w:del w:id="2236" w:author="PR Preview" w:date="2026-01-01T00:00:00Z">
        <w:r>
          <w:delText xml:space="preserve">splits as</w:delText>
        </w:r>
      </w:del>
      <w:del w:id="2237"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238" w:author="PR Preview" w:date="2026-01-01T00:00:00Z">
        <w:r>
          <w:delText xml:space="preserve">,</w:delText>
        </w:r>
      </w:del>
      <w:del w:id="2239" w:author="PR Preview" w:date="2026-01-01T00:00:00Z">
        <w:r>
          <w:delText xml:space="preserve"> </w:delText>
        </w:r>
      </w:del>
      <w:del w:id="2240" w:author="PR Preview" w:date="2026-01-01T00:00:00Z">
        <w:r>
          <w:delText xml:space="preserve">with</w:delText>
        </w:r>
      </w:del>
      <w:del w:id="2241"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242" w:author="PR Preview" w:date="2026-01-01T00:00:00Z">
        <w:r>
          <w:delText xml:space="preserve"> </w:delText>
        </w:r>
      </w:del>
      <w:del w:id="2243" w:author="PR Preview" w:date="2026-01-01T00:00:00Z">
        <w:r>
          <w:delText xml:space="preserve">and</w:delText>
        </w:r>
      </w:del>
      <w:del w:id="2244"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245" w:author="PR Preview" w:date="2026-01-01T00:00:00Z">
        <w:r>
          <w:delText xml:space="preserve">.</w:delText>
        </w:r>
      </w:del>
      <w:del w:id="2246" w:author="PR Preview" w:date="2026-01-01T00:00:00Z">
        <w:r>
          <w:delText xml:space="preserve"> </w:delText>
        </w:r>
      </w:del>
      <w:del w:id="2247" w:author="PR Preview" w:date="2026-01-01T00:00:00Z">
        <w:r>
          <w:delText xml:space="preserve">So the orthogonal projection of</w:delText>
        </w:r>
      </w:del>
      <w:del w:id="2248" w:author="PR Preview" w:date="2026-01-01T00:00:00Z">
        <w:r>
          <w:delText xml:space="preserve"> </w:delText>
        </w:r>
      </w:del>
      <m:oMath>
        <m:r>
          <m:rPr>
            <m:sty m:val="p"/>
          </m:rPr>
          <m:t>(</m:t>
        </m:r>
        <m:r>
          <m:t>3</m:t>
        </m:r>
        <m:r>
          <m:rPr>
            <m:sty m:val="p"/>
          </m:rPr>
          <m:t>,</m:t>
        </m:r>
        <m:r>
          <m:t>1</m:t>
        </m:r>
        <m:r>
          <m:rPr>
            <m:sty m:val="p"/>
          </m:rPr>
          <m:t>,</m:t>
        </m:r>
        <m:r>
          <m:t>2</m:t>
        </m:r>
        <m:r>
          <m:rPr>
            <m:sty m:val="p"/>
          </m:rPr>
          <m:t>)</m:t>
        </m:r>
      </m:oMath>
      <w:del w:id="2249" w:author="PR Preview" w:date="2026-01-01T00:00:00Z">
        <w:r>
          <w:delText xml:space="preserve"> </w:delText>
        </w:r>
      </w:del>
      <w:del w:id="2250" w:author="PR Preview" w:date="2026-01-01T00:00:00Z">
        <w:r>
          <w:delText xml:space="preserve">onto</w:delText>
        </w:r>
      </w:del>
      <w:del w:id="2251" w:author="PR Preview" w:date="2026-01-01T00:00:00Z">
        <w:r>
          <w:delText xml:space="preserve"> </w:delText>
        </w:r>
      </w:del>
      <m:oMath>
        <m:r>
          <m:rPr>
            <m:scr m:val="script"/>
            <m:sty m:val="p"/>
          </m:rPr>
          <m:t>S</m:t>
        </m:r>
      </m:oMath>
      <w:del w:id="2252" w:author="PR Preview" w:date="2026-01-01T00:00:00Z">
        <w:r>
          <w:delText xml:space="preserve"> </w:delText>
        </w:r>
      </w:del>
      <w:del w:id="2253" w:author="PR Preview" w:date="2026-01-01T00:00:00Z">
        <w:r>
          <w:delText xml:space="preserve">is</w:delText>
        </w:r>
      </w:del>
      <w:del w:id="2254" w:author="PR Preview" w:date="2026-01-01T00:00:00Z">
        <w:r>
          <w:delText xml:space="preserve"> </w:delText>
        </w:r>
      </w:del>
      <m:oMath>
        <m:r>
          <m:rPr>
            <m:sty m:val="p"/>
          </m:rPr>
          <m:t>(</m:t>
        </m:r>
        <m:r>
          <m:t>2</m:t>
        </m:r>
        <m:r>
          <m:rPr>
            <m:sty m:val="p"/>
          </m:rPr>
          <m:t>,</m:t>
        </m:r>
        <m:r>
          <m:t>2</m:t>
        </m:r>
        <m:r>
          <m:rPr>
            <m:sty m:val="p"/>
          </m:rPr>
          <m:t>,</m:t>
        </m:r>
        <m:r>
          <m:t>0</m:t>
        </m:r>
        <m:r>
          <m:rPr>
            <m:sty m:val="p"/>
          </m:rPr>
          <m:t>)</m:t>
        </m:r>
      </m:oMath>
      <w:del w:id="2255" w:author="PR Preview" w:date="2026-01-01T00:00:00Z">
        <w:r>
          <w:delText xml:space="preserve">.</w:delText>
        </w:r>
      </w:del>
      <w:del w:id="2256" w:author="PR Preview" w:date="2026-01-01T00:00:00Z">
        <w:r>
          <w:delText xml:space="preserve"> </w:delText>
        </w:r>
      </w:del>
      <w:del w:id="2257" w:author="PR Preview" w:date="2026-01-01T00:00:00Z">
        <w:r>
          <w:delText xml:space="preserve">A vector already in</w:delText>
        </w:r>
      </w:del>
      <w:del w:id="2258" w:author="PR Preview" w:date="2026-01-01T00:00:00Z">
        <w:r>
          <w:delText xml:space="preserve"> </w:delText>
        </w:r>
      </w:del>
      <m:oMath>
        <m:r>
          <m:rPr>
            <m:scr m:val="script"/>
            <m:sty m:val="p"/>
          </m:rPr>
          <m:t>S</m:t>
        </m:r>
      </m:oMath>
      <w:del w:id="2259" w:author="PR Preview" w:date="2026-01-01T00:00:00Z">
        <w:r>
          <w:delText xml:space="preserve">, such as</w:delText>
        </w:r>
      </w:del>
      <w:del w:id="2260" w:author="PR Preview" w:date="2026-01-01T00:00:00Z">
        <w:r>
          <w:delText xml:space="preserve"> </w:delText>
        </w:r>
      </w:del>
      <m:oMath>
        <m:r>
          <m:rPr>
            <m:sty m:val="p"/>
          </m:rPr>
          <m:t>(</m:t>
        </m:r>
        <m:r>
          <m:t>5</m:t>
        </m:r>
        <m:r>
          <m:rPr>
            <m:sty m:val="p"/>
          </m:rPr>
          <m:t>,</m:t>
        </m:r>
        <m:r>
          <m:t>5</m:t>
        </m:r>
        <m:r>
          <m:rPr>
            <m:sty m:val="p"/>
          </m:rPr>
          <m:t>,</m:t>
        </m:r>
        <m:r>
          <m:t>0</m:t>
        </m:r>
        <m:r>
          <m:rPr>
            <m:sty m:val="p"/>
          </m:rPr>
          <m:t>)</m:t>
        </m:r>
      </m:oMath>
      <w:del w:id="2261" w:author="PR Preview" w:date="2026-01-01T00:00:00Z">
        <w:r>
          <w:delText xml:space="preserve">,</w:delText>
        </w:r>
      </w:del>
      <w:del w:id="2262" w:author="PR Preview" w:date="2026-01-01T00:00:00Z">
        <w:r>
          <w:delText xml:space="preserve"> </w:delText>
        </w:r>
      </w:del>
      <w:del w:id="2263" w:author="PR Preview" w:date="2026-01-01T00:00:00Z">
        <w:r>
          <w:delText xml:space="preserve">is its own projection, since</w:delText>
        </w:r>
      </w:del>
      <w:del w:id="2264"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del w:id="2265" w:author="PR Preview" w:date="2026-01-01T00:00:00Z">
        <w:r>
          <w:delText xml:space="preserve"> </w:delText>
        </w:r>
      </w:del>
      <w:del w:id="2266" w:author="PR Preview" w:date="2026-01-01T00:00:00Z">
        <w:r>
          <w:delText xml:space="preserve">and</w:delText>
        </w:r>
      </w:del>
      <w:del w:id="2267" w:author="PR Preview" w:date="2026-01-01T00:00:00Z">
        <w:r>
          <w:delText xml:space="preserve"> </w:delText>
        </w:r>
      </w:del>
      <m:oMath>
        <m:acc>
          <m:accPr>
            <m:chr m:val="̃"/>
          </m:accPr>
          <m:e>
            <m:r>
              <m:t>0</m:t>
            </m:r>
          </m:e>
        </m:acc>
        <m:r>
          <m:rPr>
            <m:sty m:val="p"/>
          </m:rPr>
          <m:t>∈</m:t>
        </m:r>
        <m:sSup>
          <m:e>
            <m:r>
              <m:rPr>
                <m:scr m:val="script"/>
                <m:sty m:val="p"/>
              </m:rPr>
              <m:t>S</m:t>
            </m:r>
          </m:e>
          <m:sup>
            <m:r>
              <m:rPr>
                <m:sty m:val="p"/>
              </m:rPr>
              <m:t>⟂</m:t>
            </m:r>
          </m:sup>
        </m:sSup>
      </m:oMath>
      <w:del w:id="2268" w:author="PR Preview" w:date="2026-01-01T00:00:00Z">
        <w:r>
          <w:delText xml:space="preserve"> </w:delText>
        </w:r>
      </w:del>
      <w:del w:id="2269" w:author="PR Preview" w:date="2026-01-01T00:00:00Z">
        <w:r>
          <w:delText xml:space="preserve">(</w:delText>
        </w:r>
      </w:del>
      <w:hyperlink w:anchor="thm-orthogonal-complement-subspace">
        <w:del w:id="2270" w:author="PR Preview" w:date="2026-01-01T00:00:00Z">
          <w:r>
            <w:rPr>
              <w:rStyle w:val="Hyperlink"/>
            </w:rPr>
            <w:delText xml:space="preserve">Theorem 47</w:delText>
          </w:r>
        </w:del>
      </w:hyperlink>
      <w:del w:id="2271" w:author="PR Preview" w:date="2026-01-01T00:00:00Z">
        <w:r>
          <w:delText xml:space="preserve">,</w:delText>
        </w:r>
      </w:del>
      <w:del w:id="2272" w:author="PR Preview" w:date="2026-01-01T00:00:00Z">
        <w:r>
          <w:delText xml:space="preserve"> </w:delText>
        </w:r>
      </w:del>
      <w:hyperlink w:anchor="thm-subspace-zero">
        <w:del w:id="2273" w:author="PR Preview" w:date="2026-01-01T00:00:00Z">
          <w:r>
            <w:rPr>
              <w:rStyle w:val="Hyperlink"/>
            </w:rPr>
            <w:delText xml:space="preserve">Theorem 20</w:delText>
          </w:r>
        </w:del>
      </w:hyperlink>
      <w:del w:id="2274" w:author="PR Preview" w:date="2026-01-01T00:00:00Z">
        <w:r>
          <w:delText xml:space="preserve">);</w:delText>
        </w:r>
      </w:del>
      <w:del w:id="2275" w:author="PR Preview" w:date="2026-01-01T00:00:00Z">
        <w:r>
          <w:delText xml:space="preserve"> </w:delText>
        </w:r>
      </w:del>
      <w:del w:id="2276" w:author="PR Preview" w:date="2026-01-01T00:00:00Z">
        <w:r>
          <w:delText xml:space="preserve">a vector of</w:delText>
        </w:r>
      </w:del>
      <w:del w:id="2277" w:author="PR Preview" w:date="2026-01-01T00:00:00Z">
        <w:r>
          <w:delText xml:space="preserve"> </w:delText>
        </w:r>
      </w:del>
      <m:oMath>
        <m:sSup>
          <m:e>
            <m:r>
              <m:rPr>
                <m:scr m:val="script"/>
                <m:sty m:val="p"/>
              </m:rPr>
              <m:t>S</m:t>
            </m:r>
          </m:e>
          <m:sup>
            <m:r>
              <m:rPr>
                <m:sty m:val="p"/>
              </m:rPr>
              <m:t>⟂</m:t>
            </m:r>
          </m:sup>
        </m:sSup>
      </m:oMath>
      <w:del w:id="2278" w:author="PR Preview" w:date="2026-01-01T00:00:00Z">
        <w:r>
          <w:delText xml:space="preserve">, such as</w:delText>
        </w:r>
      </w:del>
      <w:del w:id="227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280" w:author="PR Preview" w:date="2026-01-01T00:00:00Z">
        <w:r>
          <w:delText xml:space="preserve">,</w:delText>
        </w:r>
      </w:del>
      <w:del w:id="2281" w:author="PR Preview" w:date="2026-01-01T00:00:00Z">
        <w:r>
          <w:delText xml:space="preserve"> </w:delText>
        </w:r>
      </w:del>
      <w:del w:id="2282" w:author="PR Preview" w:date="2026-01-01T00:00:00Z">
        <w:r>
          <w:delText xml:space="preserve">projects to</w:delText>
        </w:r>
      </w:del>
      <w:del w:id="2283" w:author="PR Preview" w:date="2026-01-01T00:00:00Z">
        <w:r>
          <w:delText xml:space="preserve"> </w:delText>
        </w:r>
      </w:del>
      <m:oMath>
        <m:acc>
          <m:accPr>
            <m:chr m:val="̃"/>
          </m:accPr>
          <m:e>
            <m:r>
              <m:t>0</m:t>
            </m:r>
          </m:e>
        </m:acc>
      </m:oMath>
      <w:del w:id="2284" w:author="PR Preview" w:date="2026-01-01T00:00:00Z">
        <w:r>
          <w:delText xml:space="preserve">, since</w:delText>
        </w:r>
      </w:del>
      <w:del w:id="2285"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del w:id="2286" w:author="PR Preview" w:date="2026-01-01T00:00:00Z">
        <w:r>
          <w:delText xml:space="preserve"> </w:delText>
        </w:r>
      </w:del>
      <w:del w:id="2287" w:author="PR Preview" w:date="2026-01-01T00:00:00Z">
        <w:r>
          <w:delText xml:space="preserve">and</w:delText>
        </w:r>
      </w:del>
      <w:del w:id="2288" w:author="PR Preview" w:date="2026-01-01T00:00:00Z">
        <w:r>
          <w:delText xml:space="preserve"> </w:delText>
        </w:r>
      </w:del>
      <m:oMath>
        <m:acc>
          <m:accPr>
            <m:chr m:val="̃"/>
          </m:accPr>
          <m:e>
            <m:r>
              <m:t>0</m:t>
            </m:r>
          </m:e>
        </m:acc>
        <m:r>
          <m:rPr>
            <m:sty m:val="p"/>
          </m:rPr>
          <m:t>∈</m:t>
        </m:r>
        <m:r>
          <m:rPr>
            <m:scr m:val="script"/>
            <m:sty m:val="p"/>
          </m:rPr>
          <m:t>S</m:t>
        </m:r>
      </m:oMath>
      <w:del w:id="2289" w:author="PR Preview" w:date="2026-01-01T00:00:00Z">
        <w:r>
          <w:delText xml:space="preserve"> </w:delText>
        </w:r>
      </w:del>
      <w:del w:id="2290" w:author="PR Preview" w:date="2026-01-01T00:00:00Z">
        <w:r>
          <w:delText xml:space="preserve">(</w:delText>
        </w:r>
      </w:del>
      <w:hyperlink w:anchor="thm-subspace-zero">
        <w:del w:id="2291" w:author="PR Preview" w:date="2026-01-01T00:00:00Z">
          <w:r>
            <w:rPr>
              <w:rStyle w:val="Hyperlink"/>
            </w:rPr>
            <w:delText xml:space="preserve">Theorem 20</w:delText>
          </w:r>
        </w:del>
      </w:hyperlink>
      <w:del w:id="2292" w:author="PR Preview" w:date="2026-01-01T00:00:00Z">
        <w:r>
          <w:delText xml:space="preserve">).</w:delText>
        </w:r>
      </w:del>
    </w:p>
    <w:p>
      <w:pPr>
        <w:pStyle w:val="BodyText"/>
      </w:pPr>
      <w:del w:id="2293" w:author="PR Preview" w:date="2026-01-01T00:00:00Z">
        <w:r>
          <w:rPr>
            <w:b/>
            <w:bCs/>
          </w:rPr>
          <w:delText xml:space="preserve">Example 152 (A split that is not the orthogonal one)</w:delText>
        </w:r>
      </w:del>
      <w:del w:id="2294"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2295" w:author="PR Preview" w:date="2026-01-01T00:00:00Z">
        <w:r>
          <w:delText xml:space="preserve"> </w:delText>
        </w:r>
      </w:del>
      <w:del w:id="2296" w:author="PR Preview" w:date="2026-01-01T00:00:00Z">
        <w:r>
          <w:delText xml:space="preserve">also writes</w:delText>
        </w:r>
      </w:del>
      <w:del w:id="2297" w:author="PR Preview" w:date="2026-01-01T00:00:00Z">
        <w:r>
          <w:delText xml:space="preserve"> </w:delText>
        </w:r>
      </w:del>
      <m:oMath>
        <m:r>
          <m:rPr>
            <m:sty m:val="p"/>
          </m:rPr>
          <m:t>(</m:t>
        </m:r>
        <m:r>
          <m:t>3</m:t>
        </m:r>
        <m:r>
          <m:rPr>
            <m:sty m:val="p"/>
          </m:rPr>
          <m:t>,</m:t>
        </m:r>
        <m:r>
          <m:t>1</m:t>
        </m:r>
        <m:r>
          <m:rPr>
            <m:sty m:val="p"/>
          </m:rPr>
          <m:t>,</m:t>
        </m:r>
        <m:r>
          <m:t>2</m:t>
        </m:r>
        <m:r>
          <m:rPr>
            <m:sty m:val="p"/>
          </m:rPr>
          <m:t>)</m:t>
        </m:r>
      </m:oMath>
      <w:del w:id="2298" w:author="PR Preview" w:date="2026-01-01T00:00:00Z">
        <w:r>
          <w:delText xml:space="preserve"> </w:delText>
        </w:r>
      </w:del>
      <w:del w:id="2299" w:author="PR Preview" w:date="2026-01-01T00:00:00Z">
        <w:r>
          <w:delText xml:space="preserve">as a vector of</w:delText>
        </w:r>
      </w:del>
      <w:del w:id="230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301" w:author="PR Preview" w:date="2026-01-01T00:00:00Z">
        <w:r>
          <w:delText xml:space="preserve"> </w:delText>
        </w:r>
      </w:del>
      <w:del w:id="2302" w:author="PR Preview" w:date="2026-01-01T00:00:00Z">
        <w:r>
          <w:delText xml:space="preserve">plus a remainder,</w:delText>
        </w:r>
      </w:del>
      <w:del w:id="2303" w:author="PR Preview" w:date="2026-01-01T00:00:00Z">
        <w:r>
          <w:delText xml:space="preserve"> </w:delText>
        </w:r>
      </w:del>
      <w:del w:id="2304" w:author="PR Preview" w:date="2026-01-01T00:00:00Z">
        <w:r>
          <w:delText xml:space="preserve">but</w:delText>
        </w:r>
      </w:del>
      <w:del w:id="2305"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2306" w:author="PR Preview" w:date="2026-01-01T00:00:00Z">
        <w:r>
          <w:delText xml:space="preserve">,</w:delText>
        </w:r>
      </w:del>
      <w:del w:id="2307" w:author="PR Preview" w:date="2026-01-01T00:00:00Z">
        <w:r>
          <w:delText xml:space="preserve"> </w:delText>
        </w:r>
      </w:del>
      <w:del w:id="2308" w:author="PR Preview" w:date="2026-01-01T00:00:00Z">
        <w:r>
          <w:delText xml:space="preserve">so the remainder is not in</w:delText>
        </w:r>
      </w:del>
      <w:del w:id="2309" w:author="PR Preview" w:date="2026-01-01T00:00:00Z">
        <w:r>
          <w:delText xml:space="preserve"> </w:delText>
        </w:r>
      </w:del>
      <m:oMath>
        <m:sSup>
          <m:e>
            <m:r>
              <m:rPr>
                <m:scr m:val="script"/>
                <m:sty m:val="p"/>
              </m:rPr>
              <m:t>S</m:t>
            </m:r>
          </m:e>
          <m:sup>
            <m:r>
              <m:rPr>
                <m:sty m:val="p"/>
              </m:rPr>
              <m:t>⟂</m:t>
            </m:r>
          </m:sup>
        </m:sSup>
      </m:oMath>
      <w:del w:id="2310" w:author="PR Preview" w:date="2026-01-01T00:00:00Z">
        <w:r>
          <w:delText xml:space="preserve">,</w:delText>
        </w:r>
      </w:del>
      <w:del w:id="2311" w:author="PR Preview" w:date="2026-01-01T00:00:00Z">
        <w:r>
          <w:delText xml:space="preserve"> </w:delText>
        </w:r>
      </w:del>
      <w:del w:id="2312" w:author="PR Preview" w:date="2026-01-01T00:00:00Z">
        <w:r>
          <w:delText xml:space="preserve">and</w:delText>
        </w:r>
      </w:del>
      <w:del w:id="2313" w:author="PR Preview" w:date="2026-01-01T00:00:00Z">
        <w:r>
          <w:delText xml:space="preserve"> </w:delText>
        </w:r>
      </w:del>
      <m:oMath>
        <m:r>
          <m:rPr>
            <m:sty m:val="p"/>
          </m:rPr>
          <m:t>(</m:t>
        </m:r>
        <m:r>
          <m:t>3</m:t>
        </m:r>
        <m:r>
          <m:rPr>
            <m:sty m:val="p"/>
          </m:rPr>
          <m:t>,</m:t>
        </m:r>
        <m:r>
          <m:t>3</m:t>
        </m:r>
        <m:r>
          <m:rPr>
            <m:sty m:val="p"/>
          </m:rPr>
          <m:t>,</m:t>
        </m:r>
        <m:r>
          <m:t>0</m:t>
        </m:r>
        <m:r>
          <m:rPr>
            <m:sty m:val="p"/>
          </m:rPr>
          <m:t>)</m:t>
        </m:r>
      </m:oMath>
      <w:del w:id="2314" w:author="PR Preview" w:date="2026-01-01T00:00:00Z">
        <w:r>
          <w:delText xml:space="preserve"> </w:delText>
        </w:r>
      </w:del>
      <w:del w:id="2315" w:author="PR Preview" w:date="2026-01-01T00:00:00Z">
        <w:r>
          <w:delText xml:space="preserve">is not the orthogonal projection of</w:delText>
        </w:r>
      </w:del>
      <w:del w:id="2316" w:author="PR Preview" w:date="2026-01-01T00:00:00Z">
        <w:r>
          <w:delText xml:space="preserve"> </w:delText>
        </w:r>
      </w:del>
      <m:oMath>
        <m:r>
          <m:rPr>
            <m:sty m:val="p"/>
          </m:rPr>
          <m:t>(</m:t>
        </m:r>
        <m:r>
          <m:t>3</m:t>
        </m:r>
        <m:r>
          <m:rPr>
            <m:sty m:val="p"/>
          </m:rPr>
          <m:t>,</m:t>
        </m:r>
        <m:r>
          <m:t>1</m:t>
        </m:r>
        <m:r>
          <m:rPr>
            <m:sty m:val="p"/>
          </m:rPr>
          <m:t>,</m:t>
        </m:r>
        <m:r>
          <m:t>2</m:t>
        </m:r>
        <m:r>
          <m:rPr>
            <m:sty m:val="p"/>
          </m:rPr>
          <m:t>)</m:t>
        </m:r>
      </m:oMath>
      <w:del w:id="2317" w:author="PR Preview" w:date="2026-01-01T00:00:00Z">
        <w:r>
          <w:delText xml:space="preserve"> </w:delText>
        </w:r>
      </w:del>
      <w:del w:id="2318" w:author="PR Preview" w:date="2026-01-01T00:00:00Z">
        <w:r>
          <w:delText xml:space="preserve">onto</w:delText>
        </w:r>
      </w:del>
      <w:del w:id="2319" w:author="PR Preview" w:date="2026-01-01T00:00:00Z">
        <w:r>
          <w:delText xml:space="preserve"> </w:delText>
        </w:r>
      </w:del>
      <m:oMath>
        <m:r>
          <m:rPr>
            <m:scr m:val="script"/>
            <m:sty m:val="p"/>
          </m:rPr>
          <m:t>S</m:t>
        </m:r>
      </m:oMath>
      <w:del w:id="2320" w:author="PR Preview" w:date="2026-01-01T00:00:00Z">
        <w:r>
          <w:delText xml:space="preserve">.</w:delText>
        </w:r>
      </w:del>
    </w:p>
    <w:p>
      <w:pPr>
        <w:pStyle w:val="BodyText"/>
      </w:pPr>
      <w:del w:id="2321" w:author="PR Preview" w:date="2026-01-01T00:00:00Z">
        <w:r>
          <w:rPr>
            <w:b/>
            <w:bCs/>
          </w:rPr>
          <w:delText xml:space="preserve">Theorem 80 (The orthogonal projection is the closest point)</w:delText>
        </w:r>
      </w:del>
      <w:del w:id="2322" w:author="PR Preview" w:date="2026-01-01T00:00:00Z">
        <w:r>
          <w:delText xml:space="preserve"> </w:delText>
        </w:r>
      </w:del>
      <w:del w:id="2323" w:author="PR Preview" w:date="2026-01-01T00:00:00Z">
        <w:r>
          <w:delText xml:space="preserve">Let</w:delText>
        </w:r>
      </w:del>
      <w:del w:id="2324" w:author="PR Preview" w:date="2026-01-01T00:00:00Z">
        <w:r>
          <w:delText xml:space="preserve"> </w:delText>
        </w:r>
      </w:del>
      <m:oMath>
        <m:r>
          <m:rPr>
            <m:scr m:val="script"/>
            <m:sty m:val="p"/>
          </m:rPr>
          <m:t>S</m:t>
        </m:r>
      </m:oMath>
      <w:del w:id="2325" w:author="PR Preview" w:date="2026-01-01T00:00:00Z">
        <w:r>
          <w:delText xml:space="preserve"> </w:delText>
        </w:r>
      </w:del>
      <w:del w:id="2326" w:author="PR Preview" w:date="2026-01-01T00:00:00Z">
        <w:r>
          <w:delText xml:space="preserve">be a subspace of</w:delText>
        </w:r>
      </w:del>
      <w:del w:id="2327" w:author="PR Preview" w:date="2026-01-01T00:00:00Z">
        <w:r>
          <w:delText xml:space="preserve"> </w:delText>
        </w:r>
      </w:del>
      <m:oMath>
        <m:sSup>
          <m:e>
            <m:r>
              <m:rPr>
                <m:scr m:val="double-struck"/>
                <m:sty m:val="p"/>
              </m:rPr>
              <m:t>R</m:t>
            </m:r>
          </m:e>
          <m:sup>
            <m:r>
              <m:t>p</m:t>
            </m:r>
          </m:sup>
        </m:sSup>
      </m:oMath>
      <w:del w:id="2328" w:author="PR Preview" w:date="2026-01-01T00:00:00Z">
        <w:r>
          <w:delText xml:space="preserve">, let</w:delText>
        </w:r>
      </w:del>
      <w:del w:id="2329"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2330" w:author="PR Preview" w:date="2026-01-01T00:00:00Z">
        <w:r>
          <w:delText xml:space="preserve">,</w:delText>
        </w:r>
      </w:del>
      <w:del w:id="2331" w:author="PR Preview" w:date="2026-01-01T00:00:00Z">
        <w:r>
          <w:delText xml:space="preserve"> </w:delText>
        </w:r>
      </w:del>
      <w:del w:id="2332" w:author="PR Preview" w:date="2026-01-01T00:00:00Z">
        <w:r>
          <w:delText xml:space="preserve">and let</w:delText>
        </w:r>
      </w:del>
      <w:del w:id="2333" w:author="PR Preview" w:date="2026-01-01T00:00:00Z">
        <w:r>
          <w:delText xml:space="preserve"> </w:delText>
        </w:r>
      </w:del>
      <m:oMath>
        <m:acc>
          <m:accPr>
            <m:chr m:val="̃"/>
          </m:accPr>
          <m:e>
            <m:r>
              <m:t>u</m:t>
            </m:r>
          </m:e>
        </m:acc>
      </m:oMath>
      <w:del w:id="2334" w:author="PR Preview" w:date="2026-01-01T00:00:00Z">
        <w:r>
          <w:delText xml:space="preserve"> </w:delText>
        </w:r>
      </w:del>
      <w:del w:id="2335" w:author="PR Preview" w:date="2026-01-01T00:00:00Z">
        <w:r>
          <w:delText xml:space="preserve">be the orthogonal projection of</w:delText>
        </w:r>
      </w:del>
      <w:del w:id="2336" w:author="PR Preview" w:date="2026-01-01T00:00:00Z">
        <w:r>
          <w:delText xml:space="preserve"> </w:delText>
        </w:r>
      </w:del>
      <m:oMath>
        <m:acc>
          <m:accPr>
            <m:chr m:val="̃"/>
          </m:accPr>
          <m:e>
            <m:r>
              <m:t>y</m:t>
            </m:r>
          </m:e>
        </m:acc>
      </m:oMath>
      <w:del w:id="2337" w:author="PR Preview" w:date="2026-01-01T00:00:00Z">
        <w:r>
          <w:delText xml:space="preserve"> </w:delText>
        </w:r>
      </w:del>
      <w:del w:id="2338" w:author="PR Preview" w:date="2026-01-01T00:00:00Z">
        <w:r>
          <w:delText xml:space="preserve">onto</w:delText>
        </w:r>
      </w:del>
      <w:del w:id="2339" w:author="PR Preview" w:date="2026-01-01T00:00:00Z">
        <w:r>
          <w:delText xml:space="preserve"> </w:delText>
        </w:r>
      </w:del>
      <m:oMath>
        <m:r>
          <m:rPr>
            <m:scr m:val="script"/>
            <m:sty m:val="p"/>
          </m:rPr>
          <m:t>S</m:t>
        </m:r>
      </m:oMath>
      <w:del w:id="2340" w:author="PR Preview" w:date="2026-01-01T00:00:00Z">
        <w:r>
          <w:delText xml:space="preserve"> </w:delText>
        </w:r>
      </w:del>
      <w:del w:id="2341" w:author="PR Preview" w:date="2026-01-01T00:00:00Z">
        <w:r>
          <w:delText xml:space="preserve">(</w:delText>
        </w:r>
      </w:del>
      <w:hyperlink w:anchor="def-orthogonal-projection">
        <w:del w:id="2342" w:author="PR Preview" w:date="2026-01-01T00:00:00Z">
          <w:r>
            <w:rPr>
              <w:rStyle w:val="Hyperlink"/>
            </w:rPr>
            <w:delText xml:space="preserve">Definition 91</w:delText>
          </w:r>
        </w:del>
      </w:hyperlink>
      <w:del w:id="2343" w:author="PR Preview" w:date="2026-01-01T00:00:00Z">
        <w:r>
          <w:delText xml:space="preserve">).</w:delText>
        </w:r>
      </w:del>
      <w:del w:id="2344" w:author="PR Preview" w:date="2026-01-01T00:00:00Z">
        <w:r>
          <w:delText xml:space="preserve"> </w:delText>
        </w:r>
      </w:del>
      <w:del w:id="2345" w:author="PR Preview" w:date="2026-01-01T00:00:00Z">
        <w:r>
          <w:delText xml:space="preserve">Then for every</w:delText>
        </w:r>
      </w:del>
      <w:del w:id="2346" w:author="PR Preview" w:date="2026-01-01T00:00:00Z">
        <w:r>
          <w:delText xml:space="preserve"> </w:delText>
        </w:r>
      </w:del>
      <m:oMath>
        <m:acc>
          <m:accPr>
            <m:chr m:val="̃"/>
          </m:accPr>
          <m:e>
            <m:r>
              <m:t>w</m:t>
            </m:r>
          </m:e>
        </m:acc>
        <m:r>
          <m:rPr>
            <m:sty m:val="p"/>
          </m:rPr>
          <m:t>∈</m:t>
        </m:r>
        <m:r>
          <m:rPr>
            <m:scr m:val="script"/>
            <m:sty m:val="p"/>
          </m:rPr>
          <m:t>S</m:t>
        </m:r>
      </m:oMath>
      <w:del w:id="2347" w:author="PR Preview" w:date="2026-01-01T00:00:00Z">
        <w:r>
          <w:delText xml:space="preserve">,</w:delText>
        </w:r>
      </w:del>
    </w:p>
    <w:p>
      <w:pPr>
        <w:pStyle w:val="BodyText"/>
      </w:pPr>
      <w:ins w:id="2348" w:author="PR Preview" w:date="2026-01-01T00:00:00Z">
        <w:r>
          <w:rPr>
            <w:b/>
            <w:bCs/>
          </w:rPr>
          <w:t xml:space="preserve">Example 152 (Projecting onto a line in</w:t>
        </w:r>
      </w:ins>
      <w:ins w:id="2349" w:author="PR Preview" w:date="2026-01-01T00:00:00Z">
        <w:r>
          <w:rPr>
            <w:b/>
            <w:bCs/>
          </w:rPr>
          <w:t xml:space="preserve"> </w:t>
        </w:r>
      </w:ins>
      <m:oMath>
        <m:sSup>
          <m:e>
            <m:r>
              <m:rPr>
                <m:scr m:val="double-struck"/>
                <m:sty m:val="p"/>
              </m:rPr>
              <m:t>R</m:t>
            </m:r>
          </m:e>
          <m:sup>
            <m:r>
              <m:t>3</m:t>
            </m:r>
          </m:sup>
        </m:sSup>
      </m:oMath>
      <w:ins w:id="2350" w:author="PR Preview" w:date="2026-01-01T00:00:00Z">
        <w:r>
          <w:rPr>
            <w:b/>
            <w:bCs/>
          </w:rPr>
          <w:t xml:space="preserve">)</w:t>
        </w:r>
      </w:ins>
      <w:ins w:id="2351" w:author="PR Preview" w:date="2026-01-01T00:00:00Z">
        <w:r>
          <w:t xml:space="preserve"> </w:t>
        </w:r>
      </w:ins>
      <w:ins w:id="2352" w:author="PR Preview" w:date="2026-01-01T00:00:00Z">
        <w:r>
          <w:t xml:space="preserve">In</w:t>
        </w:r>
      </w:ins>
      <w:ins w:id="2353" w:author="PR Preview" w:date="2026-01-01T00:00:00Z">
        <w:r>
          <w:t xml:space="preserve"> </w:t>
        </w:r>
      </w:ins>
      <w:hyperlink w:anchor="exm-orthogonal-direct-sum">
        <w:ins w:id="2354" w:author="PR Preview" w:date="2026-01-01T00:00:00Z">
          <w:r>
            <w:rPr>
              <w:rStyle w:val="Hyperlink"/>
            </w:rPr>
            <w:t xml:space="preserve">Example 86</w:t>
          </w:r>
        </w:ins>
      </w:hyperlink>
      <w:ins w:id="2355" w:author="PR Preview" w:date="2026-01-01T00:00:00Z">
        <w:r>
          <w:t xml:space="preserve">,</w:t>
        </w:r>
      </w:ins>
      <w:ins w:id="2356"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2357" w:author="PR Preview" w:date="2026-01-01T00:00:00Z">
        <w:r>
          <w:t xml:space="preserve"> </w:t>
        </w:r>
      </w:ins>
      <w:ins w:id="2358" w:author="PR Preview" w:date="2026-01-01T00:00:00Z">
        <w:r>
          <w:t xml:space="preserve">splits as</w:t>
        </w:r>
      </w:ins>
      <w:ins w:id="235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360" w:author="PR Preview" w:date="2026-01-01T00:00:00Z">
        <w:r>
          <w:t xml:space="preserve">,</w:t>
        </w:r>
      </w:ins>
      <w:ins w:id="2361" w:author="PR Preview" w:date="2026-01-01T00:00:00Z">
        <w:r>
          <w:t xml:space="preserve"> </w:t>
        </w:r>
      </w:ins>
      <w:ins w:id="2362" w:author="PR Preview" w:date="2026-01-01T00:00:00Z">
        <w:r>
          <w:t xml:space="preserve">with</w:t>
        </w:r>
      </w:ins>
      <w:ins w:id="2363"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364" w:author="PR Preview" w:date="2026-01-01T00:00:00Z">
        <w:r>
          <w:t xml:space="preserve"> </w:t>
        </w:r>
      </w:ins>
      <w:ins w:id="2365" w:author="PR Preview" w:date="2026-01-01T00:00:00Z">
        <w:r>
          <w:t xml:space="preserve">and</w:t>
        </w:r>
      </w:ins>
      <w:ins w:id="2366"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367" w:author="PR Preview" w:date="2026-01-01T00:00:00Z">
        <w:r>
          <w:t xml:space="preserve">.</w:t>
        </w:r>
      </w:ins>
      <w:ins w:id="2368" w:author="PR Preview" w:date="2026-01-01T00:00:00Z">
        <w:r>
          <w:t xml:space="preserve"> </w:t>
        </w:r>
      </w:ins>
      <w:ins w:id="2369" w:author="PR Preview" w:date="2026-01-01T00:00:00Z">
        <w:r>
          <w:t xml:space="preserve">So the orthogonal projection of</w:t>
        </w:r>
      </w:ins>
      <w:ins w:id="2370" w:author="PR Preview" w:date="2026-01-01T00:00:00Z">
        <w:r>
          <w:t xml:space="preserve"> </w:t>
        </w:r>
      </w:ins>
      <m:oMath>
        <m:r>
          <m:rPr>
            <m:sty m:val="p"/>
          </m:rPr>
          <m:t>(</m:t>
        </m:r>
        <m:r>
          <m:t>3</m:t>
        </m:r>
        <m:r>
          <m:rPr>
            <m:sty m:val="p"/>
          </m:rPr>
          <m:t>,</m:t>
        </m:r>
        <m:r>
          <m:t>1</m:t>
        </m:r>
        <m:r>
          <m:rPr>
            <m:sty m:val="p"/>
          </m:rPr>
          <m:t>,</m:t>
        </m:r>
        <m:r>
          <m:t>2</m:t>
        </m:r>
        <m:r>
          <m:rPr>
            <m:sty m:val="p"/>
          </m:rPr>
          <m:t>)</m:t>
        </m:r>
      </m:oMath>
      <w:ins w:id="2371" w:author="PR Preview" w:date="2026-01-01T00:00:00Z">
        <w:r>
          <w:t xml:space="preserve"> </w:t>
        </w:r>
      </w:ins>
      <w:ins w:id="2372" w:author="PR Preview" w:date="2026-01-01T00:00:00Z">
        <w:r>
          <w:t xml:space="preserve">onto</w:t>
        </w:r>
      </w:ins>
      <w:ins w:id="2373" w:author="PR Preview" w:date="2026-01-01T00:00:00Z">
        <w:r>
          <w:t xml:space="preserve"> </w:t>
        </w:r>
      </w:ins>
      <m:oMath>
        <m:r>
          <m:rPr>
            <m:scr m:val="script"/>
            <m:sty m:val="p"/>
          </m:rPr>
          <m:t>S</m:t>
        </m:r>
      </m:oMath>
      <w:ins w:id="2374" w:author="PR Preview" w:date="2026-01-01T00:00:00Z">
        <w:r>
          <w:t xml:space="preserve"> </w:t>
        </w:r>
      </w:ins>
      <w:ins w:id="2375" w:author="PR Preview" w:date="2026-01-01T00:00:00Z">
        <w:r>
          <w:t xml:space="preserve">is</w:t>
        </w:r>
      </w:ins>
      <w:ins w:id="2376" w:author="PR Preview" w:date="2026-01-01T00:00:00Z">
        <w:r>
          <w:t xml:space="preserve"> </w:t>
        </w:r>
      </w:ins>
      <m:oMath>
        <m:r>
          <m:rPr>
            <m:sty m:val="p"/>
          </m:rPr>
          <m:t>(</m:t>
        </m:r>
        <m:r>
          <m:t>2</m:t>
        </m:r>
        <m:r>
          <m:rPr>
            <m:sty m:val="p"/>
          </m:rPr>
          <m:t>,</m:t>
        </m:r>
        <m:r>
          <m:t>2</m:t>
        </m:r>
        <m:r>
          <m:rPr>
            <m:sty m:val="p"/>
          </m:rPr>
          <m:t>,</m:t>
        </m:r>
        <m:r>
          <m:t>0</m:t>
        </m:r>
        <m:r>
          <m:rPr>
            <m:sty m:val="p"/>
          </m:rPr>
          <m:t>)</m:t>
        </m:r>
      </m:oMath>
      <w:ins w:id="2377" w:author="PR Preview" w:date="2026-01-01T00:00:00Z">
        <w:r>
          <w:t xml:space="preserve">.</w:t>
        </w:r>
      </w:ins>
      <w:ins w:id="2378" w:author="PR Preview" w:date="2026-01-01T00:00:00Z">
        <w:r>
          <w:t xml:space="preserve"> </w:t>
        </w:r>
      </w:ins>
      <w:ins w:id="2379" w:author="PR Preview" w:date="2026-01-01T00:00:00Z">
        <w:r>
          <w:t xml:space="preserve">A vector already in</w:t>
        </w:r>
      </w:ins>
      <w:ins w:id="2380" w:author="PR Preview" w:date="2026-01-01T00:00:00Z">
        <w:r>
          <w:t xml:space="preserve"> </w:t>
        </w:r>
      </w:ins>
      <m:oMath>
        <m:r>
          <m:rPr>
            <m:scr m:val="script"/>
            <m:sty m:val="p"/>
          </m:rPr>
          <m:t>S</m:t>
        </m:r>
      </m:oMath>
      <w:ins w:id="2381" w:author="PR Preview" w:date="2026-01-01T00:00:00Z">
        <w:r>
          <w:t xml:space="preserve">, such as</w:t>
        </w:r>
      </w:ins>
      <w:ins w:id="2382" w:author="PR Preview" w:date="2026-01-01T00:00:00Z">
        <w:r>
          <w:t xml:space="preserve"> </w:t>
        </w:r>
      </w:ins>
      <m:oMath>
        <m:r>
          <m:rPr>
            <m:sty m:val="p"/>
          </m:rPr>
          <m:t>(</m:t>
        </m:r>
        <m:r>
          <m:t>5</m:t>
        </m:r>
        <m:r>
          <m:rPr>
            <m:sty m:val="p"/>
          </m:rPr>
          <m:t>,</m:t>
        </m:r>
        <m:r>
          <m:t>5</m:t>
        </m:r>
        <m:r>
          <m:rPr>
            <m:sty m:val="p"/>
          </m:rPr>
          <m:t>,</m:t>
        </m:r>
        <m:r>
          <m:t>0</m:t>
        </m:r>
        <m:r>
          <m:rPr>
            <m:sty m:val="p"/>
          </m:rPr>
          <m:t>)</m:t>
        </m:r>
      </m:oMath>
      <w:ins w:id="2383" w:author="PR Preview" w:date="2026-01-01T00:00:00Z">
        <w:r>
          <w:t xml:space="preserve">,</w:t>
        </w:r>
      </w:ins>
      <w:ins w:id="2384" w:author="PR Preview" w:date="2026-01-01T00:00:00Z">
        <w:r>
          <w:t xml:space="preserve"> </w:t>
        </w:r>
      </w:ins>
      <w:ins w:id="2385" w:author="PR Preview" w:date="2026-01-01T00:00:00Z">
        <w:r>
          <w:t xml:space="preserve">is its own projection, since</w:t>
        </w:r>
      </w:ins>
      <w:ins w:id="2386" w:author="PR Preview" w:date="2026-01-01T00:00:00Z">
        <w:r>
          <w:t xml:space="preserve"> </w:t>
        </w:r>
      </w:ins>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ins w:id="2387" w:author="PR Preview" w:date="2026-01-01T00:00:00Z">
        <w:r>
          <w:t xml:space="preserve"> </w:t>
        </w:r>
      </w:ins>
      <w:ins w:id="2388" w:author="PR Preview" w:date="2026-01-01T00:00:00Z">
        <w:r>
          <w:t xml:space="preserve">and</w:t>
        </w:r>
      </w:ins>
      <w:ins w:id="2389" w:author="PR Preview" w:date="2026-01-01T00:00:00Z">
        <w:r>
          <w:t xml:space="preserve"> </w:t>
        </w:r>
      </w:ins>
      <m:oMath>
        <m:acc>
          <m:accPr>
            <m:chr m:val="̃"/>
          </m:accPr>
          <m:e>
            <m:r>
              <m:t>0</m:t>
            </m:r>
          </m:e>
        </m:acc>
        <m:r>
          <m:rPr>
            <m:sty m:val="p"/>
          </m:rPr>
          <m:t>∈</m:t>
        </m:r>
        <m:sSup>
          <m:e>
            <m:r>
              <m:rPr>
                <m:scr m:val="script"/>
                <m:sty m:val="p"/>
              </m:rPr>
              <m:t>S</m:t>
            </m:r>
          </m:e>
          <m:sup>
            <m:r>
              <m:rPr>
                <m:sty m:val="p"/>
              </m:rPr>
              <m:t>⟂</m:t>
            </m:r>
          </m:sup>
        </m:sSup>
      </m:oMath>
      <w:ins w:id="2390" w:author="PR Preview" w:date="2026-01-01T00:00:00Z">
        <w:r>
          <w:t xml:space="preserve"> </w:t>
        </w:r>
      </w:ins>
      <w:ins w:id="2391" w:author="PR Preview" w:date="2026-01-01T00:00:00Z">
        <w:r>
          <w:t xml:space="preserve">(</w:t>
        </w:r>
      </w:ins>
      <w:hyperlink w:anchor="thm-orthogonal-complement-subspace">
        <w:ins w:id="2392" w:author="PR Preview" w:date="2026-01-01T00:00:00Z">
          <w:r>
            <w:rPr>
              <w:rStyle w:val="Hyperlink"/>
            </w:rPr>
            <w:t xml:space="preserve">Theorem 47</w:t>
          </w:r>
        </w:ins>
      </w:hyperlink>
      <w:ins w:id="2393" w:author="PR Preview" w:date="2026-01-01T00:00:00Z">
        <w:r>
          <w:t xml:space="preserve">,</w:t>
        </w:r>
      </w:ins>
      <w:ins w:id="2394" w:author="PR Preview" w:date="2026-01-01T00:00:00Z">
        <w:r>
          <w:t xml:space="preserve"> </w:t>
        </w:r>
      </w:ins>
      <w:hyperlink w:anchor="thm-subspace-zero">
        <w:ins w:id="2395" w:author="PR Preview" w:date="2026-01-01T00:00:00Z">
          <w:r>
            <w:rPr>
              <w:rStyle w:val="Hyperlink"/>
            </w:rPr>
            <w:t xml:space="preserve">Theorem 20</w:t>
          </w:r>
        </w:ins>
      </w:hyperlink>
      <w:ins w:id="2396" w:author="PR Preview" w:date="2026-01-01T00:00:00Z">
        <w:r>
          <w:t xml:space="preserve">);</w:t>
        </w:r>
      </w:ins>
      <w:ins w:id="2397" w:author="PR Preview" w:date="2026-01-01T00:00:00Z">
        <w:r>
          <w:t xml:space="preserve"> </w:t>
        </w:r>
      </w:ins>
      <w:ins w:id="2398" w:author="PR Preview" w:date="2026-01-01T00:00:00Z">
        <w:r>
          <w:t xml:space="preserve">a vector of</w:t>
        </w:r>
      </w:ins>
      <w:ins w:id="2399" w:author="PR Preview" w:date="2026-01-01T00:00:00Z">
        <w:r>
          <w:t xml:space="preserve"> </w:t>
        </w:r>
      </w:ins>
      <m:oMath>
        <m:sSup>
          <m:e>
            <m:r>
              <m:rPr>
                <m:scr m:val="script"/>
                <m:sty m:val="p"/>
              </m:rPr>
              <m:t>S</m:t>
            </m:r>
          </m:e>
          <m:sup>
            <m:r>
              <m:rPr>
                <m:sty m:val="p"/>
              </m:rPr>
              <m:t>⟂</m:t>
            </m:r>
          </m:sup>
        </m:sSup>
      </m:oMath>
      <w:ins w:id="2400" w:author="PR Preview" w:date="2026-01-01T00:00:00Z">
        <w:r>
          <w:t xml:space="preserve">, such as</w:t>
        </w:r>
      </w:ins>
      <w:ins w:id="2401"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402" w:author="PR Preview" w:date="2026-01-01T00:00:00Z">
        <w:r>
          <w:t xml:space="preserve">,</w:t>
        </w:r>
      </w:ins>
      <w:ins w:id="2403" w:author="PR Preview" w:date="2026-01-01T00:00:00Z">
        <w:r>
          <w:t xml:space="preserve"> </w:t>
        </w:r>
      </w:ins>
      <w:ins w:id="2404" w:author="PR Preview" w:date="2026-01-01T00:00:00Z">
        <w:r>
          <w:t xml:space="preserve">projects to</w:t>
        </w:r>
      </w:ins>
      <w:ins w:id="2405" w:author="PR Preview" w:date="2026-01-01T00:00:00Z">
        <w:r>
          <w:t xml:space="preserve"> </w:t>
        </w:r>
      </w:ins>
      <m:oMath>
        <m:acc>
          <m:accPr>
            <m:chr m:val="̃"/>
          </m:accPr>
          <m:e>
            <m:r>
              <m:t>0</m:t>
            </m:r>
          </m:e>
        </m:acc>
      </m:oMath>
      <w:ins w:id="2406" w:author="PR Preview" w:date="2026-01-01T00:00:00Z">
        <w:r>
          <w:t xml:space="preserve">, since</w:t>
        </w:r>
      </w:ins>
      <w:ins w:id="2407"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ins w:id="2408" w:author="PR Preview" w:date="2026-01-01T00:00:00Z">
        <w:r>
          <w:t xml:space="preserve"> </w:t>
        </w:r>
      </w:ins>
      <w:ins w:id="2409" w:author="PR Preview" w:date="2026-01-01T00:00:00Z">
        <w:r>
          <w:t xml:space="preserve">and</w:t>
        </w:r>
      </w:ins>
      <w:ins w:id="2410" w:author="PR Preview" w:date="2026-01-01T00:00:00Z">
        <w:r>
          <w:t xml:space="preserve"> </w:t>
        </w:r>
      </w:ins>
      <m:oMath>
        <m:acc>
          <m:accPr>
            <m:chr m:val="̃"/>
          </m:accPr>
          <m:e>
            <m:r>
              <m:t>0</m:t>
            </m:r>
          </m:e>
        </m:acc>
        <m:r>
          <m:rPr>
            <m:sty m:val="p"/>
          </m:rPr>
          <m:t>∈</m:t>
        </m:r>
        <m:r>
          <m:rPr>
            <m:scr m:val="script"/>
            <m:sty m:val="p"/>
          </m:rPr>
          <m:t>S</m:t>
        </m:r>
      </m:oMath>
      <w:ins w:id="2411" w:author="PR Preview" w:date="2026-01-01T00:00:00Z">
        <w:r>
          <w:t xml:space="preserve"> </w:t>
        </w:r>
      </w:ins>
      <w:ins w:id="2412" w:author="PR Preview" w:date="2026-01-01T00:00:00Z">
        <w:r>
          <w:t xml:space="preserve">(</w:t>
        </w:r>
      </w:ins>
      <w:hyperlink w:anchor="thm-subspace-zero">
        <w:ins w:id="2413" w:author="PR Preview" w:date="2026-01-01T00:00:00Z">
          <w:r>
            <w:rPr>
              <w:rStyle w:val="Hyperlink"/>
            </w:rPr>
            <w:t xml:space="preserve">Theorem 20</w:t>
          </w:r>
        </w:ins>
      </w:hyperlink>
      <w:ins w:id="2414" w:author="PR Preview" w:date="2026-01-01T00:00:00Z">
        <w:r>
          <w:t xml:space="preserve">).</w:t>
        </w:r>
      </w:ins>
    </w:p>
    <w:bookmarkEnd w:id="497"/>
    <w:bookmarkStart w:id="498" w:name="exm-not-orthogonal-projection"/>
    <w:p>
      <w:pPr>
        <w:pStyle w:val="BodyText"/>
      </w:pPr>
      <w:ins w:id="2415" w:author="PR Preview" w:date="2026-01-01T00:00:00Z">
        <w:r>
          <w:rPr>
            <w:b/>
            <w:bCs/>
          </w:rPr>
          <w:t xml:space="preserve">Example 153 (A split that is not the orthogonal one)</w:t>
        </w:r>
      </w:ins>
      <w:ins w:id="2416"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2417" w:author="PR Preview" w:date="2026-01-01T00:00:00Z">
        <w:r>
          <w:t xml:space="preserve"> </w:t>
        </w:r>
      </w:ins>
      <w:ins w:id="2418" w:author="PR Preview" w:date="2026-01-01T00:00:00Z">
        <w:r>
          <w:t xml:space="preserve">also writes</w:t>
        </w:r>
      </w:ins>
      <w:ins w:id="2419" w:author="PR Preview" w:date="2026-01-01T00:00:00Z">
        <w:r>
          <w:t xml:space="preserve"> </w:t>
        </w:r>
      </w:ins>
      <m:oMath>
        <m:r>
          <m:rPr>
            <m:sty m:val="p"/>
          </m:rPr>
          <m:t>(</m:t>
        </m:r>
        <m:r>
          <m:t>3</m:t>
        </m:r>
        <m:r>
          <m:rPr>
            <m:sty m:val="p"/>
          </m:rPr>
          <m:t>,</m:t>
        </m:r>
        <m:r>
          <m:t>1</m:t>
        </m:r>
        <m:r>
          <m:rPr>
            <m:sty m:val="p"/>
          </m:rPr>
          <m:t>,</m:t>
        </m:r>
        <m:r>
          <m:t>2</m:t>
        </m:r>
        <m:r>
          <m:rPr>
            <m:sty m:val="p"/>
          </m:rPr>
          <m:t>)</m:t>
        </m:r>
      </m:oMath>
      <w:ins w:id="2420" w:author="PR Preview" w:date="2026-01-01T00:00:00Z">
        <w:r>
          <w:t xml:space="preserve"> </w:t>
        </w:r>
      </w:ins>
      <w:ins w:id="2421" w:author="PR Preview" w:date="2026-01-01T00:00:00Z">
        <w:r>
          <w:t xml:space="preserve">as a vector of</w:t>
        </w:r>
      </w:ins>
      <w:ins w:id="242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423" w:author="PR Preview" w:date="2026-01-01T00:00:00Z">
        <w:r>
          <w:t xml:space="preserve"> </w:t>
        </w:r>
      </w:ins>
      <w:ins w:id="2424" w:author="PR Preview" w:date="2026-01-01T00:00:00Z">
        <w:r>
          <w:t xml:space="preserve">plus a remainder,</w:t>
        </w:r>
      </w:ins>
      <w:ins w:id="2425" w:author="PR Preview" w:date="2026-01-01T00:00:00Z">
        <w:r>
          <w:t xml:space="preserve"> </w:t>
        </w:r>
      </w:ins>
      <w:ins w:id="2426" w:author="PR Preview" w:date="2026-01-01T00:00:00Z">
        <w:r>
          <w:t xml:space="preserve">but</w:t>
        </w:r>
      </w:ins>
      <w:ins w:id="2427"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2428" w:author="PR Preview" w:date="2026-01-01T00:00:00Z">
        <w:r>
          <w:t xml:space="preserve">,</w:t>
        </w:r>
      </w:ins>
      <w:ins w:id="2429" w:author="PR Preview" w:date="2026-01-01T00:00:00Z">
        <w:r>
          <w:t xml:space="preserve"> </w:t>
        </w:r>
      </w:ins>
      <w:ins w:id="2430" w:author="PR Preview" w:date="2026-01-01T00:00:00Z">
        <w:r>
          <w:t xml:space="preserve">so the remainder is not in</w:t>
        </w:r>
      </w:ins>
      <w:ins w:id="2431" w:author="PR Preview" w:date="2026-01-01T00:00:00Z">
        <w:r>
          <w:t xml:space="preserve"> </w:t>
        </w:r>
      </w:ins>
      <m:oMath>
        <m:sSup>
          <m:e>
            <m:r>
              <m:rPr>
                <m:scr m:val="script"/>
                <m:sty m:val="p"/>
              </m:rPr>
              <m:t>S</m:t>
            </m:r>
          </m:e>
          <m:sup>
            <m:r>
              <m:rPr>
                <m:sty m:val="p"/>
              </m:rPr>
              <m:t>⟂</m:t>
            </m:r>
          </m:sup>
        </m:sSup>
      </m:oMath>
      <w:ins w:id="2432" w:author="PR Preview" w:date="2026-01-01T00:00:00Z">
        <w:r>
          <w:t xml:space="preserve">,</w:t>
        </w:r>
      </w:ins>
      <w:ins w:id="2433" w:author="PR Preview" w:date="2026-01-01T00:00:00Z">
        <w:r>
          <w:t xml:space="preserve"> </w:t>
        </w:r>
      </w:ins>
      <w:ins w:id="2434" w:author="PR Preview" w:date="2026-01-01T00:00:00Z">
        <w:r>
          <w:t xml:space="preserve">and</w:t>
        </w:r>
      </w:ins>
      <w:ins w:id="2435" w:author="PR Preview" w:date="2026-01-01T00:00:00Z">
        <w:r>
          <w:t xml:space="preserve"> </w:t>
        </w:r>
      </w:ins>
      <m:oMath>
        <m:r>
          <m:rPr>
            <m:sty m:val="p"/>
          </m:rPr>
          <m:t>(</m:t>
        </m:r>
        <m:r>
          <m:t>3</m:t>
        </m:r>
        <m:r>
          <m:rPr>
            <m:sty m:val="p"/>
          </m:rPr>
          <m:t>,</m:t>
        </m:r>
        <m:r>
          <m:t>3</m:t>
        </m:r>
        <m:r>
          <m:rPr>
            <m:sty m:val="p"/>
          </m:rPr>
          <m:t>,</m:t>
        </m:r>
        <m:r>
          <m:t>0</m:t>
        </m:r>
        <m:r>
          <m:rPr>
            <m:sty m:val="p"/>
          </m:rPr>
          <m:t>)</m:t>
        </m:r>
      </m:oMath>
      <w:ins w:id="2436" w:author="PR Preview" w:date="2026-01-01T00:00:00Z">
        <w:r>
          <w:t xml:space="preserve"> </w:t>
        </w:r>
      </w:ins>
      <w:ins w:id="2437" w:author="PR Preview" w:date="2026-01-01T00:00:00Z">
        <w:r>
          <w:t xml:space="preserve">is not the orthogonal projection of</w:t>
        </w:r>
      </w:ins>
      <w:ins w:id="2438" w:author="PR Preview" w:date="2026-01-01T00:00:00Z">
        <w:r>
          <w:t xml:space="preserve"> </w:t>
        </w:r>
      </w:ins>
      <m:oMath>
        <m:r>
          <m:rPr>
            <m:sty m:val="p"/>
          </m:rPr>
          <m:t>(</m:t>
        </m:r>
        <m:r>
          <m:t>3</m:t>
        </m:r>
        <m:r>
          <m:rPr>
            <m:sty m:val="p"/>
          </m:rPr>
          <m:t>,</m:t>
        </m:r>
        <m:r>
          <m:t>1</m:t>
        </m:r>
        <m:r>
          <m:rPr>
            <m:sty m:val="p"/>
          </m:rPr>
          <m:t>,</m:t>
        </m:r>
        <m:r>
          <m:t>2</m:t>
        </m:r>
        <m:r>
          <m:rPr>
            <m:sty m:val="p"/>
          </m:rPr>
          <m:t>)</m:t>
        </m:r>
      </m:oMath>
      <w:ins w:id="2439" w:author="PR Preview" w:date="2026-01-01T00:00:00Z">
        <w:r>
          <w:t xml:space="preserve"> </w:t>
        </w:r>
      </w:ins>
      <w:ins w:id="2440" w:author="PR Preview" w:date="2026-01-01T00:00:00Z">
        <w:r>
          <w:t xml:space="preserve">onto</w:t>
        </w:r>
      </w:ins>
      <w:ins w:id="2441" w:author="PR Preview" w:date="2026-01-01T00:00:00Z">
        <w:r>
          <w:t xml:space="preserve"> </w:t>
        </w:r>
      </w:ins>
      <m:oMath>
        <m:r>
          <m:rPr>
            <m:scr m:val="script"/>
            <m:sty m:val="p"/>
          </m:rPr>
          <m:t>S</m:t>
        </m:r>
      </m:oMath>
      <w:ins w:id="2442" w:author="PR Preview" w:date="2026-01-01T00:00:00Z">
        <w:r>
          <w:t xml:space="preserve">.</w:t>
        </w:r>
      </w:ins>
    </w:p>
    <w:bookmarkEnd w:id="498"/>
    <w:bookmarkStart w:id="499" w:name="thm-closest-point"/>
    <w:p>
      <w:pPr>
        <w:pStyle w:val="BodyText"/>
      </w:pPr>
      <w:ins w:id="2443" w:author="PR Preview" w:date="2026-01-01T00:00:00Z">
        <w:r>
          <w:rPr>
            <w:b/>
            <w:bCs/>
          </w:rPr>
          <w:t xml:space="preserve">Theorem 81 (The orthogonal projection is the closest point)</w:t>
        </w:r>
      </w:ins>
      <w:ins w:id="2444" w:author="PR Preview" w:date="2026-01-01T00:00:00Z">
        <w:r>
          <w:t xml:space="preserve"> </w:t>
        </w:r>
      </w:ins>
      <w:ins w:id="2445" w:author="PR Preview" w:date="2026-01-01T00:00:00Z">
        <w:r>
          <w:t xml:space="preserve">Let</w:t>
        </w:r>
      </w:ins>
      <w:ins w:id="2446" w:author="PR Preview" w:date="2026-01-01T00:00:00Z">
        <w:r>
          <w:t xml:space="preserve"> </w:t>
        </w:r>
      </w:ins>
      <m:oMath>
        <m:r>
          <m:rPr>
            <m:scr m:val="script"/>
            <m:sty m:val="p"/>
          </m:rPr>
          <m:t>S</m:t>
        </m:r>
      </m:oMath>
      <w:ins w:id="2447" w:author="PR Preview" w:date="2026-01-01T00:00:00Z">
        <w:r>
          <w:t xml:space="preserve"> </w:t>
        </w:r>
      </w:ins>
      <w:ins w:id="2448" w:author="PR Preview" w:date="2026-01-01T00:00:00Z">
        <w:r>
          <w:t xml:space="preserve">be a subspace of</w:t>
        </w:r>
      </w:ins>
      <w:ins w:id="2449" w:author="PR Preview" w:date="2026-01-01T00:00:00Z">
        <w:r>
          <w:t xml:space="preserve"> </w:t>
        </w:r>
      </w:ins>
      <m:oMath>
        <m:sSup>
          <m:e>
            <m:r>
              <m:rPr>
                <m:scr m:val="double-struck"/>
                <m:sty m:val="p"/>
              </m:rPr>
              <m:t>R</m:t>
            </m:r>
          </m:e>
          <m:sup>
            <m:r>
              <m:t>p</m:t>
            </m:r>
          </m:sup>
        </m:sSup>
      </m:oMath>
      <w:ins w:id="2450" w:author="PR Preview" w:date="2026-01-01T00:00:00Z">
        <w:r>
          <w:t xml:space="preserve">, let</w:t>
        </w:r>
      </w:ins>
      <w:ins w:id="2451" w:author="PR Preview" w:date="2026-01-01T00:00:00Z">
        <w:r>
          <w:t xml:space="preserve"> </w:t>
        </w:r>
      </w:ins>
      <m:oMath>
        <m:acc>
          <m:accPr>
            <m:chr m:val="̃"/>
          </m:accPr>
          <m:e>
            <m:r>
              <m:t>y</m:t>
            </m:r>
          </m:e>
        </m:acc>
        <m:r>
          <m:rPr>
            <m:sty m:val="p"/>
          </m:rPr>
          <m:t>∈</m:t>
        </m:r>
        <m:sSup>
          <m:e>
            <m:r>
              <m:rPr>
                <m:scr m:val="double-struck"/>
                <m:sty m:val="p"/>
              </m:rPr>
              <m:t>R</m:t>
            </m:r>
          </m:e>
          <m:sup>
            <m:r>
              <m:t>p</m:t>
            </m:r>
          </m:sup>
        </m:sSup>
      </m:oMath>
      <w:ins w:id="2452" w:author="PR Preview" w:date="2026-01-01T00:00:00Z">
        <w:r>
          <w:t xml:space="preserve">,</w:t>
        </w:r>
      </w:ins>
      <w:ins w:id="2453" w:author="PR Preview" w:date="2026-01-01T00:00:00Z">
        <w:r>
          <w:t xml:space="preserve"> </w:t>
        </w:r>
      </w:ins>
      <w:ins w:id="2454" w:author="PR Preview" w:date="2026-01-01T00:00:00Z">
        <w:r>
          <w:t xml:space="preserve">and let</w:t>
        </w:r>
      </w:ins>
      <w:ins w:id="2455" w:author="PR Preview" w:date="2026-01-01T00:00:00Z">
        <w:r>
          <w:t xml:space="preserve"> </w:t>
        </w:r>
      </w:ins>
      <m:oMath>
        <m:acc>
          <m:accPr>
            <m:chr m:val="̃"/>
          </m:accPr>
          <m:e>
            <m:r>
              <m:t>u</m:t>
            </m:r>
          </m:e>
        </m:acc>
      </m:oMath>
      <w:ins w:id="2456" w:author="PR Preview" w:date="2026-01-01T00:00:00Z">
        <w:r>
          <w:t xml:space="preserve"> </w:t>
        </w:r>
      </w:ins>
      <w:ins w:id="2457" w:author="PR Preview" w:date="2026-01-01T00:00:00Z">
        <w:r>
          <w:t xml:space="preserve">be the orthogonal projection of</w:t>
        </w:r>
      </w:ins>
      <w:ins w:id="2458" w:author="PR Preview" w:date="2026-01-01T00:00:00Z">
        <w:r>
          <w:t xml:space="preserve"> </w:t>
        </w:r>
      </w:ins>
      <m:oMath>
        <m:acc>
          <m:accPr>
            <m:chr m:val="̃"/>
          </m:accPr>
          <m:e>
            <m:r>
              <m:t>y</m:t>
            </m:r>
          </m:e>
        </m:acc>
      </m:oMath>
      <w:ins w:id="2459" w:author="PR Preview" w:date="2026-01-01T00:00:00Z">
        <w:r>
          <w:t xml:space="preserve"> </w:t>
        </w:r>
      </w:ins>
      <w:ins w:id="2460" w:author="PR Preview" w:date="2026-01-01T00:00:00Z">
        <w:r>
          <w:t xml:space="preserve">onto</w:t>
        </w:r>
      </w:ins>
      <w:ins w:id="2461" w:author="PR Preview" w:date="2026-01-01T00:00:00Z">
        <w:r>
          <w:t xml:space="preserve"> </w:t>
        </w:r>
      </w:ins>
      <m:oMath>
        <m:r>
          <m:rPr>
            <m:scr m:val="script"/>
            <m:sty m:val="p"/>
          </m:rPr>
          <m:t>S</m:t>
        </m:r>
      </m:oMath>
      <w:ins w:id="2462" w:author="PR Preview" w:date="2026-01-01T00:00:00Z">
        <w:r>
          <w:t xml:space="preserve"> </w:t>
        </w:r>
      </w:ins>
      <w:ins w:id="2463" w:author="PR Preview" w:date="2026-01-01T00:00:00Z">
        <w:r>
          <w:t xml:space="preserve">(</w:t>
        </w:r>
      </w:ins>
      <w:hyperlink w:anchor="def-orthogonal-projection">
        <w:ins w:id="2464" w:author="PR Preview" w:date="2026-01-01T00:00:00Z">
          <w:r>
            <w:rPr>
              <w:rStyle w:val="Hyperlink"/>
            </w:rPr>
            <w:t xml:space="preserve">Definition 91</w:t>
          </w:r>
        </w:ins>
      </w:hyperlink>
      <w:ins w:id="2465" w:author="PR Preview" w:date="2026-01-01T00:00:00Z">
        <w:r>
          <w:t xml:space="preserve">).</w:t>
        </w:r>
      </w:ins>
      <w:ins w:id="2466" w:author="PR Preview" w:date="2026-01-01T00:00:00Z">
        <w:r>
          <w:t xml:space="preserve"> </w:t>
        </w:r>
      </w:ins>
      <w:ins w:id="2467" w:author="PR Preview" w:date="2026-01-01T00:00:00Z">
        <w:r>
          <w:t xml:space="preserve">Then for every</w:t>
        </w:r>
      </w:ins>
      <w:ins w:id="2468" w:author="PR Preview" w:date="2026-01-01T00:00:00Z">
        <w:r>
          <w:t xml:space="preserve"> </w:t>
        </w:r>
      </w:ins>
      <m:oMath>
        <m:acc>
          <m:accPr>
            <m:chr m:val="̃"/>
          </m:accPr>
          <m:e>
            <m:r>
              <m:t>w</m:t>
            </m:r>
          </m:e>
        </m:acc>
        <m:r>
          <m:rPr>
            <m:sty m:val="p"/>
          </m:rPr>
          <m:t>∈</m:t>
        </m:r>
        <m:r>
          <m:rPr>
            <m:scr m:val="script"/>
            <m:sty m:val="p"/>
          </m:rPr>
          <m:t>S</m:t>
        </m:r>
      </m:oMath>
      <w:ins w:id="2469" w:author="PR Preview" w:date="2026-01-01T00:00:00Z">
        <w:r>
          <w:t xml:space="preserve">,</w:t>
        </w:r>
      </w:ins>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del w:id="2470" w:author="PR Preview" w:date="2026-01-01T00:00:00Z">
        <w:r>
          <w:rPr>
            <w:b/>
            <w:bCs/>
          </w:rPr>
          <w:delText xml:space="preserve">Example 153 (No point of the line is closer)</w:delText>
        </w:r>
      </w:del>
      <w:del w:id="2471" w:author="PR Preview" w:date="2026-01-01T00:00:00Z">
        <w:r>
          <w:delText xml:space="preserve"> </w:delText>
        </w:r>
      </w:del>
      <w:del w:id="2472" w:author="PR Preview" w:date="2026-01-01T00:00:00Z">
        <w:r>
          <w:delText xml:space="preserve">In</w:delText>
        </w:r>
      </w:del>
      <w:del w:id="2473" w:author="PR Preview" w:date="2026-01-01T00:00:00Z">
        <w:r>
          <w:delText xml:space="preserve"> </w:delText>
        </w:r>
      </w:del>
      <w:hyperlink w:anchor="exm-orthogonal-projection">
        <w:del w:id="2474" w:author="PR Preview" w:date="2026-01-01T00:00:00Z">
          <w:r>
            <w:rPr>
              <w:rStyle w:val="Hyperlink"/>
            </w:rPr>
            <w:delText xml:space="preserve">Example 151</w:delText>
          </w:r>
        </w:del>
      </w:hyperlink>
      <w:del w:id="2475" w:author="PR Preview" w:date="2026-01-01T00:00:00Z">
        <w:r>
          <w:delText xml:space="preserve">,</w:delText>
        </w:r>
      </w:del>
      <w:del w:id="2476"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2477" w:author="PR Preview" w:date="2026-01-01T00:00:00Z">
        <w:r>
          <w:delText xml:space="preserve"> </w:delText>
        </w:r>
      </w:del>
      <w:del w:id="2478" w:author="PR Preview" w:date="2026-01-01T00:00:00Z">
        <w:r>
          <w:delText xml:space="preserve">has projection</w:delText>
        </w:r>
      </w:del>
      <w:del w:id="2479"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2480" w:author="PR Preview" w:date="2026-01-01T00:00:00Z">
        <w:r>
          <w:delText xml:space="preserve"> </w:delText>
        </w:r>
      </w:del>
      <w:del w:id="2481" w:author="PR Preview" w:date="2026-01-01T00:00:00Z">
        <w:r>
          <w:delText xml:space="preserve">onto</w:delText>
        </w:r>
      </w:del>
      <w:del w:id="248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483" w:author="PR Preview" w:date="2026-01-01T00:00:00Z">
        <w:r>
          <w:delText xml:space="preserve">,</w:delText>
        </w:r>
      </w:del>
      <w:del w:id="2484" w:author="PR Preview" w:date="2026-01-01T00:00:00Z">
        <w:r>
          <w:delText xml:space="preserve"> </w:delText>
        </w:r>
      </w:del>
      <w:del w:id="2485" w:author="PR Preview" w:date="2026-01-01T00:00:00Z">
        <w:r>
          <w:delText xml:space="preserve">at distance</w:delText>
        </w:r>
      </w:del>
      <w:del w:id="2486"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487" w:author="PR Preview" w:date="2026-01-01T00:00:00Z">
        <w:r>
          <w:delText xml:space="preserve">.</w:delText>
        </w:r>
      </w:del>
      <w:del w:id="2488" w:author="PR Preview" w:date="2026-01-01T00:00:00Z">
        <w:r>
          <w:delText xml:space="preserve"> </w:delText>
        </w:r>
      </w:del>
      <w:del w:id="2489" w:author="PR Preview" w:date="2026-01-01T00:00:00Z">
        <w:r>
          <w:delText xml:space="preserve">Another point of</w:delText>
        </w:r>
      </w:del>
      <w:del w:id="2490" w:author="PR Preview" w:date="2026-01-01T00:00:00Z">
        <w:r>
          <w:delText xml:space="preserve"> </w:delText>
        </w:r>
      </w:del>
      <m:oMath>
        <m:r>
          <m:rPr>
            <m:scr m:val="script"/>
            <m:sty m:val="p"/>
          </m:rPr>
          <m:t>S</m:t>
        </m:r>
      </m:oMath>
      <w:del w:id="2491" w:author="PR Preview" w:date="2026-01-01T00:00:00Z">
        <w:r>
          <w:delText xml:space="preserve">, such as</w:delText>
        </w:r>
      </w:del>
      <w:del w:id="2492" w:author="PR Preview" w:date="2026-01-01T00:00:00Z">
        <w:r>
          <w:delText xml:space="preserve"> </w:delText>
        </w:r>
      </w:del>
      <m:oMath>
        <m:acc>
          <m:accPr>
            <m:chr m:val="̃"/>
          </m:accPr>
          <m:e>
            <m:r>
              <m:t>w</m:t>
            </m:r>
          </m:e>
        </m:acc>
        <m:r>
          <m:rPr>
            <m:sty m:val="p"/>
          </m:rPr>
          <m:t>=</m:t>
        </m:r>
        <m:r>
          <m:rPr>
            <m:sty m:val="p"/>
          </m:rPr>
          <m:t>(</m:t>
        </m:r>
        <m:r>
          <m:t>3</m:t>
        </m:r>
        <m:r>
          <m:rPr>
            <m:sty m:val="p"/>
          </m:rPr>
          <m:t>,</m:t>
        </m:r>
        <m:r>
          <m:t>3</m:t>
        </m:r>
        <m:r>
          <m:rPr>
            <m:sty m:val="p"/>
          </m:rPr>
          <m:t>,</m:t>
        </m:r>
        <m:r>
          <m:t>0</m:t>
        </m:r>
        <m:r>
          <m:rPr>
            <m:sty m:val="p"/>
          </m:rPr>
          <m:t>)</m:t>
        </m:r>
      </m:oMath>
      <w:del w:id="2493" w:author="PR Preview" w:date="2026-01-01T00:00:00Z">
        <w:r>
          <w:delText xml:space="preserve">,</w:delText>
        </w:r>
      </w:del>
      <w:del w:id="2494" w:author="PR Preview" w:date="2026-01-01T00:00:00Z">
        <w:r>
          <w:delText xml:space="preserve"> </w:delText>
        </w:r>
      </w:del>
      <w:del w:id="2495" w:author="PR Preview" w:date="2026-01-01T00:00:00Z">
        <w:r>
          <w:delText xml:space="preserve">is farther:</w:delText>
        </w:r>
      </w:del>
      <w:del w:id="2496" w:author="PR Preview" w:date="2026-01-01T00:00:00Z">
        <w:r>
          <w:delText xml:space="preserve"> </w:delText>
        </w:r>
      </w:del>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del w:id="2497" w:author="PR Preview" w:date="2026-01-01T00:00:00Z">
        <w:r>
          <w:delText xml:space="preserve">,</w:delText>
        </w:r>
      </w:del>
      <w:del w:id="2498" w:author="PR Preview" w:date="2026-01-01T00:00:00Z">
        <w:r>
          <w:delText xml:space="preserve"> </w:delText>
        </w:r>
      </w:del>
      <w:del w:id="2499" w:author="PR Preview" w:date="2026-01-01T00:00:00Z">
        <w:r>
          <w:delText xml:space="preserve">and the difference of squares is</w:delText>
        </w:r>
      </w:del>
      <w:del w:id="2500" w:author="PR Preview" w:date="2026-01-01T00:00:00Z">
        <w:r>
          <w:delText xml:space="preserve"> </w:delText>
        </w:r>
      </w:del>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del w:id="2501" w:author="PR Preview" w:date="2026-01-01T00:00:00Z">
        <w:r>
          <w:delText xml:space="preserve">,</w:delText>
        </w:r>
      </w:del>
      <w:del w:id="2502" w:author="PR Preview" w:date="2026-01-01T00:00:00Z">
        <w:r>
          <w:delText xml:space="preserve"> </w:delText>
        </w:r>
      </w:del>
      <w:del w:id="2503" w:author="PR Preview" w:date="2026-01-01T00:00:00Z">
        <w:r>
          <w:delText xml:space="preserve">by the Pythagorean theorem (</w:delText>
        </w:r>
      </w:del>
      <w:hyperlink w:anchor="thm-norm-sum-square">
        <w:del w:id="2504" w:author="PR Preview" w:date="2026-01-01T00:00:00Z">
          <w:r>
            <w:rPr>
              <w:rStyle w:val="Hyperlink"/>
            </w:rPr>
            <w:delText xml:space="preserve">Theorem 53</w:delText>
          </w:r>
        </w:del>
      </w:hyperlink>
      <w:del w:id="2505" w:author="PR Preview" w:date="2026-01-01T00:00:00Z">
        <w:r>
          <w:delText xml:space="preserve">),</w:delText>
        </w:r>
      </w:del>
      <w:del w:id="2506" w:author="PR Preview" w:date="2026-01-01T00:00:00Z">
        <w:r>
          <w:delText xml:space="preserve"> </w:delText>
        </w:r>
      </w:del>
      <w:del w:id="2507" w:author="PR Preview" w:date="2026-01-01T00:00:00Z">
        <w:r>
          <w:delText xml:space="preserve">since</w:delText>
        </w:r>
      </w:del>
      <w:del w:id="2508"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2509" w:author="PR Preview" w:date="2026-01-01T00:00:00Z">
        <w:r>
          <w:delText xml:space="preserve"> </w:delText>
        </w:r>
      </w:del>
      <w:del w:id="2510" w:author="PR Preview" w:date="2026-01-01T00:00:00Z">
        <w:r>
          <w:delText xml:space="preserve">and</w:delText>
        </w:r>
      </w:del>
      <w:del w:id="2511" w:author="PR Preview" w:date="2026-01-01T00:00:00Z">
        <w:r>
          <w:delText xml:space="preserve"> </w:delText>
        </w:r>
      </w:del>
      <m:oMath>
        <m:acc>
          <m:accPr>
            <m:chr m:val="̃"/>
          </m:accPr>
          <m:e>
            <m:r>
              <m:t>u</m:t>
            </m:r>
          </m:e>
        </m:acc>
        <m:r>
          <m:rPr>
            <m:sty m:val="p"/>
          </m:rPr>
          <m:t>−</m:t>
        </m:r>
        <m:acc>
          <m:accPr>
            <m:chr m:val="̃"/>
          </m:accPr>
          <m:e>
            <m:r>
              <m:t>w</m:t>
            </m:r>
          </m:e>
        </m:acc>
        <m:r>
          <m:rPr>
            <m:sty m:val="p"/>
          </m:rPr>
          <m:t>∈</m:t>
        </m:r>
        <m:r>
          <m:rPr>
            <m:scr m:val="script"/>
            <m:sty m:val="p"/>
          </m:rPr>
          <m:t>S</m:t>
        </m:r>
      </m:oMath>
      <w:del w:id="2512" w:author="PR Preview" w:date="2026-01-01T00:00:00Z">
        <w:r>
          <w:delText xml:space="preserve">.</w:delText>
        </w:r>
      </w:del>
    </w:p>
    <w:p>
      <w:pPr>
        <w:pStyle w:val="BodyText"/>
      </w:pPr>
      <w:del w:id="2513" w:author="PR Preview" w:date="2026-01-01T00:00:00Z">
        <w:r>
          <w:rPr>
            <w:b/>
            <w:bCs/>
          </w:rPr>
          <w:delText xml:space="preserve">Theorem 81 (Projecting with an orthonormal basis)</w:delText>
        </w:r>
      </w:del>
      <w:del w:id="2514" w:author="PR Preview" w:date="2026-01-01T00:00:00Z">
        <w:r>
          <w:delText xml:space="preserve"> </w:delText>
        </w:r>
      </w:del>
      <w:del w:id="2515" w:author="PR Preview" w:date="2026-01-01T00:00:00Z">
        <w:r>
          <w:delText xml:space="preserve">Let</w:delText>
        </w:r>
      </w:del>
      <w:del w:id="2516" w:author="PR Preview" w:date="2026-01-01T00:00:00Z">
        <w:r>
          <w:delText xml:space="preserve"> </w:delText>
        </w:r>
      </w:del>
      <m:oMath>
        <m:r>
          <m:rPr>
            <m:scr m:val="script"/>
            <m:sty m:val="p"/>
          </m:rPr>
          <m:t>S</m:t>
        </m:r>
      </m:oMath>
      <w:del w:id="2517" w:author="PR Preview" w:date="2026-01-01T00:00:00Z">
        <w:r>
          <w:delText xml:space="preserve"> </w:delText>
        </w:r>
      </w:del>
      <w:del w:id="2518" w:author="PR Preview" w:date="2026-01-01T00:00:00Z">
        <w:r>
          <w:delText xml:space="preserve">be a subspace of</w:delText>
        </w:r>
      </w:del>
      <w:del w:id="2519" w:author="PR Preview" w:date="2026-01-01T00:00:00Z">
        <w:r>
          <w:delText xml:space="preserve"> </w:delText>
        </w:r>
      </w:del>
      <m:oMath>
        <m:sSup>
          <m:e>
            <m:r>
              <m:rPr>
                <m:scr m:val="double-struck"/>
                <m:sty m:val="p"/>
              </m:rPr>
              <m:t>R</m:t>
            </m:r>
          </m:e>
          <m:sup>
            <m:r>
              <m:t>p</m:t>
            </m:r>
          </m:sup>
        </m:sSup>
      </m:oMath>
      <w:del w:id="2520" w:author="PR Preview" w:date="2026-01-01T00:00:00Z">
        <w:r>
          <w:delText xml:space="preserve"> </w:delText>
        </w:r>
      </w:del>
      <w:del w:id="2521" w:author="PR Preview" w:date="2026-01-01T00:00:00Z">
        <w:r>
          <w:delText xml:space="preserve">with</w:delText>
        </w:r>
      </w:del>
      <w:del w:id="2522"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523" w:author="PR Preview" w:date="2026-01-01T00:00:00Z">
        <w:r>
          <w:delText xml:space="preserve">,</w:delText>
        </w:r>
      </w:del>
      <w:del w:id="2524" w:author="PR Preview" w:date="2026-01-01T00:00:00Z">
        <w:r>
          <w:delText xml:space="preserve"> </w:delText>
        </w:r>
      </w:del>
      <w:del w:id="2525" w:author="PR Preview" w:date="2026-01-01T00:00:00Z">
        <w:r>
          <w:delText xml:space="preserve">and let</w:delText>
        </w:r>
      </w:del>
      <w:del w:id="2526" w:author="PR Preview" w:date="2026-01-01T00:00:00Z">
        <w:r>
          <w:delText xml:space="preserve"> </w:delText>
        </w:r>
      </w:del>
      <m:oMath>
        <m:r>
          <m:rPr>
            <m:sty m:val="bi"/>
          </m:rPr>
          <m:t>Q</m:t>
        </m:r>
      </m:oMath>
      <w:del w:id="2527" w:author="PR Preview" w:date="2026-01-01T00:00:00Z">
        <w:r>
          <w:delText xml:space="preserve"> </w:delText>
        </w:r>
      </w:del>
      <w:del w:id="2528" w:author="PR Preview" w:date="2026-01-01T00:00:00Z">
        <w:r>
          <w:delText xml:space="preserve">be the</w:delText>
        </w:r>
      </w:del>
      <w:del w:id="2529" w:author="PR Preview" w:date="2026-01-01T00:00:00Z">
        <w:r>
          <w:delText xml:space="preserve"> </w:delText>
        </w:r>
      </w:del>
      <m:oMath>
        <m:r>
          <m:t>p</m:t>
        </m:r>
        <m:r>
          <m:rPr>
            <m:sty m:val="p"/>
          </m:rPr>
          <m:t>×</m:t>
        </m:r>
        <m:r>
          <m:t>r</m:t>
        </m:r>
      </m:oMath>
      <w:del w:id="2530" w:author="PR Preview" w:date="2026-01-01T00:00:00Z">
        <w:r>
          <w:delText xml:space="preserve"> </w:delText>
        </w:r>
      </w:del>
      <w:del w:id="2531" w:author="PR Preview" w:date="2026-01-01T00:00:00Z">
        <w:r>
          <w:delText xml:space="preserve">matrix whose columns</w:delText>
        </w:r>
      </w:del>
      <w:del w:id="2532"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del w:id="2533" w:author="PR Preview" w:date="2026-01-01T00:00:00Z">
        <w:r>
          <w:delText xml:space="preserve"> </w:delText>
        </w:r>
      </w:del>
      <w:del w:id="2534" w:author="PR Preview" w:date="2026-01-01T00:00:00Z">
        <w:r>
          <w:delText xml:space="preserve">are an orthonormal basis of</w:delText>
        </w:r>
      </w:del>
      <w:del w:id="2535" w:author="PR Preview" w:date="2026-01-01T00:00:00Z">
        <w:r>
          <w:delText xml:space="preserve"> </w:delText>
        </w:r>
      </w:del>
      <m:oMath>
        <m:r>
          <m:rPr>
            <m:scr m:val="script"/>
            <m:sty m:val="p"/>
          </m:rPr>
          <m:t>S</m:t>
        </m:r>
      </m:oMath>
      <w:del w:id="2536" w:author="PR Preview" w:date="2026-01-01T00:00:00Z">
        <w:r>
          <w:delText xml:space="preserve"> </w:delText>
        </w:r>
      </w:del>
      <w:del w:id="2537" w:author="PR Preview" w:date="2026-01-01T00:00:00Z">
        <w:r>
          <w:delText xml:space="preserve">(</w:delText>
        </w:r>
      </w:del>
      <w:hyperlink w:anchor="def-orthonormal-basis">
        <w:del w:id="2538" w:author="PR Preview" w:date="2026-01-01T00:00:00Z">
          <w:r>
            <w:rPr>
              <w:rStyle w:val="Hyperlink"/>
            </w:rPr>
            <w:delText xml:space="preserve">Definition 64</w:delText>
          </w:r>
        </w:del>
      </w:hyperlink>
      <w:del w:id="2539" w:author="PR Preview" w:date="2026-01-01T00:00:00Z">
        <w:r>
          <w:delText xml:space="preserve">,</w:delText>
        </w:r>
      </w:del>
      <w:del w:id="2540" w:author="PR Preview" w:date="2026-01-01T00:00:00Z">
        <w:r>
          <w:delText xml:space="preserve"> </w:delText>
        </w:r>
      </w:del>
      <w:hyperlink w:anchor="cor-orthonormal-basis-exists">
        <w:del w:id="2541" w:author="PR Preview" w:date="2026-01-01T00:00:00Z">
          <w:r>
            <w:rPr>
              <w:rStyle w:val="Hyperlink"/>
            </w:rPr>
            <w:delText xml:space="preserve">Corollary 5</w:delText>
          </w:r>
        </w:del>
      </w:hyperlink>
      <w:del w:id="2542" w:author="PR Preview" w:date="2026-01-01T00:00:00Z">
        <w:r>
          <w:delText xml:space="preserve">).</w:delText>
        </w:r>
      </w:del>
      <w:del w:id="2543" w:author="PR Preview" w:date="2026-01-01T00:00:00Z">
        <w:r>
          <w:delText xml:space="preserve"> </w:delText>
        </w:r>
      </w:del>
      <w:del w:id="2544" w:author="PR Preview" w:date="2026-01-01T00:00:00Z">
        <w:r>
          <w:delText xml:space="preserve">Then for every</w:delText>
        </w:r>
      </w:del>
      <w:del w:id="2545"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2546" w:author="PR Preview" w:date="2026-01-01T00:00:00Z">
        <w:r>
          <w:delText xml:space="preserve">,</w:delText>
        </w:r>
      </w:del>
      <w:del w:id="2547" w:author="PR Preview" w:date="2026-01-01T00:00:00Z">
        <w:r>
          <w:delText xml:space="preserve"> </w:delText>
        </w:r>
      </w:del>
      <m:oMath>
        <m:r>
          <m:rPr>
            <m:sty m:val="bi"/>
          </m:rPr>
          <m:t>Q</m:t>
        </m:r>
        <m:sSup>
          <m:e>
            <m:r>
              <m:rPr>
                <m:sty m:val="bi"/>
              </m:rPr>
              <m:t>Q</m:t>
            </m:r>
          </m:e>
          <m:sup>
            <m:r>
              <m:rPr>
                <m:sty m:val="p"/>
              </m:rPr>
              <m:t>⊤</m:t>
            </m:r>
          </m:sup>
        </m:sSup>
        <m:acc>
          <m:accPr>
            <m:chr m:val="̃"/>
          </m:accPr>
          <m:e>
            <m:r>
              <m:t>y</m:t>
            </m:r>
          </m:e>
        </m:acc>
      </m:oMath>
      <w:del w:id="2548" w:author="PR Preview" w:date="2026-01-01T00:00:00Z">
        <w:r>
          <w:delText xml:space="preserve"> </w:delText>
        </w:r>
      </w:del>
      <w:del w:id="2549" w:author="PR Preview" w:date="2026-01-01T00:00:00Z">
        <w:r>
          <w:delText xml:space="preserve">is the orthogonal projection of</w:delText>
        </w:r>
      </w:del>
      <w:del w:id="2550" w:author="PR Preview" w:date="2026-01-01T00:00:00Z">
        <w:r>
          <w:delText xml:space="preserve"> </w:delText>
        </w:r>
      </w:del>
      <m:oMath>
        <m:acc>
          <m:accPr>
            <m:chr m:val="̃"/>
          </m:accPr>
          <m:e>
            <m:r>
              <m:t>y</m:t>
            </m:r>
          </m:e>
        </m:acc>
      </m:oMath>
      <w:del w:id="2551" w:author="PR Preview" w:date="2026-01-01T00:00:00Z">
        <w:r>
          <w:delText xml:space="preserve"> </w:delText>
        </w:r>
      </w:del>
      <w:del w:id="2552" w:author="PR Preview" w:date="2026-01-01T00:00:00Z">
        <w:r>
          <w:delText xml:space="preserve">onto</w:delText>
        </w:r>
      </w:del>
      <w:del w:id="2553" w:author="PR Preview" w:date="2026-01-01T00:00:00Z">
        <w:r>
          <w:delText xml:space="preserve"> </w:delText>
        </w:r>
      </w:del>
      <m:oMath>
        <m:r>
          <m:rPr>
            <m:scr m:val="script"/>
            <m:sty m:val="p"/>
          </m:rPr>
          <m:t>S</m:t>
        </m:r>
      </m:oMath>
      <w:del w:id="2554" w:author="PR Preview" w:date="2026-01-01T00:00:00Z">
        <w:r>
          <w:delText xml:space="preserve">,</w:delText>
        </w:r>
      </w:del>
      <w:del w:id="2555" w:author="PR Preview" w:date="2026-01-01T00:00:00Z">
        <w:r>
          <w:delText xml:space="preserve"> </w:delText>
        </w:r>
      </w:del>
      <w:del w:id="2556" w:author="PR Preview" w:date="2026-01-01T00:00:00Z">
        <w:r>
          <w:delText xml:space="preserve">and</w:delText>
        </w:r>
      </w:del>
      <w:del w:id="2557" w:author="PR Preview" w:date="2026-01-01T00:00:00Z">
        <w:r>
          <w:delText xml:space="preserve"> </w:delText>
        </w:r>
      </w:del>
      <m:oMath>
        <m:r>
          <m:rPr>
            <m:sty m:val="bi"/>
          </m:rPr>
          <m:t>Q</m:t>
        </m:r>
        <m:sSup>
          <m:e>
            <m:r>
              <m:rPr>
                <m:sty m:val="bi"/>
              </m:rPr>
              <m:t>Q</m:t>
            </m:r>
          </m:e>
          <m:sup>
            <m:r>
              <m:rPr>
                <m:sty m:val="p"/>
              </m:rPr>
              <m:t>⊤</m:t>
            </m:r>
          </m:sup>
        </m:sSup>
      </m:oMath>
      <w:del w:id="2558" w:author="PR Preview" w:date="2026-01-01T00:00:00Z">
        <w:r>
          <w:delText xml:space="preserve"> </w:delText>
        </w:r>
      </w:del>
      <w:del w:id="2559" w:author="PR Preview" w:date="2026-01-01T00:00:00Z">
        <w:r>
          <w:delText xml:space="preserve">is an orthogonal projection matrix (</w:delText>
        </w:r>
      </w:del>
      <w:hyperlink w:anchor="def-projection-matrix">
        <w:del w:id="2560" w:author="PR Preview" w:date="2026-01-01T00:00:00Z">
          <w:r>
            <w:rPr>
              <w:rStyle w:val="Hyperlink"/>
            </w:rPr>
            <w:delText xml:space="preserve">Definition 74</w:delText>
          </w:r>
        </w:del>
      </w:hyperlink>
      <w:del w:id="2561" w:author="PR Preview" w:date="2026-01-01T00:00:00Z">
        <w:r>
          <w:delText xml:space="preserve">).</w:delText>
        </w:r>
      </w:del>
    </w:p>
    <w:p>
      <w:pPr>
        <w:pStyle w:val="BodyText"/>
      </w:pPr>
      <w:ins w:id="2562" w:author="PR Preview" w:date="2026-01-01T00:00:00Z">
        <w:r>
          <w:rPr>
            <w:b/>
            <w:bCs/>
          </w:rPr>
          <w:t xml:space="preserve">Example 154 (No point of the line is closer)</w:t>
        </w:r>
      </w:ins>
      <w:ins w:id="2563" w:author="PR Preview" w:date="2026-01-01T00:00:00Z">
        <w:r>
          <w:t xml:space="preserve"> </w:t>
        </w:r>
      </w:ins>
      <w:ins w:id="2564" w:author="PR Preview" w:date="2026-01-01T00:00:00Z">
        <w:r>
          <w:t xml:space="preserve">In</w:t>
        </w:r>
      </w:ins>
      <w:ins w:id="2565" w:author="PR Preview" w:date="2026-01-01T00:00:00Z">
        <w:r>
          <w:t xml:space="preserve"> </w:t>
        </w:r>
      </w:ins>
      <w:hyperlink w:anchor="exm-orthogonal-projection">
        <w:ins w:id="2566" w:author="PR Preview" w:date="2026-01-01T00:00:00Z">
          <w:r>
            <w:rPr>
              <w:rStyle w:val="Hyperlink"/>
            </w:rPr>
            <w:t xml:space="preserve">Example 152</w:t>
          </w:r>
        </w:ins>
      </w:hyperlink>
      <w:ins w:id="2567" w:author="PR Preview" w:date="2026-01-01T00:00:00Z">
        <w:r>
          <w:t xml:space="preserve">,</w:t>
        </w:r>
      </w:ins>
      <w:ins w:id="2568"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2569" w:author="PR Preview" w:date="2026-01-01T00:00:00Z">
        <w:r>
          <w:t xml:space="preserve"> </w:t>
        </w:r>
      </w:ins>
      <w:ins w:id="2570" w:author="PR Preview" w:date="2026-01-01T00:00:00Z">
        <w:r>
          <w:t xml:space="preserve">has projection</w:t>
        </w:r>
      </w:ins>
      <w:ins w:id="2571"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2572" w:author="PR Preview" w:date="2026-01-01T00:00:00Z">
        <w:r>
          <w:t xml:space="preserve"> </w:t>
        </w:r>
      </w:ins>
      <w:ins w:id="2573" w:author="PR Preview" w:date="2026-01-01T00:00:00Z">
        <w:r>
          <w:t xml:space="preserve">onto</w:t>
        </w:r>
      </w:ins>
      <w:ins w:id="257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75" w:author="PR Preview" w:date="2026-01-01T00:00:00Z">
        <w:r>
          <w:t xml:space="preserve">,</w:t>
        </w:r>
      </w:ins>
      <w:ins w:id="2576" w:author="PR Preview" w:date="2026-01-01T00:00:00Z">
        <w:r>
          <w:t xml:space="preserve"> </w:t>
        </w:r>
      </w:ins>
      <w:ins w:id="2577" w:author="PR Preview" w:date="2026-01-01T00:00:00Z">
        <w:r>
          <w:t xml:space="preserve">at distance</w:t>
        </w:r>
      </w:ins>
      <w:ins w:id="2578"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579" w:author="PR Preview" w:date="2026-01-01T00:00:00Z">
        <w:r>
          <w:t xml:space="preserve">.</w:t>
        </w:r>
      </w:ins>
      <w:ins w:id="2580" w:author="PR Preview" w:date="2026-01-01T00:00:00Z">
        <w:r>
          <w:t xml:space="preserve"> </w:t>
        </w:r>
      </w:ins>
      <w:ins w:id="2581" w:author="PR Preview" w:date="2026-01-01T00:00:00Z">
        <w:r>
          <w:t xml:space="preserve">Another point of</w:t>
        </w:r>
      </w:ins>
      <w:ins w:id="2582" w:author="PR Preview" w:date="2026-01-01T00:00:00Z">
        <w:r>
          <w:t xml:space="preserve"> </w:t>
        </w:r>
      </w:ins>
      <m:oMath>
        <m:r>
          <m:rPr>
            <m:scr m:val="script"/>
            <m:sty m:val="p"/>
          </m:rPr>
          <m:t>S</m:t>
        </m:r>
      </m:oMath>
      <w:ins w:id="2583" w:author="PR Preview" w:date="2026-01-01T00:00:00Z">
        <w:r>
          <w:t xml:space="preserve">, such as</w:t>
        </w:r>
      </w:ins>
      <w:ins w:id="2584" w:author="PR Preview" w:date="2026-01-01T00:00:00Z">
        <w:r>
          <w:t xml:space="preserve"> </w:t>
        </w:r>
      </w:ins>
      <m:oMath>
        <m:acc>
          <m:accPr>
            <m:chr m:val="̃"/>
          </m:accPr>
          <m:e>
            <m:r>
              <m:t>w</m:t>
            </m:r>
          </m:e>
        </m:acc>
        <m:r>
          <m:rPr>
            <m:sty m:val="p"/>
          </m:rPr>
          <m:t>=</m:t>
        </m:r>
        <m:r>
          <m:rPr>
            <m:sty m:val="p"/>
          </m:rPr>
          <m:t>(</m:t>
        </m:r>
        <m:r>
          <m:t>3</m:t>
        </m:r>
        <m:r>
          <m:rPr>
            <m:sty m:val="p"/>
          </m:rPr>
          <m:t>,</m:t>
        </m:r>
        <m:r>
          <m:t>3</m:t>
        </m:r>
        <m:r>
          <m:rPr>
            <m:sty m:val="p"/>
          </m:rPr>
          <m:t>,</m:t>
        </m:r>
        <m:r>
          <m:t>0</m:t>
        </m:r>
        <m:r>
          <m:rPr>
            <m:sty m:val="p"/>
          </m:rPr>
          <m:t>)</m:t>
        </m:r>
      </m:oMath>
      <w:ins w:id="2585" w:author="PR Preview" w:date="2026-01-01T00:00:00Z">
        <w:r>
          <w:t xml:space="preserve">,</w:t>
        </w:r>
      </w:ins>
      <w:ins w:id="2586" w:author="PR Preview" w:date="2026-01-01T00:00:00Z">
        <w:r>
          <w:t xml:space="preserve"> </w:t>
        </w:r>
      </w:ins>
      <w:ins w:id="2587" w:author="PR Preview" w:date="2026-01-01T00:00:00Z">
        <w:r>
          <w:t xml:space="preserve">is farther:</w:t>
        </w:r>
      </w:ins>
      <w:ins w:id="2588" w:author="PR Preview" w:date="2026-01-01T00:00:00Z">
        <w:r>
          <w:t xml:space="preserve"> </w:t>
        </w:r>
      </w:ins>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ins w:id="2589" w:author="PR Preview" w:date="2026-01-01T00:00:00Z">
        <w:r>
          <w:t xml:space="preserve">,</w:t>
        </w:r>
      </w:ins>
      <w:ins w:id="2590" w:author="PR Preview" w:date="2026-01-01T00:00:00Z">
        <w:r>
          <w:t xml:space="preserve"> </w:t>
        </w:r>
      </w:ins>
      <w:ins w:id="2591" w:author="PR Preview" w:date="2026-01-01T00:00:00Z">
        <w:r>
          <w:t xml:space="preserve">and the difference of squares is</w:t>
        </w:r>
      </w:ins>
      <w:ins w:id="2592" w:author="PR Preview" w:date="2026-01-01T00:00:00Z">
        <w:r>
          <w:t xml:space="preserve"> </w:t>
        </w:r>
      </w:ins>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ins w:id="2593" w:author="PR Preview" w:date="2026-01-01T00:00:00Z">
        <w:r>
          <w:t xml:space="preserve">,</w:t>
        </w:r>
      </w:ins>
      <w:ins w:id="2594" w:author="PR Preview" w:date="2026-01-01T00:00:00Z">
        <w:r>
          <w:t xml:space="preserve"> </w:t>
        </w:r>
      </w:ins>
      <w:ins w:id="2595" w:author="PR Preview" w:date="2026-01-01T00:00:00Z">
        <w:r>
          <w:t xml:space="preserve">by the Pythagorean theorem (</w:t>
        </w:r>
      </w:ins>
      <w:hyperlink w:anchor="thm-norm-sum-square">
        <w:ins w:id="2596" w:author="PR Preview" w:date="2026-01-01T00:00:00Z">
          <w:r>
            <w:rPr>
              <w:rStyle w:val="Hyperlink"/>
            </w:rPr>
            <w:t xml:space="preserve">Theorem 53</w:t>
          </w:r>
        </w:ins>
      </w:hyperlink>
      <w:ins w:id="2597" w:author="PR Preview" w:date="2026-01-01T00:00:00Z">
        <w:r>
          <w:t xml:space="preserve">),</w:t>
        </w:r>
      </w:ins>
      <w:ins w:id="2598" w:author="PR Preview" w:date="2026-01-01T00:00:00Z">
        <w:r>
          <w:t xml:space="preserve"> </w:t>
        </w:r>
      </w:ins>
      <w:ins w:id="2599" w:author="PR Preview" w:date="2026-01-01T00:00:00Z">
        <w:r>
          <w:t xml:space="preserve">since</w:t>
        </w:r>
      </w:ins>
      <w:ins w:id="2600"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2601" w:author="PR Preview" w:date="2026-01-01T00:00:00Z">
        <w:r>
          <w:t xml:space="preserve"> </w:t>
        </w:r>
      </w:ins>
      <w:ins w:id="2602" w:author="PR Preview" w:date="2026-01-01T00:00:00Z">
        <w:r>
          <w:t xml:space="preserve">and</w:t>
        </w:r>
      </w:ins>
      <w:ins w:id="2603" w:author="PR Preview" w:date="2026-01-01T00:00:00Z">
        <w:r>
          <w:t xml:space="preserve"> </w:t>
        </w:r>
      </w:ins>
      <m:oMath>
        <m:acc>
          <m:accPr>
            <m:chr m:val="̃"/>
          </m:accPr>
          <m:e>
            <m:r>
              <m:t>u</m:t>
            </m:r>
          </m:e>
        </m:acc>
        <m:r>
          <m:rPr>
            <m:sty m:val="p"/>
          </m:rPr>
          <m:t>−</m:t>
        </m:r>
        <m:acc>
          <m:accPr>
            <m:chr m:val="̃"/>
          </m:accPr>
          <m:e>
            <m:r>
              <m:t>w</m:t>
            </m:r>
          </m:e>
        </m:acc>
        <m:r>
          <m:rPr>
            <m:sty m:val="p"/>
          </m:rPr>
          <m:t>∈</m:t>
        </m:r>
        <m:r>
          <m:rPr>
            <m:scr m:val="script"/>
            <m:sty m:val="p"/>
          </m:rPr>
          <m:t>S</m:t>
        </m:r>
      </m:oMath>
      <w:ins w:id="2604" w:author="PR Preview" w:date="2026-01-01T00:00:00Z">
        <w:r>
          <w:t xml:space="preserve">.</w:t>
        </w:r>
      </w:ins>
    </w:p>
    <w:bookmarkEnd w:id="500"/>
    <w:bookmarkStart w:id="501" w:name="thm-projector-onb"/>
    <w:p>
      <w:pPr>
        <w:pStyle w:val="BodyText"/>
      </w:pPr>
      <w:ins w:id="2605" w:author="PR Preview" w:date="2026-01-01T00:00:00Z">
        <w:r>
          <w:rPr>
            <w:b/>
            <w:bCs/>
          </w:rPr>
          <w:t xml:space="preserve">Theorem 82 (Projecting with an orthonormal basis)</w:t>
        </w:r>
      </w:ins>
      <w:ins w:id="2606" w:author="PR Preview" w:date="2026-01-01T00:00:00Z">
        <w:r>
          <w:t xml:space="preserve"> </w:t>
        </w:r>
      </w:ins>
      <w:ins w:id="2607" w:author="PR Preview" w:date="2026-01-01T00:00:00Z">
        <w:r>
          <w:t xml:space="preserve">Let</w:t>
        </w:r>
      </w:ins>
      <w:ins w:id="2608" w:author="PR Preview" w:date="2026-01-01T00:00:00Z">
        <w:r>
          <w:t xml:space="preserve"> </w:t>
        </w:r>
      </w:ins>
      <m:oMath>
        <m:r>
          <m:rPr>
            <m:scr m:val="script"/>
            <m:sty m:val="p"/>
          </m:rPr>
          <m:t>S</m:t>
        </m:r>
      </m:oMath>
      <w:ins w:id="2609" w:author="PR Preview" w:date="2026-01-01T00:00:00Z">
        <w:r>
          <w:t xml:space="preserve"> </w:t>
        </w:r>
      </w:ins>
      <w:ins w:id="2610" w:author="PR Preview" w:date="2026-01-01T00:00:00Z">
        <w:r>
          <w:t xml:space="preserve">be a subspace of</w:t>
        </w:r>
      </w:ins>
      <w:ins w:id="2611" w:author="PR Preview" w:date="2026-01-01T00:00:00Z">
        <w:r>
          <w:t xml:space="preserve"> </w:t>
        </w:r>
      </w:ins>
      <m:oMath>
        <m:sSup>
          <m:e>
            <m:r>
              <m:rPr>
                <m:scr m:val="double-struck"/>
                <m:sty m:val="p"/>
              </m:rPr>
              <m:t>R</m:t>
            </m:r>
          </m:e>
          <m:sup>
            <m:r>
              <m:t>p</m:t>
            </m:r>
          </m:sup>
        </m:sSup>
      </m:oMath>
      <w:ins w:id="2612" w:author="PR Preview" w:date="2026-01-01T00:00:00Z">
        <w:r>
          <w:t xml:space="preserve"> </w:t>
        </w:r>
      </w:ins>
      <w:ins w:id="2613" w:author="PR Preview" w:date="2026-01-01T00:00:00Z">
        <w:r>
          <w:t xml:space="preserve">with</w:t>
        </w:r>
      </w:ins>
      <w:ins w:id="2614"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615" w:author="PR Preview" w:date="2026-01-01T00:00:00Z">
        <w:r>
          <w:t xml:space="preserve">,</w:t>
        </w:r>
      </w:ins>
      <w:ins w:id="2616" w:author="PR Preview" w:date="2026-01-01T00:00:00Z">
        <w:r>
          <w:t xml:space="preserve"> </w:t>
        </w:r>
      </w:ins>
      <w:ins w:id="2617" w:author="PR Preview" w:date="2026-01-01T00:00:00Z">
        <w:r>
          <w:t xml:space="preserve">and let</w:t>
        </w:r>
      </w:ins>
      <w:ins w:id="2618" w:author="PR Preview" w:date="2026-01-01T00:00:00Z">
        <w:r>
          <w:t xml:space="preserve"> </w:t>
        </w:r>
      </w:ins>
      <m:oMath>
        <m:r>
          <m:rPr>
            <m:sty m:val="bi"/>
          </m:rPr>
          <m:t>Q</m:t>
        </m:r>
      </m:oMath>
      <w:ins w:id="2619" w:author="PR Preview" w:date="2026-01-01T00:00:00Z">
        <w:r>
          <w:t xml:space="preserve"> </w:t>
        </w:r>
      </w:ins>
      <w:ins w:id="2620" w:author="PR Preview" w:date="2026-01-01T00:00:00Z">
        <w:r>
          <w:t xml:space="preserve">be the</w:t>
        </w:r>
      </w:ins>
      <w:ins w:id="2621" w:author="PR Preview" w:date="2026-01-01T00:00:00Z">
        <w:r>
          <w:t xml:space="preserve"> </w:t>
        </w:r>
      </w:ins>
      <m:oMath>
        <m:r>
          <m:t>p</m:t>
        </m:r>
        <m:r>
          <m:rPr>
            <m:sty m:val="p"/>
          </m:rPr>
          <m:t>×</m:t>
        </m:r>
        <m:r>
          <m:t>r</m:t>
        </m:r>
      </m:oMath>
      <w:ins w:id="2622" w:author="PR Preview" w:date="2026-01-01T00:00:00Z">
        <w:r>
          <w:t xml:space="preserve"> </w:t>
        </w:r>
      </w:ins>
      <w:ins w:id="2623" w:author="PR Preview" w:date="2026-01-01T00:00:00Z">
        <w:r>
          <w:t xml:space="preserve">matrix whose columns</w:t>
        </w:r>
      </w:ins>
      <w:ins w:id="2624"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ins w:id="2625" w:author="PR Preview" w:date="2026-01-01T00:00:00Z">
        <w:r>
          <w:t xml:space="preserve"> </w:t>
        </w:r>
      </w:ins>
      <w:ins w:id="2626" w:author="PR Preview" w:date="2026-01-01T00:00:00Z">
        <w:r>
          <w:t xml:space="preserve">are an orthonormal basis of</w:t>
        </w:r>
      </w:ins>
      <w:ins w:id="2627" w:author="PR Preview" w:date="2026-01-01T00:00:00Z">
        <w:r>
          <w:t xml:space="preserve"> </w:t>
        </w:r>
      </w:ins>
      <m:oMath>
        <m:r>
          <m:rPr>
            <m:scr m:val="script"/>
            <m:sty m:val="p"/>
          </m:rPr>
          <m:t>S</m:t>
        </m:r>
      </m:oMath>
      <w:ins w:id="2628" w:author="PR Preview" w:date="2026-01-01T00:00:00Z">
        <w:r>
          <w:t xml:space="preserve"> </w:t>
        </w:r>
      </w:ins>
      <w:ins w:id="2629" w:author="PR Preview" w:date="2026-01-01T00:00:00Z">
        <w:r>
          <w:t xml:space="preserve">(</w:t>
        </w:r>
      </w:ins>
      <w:hyperlink w:anchor="def-orthonormal-basis">
        <w:ins w:id="2630" w:author="PR Preview" w:date="2026-01-01T00:00:00Z">
          <w:r>
            <w:rPr>
              <w:rStyle w:val="Hyperlink"/>
            </w:rPr>
            <w:t xml:space="preserve">Definition 64</w:t>
          </w:r>
        </w:ins>
      </w:hyperlink>
      <w:ins w:id="2631" w:author="PR Preview" w:date="2026-01-01T00:00:00Z">
        <w:r>
          <w:t xml:space="preserve">,</w:t>
        </w:r>
      </w:ins>
      <w:ins w:id="2632" w:author="PR Preview" w:date="2026-01-01T00:00:00Z">
        <w:r>
          <w:t xml:space="preserve"> </w:t>
        </w:r>
      </w:ins>
      <w:hyperlink w:anchor="cor-orthonormal-basis-exists">
        <w:ins w:id="2633" w:author="PR Preview" w:date="2026-01-01T00:00:00Z">
          <w:r>
            <w:rPr>
              <w:rStyle w:val="Hyperlink"/>
            </w:rPr>
            <w:t xml:space="preserve">Corollary 5</w:t>
          </w:r>
        </w:ins>
      </w:hyperlink>
      <w:ins w:id="2634" w:author="PR Preview" w:date="2026-01-01T00:00:00Z">
        <w:r>
          <w:t xml:space="preserve">).</w:t>
        </w:r>
      </w:ins>
      <w:ins w:id="2635" w:author="PR Preview" w:date="2026-01-01T00:00:00Z">
        <w:r>
          <w:t xml:space="preserve"> </w:t>
        </w:r>
      </w:ins>
      <w:ins w:id="2636" w:author="PR Preview" w:date="2026-01-01T00:00:00Z">
        <w:r>
          <w:t xml:space="preserve">Then for every</w:t>
        </w:r>
      </w:ins>
      <w:ins w:id="2637" w:author="PR Preview" w:date="2026-01-01T00:00:00Z">
        <w:r>
          <w:t xml:space="preserve"> </w:t>
        </w:r>
      </w:ins>
      <m:oMath>
        <m:acc>
          <m:accPr>
            <m:chr m:val="̃"/>
          </m:accPr>
          <m:e>
            <m:r>
              <m:t>y</m:t>
            </m:r>
          </m:e>
        </m:acc>
        <m:r>
          <m:rPr>
            <m:sty m:val="p"/>
          </m:rPr>
          <m:t>∈</m:t>
        </m:r>
        <m:sSup>
          <m:e>
            <m:r>
              <m:rPr>
                <m:scr m:val="double-struck"/>
                <m:sty m:val="p"/>
              </m:rPr>
              <m:t>R</m:t>
            </m:r>
          </m:e>
          <m:sup>
            <m:r>
              <m:t>p</m:t>
            </m:r>
          </m:sup>
        </m:sSup>
      </m:oMath>
      <w:ins w:id="2638" w:author="PR Preview" w:date="2026-01-01T00:00:00Z">
        <w:r>
          <w:t xml:space="preserve">,</w:t>
        </w:r>
      </w:ins>
      <w:ins w:id="2639" w:author="PR Preview" w:date="2026-01-01T00:00:00Z">
        <w:r>
          <w:t xml:space="preserve"> </w:t>
        </w:r>
      </w:ins>
      <m:oMath>
        <m:r>
          <m:rPr>
            <m:sty m:val="bi"/>
          </m:rPr>
          <m:t>Q</m:t>
        </m:r>
        <m:sSup>
          <m:e>
            <m:r>
              <m:rPr>
                <m:sty m:val="bi"/>
              </m:rPr>
              <m:t>Q</m:t>
            </m:r>
          </m:e>
          <m:sup>
            <m:r>
              <m:rPr>
                <m:sty m:val="p"/>
              </m:rPr>
              <m:t>⊤</m:t>
            </m:r>
          </m:sup>
        </m:sSup>
        <m:acc>
          <m:accPr>
            <m:chr m:val="̃"/>
          </m:accPr>
          <m:e>
            <m:r>
              <m:t>y</m:t>
            </m:r>
          </m:e>
        </m:acc>
      </m:oMath>
      <w:ins w:id="2640" w:author="PR Preview" w:date="2026-01-01T00:00:00Z">
        <w:r>
          <w:t xml:space="preserve"> </w:t>
        </w:r>
      </w:ins>
      <w:ins w:id="2641" w:author="PR Preview" w:date="2026-01-01T00:00:00Z">
        <w:r>
          <w:t xml:space="preserve">is the orthogonal projection of</w:t>
        </w:r>
      </w:ins>
      <w:ins w:id="2642" w:author="PR Preview" w:date="2026-01-01T00:00:00Z">
        <w:r>
          <w:t xml:space="preserve"> </w:t>
        </w:r>
      </w:ins>
      <m:oMath>
        <m:acc>
          <m:accPr>
            <m:chr m:val="̃"/>
          </m:accPr>
          <m:e>
            <m:r>
              <m:t>y</m:t>
            </m:r>
          </m:e>
        </m:acc>
      </m:oMath>
      <w:ins w:id="2643" w:author="PR Preview" w:date="2026-01-01T00:00:00Z">
        <w:r>
          <w:t xml:space="preserve"> </w:t>
        </w:r>
      </w:ins>
      <w:ins w:id="2644" w:author="PR Preview" w:date="2026-01-01T00:00:00Z">
        <w:r>
          <w:t xml:space="preserve">onto</w:t>
        </w:r>
      </w:ins>
      <w:ins w:id="2645" w:author="PR Preview" w:date="2026-01-01T00:00:00Z">
        <w:r>
          <w:t xml:space="preserve"> </w:t>
        </w:r>
      </w:ins>
      <m:oMath>
        <m:r>
          <m:rPr>
            <m:scr m:val="script"/>
            <m:sty m:val="p"/>
          </m:rPr>
          <m:t>S</m:t>
        </m:r>
      </m:oMath>
      <w:ins w:id="2646" w:author="PR Preview" w:date="2026-01-01T00:00:00Z">
        <w:r>
          <w:t xml:space="preserve">,</w:t>
        </w:r>
      </w:ins>
      <w:ins w:id="2647" w:author="PR Preview" w:date="2026-01-01T00:00:00Z">
        <w:r>
          <w:t xml:space="preserve"> </w:t>
        </w:r>
      </w:ins>
      <w:ins w:id="2648" w:author="PR Preview" w:date="2026-01-01T00:00:00Z">
        <w:r>
          <w:t xml:space="preserve">and</w:t>
        </w:r>
      </w:ins>
      <w:ins w:id="2649" w:author="PR Preview" w:date="2026-01-01T00:00:00Z">
        <w:r>
          <w:t xml:space="preserve"> </w:t>
        </w:r>
      </w:ins>
      <m:oMath>
        <m:r>
          <m:rPr>
            <m:sty m:val="bi"/>
          </m:rPr>
          <m:t>Q</m:t>
        </m:r>
        <m:sSup>
          <m:e>
            <m:r>
              <m:rPr>
                <m:sty m:val="bi"/>
              </m:rPr>
              <m:t>Q</m:t>
            </m:r>
          </m:e>
          <m:sup>
            <m:r>
              <m:rPr>
                <m:sty m:val="p"/>
              </m:rPr>
              <m:t>⊤</m:t>
            </m:r>
          </m:sup>
        </m:sSup>
      </m:oMath>
      <w:ins w:id="2650" w:author="PR Preview" w:date="2026-01-01T00:00:00Z">
        <w:r>
          <w:t xml:space="preserve"> </w:t>
        </w:r>
      </w:ins>
      <w:ins w:id="2651" w:author="PR Preview" w:date="2026-01-01T00:00:00Z">
        <w:r>
          <w:t xml:space="preserve">is an orthogonal projection matrix (</w:t>
        </w:r>
      </w:ins>
      <w:hyperlink w:anchor="def-projection-matrix">
        <w:ins w:id="2652" w:author="PR Preview" w:date="2026-01-01T00:00:00Z">
          <w:r>
            <w:rPr>
              <w:rStyle w:val="Hyperlink"/>
            </w:rPr>
            <w:t xml:space="preserve">Definition 74</w:t>
          </w:r>
        </w:ins>
      </w:hyperlink>
      <w:ins w:id="2653" w:author="PR Preview" w:date="2026-01-01T00:00:00Z">
        <w:r>
          <w:t xml:space="preserve">).</w:t>
        </w:r>
      </w:ins>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del w:id="2654" w:author="PR Preview" w:date="2026-01-01T00:00:00Z">
        <w:r>
          <w:rPr>
            <w:b/>
            <w:bCs/>
          </w:rPr>
          <w:delText xml:space="preserve">Example 154 (The projection matrix onto a line)</w:delText>
        </w:r>
      </w:del>
      <w:del w:id="2655" w:author="PR Preview" w:date="2026-01-01T00:00:00Z">
        <w:r>
          <w:delText xml:space="preserve"> </w:delText>
        </w:r>
      </w:del>
      <w:del w:id="2656" w:author="PR Preview" w:date="2026-01-01T00:00:00Z">
        <w:r>
          <w:delText xml:space="preserve">For</w:delText>
        </w:r>
      </w:del>
      <w:del w:id="265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658" w:author="PR Preview" w:date="2026-01-01T00:00:00Z">
        <w:r>
          <w:delText xml:space="preserve">,</w:delText>
        </w:r>
      </w:del>
      <w:del w:id="2659" w:author="PR Preview" w:date="2026-01-01T00:00:00Z">
        <w:r>
          <w:delText xml:space="preserve"> </w:delText>
        </w:r>
      </w:del>
      <w:del w:id="2660" w:author="PR Preview" w:date="2026-01-01T00:00:00Z">
        <w:r>
          <w:delText xml:space="preserve">the single vector</w:delText>
        </w:r>
      </w:del>
      <w:del w:id="2661"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662" w:author="PR Preview" w:date="2026-01-01T00:00:00Z">
        <w:r>
          <w:delText xml:space="preserve"> </w:delText>
        </w:r>
      </w:del>
      <w:del w:id="2663" w:author="PR Preview" w:date="2026-01-01T00:00:00Z">
        <w:r>
          <w:delText xml:space="preserve">is an orthonormal basis:</w:delText>
        </w:r>
      </w:del>
      <w:del w:id="2664" w:author="PR Preview" w:date="2026-01-01T00:00:00Z">
        <w:r>
          <w:delText xml:space="preserve"> </w:delText>
        </w:r>
      </w:del>
      <w:del w:id="2665" w:author="PR Preview" w:date="2026-01-01T00:00:00Z">
        <w:r>
          <w:delText xml:space="preserve">it spans</w:delText>
        </w:r>
      </w:del>
      <w:del w:id="2666" w:author="PR Preview" w:date="2026-01-01T00:00:00Z">
        <w:r>
          <w:delText xml:space="preserve"> </w:delText>
        </w:r>
      </w:del>
      <m:oMath>
        <m:r>
          <m:rPr>
            <m:scr m:val="script"/>
            <m:sty m:val="p"/>
          </m:rPr>
          <m:t>S</m:t>
        </m:r>
      </m:oMath>
      <w:del w:id="2667" w:author="PR Preview" w:date="2026-01-01T00:00:00Z">
        <w:r>
          <w:delText xml:space="preserve">, it is nonzero and so linearly independent,</w:delText>
        </w:r>
      </w:del>
      <w:del w:id="2668" w:author="PR Preview" w:date="2026-01-01T00:00:00Z">
        <w:r>
          <w:delText xml:space="preserve"> </w:delText>
        </w:r>
      </w:del>
      <w:del w:id="2669" w:author="PR Preview" w:date="2026-01-01T00:00:00Z">
        <w:r>
          <w:delText xml:space="preserve">and</w:delText>
        </w:r>
      </w:del>
      <w:del w:id="2670"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del w:id="2671" w:author="PR Preview" w:date="2026-01-01T00:00:00Z">
        <w:r>
          <w:delText xml:space="preserve">.</w:delText>
        </w:r>
      </w:del>
      <w:del w:id="2672" w:author="PR Preview" w:date="2026-01-01T00:00:00Z">
        <w:r>
          <w:delText xml:space="preserve"> </w:delText>
        </w:r>
      </w:del>
      <w:del w:id="2673" w:author="PR Preview" w:date="2026-01-01T00:00:00Z">
        <w:r>
          <w:delText xml:space="preserve">With</w:delText>
        </w:r>
      </w:del>
      <w:del w:id="2674"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2675" w:author="PR Preview" w:date="2026-01-01T00:00:00Z">
        <w:r>
          <w:delText xml:space="preserve">,</w:delText>
        </w:r>
      </w:del>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del w:id="2676" w:author="PR Preview" w:date="2026-01-01T00:00:00Z">
        <w:r>
          <w:delText xml:space="preserve">Applied to</w:delText>
        </w:r>
      </w:del>
      <w:del w:id="2677"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2678" w:author="PR Preview" w:date="2026-01-01T00:00:00Z">
        <w:r>
          <w:delText xml:space="preserve">, it gives</w:delText>
        </w:r>
      </w:del>
      <w:del w:id="2679"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680" w:author="PR Preview" w:date="2026-01-01T00:00:00Z">
        <w:r>
          <w:delText xml:space="preserve">,</w:delText>
        </w:r>
      </w:del>
      <w:del w:id="2681" w:author="PR Preview" w:date="2026-01-01T00:00:00Z">
        <w:r>
          <w:delText xml:space="preserve"> </w:delText>
        </w:r>
      </w:del>
      <w:del w:id="2682" w:author="PR Preview" w:date="2026-01-01T00:00:00Z">
        <w:r>
          <w:delText xml:space="preserve">the projection found in</w:delText>
        </w:r>
      </w:del>
      <w:del w:id="2683" w:author="PR Preview" w:date="2026-01-01T00:00:00Z">
        <w:r>
          <w:delText xml:space="preserve"> </w:delText>
        </w:r>
      </w:del>
      <w:hyperlink w:anchor="exm-orthogonal-projection">
        <w:del w:id="2684" w:author="PR Preview" w:date="2026-01-01T00:00:00Z">
          <w:r>
            <w:rPr>
              <w:rStyle w:val="Hyperlink"/>
            </w:rPr>
            <w:delText xml:space="preserve">Example 151</w:delText>
          </w:r>
        </w:del>
      </w:hyperlink>
      <w:del w:id="2685" w:author="PR Preview" w:date="2026-01-01T00:00:00Z">
        <w:r>
          <w:delText xml:space="preserve">.</w:delText>
        </w:r>
      </w:del>
    </w:p>
    <w:p>
      <w:pPr>
        <w:pStyle w:val="BodyText"/>
      </w:pPr>
      <w:del w:id="2686" w:author="PR Preview" w:date="2026-01-01T00:00:00Z">
        <w:r>
          <w:rPr>
            <w:b/>
            <w:bCs/>
          </w:rPr>
          <w:delText xml:space="preserve">Theorem 82 (A projection matrix projects onto its column space, and is the only one that does)</w:delText>
        </w:r>
      </w:del>
      <w:del w:id="2687" w:author="PR Preview" w:date="2026-01-01T00:00:00Z">
        <w:r>
          <w:delText xml:space="preserve"> </w:delText>
        </w:r>
      </w:del>
      <w:del w:id="2688" w:author="PR Preview" w:date="2026-01-01T00:00:00Z">
        <w:r>
          <w:delText xml:space="preserve"> </w:delText>
        </w:r>
      </w:del>
    </w:p>
    <w:p>
      <w:pPr>
        <w:pStyle w:val="FirstParagraph"/>
      </w:pPr>
      <w:ins w:id="2689" w:author="PR Preview" w:date="2026-01-01T00:00:00Z">
        <w:r>
          <w:rPr>
            <w:b/>
            <w:bCs/>
          </w:rPr>
          <w:t xml:space="preserve">Example 155 (The projection matrix onto a line)</w:t>
        </w:r>
      </w:ins>
      <w:ins w:id="2690" w:author="PR Preview" w:date="2026-01-01T00:00:00Z">
        <w:r>
          <w:t xml:space="preserve"> </w:t>
        </w:r>
      </w:ins>
      <w:ins w:id="2691" w:author="PR Preview" w:date="2026-01-01T00:00:00Z">
        <w:r>
          <w:t xml:space="preserve">For</w:t>
        </w:r>
      </w:ins>
      <w:ins w:id="26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693" w:author="PR Preview" w:date="2026-01-01T00:00:00Z">
        <w:r>
          <w:t xml:space="preserve">,</w:t>
        </w:r>
      </w:ins>
      <w:ins w:id="2694" w:author="PR Preview" w:date="2026-01-01T00:00:00Z">
        <w:r>
          <w:t xml:space="preserve"> </w:t>
        </w:r>
      </w:ins>
      <w:ins w:id="2695" w:author="PR Preview" w:date="2026-01-01T00:00:00Z">
        <w:r>
          <w:t xml:space="preserve">the single vector</w:t>
        </w:r>
      </w:ins>
      <w:ins w:id="269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2697" w:author="PR Preview" w:date="2026-01-01T00:00:00Z">
        <w:r>
          <w:t xml:space="preserve"> </w:t>
        </w:r>
      </w:ins>
      <w:ins w:id="2698" w:author="PR Preview" w:date="2026-01-01T00:00:00Z">
        <w:r>
          <w:t xml:space="preserve">is an orthonormal basis:</w:t>
        </w:r>
      </w:ins>
      <w:ins w:id="2699" w:author="PR Preview" w:date="2026-01-01T00:00:00Z">
        <w:r>
          <w:t xml:space="preserve"> </w:t>
        </w:r>
      </w:ins>
      <w:ins w:id="2700" w:author="PR Preview" w:date="2026-01-01T00:00:00Z">
        <w:r>
          <w:t xml:space="preserve">it spans</w:t>
        </w:r>
      </w:ins>
      <w:ins w:id="2701" w:author="PR Preview" w:date="2026-01-01T00:00:00Z">
        <w:r>
          <w:t xml:space="preserve"> </w:t>
        </w:r>
      </w:ins>
      <m:oMath>
        <m:r>
          <m:rPr>
            <m:scr m:val="script"/>
            <m:sty m:val="p"/>
          </m:rPr>
          <m:t>S</m:t>
        </m:r>
      </m:oMath>
      <w:ins w:id="2702" w:author="PR Preview" w:date="2026-01-01T00:00:00Z">
        <w:r>
          <w:t xml:space="preserve">, it is nonzero and so linearly independent,</w:t>
        </w:r>
      </w:ins>
      <w:ins w:id="2703" w:author="PR Preview" w:date="2026-01-01T00:00:00Z">
        <w:r>
          <w:t xml:space="preserve"> </w:t>
        </w:r>
      </w:ins>
      <w:ins w:id="2704" w:author="PR Preview" w:date="2026-01-01T00:00:00Z">
        <w:r>
          <w:t xml:space="preserve">and</w:t>
        </w:r>
      </w:ins>
      <w:ins w:id="2705" w:author="PR Preview" w:date="2026-01-01T00:00:00Z">
        <w:r>
          <w:t xml:space="preserve"> </w:t>
        </w:r>
      </w:ins>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ins w:id="2706" w:author="PR Preview" w:date="2026-01-01T00:00:00Z">
        <w:r>
          <w:t xml:space="preserve">.</w:t>
        </w:r>
      </w:ins>
      <w:ins w:id="2707" w:author="PR Preview" w:date="2026-01-01T00:00:00Z">
        <w:r>
          <w:t xml:space="preserve"> </w:t>
        </w:r>
      </w:ins>
      <w:ins w:id="2708" w:author="PR Preview" w:date="2026-01-01T00:00:00Z">
        <w:r>
          <w:t xml:space="preserve">With</w:t>
        </w:r>
      </w:ins>
      <w:ins w:id="2709"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2710" w:author="PR Preview" w:date="2026-01-01T00:00:00Z">
        <w:r>
          <w:t xml:space="preserve">,</w:t>
        </w:r>
      </w:ins>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ins w:id="2711" w:author="PR Preview" w:date="2026-01-01T00:00:00Z">
        <w:r>
          <w:t xml:space="preserve">Applied to</w:t>
        </w:r>
      </w:ins>
      <w:ins w:id="2712"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2713" w:author="PR Preview" w:date="2026-01-01T00:00:00Z">
        <w:r>
          <w:t xml:space="preserve">, it gives</w:t>
        </w:r>
      </w:ins>
      <w:ins w:id="2714"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715" w:author="PR Preview" w:date="2026-01-01T00:00:00Z">
        <w:r>
          <w:t xml:space="preserve">,</w:t>
        </w:r>
      </w:ins>
      <w:ins w:id="2716" w:author="PR Preview" w:date="2026-01-01T00:00:00Z">
        <w:r>
          <w:t xml:space="preserve"> </w:t>
        </w:r>
      </w:ins>
      <w:ins w:id="2717" w:author="PR Preview" w:date="2026-01-01T00:00:00Z">
        <w:r>
          <w:t xml:space="preserve">the projection found in</w:t>
        </w:r>
      </w:ins>
      <w:ins w:id="2718" w:author="PR Preview" w:date="2026-01-01T00:00:00Z">
        <w:r>
          <w:t xml:space="preserve"> </w:t>
        </w:r>
      </w:ins>
      <w:hyperlink w:anchor="exm-orthogonal-projection">
        <w:ins w:id="2719" w:author="PR Preview" w:date="2026-01-01T00:00:00Z">
          <w:r>
            <w:rPr>
              <w:rStyle w:val="Hyperlink"/>
            </w:rPr>
            <w:t xml:space="preserve">Example 152</w:t>
          </w:r>
        </w:ins>
      </w:hyperlink>
      <w:ins w:id="2720" w:author="PR Preview" w:date="2026-01-01T00:00:00Z">
        <w:r>
          <w:t xml:space="preserve">.</w:t>
        </w:r>
      </w:ins>
    </w:p>
    <w:bookmarkEnd w:id="502"/>
    <w:bookmarkStart w:id="503" w:name="thm-projection-matrix-projects"/>
    <w:p>
      <w:pPr>
        <w:pStyle w:val="BodyText"/>
      </w:pPr>
      <w:ins w:id="2721" w:author="PR Preview" w:date="2026-01-01T00:00:00Z">
        <w:r>
          <w:rPr>
            <w:b/>
            <w:bCs/>
          </w:rPr>
          <w:t xml:space="preserve">Theorem 83 (A projection matrix projects onto its column space, and is the only one that does)</w:t>
        </w:r>
      </w:ins>
      <w:ins w:id="2722" w:author="PR Preview" w:date="2026-01-01T00:00:00Z">
        <w:r>
          <w:t xml:space="preserve"> </w:t>
        </w:r>
      </w:ins>
      <w:ins w:id="2723" w:author="PR Preview" w:date="2026-01-01T00:00:00Z">
        <w:r>
          <w:t xml:space="preserve"> </w:t>
        </w:r>
      </w:ins>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del w:id="2724" w:author="PR Preview" w:date="2026-01-01T00:00:00Z">
        <w:r>
          <w:rPr>
            <w:b/>
            <w:bCs/>
          </w:rPr>
          <w:delText xml:space="preserve">Example 155 (Two routes to the same projection matrix)</w:delText>
        </w:r>
      </w:del>
      <w:del w:id="2725" w:author="PR Preview" w:date="2026-01-01T00:00:00Z">
        <w:r>
          <w:delText xml:space="preserve"> </w:delText>
        </w:r>
      </w:del>
      <w:del w:id="2726" w:author="PR Preview" w:date="2026-01-01T00:00:00Z">
        <w:r>
          <w:delText xml:space="preserve">The matrix</w:delText>
        </w:r>
      </w:del>
      <w:del w:id="272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28" w:author="PR Preview" w:date="2026-01-01T00:00:00Z">
        <w:r>
          <w:delText xml:space="preserve"> </w:delText>
        </w:r>
      </w:del>
      <w:del w:id="2729" w:author="PR Preview" w:date="2026-01-01T00:00:00Z">
        <w:r>
          <w:delText xml:space="preserve">of</w:delText>
        </w:r>
      </w:del>
      <w:del w:id="2730" w:author="PR Preview" w:date="2026-01-01T00:00:00Z">
        <w:r>
          <w:delText xml:space="preserve"> </w:delText>
        </w:r>
      </w:del>
      <w:hyperlink w:anchor="exm-projection-matrix">
        <w:del w:id="2731" w:author="PR Preview" w:date="2026-01-01T00:00:00Z">
          <w:r>
            <w:rPr>
              <w:rStyle w:val="Hyperlink"/>
            </w:rPr>
            <w:delText xml:space="preserve">Example 124</w:delText>
          </w:r>
        </w:del>
      </w:hyperlink>
      <w:del w:id="2732" w:author="PR Preview" w:date="2026-01-01T00:00:00Z">
        <w:r>
          <w:delText xml:space="preserve"> </w:delText>
        </w:r>
      </w:del>
      <w:del w:id="2733" w:author="PR Preview" w:date="2026-01-01T00:00:00Z">
        <w:r>
          <w:delText xml:space="preserve">is an orthogonal projection matrix,</w:delText>
        </w:r>
      </w:del>
      <w:del w:id="2734" w:author="PR Preview" w:date="2026-01-01T00:00:00Z">
        <w:r>
          <w:delText xml:space="preserve"> </w:delText>
        </w:r>
      </w:del>
      <w:del w:id="2735" w:author="PR Preview" w:date="2026-01-01T00:00:00Z">
        <w:r>
          <w:delText xml:space="preserve">and its column space is</w:delText>
        </w:r>
      </w:del>
      <w:del w:id="2736"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737" w:author="PR Preview" w:date="2026-01-01T00:00:00Z">
        <w:r>
          <w:delText xml:space="preserve">, the horizontal axis.</w:delText>
        </w:r>
      </w:del>
      <w:del w:id="2738" w:author="PR Preview" w:date="2026-01-01T00:00:00Z">
        <w:r>
          <w:delText xml:space="preserve"> </w:delText>
        </w:r>
      </w:del>
      <w:del w:id="2739" w:author="PR Preview" w:date="2026-01-01T00:00:00Z">
        <w:r>
          <w:delText xml:space="preserve">By part 1,</w:delText>
        </w:r>
      </w:del>
      <w:del w:id="2740"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741" w:author="PR Preview" w:date="2026-01-01T00:00:00Z">
        <w:r>
          <w:delText xml:space="preserve"> </w:delText>
        </w:r>
      </w:del>
      <w:del w:id="2742" w:author="PR Preview" w:date="2026-01-01T00:00:00Z">
        <w:r>
          <w:delText xml:space="preserve">is the orthogonal projection onto that axis:</w:delText>
        </w:r>
      </w:del>
      <w:del w:id="2743" w:author="PR Preview" w:date="2026-01-01T00:00:00Z">
        <w:r>
          <w:delText xml:space="preserve"> </w:delText>
        </w:r>
      </w:del>
      <w:del w:id="2744" w:author="PR Preview" w:date="2026-01-01T00:00:00Z">
        <w:r>
          <w:delText xml:space="preserve">the remainder</w:delText>
        </w:r>
      </w:del>
      <w:del w:id="2745" w:author="PR Preview" w:date="2026-01-01T00:00:00Z">
        <w:r>
          <w:delText xml:space="preserve"> </w:delText>
        </w:r>
      </w:del>
      <m:oMath>
        <m:r>
          <m:rPr>
            <m:sty m:val="p"/>
          </m:rPr>
          <m:t>(</m:t>
        </m:r>
        <m:r>
          <m:t>0</m:t>
        </m:r>
        <m:r>
          <m:rPr>
            <m:sty m:val="p"/>
          </m:rPr>
          <m:t>,</m:t>
        </m:r>
        <m:sSub>
          <m:e>
            <m:r>
              <m:t>v</m:t>
            </m:r>
          </m:e>
          <m:sub>
            <m:r>
              <m:t>2</m:t>
            </m:r>
          </m:sub>
        </m:sSub>
        <m:r>
          <m:rPr>
            <m:sty m:val="p"/>
          </m:rPr>
          <m:t>)</m:t>
        </m:r>
      </m:oMath>
      <w:del w:id="2746" w:author="PR Preview" w:date="2026-01-01T00:00:00Z">
        <w:r>
          <w:delText xml:space="preserve"> </w:delText>
        </w:r>
      </w:del>
      <w:del w:id="2747" w:author="PR Preview" w:date="2026-01-01T00:00:00Z">
        <w:r>
          <w:delText xml:space="preserve">is orthogonal to</w:delText>
        </w:r>
      </w:del>
      <w:del w:id="2748" w:author="PR Preview" w:date="2026-01-01T00:00:00Z">
        <w:r>
          <w:delText xml:space="preserve"> </w:delText>
        </w:r>
      </w:del>
      <m:oMath>
        <m:r>
          <m:rPr>
            <m:sty m:val="p"/>
          </m:rPr>
          <m:t>(</m:t>
        </m:r>
        <m:r>
          <m:t>1</m:t>
        </m:r>
        <m:r>
          <m:rPr>
            <m:sty m:val="p"/>
          </m:rPr>
          <m:t>,</m:t>
        </m:r>
        <m:r>
          <m:t>0</m:t>
        </m:r>
        <m:r>
          <m:rPr>
            <m:sty m:val="p"/>
          </m:rPr>
          <m:t>)</m:t>
        </m:r>
      </m:oMath>
      <w:del w:id="2749" w:author="PR Preview" w:date="2026-01-01T00:00:00Z">
        <w:r>
          <w:delText xml:space="preserve">.</w:delText>
        </w:r>
      </w:del>
      <w:del w:id="2750" w:author="PR Preview" w:date="2026-01-01T00:00:00Z">
        <w:r>
          <w:delText xml:space="preserve"> </w:delText>
        </w:r>
      </w:del>
      <w:del w:id="2751" w:author="PR Preview" w:date="2026-01-01T00:00:00Z">
        <w:r>
          <w:delText xml:space="preserve">The vector</w:delText>
        </w:r>
      </w:del>
      <w:del w:id="2752"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0</m:t>
        </m:r>
        <m:r>
          <m:rPr>
            <m:sty m:val="p"/>
          </m:rPr>
          <m:t>)</m:t>
        </m:r>
      </m:oMath>
      <w:del w:id="2753" w:author="PR Preview" w:date="2026-01-01T00:00:00Z">
        <w:r>
          <w:delText xml:space="preserve"> </w:delText>
        </w:r>
      </w:del>
      <w:del w:id="2754" w:author="PR Preview" w:date="2026-01-01T00:00:00Z">
        <w:r>
          <w:delText xml:space="preserve">has length</w:delText>
        </w:r>
      </w:del>
      <w:del w:id="2755" w:author="PR Preview" w:date="2026-01-01T00:00:00Z">
        <w:r>
          <w:delText xml:space="preserve"> </w:delText>
        </w:r>
      </w:del>
      <m:oMath>
        <m:r>
          <m:t>1</m:t>
        </m:r>
      </m:oMath>
      <w:del w:id="2756" w:author="PR Preview" w:date="2026-01-01T00:00:00Z">
        <w:r>
          <w:delText xml:space="preserve"> </w:delText>
        </w:r>
      </w:del>
      <w:del w:id="2757" w:author="PR Preview" w:date="2026-01-01T00:00:00Z">
        <w:r>
          <w:delText xml:space="preserve">and spans the axis,</w:delText>
        </w:r>
      </w:del>
      <w:del w:id="2758" w:author="PR Preview" w:date="2026-01-01T00:00:00Z">
        <w:r>
          <w:delText xml:space="preserve"> </w:delText>
        </w:r>
      </w:del>
      <w:del w:id="2759" w:author="PR Preview" w:date="2026-01-01T00:00:00Z">
        <w:r>
          <w:delText xml:space="preserve">so it is an orthonormal basis of it, and with</w:delText>
        </w:r>
      </w:del>
      <w:del w:id="2760" w:author="PR Preview" w:date="2026-01-01T00:00:00Z">
        <w:r>
          <w:delText xml:space="preserve"> </w:delText>
        </w:r>
      </w:del>
      <m:oMath>
        <m:r>
          <m:rPr>
            <m:sty m:val="bi"/>
          </m:rPr>
          <m:t>B</m:t>
        </m:r>
        <m:r>
          <m:rPr>
            <m:sty m:val="p"/>
          </m:rPr>
          <m:t>=</m:t>
        </m:r>
        <m:r>
          <m:rPr>
            <m:sty m:val="p"/>
          </m:rPr>
          <m:t>[</m:t>
        </m:r>
        <m:sSub>
          <m:e>
            <m:acc>
              <m:accPr>
                <m:chr m:val="̃"/>
              </m:accPr>
              <m:e>
                <m:r>
                  <m:t>q</m:t>
                </m:r>
              </m:e>
            </m:acc>
          </m:e>
          <m:sub>
            <m:r>
              <m:t>1</m:t>
            </m:r>
          </m:sub>
        </m:sSub>
        <m:r>
          <m:rPr>
            <m:sty m:val="p"/>
          </m:rPr>
          <m:t>]</m:t>
        </m:r>
      </m:oMath>
      <w:del w:id="2761" w:author="PR Preview" w:date="2026-01-01T00:00:00Z">
        <w:r>
          <w:delText xml:space="preserve">,</w:delText>
        </w:r>
      </w:del>
      <w:del w:id="2762" w:author="PR Preview" w:date="2026-01-01T00:00:00Z">
        <w:r>
          <w:delText xml:space="preserve"> </w:delText>
        </w:r>
      </w:del>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del w:id="2763" w:author="PR Preview" w:date="2026-01-01T00:00:00Z">
        <w:r>
          <w:delText xml:space="preserve">,</w:delText>
        </w:r>
      </w:del>
      <w:del w:id="2764" w:author="PR Preview" w:date="2026-01-01T00:00:00Z">
        <w:r>
          <w:delText xml:space="preserve"> </w:delText>
        </w:r>
      </w:del>
      <w:del w:id="2765" w:author="PR Preview" w:date="2026-01-01T00:00:00Z">
        <w:r>
          <w:delText xml:space="preserve">as part 2 and</w:delText>
        </w:r>
      </w:del>
      <w:del w:id="2766" w:author="PR Preview" w:date="2026-01-01T00:00:00Z">
        <w:r>
          <w:delText xml:space="preserve"> </w:delText>
        </w:r>
      </w:del>
      <w:hyperlink w:anchor="thm-projector-onb">
        <w:del w:id="2767" w:author="PR Preview" w:date="2026-01-01T00:00:00Z">
          <w:r>
            <w:rPr>
              <w:rStyle w:val="Hyperlink"/>
            </w:rPr>
            <w:delText xml:space="preserve">Theorem 81</w:delText>
          </w:r>
        </w:del>
      </w:hyperlink>
      <w:del w:id="2768" w:author="PR Preview" w:date="2026-01-01T00:00:00Z">
        <w:r>
          <w:delText xml:space="preserve"> </w:delText>
        </w:r>
      </w:del>
      <w:del w:id="2769" w:author="PR Preview" w:date="2026-01-01T00:00:00Z">
        <w:r>
          <w:delText xml:space="preserve">require.</w:delText>
        </w:r>
      </w:del>
    </w:p>
    <w:p>
      <w:pPr>
        <w:pStyle w:val="BodyText"/>
      </w:pPr>
      <w:ins w:id="2770" w:author="PR Preview" w:date="2026-01-01T00:00:00Z">
        <w:r>
          <w:rPr>
            <w:b/>
            <w:bCs/>
          </w:rPr>
          <w:t xml:space="preserve">Example 156 (Two routes to the same projection matrix)</w:t>
        </w:r>
      </w:ins>
      <w:ins w:id="2771" w:author="PR Preview" w:date="2026-01-01T00:00:00Z">
        <w:r>
          <w:t xml:space="preserve"> </w:t>
        </w:r>
      </w:ins>
      <w:ins w:id="2772" w:author="PR Preview" w:date="2026-01-01T00:00:00Z">
        <w:r>
          <w:t xml:space="preserve">The matrix</w:t>
        </w:r>
      </w:ins>
      <w:ins w:id="2773"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74" w:author="PR Preview" w:date="2026-01-01T00:00:00Z">
        <w:r>
          <w:t xml:space="preserve"> </w:t>
        </w:r>
      </w:ins>
      <w:ins w:id="2775" w:author="PR Preview" w:date="2026-01-01T00:00:00Z">
        <w:r>
          <w:t xml:space="preserve">of</w:t>
        </w:r>
      </w:ins>
      <w:ins w:id="2776" w:author="PR Preview" w:date="2026-01-01T00:00:00Z">
        <w:r>
          <w:t xml:space="preserve"> </w:t>
        </w:r>
      </w:ins>
      <w:hyperlink w:anchor="exm-projection-matrix">
        <w:ins w:id="2777" w:author="PR Preview" w:date="2026-01-01T00:00:00Z">
          <w:r>
            <w:rPr>
              <w:rStyle w:val="Hyperlink"/>
            </w:rPr>
            <w:t xml:space="preserve">Example 124</w:t>
          </w:r>
        </w:ins>
      </w:hyperlink>
      <w:ins w:id="2778" w:author="PR Preview" w:date="2026-01-01T00:00:00Z">
        <w:r>
          <w:t xml:space="preserve"> </w:t>
        </w:r>
      </w:ins>
      <w:ins w:id="2779" w:author="PR Preview" w:date="2026-01-01T00:00:00Z">
        <w:r>
          <w:t xml:space="preserve">is an orthogonal projection matrix,</w:t>
        </w:r>
      </w:ins>
      <w:ins w:id="2780" w:author="PR Preview" w:date="2026-01-01T00:00:00Z">
        <w:r>
          <w:t xml:space="preserve"> </w:t>
        </w:r>
      </w:ins>
      <w:ins w:id="2781" w:author="PR Preview" w:date="2026-01-01T00:00:00Z">
        <w:r>
          <w:t xml:space="preserve">and its column space is</w:t>
        </w:r>
      </w:ins>
      <w:ins w:id="2782"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783" w:author="PR Preview" w:date="2026-01-01T00:00:00Z">
        <w:r>
          <w:t xml:space="preserve">, the horizontal axis.</w:t>
        </w:r>
      </w:ins>
      <w:ins w:id="2784" w:author="PR Preview" w:date="2026-01-01T00:00:00Z">
        <w:r>
          <w:t xml:space="preserve"> </w:t>
        </w:r>
      </w:ins>
      <w:ins w:id="2785" w:author="PR Preview" w:date="2026-01-01T00:00:00Z">
        <w:r>
          <w:t xml:space="preserve">By part 1,</w:t>
        </w:r>
      </w:ins>
      <w:ins w:id="2786"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787" w:author="PR Preview" w:date="2026-01-01T00:00:00Z">
        <w:r>
          <w:t xml:space="preserve"> </w:t>
        </w:r>
      </w:ins>
      <w:ins w:id="2788" w:author="PR Preview" w:date="2026-01-01T00:00:00Z">
        <w:r>
          <w:t xml:space="preserve">is the orthogonal projection onto that axis:</w:t>
        </w:r>
      </w:ins>
      <w:ins w:id="2789" w:author="PR Preview" w:date="2026-01-01T00:00:00Z">
        <w:r>
          <w:t xml:space="preserve"> </w:t>
        </w:r>
      </w:ins>
      <w:ins w:id="2790" w:author="PR Preview" w:date="2026-01-01T00:00:00Z">
        <w:r>
          <w:t xml:space="preserve">the remainder</w:t>
        </w:r>
      </w:ins>
      <w:ins w:id="2791" w:author="PR Preview" w:date="2026-01-01T00:00:00Z">
        <w:r>
          <w:t xml:space="preserve"> </w:t>
        </w:r>
      </w:ins>
      <m:oMath>
        <m:r>
          <m:rPr>
            <m:sty m:val="p"/>
          </m:rPr>
          <m:t>(</m:t>
        </m:r>
        <m:r>
          <m:t>0</m:t>
        </m:r>
        <m:r>
          <m:rPr>
            <m:sty m:val="p"/>
          </m:rPr>
          <m:t>,</m:t>
        </m:r>
        <m:sSub>
          <m:e>
            <m:r>
              <m:t>v</m:t>
            </m:r>
          </m:e>
          <m:sub>
            <m:r>
              <m:t>2</m:t>
            </m:r>
          </m:sub>
        </m:sSub>
        <m:r>
          <m:rPr>
            <m:sty m:val="p"/>
          </m:rPr>
          <m:t>)</m:t>
        </m:r>
      </m:oMath>
      <w:ins w:id="2792" w:author="PR Preview" w:date="2026-01-01T00:00:00Z">
        <w:r>
          <w:t xml:space="preserve"> </w:t>
        </w:r>
      </w:ins>
      <w:ins w:id="2793" w:author="PR Preview" w:date="2026-01-01T00:00:00Z">
        <w:r>
          <w:t xml:space="preserve">is orthogonal to</w:t>
        </w:r>
      </w:ins>
      <w:ins w:id="2794" w:author="PR Preview" w:date="2026-01-01T00:00:00Z">
        <w:r>
          <w:t xml:space="preserve"> </w:t>
        </w:r>
      </w:ins>
      <m:oMath>
        <m:r>
          <m:rPr>
            <m:sty m:val="p"/>
          </m:rPr>
          <m:t>(</m:t>
        </m:r>
        <m:r>
          <m:t>1</m:t>
        </m:r>
        <m:r>
          <m:rPr>
            <m:sty m:val="p"/>
          </m:rPr>
          <m:t>,</m:t>
        </m:r>
        <m:r>
          <m:t>0</m:t>
        </m:r>
        <m:r>
          <m:rPr>
            <m:sty m:val="p"/>
          </m:rPr>
          <m:t>)</m:t>
        </m:r>
      </m:oMath>
      <w:ins w:id="2795" w:author="PR Preview" w:date="2026-01-01T00:00:00Z">
        <w:r>
          <w:t xml:space="preserve">.</w:t>
        </w:r>
      </w:ins>
      <w:ins w:id="2796" w:author="PR Preview" w:date="2026-01-01T00:00:00Z">
        <w:r>
          <w:t xml:space="preserve"> </w:t>
        </w:r>
      </w:ins>
      <w:ins w:id="2797" w:author="PR Preview" w:date="2026-01-01T00:00:00Z">
        <w:r>
          <w:t xml:space="preserve">The vector</w:t>
        </w:r>
      </w:ins>
      <w:ins w:id="2798"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0</m:t>
        </m:r>
        <m:r>
          <m:rPr>
            <m:sty m:val="p"/>
          </m:rPr>
          <m:t>)</m:t>
        </m:r>
      </m:oMath>
      <w:ins w:id="2799" w:author="PR Preview" w:date="2026-01-01T00:00:00Z">
        <w:r>
          <w:t xml:space="preserve"> </w:t>
        </w:r>
      </w:ins>
      <w:ins w:id="2800" w:author="PR Preview" w:date="2026-01-01T00:00:00Z">
        <w:r>
          <w:t xml:space="preserve">has length</w:t>
        </w:r>
      </w:ins>
      <w:ins w:id="2801" w:author="PR Preview" w:date="2026-01-01T00:00:00Z">
        <w:r>
          <w:t xml:space="preserve"> </w:t>
        </w:r>
      </w:ins>
      <m:oMath>
        <m:r>
          <m:t>1</m:t>
        </m:r>
      </m:oMath>
      <w:ins w:id="2802" w:author="PR Preview" w:date="2026-01-01T00:00:00Z">
        <w:r>
          <w:t xml:space="preserve"> </w:t>
        </w:r>
      </w:ins>
      <w:ins w:id="2803" w:author="PR Preview" w:date="2026-01-01T00:00:00Z">
        <w:r>
          <w:t xml:space="preserve">and spans the axis,</w:t>
        </w:r>
      </w:ins>
      <w:ins w:id="2804" w:author="PR Preview" w:date="2026-01-01T00:00:00Z">
        <w:r>
          <w:t xml:space="preserve"> </w:t>
        </w:r>
      </w:ins>
      <w:ins w:id="2805" w:author="PR Preview" w:date="2026-01-01T00:00:00Z">
        <w:r>
          <w:t xml:space="preserve">so it is an orthonormal basis of it, and with</w:t>
        </w:r>
      </w:ins>
      <w:ins w:id="2806" w:author="PR Preview" w:date="2026-01-01T00:00:00Z">
        <w:r>
          <w:t xml:space="preserve"> </w:t>
        </w:r>
      </w:ins>
      <m:oMath>
        <m:r>
          <m:rPr>
            <m:sty m:val="bi"/>
          </m:rPr>
          <m:t>B</m:t>
        </m:r>
        <m:r>
          <m:rPr>
            <m:sty m:val="p"/>
          </m:rPr>
          <m:t>=</m:t>
        </m:r>
        <m:r>
          <m:rPr>
            <m:sty m:val="p"/>
          </m:rPr>
          <m:t>[</m:t>
        </m:r>
        <m:sSub>
          <m:e>
            <m:acc>
              <m:accPr>
                <m:chr m:val="̃"/>
              </m:accPr>
              <m:e>
                <m:r>
                  <m:t>q</m:t>
                </m:r>
              </m:e>
            </m:acc>
          </m:e>
          <m:sub>
            <m:r>
              <m:t>1</m:t>
            </m:r>
          </m:sub>
        </m:sSub>
        <m:r>
          <m:rPr>
            <m:sty m:val="p"/>
          </m:rPr>
          <m:t>]</m:t>
        </m:r>
      </m:oMath>
      <w:ins w:id="2807" w:author="PR Preview" w:date="2026-01-01T00:00:00Z">
        <w:r>
          <w:t xml:space="preserve">,</w:t>
        </w:r>
      </w:ins>
      <w:ins w:id="2808" w:author="PR Preview" w:date="2026-01-01T00:00:00Z">
        <w:r>
          <w:t xml:space="preserve"> </w:t>
        </w:r>
      </w:ins>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ins w:id="2809" w:author="PR Preview" w:date="2026-01-01T00:00:00Z">
        <w:r>
          <w:t xml:space="preserve">,</w:t>
        </w:r>
      </w:ins>
      <w:ins w:id="2810" w:author="PR Preview" w:date="2026-01-01T00:00:00Z">
        <w:r>
          <w:t xml:space="preserve"> </w:t>
        </w:r>
      </w:ins>
      <w:ins w:id="2811" w:author="PR Preview" w:date="2026-01-01T00:00:00Z">
        <w:r>
          <w:t xml:space="preserve">as part 2 and</w:t>
        </w:r>
      </w:ins>
      <w:ins w:id="2812" w:author="PR Preview" w:date="2026-01-01T00:00:00Z">
        <w:r>
          <w:t xml:space="preserve"> </w:t>
        </w:r>
      </w:ins>
      <w:hyperlink w:anchor="thm-projector-onb">
        <w:ins w:id="2813" w:author="PR Preview" w:date="2026-01-01T00:00:00Z">
          <w:r>
            <w:rPr>
              <w:rStyle w:val="Hyperlink"/>
            </w:rPr>
            <w:t xml:space="preserve">Theorem 82</w:t>
          </w:r>
        </w:ins>
      </w:hyperlink>
      <w:ins w:id="2814" w:author="PR Preview" w:date="2026-01-01T00:00:00Z">
        <w:r>
          <w:t xml:space="preserve"> </w:t>
        </w:r>
      </w:ins>
      <w:ins w:id="2815" w:author="PR Preview" w:date="2026-01-01T00:00:00Z">
        <w:r>
          <w:t xml:space="preserve">require.</w:t>
        </w:r>
      </w:ins>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del w:id="2816" w:author="PR Preview" w:date="2026-01-01T00:00:00Z">
        <w:r>
          <w:rPr>
            <w:b/>
            <w:bCs/>
          </w:rPr>
          <w:delText xml:space="preserve">Theorem 83 (The hat matrix projects onto the column space of the design matrix)</w:delText>
        </w:r>
      </w:del>
      <w:del w:id="2817" w:author="PR Preview" w:date="2026-01-01T00:00:00Z">
        <w:r>
          <w:delText xml:space="preserve"> </w:delText>
        </w:r>
      </w:del>
      <w:del w:id="2818" w:author="PR Preview" w:date="2026-01-01T00:00:00Z">
        <w:r>
          <w:delText xml:space="preserve">If</w:delText>
        </w:r>
      </w:del>
      <w:del w:id="2819" w:author="PR Preview" w:date="2026-01-01T00:00:00Z">
        <w:r>
          <w:delText xml:space="preserve"> </w:delText>
        </w:r>
      </w:del>
      <m:oMath>
        <m:r>
          <m:rPr>
            <m:sty m:val="bi"/>
          </m:rPr>
          <m:t>X</m:t>
        </m:r>
      </m:oMath>
      <w:del w:id="2820" w:author="PR Preview" w:date="2026-01-01T00:00:00Z">
        <w:r>
          <w:delText xml:space="preserve"> </w:delText>
        </w:r>
      </w:del>
      <w:del w:id="2821" w:author="PR Preview" w:date="2026-01-01T00:00:00Z">
        <w:r>
          <w:delText xml:space="preserve">is an</w:delText>
        </w:r>
      </w:del>
      <w:del w:id="2822" w:author="PR Preview" w:date="2026-01-01T00:00:00Z">
        <w:r>
          <w:delText xml:space="preserve"> </w:delText>
        </w:r>
      </w:del>
      <m:oMath>
        <m:r>
          <m:t>n</m:t>
        </m:r>
        <m:r>
          <m:rPr>
            <m:sty m:val="p"/>
          </m:rPr>
          <m:t>×</m:t>
        </m:r>
        <m:r>
          <m:t>p</m:t>
        </m:r>
      </m:oMath>
      <w:del w:id="2823" w:author="PR Preview" w:date="2026-01-01T00:00:00Z">
        <w:r>
          <w:delText xml:space="preserve"> </w:delText>
        </w:r>
      </w:del>
      <w:del w:id="2824" w:author="PR Preview" w:date="2026-01-01T00:00:00Z">
        <w:r>
          <w:delText xml:space="preserve">design matrix with</w:delText>
        </w:r>
      </w:del>
      <w:del w:id="282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26" w:author="PR Preview" w:date="2026-01-01T00:00:00Z">
        <w:r>
          <w:delText xml:space="preserve">,</w:delText>
        </w:r>
      </w:del>
      <w:del w:id="2827" w:author="PR Preview" w:date="2026-01-01T00:00:00Z">
        <w:r>
          <w:delText xml:space="preserve"> </w:delText>
        </w:r>
      </w:del>
      <w:del w:id="2828" w:author="PR Preview" w:date="2026-01-01T00:00:00Z">
        <w:r>
          <w:delText xml:space="preserve">then for every</w:delText>
        </w:r>
      </w:del>
      <w:del w:id="2829"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2830" w:author="PR Preview" w:date="2026-01-01T00:00:00Z">
        <w:r>
          <w:delText xml:space="preserve">,</w:delText>
        </w:r>
      </w:del>
      <w:del w:id="2831" w:author="PR Preview" w:date="2026-01-01T00:00:00Z">
        <w:r>
          <w:delText xml:space="preserve"> </w:delText>
        </w:r>
      </w:del>
      <m:oMath>
        <m:r>
          <m:rPr>
            <m:sty m:val="bi"/>
          </m:rPr>
          <m:t>H</m:t>
        </m:r>
        <m:acc>
          <m:accPr>
            <m:chr m:val="̃"/>
          </m:accPr>
          <m:e>
            <m:r>
              <m:t>y</m:t>
            </m:r>
          </m:e>
        </m:acc>
      </m:oMath>
      <w:del w:id="2832" w:author="PR Preview" w:date="2026-01-01T00:00:00Z">
        <w:r>
          <w:delText xml:space="preserve"> </w:delText>
        </w:r>
      </w:del>
      <w:del w:id="2833" w:author="PR Preview" w:date="2026-01-01T00:00:00Z">
        <w:r>
          <w:delText xml:space="preserve">(</w:delText>
        </w:r>
      </w:del>
      <w:hyperlink w:anchor="def-hat-matrix">
        <w:del w:id="2834" w:author="PR Preview" w:date="2026-01-01T00:00:00Z">
          <w:r>
            <w:rPr>
              <w:rStyle w:val="Hyperlink"/>
            </w:rPr>
            <w:delText xml:space="preserve">Definition 90</w:delText>
          </w:r>
        </w:del>
      </w:hyperlink>
      <w:del w:id="2835" w:author="PR Preview" w:date="2026-01-01T00:00:00Z">
        <w:r>
          <w:delText xml:space="preserve">) is the orthogonal projection of</w:delText>
        </w:r>
      </w:del>
      <w:del w:id="2836" w:author="PR Preview" w:date="2026-01-01T00:00:00Z">
        <w:r>
          <w:delText xml:space="preserve"> </w:delText>
        </w:r>
      </w:del>
      <m:oMath>
        <m:acc>
          <m:accPr>
            <m:chr m:val="̃"/>
          </m:accPr>
          <m:e>
            <m:r>
              <m:t>y</m:t>
            </m:r>
          </m:e>
        </m:acc>
      </m:oMath>
      <w:del w:id="2837" w:author="PR Preview" w:date="2026-01-01T00:00:00Z">
        <w:r>
          <w:delText xml:space="preserve"> </w:delText>
        </w:r>
      </w:del>
      <w:del w:id="2838" w:author="PR Preview" w:date="2026-01-01T00:00:00Z">
        <w:r>
          <w:delText xml:space="preserve">onto</w:delText>
        </w:r>
      </w:del>
      <w:del w:id="2839" w:author="PR Preview" w:date="2026-01-01T00:00:00Z">
        <w:r>
          <w:delText xml:space="preserve"> </w:delText>
        </w:r>
      </w:del>
      <m:oMath>
        <m:r>
          <m:rPr>
            <m:scr m:val="script"/>
            <m:sty m:val="p"/>
          </m:rPr>
          <m:t>C</m:t>
        </m:r>
        <m:r>
          <m:rPr>
            <m:sty m:val="p"/>
          </m:rPr>
          <m:t>(</m:t>
        </m:r>
        <m:r>
          <m:rPr>
            <m:sty m:val="bi"/>
          </m:rPr>
          <m:t>X</m:t>
        </m:r>
        <m:r>
          <m:rPr>
            <m:sty m:val="p"/>
          </m:rPr>
          <m:t>)</m:t>
        </m:r>
      </m:oMath>
      <w:del w:id="2840" w:author="PR Preview" w:date="2026-01-01T00:00:00Z">
        <w:r>
          <w:delText xml:space="preserve">.</w:delText>
        </w:r>
      </w:del>
      <w:del w:id="2841" w:author="PR Preview" w:date="2026-01-01T00:00:00Z">
        <w:r>
          <w:delText xml:space="preserve"> </w:delText>
        </w:r>
      </w:del>
      <w:del w:id="2842" w:author="PR Preview" w:date="2026-01-01T00:00:00Z">
        <w:r>
          <w:delText xml:space="preserve">So</w:delText>
        </w:r>
      </w:del>
      <w:del w:id="2843"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844" w:author="PR Preview" w:date="2026-01-01T00:00:00Z">
        <w:r>
          <w:delText xml:space="preserve"> </w:delText>
        </w:r>
      </w:del>
      <w:del w:id="2845" w:author="PR Preview" w:date="2026-01-01T00:00:00Z">
        <w:r>
          <w:delText xml:space="preserve">for any</w:delText>
        </w:r>
      </w:del>
      <w:del w:id="2846" w:author="PR Preview" w:date="2026-01-01T00:00:00Z">
        <w:r>
          <w:delText xml:space="preserve"> </w:delText>
        </w:r>
      </w:del>
      <m:oMath>
        <m:r>
          <m:t>n</m:t>
        </m:r>
        <m:r>
          <m:rPr>
            <m:sty m:val="p"/>
          </m:rPr>
          <m:t>×</m:t>
        </m:r>
        <m:r>
          <m:t>p</m:t>
        </m:r>
      </m:oMath>
      <w:del w:id="2847" w:author="PR Preview" w:date="2026-01-01T00:00:00Z">
        <w:r>
          <w:delText xml:space="preserve"> </w:delText>
        </w:r>
      </w:del>
      <w:del w:id="2848" w:author="PR Preview" w:date="2026-01-01T00:00:00Z">
        <w:r>
          <w:delText xml:space="preserve">matrix</w:delText>
        </w:r>
      </w:del>
      <w:del w:id="2849" w:author="PR Preview" w:date="2026-01-01T00:00:00Z">
        <w:r>
          <w:delText xml:space="preserve"> </w:delText>
        </w:r>
      </w:del>
      <m:oMath>
        <m:r>
          <m:rPr>
            <m:sty m:val="bi"/>
          </m:rPr>
          <m:t>Q</m:t>
        </m:r>
      </m:oMath>
      <w:del w:id="2850" w:author="PR Preview" w:date="2026-01-01T00:00:00Z">
        <w:r>
          <w:delText xml:space="preserve"> </w:delText>
        </w:r>
      </w:del>
      <w:del w:id="2851" w:author="PR Preview" w:date="2026-01-01T00:00:00Z">
        <w:r>
          <w:delText xml:space="preserve">whose columns are an orthonormal basis of</w:delText>
        </w:r>
      </w:del>
      <w:del w:id="2852" w:author="PR Preview" w:date="2026-01-01T00:00:00Z">
        <w:r>
          <w:delText xml:space="preserve"> </w:delText>
        </w:r>
      </w:del>
      <m:oMath>
        <m:r>
          <m:rPr>
            <m:scr m:val="script"/>
            <m:sty m:val="p"/>
          </m:rPr>
          <m:t>C</m:t>
        </m:r>
        <m:r>
          <m:rPr>
            <m:sty m:val="p"/>
          </m:rPr>
          <m:t>(</m:t>
        </m:r>
        <m:r>
          <m:rPr>
            <m:sty m:val="bi"/>
          </m:rPr>
          <m:t>X</m:t>
        </m:r>
        <m:r>
          <m:rPr>
            <m:sty m:val="p"/>
          </m:rPr>
          <m:t>)</m:t>
        </m:r>
      </m:oMath>
      <w:del w:id="2853" w:author="PR Preview" w:date="2026-01-01T00:00:00Z">
        <w:r>
          <w:delText xml:space="preserve">.</w:delText>
        </w:r>
      </w:del>
    </w:p>
    <w:p>
      <w:pPr>
        <w:pStyle w:val="BodyText"/>
      </w:pPr>
      <w:del w:id="2854" w:author="PR Preview" w:date="2026-01-01T00:00:00Z">
        <w:r>
          <w:rPr>
            <w:i/>
            <w:iCs/>
          </w:rPr>
          <w:delText xml:space="preserve">Proof</w:delText>
        </w:r>
      </w:del>
      <w:del w:id="2855" w:author="PR Preview" w:date="2026-01-01T00:00:00Z">
        <w:r>
          <w:delText xml:space="preserve">. </w:delText>
        </w:r>
      </w:del>
      <m:oMath>
        <m:r>
          <m:rPr>
            <m:sty m:val="bi"/>
          </m:rPr>
          <m:t>H</m:t>
        </m:r>
      </m:oMath>
      <w:del w:id="2856" w:author="PR Preview" w:date="2026-01-01T00:00:00Z">
        <w:r>
          <w:delText xml:space="preserve"> </w:delText>
        </w:r>
      </w:del>
      <w:del w:id="2857" w:author="PR Preview" w:date="2026-01-01T00:00:00Z">
        <w:r>
          <w:delText xml:space="preserve">is an orthogonal projection matrix (</w:delText>
        </w:r>
      </w:del>
      <w:hyperlink w:anchor="thm-hat-matrix">
        <w:del w:id="2858" w:author="PR Preview" w:date="2026-01-01T00:00:00Z">
          <w:r>
            <w:rPr>
              <w:rStyle w:val="Hyperlink"/>
            </w:rPr>
            <w:delText xml:space="preserve">Theorem 79</w:delText>
          </w:r>
        </w:del>
      </w:hyperlink>
      <w:del w:id="2859" w:author="PR Preview" w:date="2026-01-01T00:00:00Z">
        <w:r>
          <w:delText xml:space="preserve">),</w:delText>
        </w:r>
      </w:del>
      <w:del w:id="2860" w:author="PR Preview" w:date="2026-01-01T00:00:00Z">
        <w:r>
          <w:delText xml:space="preserve"> </w:delText>
        </w:r>
      </w:del>
      <w:del w:id="2861" w:author="PR Preview" w:date="2026-01-01T00:00:00Z">
        <w:r>
          <w:delText xml:space="preserve">so</w:delText>
        </w:r>
      </w:del>
      <w:del w:id="2862" w:author="PR Preview" w:date="2026-01-01T00:00:00Z">
        <w:r>
          <w:delText xml:space="preserve"> </w:delText>
        </w:r>
      </w:del>
      <m:oMath>
        <m:r>
          <m:rPr>
            <m:sty m:val="bi"/>
          </m:rPr>
          <m:t>H</m:t>
        </m:r>
        <m:acc>
          <m:accPr>
            <m:chr m:val="̃"/>
          </m:accPr>
          <m:e>
            <m:r>
              <m:t>y</m:t>
            </m:r>
          </m:e>
        </m:acc>
      </m:oMath>
      <w:del w:id="2863" w:author="PR Preview" w:date="2026-01-01T00:00:00Z">
        <w:r>
          <w:delText xml:space="preserve"> </w:delText>
        </w:r>
      </w:del>
      <w:del w:id="2864" w:author="PR Preview" w:date="2026-01-01T00:00:00Z">
        <w:r>
          <w:delText xml:space="preserve">is the orthogonal projection of</w:delText>
        </w:r>
      </w:del>
      <w:del w:id="2865" w:author="PR Preview" w:date="2026-01-01T00:00:00Z">
        <w:r>
          <w:delText xml:space="preserve"> </w:delText>
        </w:r>
      </w:del>
      <m:oMath>
        <m:acc>
          <m:accPr>
            <m:chr m:val="̃"/>
          </m:accPr>
          <m:e>
            <m:r>
              <m:t>y</m:t>
            </m:r>
          </m:e>
        </m:acc>
      </m:oMath>
      <w:del w:id="2866" w:author="PR Preview" w:date="2026-01-01T00:00:00Z">
        <w:r>
          <w:delText xml:space="preserve"> </w:delText>
        </w:r>
      </w:del>
      <w:del w:id="2867" w:author="PR Preview" w:date="2026-01-01T00:00:00Z">
        <w:r>
          <w:delText xml:space="preserve">onto</w:delText>
        </w:r>
      </w:del>
      <w:del w:id="2868" w:author="PR Preview" w:date="2026-01-01T00:00:00Z">
        <w:r>
          <w:delText xml:space="preserve"> </w:delText>
        </w:r>
      </w:del>
      <m:oMath>
        <m:r>
          <m:rPr>
            <m:scr m:val="script"/>
            <m:sty m:val="p"/>
          </m:rPr>
          <m:t>C</m:t>
        </m:r>
        <m:r>
          <m:rPr>
            <m:sty m:val="p"/>
          </m:rPr>
          <m:t>(</m:t>
        </m:r>
        <m:r>
          <m:rPr>
            <m:sty m:val="bi"/>
          </m:rPr>
          <m:t>H</m:t>
        </m:r>
        <m:r>
          <m:rPr>
            <m:sty m:val="p"/>
          </m:rPr>
          <m:t>)</m:t>
        </m:r>
      </m:oMath>
      <w:del w:id="2869" w:author="PR Preview" w:date="2026-01-01T00:00:00Z">
        <w:r>
          <w:delText xml:space="preserve"> </w:delText>
        </w:r>
      </w:del>
      <w:del w:id="2870" w:author="PR Preview" w:date="2026-01-01T00:00:00Z">
        <w:r>
          <w:delText xml:space="preserve">(</w:delText>
        </w:r>
      </w:del>
      <w:hyperlink w:anchor="thm-projection-matrix-projects">
        <w:del w:id="2871" w:author="PR Preview" w:date="2026-01-01T00:00:00Z">
          <w:r>
            <w:rPr>
              <w:rStyle w:val="Hyperlink"/>
            </w:rPr>
            <w:delText xml:space="preserve">Theorem 82</w:delText>
          </w:r>
        </w:del>
      </w:hyperlink>
      <w:del w:id="2872" w:author="PR Preview" w:date="2026-01-01T00:00:00Z">
        <w:r>
          <w:delText xml:space="preserve">, part 1).</w:delText>
        </w:r>
      </w:del>
      <w:del w:id="2873" w:author="PR Preview" w:date="2026-01-01T00:00:00Z">
        <w:r>
          <w:delText xml:space="preserve"> </w:delText>
        </w:r>
      </w:del>
      <w:del w:id="2874" w:author="PR Preview" w:date="2026-01-01T00:00:00Z">
        <w:r>
          <w:delText xml:space="preserve">It remains to show</w:delText>
        </w:r>
      </w:del>
      <w:del w:id="2875"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876" w:author="PR Preview" w:date="2026-01-01T00:00:00Z">
        <w:r>
          <w:delText xml:space="preserve">.</w:delText>
        </w:r>
      </w:del>
    </w:p>
    <w:p>
      <w:pPr>
        <w:pStyle w:val="BodyText"/>
      </w:pPr>
      <w:ins w:id="2877" w:author="PR Preview" w:date="2026-01-01T00:00:00Z">
        <w:r>
          <w:rPr>
            <w:b/>
            <w:bCs/>
          </w:rPr>
          <w:t xml:space="preserve">Theorem 84 (The hat matrix projects onto the column space of the design matrix)</w:t>
        </w:r>
      </w:ins>
      <w:ins w:id="2878" w:author="PR Preview" w:date="2026-01-01T00:00:00Z">
        <w:r>
          <w:t xml:space="preserve"> </w:t>
        </w:r>
      </w:ins>
      <w:ins w:id="2879" w:author="PR Preview" w:date="2026-01-01T00:00:00Z">
        <w:r>
          <w:t xml:space="preserve">If</w:t>
        </w:r>
      </w:ins>
      <w:ins w:id="2880" w:author="PR Preview" w:date="2026-01-01T00:00:00Z">
        <w:r>
          <w:t xml:space="preserve"> </w:t>
        </w:r>
      </w:ins>
      <m:oMath>
        <m:r>
          <m:rPr>
            <m:sty m:val="bi"/>
          </m:rPr>
          <m:t>X</m:t>
        </m:r>
      </m:oMath>
      <w:ins w:id="2881" w:author="PR Preview" w:date="2026-01-01T00:00:00Z">
        <w:r>
          <w:t xml:space="preserve"> </w:t>
        </w:r>
      </w:ins>
      <w:ins w:id="2882" w:author="PR Preview" w:date="2026-01-01T00:00:00Z">
        <w:r>
          <w:t xml:space="preserve">is an</w:t>
        </w:r>
      </w:ins>
      <w:ins w:id="2883" w:author="PR Preview" w:date="2026-01-01T00:00:00Z">
        <w:r>
          <w:t xml:space="preserve"> </w:t>
        </w:r>
      </w:ins>
      <m:oMath>
        <m:r>
          <m:t>n</m:t>
        </m:r>
        <m:r>
          <m:rPr>
            <m:sty m:val="p"/>
          </m:rPr>
          <m:t>×</m:t>
        </m:r>
        <m:r>
          <m:t>p</m:t>
        </m:r>
      </m:oMath>
      <w:ins w:id="2884" w:author="PR Preview" w:date="2026-01-01T00:00:00Z">
        <w:r>
          <w:t xml:space="preserve"> </w:t>
        </w:r>
      </w:ins>
      <w:ins w:id="2885" w:author="PR Preview" w:date="2026-01-01T00:00:00Z">
        <w:r>
          <w:t xml:space="preserve">design matrix with</w:t>
        </w:r>
      </w:ins>
      <w:ins w:id="2886" w:author="PR Preview" w:date="2026-01-01T00:00:00Z">
        <w:r>
          <w:t xml:space="preserve"> </w:t>
        </w:r>
      </w:ins>
      <m:oMath>
        <m:r>
          <m:rPr>
            <m:sty m:val="p"/>
          </m:rPr>
          <m:t>rank</m:t>
        </m:r>
        <m:r>
          <m:rPr>
            <m:sty m:val="p"/>
          </m:rPr>
          <m:t>(</m:t>
        </m:r>
        <m:r>
          <m:rPr>
            <m:sty m:val="bi"/>
          </m:rPr>
          <m:t>X</m:t>
        </m:r>
        <m:r>
          <m:rPr>
            <m:sty m:val="p"/>
          </m:rPr>
          <m:t>)</m:t>
        </m:r>
        <m:r>
          <m:rPr>
            <m:sty m:val="p"/>
          </m:rPr>
          <m:t>=</m:t>
        </m:r>
        <m:r>
          <m:t>p</m:t>
        </m:r>
      </m:oMath>
      <w:ins w:id="2887" w:author="PR Preview" w:date="2026-01-01T00:00:00Z">
        <w:r>
          <w:t xml:space="preserve">,</w:t>
        </w:r>
      </w:ins>
      <w:ins w:id="2888" w:author="PR Preview" w:date="2026-01-01T00:00:00Z">
        <w:r>
          <w:t xml:space="preserve"> </w:t>
        </w:r>
      </w:ins>
      <w:ins w:id="2889" w:author="PR Preview" w:date="2026-01-01T00:00:00Z">
        <w:r>
          <w:t xml:space="preserve">then for every</w:t>
        </w:r>
      </w:ins>
      <w:ins w:id="2890" w:author="PR Preview" w:date="2026-01-01T00:00:00Z">
        <w:r>
          <w:t xml:space="preserve"> </w:t>
        </w:r>
      </w:ins>
      <m:oMath>
        <m:acc>
          <m:accPr>
            <m:chr m:val="̃"/>
          </m:accPr>
          <m:e>
            <m:r>
              <m:t>y</m:t>
            </m:r>
          </m:e>
        </m:acc>
        <m:r>
          <m:rPr>
            <m:sty m:val="p"/>
          </m:rPr>
          <m:t>∈</m:t>
        </m:r>
        <m:sSup>
          <m:e>
            <m:r>
              <m:rPr>
                <m:scr m:val="double-struck"/>
                <m:sty m:val="p"/>
              </m:rPr>
              <m:t>R</m:t>
            </m:r>
          </m:e>
          <m:sup>
            <m:r>
              <m:t>n</m:t>
            </m:r>
          </m:sup>
        </m:sSup>
      </m:oMath>
      <w:ins w:id="2891" w:author="PR Preview" w:date="2026-01-01T00:00:00Z">
        <w:r>
          <w:t xml:space="preserve">,</w:t>
        </w:r>
      </w:ins>
      <w:ins w:id="2892" w:author="PR Preview" w:date="2026-01-01T00:00:00Z">
        <w:r>
          <w:t xml:space="preserve"> </w:t>
        </w:r>
      </w:ins>
      <m:oMath>
        <m:r>
          <m:rPr>
            <m:sty m:val="bi"/>
          </m:rPr>
          <m:t>H</m:t>
        </m:r>
        <m:acc>
          <m:accPr>
            <m:chr m:val="̃"/>
          </m:accPr>
          <m:e>
            <m:r>
              <m:t>y</m:t>
            </m:r>
          </m:e>
        </m:acc>
      </m:oMath>
      <w:ins w:id="2893" w:author="PR Preview" w:date="2026-01-01T00:00:00Z">
        <w:r>
          <w:t xml:space="preserve"> </w:t>
        </w:r>
      </w:ins>
      <w:ins w:id="2894" w:author="PR Preview" w:date="2026-01-01T00:00:00Z">
        <w:r>
          <w:t xml:space="preserve">(</w:t>
        </w:r>
      </w:ins>
      <w:hyperlink w:anchor="def-hat-matrix">
        <w:ins w:id="2895" w:author="PR Preview" w:date="2026-01-01T00:00:00Z">
          <w:r>
            <w:rPr>
              <w:rStyle w:val="Hyperlink"/>
            </w:rPr>
            <w:t xml:space="preserve">Definition 90</w:t>
          </w:r>
        </w:ins>
      </w:hyperlink>
      <w:ins w:id="2896" w:author="PR Preview" w:date="2026-01-01T00:00:00Z">
        <w:r>
          <w:t xml:space="preserve">) is the orthogonal projection of</w:t>
        </w:r>
      </w:ins>
      <w:ins w:id="2897" w:author="PR Preview" w:date="2026-01-01T00:00:00Z">
        <w:r>
          <w:t xml:space="preserve"> </w:t>
        </w:r>
      </w:ins>
      <m:oMath>
        <m:acc>
          <m:accPr>
            <m:chr m:val="̃"/>
          </m:accPr>
          <m:e>
            <m:r>
              <m:t>y</m:t>
            </m:r>
          </m:e>
        </m:acc>
      </m:oMath>
      <w:ins w:id="2898" w:author="PR Preview" w:date="2026-01-01T00:00:00Z">
        <w:r>
          <w:t xml:space="preserve"> </w:t>
        </w:r>
      </w:ins>
      <w:ins w:id="2899" w:author="PR Preview" w:date="2026-01-01T00:00:00Z">
        <w:r>
          <w:t xml:space="preserve">onto</w:t>
        </w:r>
      </w:ins>
      <w:ins w:id="2900" w:author="PR Preview" w:date="2026-01-01T00:00:00Z">
        <w:r>
          <w:t xml:space="preserve"> </w:t>
        </w:r>
      </w:ins>
      <m:oMath>
        <m:r>
          <m:rPr>
            <m:scr m:val="script"/>
            <m:sty m:val="p"/>
          </m:rPr>
          <m:t>C</m:t>
        </m:r>
        <m:r>
          <m:rPr>
            <m:sty m:val="p"/>
          </m:rPr>
          <m:t>(</m:t>
        </m:r>
        <m:r>
          <m:rPr>
            <m:sty m:val="bi"/>
          </m:rPr>
          <m:t>X</m:t>
        </m:r>
        <m:r>
          <m:rPr>
            <m:sty m:val="p"/>
          </m:rPr>
          <m:t>)</m:t>
        </m:r>
      </m:oMath>
      <w:ins w:id="2901" w:author="PR Preview" w:date="2026-01-01T00:00:00Z">
        <w:r>
          <w:t xml:space="preserve">.</w:t>
        </w:r>
      </w:ins>
      <w:ins w:id="2902" w:author="PR Preview" w:date="2026-01-01T00:00:00Z">
        <w:r>
          <w:t xml:space="preserve"> </w:t>
        </w:r>
      </w:ins>
      <w:ins w:id="2903" w:author="PR Preview" w:date="2026-01-01T00:00:00Z">
        <w:r>
          <w:t xml:space="preserve">So</w:t>
        </w:r>
      </w:ins>
      <w:ins w:id="2904"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905" w:author="PR Preview" w:date="2026-01-01T00:00:00Z">
        <w:r>
          <w:t xml:space="preserve"> </w:t>
        </w:r>
      </w:ins>
      <w:ins w:id="2906" w:author="PR Preview" w:date="2026-01-01T00:00:00Z">
        <w:r>
          <w:t xml:space="preserve">for any</w:t>
        </w:r>
      </w:ins>
      <w:ins w:id="2907" w:author="PR Preview" w:date="2026-01-01T00:00:00Z">
        <w:r>
          <w:t xml:space="preserve"> </w:t>
        </w:r>
      </w:ins>
      <m:oMath>
        <m:r>
          <m:t>n</m:t>
        </m:r>
        <m:r>
          <m:rPr>
            <m:sty m:val="p"/>
          </m:rPr>
          <m:t>×</m:t>
        </m:r>
        <m:r>
          <m:t>p</m:t>
        </m:r>
      </m:oMath>
      <w:ins w:id="2908" w:author="PR Preview" w:date="2026-01-01T00:00:00Z">
        <w:r>
          <w:t xml:space="preserve"> </w:t>
        </w:r>
      </w:ins>
      <w:ins w:id="2909" w:author="PR Preview" w:date="2026-01-01T00:00:00Z">
        <w:r>
          <w:t xml:space="preserve">matrix</w:t>
        </w:r>
      </w:ins>
      <w:ins w:id="2910" w:author="PR Preview" w:date="2026-01-01T00:00:00Z">
        <w:r>
          <w:t xml:space="preserve"> </w:t>
        </w:r>
      </w:ins>
      <m:oMath>
        <m:r>
          <m:rPr>
            <m:sty m:val="bi"/>
          </m:rPr>
          <m:t>Q</m:t>
        </m:r>
      </m:oMath>
      <w:ins w:id="2911" w:author="PR Preview" w:date="2026-01-01T00:00:00Z">
        <w:r>
          <w:t xml:space="preserve"> </w:t>
        </w:r>
      </w:ins>
      <w:ins w:id="2912" w:author="PR Preview" w:date="2026-01-01T00:00:00Z">
        <w:r>
          <w:t xml:space="preserve">whose columns are an orthonormal basis of</w:t>
        </w:r>
      </w:ins>
      <w:ins w:id="2913" w:author="PR Preview" w:date="2026-01-01T00:00:00Z">
        <w:r>
          <w:t xml:space="preserve"> </w:t>
        </w:r>
      </w:ins>
      <m:oMath>
        <m:r>
          <m:rPr>
            <m:scr m:val="script"/>
            <m:sty m:val="p"/>
          </m:rPr>
          <m:t>C</m:t>
        </m:r>
        <m:r>
          <m:rPr>
            <m:sty m:val="p"/>
          </m:rPr>
          <m:t>(</m:t>
        </m:r>
        <m:r>
          <m:rPr>
            <m:sty m:val="bi"/>
          </m:rPr>
          <m:t>X</m:t>
        </m:r>
        <m:r>
          <m:rPr>
            <m:sty m:val="p"/>
          </m:rPr>
          <m:t>)</m:t>
        </m:r>
      </m:oMath>
      <w:ins w:id="2914" w:author="PR Preview" w:date="2026-01-01T00:00:00Z">
        <w:r>
          <w:t xml:space="preserve">.</w:t>
        </w:r>
      </w:ins>
    </w:p>
    <w:bookmarkEnd w:id="505"/>
    <w:p>
      <w:pPr>
        <w:pStyle w:val="BodyText"/>
      </w:pPr>
      <w:ins w:id="2915" w:author="PR Preview" w:date="2026-01-01T00:00:00Z">
        <w:r>
          <w:rPr>
            <w:i/>
            <w:iCs/>
          </w:rPr>
          <w:t xml:space="preserve">Proof</w:t>
        </w:r>
      </w:ins>
      <w:ins w:id="2916" w:author="PR Preview" w:date="2026-01-01T00:00:00Z">
        <w:r>
          <w:t xml:space="preserve">. </w:t>
        </w:r>
      </w:ins>
      <m:oMath>
        <m:r>
          <m:rPr>
            <m:sty m:val="bi"/>
          </m:rPr>
          <m:t>H</m:t>
        </m:r>
      </m:oMath>
      <w:ins w:id="2917" w:author="PR Preview" w:date="2026-01-01T00:00:00Z">
        <w:r>
          <w:t xml:space="preserve"> </w:t>
        </w:r>
      </w:ins>
      <w:ins w:id="2918" w:author="PR Preview" w:date="2026-01-01T00:00:00Z">
        <w:r>
          <w:t xml:space="preserve">is an orthogonal projection matrix (</w:t>
        </w:r>
      </w:ins>
      <w:hyperlink w:anchor="thm-hat-matrix">
        <w:ins w:id="2919" w:author="PR Preview" w:date="2026-01-01T00:00:00Z">
          <w:r>
            <w:rPr>
              <w:rStyle w:val="Hyperlink"/>
            </w:rPr>
            <w:t xml:space="preserve">Theorem 80</w:t>
          </w:r>
        </w:ins>
      </w:hyperlink>
      <w:ins w:id="2920" w:author="PR Preview" w:date="2026-01-01T00:00:00Z">
        <w:r>
          <w:t xml:space="preserve">),</w:t>
        </w:r>
      </w:ins>
      <w:ins w:id="2921" w:author="PR Preview" w:date="2026-01-01T00:00:00Z">
        <w:r>
          <w:t xml:space="preserve"> </w:t>
        </w:r>
      </w:ins>
      <w:ins w:id="2922" w:author="PR Preview" w:date="2026-01-01T00:00:00Z">
        <w:r>
          <w:t xml:space="preserve">so</w:t>
        </w:r>
      </w:ins>
      <w:ins w:id="2923" w:author="PR Preview" w:date="2026-01-01T00:00:00Z">
        <w:r>
          <w:t xml:space="preserve"> </w:t>
        </w:r>
      </w:ins>
      <m:oMath>
        <m:r>
          <m:rPr>
            <m:sty m:val="bi"/>
          </m:rPr>
          <m:t>H</m:t>
        </m:r>
        <m:acc>
          <m:accPr>
            <m:chr m:val="̃"/>
          </m:accPr>
          <m:e>
            <m:r>
              <m:t>y</m:t>
            </m:r>
          </m:e>
        </m:acc>
      </m:oMath>
      <w:ins w:id="2924" w:author="PR Preview" w:date="2026-01-01T00:00:00Z">
        <w:r>
          <w:t xml:space="preserve"> </w:t>
        </w:r>
      </w:ins>
      <w:ins w:id="2925" w:author="PR Preview" w:date="2026-01-01T00:00:00Z">
        <w:r>
          <w:t xml:space="preserve">is the orthogonal projection of</w:t>
        </w:r>
      </w:ins>
      <w:ins w:id="2926" w:author="PR Preview" w:date="2026-01-01T00:00:00Z">
        <w:r>
          <w:t xml:space="preserve"> </w:t>
        </w:r>
      </w:ins>
      <m:oMath>
        <m:acc>
          <m:accPr>
            <m:chr m:val="̃"/>
          </m:accPr>
          <m:e>
            <m:r>
              <m:t>y</m:t>
            </m:r>
          </m:e>
        </m:acc>
      </m:oMath>
      <w:ins w:id="2927" w:author="PR Preview" w:date="2026-01-01T00:00:00Z">
        <w:r>
          <w:t xml:space="preserve"> </w:t>
        </w:r>
      </w:ins>
      <w:ins w:id="2928" w:author="PR Preview" w:date="2026-01-01T00:00:00Z">
        <w:r>
          <w:t xml:space="preserve">onto</w:t>
        </w:r>
      </w:ins>
      <w:ins w:id="2929" w:author="PR Preview" w:date="2026-01-01T00:00:00Z">
        <w:r>
          <w:t xml:space="preserve"> </w:t>
        </w:r>
      </w:ins>
      <m:oMath>
        <m:r>
          <m:rPr>
            <m:scr m:val="script"/>
            <m:sty m:val="p"/>
          </m:rPr>
          <m:t>C</m:t>
        </m:r>
        <m:r>
          <m:rPr>
            <m:sty m:val="p"/>
          </m:rPr>
          <m:t>(</m:t>
        </m:r>
        <m:r>
          <m:rPr>
            <m:sty m:val="bi"/>
          </m:rPr>
          <m:t>H</m:t>
        </m:r>
        <m:r>
          <m:rPr>
            <m:sty m:val="p"/>
          </m:rPr>
          <m:t>)</m:t>
        </m:r>
      </m:oMath>
      <w:ins w:id="2930" w:author="PR Preview" w:date="2026-01-01T00:00:00Z">
        <w:r>
          <w:t xml:space="preserve"> </w:t>
        </w:r>
      </w:ins>
      <w:ins w:id="2931" w:author="PR Preview" w:date="2026-01-01T00:00:00Z">
        <w:r>
          <w:t xml:space="preserve">(</w:t>
        </w:r>
      </w:ins>
      <w:hyperlink w:anchor="thm-projection-matrix-projects">
        <w:ins w:id="2932" w:author="PR Preview" w:date="2026-01-01T00:00:00Z">
          <w:r>
            <w:rPr>
              <w:rStyle w:val="Hyperlink"/>
            </w:rPr>
            <w:t xml:space="preserve">Theorem 83</w:t>
          </w:r>
        </w:ins>
      </w:hyperlink>
      <w:ins w:id="2933" w:author="PR Preview" w:date="2026-01-01T00:00:00Z">
        <w:r>
          <w:t xml:space="preserve">, part 1).</w:t>
        </w:r>
      </w:ins>
      <w:ins w:id="2934" w:author="PR Preview" w:date="2026-01-01T00:00:00Z">
        <w:r>
          <w:t xml:space="preserve"> </w:t>
        </w:r>
      </w:ins>
      <w:ins w:id="2935" w:author="PR Preview" w:date="2026-01-01T00:00:00Z">
        <w:r>
          <w:t xml:space="preserve">It remains to show</w:t>
        </w:r>
      </w:ins>
      <w:ins w:id="2936"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937"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2938" w:author="PR Preview" w:date="2026-01-01T00:00:00Z">
        <w:r>
          <w:delText xml:space="preserve"> </w:delText>
        </w:r>
      </w:del>
      <w:del w:id="2939" w:author="PR Preview" w:date="2026-01-01T00:00:00Z">
        <w:r>
          <w:delText xml:space="preserve">has dimension</w:delText>
        </w:r>
      </w:del>
      <w:del w:id="2940" w:author="PR Preview" w:date="2026-01-01T00:00:00Z">
        <w:r>
          <w:delText xml:space="preserve"> </w:delText>
        </w:r>
      </w:del>
      <m:oMath>
        <m:r>
          <m:t>p</m:t>
        </m:r>
        <m:r>
          <m:rPr>
            <m:sty m:val="p"/>
          </m:rPr>
          <m:t>≥</m:t>
        </m:r>
        <m:r>
          <m:t>1</m:t>
        </m:r>
      </m:oMath>
      <w:del w:id="2941" w:author="PR Preview" w:date="2026-01-01T00:00:00Z">
        <w:r>
          <w:delText xml:space="preserve"> </w:delText>
        </w:r>
      </w:del>
      <w:del w:id="2942" w:author="PR Preview" w:date="2026-01-01T00:00:00Z">
        <w:r>
          <w:delText xml:space="preserve">(</w:delText>
        </w:r>
      </w:del>
      <w:hyperlink w:anchor="thm-rank-dim">
        <w:del w:id="2943" w:author="PR Preview" w:date="2026-01-01T00:00:00Z">
          <w:r>
            <w:rPr>
              <w:rStyle w:val="Hyperlink"/>
            </w:rPr>
            <w:delText xml:space="preserve">Theorem 35</w:delText>
          </w:r>
        </w:del>
      </w:hyperlink>
      <w:del w:id="2944" w:author="PR Preview" w:date="2026-01-01T00:00:00Z">
        <w:r>
          <w:delText xml:space="preserve">),</w:delText>
        </w:r>
      </w:del>
      <w:del w:id="2945" w:author="PR Preview" w:date="2026-01-01T00:00:00Z">
        <w:r>
          <w:delText xml:space="preserve"> </w:delText>
        </w:r>
      </w:del>
      <w:del w:id="2946" w:author="PR Preview" w:date="2026-01-01T00:00:00Z">
        <w:r>
          <w:delText xml:space="preserve">so an orthonormal basis of it has</w:delText>
        </w:r>
      </w:del>
      <w:del w:id="2947" w:author="PR Preview" w:date="2026-01-01T00:00:00Z">
        <w:r>
          <w:delText xml:space="preserve"> </w:delText>
        </w:r>
      </w:del>
      <m:oMath>
        <m:r>
          <m:t>p</m:t>
        </m:r>
      </m:oMath>
      <w:del w:id="2948" w:author="PR Preview" w:date="2026-01-01T00:00:00Z">
        <w:r>
          <w:delText xml:space="preserve"> </w:delText>
        </w:r>
      </w:del>
      <w:del w:id="2949" w:author="PR Preview" w:date="2026-01-01T00:00:00Z">
        <w:r>
          <w:delText xml:space="preserve">vectors (</w:delText>
        </w:r>
      </w:del>
      <w:hyperlink w:anchor="def-dimension">
        <w:del w:id="2950" w:author="PR Preview" w:date="2026-01-01T00:00:00Z">
          <w:r>
            <w:rPr>
              <w:rStyle w:val="Hyperlink"/>
            </w:rPr>
            <w:delText xml:space="preserve">Definition 44</w:delText>
          </w:r>
        </w:del>
      </w:hyperlink>
      <w:del w:id="2951" w:author="PR Preview" w:date="2026-01-01T00:00:00Z">
        <w:r>
          <w:delText xml:space="preserve">),</w:delText>
        </w:r>
      </w:del>
      <w:del w:id="2952" w:author="PR Preview" w:date="2026-01-01T00:00:00Z">
        <w:r>
          <w:delText xml:space="preserve"> </w:delText>
        </w:r>
      </w:del>
      <w:del w:id="2953" w:author="PR Preview" w:date="2026-01-01T00:00:00Z">
        <w:r>
          <w:delText xml:space="preserve">and</w:delText>
        </w:r>
      </w:del>
      <w:del w:id="2954" w:author="PR Preview" w:date="2026-01-01T00:00:00Z">
        <w:r>
          <w:delText xml:space="preserve"> </w:delText>
        </w:r>
      </w:del>
      <m:oMath>
        <m:r>
          <m:rPr>
            <m:sty m:val="bi"/>
          </m:rPr>
          <m:t>Q</m:t>
        </m:r>
        <m:sSup>
          <m:e>
            <m:r>
              <m:rPr>
                <m:sty m:val="bi"/>
              </m:rPr>
              <m:t>Q</m:t>
            </m:r>
          </m:e>
          <m:sup>
            <m:r>
              <m:rPr>
                <m:sty m:val="p"/>
              </m:rPr>
              <m:t>⊤</m:t>
            </m:r>
          </m:sup>
        </m:sSup>
      </m:oMath>
      <w:del w:id="2955" w:author="PR Preview" w:date="2026-01-01T00:00:00Z">
        <w:r>
          <w:delText xml:space="preserve"> </w:delText>
        </w:r>
      </w:del>
      <w:del w:id="2956" w:author="PR Preview" w:date="2026-01-01T00:00:00Z">
        <w:r>
          <w:delText xml:space="preserve">also gives the orthogonal projection onto</w:delText>
        </w:r>
      </w:del>
      <w:del w:id="2957" w:author="PR Preview" w:date="2026-01-01T00:00:00Z">
        <w:r>
          <w:delText xml:space="preserve"> </w:delText>
        </w:r>
      </w:del>
      <m:oMath>
        <m:r>
          <m:rPr>
            <m:scr m:val="script"/>
            <m:sty m:val="p"/>
          </m:rPr>
          <m:t>C</m:t>
        </m:r>
        <m:r>
          <m:rPr>
            <m:sty m:val="p"/>
          </m:rPr>
          <m:t>(</m:t>
        </m:r>
        <m:r>
          <m:rPr>
            <m:sty m:val="bi"/>
          </m:rPr>
          <m:t>X</m:t>
        </m:r>
        <m:r>
          <m:rPr>
            <m:sty m:val="p"/>
          </m:rPr>
          <m:t>)</m:t>
        </m:r>
      </m:oMath>
      <w:del w:id="2958" w:author="PR Preview" w:date="2026-01-01T00:00:00Z">
        <w:r>
          <w:delText xml:space="preserve"> </w:delText>
        </w:r>
      </w:del>
      <w:del w:id="2959" w:author="PR Preview" w:date="2026-01-01T00:00:00Z">
        <w:r>
          <w:delText xml:space="preserve">(</w:delText>
        </w:r>
      </w:del>
      <w:hyperlink w:anchor="thm-projector-onb">
        <w:del w:id="2960" w:author="PR Preview" w:date="2026-01-01T00:00:00Z">
          <w:r>
            <w:rPr>
              <w:rStyle w:val="Hyperlink"/>
            </w:rPr>
            <w:delText xml:space="preserve">Theorem 81</w:delText>
          </w:r>
        </w:del>
      </w:hyperlink>
      <w:del w:id="2961" w:author="PR Preview" w:date="2026-01-01T00:00:00Z">
        <w:r>
          <w:delText xml:space="preserve">, with</w:delText>
        </w:r>
      </w:del>
      <w:del w:id="2962" w:author="PR Preview" w:date="2026-01-01T00:00:00Z">
        <w:r>
          <w:delText xml:space="preserve"> </w:delText>
        </w:r>
      </w:del>
      <m:oMath>
        <m:r>
          <m:t>n</m:t>
        </m:r>
      </m:oMath>
      <w:del w:id="2963" w:author="PR Preview" w:date="2026-01-01T00:00:00Z">
        <w:r>
          <w:delText xml:space="preserve"> </w:delText>
        </w:r>
      </w:del>
      <w:del w:id="2964" w:author="PR Preview" w:date="2026-01-01T00:00:00Z">
        <w:r>
          <w:delText xml:space="preserve">in place of</w:delText>
        </w:r>
      </w:del>
      <w:del w:id="2965" w:author="PR Preview" w:date="2026-01-01T00:00:00Z">
        <w:r>
          <w:delText xml:space="preserve"> </w:delText>
        </w:r>
      </w:del>
      <m:oMath>
        <m:r>
          <m:t>p</m:t>
        </m:r>
      </m:oMath>
      <w:del w:id="2966" w:author="PR Preview" w:date="2026-01-01T00:00:00Z">
        <w:r>
          <w:delText xml:space="preserve"> </w:delText>
        </w:r>
      </w:del>
      <w:del w:id="2967" w:author="PR Preview" w:date="2026-01-01T00:00:00Z">
        <w:r>
          <w:delText xml:space="preserve">and</w:delText>
        </w:r>
      </w:del>
      <w:del w:id="2968" w:author="PR Preview" w:date="2026-01-01T00:00:00Z">
        <w:r>
          <w:delText xml:space="preserve"> </w:delText>
        </w:r>
      </w:del>
      <m:oMath>
        <m:r>
          <m:t>r</m:t>
        </m:r>
        <m:r>
          <m:rPr>
            <m:sty m:val="p"/>
          </m:rPr>
          <m:t>=</m:t>
        </m:r>
        <m:r>
          <m:t>p</m:t>
        </m:r>
      </m:oMath>
      <w:del w:id="2969" w:author="PR Preview" w:date="2026-01-01T00:00:00Z">
        <w:r>
          <w:delText xml:space="preserve">).</w:delText>
        </w:r>
      </w:del>
      <w:del w:id="2970" w:author="PR Preview" w:date="2026-01-01T00:00:00Z">
        <w:r>
          <w:delText xml:space="preserve"> </w:delText>
        </w:r>
      </w:del>
      <w:del w:id="2971" w:author="PR Preview" w:date="2026-01-01T00:00:00Z">
        <w:r>
          <w:delText xml:space="preserve">By</w:delText>
        </w:r>
      </w:del>
      <w:del w:id="2972" w:author="PR Preview" w:date="2026-01-01T00:00:00Z">
        <w:r>
          <w:delText xml:space="preserve"> </w:delText>
        </w:r>
      </w:del>
      <w:hyperlink w:anchor="thm-projection-matrix-projects">
        <w:del w:id="2973" w:author="PR Preview" w:date="2026-01-01T00:00:00Z">
          <w:r>
            <w:rPr>
              <w:rStyle w:val="Hyperlink"/>
            </w:rPr>
            <w:delText xml:space="preserve">Theorem 82</w:delText>
          </w:r>
        </w:del>
      </w:hyperlink>
      <w:del w:id="2974" w:author="PR Preview" w:date="2026-01-01T00:00:00Z">
        <w:r>
          <w:delText xml:space="preserve">, part 2,</w:delText>
        </w:r>
      </w:del>
      <w:del w:id="2975"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976" w:author="PR Preview" w:date="2026-01-01T00:00:00Z">
        <w:r>
          <w:delText xml:space="preserve">.</w:delText>
        </w:r>
      </w:del>
    </w:p>
    <w:p>
      <w:pPr>
        <w:pStyle w:val="BodyText"/>
      </w:pPr>
      <w:del w:id="2977" w:author="PR Preview" w:date="2026-01-01T00:00:00Z">
        <w:r>
          <w:rPr>
            <w:b/>
            <w:bCs/>
          </w:rPr>
          <w:delText xml:space="preserve">Example 156 (The intercept-only hat matrix, from an orthonormal basis)</w:delText>
        </w:r>
      </w:del>
      <w:del w:id="2978" w:author="PR Preview" w:date="2026-01-01T00:00:00Z">
        <w:r>
          <w:delText xml:space="preserve"> </w:delText>
        </w:r>
      </w:del>
      <w:del w:id="2979" w:author="PR Preview" w:date="2026-01-01T00:00:00Z">
        <w:r>
          <w:delText xml:space="preserve">For the intercept-only design</w:delText>
        </w:r>
      </w:del>
      <w:del w:id="298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981" w:author="PR Preview" w:date="2026-01-01T00:00:00Z">
        <w:r>
          <w:delText xml:space="preserve"> </w:delText>
        </w:r>
      </w:del>
      <w:del w:id="2982" w:author="PR Preview" w:date="2026-01-01T00:00:00Z">
        <w:r>
          <w:delText xml:space="preserve">of</w:delText>
        </w:r>
      </w:del>
      <w:del w:id="2983" w:author="PR Preview" w:date="2026-01-01T00:00:00Z">
        <w:r>
          <w:delText xml:space="preserve"> </w:delText>
        </w:r>
      </w:del>
      <w:hyperlink w:anchor="exm-hat-matrix">
        <w:del w:id="2984" w:author="PR Preview" w:date="2026-01-01T00:00:00Z">
          <w:r>
            <w:rPr>
              <w:rStyle w:val="Hyperlink"/>
            </w:rPr>
            <w:delText xml:space="preserve">Example 149</w:delText>
          </w:r>
        </w:del>
      </w:hyperlink>
      <w:del w:id="2985" w:author="PR Preview" w:date="2026-01-01T00:00:00Z">
        <w:r>
          <w:delText xml:space="preserve">,</w:delText>
        </w:r>
      </w:del>
      <w:del w:id="2986"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987" w:author="PR Preview" w:date="2026-01-01T00:00:00Z">
        <w:r>
          <w:delText xml:space="preserve">,</w:delText>
        </w:r>
      </w:del>
      <w:del w:id="2988" w:author="PR Preview" w:date="2026-01-01T00:00:00Z">
        <w:r>
          <w:delText xml:space="preserve"> </w:delText>
        </w:r>
      </w:del>
      <w:del w:id="2989" w:author="PR Preview" w:date="2026-01-01T00:00:00Z">
        <w:r>
          <w:delText xml:space="preserve">with orthonormal basis</w:delText>
        </w:r>
      </w:del>
      <w:del w:id="299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2991" w:author="PR Preview" w:date="2026-01-01T00:00:00Z">
        <w:r>
          <w:delText xml:space="preserve">,</w:delText>
        </w:r>
      </w:del>
      <w:del w:id="2992" w:author="PR Preview" w:date="2026-01-01T00:00:00Z">
        <w:r>
          <w:delText xml:space="preserve"> </w:delText>
        </w:r>
      </w:del>
      <w:del w:id="2993" w:author="PR Preview" w:date="2026-01-01T00:00:00Z">
        <w:r>
          <w:delText xml:space="preserve">since</w:delText>
        </w:r>
      </w:del>
      <w:del w:id="2994"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del w:id="2995" w:author="PR Preview" w:date="2026-01-01T00:00:00Z">
        <w:r>
          <w:delText xml:space="preserve">.</w:delText>
        </w:r>
      </w:del>
      <w:del w:id="2996" w:author="PR Preview" w:date="2026-01-01T00:00:00Z">
        <w:r>
          <w:delText xml:space="preserve"> </w:delText>
        </w:r>
      </w:del>
      <w:del w:id="2997" w:author="PR Preview" w:date="2026-01-01T00:00:00Z">
        <w:r>
          <w:delText xml:space="preserve">With</w:delText>
        </w:r>
      </w:del>
      <w:del w:id="2998"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2999" w:author="PR Preview" w:date="2026-01-01T00:00:00Z">
        <w:r>
          <w:delText xml:space="preserve">,</w:delText>
        </w:r>
      </w:del>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del w:id="3000" w:author="PR Preview" w:date="2026-01-01T00:00:00Z">
        <w:r>
          <w:delText xml:space="preserve">the hat matrix found in</w:delText>
        </w:r>
      </w:del>
      <w:del w:id="3001" w:author="PR Preview" w:date="2026-01-01T00:00:00Z">
        <w:r>
          <w:delText xml:space="preserve"> </w:delText>
        </w:r>
      </w:del>
      <w:hyperlink w:anchor="exm-hat-matrix">
        <w:del w:id="3002" w:author="PR Preview" w:date="2026-01-01T00:00:00Z">
          <w:r>
            <w:rPr>
              <w:rStyle w:val="Hyperlink"/>
            </w:rPr>
            <w:delText xml:space="preserve">Example 149</w:delText>
          </w:r>
        </w:del>
      </w:hyperlink>
      <w:del w:id="3003" w:author="PR Preview" w:date="2026-01-01T00:00:00Z">
        <w:r>
          <w:delText xml:space="preserve">.</w:delText>
        </w:r>
      </w:del>
      <w:del w:id="3004" w:author="PR Preview" w:date="2026-01-01T00:00:00Z">
        <w:r>
          <w:delText xml:space="preserve"> </w:delText>
        </w:r>
      </w:del>
      <w:del w:id="3005" w:author="PR Preview" w:date="2026-01-01T00:00:00Z">
        <w:r>
          <w:delText xml:space="preserve">The fitted values</w:delText>
        </w:r>
      </w:del>
      <w:del w:id="3006"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3007" w:author="PR Preview" w:date="2026-01-01T00:00:00Z">
        <w:r>
          <w:delText xml:space="preserve"> </w:delText>
        </w:r>
      </w:del>
      <w:del w:id="3008" w:author="PR Preview" w:date="2026-01-01T00:00:00Z">
        <w:r>
          <w:delText xml:space="preserve">are the closest point to</w:delText>
        </w:r>
      </w:del>
      <w:del w:id="3009" w:author="PR Preview" w:date="2026-01-01T00:00:00Z">
        <w:r>
          <w:delText xml:space="preserve"> </w:delText>
        </w:r>
      </w:del>
      <m:oMath>
        <m:acc>
          <m:accPr>
            <m:chr m:val="̃"/>
          </m:accPr>
          <m:e>
            <m:r>
              <m:t>y</m:t>
            </m:r>
          </m:e>
        </m:acc>
      </m:oMath>
      <w:del w:id="3010" w:author="PR Preview" w:date="2026-01-01T00:00:00Z">
        <w:r>
          <w:delText xml:space="preserve"> </w:delText>
        </w:r>
      </w:del>
      <w:del w:id="3011" w:author="PR Preview" w:date="2026-01-01T00:00:00Z">
        <w:r>
          <w:delText xml:space="preserve">on the line of constant vectors</w:delText>
        </w:r>
      </w:del>
      <w:del w:id="3012" w:author="PR Preview" w:date="2026-01-01T00:00:00Z">
        <w:r>
          <w:delText xml:space="preserve"> </w:delText>
        </w:r>
      </w:del>
      <w:del w:id="3013" w:author="PR Preview" w:date="2026-01-01T00:00:00Z">
        <w:r>
          <w:delText xml:space="preserve">(</w:delText>
        </w:r>
      </w:del>
      <w:hyperlink w:anchor="thm-closest-point">
        <w:del w:id="3014" w:author="PR Preview" w:date="2026-01-01T00:00:00Z">
          <w:r>
            <w:rPr>
              <w:rStyle w:val="Hyperlink"/>
            </w:rPr>
            <w:delText xml:space="preserve">Theorem 80</w:delText>
          </w:r>
        </w:del>
      </w:hyperlink>
      <w:del w:id="3015" w:author="PR Preview" w:date="2026-01-01T00:00:00Z">
        <w:r>
          <w:delText xml:space="preserve">),</w:delText>
        </w:r>
      </w:del>
      <w:del w:id="3016" w:author="PR Preview" w:date="2026-01-01T00:00:00Z">
        <w:r>
          <w:delText xml:space="preserve"> </w:delText>
        </w:r>
      </w:del>
      <w:del w:id="3017" w:author="PR Preview" w:date="2026-01-01T00:00:00Z">
        <w:r>
          <w:delText xml:space="preserve">and the residuals</w:delText>
        </w:r>
      </w:del>
      <w:del w:id="3018"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3019" w:author="PR Preview" w:date="2026-01-01T00:00:00Z">
        <w:r>
          <w:delText xml:space="preserve"> </w:delText>
        </w:r>
      </w:del>
      <w:del w:id="3020" w:author="PR Preview" w:date="2026-01-01T00:00:00Z">
        <w:r>
          <w:delText xml:space="preserve">are orthogonal to</w:delText>
        </w:r>
      </w:del>
      <w:del w:id="3021" w:author="PR Preview" w:date="2026-01-01T00:00:00Z">
        <w:r>
          <w:delText xml:space="preserve"> </w:delText>
        </w:r>
      </w:del>
      <m:oMath>
        <m:r>
          <m:rPr>
            <m:sty m:val="p"/>
          </m:rPr>
          <m:t>(</m:t>
        </m:r>
        <m:r>
          <m:t>1</m:t>
        </m:r>
        <m:r>
          <m:rPr>
            <m:sty m:val="p"/>
          </m:rPr>
          <m:t>,</m:t>
        </m:r>
        <m:r>
          <m:t>1</m:t>
        </m:r>
        <m:r>
          <m:rPr>
            <m:sty m:val="p"/>
          </m:rPr>
          <m:t>)</m:t>
        </m:r>
      </m:oMath>
      <w:del w:id="3022" w:author="PR Preview" w:date="2026-01-01T00:00:00Z">
        <w:r>
          <w:delText xml:space="preserve">:</w:delText>
        </w:r>
      </w:del>
      <w:del w:id="3023" w:author="PR Preview" w:date="2026-01-01T00:00:00Z">
        <w:r>
          <w:delText xml:space="preserve"> </w:delText>
        </w:r>
      </w:del>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del w:id="3024" w:author="PR Preview" w:date="2026-01-01T00:00:00Z">
        <w:r>
          <w:delText xml:space="preserve">,</w:delText>
        </w:r>
      </w:del>
      <w:del w:id="3025" w:author="PR Preview" w:date="2026-01-01T00:00:00Z">
        <w:r>
          <w:delText xml:space="preserve"> </w:delText>
        </w:r>
      </w:del>
      <w:del w:id="3026" w:author="PR Preview" w:date="2026-01-01T00:00:00Z">
        <w:r>
          <w:delText xml:space="preserve">since</w:delText>
        </w:r>
      </w:del>
      <w:del w:id="3027" w:author="PR Preview" w:date="2026-01-01T00:00:00Z">
        <w:r>
          <w:delText xml:space="preserve"> </w:delText>
        </w:r>
      </w:del>
      <m:oMath>
        <m:r>
          <m:t>2</m:t>
        </m:r>
        <m:acc>
          <m:accPr>
            <m:chr m:val="‾"/>
          </m:accPr>
          <m:e>
            <m:r>
              <m:t>y</m:t>
            </m:r>
          </m:e>
        </m:acc>
        <m:r>
          <m:rPr>
            <m:sty m:val="p"/>
          </m:rPr>
          <m:t>=</m:t>
        </m:r>
        <m:sSub>
          <m:e>
            <m:r>
              <m:t>y</m:t>
            </m:r>
          </m:e>
          <m:sub>
            <m:r>
              <m:t>1</m:t>
            </m:r>
          </m:sub>
        </m:sSub>
        <m:r>
          <m:rPr>
            <m:sty m:val="p"/>
          </m:rPr>
          <m:t>+</m:t>
        </m:r>
        <m:sSub>
          <m:e>
            <m:r>
              <m:t>y</m:t>
            </m:r>
          </m:e>
          <m:sub>
            <m:r>
              <m:t>2</m:t>
            </m:r>
          </m:sub>
        </m:sSub>
      </m:oMath>
      <w:del w:id="3028" w:author="PR Preview" w:date="2026-01-01T00:00:00Z">
        <w:r>
          <w:delText xml:space="preserve">.</w:delText>
        </w:r>
      </w:del>
    </w:p>
    <w:p>
      <w:pPr>
        <w:pStyle w:val="BodyText"/>
      </w:pPr>
      <m:oMath>
        <m:r>
          <m:rPr>
            <m:scr m:val="script"/>
            <m:sty m:val="p"/>
          </m:rPr>
          <m:t>C</m:t>
        </m:r>
        <m:r>
          <m:rPr>
            <m:sty m:val="p"/>
          </m:rPr>
          <m:t>(</m:t>
        </m:r>
        <m:r>
          <m:rPr>
            <m:sty m:val="bi"/>
          </m:rPr>
          <m:t>X</m:t>
        </m:r>
        <m:r>
          <m:rPr>
            <m:sty m:val="p"/>
          </m:rPr>
          <m:t>)</m:t>
        </m:r>
      </m:oMath>
      <w:ins w:id="3029" w:author="PR Preview" w:date="2026-01-01T00:00:00Z">
        <w:r>
          <w:t xml:space="preserve"> </w:t>
        </w:r>
      </w:ins>
      <w:ins w:id="3030" w:author="PR Preview" w:date="2026-01-01T00:00:00Z">
        <w:r>
          <w:t xml:space="preserve">has dimension</w:t>
        </w:r>
      </w:ins>
      <w:ins w:id="3031" w:author="PR Preview" w:date="2026-01-01T00:00:00Z">
        <w:r>
          <w:t xml:space="preserve"> </w:t>
        </w:r>
      </w:ins>
      <m:oMath>
        <m:r>
          <m:t>p</m:t>
        </m:r>
        <m:r>
          <m:rPr>
            <m:sty m:val="p"/>
          </m:rPr>
          <m:t>≥</m:t>
        </m:r>
        <m:r>
          <m:t>1</m:t>
        </m:r>
      </m:oMath>
      <w:ins w:id="3032" w:author="PR Preview" w:date="2026-01-01T00:00:00Z">
        <w:r>
          <w:t xml:space="preserve"> </w:t>
        </w:r>
      </w:ins>
      <w:ins w:id="3033" w:author="PR Preview" w:date="2026-01-01T00:00:00Z">
        <w:r>
          <w:t xml:space="preserve">(</w:t>
        </w:r>
      </w:ins>
      <w:hyperlink w:anchor="thm-rank-dim">
        <w:ins w:id="3034" w:author="PR Preview" w:date="2026-01-01T00:00:00Z">
          <w:r>
            <w:rPr>
              <w:rStyle w:val="Hyperlink"/>
            </w:rPr>
            <w:t xml:space="preserve">Theorem 35</w:t>
          </w:r>
        </w:ins>
      </w:hyperlink>
      <w:ins w:id="3035" w:author="PR Preview" w:date="2026-01-01T00:00:00Z">
        <w:r>
          <w:t xml:space="preserve">),</w:t>
        </w:r>
      </w:ins>
      <w:ins w:id="3036" w:author="PR Preview" w:date="2026-01-01T00:00:00Z">
        <w:r>
          <w:t xml:space="preserve"> </w:t>
        </w:r>
      </w:ins>
      <w:ins w:id="3037" w:author="PR Preview" w:date="2026-01-01T00:00:00Z">
        <w:r>
          <w:t xml:space="preserve">so an orthonormal basis of it has</w:t>
        </w:r>
      </w:ins>
      <w:ins w:id="3038" w:author="PR Preview" w:date="2026-01-01T00:00:00Z">
        <w:r>
          <w:t xml:space="preserve"> </w:t>
        </w:r>
      </w:ins>
      <m:oMath>
        <m:r>
          <m:t>p</m:t>
        </m:r>
      </m:oMath>
      <w:ins w:id="3039" w:author="PR Preview" w:date="2026-01-01T00:00:00Z">
        <w:r>
          <w:t xml:space="preserve"> </w:t>
        </w:r>
      </w:ins>
      <w:ins w:id="3040" w:author="PR Preview" w:date="2026-01-01T00:00:00Z">
        <w:r>
          <w:t xml:space="preserve">vectors (</w:t>
        </w:r>
      </w:ins>
      <w:hyperlink w:anchor="def-dimension">
        <w:ins w:id="3041" w:author="PR Preview" w:date="2026-01-01T00:00:00Z">
          <w:r>
            <w:rPr>
              <w:rStyle w:val="Hyperlink"/>
            </w:rPr>
            <w:t xml:space="preserve">Definition 44</w:t>
          </w:r>
        </w:ins>
      </w:hyperlink>
      <w:ins w:id="3042" w:author="PR Preview" w:date="2026-01-01T00:00:00Z">
        <w:r>
          <w:t xml:space="preserve">),</w:t>
        </w:r>
      </w:ins>
      <w:ins w:id="3043" w:author="PR Preview" w:date="2026-01-01T00:00:00Z">
        <w:r>
          <w:t xml:space="preserve"> </w:t>
        </w:r>
      </w:ins>
      <w:ins w:id="3044" w:author="PR Preview" w:date="2026-01-01T00:00:00Z">
        <w:r>
          <w:t xml:space="preserve">and</w:t>
        </w:r>
      </w:ins>
      <w:ins w:id="3045" w:author="PR Preview" w:date="2026-01-01T00:00:00Z">
        <w:r>
          <w:t xml:space="preserve"> </w:t>
        </w:r>
      </w:ins>
      <m:oMath>
        <m:r>
          <m:rPr>
            <m:sty m:val="bi"/>
          </m:rPr>
          <m:t>Q</m:t>
        </m:r>
        <m:sSup>
          <m:e>
            <m:r>
              <m:rPr>
                <m:sty m:val="bi"/>
              </m:rPr>
              <m:t>Q</m:t>
            </m:r>
          </m:e>
          <m:sup>
            <m:r>
              <m:rPr>
                <m:sty m:val="p"/>
              </m:rPr>
              <m:t>⊤</m:t>
            </m:r>
          </m:sup>
        </m:sSup>
      </m:oMath>
      <w:ins w:id="3046" w:author="PR Preview" w:date="2026-01-01T00:00:00Z">
        <w:r>
          <w:t xml:space="preserve"> </w:t>
        </w:r>
      </w:ins>
      <w:ins w:id="3047" w:author="PR Preview" w:date="2026-01-01T00:00:00Z">
        <w:r>
          <w:t xml:space="preserve">also gives the orthogonal projection onto</w:t>
        </w:r>
      </w:ins>
      <w:ins w:id="3048" w:author="PR Preview" w:date="2026-01-01T00:00:00Z">
        <w:r>
          <w:t xml:space="preserve"> </w:t>
        </w:r>
      </w:ins>
      <m:oMath>
        <m:r>
          <m:rPr>
            <m:scr m:val="script"/>
            <m:sty m:val="p"/>
          </m:rPr>
          <m:t>C</m:t>
        </m:r>
        <m:r>
          <m:rPr>
            <m:sty m:val="p"/>
          </m:rPr>
          <m:t>(</m:t>
        </m:r>
        <m:r>
          <m:rPr>
            <m:sty m:val="bi"/>
          </m:rPr>
          <m:t>X</m:t>
        </m:r>
        <m:r>
          <m:rPr>
            <m:sty m:val="p"/>
          </m:rPr>
          <m:t>)</m:t>
        </m:r>
      </m:oMath>
      <w:ins w:id="3049" w:author="PR Preview" w:date="2026-01-01T00:00:00Z">
        <w:r>
          <w:t xml:space="preserve"> </w:t>
        </w:r>
      </w:ins>
      <w:ins w:id="3050" w:author="PR Preview" w:date="2026-01-01T00:00:00Z">
        <w:r>
          <w:t xml:space="preserve">(</w:t>
        </w:r>
      </w:ins>
      <w:hyperlink w:anchor="thm-projector-onb">
        <w:ins w:id="3051" w:author="PR Preview" w:date="2026-01-01T00:00:00Z">
          <w:r>
            <w:rPr>
              <w:rStyle w:val="Hyperlink"/>
            </w:rPr>
            <w:t xml:space="preserve">Theorem 82</w:t>
          </w:r>
        </w:ins>
      </w:hyperlink>
      <w:ins w:id="3052" w:author="PR Preview" w:date="2026-01-01T00:00:00Z">
        <w:r>
          <w:t xml:space="preserve">, with</w:t>
        </w:r>
      </w:ins>
      <w:ins w:id="3053" w:author="PR Preview" w:date="2026-01-01T00:00:00Z">
        <w:r>
          <w:t xml:space="preserve"> </w:t>
        </w:r>
      </w:ins>
      <m:oMath>
        <m:r>
          <m:t>n</m:t>
        </m:r>
      </m:oMath>
      <w:ins w:id="3054" w:author="PR Preview" w:date="2026-01-01T00:00:00Z">
        <w:r>
          <w:t xml:space="preserve"> </w:t>
        </w:r>
      </w:ins>
      <w:ins w:id="3055" w:author="PR Preview" w:date="2026-01-01T00:00:00Z">
        <w:r>
          <w:t xml:space="preserve">in place of</w:t>
        </w:r>
      </w:ins>
      <w:ins w:id="3056" w:author="PR Preview" w:date="2026-01-01T00:00:00Z">
        <w:r>
          <w:t xml:space="preserve"> </w:t>
        </w:r>
      </w:ins>
      <m:oMath>
        <m:r>
          <m:t>p</m:t>
        </m:r>
      </m:oMath>
      <w:ins w:id="3057" w:author="PR Preview" w:date="2026-01-01T00:00:00Z">
        <w:r>
          <w:t xml:space="preserve"> </w:t>
        </w:r>
      </w:ins>
      <w:ins w:id="3058" w:author="PR Preview" w:date="2026-01-01T00:00:00Z">
        <w:r>
          <w:t xml:space="preserve">and</w:t>
        </w:r>
      </w:ins>
      <w:ins w:id="3059" w:author="PR Preview" w:date="2026-01-01T00:00:00Z">
        <w:r>
          <w:t xml:space="preserve"> </w:t>
        </w:r>
      </w:ins>
      <m:oMath>
        <m:r>
          <m:t>r</m:t>
        </m:r>
        <m:r>
          <m:rPr>
            <m:sty m:val="p"/>
          </m:rPr>
          <m:t>=</m:t>
        </m:r>
        <m:r>
          <m:t>p</m:t>
        </m:r>
      </m:oMath>
      <w:ins w:id="3060" w:author="PR Preview" w:date="2026-01-01T00:00:00Z">
        <w:r>
          <w:t xml:space="preserve">).</w:t>
        </w:r>
      </w:ins>
      <w:ins w:id="3061" w:author="PR Preview" w:date="2026-01-01T00:00:00Z">
        <w:r>
          <w:t xml:space="preserve"> </w:t>
        </w:r>
      </w:ins>
      <w:ins w:id="3062" w:author="PR Preview" w:date="2026-01-01T00:00:00Z">
        <w:r>
          <w:t xml:space="preserve">By</w:t>
        </w:r>
      </w:ins>
      <w:ins w:id="3063" w:author="PR Preview" w:date="2026-01-01T00:00:00Z">
        <w:r>
          <w:t xml:space="preserve"> </w:t>
        </w:r>
      </w:ins>
      <w:hyperlink w:anchor="thm-projection-matrix-projects">
        <w:ins w:id="3064" w:author="PR Preview" w:date="2026-01-01T00:00:00Z">
          <w:r>
            <w:rPr>
              <w:rStyle w:val="Hyperlink"/>
            </w:rPr>
            <w:t xml:space="preserve">Theorem 83</w:t>
          </w:r>
        </w:ins>
      </w:hyperlink>
      <w:ins w:id="3065" w:author="PR Preview" w:date="2026-01-01T00:00:00Z">
        <w:r>
          <w:t xml:space="preserve">, part 2,</w:t>
        </w:r>
      </w:ins>
      <w:ins w:id="3066"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3067" w:author="PR Preview" w:date="2026-01-01T00:00:00Z">
        <w:r>
          <w:t xml:space="preserve">.</w:t>
        </w:r>
      </w:ins>
    </w:p>
    <w:bookmarkStart w:id="506" w:name="exm-hat-matrix-projects"/>
    <w:p>
      <w:pPr>
        <w:pStyle w:val="BodyText"/>
      </w:pPr>
      <w:ins w:id="3068" w:author="PR Preview" w:date="2026-01-01T00:00:00Z">
        <w:r>
          <w:rPr>
            <w:b/>
            <w:bCs/>
          </w:rPr>
          <w:t xml:space="preserve">Example 157 (The intercept-only hat matrix, from an orthonormal basis)</w:t>
        </w:r>
      </w:ins>
      <w:ins w:id="3069" w:author="PR Preview" w:date="2026-01-01T00:00:00Z">
        <w:r>
          <w:t xml:space="preserve"> </w:t>
        </w:r>
      </w:ins>
      <w:ins w:id="3070" w:author="PR Preview" w:date="2026-01-01T00:00:00Z">
        <w:r>
          <w:t xml:space="preserve">For the intercept-only design</w:t>
        </w:r>
      </w:ins>
      <w:ins w:id="307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3072" w:author="PR Preview" w:date="2026-01-01T00:00:00Z">
        <w:r>
          <w:t xml:space="preserve"> </w:t>
        </w:r>
      </w:ins>
      <w:ins w:id="3073" w:author="PR Preview" w:date="2026-01-01T00:00:00Z">
        <w:r>
          <w:t xml:space="preserve">of</w:t>
        </w:r>
      </w:ins>
      <w:ins w:id="3074" w:author="PR Preview" w:date="2026-01-01T00:00:00Z">
        <w:r>
          <w:t xml:space="preserve"> </w:t>
        </w:r>
      </w:ins>
      <w:hyperlink w:anchor="exm-hat-matrix">
        <w:ins w:id="3075" w:author="PR Preview" w:date="2026-01-01T00:00:00Z">
          <w:r>
            <w:rPr>
              <w:rStyle w:val="Hyperlink"/>
            </w:rPr>
            <w:t xml:space="preserve">Example 150</w:t>
          </w:r>
        </w:ins>
      </w:hyperlink>
      <w:ins w:id="3076" w:author="PR Preview" w:date="2026-01-01T00:00:00Z">
        <w:r>
          <w:t xml:space="preserve">,</w:t>
        </w:r>
      </w:ins>
      <w:ins w:id="3077"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078" w:author="PR Preview" w:date="2026-01-01T00:00:00Z">
        <w:r>
          <w:t xml:space="preserve">,</w:t>
        </w:r>
      </w:ins>
      <w:ins w:id="3079" w:author="PR Preview" w:date="2026-01-01T00:00:00Z">
        <w:r>
          <w:t xml:space="preserve"> </w:t>
        </w:r>
      </w:ins>
      <w:ins w:id="3080" w:author="PR Preview" w:date="2026-01-01T00:00:00Z">
        <w:r>
          <w:t xml:space="preserve">with orthonormal basis</w:t>
        </w:r>
      </w:ins>
      <w:ins w:id="3081"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ins w:id="3082" w:author="PR Preview" w:date="2026-01-01T00:00:00Z">
        <w:r>
          <w:t xml:space="preserve">,</w:t>
        </w:r>
      </w:ins>
      <w:ins w:id="3083" w:author="PR Preview" w:date="2026-01-01T00:00:00Z">
        <w:r>
          <w:t xml:space="preserve"> </w:t>
        </w:r>
      </w:ins>
      <w:ins w:id="3084" w:author="PR Preview" w:date="2026-01-01T00:00:00Z">
        <w:r>
          <w:t xml:space="preserve">since</w:t>
        </w:r>
      </w:ins>
      <w:ins w:id="3085" w:author="PR Preview" w:date="2026-01-01T00:00:00Z">
        <w:r>
          <w:t xml:space="preserve"> </w:t>
        </w:r>
      </w:ins>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ins w:id="3086" w:author="PR Preview" w:date="2026-01-01T00:00:00Z">
        <w:r>
          <w:t xml:space="preserve">.</w:t>
        </w:r>
      </w:ins>
      <w:ins w:id="3087" w:author="PR Preview" w:date="2026-01-01T00:00:00Z">
        <w:r>
          <w:t xml:space="preserve"> </w:t>
        </w:r>
      </w:ins>
      <w:ins w:id="3088" w:author="PR Preview" w:date="2026-01-01T00:00:00Z">
        <w:r>
          <w:t xml:space="preserve">With</w:t>
        </w:r>
      </w:ins>
      <w:ins w:id="3089"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3090" w:author="PR Preview" w:date="2026-01-01T00:00:00Z">
        <w:r>
          <w:t xml:space="preserve">,</w:t>
        </w:r>
      </w:ins>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ins w:id="3091" w:author="PR Preview" w:date="2026-01-01T00:00:00Z">
        <w:r>
          <w:t xml:space="preserve">the hat matrix found in</w:t>
        </w:r>
      </w:ins>
      <w:ins w:id="3092" w:author="PR Preview" w:date="2026-01-01T00:00:00Z">
        <w:r>
          <w:t xml:space="preserve"> </w:t>
        </w:r>
      </w:ins>
      <w:hyperlink w:anchor="exm-hat-matrix">
        <w:ins w:id="3093" w:author="PR Preview" w:date="2026-01-01T00:00:00Z">
          <w:r>
            <w:rPr>
              <w:rStyle w:val="Hyperlink"/>
            </w:rPr>
            <w:t xml:space="preserve">Example 150</w:t>
          </w:r>
        </w:ins>
      </w:hyperlink>
      <w:ins w:id="3094" w:author="PR Preview" w:date="2026-01-01T00:00:00Z">
        <w:r>
          <w:t xml:space="preserve">.</w:t>
        </w:r>
      </w:ins>
      <w:ins w:id="3095" w:author="PR Preview" w:date="2026-01-01T00:00:00Z">
        <w:r>
          <w:t xml:space="preserve"> </w:t>
        </w:r>
      </w:ins>
      <w:ins w:id="3096" w:author="PR Preview" w:date="2026-01-01T00:00:00Z">
        <w:r>
          <w:t xml:space="preserve">The fitted values</w:t>
        </w:r>
      </w:ins>
      <w:ins w:id="3097"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3098" w:author="PR Preview" w:date="2026-01-01T00:00:00Z">
        <w:r>
          <w:t xml:space="preserve"> </w:t>
        </w:r>
      </w:ins>
      <w:ins w:id="3099" w:author="PR Preview" w:date="2026-01-01T00:00:00Z">
        <w:r>
          <w:t xml:space="preserve">are the closest point to</w:t>
        </w:r>
      </w:ins>
      <w:ins w:id="3100" w:author="PR Preview" w:date="2026-01-01T00:00:00Z">
        <w:r>
          <w:t xml:space="preserve"> </w:t>
        </w:r>
      </w:ins>
      <m:oMath>
        <m:acc>
          <m:accPr>
            <m:chr m:val="̃"/>
          </m:accPr>
          <m:e>
            <m:r>
              <m:t>y</m:t>
            </m:r>
          </m:e>
        </m:acc>
      </m:oMath>
      <w:ins w:id="3101" w:author="PR Preview" w:date="2026-01-01T00:00:00Z">
        <w:r>
          <w:t xml:space="preserve"> </w:t>
        </w:r>
      </w:ins>
      <w:ins w:id="3102" w:author="PR Preview" w:date="2026-01-01T00:00:00Z">
        <w:r>
          <w:t xml:space="preserve">on the line of constant vectors</w:t>
        </w:r>
      </w:ins>
      <w:ins w:id="3103" w:author="PR Preview" w:date="2026-01-01T00:00:00Z">
        <w:r>
          <w:t xml:space="preserve"> </w:t>
        </w:r>
      </w:ins>
      <w:ins w:id="3104" w:author="PR Preview" w:date="2026-01-01T00:00:00Z">
        <w:r>
          <w:t xml:space="preserve">(</w:t>
        </w:r>
      </w:ins>
      <w:hyperlink w:anchor="thm-closest-point">
        <w:ins w:id="3105" w:author="PR Preview" w:date="2026-01-01T00:00:00Z">
          <w:r>
            <w:rPr>
              <w:rStyle w:val="Hyperlink"/>
            </w:rPr>
            <w:t xml:space="preserve">Theorem 81</w:t>
          </w:r>
        </w:ins>
      </w:hyperlink>
      <w:ins w:id="3106" w:author="PR Preview" w:date="2026-01-01T00:00:00Z">
        <w:r>
          <w:t xml:space="preserve">),</w:t>
        </w:r>
      </w:ins>
      <w:ins w:id="3107" w:author="PR Preview" w:date="2026-01-01T00:00:00Z">
        <w:r>
          <w:t xml:space="preserve"> </w:t>
        </w:r>
      </w:ins>
      <w:ins w:id="3108" w:author="PR Preview" w:date="2026-01-01T00:00:00Z">
        <w:r>
          <w:t xml:space="preserve">and the residuals</w:t>
        </w:r>
      </w:ins>
      <w:ins w:id="3109"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3110" w:author="PR Preview" w:date="2026-01-01T00:00:00Z">
        <w:r>
          <w:t xml:space="preserve"> </w:t>
        </w:r>
      </w:ins>
      <w:ins w:id="3111" w:author="PR Preview" w:date="2026-01-01T00:00:00Z">
        <w:r>
          <w:t xml:space="preserve">are orthogonal to</w:t>
        </w:r>
      </w:ins>
      <w:ins w:id="3112" w:author="PR Preview" w:date="2026-01-01T00:00:00Z">
        <w:r>
          <w:t xml:space="preserve"> </w:t>
        </w:r>
      </w:ins>
      <m:oMath>
        <m:r>
          <m:rPr>
            <m:sty m:val="p"/>
          </m:rPr>
          <m:t>(</m:t>
        </m:r>
        <m:r>
          <m:t>1</m:t>
        </m:r>
        <m:r>
          <m:rPr>
            <m:sty m:val="p"/>
          </m:rPr>
          <m:t>,</m:t>
        </m:r>
        <m:r>
          <m:t>1</m:t>
        </m:r>
        <m:r>
          <m:rPr>
            <m:sty m:val="p"/>
          </m:rPr>
          <m:t>)</m:t>
        </m:r>
      </m:oMath>
      <w:ins w:id="3113" w:author="PR Preview" w:date="2026-01-01T00:00:00Z">
        <w:r>
          <w:t xml:space="preserve">:</w:t>
        </w:r>
      </w:ins>
      <w:ins w:id="3114" w:author="PR Preview" w:date="2026-01-01T00:00:00Z">
        <w:r>
          <w:t xml:space="preserve"> </w:t>
        </w:r>
      </w:ins>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ins w:id="3115" w:author="PR Preview" w:date="2026-01-01T00:00:00Z">
        <w:r>
          <w:t xml:space="preserve">,</w:t>
        </w:r>
      </w:ins>
      <w:ins w:id="3116" w:author="PR Preview" w:date="2026-01-01T00:00:00Z">
        <w:r>
          <w:t xml:space="preserve"> </w:t>
        </w:r>
      </w:ins>
      <w:ins w:id="3117" w:author="PR Preview" w:date="2026-01-01T00:00:00Z">
        <w:r>
          <w:t xml:space="preserve">since</w:t>
        </w:r>
      </w:ins>
      <w:ins w:id="3118" w:author="PR Preview" w:date="2026-01-01T00:00:00Z">
        <w:r>
          <w:t xml:space="preserve"> </w:t>
        </w:r>
      </w:ins>
      <m:oMath>
        <m:r>
          <m:t>2</m:t>
        </m:r>
        <m:acc>
          <m:accPr>
            <m:chr m:val="‾"/>
          </m:accPr>
          <m:e>
            <m:r>
              <m:t>y</m:t>
            </m:r>
          </m:e>
        </m:acc>
        <m:r>
          <m:rPr>
            <m:sty m:val="p"/>
          </m:rPr>
          <m:t>=</m:t>
        </m:r>
        <m:sSub>
          <m:e>
            <m:r>
              <m:t>y</m:t>
            </m:r>
          </m:e>
          <m:sub>
            <m:r>
              <m:t>1</m:t>
            </m:r>
          </m:sub>
        </m:sSub>
        <m:r>
          <m:rPr>
            <m:sty m:val="p"/>
          </m:rPr>
          <m:t>+</m:t>
        </m:r>
        <m:sSub>
          <m:e>
            <m:r>
              <m:t>y</m:t>
            </m:r>
          </m:e>
          <m:sub>
            <m:r>
              <m:t>2</m:t>
            </m:r>
          </m:sub>
        </m:sSub>
      </m:oMath>
      <w:ins w:id="3119" w:author="PR Preview" w:date="2026-01-01T00:00:00Z">
        <w:r>
          <w:t xml:space="preserve">.</w:t>
        </w:r>
      </w:ins>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del w:id="3120" w:author="PR Preview" w:date="2026-01-01T00:00:00Z">
        <w:r>
          <w:rPr>
            <w:b/>
            <w:bCs/>
          </w:rPr>
          <w:delText xml:space="preserve">Theorem 84 (A scalar factor passes through a matrix product)</w:delText>
        </w:r>
      </w:del>
      <w:del w:id="3121" w:author="PR Preview" w:date="2026-01-01T00:00:00Z">
        <w:r>
          <w:delText xml:space="preserve"> </w:delText>
        </w:r>
      </w:del>
      <w:del w:id="3122" w:author="PR Preview" w:date="2026-01-01T00:00:00Z">
        <w:r>
          <w:delText xml:space="preserve">For an</w:delText>
        </w:r>
      </w:del>
      <w:del w:id="3123" w:author="PR Preview" w:date="2026-01-01T00:00:00Z">
        <w:r>
          <w:delText xml:space="preserve"> </w:delText>
        </w:r>
      </w:del>
      <m:oMath>
        <m:r>
          <m:t>m</m:t>
        </m:r>
        <m:r>
          <m:rPr>
            <m:sty m:val="p"/>
          </m:rPr>
          <m:t>×</m:t>
        </m:r>
        <m:r>
          <m:t>k</m:t>
        </m:r>
      </m:oMath>
      <w:del w:id="3124" w:author="PR Preview" w:date="2026-01-01T00:00:00Z">
        <w:r>
          <w:delText xml:space="preserve"> </w:delText>
        </w:r>
      </w:del>
      <w:del w:id="3125" w:author="PR Preview" w:date="2026-01-01T00:00:00Z">
        <w:r>
          <w:delText xml:space="preserve">matrix</w:delText>
        </w:r>
      </w:del>
      <w:del w:id="3126" w:author="PR Preview" w:date="2026-01-01T00:00:00Z">
        <w:r>
          <w:delText xml:space="preserve"> </w:delText>
        </w:r>
      </w:del>
      <m:oMath>
        <m:r>
          <m:rPr>
            <m:sty m:val="bi"/>
          </m:rPr>
          <m:t>A</m:t>
        </m:r>
      </m:oMath>
      <w:del w:id="3127" w:author="PR Preview" w:date="2026-01-01T00:00:00Z">
        <w:r>
          <w:delText xml:space="preserve">, a</w:delText>
        </w:r>
      </w:del>
      <w:del w:id="3128" w:author="PR Preview" w:date="2026-01-01T00:00:00Z">
        <w:r>
          <w:delText xml:space="preserve"> </w:delText>
        </w:r>
      </w:del>
      <m:oMath>
        <m:r>
          <m:t>k</m:t>
        </m:r>
        <m:r>
          <m:rPr>
            <m:sty m:val="p"/>
          </m:rPr>
          <m:t>×</m:t>
        </m:r>
        <m:r>
          <m:t>n</m:t>
        </m:r>
      </m:oMath>
      <w:del w:id="3129" w:author="PR Preview" w:date="2026-01-01T00:00:00Z">
        <w:r>
          <w:delText xml:space="preserve"> </w:delText>
        </w:r>
      </w:del>
      <w:del w:id="3130" w:author="PR Preview" w:date="2026-01-01T00:00:00Z">
        <w:r>
          <w:delText xml:space="preserve">matrix</w:delText>
        </w:r>
      </w:del>
      <w:del w:id="3131" w:author="PR Preview" w:date="2026-01-01T00:00:00Z">
        <w:r>
          <w:delText xml:space="preserve"> </w:delText>
        </w:r>
      </w:del>
      <m:oMath>
        <m:r>
          <m:rPr>
            <m:sty m:val="bi"/>
          </m:rPr>
          <m:t>B</m:t>
        </m:r>
      </m:oMath>
      <w:del w:id="3132" w:author="PR Preview" w:date="2026-01-01T00:00:00Z">
        <w:r>
          <w:delText xml:space="preserve"> </w:delText>
        </w:r>
      </w:del>
      <w:del w:id="3133" w:author="PR Preview" w:date="2026-01-01T00:00:00Z">
        <w:r>
          <w:delText xml:space="preserve">and a number</w:delText>
        </w:r>
      </w:del>
      <w:del w:id="3134" w:author="PR Preview" w:date="2026-01-01T00:00:00Z">
        <w:r>
          <w:delText xml:space="preserve"> </w:delText>
        </w:r>
      </w:del>
      <m:oMath>
        <m:r>
          <m:t>c</m:t>
        </m:r>
      </m:oMath>
      <w:del w:id="3135" w:author="PR Preview" w:date="2026-01-01T00:00:00Z">
        <w:r>
          <w:delText xml:space="preserve">,</w:delText>
        </w:r>
      </w:del>
    </w:p>
    <w:p>
      <w:pPr>
        <w:pStyle w:val="BodyText"/>
      </w:pPr>
      <w:ins w:id="3136" w:author="PR Preview" w:date="2026-01-01T00:00:00Z">
        <w:r>
          <w:rPr>
            <w:b/>
            <w:bCs/>
          </w:rPr>
          <w:t xml:space="preserve">Theorem 85 (A scalar factor passes through a matrix product)</w:t>
        </w:r>
      </w:ins>
      <w:ins w:id="3137" w:author="PR Preview" w:date="2026-01-01T00:00:00Z">
        <w:r>
          <w:t xml:space="preserve"> </w:t>
        </w:r>
      </w:ins>
      <w:ins w:id="3138" w:author="PR Preview" w:date="2026-01-01T00:00:00Z">
        <w:r>
          <w:t xml:space="preserve">For an</w:t>
        </w:r>
      </w:ins>
      <w:ins w:id="3139" w:author="PR Preview" w:date="2026-01-01T00:00:00Z">
        <w:r>
          <w:t xml:space="preserve"> </w:t>
        </w:r>
      </w:ins>
      <m:oMath>
        <m:r>
          <m:t>m</m:t>
        </m:r>
        <m:r>
          <m:rPr>
            <m:sty m:val="p"/>
          </m:rPr>
          <m:t>×</m:t>
        </m:r>
        <m:r>
          <m:t>k</m:t>
        </m:r>
      </m:oMath>
      <w:ins w:id="3140" w:author="PR Preview" w:date="2026-01-01T00:00:00Z">
        <w:r>
          <w:t xml:space="preserve"> </w:t>
        </w:r>
      </w:ins>
      <w:ins w:id="3141" w:author="PR Preview" w:date="2026-01-01T00:00:00Z">
        <w:r>
          <w:t xml:space="preserve">matrix</w:t>
        </w:r>
      </w:ins>
      <w:ins w:id="3142" w:author="PR Preview" w:date="2026-01-01T00:00:00Z">
        <w:r>
          <w:t xml:space="preserve"> </w:t>
        </w:r>
      </w:ins>
      <m:oMath>
        <m:r>
          <m:rPr>
            <m:sty m:val="bi"/>
          </m:rPr>
          <m:t>A</m:t>
        </m:r>
      </m:oMath>
      <w:ins w:id="3143" w:author="PR Preview" w:date="2026-01-01T00:00:00Z">
        <w:r>
          <w:t xml:space="preserve">, a</w:t>
        </w:r>
      </w:ins>
      <w:ins w:id="3144" w:author="PR Preview" w:date="2026-01-01T00:00:00Z">
        <w:r>
          <w:t xml:space="preserve"> </w:t>
        </w:r>
      </w:ins>
      <m:oMath>
        <m:r>
          <m:t>k</m:t>
        </m:r>
        <m:r>
          <m:rPr>
            <m:sty m:val="p"/>
          </m:rPr>
          <m:t>×</m:t>
        </m:r>
        <m:r>
          <m:t>n</m:t>
        </m:r>
      </m:oMath>
      <w:ins w:id="3145" w:author="PR Preview" w:date="2026-01-01T00:00:00Z">
        <w:r>
          <w:t xml:space="preserve"> </w:t>
        </w:r>
      </w:ins>
      <w:ins w:id="3146" w:author="PR Preview" w:date="2026-01-01T00:00:00Z">
        <w:r>
          <w:t xml:space="preserve">matrix</w:t>
        </w:r>
      </w:ins>
      <w:ins w:id="3147" w:author="PR Preview" w:date="2026-01-01T00:00:00Z">
        <w:r>
          <w:t xml:space="preserve"> </w:t>
        </w:r>
      </w:ins>
      <m:oMath>
        <m:r>
          <m:rPr>
            <m:sty m:val="bi"/>
          </m:rPr>
          <m:t>B</m:t>
        </m:r>
      </m:oMath>
      <w:ins w:id="3148" w:author="PR Preview" w:date="2026-01-01T00:00:00Z">
        <w:r>
          <w:t xml:space="preserve"> </w:t>
        </w:r>
      </w:ins>
      <w:ins w:id="3149" w:author="PR Preview" w:date="2026-01-01T00:00:00Z">
        <w:r>
          <w:t xml:space="preserve">and a number</w:t>
        </w:r>
      </w:ins>
      <w:ins w:id="3150" w:author="PR Preview" w:date="2026-01-01T00:00:00Z">
        <w:r>
          <w:t xml:space="preserve"> </w:t>
        </w:r>
      </w:ins>
      <m:oMath>
        <m:r>
          <m:t>c</m:t>
        </m:r>
      </m:oMath>
      <w:ins w:id="3151" w:author="PR Preview" w:date="2026-01-01T00:00:00Z">
        <w:r>
          <w:t xml:space="preserve">,</w:t>
        </w:r>
      </w:ins>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del w:id="3152" w:author="PR Preview" w:date="2026-01-01T00:00:00Z">
        <w:r>
          <w:rPr>
            <w:b/>
            <w:bCs/>
          </w:rPr>
          <w:delText xml:space="preserve">Example 157 (Pulling a scalar out of a product)</w:delText>
        </w:r>
      </w:del>
      <w:del w:id="3153" w:author="PR Preview" w:date="2026-01-01T00:00:00Z">
        <w:r>
          <w:delText xml:space="preserve"> </w:delText>
        </w:r>
      </w:del>
      <w:del w:id="3154" w:author="PR Preview" w:date="2026-01-01T00:00:00Z">
        <w:r>
          <w:delText xml:space="preserve">With</w:delText>
        </w:r>
      </w:del>
      <w:del w:id="315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3156" w:author="PR Preview" w:date="2026-01-01T00:00:00Z">
        <w:r>
          <w:delText xml:space="preserve"> </w:delText>
        </w:r>
      </w:del>
      <w:del w:id="3157" w:author="PR Preview" w:date="2026-01-01T00:00:00Z">
        <w:r>
          <w:delText xml:space="preserve">and</w:delText>
        </w:r>
      </w:del>
      <w:del w:id="315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3159" w:author="PR Preview" w:date="2026-01-01T00:00:00Z">
        <w:r>
          <w:delText xml:space="preserve">:</w:delText>
        </w:r>
      </w:del>
      <w:del w:id="3160" w:author="PR Preview" w:date="2026-01-01T00:00:00Z">
        <w:r>
          <w:delText xml:space="preserve"> </w:delText>
        </w:r>
      </w:del>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del w:id="3161" w:author="PR Preview" w:date="2026-01-01T00:00:00Z">
        <w:r>
          <w:delText xml:space="preserve">,</w:delText>
        </w:r>
      </w:del>
      <w:del w:id="3162" w:author="PR Preview" w:date="2026-01-01T00:00:00Z">
        <w:r>
          <w:delText xml:space="preserve"> </w:delText>
        </w:r>
      </w:del>
      <w:del w:id="3163" w:author="PR Preview" w:date="2026-01-01T00:00:00Z">
        <w:r>
          <w:delText xml:space="preserve">and</w:delText>
        </w:r>
      </w:del>
      <w:del w:id="3164" w:author="PR Preview" w:date="2026-01-01T00:00:00Z">
        <w:r>
          <w:delText xml:space="preserve"> </w:delText>
        </w:r>
      </w:del>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del w:id="3165" w:author="PR Preview" w:date="2026-01-01T00:00:00Z">
        <w:r>
          <w:delText xml:space="preserve">.</w:delText>
        </w:r>
      </w:del>
    </w:p>
    <w:p>
      <w:pPr>
        <w:pStyle w:val="BodyText"/>
      </w:pPr>
      <w:ins w:id="3166" w:author="PR Preview" w:date="2026-01-01T00:00:00Z">
        <w:r>
          <w:rPr>
            <w:b/>
            <w:bCs/>
          </w:rPr>
          <w:t xml:space="preserve">Example 158 (Pulling a scalar out of a product)</w:t>
        </w:r>
      </w:ins>
      <w:ins w:id="3167" w:author="PR Preview" w:date="2026-01-01T00:00:00Z">
        <w:r>
          <w:t xml:space="preserve"> </w:t>
        </w:r>
      </w:ins>
      <w:ins w:id="3168" w:author="PR Preview" w:date="2026-01-01T00:00:00Z">
        <w:r>
          <w:t xml:space="preserve">With</w:t>
        </w:r>
      </w:ins>
      <w:ins w:id="316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3170" w:author="PR Preview" w:date="2026-01-01T00:00:00Z">
        <w:r>
          <w:t xml:space="preserve"> </w:t>
        </w:r>
      </w:ins>
      <w:ins w:id="3171" w:author="PR Preview" w:date="2026-01-01T00:00:00Z">
        <w:r>
          <w:t xml:space="preserve">and</w:t>
        </w:r>
      </w:ins>
      <w:ins w:id="317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3173" w:author="PR Preview" w:date="2026-01-01T00:00:00Z">
        <w:r>
          <w:t xml:space="preserve">:</w:t>
        </w:r>
      </w:ins>
      <w:ins w:id="3174" w:author="PR Preview" w:date="2026-01-01T00:00:00Z">
        <w:r>
          <w:t xml:space="preserve"> </w:t>
        </w:r>
      </w:ins>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ins w:id="3175" w:author="PR Preview" w:date="2026-01-01T00:00:00Z">
        <w:r>
          <w:t xml:space="preserve">,</w:t>
        </w:r>
      </w:ins>
      <w:ins w:id="3176" w:author="PR Preview" w:date="2026-01-01T00:00:00Z">
        <w:r>
          <w:t xml:space="preserve"> </w:t>
        </w:r>
      </w:ins>
      <w:ins w:id="3177" w:author="PR Preview" w:date="2026-01-01T00:00:00Z">
        <w:r>
          <w:t xml:space="preserve">and</w:t>
        </w:r>
      </w:ins>
      <w:ins w:id="3178" w:author="PR Preview" w:date="2026-01-01T00:00:00Z">
        <w:r>
          <w:t xml:space="preserve"> </w:t>
        </w:r>
      </w:ins>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ins w:id="3179" w:author="PR Preview" w:date="2026-01-01T00:00:00Z">
        <w:r>
          <w:t xml:space="preserve">.</w:t>
        </w:r>
      </w:ins>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del w:id="3180" w:author="PR Preview" w:date="2026-01-01T00:00:00Z">
        <w:r>
          <w:rPr>
            <w:b/>
            <w:bCs/>
          </w:rPr>
          <w:delText xml:space="preserve">Example 158 (A matrix with many generalized inverses)</w:delText>
        </w:r>
      </w:del>
      <w:del w:id="3181" w:author="PR Preview" w:date="2026-01-01T00:00:00Z">
        <w:r>
          <w:delText xml:space="preserve"> </w:delText>
        </w:r>
      </w:del>
      <w:del w:id="3182" w:author="PR Preview" w:date="2026-01-01T00:00:00Z">
        <w:r>
          <w:delText xml:space="preserve">Let</w:delText>
        </w:r>
      </w:del>
      <w:del w:id="31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184" w:author="PR Preview" w:date="2026-01-01T00:00:00Z">
        <w:r>
          <w:delText xml:space="preserve"> </w:delText>
        </w:r>
      </w:del>
      <w:del w:id="3185" w:author="PR Preview" w:date="2026-01-01T00:00:00Z">
        <w:r>
          <w:delText xml:space="preserve">and</w:delText>
        </w:r>
      </w:del>
      <w:del w:id="318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3187" w:author="PR Preview" w:date="2026-01-01T00:00:00Z">
        <w:r>
          <w:delText xml:space="preserve">. Then</w:delText>
        </w:r>
      </w:del>
    </w:p>
    <w:p>
      <w:pPr>
        <w:pStyle w:val="FirstParagraph"/>
      </w:pPr>
      <w:ins w:id="3188" w:author="PR Preview" w:date="2026-01-01T00:00:00Z">
        <w:r>
          <w:rPr>
            <w:b/>
            <w:bCs/>
          </w:rPr>
          <w:t xml:space="preserve">Example 159 (A matrix with many generalized inverses)</w:t>
        </w:r>
      </w:ins>
      <w:ins w:id="3189" w:author="PR Preview" w:date="2026-01-01T00:00:00Z">
        <w:r>
          <w:t xml:space="preserve"> </w:t>
        </w:r>
      </w:ins>
      <w:ins w:id="3190" w:author="PR Preview" w:date="2026-01-01T00:00:00Z">
        <w:r>
          <w:t xml:space="preserve">Let</w:t>
        </w:r>
      </w:ins>
      <w:ins w:id="31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192" w:author="PR Preview" w:date="2026-01-01T00:00:00Z">
        <w:r>
          <w:t xml:space="preserve"> </w:t>
        </w:r>
      </w:ins>
      <w:ins w:id="3193" w:author="PR Preview" w:date="2026-01-01T00:00:00Z">
        <w:r>
          <w:t xml:space="preserve">and</w:t>
        </w:r>
      </w:ins>
      <w:ins w:id="319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3195"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del w:id="3196" w:author="PR Preview" w:date="2026-01-01T00:00:00Z">
        <w:r>
          <w:rPr>
            <w:b/>
            <w:bCs/>
          </w:rPr>
          <w:delText xml:space="preserve">Theorem 85 (An invertible matrix has only one generalized inverse)</w:delText>
        </w:r>
      </w:del>
      <w:del w:id="3197" w:author="PR Preview" w:date="2026-01-01T00:00:00Z">
        <w:r>
          <w:delText xml:space="preserve"> </w:delText>
        </w:r>
      </w:del>
      <w:del w:id="3198" w:author="PR Preview" w:date="2026-01-01T00:00:00Z">
        <w:r>
          <w:delText xml:space="preserve">If</w:delText>
        </w:r>
      </w:del>
      <w:del w:id="3199" w:author="PR Preview" w:date="2026-01-01T00:00:00Z">
        <w:r>
          <w:delText xml:space="preserve"> </w:delText>
        </w:r>
      </w:del>
      <m:oMath>
        <m:r>
          <m:rPr>
            <m:sty m:val="bi"/>
          </m:rPr>
          <m:t>A</m:t>
        </m:r>
      </m:oMath>
      <w:del w:id="3200" w:author="PR Preview" w:date="2026-01-01T00:00:00Z">
        <w:r>
          <w:delText xml:space="preserve"> </w:delText>
        </w:r>
      </w:del>
      <w:del w:id="3201" w:author="PR Preview" w:date="2026-01-01T00:00:00Z">
        <w:r>
          <w:delText xml:space="preserve">is an invertible</w:delText>
        </w:r>
      </w:del>
      <w:del w:id="3202" w:author="PR Preview" w:date="2026-01-01T00:00:00Z">
        <w:r>
          <w:delText xml:space="preserve"> </w:delText>
        </w:r>
      </w:del>
      <m:oMath>
        <m:r>
          <m:t>p</m:t>
        </m:r>
        <m:r>
          <m:rPr>
            <m:sty m:val="p"/>
          </m:rPr>
          <m:t>×</m:t>
        </m:r>
        <m:r>
          <m:t>p</m:t>
        </m:r>
      </m:oMath>
      <w:del w:id="3203" w:author="PR Preview" w:date="2026-01-01T00:00:00Z">
        <w:r>
          <w:delText xml:space="preserve"> </w:delText>
        </w:r>
      </w:del>
      <w:del w:id="3204" w:author="PR Preview" w:date="2026-01-01T00:00:00Z">
        <w:r>
          <w:delText xml:space="preserve">matrix (</w:delText>
        </w:r>
      </w:del>
      <w:hyperlink w:anchor="def-invertible-matrix">
        <w:del w:id="3205" w:author="PR Preview" w:date="2026-01-01T00:00:00Z">
          <w:r>
            <w:rPr>
              <w:rStyle w:val="Hyperlink"/>
            </w:rPr>
            <w:delText xml:space="preserve">Definition 72</w:delText>
          </w:r>
        </w:del>
      </w:hyperlink>
      <w:del w:id="3206" w:author="PR Preview" w:date="2026-01-01T00:00:00Z">
        <w:r>
          <w:delText xml:space="preserve">),</w:delText>
        </w:r>
      </w:del>
      <w:del w:id="3207" w:author="PR Preview" w:date="2026-01-01T00:00:00Z">
        <w:r>
          <w:delText xml:space="preserve"> </w:delText>
        </w:r>
      </w:del>
      <w:del w:id="3208" w:author="PR Preview" w:date="2026-01-01T00:00:00Z">
        <w:r>
          <w:delText xml:space="preserve">its only generalized inverse is</w:delText>
        </w:r>
      </w:del>
      <w:del w:id="3209" w:author="PR Preview" w:date="2026-01-01T00:00:00Z">
        <w:r>
          <w:delText xml:space="preserve"> </w:delText>
        </w:r>
      </w:del>
      <m:oMath>
        <m:sSup>
          <m:e>
            <m:r>
              <m:rPr>
                <m:sty m:val="bi"/>
              </m:rPr>
              <m:t>A</m:t>
            </m:r>
          </m:e>
          <m:sup>
            <m:r>
              <m:rPr>
                <m:sty m:val="p"/>
              </m:rPr>
              <m:t>−</m:t>
            </m:r>
            <m:r>
              <m:t>1</m:t>
            </m:r>
          </m:sup>
        </m:sSup>
      </m:oMath>
      <w:del w:id="3210" w:author="PR Preview" w:date="2026-01-01T00:00:00Z">
        <w:r>
          <w:delText xml:space="preserve">.</w:delText>
        </w:r>
      </w:del>
    </w:p>
    <w:p>
      <w:pPr>
        <w:pStyle w:val="BodyText"/>
      </w:pPr>
      <w:ins w:id="3211" w:author="PR Preview" w:date="2026-01-01T00:00:00Z">
        <w:r>
          <w:rPr>
            <w:b/>
            <w:bCs/>
          </w:rPr>
          <w:t xml:space="preserve">Theorem 86 (An invertible matrix has only one generalized inverse)</w:t>
        </w:r>
      </w:ins>
      <w:ins w:id="3212" w:author="PR Preview" w:date="2026-01-01T00:00:00Z">
        <w:r>
          <w:t xml:space="preserve"> </w:t>
        </w:r>
      </w:ins>
      <w:ins w:id="3213" w:author="PR Preview" w:date="2026-01-01T00:00:00Z">
        <w:r>
          <w:t xml:space="preserve">If</w:t>
        </w:r>
      </w:ins>
      <w:ins w:id="3214" w:author="PR Preview" w:date="2026-01-01T00:00:00Z">
        <w:r>
          <w:t xml:space="preserve"> </w:t>
        </w:r>
      </w:ins>
      <m:oMath>
        <m:r>
          <m:rPr>
            <m:sty m:val="bi"/>
          </m:rPr>
          <m:t>A</m:t>
        </m:r>
      </m:oMath>
      <w:ins w:id="3215" w:author="PR Preview" w:date="2026-01-01T00:00:00Z">
        <w:r>
          <w:t xml:space="preserve"> </w:t>
        </w:r>
      </w:ins>
      <w:ins w:id="3216" w:author="PR Preview" w:date="2026-01-01T00:00:00Z">
        <w:r>
          <w:t xml:space="preserve">is an invertible</w:t>
        </w:r>
      </w:ins>
      <w:ins w:id="3217" w:author="PR Preview" w:date="2026-01-01T00:00:00Z">
        <w:r>
          <w:t xml:space="preserve"> </w:t>
        </w:r>
      </w:ins>
      <m:oMath>
        <m:r>
          <m:t>p</m:t>
        </m:r>
        <m:r>
          <m:rPr>
            <m:sty m:val="p"/>
          </m:rPr>
          <m:t>×</m:t>
        </m:r>
        <m:r>
          <m:t>p</m:t>
        </m:r>
      </m:oMath>
      <w:ins w:id="3218" w:author="PR Preview" w:date="2026-01-01T00:00:00Z">
        <w:r>
          <w:t xml:space="preserve"> </w:t>
        </w:r>
      </w:ins>
      <w:ins w:id="3219" w:author="PR Preview" w:date="2026-01-01T00:00:00Z">
        <w:r>
          <w:t xml:space="preserve">matrix (</w:t>
        </w:r>
      </w:ins>
      <w:hyperlink w:anchor="def-invertible-matrix">
        <w:ins w:id="3220" w:author="PR Preview" w:date="2026-01-01T00:00:00Z">
          <w:r>
            <w:rPr>
              <w:rStyle w:val="Hyperlink"/>
            </w:rPr>
            <w:t xml:space="preserve">Definition 72</w:t>
          </w:r>
        </w:ins>
      </w:hyperlink>
      <w:ins w:id="3221" w:author="PR Preview" w:date="2026-01-01T00:00:00Z">
        <w:r>
          <w:t xml:space="preserve">),</w:t>
        </w:r>
      </w:ins>
      <w:ins w:id="3222" w:author="PR Preview" w:date="2026-01-01T00:00:00Z">
        <w:r>
          <w:t xml:space="preserve"> </w:t>
        </w:r>
      </w:ins>
      <w:ins w:id="3223" w:author="PR Preview" w:date="2026-01-01T00:00:00Z">
        <w:r>
          <w:t xml:space="preserve">its only generalized inverse is</w:t>
        </w:r>
      </w:ins>
      <w:ins w:id="3224" w:author="PR Preview" w:date="2026-01-01T00:00:00Z">
        <w:r>
          <w:t xml:space="preserve"> </w:t>
        </w:r>
      </w:ins>
      <m:oMath>
        <m:sSup>
          <m:e>
            <m:r>
              <m:rPr>
                <m:sty m:val="bi"/>
              </m:rPr>
              <m:t>A</m:t>
            </m:r>
          </m:e>
          <m:sup>
            <m:r>
              <m:rPr>
                <m:sty m:val="p"/>
              </m:rPr>
              <m:t>−</m:t>
            </m:r>
            <m:r>
              <m:t>1</m:t>
            </m:r>
          </m:sup>
        </m:sSup>
      </m:oMath>
      <w:ins w:id="3225" w:author="PR Preview" w:date="2026-01-01T00:00:00Z">
        <w:r>
          <w:t xml:space="preserve">.</w:t>
        </w:r>
      </w:ins>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del w:id="3226" w:author="PR Preview" w:date="2026-01-01T00:00:00Z">
        <w:r>
          <w:rPr>
            <w:b/>
            <w:bCs/>
          </w:rPr>
          <w:delText xml:space="preserve">Example 159 (The generalized inverse of an invertible matrix)</w:delText>
        </w:r>
      </w:del>
      <w:del w:id="3227" w:author="PR Preview" w:date="2026-01-01T00:00:00Z">
        <w:r>
          <w:delText xml:space="preserve"> </w:delText>
        </w:r>
      </w:del>
      <w:del w:id="3228" w:author="PR Preview" w:date="2026-01-01T00:00:00Z">
        <w:r>
          <w:delText xml:space="preserve">For</w:delText>
        </w:r>
      </w:del>
      <w:del w:id="32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230" w:author="PR Preview" w:date="2026-01-01T00:00:00Z">
        <w:r>
          <w:delText xml:space="preserve"> </w:delText>
        </w:r>
      </w:del>
      <w:del w:id="3231" w:author="PR Preview" w:date="2026-01-01T00:00:00Z">
        <w:r>
          <w:delText xml:space="preserve">of</w:delText>
        </w:r>
      </w:del>
      <w:del w:id="3232" w:author="PR Preview" w:date="2026-01-01T00:00:00Z">
        <w:r>
          <w:delText xml:space="preserve"> </w:delText>
        </w:r>
      </w:del>
      <w:hyperlink w:anchor="exm-invertible-matrix">
        <w:del w:id="3233" w:author="PR Preview" w:date="2026-01-01T00:00:00Z">
          <w:r>
            <w:rPr>
              <w:rStyle w:val="Hyperlink"/>
            </w:rPr>
            <w:delText xml:space="preserve">Example 119</w:delText>
          </w:r>
        </w:del>
      </w:hyperlink>
      <w:del w:id="3234" w:author="PR Preview" w:date="2026-01-01T00:00:00Z">
        <w:r>
          <w:delText xml:space="preserve">,</w:delText>
        </w:r>
      </w:del>
      <w:del w:id="3235" w:author="PR Preview" w:date="2026-01-01T00:00:00Z">
        <w:r>
          <w:delText xml:space="preserve"> </w:delText>
        </w:r>
      </w:del>
      <w:del w:id="3236" w:author="PR Preview" w:date="2026-01-01T00:00:00Z">
        <w:r>
          <w:delText xml:space="preserve">the only generalized inverse is</w:delText>
        </w:r>
      </w:del>
      <w:del w:id="323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3238" w:author="PR Preview" w:date="2026-01-01T00:00:00Z">
        <w:r>
          <w:delText xml:space="preserve">.</w:delText>
        </w:r>
      </w:del>
      <w:del w:id="3239" w:author="PR Preview" w:date="2026-01-01T00:00:00Z">
        <w:r>
          <w:delText xml:space="preserve"> </w:delText>
        </w:r>
      </w:del>
      <w:del w:id="3240" w:author="PR Preview" w:date="2026-01-01T00:00:00Z">
        <w:r>
          <w:delText xml:space="preserve">The matrix of</w:delText>
        </w:r>
      </w:del>
      <w:del w:id="3241" w:author="PR Preview" w:date="2026-01-01T00:00:00Z">
        <w:r>
          <w:delText xml:space="preserve"> </w:delText>
        </w:r>
      </w:del>
      <w:hyperlink w:anchor="exm-generalized-inverse">
        <w:del w:id="3242" w:author="PR Preview" w:date="2026-01-01T00:00:00Z">
          <w:r>
            <w:rPr>
              <w:rStyle w:val="Hyperlink"/>
            </w:rPr>
            <w:delText xml:space="preserve">Example 158</w:delText>
          </w:r>
        </w:del>
      </w:hyperlink>
      <w:del w:id="3243" w:author="PR Preview" w:date="2026-01-01T00:00:00Z">
        <w:r>
          <w:delText xml:space="preserve">, by contrast, has infinitely many,</w:delText>
        </w:r>
      </w:del>
      <w:del w:id="3244" w:author="PR Preview" w:date="2026-01-01T00:00:00Z">
        <w:r>
          <w:delText xml:space="preserve"> </w:delText>
        </w:r>
      </w:del>
      <w:del w:id="3245" w:author="PR Preview" w:date="2026-01-01T00:00:00Z">
        <w:r>
          <w:delText xml:space="preserve">so by</w:delText>
        </w:r>
      </w:del>
      <w:del w:id="3246" w:author="PR Preview" w:date="2026-01-01T00:00:00Z">
        <w:r>
          <w:delText xml:space="preserve"> </w:delText>
        </w:r>
      </w:del>
      <w:hyperlink w:anchor="thm-generalized-inverse-invertible">
        <w:del w:id="3247" w:author="PR Preview" w:date="2026-01-01T00:00:00Z">
          <w:r>
            <w:rPr>
              <w:rStyle w:val="Hyperlink"/>
            </w:rPr>
            <w:delText xml:space="preserve">Theorem 85</w:delText>
          </w:r>
        </w:del>
      </w:hyperlink>
      <w:del w:id="3248" w:author="PR Preview" w:date="2026-01-01T00:00:00Z">
        <w:r>
          <w:delText xml:space="preserve"> </w:delText>
        </w:r>
      </w:del>
      <w:del w:id="3249" w:author="PR Preview" w:date="2026-01-01T00:00:00Z">
        <w:r>
          <w:delText xml:space="preserve">it is singular.</w:delText>
        </w:r>
      </w:del>
    </w:p>
    <w:p>
      <w:pPr>
        <w:pStyle w:val="BodyText"/>
      </w:pPr>
      <w:del w:id="3250" w:author="PR Preview" w:date="2026-01-01T00:00:00Z">
        <w:r>
          <w:rPr>
            <w:b/>
            <w:bCs/>
          </w:rPr>
          <w:delText xml:space="preserve">Theorem 86 (A generalized inverse solves every solvable system)</w:delText>
        </w:r>
      </w:del>
      <w:del w:id="3251" w:author="PR Preview" w:date="2026-01-01T00:00:00Z">
        <w:r>
          <w:delText xml:space="preserve"> </w:delText>
        </w:r>
      </w:del>
      <w:del w:id="3252" w:author="PR Preview" w:date="2026-01-01T00:00:00Z">
        <w:r>
          <w:delText xml:space="preserve">Let</w:delText>
        </w:r>
      </w:del>
      <w:del w:id="3253" w:author="PR Preview" w:date="2026-01-01T00:00:00Z">
        <w:r>
          <w:delText xml:space="preserve"> </w:delText>
        </w:r>
      </w:del>
      <m:oMath>
        <m:r>
          <m:rPr>
            <m:sty m:val="bi"/>
          </m:rPr>
          <m:t>A</m:t>
        </m:r>
      </m:oMath>
      <w:del w:id="3254" w:author="PR Preview" w:date="2026-01-01T00:00:00Z">
        <w:r>
          <w:delText xml:space="preserve"> </w:delText>
        </w:r>
      </w:del>
      <w:del w:id="3255" w:author="PR Preview" w:date="2026-01-01T00:00:00Z">
        <w:r>
          <w:delText xml:space="preserve">be</w:delText>
        </w:r>
      </w:del>
      <w:del w:id="3256" w:author="PR Preview" w:date="2026-01-01T00:00:00Z">
        <w:r>
          <w:delText xml:space="preserve"> </w:delText>
        </w:r>
      </w:del>
      <m:oMath>
        <m:r>
          <m:t>m</m:t>
        </m:r>
        <m:r>
          <m:rPr>
            <m:sty m:val="p"/>
          </m:rPr>
          <m:t>×</m:t>
        </m:r>
        <m:r>
          <m:t>n</m:t>
        </m:r>
      </m:oMath>
      <w:del w:id="3257" w:author="PR Preview" w:date="2026-01-01T00:00:00Z">
        <w:r>
          <w:delText xml:space="preserve">, let</w:delText>
        </w:r>
      </w:del>
      <w:del w:id="3258" w:author="PR Preview" w:date="2026-01-01T00:00:00Z">
        <w:r>
          <w:delText xml:space="preserve"> </w:delText>
        </w:r>
      </w:del>
      <m:oMath>
        <m:r>
          <m:rPr>
            <m:sty m:val="bi"/>
          </m:rPr>
          <m:t>G</m:t>
        </m:r>
      </m:oMath>
      <w:del w:id="3259" w:author="PR Preview" w:date="2026-01-01T00:00:00Z">
        <w:r>
          <w:delText xml:space="preserve"> </w:delText>
        </w:r>
      </w:del>
      <w:del w:id="3260" w:author="PR Preview" w:date="2026-01-01T00:00:00Z">
        <w:r>
          <w:delText xml:space="preserve">be a generalized inverse of</w:delText>
        </w:r>
      </w:del>
      <w:del w:id="3261" w:author="PR Preview" w:date="2026-01-01T00:00:00Z">
        <w:r>
          <w:delText xml:space="preserve"> </w:delText>
        </w:r>
      </w:del>
      <m:oMath>
        <m:r>
          <m:rPr>
            <m:sty m:val="bi"/>
          </m:rPr>
          <m:t>A</m:t>
        </m:r>
      </m:oMath>
      <w:del w:id="3262" w:author="PR Preview" w:date="2026-01-01T00:00:00Z">
        <w:r>
          <w:delText xml:space="preserve"> </w:delText>
        </w:r>
      </w:del>
      <w:del w:id="3263" w:author="PR Preview" w:date="2026-01-01T00:00:00Z">
        <w:r>
          <w:delText xml:space="preserve">(</w:delText>
        </w:r>
      </w:del>
      <w:hyperlink w:anchor="def-generalized-inverse">
        <w:del w:id="3264" w:author="PR Preview" w:date="2026-01-01T00:00:00Z">
          <w:r>
            <w:rPr>
              <w:rStyle w:val="Hyperlink"/>
            </w:rPr>
            <w:delText xml:space="preserve">Definition 92</w:delText>
          </w:r>
        </w:del>
      </w:hyperlink>
      <w:del w:id="3265" w:author="PR Preview" w:date="2026-01-01T00:00:00Z">
        <w:r>
          <w:delText xml:space="preserve">), and let</w:delText>
        </w:r>
      </w:del>
      <w:del w:id="3266"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3267" w:author="PR Preview" w:date="2026-01-01T00:00:00Z">
        <w:r>
          <w:delText xml:space="preserve">.</w:delText>
        </w:r>
      </w:del>
      <w:del w:id="3268" w:author="PR Preview" w:date="2026-01-01T00:00:00Z">
        <w:r>
          <w:delText xml:space="preserve"> </w:delText>
        </w:r>
      </w:del>
      <w:del w:id="3269" w:author="PR Preview" w:date="2026-01-01T00:00:00Z">
        <w:r>
          <w:delText xml:space="preserve">If</w:delText>
        </w:r>
      </w:del>
      <w:del w:id="3270" w:author="PR Preview" w:date="2026-01-01T00:00:00Z">
        <w:r>
          <w:delText xml:space="preserve"> </w:delText>
        </w:r>
      </w:del>
      <m:oMath>
        <m:r>
          <m:rPr>
            <m:sty m:val="bi"/>
          </m:rPr>
          <m:t>A</m:t>
        </m:r>
        <m:acc>
          <m:accPr>
            <m:chr m:val="̃"/>
          </m:accPr>
          <m:e>
            <m:r>
              <m:t>x</m:t>
            </m:r>
          </m:e>
        </m:acc>
        <m:r>
          <m:rPr>
            <m:sty m:val="p"/>
          </m:rPr>
          <m:t>=</m:t>
        </m:r>
        <m:acc>
          <m:accPr>
            <m:chr m:val="̃"/>
          </m:accPr>
          <m:e>
            <m:r>
              <m:t>b</m:t>
            </m:r>
          </m:e>
        </m:acc>
      </m:oMath>
      <w:del w:id="3271" w:author="PR Preview" w:date="2026-01-01T00:00:00Z">
        <w:r>
          <w:delText xml:space="preserve"> </w:delText>
        </w:r>
      </w:del>
      <w:del w:id="3272" w:author="PR Preview" w:date="2026-01-01T00:00:00Z">
        <w:r>
          <w:delText xml:space="preserve">has a solution,</w:delText>
        </w:r>
      </w:del>
      <w:del w:id="3273" w:author="PR Preview" w:date="2026-01-01T00:00:00Z">
        <w:r>
          <w:delText xml:space="preserve"> </w:delText>
        </w:r>
      </w:del>
      <w:del w:id="3274" w:author="PR Preview" w:date="2026-01-01T00:00:00Z">
        <w:r>
          <w:delText xml:space="preserve">then</w:delText>
        </w:r>
      </w:del>
      <w:del w:id="3275" w:author="PR Preview" w:date="2026-01-01T00:00:00Z">
        <w:r>
          <w:delText xml:space="preserve"> </w:delText>
        </w:r>
      </w:del>
      <m:oMath>
        <m:r>
          <m:rPr>
            <m:sty m:val="bi"/>
          </m:rPr>
          <m:t>G</m:t>
        </m:r>
        <m:acc>
          <m:accPr>
            <m:chr m:val="̃"/>
          </m:accPr>
          <m:e>
            <m:r>
              <m:t>b</m:t>
            </m:r>
          </m:e>
        </m:acc>
      </m:oMath>
      <w:del w:id="3276" w:author="PR Preview" w:date="2026-01-01T00:00:00Z">
        <w:r>
          <w:delText xml:space="preserve"> </w:delText>
        </w:r>
      </w:del>
      <w:del w:id="3277" w:author="PR Preview" w:date="2026-01-01T00:00:00Z">
        <w:r>
          <w:delText xml:space="preserve">is a solution.</w:delText>
        </w:r>
      </w:del>
    </w:p>
    <w:p>
      <w:pPr>
        <w:pStyle w:val="FirstParagraph"/>
      </w:pPr>
      <w:ins w:id="3278" w:author="PR Preview" w:date="2026-01-01T00:00:00Z">
        <w:r>
          <w:rPr>
            <w:b/>
            <w:bCs/>
          </w:rPr>
          <w:t xml:space="preserve">Example 160 (The generalized inverse of an invertible matrix)</w:t>
        </w:r>
      </w:ins>
      <w:ins w:id="3279" w:author="PR Preview" w:date="2026-01-01T00:00:00Z">
        <w:r>
          <w:t xml:space="preserve"> </w:t>
        </w:r>
      </w:ins>
      <w:ins w:id="3280" w:author="PR Preview" w:date="2026-01-01T00:00:00Z">
        <w:r>
          <w:t xml:space="preserve">For</w:t>
        </w:r>
      </w:ins>
      <w:ins w:id="328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282" w:author="PR Preview" w:date="2026-01-01T00:00:00Z">
        <w:r>
          <w:t xml:space="preserve"> </w:t>
        </w:r>
      </w:ins>
      <w:ins w:id="3283" w:author="PR Preview" w:date="2026-01-01T00:00:00Z">
        <w:r>
          <w:t xml:space="preserve">of</w:t>
        </w:r>
      </w:ins>
      <w:ins w:id="3284" w:author="PR Preview" w:date="2026-01-01T00:00:00Z">
        <w:r>
          <w:t xml:space="preserve"> </w:t>
        </w:r>
      </w:ins>
      <w:hyperlink w:anchor="exm-invertible-matrix">
        <w:ins w:id="3285" w:author="PR Preview" w:date="2026-01-01T00:00:00Z">
          <w:r>
            <w:rPr>
              <w:rStyle w:val="Hyperlink"/>
            </w:rPr>
            <w:t xml:space="preserve">Example 119</w:t>
          </w:r>
        </w:ins>
      </w:hyperlink>
      <w:ins w:id="3286" w:author="PR Preview" w:date="2026-01-01T00:00:00Z">
        <w:r>
          <w:t xml:space="preserve">,</w:t>
        </w:r>
      </w:ins>
      <w:ins w:id="3287" w:author="PR Preview" w:date="2026-01-01T00:00:00Z">
        <w:r>
          <w:t xml:space="preserve"> </w:t>
        </w:r>
      </w:ins>
      <w:ins w:id="3288" w:author="PR Preview" w:date="2026-01-01T00:00:00Z">
        <w:r>
          <w:t xml:space="preserve">the only generalized inverse is</w:t>
        </w:r>
      </w:ins>
      <w:ins w:id="3289"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3290" w:author="PR Preview" w:date="2026-01-01T00:00:00Z">
        <w:r>
          <w:t xml:space="preserve">.</w:t>
        </w:r>
      </w:ins>
      <w:ins w:id="3291" w:author="PR Preview" w:date="2026-01-01T00:00:00Z">
        <w:r>
          <w:t xml:space="preserve"> </w:t>
        </w:r>
      </w:ins>
      <w:ins w:id="3292" w:author="PR Preview" w:date="2026-01-01T00:00:00Z">
        <w:r>
          <w:t xml:space="preserve">The matrix of</w:t>
        </w:r>
      </w:ins>
      <w:ins w:id="3293" w:author="PR Preview" w:date="2026-01-01T00:00:00Z">
        <w:r>
          <w:t xml:space="preserve"> </w:t>
        </w:r>
      </w:ins>
      <w:hyperlink w:anchor="exm-generalized-inverse">
        <w:ins w:id="3294" w:author="PR Preview" w:date="2026-01-01T00:00:00Z">
          <w:r>
            <w:rPr>
              <w:rStyle w:val="Hyperlink"/>
            </w:rPr>
            <w:t xml:space="preserve">Example 159</w:t>
          </w:r>
        </w:ins>
      </w:hyperlink>
      <w:ins w:id="3295" w:author="PR Preview" w:date="2026-01-01T00:00:00Z">
        <w:r>
          <w:t xml:space="preserve">, by contrast, has infinitely many,</w:t>
        </w:r>
      </w:ins>
      <w:ins w:id="3296" w:author="PR Preview" w:date="2026-01-01T00:00:00Z">
        <w:r>
          <w:t xml:space="preserve"> </w:t>
        </w:r>
      </w:ins>
      <w:ins w:id="3297" w:author="PR Preview" w:date="2026-01-01T00:00:00Z">
        <w:r>
          <w:t xml:space="preserve">so by</w:t>
        </w:r>
      </w:ins>
      <w:ins w:id="3298" w:author="PR Preview" w:date="2026-01-01T00:00:00Z">
        <w:r>
          <w:t xml:space="preserve"> </w:t>
        </w:r>
      </w:ins>
      <w:hyperlink w:anchor="thm-generalized-inverse-invertible">
        <w:ins w:id="3299" w:author="PR Preview" w:date="2026-01-01T00:00:00Z">
          <w:r>
            <w:rPr>
              <w:rStyle w:val="Hyperlink"/>
            </w:rPr>
            <w:t xml:space="preserve">Theorem 86</w:t>
          </w:r>
        </w:ins>
      </w:hyperlink>
      <w:ins w:id="3300" w:author="PR Preview" w:date="2026-01-01T00:00:00Z">
        <w:r>
          <w:t xml:space="preserve"> </w:t>
        </w:r>
      </w:ins>
      <w:ins w:id="3301" w:author="PR Preview" w:date="2026-01-01T00:00:00Z">
        <w:r>
          <w:t xml:space="preserve">it is singular.</w:t>
        </w:r>
      </w:ins>
    </w:p>
    <w:bookmarkEnd w:id="515"/>
    <w:bookmarkStart w:id="516" w:name="thm-generalized-inverse-solves"/>
    <w:p>
      <w:pPr>
        <w:pStyle w:val="BodyText"/>
      </w:pPr>
      <w:ins w:id="3302" w:author="PR Preview" w:date="2026-01-01T00:00:00Z">
        <w:r>
          <w:rPr>
            <w:b/>
            <w:bCs/>
          </w:rPr>
          <w:t xml:space="preserve">Theorem 87 (A generalized inverse solves every solvable system)</w:t>
        </w:r>
      </w:ins>
      <w:ins w:id="3303" w:author="PR Preview" w:date="2026-01-01T00:00:00Z">
        <w:r>
          <w:t xml:space="preserve"> </w:t>
        </w:r>
      </w:ins>
      <w:ins w:id="3304" w:author="PR Preview" w:date="2026-01-01T00:00:00Z">
        <w:r>
          <w:t xml:space="preserve">Let</w:t>
        </w:r>
      </w:ins>
      <w:ins w:id="3305" w:author="PR Preview" w:date="2026-01-01T00:00:00Z">
        <w:r>
          <w:t xml:space="preserve"> </w:t>
        </w:r>
      </w:ins>
      <m:oMath>
        <m:r>
          <m:rPr>
            <m:sty m:val="bi"/>
          </m:rPr>
          <m:t>A</m:t>
        </m:r>
      </m:oMath>
      <w:ins w:id="3306" w:author="PR Preview" w:date="2026-01-01T00:00:00Z">
        <w:r>
          <w:t xml:space="preserve"> </w:t>
        </w:r>
      </w:ins>
      <w:ins w:id="3307" w:author="PR Preview" w:date="2026-01-01T00:00:00Z">
        <w:r>
          <w:t xml:space="preserve">be</w:t>
        </w:r>
      </w:ins>
      <w:ins w:id="3308" w:author="PR Preview" w:date="2026-01-01T00:00:00Z">
        <w:r>
          <w:t xml:space="preserve"> </w:t>
        </w:r>
      </w:ins>
      <m:oMath>
        <m:r>
          <m:t>m</m:t>
        </m:r>
        <m:r>
          <m:rPr>
            <m:sty m:val="p"/>
          </m:rPr>
          <m:t>×</m:t>
        </m:r>
        <m:r>
          <m:t>n</m:t>
        </m:r>
      </m:oMath>
      <w:ins w:id="3309" w:author="PR Preview" w:date="2026-01-01T00:00:00Z">
        <w:r>
          <w:t xml:space="preserve">, let</w:t>
        </w:r>
      </w:ins>
      <w:ins w:id="3310" w:author="PR Preview" w:date="2026-01-01T00:00:00Z">
        <w:r>
          <w:t xml:space="preserve"> </w:t>
        </w:r>
      </w:ins>
      <m:oMath>
        <m:r>
          <m:rPr>
            <m:sty m:val="bi"/>
          </m:rPr>
          <m:t>G</m:t>
        </m:r>
      </m:oMath>
      <w:ins w:id="3311" w:author="PR Preview" w:date="2026-01-01T00:00:00Z">
        <w:r>
          <w:t xml:space="preserve"> </w:t>
        </w:r>
      </w:ins>
      <w:ins w:id="3312" w:author="PR Preview" w:date="2026-01-01T00:00:00Z">
        <w:r>
          <w:t xml:space="preserve">be a generalized inverse of</w:t>
        </w:r>
      </w:ins>
      <w:ins w:id="3313" w:author="PR Preview" w:date="2026-01-01T00:00:00Z">
        <w:r>
          <w:t xml:space="preserve"> </w:t>
        </w:r>
      </w:ins>
      <m:oMath>
        <m:r>
          <m:rPr>
            <m:sty m:val="bi"/>
          </m:rPr>
          <m:t>A</m:t>
        </m:r>
      </m:oMath>
      <w:ins w:id="3314" w:author="PR Preview" w:date="2026-01-01T00:00:00Z">
        <w:r>
          <w:t xml:space="preserve"> </w:t>
        </w:r>
      </w:ins>
      <w:ins w:id="3315" w:author="PR Preview" w:date="2026-01-01T00:00:00Z">
        <w:r>
          <w:t xml:space="preserve">(</w:t>
        </w:r>
      </w:ins>
      <w:hyperlink w:anchor="def-generalized-inverse">
        <w:ins w:id="3316" w:author="PR Preview" w:date="2026-01-01T00:00:00Z">
          <w:r>
            <w:rPr>
              <w:rStyle w:val="Hyperlink"/>
            </w:rPr>
            <w:t xml:space="preserve">Definition 92</w:t>
          </w:r>
        </w:ins>
      </w:hyperlink>
      <w:ins w:id="3317" w:author="PR Preview" w:date="2026-01-01T00:00:00Z">
        <w:r>
          <w:t xml:space="preserve">), and let</w:t>
        </w:r>
      </w:ins>
      <w:ins w:id="3318" w:author="PR Preview" w:date="2026-01-01T00:00:00Z">
        <w:r>
          <w:t xml:space="preserve"> </w:t>
        </w:r>
      </w:ins>
      <m:oMath>
        <m:acc>
          <m:accPr>
            <m:chr m:val="̃"/>
          </m:accPr>
          <m:e>
            <m:r>
              <m:t>b</m:t>
            </m:r>
          </m:e>
        </m:acc>
        <m:r>
          <m:rPr>
            <m:sty m:val="p"/>
          </m:rPr>
          <m:t>∈</m:t>
        </m:r>
        <m:sSup>
          <m:e>
            <m:r>
              <m:rPr>
                <m:scr m:val="double-struck"/>
                <m:sty m:val="p"/>
              </m:rPr>
              <m:t>R</m:t>
            </m:r>
          </m:e>
          <m:sup>
            <m:r>
              <m:t>m</m:t>
            </m:r>
          </m:sup>
        </m:sSup>
      </m:oMath>
      <w:ins w:id="3319" w:author="PR Preview" w:date="2026-01-01T00:00:00Z">
        <w:r>
          <w:t xml:space="preserve">.</w:t>
        </w:r>
      </w:ins>
      <w:ins w:id="3320" w:author="PR Preview" w:date="2026-01-01T00:00:00Z">
        <w:r>
          <w:t xml:space="preserve"> </w:t>
        </w:r>
      </w:ins>
      <w:ins w:id="3321" w:author="PR Preview" w:date="2026-01-01T00:00:00Z">
        <w:r>
          <w:t xml:space="preserve">If</w:t>
        </w:r>
      </w:ins>
      <w:ins w:id="3322" w:author="PR Preview" w:date="2026-01-01T00:00:00Z">
        <w:r>
          <w:t xml:space="preserve"> </w:t>
        </w:r>
      </w:ins>
      <m:oMath>
        <m:r>
          <m:rPr>
            <m:sty m:val="bi"/>
          </m:rPr>
          <m:t>A</m:t>
        </m:r>
        <m:acc>
          <m:accPr>
            <m:chr m:val="̃"/>
          </m:accPr>
          <m:e>
            <m:r>
              <m:t>x</m:t>
            </m:r>
          </m:e>
        </m:acc>
        <m:r>
          <m:rPr>
            <m:sty m:val="p"/>
          </m:rPr>
          <m:t>=</m:t>
        </m:r>
        <m:acc>
          <m:accPr>
            <m:chr m:val="̃"/>
          </m:accPr>
          <m:e>
            <m:r>
              <m:t>b</m:t>
            </m:r>
          </m:e>
        </m:acc>
      </m:oMath>
      <w:ins w:id="3323" w:author="PR Preview" w:date="2026-01-01T00:00:00Z">
        <w:r>
          <w:t xml:space="preserve"> </w:t>
        </w:r>
      </w:ins>
      <w:ins w:id="3324" w:author="PR Preview" w:date="2026-01-01T00:00:00Z">
        <w:r>
          <w:t xml:space="preserve">has a solution,</w:t>
        </w:r>
      </w:ins>
      <w:ins w:id="3325" w:author="PR Preview" w:date="2026-01-01T00:00:00Z">
        <w:r>
          <w:t xml:space="preserve"> </w:t>
        </w:r>
      </w:ins>
      <w:ins w:id="3326" w:author="PR Preview" w:date="2026-01-01T00:00:00Z">
        <w:r>
          <w:t xml:space="preserve">then</w:t>
        </w:r>
      </w:ins>
      <w:ins w:id="3327" w:author="PR Preview" w:date="2026-01-01T00:00:00Z">
        <w:r>
          <w:t xml:space="preserve"> </w:t>
        </w:r>
      </w:ins>
      <m:oMath>
        <m:r>
          <m:rPr>
            <m:sty m:val="bi"/>
          </m:rPr>
          <m:t>G</m:t>
        </m:r>
        <m:acc>
          <m:accPr>
            <m:chr m:val="̃"/>
          </m:accPr>
          <m:e>
            <m:r>
              <m:t>b</m:t>
            </m:r>
          </m:e>
        </m:acc>
      </m:oMath>
      <w:ins w:id="3328" w:author="PR Preview" w:date="2026-01-01T00:00:00Z">
        <w:r>
          <w:t xml:space="preserve"> </w:t>
        </w:r>
      </w:ins>
      <w:ins w:id="3329" w:author="PR Preview" w:date="2026-01-01T00:00:00Z">
        <w:r>
          <w:t xml:space="preserve">is a solution.</w:t>
        </w:r>
      </w:ins>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del w:id="3330" w:author="PR Preview" w:date="2026-01-01T00:00:00Z">
        <w:r>
          <w:rPr>
            <w:b/>
            <w:bCs/>
          </w:rPr>
          <w:delText xml:space="preserve">Example 160 (Solving with a generalized inverse)</w:delText>
        </w:r>
      </w:del>
      <w:del w:id="3331" w:author="PR Preview" w:date="2026-01-01T00:00:00Z">
        <w:r>
          <w:delText xml:space="preserve"> </w:delText>
        </w:r>
      </w:del>
      <w:del w:id="3332" w:author="PR Preview" w:date="2026-01-01T00:00:00Z">
        <w:r>
          <w:delText xml:space="preserve">With</w:delText>
        </w:r>
      </w:del>
      <w:del w:id="33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334" w:author="PR Preview" w:date="2026-01-01T00:00:00Z">
        <w:r>
          <w:delText xml:space="preserve"> </w:delText>
        </w:r>
      </w:del>
      <w:del w:id="3335" w:author="PR Preview" w:date="2026-01-01T00:00:00Z">
        <w:r>
          <w:delText xml:space="preserve">and its generalized inverse</w:delText>
        </w:r>
      </w:del>
      <w:del w:id="333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337" w:author="PR Preview" w:date="2026-01-01T00:00:00Z">
        <w:r>
          <w:delText xml:space="preserve"> </w:delText>
        </w:r>
      </w:del>
      <w:del w:id="3338" w:author="PR Preview" w:date="2026-01-01T00:00:00Z">
        <w:r>
          <w:delText xml:space="preserve">(</w:delText>
        </w:r>
      </w:del>
      <w:hyperlink w:anchor="exm-generalized-inverse">
        <w:del w:id="3339" w:author="PR Preview" w:date="2026-01-01T00:00:00Z">
          <w:r>
            <w:rPr>
              <w:rStyle w:val="Hyperlink"/>
            </w:rPr>
            <w:delText xml:space="preserve">Example 158</w:delText>
          </w:r>
        </w:del>
      </w:hyperlink>
      <w:del w:id="3340" w:author="PR Preview" w:date="2026-01-01T00:00:00Z">
        <w:r>
          <w:delText xml:space="preserve">),</w:delText>
        </w:r>
      </w:del>
      <w:del w:id="3341" w:author="PR Preview" w:date="2026-01-01T00:00:00Z">
        <w:r>
          <w:delText xml:space="preserve"> </w:delText>
        </w:r>
      </w:del>
      <w:del w:id="3342" w:author="PR Preview" w:date="2026-01-01T00:00:00Z">
        <w:r>
          <w:delText xml:space="preserve">the system</w:delText>
        </w:r>
      </w:del>
      <w:del w:id="3343"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0</m:t>
        </m:r>
        <m:r>
          <m:rPr>
            <m:sty m:val="p"/>
          </m:rPr>
          <m:t>)</m:t>
        </m:r>
      </m:oMath>
      <w:del w:id="3344" w:author="PR Preview" w:date="2026-01-01T00:00:00Z">
        <w:r>
          <w:delText xml:space="preserve"> </w:delText>
        </w:r>
      </w:del>
      <w:del w:id="3345" w:author="PR Preview" w:date="2026-01-01T00:00:00Z">
        <w:r>
          <w:delText xml:space="preserve">has the solution</w:delText>
        </w:r>
      </w:del>
      <w:del w:id="3346" w:author="PR Preview" w:date="2026-01-01T00:00:00Z">
        <w:r>
          <w:delText xml:space="preserve"> </w:delText>
        </w:r>
      </w:del>
      <m:oMath>
        <m:r>
          <m:rPr>
            <m:sty m:val="p"/>
          </m:rPr>
          <m:t>(</m:t>
        </m:r>
        <m:r>
          <m:t>2</m:t>
        </m:r>
        <m:r>
          <m:rPr>
            <m:sty m:val="p"/>
          </m:rPr>
          <m:t>,</m:t>
        </m:r>
        <m:r>
          <m:t>0</m:t>
        </m:r>
        <m:r>
          <m:rPr>
            <m:sty m:val="p"/>
          </m:rPr>
          <m:t>)</m:t>
        </m:r>
      </m:oMath>
      <w:del w:id="3347" w:author="PR Preview" w:date="2026-01-01T00:00:00Z">
        <w:r>
          <w:delText xml:space="preserve">,</w:delText>
        </w:r>
      </w:del>
      <w:del w:id="3348" w:author="PR Preview" w:date="2026-01-01T00:00:00Z">
        <w:r>
          <w:delText xml:space="preserve"> </w:delText>
        </w:r>
      </w:del>
      <w:del w:id="3349" w:author="PR Preview" w:date="2026-01-01T00:00:00Z">
        <w:r>
          <w:delText xml:space="preserve">and</w:delText>
        </w:r>
      </w:del>
      <w:del w:id="3350"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3351" w:author="PR Preview" w:date="2026-01-01T00:00:00Z">
        <w:r>
          <w:delText xml:space="preserve"> </w:delText>
        </w:r>
      </w:del>
      <w:del w:id="3352" w:author="PR Preview" w:date="2026-01-01T00:00:00Z">
        <w:r>
          <w:delText xml:space="preserve">is a solution too:</w:delText>
        </w:r>
      </w:del>
      <w:del w:id="3353"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3354" w:author="PR Preview" w:date="2026-01-01T00:00:00Z">
        <w:r>
          <w:delText xml:space="preserve">.</w:delText>
        </w:r>
      </w:del>
      <w:del w:id="3355" w:author="PR Preview" w:date="2026-01-01T00:00:00Z">
        <w:r>
          <w:delText xml:space="preserve"> </w:delText>
        </w:r>
      </w:del>
      <w:del w:id="3356" w:author="PR Preview" w:date="2026-01-01T00:00:00Z">
        <w:r>
          <w:delText xml:space="preserve">The system</w:delText>
        </w:r>
      </w:del>
      <w:del w:id="3357"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1</m:t>
        </m:r>
        <m:r>
          <m:rPr>
            <m:sty m:val="p"/>
          </m:rPr>
          <m:t>)</m:t>
        </m:r>
      </m:oMath>
      <w:del w:id="3358" w:author="PR Preview" w:date="2026-01-01T00:00:00Z">
        <w:r>
          <w:delText xml:space="preserve"> </w:delText>
        </w:r>
      </w:del>
      <w:del w:id="3359" w:author="PR Preview" w:date="2026-01-01T00:00:00Z">
        <w:r>
          <w:delText xml:space="preserve">has no solution,</w:delText>
        </w:r>
      </w:del>
      <w:del w:id="3360" w:author="PR Preview" w:date="2026-01-01T00:00:00Z">
        <w:r>
          <w:delText xml:space="preserve"> </w:delText>
        </w:r>
      </w:del>
      <w:del w:id="3361" w:author="PR Preview" w:date="2026-01-01T00:00:00Z">
        <w:r>
          <w:delText xml:space="preserve">since the second entry of</w:delText>
        </w:r>
      </w:del>
      <w:del w:id="3362" w:author="PR Preview" w:date="2026-01-01T00:00:00Z">
        <w:r>
          <w:delText xml:space="preserve"> </w:delText>
        </w:r>
      </w:del>
      <m:oMath>
        <m:r>
          <m:rPr>
            <m:sty m:val="bi"/>
          </m:rPr>
          <m:t>A</m:t>
        </m:r>
        <m:acc>
          <m:accPr>
            <m:chr m:val="̃"/>
          </m:accPr>
          <m:e>
            <m:r>
              <m:t>x</m:t>
            </m:r>
          </m:e>
        </m:acc>
      </m:oMath>
      <w:del w:id="3363" w:author="PR Preview" w:date="2026-01-01T00:00:00Z">
        <w:r>
          <w:delText xml:space="preserve"> </w:delText>
        </w:r>
      </w:del>
      <w:del w:id="3364" w:author="PR Preview" w:date="2026-01-01T00:00:00Z">
        <w:r>
          <w:delText xml:space="preserve">is always</w:delText>
        </w:r>
      </w:del>
      <w:del w:id="3365" w:author="PR Preview" w:date="2026-01-01T00:00:00Z">
        <w:r>
          <w:delText xml:space="preserve"> </w:delText>
        </w:r>
      </w:del>
      <m:oMath>
        <m:r>
          <m:t>0</m:t>
        </m:r>
      </m:oMath>
      <w:del w:id="3366" w:author="PR Preview" w:date="2026-01-01T00:00:00Z">
        <w:r>
          <w:delText xml:space="preserve">;</w:delText>
        </w:r>
      </w:del>
      <w:del w:id="3367" w:author="PR Preview" w:date="2026-01-01T00:00:00Z">
        <w:r>
          <w:delText xml:space="preserve"> </w:delText>
        </w:r>
      </w:del>
      <w:del w:id="3368" w:author="PR Preview" w:date="2026-01-01T00:00:00Z">
        <w:r>
          <w:delText xml:space="preserve">there</w:delText>
        </w:r>
      </w:del>
      <w:del w:id="3369"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3370" w:author="PR Preview" w:date="2026-01-01T00:00:00Z">
        <w:r>
          <w:delText xml:space="preserve"> </w:delText>
        </w:r>
      </w:del>
      <w:del w:id="3371" w:author="PR Preview" w:date="2026-01-01T00:00:00Z">
        <w:r>
          <w:delText xml:space="preserve">gives</w:delText>
        </w:r>
      </w:del>
      <w:del w:id="3372"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3373" w:author="PR Preview" w:date="2026-01-01T00:00:00Z">
        <w:r>
          <w:delText xml:space="preserve">.</w:delText>
        </w:r>
      </w:del>
    </w:p>
    <w:p>
      <w:pPr>
        <w:pStyle w:val="FirstParagraph"/>
      </w:pPr>
      <w:ins w:id="3374" w:author="PR Preview" w:date="2026-01-01T00:00:00Z">
        <w:r>
          <w:rPr>
            <w:b/>
            <w:bCs/>
          </w:rPr>
          <w:t xml:space="preserve">Example 161 (Solving with a generalized inverse)</w:t>
        </w:r>
      </w:ins>
      <w:ins w:id="3375" w:author="PR Preview" w:date="2026-01-01T00:00:00Z">
        <w:r>
          <w:t xml:space="preserve"> </w:t>
        </w:r>
      </w:ins>
      <w:ins w:id="3376" w:author="PR Preview" w:date="2026-01-01T00:00:00Z">
        <w:r>
          <w:t xml:space="preserve">With</w:t>
        </w:r>
      </w:ins>
      <w:ins w:id="337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378" w:author="PR Preview" w:date="2026-01-01T00:00:00Z">
        <w:r>
          <w:t xml:space="preserve"> </w:t>
        </w:r>
      </w:ins>
      <w:ins w:id="3379" w:author="PR Preview" w:date="2026-01-01T00:00:00Z">
        <w:r>
          <w:t xml:space="preserve">and its generalized inverse</w:t>
        </w:r>
      </w:ins>
      <w:ins w:id="338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381" w:author="PR Preview" w:date="2026-01-01T00:00:00Z">
        <w:r>
          <w:t xml:space="preserve"> </w:t>
        </w:r>
      </w:ins>
      <w:ins w:id="3382" w:author="PR Preview" w:date="2026-01-01T00:00:00Z">
        <w:r>
          <w:t xml:space="preserve">(</w:t>
        </w:r>
      </w:ins>
      <w:hyperlink w:anchor="exm-generalized-inverse">
        <w:ins w:id="3383" w:author="PR Preview" w:date="2026-01-01T00:00:00Z">
          <w:r>
            <w:rPr>
              <w:rStyle w:val="Hyperlink"/>
            </w:rPr>
            <w:t xml:space="preserve">Example 159</w:t>
          </w:r>
        </w:ins>
      </w:hyperlink>
      <w:ins w:id="3384" w:author="PR Preview" w:date="2026-01-01T00:00:00Z">
        <w:r>
          <w:t xml:space="preserve">),</w:t>
        </w:r>
      </w:ins>
      <w:ins w:id="3385" w:author="PR Preview" w:date="2026-01-01T00:00:00Z">
        <w:r>
          <w:t xml:space="preserve"> </w:t>
        </w:r>
      </w:ins>
      <w:ins w:id="3386" w:author="PR Preview" w:date="2026-01-01T00:00:00Z">
        <w:r>
          <w:t xml:space="preserve">the system</w:t>
        </w:r>
      </w:ins>
      <w:ins w:id="3387"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0</m:t>
        </m:r>
        <m:r>
          <m:rPr>
            <m:sty m:val="p"/>
          </m:rPr>
          <m:t>)</m:t>
        </m:r>
      </m:oMath>
      <w:ins w:id="3388" w:author="PR Preview" w:date="2026-01-01T00:00:00Z">
        <w:r>
          <w:t xml:space="preserve"> </w:t>
        </w:r>
      </w:ins>
      <w:ins w:id="3389" w:author="PR Preview" w:date="2026-01-01T00:00:00Z">
        <w:r>
          <w:t xml:space="preserve">has the solution</w:t>
        </w:r>
      </w:ins>
      <w:ins w:id="3390" w:author="PR Preview" w:date="2026-01-01T00:00:00Z">
        <w:r>
          <w:t xml:space="preserve"> </w:t>
        </w:r>
      </w:ins>
      <m:oMath>
        <m:r>
          <m:rPr>
            <m:sty m:val="p"/>
          </m:rPr>
          <m:t>(</m:t>
        </m:r>
        <m:r>
          <m:t>2</m:t>
        </m:r>
        <m:r>
          <m:rPr>
            <m:sty m:val="p"/>
          </m:rPr>
          <m:t>,</m:t>
        </m:r>
        <m:r>
          <m:t>0</m:t>
        </m:r>
        <m:r>
          <m:rPr>
            <m:sty m:val="p"/>
          </m:rPr>
          <m:t>)</m:t>
        </m:r>
      </m:oMath>
      <w:ins w:id="3391" w:author="PR Preview" w:date="2026-01-01T00:00:00Z">
        <w:r>
          <w:t xml:space="preserve">,</w:t>
        </w:r>
      </w:ins>
      <w:ins w:id="3392" w:author="PR Preview" w:date="2026-01-01T00:00:00Z">
        <w:r>
          <w:t xml:space="preserve"> </w:t>
        </w:r>
      </w:ins>
      <w:ins w:id="3393" w:author="PR Preview" w:date="2026-01-01T00:00:00Z">
        <w:r>
          <w:t xml:space="preserve">and</w:t>
        </w:r>
      </w:ins>
      <w:ins w:id="3394"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3395" w:author="PR Preview" w:date="2026-01-01T00:00:00Z">
        <w:r>
          <w:t xml:space="preserve"> </w:t>
        </w:r>
      </w:ins>
      <w:ins w:id="3396" w:author="PR Preview" w:date="2026-01-01T00:00:00Z">
        <w:r>
          <w:t xml:space="preserve">is a solution too:</w:t>
        </w:r>
      </w:ins>
      <w:ins w:id="3397"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3398" w:author="PR Preview" w:date="2026-01-01T00:00:00Z">
        <w:r>
          <w:t xml:space="preserve">.</w:t>
        </w:r>
      </w:ins>
      <w:ins w:id="3399" w:author="PR Preview" w:date="2026-01-01T00:00:00Z">
        <w:r>
          <w:t xml:space="preserve"> </w:t>
        </w:r>
      </w:ins>
      <w:ins w:id="3400" w:author="PR Preview" w:date="2026-01-01T00:00:00Z">
        <w:r>
          <w:t xml:space="preserve">The system</w:t>
        </w:r>
      </w:ins>
      <w:ins w:id="3401"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1</m:t>
        </m:r>
        <m:r>
          <m:rPr>
            <m:sty m:val="p"/>
          </m:rPr>
          <m:t>)</m:t>
        </m:r>
      </m:oMath>
      <w:ins w:id="3402" w:author="PR Preview" w:date="2026-01-01T00:00:00Z">
        <w:r>
          <w:t xml:space="preserve"> </w:t>
        </w:r>
      </w:ins>
      <w:ins w:id="3403" w:author="PR Preview" w:date="2026-01-01T00:00:00Z">
        <w:r>
          <w:t xml:space="preserve">has no solution,</w:t>
        </w:r>
      </w:ins>
      <w:ins w:id="3404" w:author="PR Preview" w:date="2026-01-01T00:00:00Z">
        <w:r>
          <w:t xml:space="preserve"> </w:t>
        </w:r>
      </w:ins>
      <w:ins w:id="3405" w:author="PR Preview" w:date="2026-01-01T00:00:00Z">
        <w:r>
          <w:t xml:space="preserve">since the second entry of</w:t>
        </w:r>
      </w:ins>
      <w:ins w:id="3406" w:author="PR Preview" w:date="2026-01-01T00:00:00Z">
        <w:r>
          <w:t xml:space="preserve"> </w:t>
        </w:r>
      </w:ins>
      <m:oMath>
        <m:r>
          <m:rPr>
            <m:sty m:val="bi"/>
          </m:rPr>
          <m:t>A</m:t>
        </m:r>
        <m:acc>
          <m:accPr>
            <m:chr m:val="̃"/>
          </m:accPr>
          <m:e>
            <m:r>
              <m:t>x</m:t>
            </m:r>
          </m:e>
        </m:acc>
      </m:oMath>
      <w:ins w:id="3407" w:author="PR Preview" w:date="2026-01-01T00:00:00Z">
        <w:r>
          <w:t xml:space="preserve"> </w:t>
        </w:r>
      </w:ins>
      <w:ins w:id="3408" w:author="PR Preview" w:date="2026-01-01T00:00:00Z">
        <w:r>
          <w:t xml:space="preserve">is always</w:t>
        </w:r>
      </w:ins>
      <w:ins w:id="3409" w:author="PR Preview" w:date="2026-01-01T00:00:00Z">
        <w:r>
          <w:t xml:space="preserve"> </w:t>
        </w:r>
      </w:ins>
      <m:oMath>
        <m:r>
          <m:t>0</m:t>
        </m:r>
      </m:oMath>
      <w:ins w:id="3410" w:author="PR Preview" w:date="2026-01-01T00:00:00Z">
        <w:r>
          <w:t xml:space="preserve">;</w:t>
        </w:r>
      </w:ins>
      <w:ins w:id="3411" w:author="PR Preview" w:date="2026-01-01T00:00:00Z">
        <w:r>
          <w:t xml:space="preserve"> </w:t>
        </w:r>
      </w:ins>
      <w:ins w:id="3412" w:author="PR Preview" w:date="2026-01-01T00:00:00Z">
        <w:r>
          <w:t xml:space="preserve">there</w:t>
        </w:r>
      </w:ins>
      <w:ins w:id="3413"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3414" w:author="PR Preview" w:date="2026-01-01T00:00:00Z">
        <w:r>
          <w:t xml:space="preserve"> </w:t>
        </w:r>
      </w:ins>
      <w:ins w:id="3415" w:author="PR Preview" w:date="2026-01-01T00:00:00Z">
        <w:r>
          <w:t xml:space="preserve">gives</w:t>
        </w:r>
      </w:ins>
      <w:ins w:id="3416"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3417" w:author="PR Preview" w:date="2026-01-01T00:00:00Z">
        <w:r>
          <w:t xml:space="preserve">.</w:t>
        </w:r>
      </w:ins>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del w:id="3418" w:author="PR Preview" w:date="2026-01-01T00:00:00Z">
        <w:r>
          <w:rPr>
            <w:b/>
            <w:bCs/>
          </w:rPr>
          <w:delText xml:space="preserve">Example 161 (Checking the four conditions)</w:delText>
        </w:r>
      </w:del>
      <w:del w:id="3419" w:author="PR Preview" w:date="2026-01-01T00:00:00Z">
        <w:r>
          <w:delText xml:space="preserve"> </w:delText>
        </w:r>
      </w:del>
      <w:del w:id="3420" w:author="PR Preview" w:date="2026-01-01T00:00:00Z">
        <w:r>
          <w:delText xml:space="preserve">For</w:delText>
        </w:r>
      </w:del>
      <w:del w:id="342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422" w:author="PR Preview" w:date="2026-01-01T00:00:00Z">
        <w:r>
          <w:delText xml:space="preserve">,</w:delText>
        </w:r>
      </w:del>
      <w:del w:id="3423" w:author="PR Preview" w:date="2026-01-01T00:00:00Z">
        <w:r>
          <w:delText xml:space="preserve"> </w:delText>
        </w:r>
      </w:del>
      <w:del w:id="3424" w:author="PR Preview" w:date="2026-01-01T00:00:00Z">
        <w:r>
          <w:delText xml:space="preserve">the matrix</w:delText>
        </w:r>
      </w:del>
      <w:del w:id="342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426" w:author="PR Preview" w:date="2026-01-01T00:00:00Z">
        <w:r>
          <w:delText xml:space="preserve"> </w:delText>
        </w:r>
      </w:del>
      <w:del w:id="3427" w:author="PR Preview" w:date="2026-01-01T00:00:00Z">
        <w:r>
          <w:delText xml:space="preserve">satisfies all four:</w:delText>
        </w:r>
      </w:del>
      <w:del w:id="3428" w:author="PR Preview" w:date="2026-01-01T00:00:00Z">
        <w:r>
          <w:delText xml:space="preserve"> </w:delText>
        </w:r>
      </w:del>
      <m:oMath>
        <m:r>
          <m:rPr>
            <m:sty m:val="bi"/>
          </m:rPr>
          <m:t>A</m:t>
        </m:r>
        <m:r>
          <m:rPr>
            <m:sty m:val="bi"/>
          </m:rPr>
          <m:t>G</m:t>
        </m:r>
        <m:r>
          <m:rPr>
            <m:sty m:val="p"/>
          </m:rPr>
          <m:t>=</m:t>
        </m:r>
        <m:r>
          <m:rPr>
            <m:sty m:val="bi"/>
          </m:rPr>
          <m:t>G</m:t>
        </m:r>
        <m:r>
          <m:rPr>
            <m:sty m:val="bi"/>
          </m:rPr>
          <m:t>A</m:t>
        </m:r>
        <m:r>
          <m:rPr>
            <m:sty m:val="p"/>
          </m:rPr>
          <m:t>=</m:t>
        </m:r>
        <m:r>
          <m:rPr>
            <m:sty m:val="bi"/>
          </m:rPr>
          <m:t>A</m:t>
        </m:r>
      </m:oMath>
      <w:del w:id="3429" w:author="PR Preview" w:date="2026-01-01T00:00:00Z">
        <w:r>
          <w:delText xml:space="preserve"> </w:delText>
        </w:r>
      </w:del>
      <w:del w:id="3430" w:author="PR Preview" w:date="2026-01-01T00:00:00Z">
        <w:r>
          <w:delText xml:space="preserve">and</w:delText>
        </w:r>
      </w:del>
      <w:del w:id="3431" w:author="PR Preview" w:date="2026-01-01T00:00:00Z">
        <w:r>
          <w:delText xml:space="preserve"> </w:delText>
        </w:r>
      </w:del>
      <m:oMath>
        <m:sSup>
          <m:e>
            <m:r>
              <m:rPr>
                <m:sty m:val="bi"/>
              </m:rPr>
              <m:t>A</m:t>
            </m:r>
          </m:e>
          <m:sup>
            <m:r>
              <m:t>2</m:t>
            </m:r>
          </m:sup>
        </m:sSup>
        <m:r>
          <m:rPr>
            <m:sty m:val="p"/>
          </m:rPr>
          <m:t>=</m:t>
        </m:r>
        <m:r>
          <m:rPr>
            <m:sty m:val="bi"/>
          </m:rPr>
          <m:t>A</m:t>
        </m:r>
      </m:oMath>
      <w:del w:id="3432" w:author="PR Preview" w:date="2026-01-01T00:00:00Z">
        <w:r>
          <w:delText xml:space="preserve">,</w:delText>
        </w:r>
      </w:del>
      <w:del w:id="3433" w:author="PR Preview" w:date="2026-01-01T00:00:00Z">
        <w:r>
          <w:delText xml:space="preserve"> </w:delText>
        </w:r>
      </w:del>
      <w:del w:id="3434" w:author="PR Preview" w:date="2026-01-01T00:00:00Z">
        <w:r>
          <w:delText xml:space="preserve">so conditions 1 and 2 read</w:delText>
        </w:r>
      </w:del>
      <w:del w:id="3435" w:author="PR Preview" w:date="2026-01-01T00:00:00Z">
        <w:r>
          <w:delText xml:space="preserve"> </w:delText>
        </w:r>
      </w:del>
      <m:oMath>
        <m:r>
          <m:rPr>
            <m:sty m:val="bi"/>
          </m:rPr>
          <m:t>A</m:t>
        </m:r>
        <m:r>
          <m:rPr>
            <m:sty m:val="p"/>
          </m:rPr>
          <m:t>=</m:t>
        </m:r>
        <m:r>
          <m:rPr>
            <m:sty m:val="bi"/>
          </m:rPr>
          <m:t>A</m:t>
        </m:r>
      </m:oMath>
      <w:del w:id="3436" w:author="PR Preview" w:date="2026-01-01T00:00:00Z">
        <w:r>
          <w:delText xml:space="preserve">,</w:delText>
        </w:r>
      </w:del>
      <w:del w:id="3437" w:author="PR Preview" w:date="2026-01-01T00:00:00Z">
        <w:r>
          <w:delText xml:space="preserve"> </w:delText>
        </w:r>
      </w:del>
      <w:del w:id="3438" w:author="PR Preview" w:date="2026-01-01T00:00:00Z">
        <w:r>
          <w:delText xml:space="preserve">and conditions 3 and 4 hold because</w:delText>
        </w:r>
      </w:del>
      <w:del w:id="3439" w:author="PR Preview" w:date="2026-01-01T00:00:00Z">
        <w:r>
          <w:delText xml:space="preserve"> </w:delText>
        </w:r>
      </w:del>
      <m:oMath>
        <m:r>
          <m:rPr>
            <m:sty m:val="bi"/>
          </m:rPr>
          <m:t>A</m:t>
        </m:r>
      </m:oMath>
      <w:del w:id="3440" w:author="PR Preview" w:date="2026-01-01T00:00:00Z">
        <w:r>
          <w:delText xml:space="preserve"> </w:delText>
        </w:r>
      </w:del>
      <w:del w:id="3441" w:author="PR Preview" w:date="2026-01-01T00:00:00Z">
        <w:r>
          <w:delText xml:space="preserve">is symmetric.</w:delText>
        </w:r>
      </w:del>
    </w:p>
    <w:p>
      <w:pPr>
        <w:pStyle w:val="BodyText"/>
      </w:pPr>
      <w:del w:id="3442" w:author="PR Preview" w:date="2026-01-01T00:00:00Z">
        <w:r>
          <w:delText xml:space="preserve">The generalized inverse</w:delText>
        </w:r>
      </w:del>
      <w:del w:id="3443"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3444" w:author="PR Preview" w:date="2026-01-01T00:00:00Z">
        <w:r>
          <w:delText xml:space="preserve"> </w:delText>
        </w:r>
      </w:del>
      <w:del w:id="3445" w:author="PR Preview" w:date="2026-01-01T00:00:00Z">
        <w:r>
          <w:delText xml:space="preserve">of</w:delText>
        </w:r>
      </w:del>
      <w:del w:id="3446" w:author="PR Preview" w:date="2026-01-01T00:00:00Z">
        <w:r>
          <w:delText xml:space="preserve"> </w:delText>
        </w:r>
      </w:del>
      <m:oMath>
        <m:r>
          <m:rPr>
            <m:sty m:val="bi"/>
          </m:rPr>
          <m:t>A</m:t>
        </m:r>
      </m:oMath>
      <w:del w:id="3447" w:author="PR Preview" w:date="2026-01-01T00:00:00Z">
        <w:r>
          <w:delText xml:space="preserve"> </w:delText>
        </w:r>
      </w:del>
      <w:del w:id="3448" w:author="PR Preview" w:date="2026-01-01T00:00:00Z">
        <w:r>
          <w:delText xml:space="preserve">(</w:delText>
        </w:r>
      </w:del>
      <w:hyperlink w:anchor="exm-generalized-inverse">
        <w:del w:id="3449" w:author="PR Preview" w:date="2026-01-01T00:00:00Z">
          <w:r>
            <w:rPr>
              <w:rStyle w:val="Hyperlink"/>
            </w:rPr>
            <w:delText xml:space="preserve">Example 158</w:delText>
          </w:r>
        </w:del>
      </w:hyperlink>
      <w:del w:id="3450" w:author="PR Preview" w:date="2026-01-01T00:00:00Z">
        <w:r>
          <w:delText xml:space="preserve">) is not a Moore-Penrose inverse:</w:delText>
        </w:r>
      </w:del>
      <w:del w:id="3451"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3452" w:author="PR Preview" w:date="2026-01-01T00:00:00Z">
        <w:r>
          <w:delText xml:space="preserve">,</w:delText>
        </w:r>
      </w:del>
      <w:del w:id="3453" w:author="PR Preview" w:date="2026-01-01T00:00:00Z">
        <w:r>
          <w:delText xml:space="preserve"> </w:delText>
        </w:r>
      </w:del>
      <w:del w:id="3454" w:author="PR Preview" w:date="2026-01-01T00:00:00Z">
        <w:r>
          <w:delText xml:space="preserve">which is not symmetric, so condition 3 fails.</w:delText>
        </w:r>
      </w:del>
    </w:p>
    <w:p>
      <w:pPr>
        <w:pStyle w:val="BodyText"/>
      </w:pPr>
      <w:del w:id="3455" w:author="PR Preview" w:date="2026-01-01T00:00:00Z">
        <w:r>
          <w:rPr>
            <w:b/>
            <w:bCs/>
          </w:rPr>
          <w:delText xml:space="preserve">Theorem 87 (A matrix has at most one Moore-Penrose inverse)</w:delText>
        </w:r>
      </w:del>
      <w:del w:id="3456" w:author="PR Preview" w:date="2026-01-01T00:00:00Z">
        <w:r>
          <w:delText xml:space="preserve"> </w:delText>
        </w:r>
      </w:del>
      <w:del w:id="3457" w:author="PR Preview" w:date="2026-01-01T00:00:00Z">
        <w:r>
          <w:delText xml:space="preserve">If</w:delText>
        </w:r>
      </w:del>
      <w:del w:id="3458" w:author="PR Preview" w:date="2026-01-01T00:00:00Z">
        <w:r>
          <w:delText xml:space="preserve"> </w:delText>
        </w:r>
      </w:del>
      <m:oMath>
        <m:sSub>
          <m:e>
            <m:r>
              <m:rPr>
                <m:sty m:val="bi"/>
              </m:rPr>
              <m:t>G</m:t>
            </m:r>
          </m:e>
          <m:sub>
            <m:r>
              <m:t>1</m:t>
            </m:r>
          </m:sub>
        </m:sSub>
      </m:oMath>
      <w:del w:id="3459" w:author="PR Preview" w:date="2026-01-01T00:00:00Z">
        <w:r>
          <w:delText xml:space="preserve"> </w:delText>
        </w:r>
      </w:del>
      <w:del w:id="3460" w:author="PR Preview" w:date="2026-01-01T00:00:00Z">
        <w:r>
          <w:delText xml:space="preserve">and</w:delText>
        </w:r>
      </w:del>
      <w:del w:id="3461" w:author="PR Preview" w:date="2026-01-01T00:00:00Z">
        <w:r>
          <w:delText xml:space="preserve"> </w:delText>
        </w:r>
      </w:del>
      <m:oMath>
        <m:sSub>
          <m:e>
            <m:r>
              <m:rPr>
                <m:sty m:val="bi"/>
              </m:rPr>
              <m:t>G</m:t>
            </m:r>
          </m:e>
          <m:sub>
            <m:r>
              <m:t>2</m:t>
            </m:r>
          </m:sub>
        </m:sSub>
      </m:oMath>
      <w:del w:id="3462" w:author="PR Preview" w:date="2026-01-01T00:00:00Z">
        <w:r>
          <w:delText xml:space="preserve"> </w:delText>
        </w:r>
      </w:del>
      <w:del w:id="3463" w:author="PR Preview" w:date="2026-01-01T00:00:00Z">
        <w:r>
          <w:delText xml:space="preserve">are both Moore-Penrose inverses</w:delText>
        </w:r>
      </w:del>
      <w:del w:id="3464" w:author="PR Preview" w:date="2026-01-01T00:00:00Z">
        <w:r>
          <w:delText xml:space="preserve"> </w:delText>
        </w:r>
      </w:del>
      <w:del w:id="3465" w:author="PR Preview" w:date="2026-01-01T00:00:00Z">
        <w:r>
          <w:delText xml:space="preserve">of an</w:delText>
        </w:r>
      </w:del>
      <w:del w:id="3466" w:author="PR Preview" w:date="2026-01-01T00:00:00Z">
        <w:r>
          <w:delText xml:space="preserve"> </w:delText>
        </w:r>
      </w:del>
      <m:oMath>
        <m:r>
          <m:t>m</m:t>
        </m:r>
        <m:r>
          <m:rPr>
            <m:sty m:val="p"/>
          </m:rPr>
          <m:t>×</m:t>
        </m:r>
        <m:r>
          <m:t>n</m:t>
        </m:r>
      </m:oMath>
      <w:del w:id="3467" w:author="PR Preview" w:date="2026-01-01T00:00:00Z">
        <w:r>
          <w:delText xml:space="preserve"> </w:delText>
        </w:r>
      </w:del>
      <w:del w:id="3468" w:author="PR Preview" w:date="2026-01-01T00:00:00Z">
        <w:r>
          <w:delText xml:space="preserve">matrix</w:delText>
        </w:r>
      </w:del>
      <w:del w:id="3469" w:author="PR Preview" w:date="2026-01-01T00:00:00Z">
        <w:r>
          <w:delText xml:space="preserve"> </w:delText>
        </w:r>
      </w:del>
      <m:oMath>
        <m:r>
          <m:rPr>
            <m:sty m:val="bi"/>
          </m:rPr>
          <m:t>A</m:t>
        </m:r>
      </m:oMath>
      <w:del w:id="3470" w:author="PR Preview" w:date="2026-01-01T00:00:00Z">
        <w:r>
          <w:delText xml:space="preserve"> </w:delText>
        </w:r>
      </w:del>
      <w:del w:id="3471" w:author="PR Preview" w:date="2026-01-01T00:00:00Z">
        <w:r>
          <w:delText xml:space="preserve">(</w:delText>
        </w:r>
      </w:del>
      <w:hyperlink w:anchor="def-moore-penrose">
        <w:del w:id="3472" w:author="PR Preview" w:date="2026-01-01T00:00:00Z">
          <w:r>
            <w:rPr>
              <w:rStyle w:val="Hyperlink"/>
            </w:rPr>
            <w:delText xml:space="preserve">Definition 93</w:delText>
          </w:r>
        </w:del>
      </w:hyperlink>
      <w:del w:id="3473" w:author="PR Preview" w:date="2026-01-01T00:00:00Z">
        <w:r>
          <w:delText xml:space="preserve">),</w:delText>
        </w:r>
      </w:del>
      <w:del w:id="3474" w:author="PR Preview" w:date="2026-01-01T00:00:00Z">
        <w:r>
          <w:delText xml:space="preserve"> </w:delText>
        </w:r>
      </w:del>
      <w:del w:id="3475" w:author="PR Preview" w:date="2026-01-01T00:00:00Z">
        <w:r>
          <w:delText xml:space="preserve">then</w:delText>
        </w:r>
      </w:del>
      <w:del w:id="3476"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3477" w:author="PR Preview" w:date="2026-01-01T00:00:00Z">
        <w:r>
          <w:delText xml:space="preserve">.</w:delText>
        </w:r>
      </w:del>
    </w:p>
    <w:p>
      <w:pPr>
        <w:pStyle w:val="BodyText"/>
      </w:pPr>
      <w:ins w:id="3478" w:author="PR Preview" w:date="2026-01-01T00:00:00Z">
        <w:r>
          <w:rPr>
            <w:b/>
            <w:bCs/>
          </w:rPr>
          <w:t xml:space="preserve">Example 162 (Checking the four conditions)</w:t>
        </w:r>
      </w:ins>
      <w:ins w:id="3479" w:author="PR Preview" w:date="2026-01-01T00:00:00Z">
        <w:r>
          <w:t xml:space="preserve"> </w:t>
        </w:r>
      </w:ins>
      <w:ins w:id="3480" w:author="PR Preview" w:date="2026-01-01T00:00:00Z">
        <w:r>
          <w:t xml:space="preserve">For</w:t>
        </w:r>
      </w:ins>
      <w:ins w:id="348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482" w:author="PR Preview" w:date="2026-01-01T00:00:00Z">
        <w:r>
          <w:t xml:space="preserve">,</w:t>
        </w:r>
      </w:ins>
      <w:ins w:id="3483" w:author="PR Preview" w:date="2026-01-01T00:00:00Z">
        <w:r>
          <w:t xml:space="preserve"> </w:t>
        </w:r>
      </w:ins>
      <w:ins w:id="3484" w:author="PR Preview" w:date="2026-01-01T00:00:00Z">
        <w:r>
          <w:t xml:space="preserve">the matrix</w:t>
        </w:r>
      </w:ins>
      <w:ins w:id="348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486" w:author="PR Preview" w:date="2026-01-01T00:00:00Z">
        <w:r>
          <w:t xml:space="preserve"> </w:t>
        </w:r>
      </w:ins>
      <w:ins w:id="3487" w:author="PR Preview" w:date="2026-01-01T00:00:00Z">
        <w:r>
          <w:t xml:space="preserve">satisfies all four:</w:t>
        </w:r>
      </w:ins>
      <w:ins w:id="3488" w:author="PR Preview" w:date="2026-01-01T00:00:00Z">
        <w:r>
          <w:t xml:space="preserve"> </w:t>
        </w:r>
      </w:ins>
      <m:oMath>
        <m:r>
          <m:rPr>
            <m:sty m:val="bi"/>
          </m:rPr>
          <m:t>A</m:t>
        </m:r>
        <m:r>
          <m:rPr>
            <m:sty m:val="bi"/>
          </m:rPr>
          <m:t>G</m:t>
        </m:r>
        <m:r>
          <m:rPr>
            <m:sty m:val="p"/>
          </m:rPr>
          <m:t>=</m:t>
        </m:r>
        <m:r>
          <m:rPr>
            <m:sty m:val="bi"/>
          </m:rPr>
          <m:t>G</m:t>
        </m:r>
        <m:r>
          <m:rPr>
            <m:sty m:val="bi"/>
          </m:rPr>
          <m:t>A</m:t>
        </m:r>
        <m:r>
          <m:rPr>
            <m:sty m:val="p"/>
          </m:rPr>
          <m:t>=</m:t>
        </m:r>
        <m:r>
          <m:rPr>
            <m:sty m:val="bi"/>
          </m:rPr>
          <m:t>A</m:t>
        </m:r>
      </m:oMath>
      <w:ins w:id="3489" w:author="PR Preview" w:date="2026-01-01T00:00:00Z">
        <w:r>
          <w:t xml:space="preserve"> </w:t>
        </w:r>
      </w:ins>
      <w:ins w:id="3490" w:author="PR Preview" w:date="2026-01-01T00:00:00Z">
        <w:r>
          <w:t xml:space="preserve">and</w:t>
        </w:r>
      </w:ins>
      <w:ins w:id="3491" w:author="PR Preview" w:date="2026-01-01T00:00:00Z">
        <w:r>
          <w:t xml:space="preserve"> </w:t>
        </w:r>
      </w:ins>
      <m:oMath>
        <m:sSup>
          <m:e>
            <m:r>
              <m:rPr>
                <m:sty m:val="bi"/>
              </m:rPr>
              <m:t>A</m:t>
            </m:r>
          </m:e>
          <m:sup>
            <m:r>
              <m:t>2</m:t>
            </m:r>
          </m:sup>
        </m:sSup>
        <m:r>
          <m:rPr>
            <m:sty m:val="p"/>
          </m:rPr>
          <m:t>=</m:t>
        </m:r>
        <m:r>
          <m:rPr>
            <m:sty m:val="bi"/>
          </m:rPr>
          <m:t>A</m:t>
        </m:r>
      </m:oMath>
      <w:ins w:id="3492" w:author="PR Preview" w:date="2026-01-01T00:00:00Z">
        <w:r>
          <w:t xml:space="preserve">,</w:t>
        </w:r>
      </w:ins>
      <w:ins w:id="3493" w:author="PR Preview" w:date="2026-01-01T00:00:00Z">
        <w:r>
          <w:t xml:space="preserve"> </w:t>
        </w:r>
      </w:ins>
      <w:ins w:id="3494" w:author="PR Preview" w:date="2026-01-01T00:00:00Z">
        <w:r>
          <w:t xml:space="preserve">so conditions 1 and 2 read</w:t>
        </w:r>
      </w:ins>
      <w:ins w:id="3495" w:author="PR Preview" w:date="2026-01-01T00:00:00Z">
        <w:r>
          <w:t xml:space="preserve"> </w:t>
        </w:r>
      </w:ins>
      <m:oMath>
        <m:r>
          <m:rPr>
            <m:sty m:val="bi"/>
          </m:rPr>
          <m:t>A</m:t>
        </m:r>
        <m:r>
          <m:rPr>
            <m:sty m:val="p"/>
          </m:rPr>
          <m:t>=</m:t>
        </m:r>
        <m:r>
          <m:rPr>
            <m:sty m:val="bi"/>
          </m:rPr>
          <m:t>A</m:t>
        </m:r>
      </m:oMath>
      <w:ins w:id="3496" w:author="PR Preview" w:date="2026-01-01T00:00:00Z">
        <w:r>
          <w:t xml:space="preserve">,</w:t>
        </w:r>
      </w:ins>
      <w:ins w:id="3497" w:author="PR Preview" w:date="2026-01-01T00:00:00Z">
        <w:r>
          <w:t xml:space="preserve"> </w:t>
        </w:r>
      </w:ins>
      <w:ins w:id="3498" w:author="PR Preview" w:date="2026-01-01T00:00:00Z">
        <w:r>
          <w:t xml:space="preserve">and conditions 3 and 4 hold because</w:t>
        </w:r>
      </w:ins>
      <w:ins w:id="3499" w:author="PR Preview" w:date="2026-01-01T00:00:00Z">
        <w:r>
          <w:t xml:space="preserve"> </w:t>
        </w:r>
      </w:ins>
      <m:oMath>
        <m:r>
          <m:rPr>
            <m:sty m:val="bi"/>
          </m:rPr>
          <m:t>A</m:t>
        </m:r>
      </m:oMath>
      <w:ins w:id="3500" w:author="PR Preview" w:date="2026-01-01T00:00:00Z">
        <w:r>
          <w:t xml:space="preserve"> </w:t>
        </w:r>
      </w:ins>
      <w:ins w:id="3501" w:author="PR Preview" w:date="2026-01-01T00:00:00Z">
        <w:r>
          <w:t xml:space="preserve">is symmetric.</w:t>
        </w:r>
      </w:ins>
    </w:p>
    <w:p>
      <w:pPr>
        <w:pStyle w:val="BodyText"/>
      </w:pPr>
      <w:ins w:id="3502" w:author="PR Preview" w:date="2026-01-01T00:00:00Z">
        <w:r>
          <w:t xml:space="preserve">The generalized inverse</w:t>
        </w:r>
      </w:ins>
      <w:ins w:id="3503"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3504" w:author="PR Preview" w:date="2026-01-01T00:00:00Z">
        <w:r>
          <w:t xml:space="preserve"> </w:t>
        </w:r>
      </w:ins>
      <w:ins w:id="3505" w:author="PR Preview" w:date="2026-01-01T00:00:00Z">
        <w:r>
          <w:t xml:space="preserve">of</w:t>
        </w:r>
      </w:ins>
      <w:ins w:id="3506" w:author="PR Preview" w:date="2026-01-01T00:00:00Z">
        <w:r>
          <w:t xml:space="preserve"> </w:t>
        </w:r>
      </w:ins>
      <m:oMath>
        <m:r>
          <m:rPr>
            <m:sty m:val="bi"/>
          </m:rPr>
          <m:t>A</m:t>
        </m:r>
      </m:oMath>
      <w:ins w:id="3507" w:author="PR Preview" w:date="2026-01-01T00:00:00Z">
        <w:r>
          <w:t xml:space="preserve"> </w:t>
        </w:r>
      </w:ins>
      <w:ins w:id="3508" w:author="PR Preview" w:date="2026-01-01T00:00:00Z">
        <w:r>
          <w:t xml:space="preserve">(</w:t>
        </w:r>
      </w:ins>
      <w:hyperlink w:anchor="exm-generalized-inverse">
        <w:ins w:id="3509" w:author="PR Preview" w:date="2026-01-01T00:00:00Z">
          <w:r>
            <w:rPr>
              <w:rStyle w:val="Hyperlink"/>
            </w:rPr>
            <w:t xml:space="preserve">Example 159</w:t>
          </w:r>
        </w:ins>
      </w:hyperlink>
      <w:ins w:id="3510" w:author="PR Preview" w:date="2026-01-01T00:00:00Z">
        <w:r>
          <w:t xml:space="preserve">) is not a Moore-Penrose inverse:</w:t>
        </w:r>
      </w:ins>
      <w:ins w:id="3511"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3512" w:author="PR Preview" w:date="2026-01-01T00:00:00Z">
        <w:r>
          <w:t xml:space="preserve">,</w:t>
        </w:r>
      </w:ins>
      <w:ins w:id="3513" w:author="PR Preview" w:date="2026-01-01T00:00:00Z">
        <w:r>
          <w:t xml:space="preserve"> </w:t>
        </w:r>
      </w:ins>
      <w:ins w:id="3514" w:author="PR Preview" w:date="2026-01-01T00:00:00Z">
        <w:r>
          <w:t xml:space="preserve">which is not symmetric, so condition 3 fails.</w:t>
        </w:r>
      </w:ins>
    </w:p>
    <w:bookmarkEnd w:id="519"/>
    <w:bookmarkStart w:id="520" w:name="thm-moore-penrose-unique"/>
    <w:p>
      <w:pPr>
        <w:pStyle w:val="BodyText"/>
      </w:pPr>
      <w:ins w:id="3515" w:author="PR Preview" w:date="2026-01-01T00:00:00Z">
        <w:r>
          <w:rPr>
            <w:b/>
            <w:bCs/>
          </w:rPr>
          <w:t xml:space="preserve">Theorem 88 (A matrix has at most one Moore-Penrose inverse)</w:t>
        </w:r>
      </w:ins>
      <w:ins w:id="3516" w:author="PR Preview" w:date="2026-01-01T00:00:00Z">
        <w:r>
          <w:t xml:space="preserve"> </w:t>
        </w:r>
      </w:ins>
      <w:ins w:id="3517" w:author="PR Preview" w:date="2026-01-01T00:00:00Z">
        <w:r>
          <w:t xml:space="preserve">If</w:t>
        </w:r>
      </w:ins>
      <w:ins w:id="3518" w:author="PR Preview" w:date="2026-01-01T00:00:00Z">
        <w:r>
          <w:t xml:space="preserve"> </w:t>
        </w:r>
      </w:ins>
      <m:oMath>
        <m:sSub>
          <m:e>
            <m:r>
              <m:rPr>
                <m:sty m:val="bi"/>
              </m:rPr>
              <m:t>G</m:t>
            </m:r>
          </m:e>
          <m:sub>
            <m:r>
              <m:t>1</m:t>
            </m:r>
          </m:sub>
        </m:sSub>
      </m:oMath>
      <w:ins w:id="3519" w:author="PR Preview" w:date="2026-01-01T00:00:00Z">
        <w:r>
          <w:t xml:space="preserve"> </w:t>
        </w:r>
      </w:ins>
      <w:ins w:id="3520" w:author="PR Preview" w:date="2026-01-01T00:00:00Z">
        <w:r>
          <w:t xml:space="preserve">and</w:t>
        </w:r>
      </w:ins>
      <w:ins w:id="3521" w:author="PR Preview" w:date="2026-01-01T00:00:00Z">
        <w:r>
          <w:t xml:space="preserve"> </w:t>
        </w:r>
      </w:ins>
      <m:oMath>
        <m:sSub>
          <m:e>
            <m:r>
              <m:rPr>
                <m:sty m:val="bi"/>
              </m:rPr>
              <m:t>G</m:t>
            </m:r>
          </m:e>
          <m:sub>
            <m:r>
              <m:t>2</m:t>
            </m:r>
          </m:sub>
        </m:sSub>
      </m:oMath>
      <w:ins w:id="3522" w:author="PR Preview" w:date="2026-01-01T00:00:00Z">
        <w:r>
          <w:t xml:space="preserve"> </w:t>
        </w:r>
      </w:ins>
      <w:ins w:id="3523" w:author="PR Preview" w:date="2026-01-01T00:00:00Z">
        <w:r>
          <w:t xml:space="preserve">are both Moore-Penrose inverses</w:t>
        </w:r>
      </w:ins>
      <w:ins w:id="3524" w:author="PR Preview" w:date="2026-01-01T00:00:00Z">
        <w:r>
          <w:t xml:space="preserve"> </w:t>
        </w:r>
      </w:ins>
      <w:ins w:id="3525" w:author="PR Preview" w:date="2026-01-01T00:00:00Z">
        <w:r>
          <w:t xml:space="preserve">of an</w:t>
        </w:r>
      </w:ins>
      <w:ins w:id="3526" w:author="PR Preview" w:date="2026-01-01T00:00:00Z">
        <w:r>
          <w:t xml:space="preserve"> </w:t>
        </w:r>
      </w:ins>
      <m:oMath>
        <m:r>
          <m:t>m</m:t>
        </m:r>
        <m:r>
          <m:rPr>
            <m:sty m:val="p"/>
          </m:rPr>
          <m:t>×</m:t>
        </m:r>
        <m:r>
          <m:t>n</m:t>
        </m:r>
      </m:oMath>
      <w:ins w:id="3527" w:author="PR Preview" w:date="2026-01-01T00:00:00Z">
        <w:r>
          <w:t xml:space="preserve"> </w:t>
        </w:r>
      </w:ins>
      <w:ins w:id="3528" w:author="PR Preview" w:date="2026-01-01T00:00:00Z">
        <w:r>
          <w:t xml:space="preserve">matrix</w:t>
        </w:r>
      </w:ins>
      <w:ins w:id="3529" w:author="PR Preview" w:date="2026-01-01T00:00:00Z">
        <w:r>
          <w:t xml:space="preserve"> </w:t>
        </w:r>
      </w:ins>
      <m:oMath>
        <m:r>
          <m:rPr>
            <m:sty m:val="bi"/>
          </m:rPr>
          <m:t>A</m:t>
        </m:r>
      </m:oMath>
      <w:ins w:id="3530" w:author="PR Preview" w:date="2026-01-01T00:00:00Z">
        <w:r>
          <w:t xml:space="preserve"> </w:t>
        </w:r>
      </w:ins>
      <w:ins w:id="3531" w:author="PR Preview" w:date="2026-01-01T00:00:00Z">
        <w:r>
          <w:t xml:space="preserve">(</w:t>
        </w:r>
      </w:ins>
      <w:hyperlink w:anchor="def-moore-penrose">
        <w:ins w:id="3532" w:author="PR Preview" w:date="2026-01-01T00:00:00Z">
          <w:r>
            <w:rPr>
              <w:rStyle w:val="Hyperlink"/>
            </w:rPr>
            <w:t xml:space="preserve">Definition 93</w:t>
          </w:r>
        </w:ins>
      </w:hyperlink>
      <w:ins w:id="3533" w:author="PR Preview" w:date="2026-01-01T00:00:00Z">
        <w:r>
          <w:t xml:space="preserve">),</w:t>
        </w:r>
      </w:ins>
      <w:ins w:id="3534" w:author="PR Preview" w:date="2026-01-01T00:00:00Z">
        <w:r>
          <w:t xml:space="preserve"> </w:t>
        </w:r>
      </w:ins>
      <w:ins w:id="3535" w:author="PR Preview" w:date="2026-01-01T00:00:00Z">
        <w:r>
          <w:t xml:space="preserve">then</w:t>
        </w:r>
      </w:ins>
      <w:ins w:id="3536" w:author="PR Preview" w:date="2026-01-01T00:00:00Z">
        <w:r>
          <w:t xml:space="preserve"> </w:t>
        </w:r>
      </w:ins>
      <m:oMath>
        <m:sSub>
          <m:e>
            <m:r>
              <m:rPr>
                <m:sty m:val="bi"/>
              </m:rPr>
              <m:t>G</m:t>
            </m:r>
          </m:e>
          <m:sub>
            <m:r>
              <m:t>1</m:t>
            </m:r>
          </m:sub>
        </m:sSub>
        <m:r>
          <m:rPr>
            <m:sty m:val="p"/>
          </m:rPr>
          <m:t>=</m:t>
        </m:r>
        <m:sSub>
          <m:e>
            <m:r>
              <m:rPr>
                <m:sty m:val="bi"/>
              </m:rPr>
              <m:t>G</m:t>
            </m:r>
          </m:e>
          <m:sub>
            <m:r>
              <m:t>2</m:t>
            </m:r>
          </m:sub>
        </m:sSub>
      </m:oMath>
      <w:ins w:id="3537" w:author="PR Preview" w:date="2026-01-01T00:00:00Z">
        <w:r>
          <w:t xml:space="preserve">.</w:t>
        </w:r>
      </w:ins>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del w:id="3538" w:author="PR Preview" w:date="2026-01-01T00:00:00Z">
        <w:r>
          <w:rPr>
            <w:b/>
            <w:bCs/>
          </w:rPr>
          <w:delText xml:space="preserve">Example 162 (Only one of the many generalized inverses qualifies)</w:delText>
        </w:r>
      </w:del>
      <w:del w:id="3539" w:author="PR Preview" w:date="2026-01-01T00:00:00Z">
        <w:r>
          <w:delText xml:space="preserve"> </w:delText>
        </w:r>
      </w:del>
      <w:del w:id="3540" w:author="PR Preview" w:date="2026-01-01T00:00:00Z">
        <w:r>
          <w:delText xml:space="preserve">The matrix</w:delText>
        </w:r>
      </w:del>
      <w:del w:id="35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542" w:author="PR Preview" w:date="2026-01-01T00:00:00Z">
        <w:r>
          <w:delText xml:space="preserve"> </w:delText>
        </w:r>
      </w:del>
      <w:del w:id="3543" w:author="PR Preview" w:date="2026-01-01T00:00:00Z">
        <w:r>
          <w:delText xml:space="preserve">has infinitely many generalized inverses</w:delText>
        </w:r>
      </w:del>
      <w:del w:id="354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3545" w:author="PR Preview" w:date="2026-01-01T00:00:00Z">
        <w:r>
          <w:delText xml:space="preserve"> </w:delText>
        </w:r>
      </w:del>
      <w:del w:id="3546" w:author="PR Preview" w:date="2026-01-01T00:00:00Z">
        <w:r>
          <w:delText xml:space="preserve">(</w:delText>
        </w:r>
      </w:del>
      <w:hyperlink w:anchor="exm-generalized-inverse">
        <w:del w:id="3547" w:author="PR Preview" w:date="2026-01-01T00:00:00Z">
          <w:r>
            <w:rPr>
              <w:rStyle w:val="Hyperlink"/>
            </w:rPr>
            <w:delText xml:space="preserve">Example 158</w:delText>
          </w:r>
        </w:del>
      </w:hyperlink>
      <w:del w:id="3548" w:author="PR Preview" w:date="2026-01-01T00:00:00Z">
        <w:r>
          <w:delText xml:space="preserve">),</w:delText>
        </w:r>
      </w:del>
      <w:del w:id="3549" w:author="PR Preview" w:date="2026-01-01T00:00:00Z">
        <w:r>
          <w:delText xml:space="preserve"> </w:delText>
        </w:r>
      </w:del>
      <w:del w:id="3550" w:author="PR Preview" w:date="2026-01-01T00:00:00Z">
        <w:r>
          <w:delText xml:space="preserve">and</w:delText>
        </w:r>
      </w:del>
      <w:del w:id="355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552" w:author="PR Preview" w:date="2026-01-01T00:00:00Z">
        <w:r>
          <w:delText xml:space="preserve"> </w:delText>
        </w:r>
      </w:del>
      <w:del w:id="3553" w:author="PR Preview" w:date="2026-01-01T00:00:00Z">
        <w:r>
          <w:delText xml:space="preserve">is a Moore-Penrose inverse (</w:delText>
        </w:r>
      </w:del>
      <w:hyperlink w:anchor="exm-moore-penrose">
        <w:del w:id="3554" w:author="PR Preview" w:date="2026-01-01T00:00:00Z">
          <w:r>
            <w:rPr>
              <w:rStyle w:val="Hyperlink"/>
            </w:rPr>
            <w:delText xml:space="preserve">Example 161</w:delText>
          </w:r>
        </w:del>
      </w:hyperlink>
      <w:del w:id="3555" w:author="PR Preview" w:date="2026-01-01T00:00:00Z">
        <w:r>
          <w:delText xml:space="preserve">).</w:delText>
        </w:r>
      </w:del>
      <w:del w:id="3556" w:author="PR Preview" w:date="2026-01-01T00:00:00Z">
        <w:r>
          <w:delText xml:space="preserve"> </w:delText>
        </w:r>
      </w:del>
      <w:del w:id="3557" w:author="PR Preview" w:date="2026-01-01T00:00:00Z">
        <w:r>
          <w:delText xml:space="preserve">By</w:delText>
        </w:r>
      </w:del>
      <w:del w:id="3558" w:author="PR Preview" w:date="2026-01-01T00:00:00Z">
        <w:r>
          <w:delText xml:space="preserve"> </w:delText>
        </w:r>
      </w:del>
      <w:hyperlink w:anchor="thm-moore-penrose-unique">
        <w:del w:id="3559" w:author="PR Preview" w:date="2026-01-01T00:00:00Z">
          <w:r>
            <w:rPr>
              <w:rStyle w:val="Hyperlink"/>
            </w:rPr>
            <w:delText xml:space="preserve">Theorem 87</w:delText>
          </w:r>
        </w:del>
      </w:hyperlink>
      <w:del w:id="3560" w:author="PR Preview" w:date="2026-01-01T00:00:00Z">
        <w:r>
          <w:delText xml:space="preserve"> </w:delText>
        </w:r>
      </w:del>
      <w:del w:id="3561" w:author="PR Preview" w:date="2026-01-01T00:00:00Z">
        <w:r>
          <w:delText xml:space="preserve">it is the only one,</w:delText>
        </w:r>
      </w:del>
      <w:del w:id="3562" w:author="PR Preview" w:date="2026-01-01T00:00:00Z">
        <w:r>
          <w:delText xml:space="preserve"> </w:delText>
        </w:r>
      </w:del>
      <w:del w:id="3563" w:author="PR Preview" w:date="2026-01-01T00:00:00Z">
        <w:r>
          <w:delText xml:space="preserve">so every other choice of</w:delText>
        </w:r>
      </w:del>
      <w:del w:id="3564"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3565" w:author="PR Preview" w:date="2026-01-01T00:00:00Z">
        <w:r>
          <w:delText xml:space="preserve"> </w:delText>
        </w:r>
      </w:del>
      <w:del w:id="3566" w:author="PR Preview" w:date="2026-01-01T00:00:00Z">
        <w:r>
          <w:delText xml:space="preserve">breaks condition 2, 3 or 4.</w:delText>
        </w:r>
      </w:del>
      <w:del w:id="3567" w:author="PR Preview" w:date="2026-01-01T00:00:00Z">
        <w:r>
          <w:delText xml:space="preserve"> </w:delText>
        </w:r>
      </w:del>
      <w:del w:id="3568" w:author="PR Preview" w:date="2026-01-01T00:00:00Z">
        <w:r>
          <w:delText xml:space="preserve">For instance,</w:delText>
        </w:r>
      </w:del>
      <w:del w:id="3569" w:author="PR Preview" w:date="2026-01-01T00:00:00Z">
        <w:r>
          <w:delText xml:space="preserve"> </w:delText>
        </w:r>
      </w:del>
      <m:oMath>
        <m:sSub>
          <m:e>
            <m:r>
              <m:t>g</m:t>
            </m:r>
          </m:e>
          <m:sub>
            <m:r>
              <m:t>21</m:t>
            </m:r>
          </m:sub>
        </m:sSub>
        <m:r>
          <m:rPr>
            <m:sty m:val="p"/>
          </m:rPr>
          <m:t>=</m:t>
        </m:r>
        <m:r>
          <m:t>1</m:t>
        </m:r>
      </m:oMath>
      <w:del w:id="3570" w:author="PR Preview" w:date="2026-01-01T00:00:00Z">
        <w:r>
          <w:delText xml:space="preserve"> </w:delText>
        </w:r>
      </w:del>
      <w:del w:id="3571" w:author="PR Preview" w:date="2026-01-01T00:00:00Z">
        <w:r>
          <w:delText xml:space="preserve">(the rest</w:delText>
        </w:r>
      </w:del>
      <w:del w:id="3572" w:author="PR Preview" w:date="2026-01-01T00:00:00Z">
        <w:r>
          <w:delText xml:space="preserve"> </w:delText>
        </w:r>
      </w:del>
      <m:oMath>
        <m:r>
          <m:t>0</m:t>
        </m:r>
      </m:oMath>
      <w:del w:id="3573" w:author="PR Preview" w:date="2026-01-01T00:00:00Z">
        <w:r>
          <w:delText xml:space="preserve">) gives</w:delText>
        </w:r>
      </w:del>
      <w:del w:id="357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3575" w:author="PR Preview" w:date="2026-01-01T00:00:00Z">
        <w:r>
          <w:delText xml:space="preserve">, which is not symmetric.</w:delText>
        </w:r>
      </w:del>
    </w:p>
    <w:p>
      <w:pPr>
        <w:pStyle w:val="BodyText"/>
      </w:pPr>
      <w:del w:id="3576" w:author="PR Preview" w:date="2026-01-01T00:00:00Z">
        <w:r>
          <w:rPr>
            <w:b/>
            <w:bCs/>
          </w:rPr>
          <w:delText xml:space="preserve">Theorem 88 (Every matrix has a Moore-Penrose inverse)</w:delText>
        </w:r>
      </w:del>
      <w:del w:id="3577" w:author="PR Preview" w:date="2026-01-01T00:00:00Z">
        <w:r>
          <w:delText xml:space="preserve"> </w:delText>
        </w:r>
      </w:del>
      <w:del w:id="3578" w:author="PR Preview" w:date="2026-01-01T00:00:00Z">
        <w:r>
          <w:delText xml:space="preserve">Every</w:delText>
        </w:r>
      </w:del>
      <w:del w:id="3579" w:author="PR Preview" w:date="2026-01-01T00:00:00Z">
        <w:r>
          <w:delText xml:space="preserve"> </w:delText>
        </w:r>
      </w:del>
      <m:oMath>
        <m:r>
          <m:t>m</m:t>
        </m:r>
        <m:r>
          <m:rPr>
            <m:sty m:val="p"/>
          </m:rPr>
          <m:t>×</m:t>
        </m:r>
        <m:r>
          <m:t>n</m:t>
        </m:r>
      </m:oMath>
      <w:del w:id="3580" w:author="PR Preview" w:date="2026-01-01T00:00:00Z">
        <w:r>
          <w:delText xml:space="preserve"> </w:delText>
        </w:r>
      </w:del>
      <w:del w:id="3581" w:author="PR Preview" w:date="2026-01-01T00:00:00Z">
        <w:r>
          <w:delText xml:space="preserve">matrix</w:delText>
        </w:r>
      </w:del>
      <w:del w:id="3582" w:author="PR Preview" w:date="2026-01-01T00:00:00Z">
        <w:r>
          <w:delText xml:space="preserve"> </w:delText>
        </w:r>
      </w:del>
      <m:oMath>
        <m:r>
          <m:rPr>
            <m:sty m:val="bi"/>
          </m:rPr>
          <m:t>A</m:t>
        </m:r>
      </m:oMath>
      <w:del w:id="3583" w:author="PR Preview" w:date="2026-01-01T00:00:00Z">
        <w:r>
          <w:delText xml:space="preserve"> </w:delText>
        </w:r>
      </w:del>
      <w:del w:id="3584" w:author="PR Preview" w:date="2026-01-01T00:00:00Z">
        <w:r>
          <w:delText xml:space="preserve">has a Moore-Penrose inverse (</w:delText>
        </w:r>
      </w:del>
      <w:hyperlink w:anchor="def-moore-penrose">
        <w:del w:id="3585" w:author="PR Preview" w:date="2026-01-01T00:00:00Z">
          <w:r>
            <w:rPr>
              <w:rStyle w:val="Hyperlink"/>
            </w:rPr>
            <w:delText xml:space="preserve">Definition 93</w:delText>
          </w:r>
        </w:del>
      </w:hyperlink>
      <w:del w:id="3586" w:author="PR Preview" w:date="2026-01-01T00:00:00Z">
        <w:r>
          <w:delText xml:space="preserve">),</w:delText>
        </w:r>
      </w:del>
      <w:del w:id="3587" w:author="PR Preview" w:date="2026-01-01T00:00:00Z">
        <w:r>
          <w:delText xml:space="preserve"> </w:delText>
        </w:r>
      </w:del>
      <w:del w:id="3588" w:author="PR Preview" w:date="2026-01-01T00:00:00Z">
        <w:r>
          <w:delText xml:space="preserve">written</w:delText>
        </w:r>
      </w:del>
      <w:del w:id="3589" w:author="PR Preview" w:date="2026-01-01T00:00:00Z">
        <w:r>
          <w:delText xml:space="preserve"> </w:delText>
        </w:r>
      </w:del>
      <m:oMath>
        <m:sSup>
          <m:e>
            <m:r>
              <m:rPr>
                <m:sty m:val="bi"/>
              </m:rPr>
              <m:t>A</m:t>
            </m:r>
          </m:e>
          <m:sup>
            <m:r>
              <m:rPr>
                <m:sty m:val="p"/>
              </m:rPr>
              <m:t>+</m:t>
            </m:r>
          </m:sup>
        </m:sSup>
      </m:oMath>
      <w:del w:id="3590" w:author="PR Preview" w:date="2026-01-01T00:00:00Z">
        <w:r>
          <w:delText xml:space="preserve">; it is unique by</w:delText>
        </w:r>
      </w:del>
      <w:del w:id="3591" w:author="PR Preview" w:date="2026-01-01T00:00:00Z">
        <w:r>
          <w:delText xml:space="preserve"> </w:delText>
        </w:r>
      </w:del>
      <w:hyperlink w:anchor="thm-moore-penrose-unique">
        <w:del w:id="3592" w:author="PR Preview" w:date="2026-01-01T00:00:00Z">
          <w:r>
            <w:rPr>
              <w:rStyle w:val="Hyperlink"/>
            </w:rPr>
            <w:delText xml:space="preserve">Theorem 87</w:delText>
          </w:r>
        </w:del>
      </w:hyperlink>
      <w:del w:id="3593" w:author="PR Preview" w:date="2026-01-01T00:00:00Z">
        <w:r>
          <w:delText xml:space="preserve">.</w:delText>
        </w:r>
      </w:del>
    </w:p>
    <w:p>
      <w:pPr>
        <w:pStyle w:val="FirstParagraph"/>
      </w:pPr>
      <w:ins w:id="3594" w:author="PR Preview" w:date="2026-01-01T00:00:00Z">
        <w:r>
          <w:rPr>
            <w:b/>
            <w:bCs/>
          </w:rPr>
          <w:t xml:space="preserve">Example 163 (Only one of the many generalized inverses qualifies)</w:t>
        </w:r>
      </w:ins>
      <w:ins w:id="3595" w:author="PR Preview" w:date="2026-01-01T00:00:00Z">
        <w:r>
          <w:t xml:space="preserve"> </w:t>
        </w:r>
      </w:ins>
      <w:ins w:id="3596" w:author="PR Preview" w:date="2026-01-01T00:00:00Z">
        <w:r>
          <w:t xml:space="preserve">The matrix</w:t>
        </w:r>
      </w:ins>
      <w:ins w:id="35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598" w:author="PR Preview" w:date="2026-01-01T00:00:00Z">
        <w:r>
          <w:t xml:space="preserve"> </w:t>
        </w:r>
      </w:ins>
      <w:ins w:id="3599" w:author="PR Preview" w:date="2026-01-01T00:00:00Z">
        <w:r>
          <w:t xml:space="preserve">has infinitely many generalized inverses</w:t>
        </w:r>
      </w:ins>
      <w:ins w:id="360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3601" w:author="PR Preview" w:date="2026-01-01T00:00:00Z">
        <w:r>
          <w:t xml:space="preserve"> </w:t>
        </w:r>
      </w:ins>
      <w:ins w:id="3602" w:author="PR Preview" w:date="2026-01-01T00:00:00Z">
        <w:r>
          <w:t xml:space="preserve">(</w:t>
        </w:r>
      </w:ins>
      <w:hyperlink w:anchor="exm-generalized-inverse">
        <w:ins w:id="3603" w:author="PR Preview" w:date="2026-01-01T00:00:00Z">
          <w:r>
            <w:rPr>
              <w:rStyle w:val="Hyperlink"/>
            </w:rPr>
            <w:t xml:space="preserve">Example 159</w:t>
          </w:r>
        </w:ins>
      </w:hyperlink>
      <w:ins w:id="3604" w:author="PR Preview" w:date="2026-01-01T00:00:00Z">
        <w:r>
          <w:t xml:space="preserve">),</w:t>
        </w:r>
      </w:ins>
      <w:ins w:id="3605" w:author="PR Preview" w:date="2026-01-01T00:00:00Z">
        <w:r>
          <w:t xml:space="preserve"> </w:t>
        </w:r>
      </w:ins>
      <w:ins w:id="3606" w:author="PR Preview" w:date="2026-01-01T00:00:00Z">
        <w:r>
          <w:t xml:space="preserve">and</w:t>
        </w:r>
      </w:ins>
      <w:ins w:id="360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608" w:author="PR Preview" w:date="2026-01-01T00:00:00Z">
        <w:r>
          <w:t xml:space="preserve"> </w:t>
        </w:r>
      </w:ins>
      <w:ins w:id="3609" w:author="PR Preview" w:date="2026-01-01T00:00:00Z">
        <w:r>
          <w:t xml:space="preserve">is a Moore-Penrose inverse (</w:t>
        </w:r>
      </w:ins>
      <w:hyperlink w:anchor="exm-moore-penrose">
        <w:ins w:id="3610" w:author="PR Preview" w:date="2026-01-01T00:00:00Z">
          <w:r>
            <w:rPr>
              <w:rStyle w:val="Hyperlink"/>
            </w:rPr>
            <w:t xml:space="preserve">Example 162</w:t>
          </w:r>
        </w:ins>
      </w:hyperlink>
      <w:ins w:id="3611" w:author="PR Preview" w:date="2026-01-01T00:00:00Z">
        <w:r>
          <w:t xml:space="preserve">).</w:t>
        </w:r>
      </w:ins>
      <w:ins w:id="3612" w:author="PR Preview" w:date="2026-01-01T00:00:00Z">
        <w:r>
          <w:t xml:space="preserve"> </w:t>
        </w:r>
      </w:ins>
      <w:ins w:id="3613" w:author="PR Preview" w:date="2026-01-01T00:00:00Z">
        <w:r>
          <w:t xml:space="preserve">By</w:t>
        </w:r>
      </w:ins>
      <w:ins w:id="3614" w:author="PR Preview" w:date="2026-01-01T00:00:00Z">
        <w:r>
          <w:t xml:space="preserve"> </w:t>
        </w:r>
      </w:ins>
      <w:hyperlink w:anchor="thm-moore-penrose-unique">
        <w:ins w:id="3615" w:author="PR Preview" w:date="2026-01-01T00:00:00Z">
          <w:r>
            <w:rPr>
              <w:rStyle w:val="Hyperlink"/>
            </w:rPr>
            <w:t xml:space="preserve">Theorem 88</w:t>
          </w:r>
        </w:ins>
      </w:hyperlink>
      <w:ins w:id="3616" w:author="PR Preview" w:date="2026-01-01T00:00:00Z">
        <w:r>
          <w:t xml:space="preserve"> </w:t>
        </w:r>
      </w:ins>
      <w:ins w:id="3617" w:author="PR Preview" w:date="2026-01-01T00:00:00Z">
        <w:r>
          <w:t xml:space="preserve">it is the only one,</w:t>
        </w:r>
      </w:ins>
      <w:ins w:id="3618" w:author="PR Preview" w:date="2026-01-01T00:00:00Z">
        <w:r>
          <w:t xml:space="preserve"> </w:t>
        </w:r>
      </w:ins>
      <w:ins w:id="3619" w:author="PR Preview" w:date="2026-01-01T00:00:00Z">
        <w:r>
          <w:t xml:space="preserve">so every other choice of</w:t>
        </w:r>
      </w:ins>
      <w:ins w:id="3620"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3621" w:author="PR Preview" w:date="2026-01-01T00:00:00Z">
        <w:r>
          <w:t xml:space="preserve"> </w:t>
        </w:r>
      </w:ins>
      <w:ins w:id="3622" w:author="PR Preview" w:date="2026-01-01T00:00:00Z">
        <w:r>
          <w:t xml:space="preserve">breaks condition 2, 3 or 4.</w:t>
        </w:r>
      </w:ins>
      <w:ins w:id="3623" w:author="PR Preview" w:date="2026-01-01T00:00:00Z">
        <w:r>
          <w:t xml:space="preserve"> </w:t>
        </w:r>
      </w:ins>
      <w:ins w:id="3624" w:author="PR Preview" w:date="2026-01-01T00:00:00Z">
        <w:r>
          <w:t xml:space="preserve">For instance,</w:t>
        </w:r>
      </w:ins>
      <w:ins w:id="3625" w:author="PR Preview" w:date="2026-01-01T00:00:00Z">
        <w:r>
          <w:t xml:space="preserve"> </w:t>
        </w:r>
      </w:ins>
      <m:oMath>
        <m:sSub>
          <m:e>
            <m:r>
              <m:t>g</m:t>
            </m:r>
          </m:e>
          <m:sub>
            <m:r>
              <m:t>21</m:t>
            </m:r>
          </m:sub>
        </m:sSub>
        <m:r>
          <m:rPr>
            <m:sty m:val="p"/>
          </m:rPr>
          <m:t>=</m:t>
        </m:r>
        <m:r>
          <m:t>1</m:t>
        </m:r>
      </m:oMath>
      <w:ins w:id="3626" w:author="PR Preview" w:date="2026-01-01T00:00:00Z">
        <w:r>
          <w:t xml:space="preserve"> </w:t>
        </w:r>
      </w:ins>
      <w:ins w:id="3627" w:author="PR Preview" w:date="2026-01-01T00:00:00Z">
        <w:r>
          <w:t xml:space="preserve">(the rest</w:t>
        </w:r>
      </w:ins>
      <w:ins w:id="3628" w:author="PR Preview" w:date="2026-01-01T00:00:00Z">
        <w:r>
          <w:t xml:space="preserve"> </w:t>
        </w:r>
      </w:ins>
      <m:oMath>
        <m:r>
          <m:t>0</m:t>
        </m:r>
      </m:oMath>
      <w:ins w:id="3629" w:author="PR Preview" w:date="2026-01-01T00:00:00Z">
        <w:r>
          <w:t xml:space="preserve">) gives</w:t>
        </w:r>
      </w:ins>
      <w:ins w:id="363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3631" w:author="PR Preview" w:date="2026-01-01T00:00:00Z">
        <w:r>
          <w:t xml:space="preserve">, which is not symmetric.</w:t>
        </w:r>
      </w:ins>
    </w:p>
    <w:bookmarkEnd w:id="521"/>
    <w:bookmarkStart w:id="522" w:name="thm-moore-penrose-exists"/>
    <w:p>
      <w:pPr>
        <w:pStyle w:val="BodyText"/>
      </w:pPr>
      <w:ins w:id="3632" w:author="PR Preview" w:date="2026-01-01T00:00:00Z">
        <w:r>
          <w:rPr>
            <w:b/>
            <w:bCs/>
          </w:rPr>
          <w:t xml:space="preserve">Theorem 89 (Every matrix has a Moore-Penrose inverse)</w:t>
        </w:r>
      </w:ins>
      <w:ins w:id="3633" w:author="PR Preview" w:date="2026-01-01T00:00:00Z">
        <w:r>
          <w:t xml:space="preserve"> </w:t>
        </w:r>
      </w:ins>
      <w:ins w:id="3634" w:author="PR Preview" w:date="2026-01-01T00:00:00Z">
        <w:r>
          <w:t xml:space="preserve">Every</w:t>
        </w:r>
      </w:ins>
      <w:ins w:id="3635" w:author="PR Preview" w:date="2026-01-01T00:00:00Z">
        <w:r>
          <w:t xml:space="preserve"> </w:t>
        </w:r>
      </w:ins>
      <m:oMath>
        <m:r>
          <m:t>m</m:t>
        </m:r>
        <m:r>
          <m:rPr>
            <m:sty m:val="p"/>
          </m:rPr>
          <m:t>×</m:t>
        </m:r>
        <m:r>
          <m:t>n</m:t>
        </m:r>
      </m:oMath>
      <w:ins w:id="3636" w:author="PR Preview" w:date="2026-01-01T00:00:00Z">
        <w:r>
          <w:t xml:space="preserve"> </w:t>
        </w:r>
      </w:ins>
      <w:ins w:id="3637" w:author="PR Preview" w:date="2026-01-01T00:00:00Z">
        <w:r>
          <w:t xml:space="preserve">matrix</w:t>
        </w:r>
      </w:ins>
      <w:ins w:id="3638" w:author="PR Preview" w:date="2026-01-01T00:00:00Z">
        <w:r>
          <w:t xml:space="preserve"> </w:t>
        </w:r>
      </w:ins>
      <m:oMath>
        <m:r>
          <m:rPr>
            <m:sty m:val="bi"/>
          </m:rPr>
          <m:t>A</m:t>
        </m:r>
      </m:oMath>
      <w:ins w:id="3639" w:author="PR Preview" w:date="2026-01-01T00:00:00Z">
        <w:r>
          <w:t xml:space="preserve"> </w:t>
        </w:r>
      </w:ins>
      <w:ins w:id="3640" w:author="PR Preview" w:date="2026-01-01T00:00:00Z">
        <w:r>
          <w:t xml:space="preserve">has a Moore-Penrose inverse (</w:t>
        </w:r>
      </w:ins>
      <w:hyperlink w:anchor="def-moore-penrose">
        <w:ins w:id="3641" w:author="PR Preview" w:date="2026-01-01T00:00:00Z">
          <w:r>
            <w:rPr>
              <w:rStyle w:val="Hyperlink"/>
            </w:rPr>
            <w:t xml:space="preserve">Definition 93</w:t>
          </w:r>
        </w:ins>
      </w:hyperlink>
      <w:ins w:id="3642" w:author="PR Preview" w:date="2026-01-01T00:00:00Z">
        <w:r>
          <w:t xml:space="preserve">),</w:t>
        </w:r>
      </w:ins>
      <w:ins w:id="3643" w:author="PR Preview" w:date="2026-01-01T00:00:00Z">
        <w:r>
          <w:t xml:space="preserve"> </w:t>
        </w:r>
      </w:ins>
      <w:ins w:id="3644" w:author="PR Preview" w:date="2026-01-01T00:00:00Z">
        <w:r>
          <w:t xml:space="preserve">written</w:t>
        </w:r>
      </w:ins>
      <w:ins w:id="3645" w:author="PR Preview" w:date="2026-01-01T00:00:00Z">
        <w:r>
          <w:t xml:space="preserve"> </w:t>
        </w:r>
      </w:ins>
      <m:oMath>
        <m:sSup>
          <m:e>
            <m:r>
              <m:rPr>
                <m:sty m:val="bi"/>
              </m:rPr>
              <m:t>A</m:t>
            </m:r>
          </m:e>
          <m:sup>
            <m:r>
              <m:rPr>
                <m:sty m:val="p"/>
              </m:rPr>
              <m:t>+</m:t>
            </m:r>
          </m:sup>
        </m:sSup>
      </m:oMath>
      <w:ins w:id="3646" w:author="PR Preview" w:date="2026-01-01T00:00:00Z">
        <w:r>
          <w:t xml:space="preserve">; it is unique by</w:t>
        </w:r>
      </w:ins>
      <w:ins w:id="3647" w:author="PR Preview" w:date="2026-01-01T00:00:00Z">
        <w:r>
          <w:t xml:space="preserve"> </w:t>
        </w:r>
      </w:ins>
      <w:hyperlink w:anchor="thm-moore-penrose-unique">
        <w:ins w:id="3648" w:author="PR Preview" w:date="2026-01-01T00:00:00Z">
          <w:r>
            <w:rPr>
              <w:rStyle w:val="Hyperlink"/>
            </w:rPr>
            <w:t xml:space="preserve">Theorem 88</w:t>
          </w:r>
        </w:ins>
      </w:hyperlink>
      <w:ins w:id="3649" w:author="PR Preview" w:date="2026-01-01T00:00:00Z">
        <w:r>
          <w:t xml:space="preserve">.</w:t>
        </w:r>
      </w:ins>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3650" w:author="PR Preview" w:date="2026-01-01T00:00:00Z">
        <w:r>
          <w:delText xml:space="preserve">So</w:delText>
        </w:r>
      </w:del>
      <w:del w:id="3651" w:author="PR Preview" w:date="2026-01-01T00:00:00Z">
        <w:r>
          <w:delText xml:space="preserve"> </w:delText>
        </w:r>
      </w:del>
      <m:oMath>
        <m:r>
          <m:rPr>
            <m:sty m:val="bi"/>
          </m:rPr>
          <m:t>C</m:t>
        </m:r>
      </m:oMath>
      <w:del w:id="3652" w:author="PR Preview" w:date="2026-01-01T00:00:00Z">
        <w:r>
          <w:delText xml:space="preserve"> </w:delText>
        </w:r>
      </w:del>
      <w:del w:id="3653" w:author="PR Preview" w:date="2026-01-01T00:00:00Z">
        <w:r>
          <w:delText xml:space="preserve">and</w:delText>
        </w:r>
      </w:del>
      <w:del w:id="3654" w:author="PR Preview" w:date="2026-01-01T00:00:00Z">
        <w:r>
          <w:delText xml:space="preserve"> </w:delText>
        </w:r>
      </w:del>
      <m:oMath>
        <m:sSup>
          <m:e>
            <m:r>
              <m:rPr>
                <m:sty m:val="bi"/>
              </m:rPr>
              <m:t>R</m:t>
            </m:r>
          </m:e>
          <m:sup>
            <m:r>
              <m:rPr>
                <m:sty m:val="p"/>
              </m:rPr>
              <m:t>⊤</m:t>
            </m:r>
          </m:sup>
        </m:sSup>
      </m:oMath>
      <w:del w:id="3655" w:author="PR Preview" w:date="2026-01-01T00:00:00Z">
        <w:r>
          <w:delText xml:space="preserve"> </w:delText>
        </w:r>
      </w:del>
      <w:del w:id="3656" w:author="PR Preview" w:date="2026-01-01T00:00:00Z">
        <w:r>
          <w:delText xml:space="preserve">have full column rank</w:delText>
        </w:r>
      </w:del>
      <w:del w:id="3657" w:author="PR Preview" w:date="2026-01-01T00:00:00Z">
        <w:r>
          <w:delText xml:space="preserve"> </w:delText>
        </w:r>
      </w:del>
      <m:oMath>
        <m:r>
          <m:t>r</m:t>
        </m:r>
      </m:oMath>
      <w:del w:id="3658" w:author="PR Preview" w:date="2026-01-01T00:00:00Z">
        <w:r>
          <w:delText xml:space="preserve">,</w:delText>
        </w:r>
      </w:del>
      <w:del w:id="3659" w:author="PR Preview" w:date="2026-01-01T00:00:00Z">
        <w:r>
          <w:delText xml:space="preserve"> </w:delText>
        </w:r>
      </w:del>
      <w:del w:id="3660" w:author="PR Preview" w:date="2026-01-01T00:00:00Z">
        <w:r>
          <w:delText xml:space="preserve">and</w:delText>
        </w:r>
      </w:del>
      <w:del w:id="3661" w:author="PR Preview" w:date="2026-01-01T00:00:00Z">
        <w:r>
          <w:delText xml:space="preserve"> </w:delText>
        </w:r>
      </w:del>
      <m:oMath>
        <m:sSup>
          <m:e>
            <m:r>
              <m:rPr>
                <m:sty m:val="bi"/>
              </m:rPr>
              <m:t>C</m:t>
            </m:r>
          </m:e>
          <m:sup>
            <m:r>
              <m:rPr>
                <m:sty m:val="p"/>
              </m:rPr>
              <m:t>⊤</m:t>
            </m:r>
          </m:sup>
        </m:sSup>
        <m:r>
          <m:rPr>
            <m:sty m:val="bi"/>
          </m:rPr>
          <m:t>C</m:t>
        </m:r>
      </m:oMath>
      <w:del w:id="3662" w:author="PR Preview" w:date="2026-01-01T00:00:00Z">
        <w:r>
          <w:delText xml:space="preserve"> </w:delText>
        </w:r>
      </w:del>
      <w:del w:id="3663" w:author="PR Preview" w:date="2026-01-01T00:00:00Z">
        <w:r>
          <w:delText xml:space="preserve">and</w:delText>
        </w:r>
      </w:del>
      <w:del w:id="3664"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3665" w:author="PR Preview" w:date="2026-01-01T00:00:00Z">
        <w:r>
          <w:delText xml:space="preserve"> </w:delText>
        </w:r>
      </w:del>
      <w:del w:id="3666" w:author="PR Preview" w:date="2026-01-01T00:00:00Z">
        <w:r>
          <w:delText xml:space="preserve">are invertible (</w:delText>
        </w:r>
      </w:del>
      <w:hyperlink w:anchor="thm-gram-invertible">
        <w:del w:id="3667" w:author="PR Preview" w:date="2026-01-01T00:00:00Z">
          <w:r>
            <w:rPr>
              <w:rStyle w:val="Hyperlink"/>
            </w:rPr>
            <w:delText xml:space="preserve">Theorem 78</w:delText>
          </w:r>
        </w:del>
      </w:hyperlink>
      <w:del w:id="3668" w:author="PR Preview" w:date="2026-01-01T00:00:00Z">
        <w:r>
          <w:delText xml:space="preserve">).</w:delText>
        </w:r>
      </w:del>
      <w:del w:id="3669" w:author="PR Preview" w:date="2026-01-01T00:00:00Z">
        <w:r>
          <w:delText xml:space="preserve"> </w:delText>
        </w:r>
      </w:del>
      <w:del w:id="3670" w:author="PR Preview" w:date="2026-01-01T00:00:00Z">
        <w:r>
          <w:delText xml:space="preserve">They are symmetric:</w:delText>
        </w:r>
      </w:del>
      <w:del w:id="3671" w:author="PR Preview" w:date="2026-01-01T00:00:00Z">
        <w:r>
          <w:delText xml:space="preserve"> </w:delText>
        </w:r>
      </w:del>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del w:id="3672" w:author="PR Preview" w:date="2026-01-01T00:00:00Z">
        <w:r>
          <w:delText xml:space="preserve"> </w:delText>
        </w:r>
      </w:del>
      <w:del w:id="3673" w:author="PR Preview" w:date="2026-01-01T00:00:00Z">
        <w:r>
          <w:delText xml:space="preserve">(</w:delText>
        </w:r>
      </w:del>
      <w:hyperlink w:anchor="thm-transpose-product">
        <w:del w:id="3674" w:author="PR Preview" w:date="2026-01-01T00:00:00Z">
          <w:r>
            <w:rPr>
              <w:rStyle w:val="Hyperlink"/>
            </w:rPr>
            <w:delText xml:space="preserve">Theorem 19</w:delText>
          </w:r>
        </w:del>
      </w:hyperlink>
      <w:del w:id="3675" w:author="PR Preview" w:date="2026-01-01T00:00:00Z">
        <w:r>
          <w:delText xml:space="preserve">,</w:delText>
        </w:r>
      </w:del>
      <w:del w:id="3676" w:author="PR Preview" w:date="2026-01-01T00:00:00Z">
        <w:r>
          <w:delText xml:space="preserve"> </w:delText>
        </w:r>
      </w:del>
      <w:hyperlink w:anchor="def-matrix-transpose">
        <w:del w:id="3677" w:author="PR Preview" w:date="2026-01-01T00:00:00Z">
          <w:r>
            <w:rPr>
              <w:rStyle w:val="Hyperlink"/>
            </w:rPr>
            <w:delText xml:space="preserve">Definition 20</w:delText>
          </w:r>
        </w:del>
      </w:hyperlink>
      <w:del w:id="3678" w:author="PR Preview" w:date="2026-01-01T00:00:00Z">
        <w:r>
          <w:delText xml:space="preserve">), and likewise for</w:delText>
        </w:r>
      </w:del>
      <w:del w:id="3679" w:author="PR Preview" w:date="2026-01-01T00:00:00Z">
        <w:r>
          <w:delText xml:space="preserve"> </w:delText>
        </w:r>
      </w:del>
      <m:oMath>
        <m:r>
          <m:rPr>
            <m:sty m:val="bi"/>
          </m:rPr>
          <m:t>R</m:t>
        </m:r>
        <m:sSup>
          <m:e>
            <m:r>
              <m:rPr>
                <m:sty m:val="bi"/>
              </m:rPr>
              <m:t>R</m:t>
            </m:r>
          </m:e>
          <m:sup>
            <m:r>
              <m:rPr>
                <m:sty m:val="p"/>
              </m:rPr>
              <m:t>⊤</m:t>
            </m:r>
          </m:sup>
        </m:sSup>
      </m:oMath>
      <w:del w:id="3680" w:author="PR Preview" w:date="2026-01-01T00:00:00Z">
        <w:r>
          <w:delText xml:space="preserve">.</w:delText>
        </w:r>
      </w:del>
      <w:del w:id="3681" w:author="PR Preview" w:date="2026-01-01T00:00:00Z">
        <w:r>
          <w:delText xml:space="preserve"> </w:delText>
        </w:r>
      </w:del>
      <w:del w:id="3682" w:author="PR Preview" w:date="2026-01-01T00:00:00Z">
        <w:r>
          <w:delText xml:space="preserve">Write</w:delText>
        </w:r>
      </w:del>
      <w:del w:id="3683"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3684" w:author="PR Preview" w:date="2026-01-01T00:00:00Z">
        <w:r>
          <w:delText xml:space="preserve"> </w:delText>
        </w:r>
      </w:del>
      <w:del w:id="3685" w:author="PR Preview" w:date="2026-01-01T00:00:00Z">
        <w:r>
          <w:delText xml:space="preserve">and</w:delText>
        </w:r>
      </w:del>
      <w:del w:id="3686"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3687" w:author="PR Preview" w:date="2026-01-01T00:00:00Z">
        <w:r>
          <w:delText xml:space="preserve">,</w:delText>
        </w:r>
      </w:del>
      <w:del w:id="3688" w:author="PR Preview" w:date="2026-01-01T00:00:00Z">
        <w:r>
          <w:delText xml:space="preserve"> </w:delText>
        </w:r>
      </w:del>
      <w:del w:id="3689" w:author="PR Preview" w:date="2026-01-01T00:00:00Z">
        <w:r>
          <w:delText xml:space="preserve">both symmetric (</w:delText>
        </w:r>
      </w:del>
      <w:hyperlink w:anchor="cor-inverse-symmetric">
        <w:del w:id="3690" w:author="PR Preview" w:date="2026-01-01T00:00:00Z">
          <w:r>
            <w:rPr>
              <w:rStyle w:val="Hyperlink"/>
            </w:rPr>
            <w:delText xml:space="preserve">Corollary 6</w:delText>
          </w:r>
        </w:del>
      </w:hyperlink>
      <w:del w:id="3691" w:author="PR Preview" w:date="2026-01-01T00:00:00Z">
        <w:r>
          <w:delText xml:space="preserve">),</w:delText>
        </w:r>
      </w:del>
      <w:del w:id="3692" w:author="PR Preview" w:date="2026-01-01T00:00:00Z">
        <w:r>
          <w:delText xml:space="preserve"> </w:delText>
        </w:r>
      </w:del>
      <w:del w:id="3693" w:author="PR Preview" w:date="2026-01-01T00:00:00Z">
        <w:r>
          <w:delText xml:space="preserve">and</w:delText>
        </w:r>
      </w:del>
      <w:del w:id="3694"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3695" w:author="PR Preview" w:date="2026-01-01T00:00:00Z">
        <w:r>
          <w:delText xml:space="preserve">.</w:delText>
        </w:r>
      </w:del>
    </w:p>
    <w:p>
      <w:pPr>
        <w:pStyle w:val="FirstParagraph"/>
      </w:pPr>
      <w:ins w:id="3696" w:author="PR Preview" w:date="2026-01-01T00:00:00Z">
        <w:r>
          <w:t xml:space="preserve">So</w:t>
        </w:r>
      </w:ins>
      <w:ins w:id="3697" w:author="PR Preview" w:date="2026-01-01T00:00:00Z">
        <w:r>
          <w:t xml:space="preserve"> </w:t>
        </w:r>
      </w:ins>
      <m:oMath>
        <m:r>
          <m:rPr>
            <m:sty m:val="bi"/>
          </m:rPr>
          <m:t>C</m:t>
        </m:r>
      </m:oMath>
      <w:ins w:id="3698" w:author="PR Preview" w:date="2026-01-01T00:00:00Z">
        <w:r>
          <w:t xml:space="preserve"> </w:t>
        </w:r>
      </w:ins>
      <w:ins w:id="3699" w:author="PR Preview" w:date="2026-01-01T00:00:00Z">
        <w:r>
          <w:t xml:space="preserve">and</w:t>
        </w:r>
      </w:ins>
      <w:ins w:id="3700" w:author="PR Preview" w:date="2026-01-01T00:00:00Z">
        <w:r>
          <w:t xml:space="preserve"> </w:t>
        </w:r>
      </w:ins>
      <m:oMath>
        <m:sSup>
          <m:e>
            <m:r>
              <m:rPr>
                <m:sty m:val="bi"/>
              </m:rPr>
              <m:t>R</m:t>
            </m:r>
          </m:e>
          <m:sup>
            <m:r>
              <m:rPr>
                <m:sty m:val="p"/>
              </m:rPr>
              <m:t>⊤</m:t>
            </m:r>
          </m:sup>
        </m:sSup>
      </m:oMath>
      <w:ins w:id="3701" w:author="PR Preview" w:date="2026-01-01T00:00:00Z">
        <w:r>
          <w:t xml:space="preserve"> </w:t>
        </w:r>
      </w:ins>
      <w:ins w:id="3702" w:author="PR Preview" w:date="2026-01-01T00:00:00Z">
        <w:r>
          <w:t xml:space="preserve">have full column rank</w:t>
        </w:r>
      </w:ins>
      <w:ins w:id="3703" w:author="PR Preview" w:date="2026-01-01T00:00:00Z">
        <w:r>
          <w:t xml:space="preserve"> </w:t>
        </w:r>
      </w:ins>
      <m:oMath>
        <m:r>
          <m:t>r</m:t>
        </m:r>
      </m:oMath>
      <w:ins w:id="3704" w:author="PR Preview" w:date="2026-01-01T00:00:00Z">
        <w:r>
          <w:t xml:space="preserve">,</w:t>
        </w:r>
      </w:ins>
      <w:ins w:id="3705" w:author="PR Preview" w:date="2026-01-01T00:00:00Z">
        <w:r>
          <w:t xml:space="preserve"> </w:t>
        </w:r>
      </w:ins>
      <w:ins w:id="3706" w:author="PR Preview" w:date="2026-01-01T00:00:00Z">
        <w:r>
          <w:t xml:space="preserve">and</w:t>
        </w:r>
      </w:ins>
      <w:ins w:id="3707" w:author="PR Preview" w:date="2026-01-01T00:00:00Z">
        <w:r>
          <w:t xml:space="preserve"> </w:t>
        </w:r>
      </w:ins>
      <m:oMath>
        <m:sSup>
          <m:e>
            <m:r>
              <m:rPr>
                <m:sty m:val="bi"/>
              </m:rPr>
              <m:t>C</m:t>
            </m:r>
          </m:e>
          <m:sup>
            <m:r>
              <m:rPr>
                <m:sty m:val="p"/>
              </m:rPr>
              <m:t>⊤</m:t>
            </m:r>
          </m:sup>
        </m:sSup>
        <m:r>
          <m:rPr>
            <m:sty m:val="bi"/>
          </m:rPr>
          <m:t>C</m:t>
        </m:r>
      </m:oMath>
      <w:ins w:id="3708" w:author="PR Preview" w:date="2026-01-01T00:00:00Z">
        <w:r>
          <w:t xml:space="preserve"> </w:t>
        </w:r>
      </w:ins>
      <w:ins w:id="3709" w:author="PR Preview" w:date="2026-01-01T00:00:00Z">
        <w:r>
          <w:t xml:space="preserve">and</w:t>
        </w:r>
      </w:ins>
      <w:ins w:id="3710"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3711" w:author="PR Preview" w:date="2026-01-01T00:00:00Z">
        <w:r>
          <w:t xml:space="preserve"> </w:t>
        </w:r>
      </w:ins>
      <w:ins w:id="3712" w:author="PR Preview" w:date="2026-01-01T00:00:00Z">
        <w:r>
          <w:t xml:space="preserve">are invertible (</w:t>
        </w:r>
      </w:ins>
      <w:hyperlink w:anchor="thm-gram-invertible">
        <w:ins w:id="3713" w:author="PR Preview" w:date="2026-01-01T00:00:00Z">
          <w:r>
            <w:rPr>
              <w:rStyle w:val="Hyperlink"/>
            </w:rPr>
            <w:t xml:space="preserve">Theorem 79</w:t>
          </w:r>
        </w:ins>
      </w:hyperlink>
      <w:ins w:id="3714" w:author="PR Preview" w:date="2026-01-01T00:00:00Z">
        <w:r>
          <w:t xml:space="preserve">).</w:t>
        </w:r>
      </w:ins>
      <w:ins w:id="3715" w:author="PR Preview" w:date="2026-01-01T00:00:00Z">
        <w:r>
          <w:t xml:space="preserve"> </w:t>
        </w:r>
      </w:ins>
      <w:ins w:id="3716" w:author="PR Preview" w:date="2026-01-01T00:00:00Z">
        <w:r>
          <w:t xml:space="preserve">They are symmetric:</w:t>
        </w:r>
      </w:ins>
      <w:ins w:id="3717" w:author="PR Preview" w:date="2026-01-01T00:00:00Z">
        <w:r>
          <w:t xml:space="preserve"> </w:t>
        </w:r>
      </w:ins>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ins w:id="3718" w:author="PR Preview" w:date="2026-01-01T00:00:00Z">
        <w:r>
          <w:t xml:space="preserve"> </w:t>
        </w:r>
      </w:ins>
      <w:ins w:id="3719" w:author="PR Preview" w:date="2026-01-01T00:00:00Z">
        <w:r>
          <w:t xml:space="preserve">(</w:t>
        </w:r>
      </w:ins>
      <w:hyperlink w:anchor="thm-transpose-product">
        <w:ins w:id="3720" w:author="PR Preview" w:date="2026-01-01T00:00:00Z">
          <w:r>
            <w:rPr>
              <w:rStyle w:val="Hyperlink"/>
            </w:rPr>
            <w:t xml:space="preserve">Theorem 19</w:t>
          </w:r>
        </w:ins>
      </w:hyperlink>
      <w:ins w:id="3721" w:author="PR Preview" w:date="2026-01-01T00:00:00Z">
        <w:r>
          <w:t xml:space="preserve">,</w:t>
        </w:r>
      </w:ins>
      <w:ins w:id="3722" w:author="PR Preview" w:date="2026-01-01T00:00:00Z">
        <w:r>
          <w:t xml:space="preserve"> </w:t>
        </w:r>
      </w:ins>
      <w:hyperlink w:anchor="def-matrix-transpose">
        <w:ins w:id="3723" w:author="PR Preview" w:date="2026-01-01T00:00:00Z">
          <w:r>
            <w:rPr>
              <w:rStyle w:val="Hyperlink"/>
            </w:rPr>
            <w:t xml:space="preserve">Definition 20</w:t>
          </w:r>
        </w:ins>
      </w:hyperlink>
      <w:ins w:id="3724" w:author="PR Preview" w:date="2026-01-01T00:00:00Z">
        <w:r>
          <w:t xml:space="preserve">), and likewise for</w:t>
        </w:r>
      </w:ins>
      <w:ins w:id="3725" w:author="PR Preview" w:date="2026-01-01T00:00:00Z">
        <w:r>
          <w:t xml:space="preserve"> </w:t>
        </w:r>
      </w:ins>
      <m:oMath>
        <m:r>
          <m:rPr>
            <m:sty m:val="bi"/>
          </m:rPr>
          <m:t>R</m:t>
        </m:r>
        <m:sSup>
          <m:e>
            <m:r>
              <m:rPr>
                <m:sty m:val="bi"/>
              </m:rPr>
              <m:t>R</m:t>
            </m:r>
          </m:e>
          <m:sup>
            <m:r>
              <m:rPr>
                <m:sty m:val="p"/>
              </m:rPr>
              <m:t>⊤</m:t>
            </m:r>
          </m:sup>
        </m:sSup>
      </m:oMath>
      <w:ins w:id="3726" w:author="PR Preview" w:date="2026-01-01T00:00:00Z">
        <w:r>
          <w:t xml:space="preserve">.</w:t>
        </w:r>
      </w:ins>
      <w:ins w:id="3727" w:author="PR Preview" w:date="2026-01-01T00:00:00Z">
        <w:r>
          <w:t xml:space="preserve"> </w:t>
        </w:r>
      </w:ins>
      <w:ins w:id="3728" w:author="PR Preview" w:date="2026-01-01T00:00:00Z">
        <w:r>
          <w:t xml:space="preserve">Write</w:t>
        </w:r>
      </w:ins>
      <w:ins w:id="3729"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3730" w:author="PR Preview" w:date="2026-01-01T00:00:00Z">
        <w:r>
          <w:t xml:space="preserve"> </w:t>
        </w:r>
      </w:ins>
      <w:ins w:id="3731" w:author="PR Preview" w:date="2026-01-01T00:00:00Z">
        <w:r>
          <w:t xml:space="preserve">and</w:t>
        </w:r>
      </w:ins>
      <w:ins w:id="3732"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3733" w:author="PR Preview" w:date="2026-01-01T00:00:00Z">
        <w:r>
          <w:t xml:space="preserve">,</w:t>
        </w:r>
      </w:ins>
      <w:ins w:id="3734" w:author="PR Preview" w:date="2026-01-01T00:00:00Z">
        <w:r>
          <w:t xml:space="preserve"> </w:t>
        </w:r>
      </w:ins>
      <w:ins w:id="3735" w:author="PR Preview" w:date="2026-01-01T00:00:00Z">
        <w:r>
          <w:t xml:space="preserve">both symmetric (</w:t>
        </w:r>
      </w:ins>
      <w:hyperlink w:anchor="cor-inverse-symmetric">
        <w:ins w:id="3736" w:author="PR Preview" w:date="2026-01-01T00:00:00Z">
          <w:r>
            <w:rPr>
              <w:rStyle w:val="Hyperlink"/>
            </w:rPr>
            <w:t xml:space="preserve">Corollary 6</w:t>
          </w:r>
        </w:ins>
      </w:hyperlink>
      <w:ins w:id="3737" w:author="PR Preview" w:date="2026-01-01T00:00:00Z">
        <w:r>
          <w:t xml:space="preserve">),</w:t>
        </w:r>
      </w:ins>
      <w:ins w:id="3738" w:author="PR Preview" w:date="2026-01-01T00:00:00Z">
        <w:r>
          <w:t xml:space="preserve"> </w:t>
        </w:r>
      </w:ins>
      <w:ins w:id="3739" w:author="PR Preview" w:date="2026-01-01T00:00:00Z">
        <w:r>
          <w:t xml:space="preserve">and</w:t>
        </w:r>
      </w:ins>
      <w:ins w:id="3740"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3741"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del w:id="3742" w:author="PR Preview" w:date="2026-01-01T00:00:00Z">
        <w:r>
          <w:rPr>
            <w:b/>
            <w:bCs/>
          </w:rPr>
          <w:delText xml:space="preserve">Example 163 (The Moore-Penrose inverse of a rank-one matrix)</w:delText>
        </w:r>
      </w:del>
      <w:del w:id="3743" w:author="PR Preview" w:date="2026-01-01T00:00:00Z">
        <w:r>
          <w:delText xml:space="preserve"> </w:delText>
        </w:r>
      </w:del>
      <w:del w:id="3744" w:author="PR Preview" w:date="2026-01-01T00:00:00Z">
        <w:r>
          <w:delText xml:space="preserve">For</w:delText>
        </w:r>
      </w:del>
      <w:del w:id="3745" w:author="PR Preview" w:date="2026-01-01T00:00:00Z">
        <w:r>
          <w:delText xml:space="preserve"> </w:delText>
        </w:r>
      </w:del>
      <m:oMath>
        <m:r>
          <m:rPr>
            <m:sty m:val="bi"/>
          </m:rPr>
          <m:t>A</m:t>
        </m:r>
      </m:oMath>
      <w:del w:id="3746" w:author="PR Preview" w:date="2026-01-01T00:00:00Z">
        <w:r>
          <w:delText xml:space="preserve"> </w:delText>
        </w:r>
      </w:del>
      <w:del w:id="3747" w:author="PR Preview" w:date="2026-01-01T00:00:00Z">
        <w:r>
          <w:delText xml:space="preserve">in</w:delText>
        </w:r>
      </w:del>
      <w:del w:id="3748" w:author="PR Preview" w:date="2026-01-01T00:00:00Z">
        <w:r>
          <w:delText xml:space="preserve"> </w:delText>
        </w:r>
      </w:del>
      <w:hyperlink w:anchor="exm-column-space">
        <w:del w:id="3749" w:author="PR Preview" w:date="2026-01-01T00:00:00Z">
          <w:r>
            <w:rPr>
              <w:rStyle w:val="Hyperlink"/>
            </w:rPr>
            <w:delText xml:space="preserve">Example 53</w:delText>
          </w:r>
        </w:del>
      </w:hyperlink>
      <w:del w:id="3750" w:author="PR Preview" w:date="2026-01-01T00:00:00Z">
        <w:r>
          <w:delText xml:space="preserve">, the rank factorization</w:delText>
        </w:r>
      </w:del>
      <w:del w:id="3751"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3752" w:author="PR Preview" w:date="2026-01-01T00:00:00Z">
        <w:r>
          <w:delText xml:space="preserve">,</w:delText>
        </w:r>
      </w:del>
      <w:del w:id="3753"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3754" w:author="PR Preview" w:date="2026-01-01T00:00:00Z">
        <w:r>
          <w:delText xml:space="preserve"> </w:delText>
        </w:r>
      </w:del>
      <w:del w:id="3755" w:author="PR Preview" w:date="2026-01-01T00:00:00Z">
        <w:r>
          <w:delText xml:space="preserve">(</w:delText>
        </w:r>
      </w:del>
      <w:hyperlink w:anchor="exm-rank-factorization">
        <w:del w:id="3756" w:author="PR Preview" w:date="2026-01-01T00:00:00Z">
          <w:r>
            <w:rPr>
              <w:rStyle w:val="Hyperlink"/>
            </w:rPr>
            <w:delText xml:space="preserve">Example 70</w:delText>
          </w:r>
        </w:del>
      </w:hyperlink>
      <w:del w:id="3757" w:author="PR Preview" w:date="2026-01-01T00:00:00Z">
        <w:r>
          <w:delText xml:space="preserve">) gives</w:delText>
        </w:r>
      </w:del>
      <w:del w:id="3758" w:author="PR Preview" w:date="2026-01-01T00:00:00Z">
        <w:r>
          <w:delText xml:space="preserve"> </w:delText>
        </w:r>
      </w:del>
      <m:oMath>
        <m:sSup>
          <m:e>
            <m:r>
              <m:rPr>
                <m:sty m:val="bi"/>
              </m:rPr>
              <m:t>C</m:t>
            </m:r>
          </m:e>
          <m:sup>
            <m:r>
              <m:rPr>
                <m:sty m:val="p"/>
              </m:rPr>
              <m:t>⊤</m:t>
            </m:r>
          </m:sup>
        </m:sSup>
        <m:r>
          <m:rPr>
            <m:sty m:val="bi"/>
          </m:rPr>
          <m:t>C</m:t>
        </m:r>
        <m:r>
          <m:rPr>
            <m:sty m:val="p"/>
          </m:rPr>
          <m:t>=</m:t>
        </m:r>
        <m:r>
          <m:t>1</m:t>
        </m:r>
        <m:r>
          <m:rPr>
            <m:sty m:val="p"/>
          </m:rPr>
          <m:t>+</m:t>
        </m:r>
        <m:r>
          <m:t>9</m:t>
        </m:r>
        <m:r>
          <m:rPr>
            <m:sty m:val="p"/>
          </m:rPr>
          <m:t>=</m:t>
        </m:r>
        <m:r>
          <m:t>10</m:t>
        </m:r>
      </m:oMath>
      <w:del w:id="3759" w:author="PR Preview" w:date="2026-01-01T00:00:00Z">
        <w:r>
          <w:delText xml:space="preserve"> </w:delText>
        </w:r>
      </w:del>
      <w:del w:id="3760" w:author="PR Preview" w:date="2026-01-01T00:00:00Z">
        <w:r>
          <w:delText xml:space="preserve">and</w:delText>
        </w:r>
      </w:del>
      <w:del w:id="3761" w:author="PR Preview" w:date="2026-01-01T00:00:00Z">
        <w:r>
          <w:delText xml:space="preserve"> </w:delText>
        </w:r>
      </w:del>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del w:id="3762" w:author="PR Preview" w:date="2026-01-01T00:00:00Z">
        <w:r>
          <w:delText xml:space="preserve">, so</w:delText>
        </w:r>
      </w:del>
    </w:p>
    <w:p>
      <w:pPr>
        <w:pStyle w:val="FirstParagraph"/>
      </w:pPr>
      <w:ins w:id="3763" w:author="PR Preview" w:date="2026-01-01T00:00:00Z">
        <w:r>
          <w:rPr>
            <w:b/>
            <w:bCs/>
          </w:rPr>
          <w:t xml:space="preserve">Example 164 (The Moore-Penrose inverse of a rank-one matrix)</w:t>
        </w:r>
      </w:ins>
      <w:ins w:id="3764" w:author="PR Preview" w:date="2026-01-01T00:00:00Z">
        <w:r>
          <w:t xml:space="preserve"> </w:t>
        </w:r>
      </w:ins>
      <w:ins w:id="3765" w:author="PR Preview" w:date="2026-01-01T00:00:00Z">
        <w:r>
          <w:t xml:space="preserve">For</w:t>
        </w:r>
      </w:ins>
      <w:ins w:id="3766" w:author="PR Preview" w:date="2026-01-01T00:00:00Z">
        <w:r>
          <w:t xml:space="preserve"> </w:t>
        </w:r>
      </w:ins>
      <m:oMath>
        <m:r>
          <m:rPr>
            <m:sty m:val="bi"/>
          </m:rPr>
          <m:t>A</m:t>
        </m:r>
      </m:oMath>
      <w:ins w:id="3767" w:author="PR Preview" w:date="2026-01-01T00:00:00Z">
        <w:r>
          <w:t xml:space="preserve"> </w:t>
        </w:r>
      </w:ins>
      <w:ins w:id="3768" w:author="PR Preview" w:date="2026-01-01T00:00:00Z">
        <w:r>
          <w:t xml:space="preserve">in</w:t>
        </w:r>
      </w:ins>
      <w:ins w:id="3769" w:author="PR Preview" w:date="2026-01-01T00:00:00Z">
        <w:r>
          <w:t xml:space="preserve"> </w:t>
        </w:r>
      </w:ins>
      <w:hyperlink w:anchor="exm-column-space">
        <w:ins w:id="3770" w:author="PR Preview" w:date="2026-01-01T00:00:00Z">
          <w:r>
            <w:rPr>
              <w:rStyle w:val="Hyperlink"/>
            </w:rPr>
            <w:t xml:space="preserve">Example 53</w:t>
          </w:r>
        </w:ins>
      </w:hyperlink>
      <w:ins w:id="3771" w:author="PR Preview" w:date="2026-01-01T00:00:00Z">
        <w:r>
          <w:t xml:space="preserve">, the rank factorization</w:t>
        </w:r>
      </w:ins>
      <w:ins w:id="3772"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3773" w:author="PR Preview" w:date="2026-01-01T00:00:00Z">
        <w:r>
          <w:t xml:space="preserve">,</w:t>
        </w:r>
      </w:ins>
      <w:ins w:id="377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3775" w:author="PR Preview" w:date="2026-01-01T00:00:00Z">
        <w:r>
          <w:t xml:space="preserve"> </w:t>
        </w:r>
      </w:ins>
      <w:ins w:id="3776" w:author="PR Preview" w:date="2026-01-01T00:00:00Z">
        <w:r>
          <w:t xml:space="preserve">(</w:t>
        </w:r>
      </w:ins>
      <w:hyperlink w:anchor="exm-rank-factorization">
        <w:ins w:id="3777" w:author="PR Preview" w:date="2026-01-01T00:00:00Z">
          <w:r>
            <w:rPr>
              <w:rStyle w:val="Hyperlink"/>
            </w:rPr>
            <w:t xml:space="preserve">Example 70</w:t>
          </w:r>
        </w:ins>
      </w:hyperlink>
      <w:ins w:id="3778" w:author="PR Preview" w:date="2026-01-01T00:00:00Z">
        <w:r>
          <w:t xml:space="preserve">) gives</w:t>
        </w:r>
      </w:ins>
      <w:ins w:id="3779" w:author="PR Preview" w:date="2026-01-01T00:00:00Z">
        <w:r>
          <w:t xml:space="preserve"> </w:t>
        </w:r>
      </w:ins>
      <m:oMath>
        <m:sSup>
          <m:e>
            <m:r>
              <m:rPr>
                <m:sty m:val="bi"/>
              </m:rPr>
              <m:t>C</m:t>
            </m:r>
          </m:e>
          <m:sup>
            <m:r>
              <m:rPr>
                <m:sty m:val="p"/>
              </m:rPr>
              <m:t>⊤</m:t>
            </m:r>
          </m:sup>
        </m:sSup>
        <m:r>
          <m:rPr>
            <m:sty m:val="bi"/>
          </m:rPr>
          <m:t>C</m:t>
        </m:r>
        <m:r>
          <m:rPr>
            <m:sty m:val="p"/>
          </m:rPr>
          <m:t>=</m:t>
        </m:r>
        <m:r>
          <m:t>1</m:t>
        </m:r>
        <m:r>
          <m:rPr>
            <m:sty m:val="p"/>
          </m:rPr>
          <m:t>+</m:t>
        </m:r>
        <m:r>
          <m:t>9</m:t>
        </m:r>
        <m:r>
          <m:rPr>
            <m:sty m:val="p"/>
          </m:rPr>
          <m:t>=</m:t>
        </m:r>
        <m:r>
          <m:t>10</m:t>
        </m:r>
      </m:oMath>
      <w:ins w:id="3780" w:author="PR Preview" w:date="2026-01-01T00:00:00Z">
        <w:r>
          <w:t xml:space="preserve"> </w:t>
        </w:r>
      </w:ins>
      <w:ins w:id="3781" w:author="PR Preview" w:date="2026-01-01T00:00:00Z">
        <w:r>
          <w:t xml:space="preserve">and</w:t>
        </w:r>
      </w:ins>
      <w:ins w:id="3782" w:author="PR Preview" w:date="2026-01-01T00:00:00Z">
        <w:r>
          <w:t xml:space="preserve"> </w:t>
        </w:r>
      </w:ins>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ins w:id="3783" w:author="PR Preview" w:date="2026-01-01T00:00:00Z">
        <w:r>
          <w:t xml:space="preserve">, so</w:t>
        </w:r>
      </w:ins>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del w:id="3784" w:author="PR Preview" w:date="2026-01-01T00:00:00Z">
        <w:r>
          <w:rPr>
            <w:b/>
            <w:bCs/>
          </w:rPr>
          <w:delText xml:space="preserve">Example 164 (A consistent system and an inconsistent one)</w:delText>
        </w:r>
      </w:del>
      <w:del w:id="3785" w:author="PR Preview" w:date="2026-01-01T00:00:00Z">
        <w:r>
          <w:delText xml:space="preserve"> </w:delText>
        </w:r>
      </w:del>
      <w:del w:id="3786" w:author="PR Preview" w:date="2026-01-01T00:00:00Z">
        <w:r>
          <w:delText xml:space="preserve">With</w:delText>
        </w:r>
      </w:del>
      <w:del w:id="37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788" w:author="PR Preview" w:date="2026-01-01T00:00:00Z">
        <w:r>
          <w:delText xml:space="preserve">,</w:delText>
        </w:r>
      </w:del>
      <w:del w:id="3789"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3790" w:author="PR Preview" w:date="2026-01-01T00:00:00Z">
        <w:r>
          <w:delText xml:space="preserve"> </w:delText>
        </w:r>
      </w:del>
      <w:del w:id="3791" w:author="PR Preview" w:date="2026-01-01T00:00:00Z">
        <w:r>
          <w:delText xml:space="preserve">(</w:delText>
        </w:r>
      </w:del>
      <w:hyperlink w:anchor="def-matvec-mult">
        <w:del w:id="3792" w:author="PR Preview" w:date="2026-01-01T00:00:00Z">
          <w:r>
            <w:rPr>
              <w:rStyle w:val="Hyperlink"/>
            </w:rPr>
            <w:delText xml:space="preserve">Definition 28</w:delText>
          </w:r>
        </w:del>
      </w:hyperlink>
      <w:del w:id="3793" w:author="PR Preview" w:date="2026-01-01T00:00:00Z">
        <w:r>
          <w:delText xml:space="preserve">).</w:delText>
        </w:r>
      </w:del>
    </w:p>
    <w:p>
      <w:pPr>
        <w:pStyle w:val="BodyText"/>
      </w:pPr>
      <w:ins w:id="3794" w:author="PR Preview" w:date="2026-01-01T00:00:00Z">
        <w:r>
          <w:rPr>
            <w:b/>
            <w:bCs/>
          </w:rPr>
          <w:t xml:space="preserve">Example 165 (A consistent system and an inconsistent one)</w:t>
        </w:r>
      </w:ins>
      <w:ins w:id="3795" w:author="PR Preview" w:date="2026-01-01T00:00:00Z">
        <w:r>
          <w:t xml:space="preserve"> </w:t>
        </w:r>
      </w:ins>
      <w:ins w:id="3796" w:author="PR Preview" w:date="2026-01-01T00:00:00Z">
        <w:r>
          <w:t xml:space="preserve">With</w:t>
        </w:r>
      </w:ins>
      <w:ins w:id="37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798" w:author="PR Preview" w:date="2026-01-01T00:00:00Z">
        <w:r>
          <w:t xml:space="preserve">,</w:t>
        </w:r>
      </w:ins>
      <w:ins w:id="3799"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3800" w:author="PR Preview" w:date="2026-01-01T00:00:00Z">
        <w:r>
          <w:t xml:space="preserve"> </w:t>
        </w:r>
      </w:ins>
      <w:ins w:id="3801" w:author="PR Preview" w:date="2026-01-01T00:00:00Z">
        <w:r>
          <w:t xml:space="preserve">(</w:t>
        </w:r>
      </w:ins>
      <w:hyperlink w:anchor="def-matvec-mult">
        <w:ins w:id="3802" w:author="PR Preview" w:date="2026-01-01T00:00:00Z">
          <w:r>
            <w:rPr>
              <w:rStyle w:val="Hyperlink"/>
            </w:rPr>
            <w:t xml:space="preserve">Definition 28</w:t>
          </w:r>
        </w:ins>
      </w:hyperlink>
      <w:ins w:id="3803" w:author="PR Preview" w:date="2026-01-01T00:00:00Z">
        <w:r>
          <w:t xml:space="preserve">).</w:t>
        </w:r>
      </w:ins>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del w:id="3804" w:author="PR Preview" w:date="2026-01-01T00:00:00Z">
        <w:r>
          <w:rPr>
            <w:b/>
            <w:bCs/>
          </w:rPr>
          <w:delText xml:space="preserve">Theorem 89 (When a linear system has a solution)</w:delText>
        </w:r>
      </w:del>
      <w:del w:id="3805" w:author="PR Preview" w:date="2026-01-01T00:00:00Z">
        <w:r>
          <w:delText xml:space="preserve"> </w:delText>
        </w:r>
      </w:del>
      <w:del w:id="3806" w:author="PR Preview" w:date="2026-01-01T00:00:00Z">
        <w:r>
          <w:delText xml:space="preserve">Let</w:delText>
        </w:r>
      </w:del>
      <w:del w:id="3807" w:author="PR Preview" w:date="2026-01-01T00:00:00Z">
        <w:r>
          <w:delText xml:space="preserve"> </w:delText>
        </w:r>
      </w:del>
      <m:oMath>
        <m:r>
          <m:rPr>
            <m:sty m:val="bi"/>
          </m:rPr>
          <m:t>A</m:t>
        </m:r>
      </m:oMath>
      <w:del w:id="3808" w:author="PR Preview" w:date="2026-01-01T00:00:00Z">
        <w:r>
          <w:delText xml:space="preserve"> </w:delText>
        </w:r>
      </w:del>
      <w:del w:id="3809" w:author="PR Preview" w:date="2026-01-01T00:00:00Z">
        <w:r>
          <w:delText xml:space="preserve">be</w:delText>
        </w:r>
      </w:del>
      <w:del w:id="3810" w:author="PR Preview" w:date="2026-01-01T00:00:00Z">
        <w:r>
          <w:delText xml:space="preserve"> </w:delText>
        </w:r>
      </w:del>
      <m:oMath>
        <m:r>
          <m:t>m</m:t>
        </m:r>
        <m:r>
          <m:rPr>
            <m:sty m:val="p"/>
          </m:rPr>
          <m:t>×</m:t>
        </m:r>
        <m:r>
          <m:t>n</m:t>
        </m:r>
      </m:oMath>
      <w:del w:id="3811" w:author="PR Preview" w:date="2026-01-01T00:00:00Z">
        <w:r>
          <w:delText xml:space="preserve">, let</w:delText>
        </w:r>
      </w:del>
      <w:del w:id="3812"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3813" w:author="PR Preview" w:date="2026-01-01T00:00:00Z">
        <w:r>
          <w:delText xml:space="preserve">,</w:delText>
        </w:r>
      </w:del>
      <w:del w:id="3814" w:author="PR Preview" w:date="2026-01-01T00:00:00Z">
        <w:r>
          <w:delText xml:space="preserve"> </w:delText>
        </w:r>
      </w:del>
      <w:del w:id="3815" w:author="PR Preview" w:date="2026-01-01T00:00:00Z">
        <w:r>
          <w:delText xml:space="preserve">and let</w:delText>
        </w:r>
      </w:del>
      <w:del w:id="3816" w:author="PR Preview" w:date="2026-01-01T00:00:00Z">
        <w:r>
          <w:delText xml:space="preserve"> </w:delText>
        </w:r>
      </w:del>
      <m:oMath>
        <m:r>
          <m:rPr>
            <m:sty m:val="bi"/>
          </m:rPr>
          <m:t>G</m:t>
        </m:r>
      </m:oMath>
      <w:del w:id="3817" w:author="PR Preview" w:date="2026-01-01T00:00:00Z">
        <w:r>
          <w:delText xml:space="preserve"> </w:delText>
        </w:r>
      </w:del>
      <w:del w:id="3818" w:author="PR Preview" w:date="2026-01-01T00:00:00Z">
        <w:r>
          <w:delText xml:space="preserve">be any generalized inverse of</w:delText>
        </w:r>
      </w:del>
      <w:del w:id="3819" w:author="PR Preview" w:date="2026-01-01T00:00:00Z">
        <w:r>
          <w:delText xml:space="preserve"> </w:delText>
        </w:r>
      </w:del>
      <m:oMath>
        <m:r>
          <m:rPr>
            <m:sty m:val="bi"/>
          </m:rPr>
          <m:t>A</m:t>
        </m:r>
      </m:oMath>
      <w:del w:id="3820" w:author="PR Preview" w:date="2026-01-01T00:00:00Z">
        <w:r>
          <w:delText xml:space="preserve"> </w:delText>
        </w:r>
      </w:del>
      <w:del w:id="3821" w:author="PR Preview" w:date="2026-01-01T00:00:00Z">
        <w:r>
          <w:delText xml:space="preserve">(</w:delText>
        </w:r>
      </w:del>
      <w:hyperlink w:anchor="def-generalized-inverse">
        <w:del w:id="3822" w:author="PR Preview" w:date="2026-01-01T00:00:00Z">
          <w:r>
            <w:rPr>
              <w:rStyle w:val="Hyperlink"/>
            </w:rPr>
            <w:delText xml:space="preserve">Definition 92</w:delText>
          </w:r>
        </w:del>
      </w:hyperlink>
      <w:del w:id="3823" w:author="PR Preview" w:date="2026-01-01T00:00:00Z">
        <w:r>
          <w:delText xml:space="preserve">).</w:delText>
        </w:r>
      </w:del>
      <w:del w:id="3824" w:author="PR Preview" w:date="2026-01-01T00:00:00Z">
        <w:r>
          <w:delText xml:space="preserve"> </w:delText>
        </w:r>
      </w:del>
      <w:del w:id="3825" w:author="PR Preview" w:date="2026-01-01T00:00:00Z">
        <w:r>
          <w:delText xml:space="preserve">The following statements are equivalent:</w:delText>
        </w:r>
      </w:del>
    </w:p>
    <w:p>
      <w:pPr>
        <w:pStyle w:val="FirstParagraph"/>
      </w:pPr>
      <w:ins w:id="3826" w:author="PR Preview" w:date="2026-01-01T00:00:00Z">
        <w:r>
          <w:rPr>
            <w:b/>
            <w:bCs/>
          </w:rPr>
          <w:t xml:space="preserve">Theorem 90 (When a linear system has a solution)</w:t>
        </w:r>
      </w:ins>
      <w:ins w:id="3827" w:author="PR Preview" w:date="2026-01-01T00:00:00Z">
        <w:r>
          <w:t xml:space="preserve"> </w:t>
        </w:r>
      </w:ins>
      <w:ins w:id="3828" w:author="PR Preview" w:date="2026-01-01T00:00:00Z">
        <w:r>
          <w:t xml:space="preserve">Let</w:t>
        </w:r>
      </w:ins>
      <w:ins w:id="3829" w:author="PR Preview" w:date="2026-01-01T00:00:00Z">
        <w:r>
          <w:t xml:space="preserve"> </w:t>
        </w:r>
      </w:ins>
      <m:oMath>
        <m:r>
          <m:rPr>
            <m:sty m:val="bi"/>
          </m:rPr>
          <m:t>A</m:t>
        </m:r>
      </m:oMath>
      <w:ins w:id="3830" w:author="PR Preview" w:date="2026-01-01T00:00:00Z">
        <w:r>
          <w:t xml:space="preserve"> </w:t>
        </w:r>
      </w:ins>
      <w:ins w:id="3831" w:author="PR Preview" w:date="2026-01-01T00:00:00Z">
        <w:r>
          <w:t xml:space="preserve">be</w:t>
        </w:r>
      </w:ins>
      <w:ins w:id="3832" w:author="PR Preview" w:date="2026-01-01T00:00:00Z">
        <w:r>
          <w:t xml:space="preserve"> </w:t>
        </w:r>
      </w:ins>
      <m:oMath>
        <m:r>
          <m:t>m</m:t>
        </m:r>
        <m:r>
          <m:rPr>
            <m:sty m:val="p"/>
          </m:rPr>
          <m:t>×</m:t>
        </m:r>
        <m:r>
          <m:t>n</m:t>
        </m:r>
      </m:oMath>
      <w:ins w:id="3833" w:author="PR Preview" w:date="2026-01-01T00:00:00Z">
        <w:r>
          <w:t xml:space="preserve">, let</w:t>
        </w:r>
      </w:ins>
      <w:ins w:id="3834" w:author="PR Preview" w:date="2026-01-01T00:00:00Z">
        <w:r>
          <w:t xml:space="preserve"> </w:t>
        </w:r>
      </w:ins>
      <m:oMath>
        <m:acc>
          <m:accPr>
            <m:chr m:val="̃"/>
          </m:accPr>
          <m:e>
            <m:r>
              <m:t>b</m:t>
            </m:r>
          </m:e>
        </m:acc>
        <m:r>
          <m:rPr>
            <m:sty m:val="p"/>
          </m:rPr>
          <m:t>∈</m:t>
        </m:r>
        <m:sSup>
          <m:e>
            <m:r>
              <m:rPr>
                <m:scr m:val="double-struck"/>
                <m:sty m:val="p"/>
              </m:rPr>
              <m:t>R</m:t>
            </m:r>
          </m:e>
          <m:sup>
            <m:r>
              <m:t>m</m:t>
            </m:r>
          </m:sup>
        </m:sSup>
      </m:oMath>
      <w:ins w:id="3835" w:author="PR Preview" w:date="2026-01-01T00:00:00Z">
        <w:r>
          <w:t xml:space="preserve">,</w:t>
        </w:r>
      </w:ins>
      <w:ins w:id="3836" w:author="PR Preview" w:date="2026-01-01T00:00:00Z">
        <w:r>
          <w:t xml:space="preserve"> </w:t>
        </w:r>
      </w:ins>
      <w:ins w:id="3837" w:author="PR Preview" w:date="2026-01-01T00:00:00Z">
        <w:r>
          <w:t xml:space="preserve">and let</w:t>
        </w:r>
      </w:ins>
      <w:ins w:id="3838" w:author="PR Preview" w:date="2026-01-01T00:00:00Z">
        <w:r>
          <w:t xml:space="preserve"> </w:t>
        </w:r>
      </w:ins>
      <m:oMath>
        <m:r>
          <m:rPr>
            <m:sty m:val="bi"/>
          </m:rPr>
          <m:t>G</m:t>
        </m:r>
      </m:oMath>
      <w:ins w:id="3839" w:author="PR Preview" w:date="2026-01-01T00:00:00Z">
        <w:r>
          <w:t xml:space="preserve"> </w:t>
        </w:r>
      </w:ins>
      <w:ins w:id="3840" w:author="PR Preview" w:date="2026-01-01T00:00:00Z">
        <w:r>
          <w:t xml:space="preserve">be any generalized inverse of</w:t>
        </w:r>
      </w:ins>
      <w:ins w:id="3841" w:author="PR Preview" w:date="2026-01-01T00:00:00Z">
        <w:r>
          <w:t xml:space="preserve"> </w:t>
        </w:r>
      </w:ins>
      <m:oMath>
        <m:r>
          <m:rPr>
            <m:sty m:val="bi"/>
          </m:rPr>
          <m:t>A</m:t>
        </m:r>
      </m:oMath>
      <w:ins w:id="3842" w:author="PR Preview" w:date="2026-01-01T00:00:00Z">
        <w:r>
          <w:t xml:space="preserve"> </w:t>
        </w:r>
      </w:ins>
      <w:ins w:id="3843" w:author="PR Preview" w:date="2026-01-01T00:00:00Z">
        <w:r>
          <w:t xml:space="preserve">(</w:t>
        </w:r>
      </w:ins>
      <w:hyperlink w:anchor="def-generalized-inverse">
        <w:ins w:id="3844" w:author="PR Preview" w:date="2026-01-01T00:00:00Z">
          <w:r>
            <w:rPr>
              <w:rStyle w:val="Hyperlink"/>
            </w:rPr>
            <w:t xml:space="preserve">Definition 92</w:t>
          </w:r>
        </w:ins>
      </w:hyperlink>
      <w:ins w:id="3845" w:author="PR Preview" w:date="2026-01-01T00:00:00Z">
        <w:r>
          <w:t xml:space="preserve">).</w:t>
        </w:r>
      </w:ins>
      <w:ins w:id="3846" w:author="PR Preview" w:date="2026-01-01T00:00:00Z">
        <w:r>
          <w:t xml:space="preserve"> </w:t>
        </w:r>
      </w:ins>
      <w:ins w:id="3847" w:author="PR Preview" w:date="2026-01-01T00:00:00Z">
        <w:r>
          <w:t xml:space="preserve">The following statements are equivalent:</w:t>
        </w:r>
      </w:ins>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del w:id="3848" w:author="PR Preview" w:date="2026-01-01T00:00:00Z">
        <w:r>
          <w:rPr>
            <w:b/>
            <w:bCs/>
          </w:rPr>
          <w:delText xml:space="preserve">1 implies 3.</w:delText>
        </w:r>
      </w:del>
      <w:del w:id="3849" w:author="PR Preview" w:date="2026-01-01T00:00:00Z">
        <w:r>
          <w:delText xml:space="preserve"> </w:delText>
        </w:r>
      </w:del>
      <w:del w:id="3850" w:author="PR Preview" w:date="2026-01-01T00:00:00Z">
        <w:r>
          <w:delText xml:space="preserve">By</w:delText>
        </w:r>
      </w:del>
      <w:del w:id="3851" w:author="PR Preview" w:date="2026-01-01T00:00:00Z">
        <w:r>
          <w:delText xml:space="preserve"> </w:delText>
        </w:r>
      </w:del>
      <w:hyperlink w:anchor="thm-generalized-inverse-solves">
        <w:del w:id="3852" w:author="PR Preview" w:date="2026-01-01T00:00:00Z">
          <w:r>
            <w:rPr>
              <w:rStyle w:val="Hyperlink"/>
            </w:rPr>
            <w:delText xml:space="preserve">Theorem 86</w:delText>
          </w:r>
        </w:del>
      </w:hyperlink>
      <w:del w:id="3853" w:author="PR Preview" w:date="2026-01-01T00:00:00Z">
        <w:r>
          <w:delText xml:space="preserve">,</w:delText>
        </w:r>
      </w:del>
      <w:del w:id="3854" w:author="PR Preview" w:date="2026-01-01T00:00:00Z">
        <w:r>
          <w:delText xml:space="preserve"> </w:delText>
        </w:r>
      </w:del>
      <m:oMath>
        <m:r>
          <m:rPr>
            <m:sty m:val="bi"/>
          </m:rPr>
          <m:t>G</m:t>
        </m:r>
        <m:acc>
          <m:accPr>
            <m:chr m:val="̃"/>
          </m:accPr>
          <m:e>
            <m:r>
              <m:t>b</m:t>
            </m:r>
          </m:e>
        </m:acc>
      </m:oMath>
      <w:del w:id="3855" w:author="PR Preview" w:date="2026-01-01T00:00:00Z">
        <w:r>
          <w:delText xml:space="preserve"> </w:delText>
        </w:r>
      </w:del>
      <w:del w:id="3856" w:author="PR Preview" w:date="2026-01-01T00:00:00Z">
        <w:r>
          <w:delText xml:space="preserve">is a solution,</w:delText>
        </w:r>
      </w:del>
      <w:del w:id="3857" w:author="PR Preview" w:date="2026-01-01T00:00:00Z">
        <w:r>
          <w:delText xml:space="preserve"> </w:delText>
        </w:r>
      </w:del>
      <w:del w:id="3858" w:author="PR Preview" w:date="2026-01-01T00:00:00Z">
        <w:r>
          <w:delText xml:space="preserve">so</w:delText>
        </w:r>
      </w:del>
      <w:del w:id="3859" w:author="PR Preview" w:date="2026-01-01T00:00:00Z">
        <w:r>
          <w:delText xml:space="preserve"> </w:delText>
        </w:r>
      </w:del>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del w:id="3860" w:author="PR Preview" w:date="2026-01-01T00:00:00Z">
        <w:r>
          <w:delText xml:space="preserve">,</w:delText>
        </w:r>
      </w:del>
      <w:del w:id="3861" w:author="PR Preview" w:date="2026-01-01T00:00:00Z">
        <w:r>
          <w:delText xml:space="preserve"> </w:delText>
        </w:r>
      </w:del>
      <w:del w:id="3862" w:author="PR Preview" w:date="2026-01-01T00:00:00Z">
        <w:r>
          <w:delText xml:space="preserve">which is statement 3 (</w:delText>
        </w:r>
      </w:del>
      <w:hyperlink w:anchor="thm-matmul-assoc">
        <w:del w:id="3863" w:author="PR Preview" w:date="2026-01-01T00:00:00Z">
          <w:r>
            <w:rPr>
              <w:rStyle w:val="Hyperlink"/>
            </w:rPr>
            <w:delText xml:space="preserve">Theorem 8</w:delText>
          </w:r>
        </w:del>
      </w:hyperlink>
      <w:del w:id="3864" w:author="PR Preview" w:date="2026-01-01T00:00:00Z">
        <w:r>
          <w:delText xml:space="preserve">).</w:delText>
        </w:r>
      </w:del>
    </w:p>
    <w:p>
      <w:pPr>
        <w:pStyle w:val="BodyText"/>
      </w:pPr>
      <w:ins w:id="3865" w:author="PR Preview" w:date="2026-01-01T00:00:00Z">
        <w:r>
          <w:rPr>
            <w:b/>
            <w:bCs/>
          </w:rPr>
          <w:t xml:space="preserve">1 implies 3.</w:t>
        </w:r>
      </w:ins>
      <w:ins w:id="3866" w:author="PR Preview" w:date="2026-01-01T00:00:00Z">
        <w:r>
          <w:t xml:space="preserve"> </w:t>
        </w:r>
      </w:ins>
      <w:ins w:id="3867" w:author="PR Preview" w:date="2026-01-01T00:00:00Z">
        <w:r>
          <w:t xml:space="preserve">By</w:t>
        </w:r>
      </w:ins>
      <w:ins w:id="3868" w:author="PR Preview" w:date="2026-01-01T00:00:00Z">
        <w:r>
          <w:t xml:space="preserve"> </w:t>
        </w:r>
      </w:ins>
      <w:hyperlink w:anchor="thm-generalized-inverse-solves">
        <w:ins w:id="3869" w:author="PR Preview" w:date="2026-01-01T00:00:00Z">
          <w:r>
            <w:rPr>
              <w:rStyle w:val="Hyperlink"/>
            </w:rPr>
            <w:t xml:space="preserve">Theorem 87</w:t>
          </w:r>
        </w:ins>
      </w:hyperlink>
      <w:ins w:id="3870" w:author="PR Preview" w:date="2026-01-01T00:00:00Z">
        <w:r>
          <w:t xml:space="preserve">,</w:t>
        </w:r>
      </w:ins>
      <w:ins w:id="3871" w:author="PR Preview" w:date="2026-01-01T00:00:00Z">
        <w:r>
          <w:t xml:space="preserve"> </w:t>
        </w:r>
      </w:ins>
      <m:oMath>
        <m:r>
          <m:rPr>
            <m:sty m:val="bi"/>
          </m:rPr>
          <m:t>G</m:t>
        </m:r>
        <m:acc>
          <m:accPr>
            <m:chr m:val="̃"/>
          </m:accPr>
          <m:e>
            <m:r>
              <m:t>b</m:t>
            </m:r>
          </m:e>
        </m:acc>
      </m:oMath>
      <w:ins w:id="3872" w:author="PR Preview" w:date="2026-01-01T00:00:00Z">
        <w:r>
          <w:t xml:space="preserve"> </w:t>
        </w:r>
      </w:ins>
      <w:ins w:id="3873" w:author="PR Preview" w:date="2026-01-01T00:00:00Z">
        <w:r>
          <w:t xml:space="preserve">is a solution,</w:t>
        </w:r>
      </w:ins>
      <w:ins w:id="3874" w:author="PR Preview" w:date="2026-01-01T00:00:00Z">
        <w:r>
          <w:t xml:space="preserve"> </w:t>
        </w:r>
      </w:ins>
      <w:ins w:id="3875" w:author="PR Preview" w:date="2026-01-01T00:00:00Z">
        <w:r>
          <w:t xml:space="preserve">so</w:t>
        </w:r>
      </w:ins>
      <w:ins w:id="3876" w:author="PR Preview" w:date="2026-01-01T00:00:00Z">
        <w:r>
          <w:t xml:space="preserve"> </w:t>
        </w:r>
      </w:ins>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ins w:id="3877" w:author="PR Preview" w:date="2026-01-01T00:00:00Z">
        <w:r>
          <w:t xml:space="preserve">,</w:t>
        </w:r>
      </w:ins>
      <w:ins w:id="3878" w:author="PR Preview" w:date="2026-01-01T00:00:00Z">
        <w:r>
          <w:t xml:space="preserve"> </w:t>
        </w:r>
      </w:ins>
      <w:ins w:id="3879" w:author="PR Preview" w:date="2026-01-01T00:00:00Z">
        <w:r>
          <w:t xml:space="preserve">which is statement 3 (</w:t>
        </w:r>
      </w:ins>
      <w:hyperlink w:anchor="thm-matmul-assoc">
        <w:ins w:id="3880" w:author="PR Preview" w:date="2026-01-01T00:00:00Z">
          <w:r>
            <w:rPr>
              <w:rStyle w:val="Hyperlink"/>
            </w:rPr>
            <w:t xml:space="preserve">Theorem 8</w:t>
          </w:r>
        </w:ins>
      </w:hyperlink>
      <w:ins w:id="3881" w:author="PR Preview" w:date="2026-01-01T00:00:00Z">
        <w:r>
          <w:t xml:space="preserve">).</w:t>
        </w:r>
      </w:ins>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del w:id="3882" w:author="PR Preview" w:date="2026-01-01T00:00:00Z">
        <w:r>
          <w:rPr>
            <w:b/>
            <w:bCs/>
          </w:rPr>
          <w:delText xml:space="preserve">Example 165 (Testing consistency with a generalized inverse)</w:delText>
        </w:r>
      </w:del>
      <w:del w:id="3883" w:author="PR Preview" w:date="2026-01-01T00:00:00Z">
        <w:r>
          <w:delText xml:space="preserve"> </w:delText>
        </w:r>
      </w:del>
      <w:del w:id="3884" w:author="PR Preview" w:date="2026-01-01T00:00:00Z">
        <w:r>
          <w:delText xml:space="preserve">For</w:delText>
        </w:r>
      </w:del>
      <w:del w:id="388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886" w:author="PR Preview" w:date="2026-01-01T00:00:00Z">
        <w:r>
          <w:delText xml:space="preserve"> </w:delText>
        </w:r>
      </w:del>
      <w:del w:id="3887" w:author="PR Preview" w:date="2026-01-01T00:00:00Z">
        <w:r>
          <w:delText xml:space="preserve">and the generalized inverse</w:delText>
        </w:r>
      </w:del>
      <w:del w:id="388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889" w:author="PR Preview" w:date="2026-01-01T00:00:00Z">
        <w:r>
          <w:delText xml:space="preserve">,</w:delText>
        </w:r>
      </w:del>
      <w:del w:id="3890"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3891" w:author="PR Preview" w:date="2026-01-01T00:00:00Z">
        <w:r>
          <w:delText xml:space="preserve">.</w:delText>
        </w:r>
      </w:del>
    </w:p>
    <w:p>
      <w:pPr>
        <w:pStyle w:val="BodyText"/>
      </w:pPr>
      <w:ins w:id="3892" w:author="PR Preview" w:date="2026-01-01T00:00:00Z">
        <w:r>
          <w:rPr>
            <w:b/>
            <w:bCs/>
          </w:rPr>
          <w:t xml:space="preserve">Example 166 (Testing consistency with a generalized inverse)</w:t>
        </w:r>
      </w:ins>
      <w:ins w:id="3893" w:author="PR Preview" w:date="2026-01-01T00:00:00Z">
        <w:r>
          <w:t xml:space="preserve"> </w:t>
        </w:r>
      </w:ins>
      <w:ins w:id="3894" w:author="PR Preview" w:date="2026-01-01T00:00:00Z">
        <w:r>
          <w:t xml:space="preserve">For</w:t>
        </w:r>
      </w:ins>
      <w:ins w:id="389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896" w:author="PR Preview" w:date="2026-01-01T00:00:00Z">
        <w:r>
          <w:t xml:space="preserve"> </w:t>
        </w:r>
      </w:ins>
      <w:ins w:id="3897" w:author="PR Preview" w:date="2026-01-01T00:00:00Z">
        <w:r>
          <w:t xml:space="preserve">and the generalized inverse</w:t>
        </w:r>
      </w:ins>
      <w:ins w:id="389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899" w:author="PR Preview" w:date="2026-01-01T00:00:00Z">
        <w:r>
          <w:t xml:space="preserve">,</w:t>
        </w:r>
      </w:ins>
      <w:ins w:id="3900"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3901" w:author="PR Preview" w:date="2026-01-01T00:00:00Z">
        <w:r>
          <w:t xml:space="preserve">.</w:t>
        </w:r>
      </w:ins>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del w:id="3902" w:author="PR Preview" w:date="2026-01-01T00:00:00Z">
        <w:r>
          <w:delText xml:space="preserve">:</w:delText>
        </w:r>
      </w:del>
      <w:del w:id="3903" w:author="PR Preview" w:date="2026-01-01T00:00:00Z">
        <w:r>
          <w:delText xml:space="preserve"> </w:delText>
        </w:r>
      </w:del>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del w:id="3904" w:author="PR Preview" w:date="2026-01-01T00:00:00Z">
        <w:r>
          <w:delText xml:space="preserve">, so it is not,</w:delText>
        </w:r>
      </w:del>
      <w:del w:id="3905" w:author="PR Preview" w:date="2026-01-01T00:00:00Z">
        <w:r>
          <w:delText xml:space="preserve"> </w:delText>
        </w:r>
      </w:del>
      <w:del w:id="3906" w:author="PR Preview" w:date="2026-01-01T00:00:00Z">
        <w:r>
          <w:delText xml:space="preserve">as</w:delText>
        </w:r>
      </w:del>
      <w:del w:id="3907" w:author="PR Preview" w:date="2026-01-01T00:00:00Z">
        <w:r>
          <w:delText xml:space="preserve"> </w:delText>
        </w:r>
      </w:del>
      <w:hyperlink w:anchor="exm-generalized-inverse-solves">
        <w:del w:id="3908" w:author="PR Preview" w:date="2026-01-01T00:00:00Z">
          <w:r>
            <w:rPr>
              <w:rStyle w:val="Hyperlink"/>
            </w:rPr>
            <w:delText xml:space="preserve">Example 160</w:delText>
          </w:r>
        </w:del>
      </w:hyperlink>
      <w:del w:id="3909" w:author="PR Preview" w:date="2026-01-01T00:00:00Z">
        <w:r>
          <w:delText xml:space="preserve"> </w:delText>
        </w:r>
      </w:del>
      <w:del w:id="3910" w:author="PR Preview" w:date="2026-01-01T00:00:00Z">
        <w:r>
          <w:delText xml:space="preserve">found directly.</w:delText>
        </w:r>
      </w:del>
    </w:p>
    <w:p>
      <w:pPr>
        <w:pStyle w:val="FirstParagraph"/>
      </w:pPr>
      <w:del w:id="3911" w:author="PR Preview" w:date="2026-01-01T00:00:00Z">
        <w:r>
          <w:rPr>
            <w:b/>
            <w:bCs/>
          </w:rPr>
          <w:delText xml:space="preserve">Theorem 90 (All solutions of a linear system)</w:delText>
        </w:r>
      </w:del>
      <w:del w:id="3912" w:author="PR Preview" w:date="2026-01-01T00:00:00Z">
        <w:r>
          <w:delText xml:space="preserve"> </w:delText>
        </w:r>
      </w:del>
      <w:del w:id="3913" w:author="PR Preview" w:date="2026-01-01T00:00:00Z">
        <w:r>
          <w:delText xml:space="preserve">Let</w:delText>
        </w:r>
      </w:del>
      <w:del w:id="3914" w:author="PR Preview" w:date="2026-01-01T00:00:00Z">
        <w:r>
          <w:delText xml:space="preserve"> </w:delText>
        </w:r>
      </w:del>
      <m:oMath>
        <m:r>
          <m:rPr>
            <m:sty m:val="bi"/>
          </m:rPr>
          <m:t>A</m:t>
        </m:r>
      </m:oMath>
      <w:del w:id="3915" w:author="PR Preview" w:date="2026-01-01T00:00:00Z">
        <w:r>
          <w:delText xml:space="preserve"> </w:delText>
        </w:r>
      </w:del>
      <w:del w:id="3916" w:author="PR Preview" w:date="2026-01-01T00:00:00Z">
        <w:r>
          <w:delText xml:space="preserve">be</w:delText>
        </w:r>
      </w:del>
      <w:del w:id="3917" w:author="PR Preview" w:date="2026-01-01T00:00:00Z">
        <w:r>
          <w:delText xml:space="preserve"> </w:delText>
        </w:r>
      </w:del>
      <m:oMath>
        <m:r>
          <m:t>m</m:t>
        </m:r>
        <m:r>
          <m:rPr>
            <m:sty m:val="p"/>
          </m:rPr>
          <m:t>×</m:t>
        </m:r>
        <m:r>
          <m:t>n</m:t>
        </m:r>
      </m:oMath>
      <w:del w:id="3918" w:author="PR Preview" w:date="2026-01-01T00:00:00Z">
        <w:r>
          <w:delText xml:space="preserve"> </w:delText>
        </w:r>
      </w:del>
      <w:del w:id="3919" w:author="PR Preview" w:date="2026-01-01T00:00:00Z">
        <w:r>
          <w:delText xml:space="preserve">with a generalized inverse</w:delText>
        </w:r>
      </w:del>
      <w:del w:id="3920" w:author="PR Preview" w:date="2026-01-01T00:00:00Z">
        <w:r>
          <w:delText xml:space="preserve"> </w:delText>
        </w:r>
      </w:del>
      <m:oMath>
        <m:r>
          <m:rPr>
            <m:sty m:val="bi"/>
          </m:rPr>
          <m:t>G</m:t>
        </m:r>
      </m:oMath>
      <w:del w:id="3921" w:author="PR Preview" w:date="2026-01-01T00:00:00Z">
        <w:r>
          <w:delText xml:space="preserve"> </w:delText>
        </w:r>
      </w:del>
      <w:del w:id="3922" w:author="PR Preview" w:date="2026-01-01T00:00:00Z">
        <w:r>
          <w:delText xml:space="preserve">(</w:delText>
        </w:r>
      </w:del>
      <w:hyperlink w:anchor="def-generalized-inverse">
        <w:del w:id="3923" w:author="PR Preview" w:date="2026-01-01T00:00:00Z">
          <w:r>
            <w:rPr>
              <w:rStyle w:val="Hyperlink"/>
            </w:rPr>
            <w:delText xml:space="preserve">Definition 92</w:delText>
          </w:r>
        </w:del>
      </w:hyperlink>
      <w:del w:id="3924" w:author="PR Preview" w:date="2026-01-01T00:00:00Z">
        <w:r>
          <w:delText xml:space="preserve">).</w:delText>
        </w:r>
      </w:del>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ins w:id="3925" w:author="PR Preview" w:date="2026-01-01T00:00:00Z">
        <w:r>
          <w:t xml:space="preserve">:</w:t>
        </w:r>
      </w:ins>
      <w:ins w:id="3926" w:author="PR Preview" w:date="2026-01-01T00:00:00Z">
        <w:r>
          <w:t xml:space="preserve"> </w:t>
        </w:r>
      </w:ins>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ins w:id="3927" w:author="PR Preview" w:date="2026-01-01T00:00:00Z">
        <w:r>
          <w:t xml:space="preserve">, so it is not,</w:t>
        </w:r>
      </w:ins>
      <w:ins w:id="3928" w:author="PR Preview" w:date="2026-01-01T00:00:00Z">
        <w:r>
          <w:t xml:space="preserve"> </w:t>
        </w:r>
      </w:ins>
      <w:ins w:id="3929" w:author="PR Preview" w:date="2026-01-01T00:00:00Z">
        <w:r>
          <w:t xml:space="preserve">as</w:t>
        </w:r>
      </w:ins>
      <w:ins w:id="3930" w:author="PR Preview" w:date="2026-01-01T00:00:00Z">
        <w:r>
          <w:t xml:space="preserve"> </w:t>
        </w:r>
      </w:ins>
      <w:hyperlink w:anchor="exm-generalized-inverse-solves">
        <w:ins w:id="3931" w:author="PR Preview" w:date="2026-01-01T00:00:00Z">
          <w:r>
            <w:rPr>
              <w:rStyle w:val="Hyperlink"/>
            </w:rPr>
            <w:t xml:space="preserve">Example 161</w:t>
          </w:r>
        </w:ins>
      </w:hyperlink>
      <w:ins w:id="3932" w:author="PR Preview" w:date="2026-01-01T00:00:00Z">
        <w:r>
          <w:t xml:space="preserve"> </w:t>
        </w:r>
      </w:ins>
      <w:ins w:id="3933" w:author="PR Preview" w:date="2026-01-01T00:00:00Z">
        <w:r>
          <w:t xml:space="preserve">found directly.</w:t>
        </w:r>
      </w:ins>
    </w:p>
    <w:bookmarkEnd w:id="527"/>
    <w:bookmarkStart w:id="528" w:name="thm-solution-set"/>
    <w:p>
      <w:pPr>
        <w:pStyle w:val="FirstParagraph"/>
      </w:pPr>
      <w:ins w:id="3934" w:author="PR Preview" w:date="2026-01-01T00:00:00Z">
        <w:r>
          <w:rPr>
            <w:b/>
            <w:bCs/>
          </w:rPr>
          <w:t xml:space="preserve">Theorem 91 (All solutions of a linear system)</w:t>
        </w:r>
      </w:ins>
      <w:ins w:id="3935" w:author="PR Preview" w:date="2026-01-01T00:00:00Z">
        <w:r>
          <w:t xml:space="preserve"> </w:t>
        </w:r>
      </w:ins>
      <w:ins w:id="3936" w:author="PR Preview" w:date="2026-01-01T00:00:00Z">
        <w:r>
          <w:t xml:space="preserve">Let</w:t>
        </w:r>
      </w:ins>
      <w:ins w:id="3937" w:author="PR Preview" w:date="2026-01-01T00:00:00Z">
        <w:r>
          <w:t xml:space="preserve"> </w:t>
        </w:r>
      </w:ins>
      <m:oMath>
        <m:r>
          <m:rPr>
            <m:sty m:val="bi"/>
          </m:rPr>
          <m:t>A</m:t>
        </m:r>
      </m:oMath>
      <w:ins w:id="3938" w:author="PR Preview" w:date="2026-01-01T00:00:00Z">
        <w:r>
          <w:t xml:space="preserve"> </w:t>
        </w:r>
      </w:ins>
      <w:ins w:id="3939" w:author="PR Preview" w:date="2026-01-01T00:00:00Z">
        <w:r>
          <w:t xml:space="preserve">be</w:t>
        </w:r>
      </w:ins>
      <w:ins w:id="3940" w:author="PR Preview" w:date="2026-01-01T00:00:00Z">
        <w:r>
          <w:t xml:space="preserve"> </w:t>
        </w:r>
      </w:ins>
      <m:oMath>
        <m:r>
          <m:t>m</m:t>
        </m:r>
        <m:r>
          <m:rPr>
            <m:sty m:val="p"/>
          </m:rPr>
          <m:t>×</m:t>
        </m:r>
        <m:r>
          <m:t>n</m:t>
        </m:r>
      </m:oMath>
      <w:ins w:id="3941" w:author="PR Preview" w:date="2026-01-01T00:00:00Z">
        <w:r>
          <w:t xml:space="preserve"> </w:t>
        </w:r>
      </w:ins>
      <w:ins w:id="3942" w:author="PR Preview" w:date="2026-01-01T00:00:00Z">
        <w:r>
          <w:t xml:space="preserve">with a generalized inverse</w:t>
        </w:r>
      </w:ins>
      <w:ins w:id="3943" w:author="PR Preview" w:date="2026-01-01T00:00:00Z">
        <w:r>
          <w:t xml:space="preserve"> </w:t>
        </w:r>
      </w:ins>
      <m:oMath>
        <m:r>
          <m:rPr>
            <m:sty m:val="bi"/>
          </m:rPr>
          <m:t>G</m:t>
        </m:r>
      </m:oMath>
      <w:ins w:id="3944" w:author="PR Preview" w:date="2026-01-01T00:00:00Z">
        <w:r>
          <w:t xml:space="preserve"> </w:t>
        </w:r>
      </w:ins>
      <w:ins w:id="3945" w:author="PR Preview" w:date="2026-01-01T00:00:00Z">
        <w:r>
          <w:t xml:space="preserve">(</w:t>
        </w:r>
      </w:ins>
      <w:hyperlink w:anchor="def-generalized-inverse">
        <w:ins w:id="3946" w:author="PR Preview" w:date="2026-01-01T00:00:00Z">
          <w:r>
            <w:rPr>
              <w:rStyle w:val="Hyperlink"/>
            </w:rPr>
            <w:t xml:space="preserve">Definition 92</w:t>
          </w:r>
        </w:ins>
      </w:hyperlink>
      <w:ins w:id="3947" w:author="PR Preview" w:date="2026-01-01T00:00:00Z">
        <w:r>
          <w:t xml:space="preserve">).</w:t>
        </w:r>
      </w:ins>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del w:id="3948" w:author="PR Preview" w:date="2026-01-01T00:00:00Z">
        <w:r>
          <w:rPr>
            <w:b/>
            <w:bCs/>
          </w:rPr>
          <w:delText xml:space="preserve">Part 2.</w:delText>
        </w:r>
      </w:del>
      <w:del w:id="3949" w:author="PR Preview" w:date="2026-01-01T00:00:00Z">
        <w:r>
          <w:delText xml:space="preserve"> </w:delText>
        </w:r>
      </w:del>
      <m:oMath>
        <m:r>
          <m:rPr>
            <m:sty m:val="bi"/>
          </m:rPr>
          <m:t>G</m:t>
        </m:r>
        <m:acc>
          <m:accPr>
            <m:chr m:val="̃"/>
          </m:accPr>
          <m:e>
            <m:r>
              <m:t>b</m:t>
            </m:r>
          </m:e>
        </m:acc>
      </m:oMath>
      <w:del w:id="3950" w:author="PR Preview" w:date="2026-01-01T00:00:00Z">
        <w:r>
          <w:delText xml:space="preserve"> </w:delText>
        </w:r>
      </w:del>
      <w:del w:id="3951" w:author="PR Preview" w:date="2026-01-01T00:00:00Z">
        <w:r>
          <w:delText xml:space="preserve">is a solution (</w:delText>
        </w:r>
      </w:del>
      <w:hyperlink w:anchor="thm-generalized-inverse-solves">
        <w:del w:id="3952" w:author="PR Preview" w:date="2026-01-01T00:00:00Z">
          <w:r>
            <w:rPr>
              <w:rStyle w:val="Hyperlink"/>
            </w:rPr>
            <w:delText xml:space="preserve">Theorem 86</w:delText>
          </w:r>
        </w:del>
      </w:hyperlink>
      <w:del w:id="3953" w:author="PR Preview" w:date="2026-01-01T00:00:00Z">
        <w:r>
          <w:delText xml:space="preserve">).</w:delText>
        </w:r>
      </w:del>
      <w:del w:id="3954" w:author="PR Preview" w:date="2026-01-01T00:00:00Z">
        <w:r>
          <w:delText xml:space="preserve"> </w:delText>
        </w:r>
      </w:del>
      <w:del w:id="3955" w:author="PR Preview" w:date="2026-01-01T00:00:00Z">
        <w:r>
          <w:delText xml:space="preserve">For any</w:delText>
        </w:r>
      </w:del>
      <w:del w:id="3956" w:author="PR Preview" w:date="2026-01-01T00:00:00Z">
        <w:r>
          <w:delText xml:space="preserve"> </w:delText>
        </w:r>
      </w:del>
      <m:oMath>
        <m:acc>
          <m:accPr>
            <m:chr m:val="̃"/>
          </m:accPr>
          <m:e>
            <m:r>
              <m:t>x</m:t>
            </m:r>
          </m:e>
        </m:acc>
      </m:oMath>
      <w:del w:id="3957" w:author="PR Preview" w:date="2026-01-01T00:00:00Z">
        <w:r>
          <w:delText xml:space="preserve">,</w:delText>
        </w:r>
      </w:del>
    </w:p>
    <w:p>
      <w:pPr>
        <w:pStyle w:val="BodyText"/>
      </w:pPr>
      <w:ins w:id="3958" w:author="PR Preview" w:date="2026-01-01T00:00:00Z">
        <w:r>
          <w:rPr>
            <w:b/>
            <w:bCs/>
          </w:rPr>
          <w:t xml:space="preserve">Part 2.</w:t>
        </w:r>
      </w:ins>
      <w:ins w:id="3959" w:author="PR Preview" w:date="2026-01-01T00:00:00Z">
        <w:r>
          <w:t xml:space="preserve"> </w:t>
        </w:r>
      </w:ins>
      <m:oMath>
        <m:r>
          <m:rPr>
            <m:sty m:val="bi"/>
          </m:rPr>
          <m:t>G</m:t>
        </m:r>
        <m:acc>
          <m:accPr>
            <m:chr m:val="̃"/>
          </m:accPr>
          <m:e>
            <m:r>
              <m:t>b</m:t>
            </m:r>
          </m:e>
        </m:acc>
      </m:oMath>
      <w:ins w:id="3960" w:author="PR Preview" w:date="2026-01-01T00:00:00Z">
        <w:r>
          <w:t xml:space="preserve"> </w:t>
        </w:r>
      </w:ins>
      <w:ins w:id="3961" w:author="PR Preview" w:date="2026-01-01T00:00:00Z">
        <w:r>
          <w:t xml:space="preserve">is a solution (</w:t>
        </w:r>
      </w:ins>
      <w:hyperlink w:anchor="thm-generalized-inverse-solves">
        <w:ins w:id="3962" w:author="PR Preview" w:date="2026-01-01T00:00:00Z">
          <w:r>
            <w:rPr>
              <w:rStyle w:val="Hyperlink"/>
            </w:rPr>
            <w:t xml:space="preserve">Theorem 87</w:t>
          </w:r>
        </w:ins>
      </w:hyperlink>
      <w:ins w:id="3963" w:author="PR Preview" w:date="2026-01-01T00:00:00Z">
        <w:r>
          <w:t xml:space="preserve">).</w:t>
        </w:r>
      </w:ins>
      <w:ins w:id="3964" w:author="PR Preview" w:date="2026-01-01T00:00:00Z">
        <w:r>
          <w:t xml:space="preserve"> </w:t>
        </w:r>
      </w:ins>
      <w:ins w:id="3965" w:author="PR Preview" w:date="2026-01-01T00:00:00Z">
        <w:r>
          <w:t xml:space="preserve">For any</w:t>
        </w:r>
      </w:ins>
      <w:ins w:id="3966" w:author="PR Preview" w:date="2026-01-01T00:00:00Z">
        <w:r>
          <w:t xml:space="preserve"> </w:t>
        </w:r>
      </w:ins>
      <m:oMath>
        <m:acc>
          <m:accPr>
            <m:chr m:val="̃"/>
          </m:accPr>
          <m:e>
            <m:r>
              <m:t>x</m:t>
            </m:r>
          </m:e>
        </m:acc>
      </m:oMath>
      <w:ins w:id="3967" w:author="PR Preview" w:date="2026-01-01T00:00:00Z">
        <w:r>
          <w:t xml:space="preserve">,</w:t>
        </w:r>
      </w:ins>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del w:id="3968" w:author="PR Preview" w:date="2026-01-01T00:00:00Z">
        <w:r>
          <w:rPr>
            <w:b/>
            <w:bCs/>
          </w:rPr>
          <w:delText xml:space="preserve">Example 166 (All solutions of a consistent system)</w:delText>
        </w:r>
      </w:del>
      <w:del w:id="3969" w:author="PR Preview" w:date="2026-01-01T00:00:00Z">
        <w:r>
          <w:delText xml:space="preserve"> </w:delText>
        </w:r>
      </w:del>
      <w:del w:id="3970" w:author="PR Preview" w:date="2026-01-01T00:00:00Z">
        <w:r>
          <w:delText xml:space="preserve">For</w:delText>
        </w:r>
      </w:del>
      <w:del w:id="397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972" w:author="PR Preview" w:date="2026-01-01T00:00:00Z">
        <w:r>
          <w:delText xml:space="preserve">,</w:delText>
        </w:r>
      </w:del>
      <w:del w:id="397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974" w:author="PR Preview" w:date="2026-01-01T00:00:00Z">
        <w:r>
          <w:delText xml:space="preserve"> </w:delText>
        </w:r>
      </w:del>
      <w:del w:id="3975" w:author="PR Preview" w:date="2026-01-01T00:00:00Z">
        <w:r>
          <w:delText xml:space="preserve">and</w:delText>
        </w:r>
      </w:del>
      <w:del w:id="3976" w:author="PR Preview" w:date="2026-01-01T00:00:00Z">
        <w:r>
          <w:delText xml:space="preserve"> </w:delText>
        </w:r>
      </w:del>
      <m:oMath>
        <m:acc>
          <m:accPr>
            <m:chr m:val="̃"/>
          </m:accPr>
          <m:e>
            <m:r>
              <m:t>b</m:t>
            </m:r>
          </m:e>
        </m:acc>
        <m:r>
          <m:rPr>
            <m:sty m:val="p"/>
          </m:rPr>
          <m:t>=</m:t>
        </m:r>
        <m:r>
          <m:rPr>
            <m:sty m:val="p"/>
          </m:rPr>
          <m:t>(</m:t>
        </m:r>
        <m:r>
          <m:t>2</m:t>
        </m:r>
        <m:r>
          <m:rPr>
            <m:sty m:val="p"/>
          </m:rPr>
          <m:t>,</m:t>
        </m:r>
        <m:r>
          <m:t>0</m:t>
        </m:r>
        <m:r>
          <m:rPr>
            <m:sty m:val="p"/>
          </m:rPr>
          <m:t>)</m:t>
        </m:r>
      </m:oMath>
      <w:del w:id="3977" w:author="PR Preview" w:date="2026-01-01T00:00:00Z">
        <w:r>
          <w:delText xml:space="preserve">:</w:delText>
        </w:r>
      </w:del>
      <w:del w:id="3978" w:author="PR Preview" w:date="2026-01-01T00:00:00Z">
        <w:r>
          <w:delText xml:space="preserve"> </w:delText>
        </w:r>
      </w:del>
      <m:oMath>
        <m:r>
          <m:rPr>
            <m:sty m:val="bi"/>
          </m:rPr>
          <m:t>G</m:t>
        </m:r>
        <m:acc>
          <m:accPr>
            <m:chr m:val="̃"/>
          </m:accPr>
          <m:e>
            <m:r>
              <m:t>b</m:t>
            </m:r>
          </m:e>
        </m:acc>
        <m:r>
          <m:rPr>
            <m:sty m:val="p"/>
          </m:rPr>
          <m:t>=</m:t>
        </m:r>
        <m:r>
          <m:rPr>
            <m:sty m:val="p"/>
          </m:rPr>
          <m:t>(</m:t>
        </m:r>
        <m:r>
          <m:t>2</m:t>
        </m:r>
        <m:r>
          <m:rPr>
            <m:sty m:val="p"/>
          </m:rPr>
          <m:t>,</m:t>
        </m:r>
        <m:r>
          <m:t>14</m:t>
        </m:r>
        <m:r>
          <m:rPr>
            <m:sty m:val="p"/>
          </m:rPr>
          <m:t>)</m:t>
        </m:r>
      </m:oMath>
      <w:del w:id="3979" w:author="PR Preview" w:date="2026-01-01T00:00:00Z">
        <w:r>
          <w:delText xml:space="preserve">,</w:delText>
        </w:r>
      </w:del>
      <w:del w:id="3980"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3981" w:author="PR Preview" w:date="2026-01-01T00:00:00Z">
        <w:r>
          <w:delText xml:space="preserve">,</w:delText>
        </w:r>
      </w:del>
      <w:del w:id="3982" w:author="PR Preview" w:date="2026-01-01T00:00:00Z">
        <w:r>
          <w:delText xml:space="preserve"> </w:delText>
        </w:r>
      </w:del>
      <w:del w:id="3983" w:author="PR Preview" w:date="2026-01-01T00:00:00Z">
        <w:r>
          <w:delText xml:space="preserve">and</w:delText>
        </w:r>
      </w:del>
      <w:del w:id="3984"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3985" w:author="PR Preview" w:date="2026-01-01T00:00:00Z">
        <w:r>
          <w:delText xml:space="preserve">,</w:delText>
        </w:r>
      </w:del>
      <w:del w:id="3986" w:author="PR Preview" w:date="2026-01-01T00:00:00Z">
        <w:r>
          <w:delText xml:space="preserve"> </w:delText>
        </w:r>
      </w:del>
      <w:del w:id="3987" w:author="PR Preview" w:date="2026-01-01T00:00:00Z">
        <w:r>
          <w:delText xml:space="preserve">so</w:delText>
        </w:r>
      </w:del>
    </w:p>
    <w:p>
      <w:pPr>
        <w:pStyle w:val="BodyText"/>
      </w:pPr>
      <w:ins w:id="3988" w:author="PR Preview" w:date="2026-01-01T00:00:00Z">
        <w:r>
          <w:rPr>
            <w:b/>
            <w:bCs/>
          </w:rPr>
          <w:t xml:space="preserve">Example 167 (All solutions of a consistent system)</w:t>
        </w:r>
      </w:ins>
      <w:ins w:id="3989" w:author="PR Preview" w:date="2026-01-01T00:00:00Z">
        <w:r>
          <w:t xml:space="preserve"> </w:t>
        </w:r>
      </w:ins>
      <w:ins w:id="3990" w:author="PR Preview" w:date="2026-01-01T00:00:00Z">
        <w:r>
          <w:t xml:space="preserve">For</w:t>
        </w:r>
      </w:ins>
      <w:ins w:id="39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992" w:author="PR Preview" w:date="2026-01-01T00:00:00Z">
        <w:r>
          <w:t xml:space="preserve">,</w:t>
        </w:r>
      </w:ins>
      <w:ins w:id="399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994" w:author="PR Preview" w:date="2026-01-01T00:00:00Z">
        <w:r>
          <w:t xml:space="preserve"> </w:t>
        </w:r>
      </w:ins>
      <w:ins w:id="3995" w:author="PR Preview" w:date="2026-01-01T00:00:00Z">
        <w:r>
          <w:t xml:space="preserve">and</w:t>
        </w:r>
      </w:ins>
      <w:ins w:id="3996" w:author="PR Preview" w:date="2026-01-01T00:00:00Z">
        <w:r>
          <w:t xml:space="preserve"> </w:t>
        </w:r>
      </w:ins>
      <m:oMath>
        <m:acc>
          <m:accPr>
            <m:chr m:val="̃"/>
          </m:accPr>
          <m:e>
            <m:r>
              <m:t>b</m:t>
            </m:r>
          </m:e>
        </m:acc>
        <m:r>
          <m:rPr>
            <m:sty m:val="p"/>
          </m:rPr>
          <m:t>=</m:t>
        </m:r>
        <m:r>
          <m:rPr>
            <m:sty m:val="p"/>
          </m:rPr>
          <m:t>(</m:t>
        </m:r>
        <m:r>
          <m:t>2</m:t>
        </m:r>
        <m:r>
          <m:rPr>
            <m:sty m:val="p"/>
          </m:rPr>
          <m:t>,</m:t>
        </m:r>
        <m:r>
          <m:t>0</m:t>
        </m:r>
        <m:r>
          <m:rPr>
            <m:sty m:val="p"/>
          </m:rPr>
          <m:t>)</m:t>
        </m:r>
      </m:oMath>
      <w:ins w:id="3997" w:author="PR Preview" w:date="2026-01-01T00:00:00Z">
        <w:r>
          <w:t xml:space="preserve">:</w:t>
        </w:r>
      </w:ins>
      <w:ins w:id="3998" w:author="PR Preview" w:date="2026-01-01T00:00:00Z">
        <w:r>
          <w:t xml:space="preserve"> </w:t>
        </w:r>
      </w:ins>
      <m:oMath>
        <m:r>
          <m:rPr>
            <m:sty m:val="bi"/>
          </m:rPr>
          <m:t>G</m:t>
        </m:r>
        <m:acc>
          <m:accPr>
            <m:chr m:val="̃"/>
          </m:accPr>
          <m:e>
            <m:r>
              <m:t>b</m:t>
            </m:r>
          </m:e>
        </m:acc>
        <m:r>
          <m:rPr>
            <m:sty m:val="p"/>
          </m:rPr>
          <m:t>=</m:t>
        </m:r>
        <m:r>
          <m:rPr>
            <m:sty m:val="p"/>
          </m:rPr>
          <m:t>(</m:t>
        </m:r>
        <m:r>
          <m:t>2</m:t>
        </m:r>
        <m:r>
          <m:rPr>
            <m:sty m:val="p"/>
          </m:rPr>
          <m:t>,</m:t>
        </m:r>
        <m:r>
          <m:t>14</m:t>
        </m:r>
        <m:r>
          <m:rPr>
            <m:sty m:val="p"/>
          </m:rPr>
          <m:t>)</m:t>
        </m:r>
      </m:oMath>
      <w:ins w:id="3999" w:author="PR Preview" w:date="2026-01-01T00:00:00Z">
        <w:r>
          <w:t xml:space="preserve">,</w:t>
        </w:r>
      </w:ins>
      <w:ins w:id="400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4001" w:author="PR Preview" w:date="2026-01-01T00:00:00Z">
        <w:r>
          <w:t xml:space="preserve">,</w:t>
        </w:r>
      </w:ins>
      <w:ins w:id="4002" w:author="PR Preview" w:date="2026-01-01T00:00:00Z">
        <w:r>
          <w:t xml:space="preserve"> </w:t>
        </w:r>
      </w:ins>
      <w:ins w:id="4003" w:author="PR Preview" w:date="2026-01-01T00:00:00Z">
        <w:r>
          <w:t xml:space="preserve">and</w:t>
        </w:r>
      </w:ins>
      <w:ins w:id="4004"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4005" w:author="PR Preview" w:date="2026-01-01T00:00:00Z">
        <w:r>
          <w:t xml:space="preserve">,</w:t>
        </w:r>
      </w:ins>
      <w:ins w:id="4006" w:author="PR Preview" w:date="2026-01-01T00:00:00Z">
        <w:r>
          <w:t xml:space="preserve"> </w:t>
        </w:r>
      </w:ins>
      <w:ins w:id="4007" w:author="PR Preview" w:date="2026-01-01T00:00:00Z">
        <w:r>
          <w:t xml:space="preserve">so</w:t>
        </w:r>
      </w:ins>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del w:id="4008" w:author="PR Preview" w:date="2026-01-01T00:00:00Z">
        <w:r>
          <w:rPr>
            <w:i/>
            <w:iCs/>
          </w:rPr>
          <w:delText xml:space="preserve">Proof</w:delText>
        </w:r>
      </w:del>
      <w:del w:id="4009" w:author="PR Preview" w:date="2026-01-01T00:00:00Z">
        <w:r>
          <w:delText xml:space="preserve">. </w:delText>
        </w:r>
      </w:del>
      <w:del w:id="4010" w:author="PR Preview" w:date="2026-01-01T00:00:00Z">
        <w:r>
          <w:rPr>
            <w:b/>
            <w:bCs/>
          </w:rPr>
          <w:delText xml:space="preserve">Part 1.</w:delText>
        </w:r>
      </w:del>
      <w:del w:id="4011" w:author="PR Preview" w:date="2026-01-01T00:00:00Z">
        <w:r>
          <w:delText xml:space="preserve"> </w:delText>
        </w:r>
      </w:del>
      <w:del w:id="4012" w:author="PR Preview" w:date="2026-01-01T00:00:00Z">
        <w:r>
          <w:delText xml:space="preserve">By</w:delText>
        </w:r>
      </w:del>
      <w:del w:id="4013" w:author="PR Preview" w:date="2026-01-01T00:00:00Z">
        <w:r>
          <w:delText xml:space="preserve"> </w:delText>
        </w:r>
      </w:del>
      <w:hyperlink w:anchor="thm-consistency">
        <w:del w:id="4014" w:author="PR Preview" w:date="2026-01-01T00:00:00Z">
          <w:r>
            <w:rPr>
              <w:rStyle w:val="Hyperlink"/>
            </w:rPr>
            <w:delText xml:space="preserve">Theorem 89</w:delText>
          </w:r>
        </w:del>
      </w:hyperlink>
      <w:del w:id="4015" w:author="PR Preview" w:date="2026-01-01T00:00:00Z">
        <w:r>
          <w:delText xml:space="preserve">, the system is consistent for every</w:delText>
        </w:r>
      </w:del>
      <w:del w:id="4016" w:author="PR Preview" w:date="2026-01-01T00:00:00Z">
        <w:r>
          <w:delText xml:space="preserve"> </w:delText>
        </w:r>
      </w:del>
      <m:oMath>
        <m:acc>
          <m:accPr>
            <m:chr m:val="̃"/>
          </m:accPr>
          <m:e>
            <m:r>
              <m:t>b</m:t>
            </m:r>
          </m:e>
        </m:acc>
      </m:oMath>
      <w:del w:id="4017" w:author="PR Preview" w:date="2026-01-01T00:00:00Z">
        <w:r>
          <w:delText xml:space="preserve"> </w:delText>
        </w:r>
      </w:del>
      <w:del w:id="4018" w:author="PR Preview" w:date="2026-01-01T00:00:00Z">
        <w:r>
          <w:delText xml:space="preserve">exactly when</w:delText>
        </w:r>
      </w:del>
      <w:del w:id="4019"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4020" w:author="PR Preview" w:date="2026-01-01T00:00:00Z">
        <w:r>
          <w:delText xml:space="preserve">.</w:delText>
        </w:r>
      </w:del>
      <w:del w:id="4021" w:author="PR Preview" w:date="2026-01-01T00:00:00Z">
        <w:r>
          <w:delText xml:space="preserve"> </w:delText>
        </w:r>
      </w:del>
      <m:oMath>
        <m:r>
          <m:rPr>
            <m:scr m:val="script"/>
            <m:sty m:val="p"/>
          </m:rPr>
          <m:t>C</m:t>
        </m:r>
        <m:r>
          <m:rPr>
            <m:sty m:val="p"/>
          </m:rPr>
          <m:t>(</m:t>
        </m:r>
        <m:r>
          <m:rPr>
            <m:sty m:val="bi"/>
          </m:rPr>
          <m:t>A</m:t>
        </m:r>
        <m:r>
          <m:rPr>
            <m:sty m:val="p"/>
          </m:rPr>
          <m:t>)</m:t>
        </m:r>
      </m:oMath>
      <w:del w:id="4022" w:author="PR Preview" w:date="2026-01-01T00:00:00Z">
        <w:r>
          <w:delText xml:space="preserve"> </w:delText>
        </w:r>
      </w:del>
      <w:del w:id="4023" w:author="PR Preview" w:date="2026-01-01T00:00:00Z">
        <w:r>
          <w:delText xml:space="preserve">is a subspace of</w:delText>
        </w:r>
      </w:del>
      <w:del w:id="4024" w:author="PR Preview" w:date="2026-01-01T00:00:00Z">
        <w:r>
          <w:delText xml:space="preserve"> </w:delText>
        </w:r>
      </w:del>
      <m:oMath>
        <m:sSup>
          <m:e>
            <m:r>
              <m:rPr>
                <m:scr m:val="double-struck"/>
                <m:sty m:val="p"/>
              </m:rPr>
              <m:t>R</m:t>
            </m:r>
          </m:e>
          <m:sup>
            <m:r>
              <m:t>m</m:t>
            </m:r>
          </m:sup>
        </m:sSup>
      </m:oMath>
      <w:del w:id="4025" w:author="PR Preview" w:date="2026-01-01T00:00:00Z">
        <w:r>
          <w:delText xml:space="preserve"> </w:delText>
        </w:r>
      </w:del>
      <w:del w:id="4026" w:author="PR Preview" w:date="2026-01-01T00:00:00Z">
        <w:r>
          <w:delText xml:space="preserve">(</w:delText>
        </w:r>
      </w:del>
      <w:hyperlink w:anchor="thm-column-space-span">
        <w:del w:id="4027" w:author="PR Preview" w:date="2026-01-01T00:00:00Z">
          <w:r>
            <w:rPr>
              <w:rStyle w:val="Hyperlink"/>
            </w:rPr>
            <w:delText xml:space="preserve">Theorem 31</w:delText>
          </w:r>
        </w:del>
      </w:hyperlink>
      <w:del w:id="4028" w:author="PR Preview" w:date="2026-01-01T00:00:00Z">
        <w:r>
          <w:delText xml:space="preserve">) with dimension</w:delText>
        </w:r>
      </w:del>
      <w:del w:id="4029" w:author="PR Preview" w:date="2026-01-01T00:00:00Z">
        <w:r>
          <w:delText xml:space="preserve"> </w:delText>
        </w:r>
      </w:del>
      <m:oMath>
        <m:r>
          <m:rPr>
            <m:sty m:val="p"/>
          </m:rPr>
          <m:t>rank</m:t>
        </m:r>
        <m:r>
          <m:rPr>
            <m:sty m:val="p"/>
          </m:rPr>
          <m:t>(</m:t>
        </m:r>
        <m:r>
          <m:rPr>
            <m:sty m:val="bi"/>
          </m:rPr>
          <m:t>A</m:t>
        </m:r>
        <m:r>
          <m:rPr>
            <m:sty m:val="p"/>
          </m:rPr>
          <m:t>)</m:t>
        </m:r>
      </m:oMath>
      <w:del w:id="4030" w:author="PR Preview" w:date="2026-01-01T00:00:00Z">
        <w:r>
          <w:delText xml:space="preserve"> </w:delText>
        </w:r>
      </w:del>
      <w:del w:id="4031" w:author="PR Preview" w:date="2026-01-01T00:00:00Z">
        <w:r>
          <w:delText xml:space="preserve">(</w:delText>
        </w:r>
      </w:del>
      <w:hyperlink w:anchor="thm-rank-dim">
        <w:del w:id="4032" w:author="PR Preview" w:date="2026-01-01T00:00:00Z">
          <w:r>
            <w:rPr>
              <w:rStyle w:val="Hyperlink"/>
            </w:rPr>
            <w:delText xml:space="preserve">Theorem 35</w:delText>
          </w:r>
        </w:del>
      </w:hyperlink>
      <w:del w:id="4033" w:author="PR Preview" w:date="2026-01-01T00:00:00Z">
        <w:r>
          <w:delText xml:space="preserve">), and</w:delText>
        </w:r>
      </w:del>
      <w:del w:id="4034"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4035" w:author="PR Preview" w:date="2026-01-01T00:00:00Z">
        <w:r>
          <w:delText xml:space="preserve"> </w:delText>
        </w:r>
      </w:del>
      <w:del w:id="4036" w:author="PR Preview" w:date="2026-01-01T00:00:00Z">
        <w:r>
          <w:delText xml:space="preserve">(</w:delText>
        </w:r>
      </w:del>
      <w:hyperlink w:anchor="exm-dimension">
        <w:del w:id="4037" w:author="PR Preview" w:date="2026-01-01T00:00:00Z">
          <w:r>
            <w:rPr>
              <w:rStyle w:val="Hyperlink"/>
            </w:rPr>
            <w:delText xml:space="preserve">Example 47</w:delText>
          </w:r>
        </w:del>
      </w:hyperlink>
      <w:del w:id="4038" w:author="PR Preview" w:date="2026-01-01T00:00:00Z">
        <w:r>
          <w:delText xml:space="preserve">).</w:delText>
        </w:r>
      </w:del>
      <w:del w:id="4039" w:author="PR Preview" w:date="2026-01-01T00:00:00Z">
        <w:r>
          <w:delText xml:space="preserve"> </w:delText>
        </w:r>
      </w:del>
      <w:del w:id="4040" w:author="PR Preview" w:date="2026-01-01T00:00:00Z">
        <w:r>
          <w:delText xml:space="preserve">If the dimension is</w:delText>
        </w:r>
      </w:del>
      <w:del w:id="4041" w:author="PR Preview" w:date="2026-01-01T00:00:00Z">
        <w:r>
          <w:delText xml:space="preserve"> </w:delText>
        </w:r>
      </w:del>
      <m:oMath>
        <m:r>
          <m:t>m</m:t>
        </m:r>
      </m:oMath>
      <w:del w:id="4042" w:author="PR Preview" w:date="2026-01-01T00:00:00Z">
        <w:r>
          <w:delText xml:space="preserve">, then</w:delText>
        </w:r>
      </w:del>
      <w:del w:id="4043"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4044" w:author="PR Preview" w:date="2026-01-01T00:00:00Z">
        <w:r>
          <w:delText xml:space="preserve"> </w:delText>
        </w:r>
      </w:del>
      <w:del w:id="4045" w:author="PR Preview" w:date="2026-01-01T00:00:00Z">
        <w:r>
          <w:delText xml:space="preserve">(</w:delText>
        </w:r>
      </w:del>
      <w:hyperlink w:anchor="thm-subspace-equal-dim">
        <w:del w:id="4046" w:author="PR Preview" w:date="2026-01-01T00:00:00Z">
          <w:r>
            <w:rPr>
              <w:rStyle w:val="Hyperlink"/>
            </w:rPr>
            <w:delText xml:space="preserve">Theorem 30</w:delText>
          </w:r>
        </w:del>
      </w:hyperlink>
      <w:del w:id="4047" w:author="PR Preview" w:date="2026-01-01T00:00:00Z">
        <w:r>
          <w:delText xml:space="preserve">);</w:delText>
        </w:r>
      </w:del>
      <w:del w:id="4048" w:author="PR Preview" w:date="2026-01-01T00:00:00Z">
        <w:r>
          <w:delText xml:space="preserve"> </w:delText>
        </w:r>
      </w:del>
      <w:del w:id="4049" w:author="PR Preview" w:date="2026-01-01T00:00:00Z">
        <w:r>
          <w:delText xml:space="preserve">if</w:delText>
        </w:r>
      </w:del>
      <w:del w:id="4050"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4051" w:author="PR Preview" w:date="2026-01-01T00:00:00Z">
        <w:r>
          <w:delText xml:space="preserve">, the dimension is</w:delText>
        </w:r>
      </w:del>
      <w:del w:id="4052" w:author="PR Preview" w:date="2026-01-01T00:00:00Z">
        <w:r>
          <w:delText xml:space="preserve"> </w:delText>
        </w:r>
      </w:del>
      <m:oMath>
        <m:r>
          <m:t>m</m:t>
        </m:r>
      </m:oMath>
      <w:del w:id="4053" w:author="PR Preview" w:date="2026-01-01T00:00:00Z">
        <w:r>
          <w:delText xml:space="preserve">.</w:delText>
        </w:r>
      </w:del>
    </w:p>
    <w:p>
      <w:pPr>
        <w:pStyle w:val="BodyText"/>
      </w:pPr>
      <w:del w:id="4054" w:author="PR Preview" w:date="2026-01-01T00:00:00Z">
        <w:r>
          <w:rPr>
            <w:b/>
            <w:bCs/>
          </w:rPr>
          <w:delText xml:space="preserve">Part 2.</w:delText>
        </w:r>
      </w:del>
      <w:del w:id="4055" w:author="PR Preview" w:date="2026-01-01T00:00:00Z">
        <w:r>
          <w:delText xml:space="preserve"> </w:delText>
        </w:r>
      </w:del>
      <w:del w:id="4056" w:author="PR Preview" w:date="2026-01-01T00:00:00Z">
        <w:r>
          <w:delText xml:space="preserve">By</w:delText>
        </w:r>
      </w:del>
      <w:del w:id="4057" w:author="PR Preview" w:date="2026-01-01T00:00:00Z">
        <w:r>
          <w:delText xml:space="preserve"> </w:delText>
        </w:r>
      </w:del>
      <w:hyperlink w:anchor="thm-solution-set">
        <w:del w:id="4058" w:author="PR Preview" w:date="2026-01-01T00:00:00Z">
          <w:r>
            <w:rPr>
              <w:rStyle w:val="Hyperlink"/>
            </w:rPr>
            <w:delText xml:space="preserve">Theorem 90</w:delText>
          </w:r>
        </w:del>
      </w:hyperlink>
      <w:del w:id="4059" w:author="PR Preview" w:date="2026-01-01T00:00:00Z">
        <w:r>
          <w:delText xml:space="preserve">, the solutions are a particular solution</w:delText>
        </w:r>
      </w:del>
      <w:del w:id="4060" w:author="PR Preview" w:date="2026-01-01T00:00:00Z">
        <w:r>
          <w:delText xml:space="preserve"> </w:delText>
        </w:r>
      </w:del>
      <w:del w:id="4061" w:author="PR Preview" w:date="2026-01-01T00:00:00Z">
        <w:r>
          <w:delText xml:space="preserve">plus the vectors of</w:delText>
        </w:r>
      </w:del>
      <w:del w:id="4062" w:author="PR Preview" w:date="2026-01-01T00:00:00Z">
        <w:r>
          <w:delText xml:space="preserve"> </w:delText>
        </w:r>
      </w:del>
      <m:oMath>
        <m:r>
          <m:rPr>
            <m:scr m:val="script"/>
            <m:sty m:val="p"/>
          </m:rPr>
          <m:t>N</m:t>
        </m:r>
        <m:r>
          <m:rPr>
            <m:sty m:val="p"/>
          </m:rPr>
          <m:t>(</m:t>
        </m:r>
        <m:r>
          <m:rPr>
            <m:sty m:val="bi"/>
          </m:rPr>
          <m:t>A</m:t>
        </m:r>
        <m:r>
          <m:rPr>
            <m:sty m:val="p"/>
          </m:rPr>
          <m:t>)</m:t>
        </m:r>
      </m:oMath>
      <w:del w:id="4063" w:author="PR Preview" w:date="2026-01-01T00:00:00Z">
        <w:r>
          <w:delText xml:space="preserve">,</w:delText>
        </w:r>
      </w:del>
      <w:del w:id="4064" w:author="PR Preview" w:date="2026-01-01T00:00:00Z">
        <w:r>
          <w:delText xml:space="preserve"> </w:delText>
        </w:r>
      </w:del>
      <w:del w:id="4065" w:author="PR Preview" w:date="2026-01-01T00:00:00Z">
        <w:r>
          <w:delText xml:space="preserve">so there is exactly one solution exactly when</w:delText>
        </w:r>
      </w:del>
      <w:del w:id="4066"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4067" w:author="PR Preview" w:date="2026-01-01T00:00:00Z">
        <w:r>
          <w:delText xml:space="preserve">,</w:delText>
        </w:r>
      </w:del>
      <w:del w:id="4068" w:author="PR Preview" w:date="2026-01-01T00:00:00Z">
        <w:r>
          <w:delText xml:space="preserve"> </w:delText>
        </w:r>
      </w:del>
      <w:del w:id="4069" w:author="PR Preview" w:date="2026-01-01T00:00:00Z">
        <w:r>
          <w:delText xml:space="preserve">that is, when</w:delText>
        </w:r>
      </w:del>
      <w:del w:id="4070"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4071" w:author="PR Preview" w:date="2026-01-01T00:00:00Z">
        <w:r>
          <w:delText xml:space="preserve"> </w:delText>
        </w:r>
      </w:del>
      <w:del w:id="4072" w:author="PR Preview" w:date="2026-01-01T00:00:00Z">
        <w:r>
          <w:delText xml:space="preserve">(a subspace of dimension</w:delText>
        </w:r>
      </w:del>
      <w:del w:id="4073" w:author="PR Preview" w:date="2026-01-01T00:00:00Z">
        <w:r>
          <w:delText xml:space="preserve"> </w:delText>
        </w:r>
      </w:del>
      <m:oMath>
        <m:r>
          <m:t>0</m:t>
        </m:r>
      </m:oMath>
      <w:del w:id="4074" w:author="PR Preview" w:date="2026-01-01T00:00:00Z">
        <w:r>
          <w:delText xml:space="preserve"> </w:delText>
        </w:r>
      </w:del>
      <w:del w:id="4075" w:author="PR Preview" w:date="2026-01-01T00:00:00Z">
        <w:r>
          <w:delText xml:space="preserve">has the empty list as a basis, whose span is</w:delText>
        </w:r>
      </w:del>
      <w:del w:id="4076" w:author="PR Preview" w:date="2026-01-01T00:00:00Z">
        <w:r>
          <w:delText xml:space="preserve"> </w:delText>
        </w:r>
      </w:del>
      <m:oMath>
        <m:r>
          <m:t>​</m:t>
        </m:r>
        <m:d>
          <m:dPr>
            <m:begChr m:val="{"/>
            <m:sepChr m:val=""/>
            <m:endChr m:val="}"/>
            <m:grow/>
          </m:dPr>
          <m:e>
            <m:acc>
              <m:accPr>
                <m:chr m:val="̃"/>
              </m:accPr>
              <m:e>
                <m:r>
                  <m:t>0</m:t>
                </m:r>
              </m:e>
            </m:acc>
          </m:e>
        </m:d>
        <m:r>
          <m:t>​</m:t>
        </m:r>
      </m:oMath>
      <w:del w:id="4077" w:author="PR Preview" w:date="2026-01-01T00:00:00Z">
        <w:r>
          <w:delText xml:space="preserve">,</w:delText>
        </w:r>
      </w:del>
      <w:del w:id="4078" w:author="PR Preview" w:date="2026-01-01T00:00:00Z">
        <w:r>
          <w:delText xml:space="preserve"> </w:delText>
        </w:r>
      </w:del>
      <w:del w:id="4079" w:author="PR Preview" w:date="2026-01-01T00:00:00Z">
        <w:r>
          <w:delText xml:space="preserve">by</w:delText>
        </w:r>
      </w:del>
      <w:del w:id="4080" w:author="PR Preview" w:date="2026-01-01T00:00:00Z">
        <w:r>
          <w:delText xml:space="preserve"> </w:delText>
        </w:r>
      </w:del>
      <w:hyperlink w:anchor="def-dimension">
        <w:del w:id="4081" w:author="PR Preview" w:date="2026-01-01T00:00:00Z">
          <w:r>
            <w:rPr>
              <w:rStyle w:val="Hyperlink"/>
            </w:rPr>
            <w:delText xml:space="preserve">Definition 44</w:delText>
          </w:r>
        </w:del>
      </w:hyperlink>
      <w:del w:id="4082" w:author="PR Preview" w:date="2026-01-01T00:00:00Z">
        <w:r>
          <w:delText xml:space="preserve"> </w:delText>
        </w:r>
      </w:del>
      <w:del w:id="4083" w:author="PR Preview" w:date="2026-01-01T00:00:00Z">
        <w:r>
          <w:delText xml:space="preserve">and</w:delText>
        </w:r>
      </w:del>
      <w:del w:id="4084" w:author="PR Preview" w:date="2026-01-01T00:00:00Z">
        <w:r>
          <w:delText xml:space="preserve"> </w:delText>
        </w:r>
      </w:del>
      <w:hyperlink w:anchor="def-span">
        <w:del w:id="4085" w:author="PR Preview" w:date="2026-01-01T00:00:00Z">
          <w:r>
            <w:rPr>
              <w:rStyle w:val="Hyperlink"/>
            </w:rPr>
            <w:delText xml:space="preserve">Definition 41</w:delText>
          </w:r>
        </w:del>
      </w:hyperlink>
      <w:del w:id="4086" w:author="PR Preview" w:date="2026-01-01T00:00:00Z">
        <w:r>
          <w:delText xml:space="preserve">;</w:delText>
        </w:r>
      </w:del>
      <w:del w:id="4087" w:author="PR Preview" w:date="2026-01-01T00:00:00Z">
        <w:r>
          <w:delText xml:space="preserve"> </w:delText>
        </w:r>
      </w:del>
      <w:del w:id="4088" w:author="PR Preview" w:date="2026-01-01T00:00:00Z">
        <w:r>
          <w:delText xml:space="preserve">and</w:delText>
        </w:r>
      </w:del>
      <w:del w:id="4089" w:author="PR Preview" w:date="2026-01-01T00:00:00Z">
        <w:r>
          <w:delText xml:space="preserve"> </w:delText>
        </w:r>
      </w:del>
      <m:oMath>
        <m:r>
          <m:t>​</m:t>
        </m:r>
        <m:d>
          <m:dPr>
            <m:begChr m:val="{"/>
            <m:sepChr m:val=""/>
            <m:endChr m:val="}"/>
            <m:grow/>
          </m:dPr>
          <m:e>
            <m:acc>
              <m:accPr>
                <m:chr m:val="̃"/>
              </m:accPr>
              <m:e>
                <m:r>
                  <m:t>0</m:t>
                </m:r>
              </m:e>
            </m:acc>
          </m:e>
        </m:d>
        <m:r>
          <m:t>​</m:t>
        </m:r>
      </m:oMath>
      <w:del w:id="4090" w:author="PR Preview" w:date="2026-01-01T00:00:00Z">
        <w:r>
          <w:delText xml:space="preserve"> </w:delText>
        </w:r>
      </w:del>
      <w:del w:id="4091" w:author="PR Preview" w:date="2026-01-01T00:00:00Z">
        <w:r>
          <w:delText xml:space="preserve">has dimension</w:delText>
        </w:r>
      </w:del>
      <w:del w:id="4092" w:author="PR Preview" w:date="2026-01-01T00:00:00Z">
        <w:r>
          <w:delText xml:space="preserve"> </w:delText>
        </w:r>
      </w:del>
      <m:oMath>
        <m:r>
          <m:t>0</m:t>
        </m:r>
      </m:oMath>
      <w:del w:id="4093" w:author="PR Preview" w:date="2026-01-01T00:00:00Z">
        <w:r>
          <w:delText xml:space="preserve">, by</w:delText>
        </w:r>
      </w:del>
      <w:del w:id="4094" w:author="PR Preview" w:date="2026-01-01T00:00:00Z">
        <w:r>
          <w:delText xml:space="preserve"> </w:delText>
        </w:r>
      </w:del>
      <w:hyperlink w:anchor="exm-dimension">
        <w:del w:id="4095" w:author="PR Preview" w:date="2026-01-01T00:00:00Z">
          <w:r>
            <w:rPr>
              <w:rStyle w:val="Hyperlink"/>
            </w:rPr>
            <w:delText xml:space="preserve">Example 47</w:delText>
          </w:r>
        </w:del>
      </w:hyperlink>
      <w:del w:id="4096" w:author="PR Preview" w:date="2026-01-01T00:00:00Z">
        <w:r>
          <w:delText xml:space="preserve">).</w:delText>
        </w:r>
      </w:del>
      <w:del w:id="4097" w:author="PR Preview" w:date="2026-01-01T00:00:00Z">
        <w:r>
          <w:delText xml:space="preserve"> </w:delText>
        </w:r>
      </w:del>
      <w:del w:id="4098" w:author="PR Preview" w:date="2026-01-01T00:00:00Z">
        <w:r>
          <w:delText xml:space="preserve">By</w:delText>
        </w:r>
      </w:del>
      <w:del w:id="4099" w:author="PR Preview" w:date="2026-01-01T00:00:00Z">
        <w:r>
          <w:delText xml:space="preserve"> </w:delText>
        </w:r>
      </w:del>
      <w:hyperlink w:anchor="thm-rank-nullity">
        <w:del w:id="4100" w:author="PR Preview" w:date="2026-01-01T00:00:00Z">
          <w:r>
            <w:rPr>
              <w:rStyle w:val="Hyperlink"/>
            </w:rPr>
            <w:delText xml:space="preserve">Theorem 36</w:delText>
          </w:r>
        </w:del>
      </w:hyperlink>
      <w:del w:id="4101" w:author="PR Preview" w:date="2026-01-01T00:00:00Z">
        <w:r>
          <w:delText xml:space="preserve">, that is when</w:delText>
        </w:r>
      </w:del>
      <w:del w:id="410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4103" w:author="PR Preview" w:date="2026-01-01T00:00:00Z">
        <w:r>
          <w:delText xml:space="preserve">.</w:delText>
        </w:r>
      </w:del>
    </w:p>
    <w:p>
      <w:pPr>
        <w:pStyle w:val="BodyText"/>
      </w:pPr>
      <w:del w:id="4104" w:author="PR Preview" w:date="2026-01-01T00:00:00Z">
        <w:r>
          <w:rPr>
            <w:b/>
            <w:bCs/>
          </w:rPr>
          <w:delText xml:space="preserve">Example 167 (Three systems)</w:delText>
        </w:r>
      </w:del>
      <w:del w:id="4105" w:author="PR Preview" w:date="2026-01-01T00:00:00Z">
        <w:r>
          <w:delText xml:space="preserve"> </w:delText>
        </w:r>
      </w:del>
      <w:del w:id="4106" w:author="PR Preview" w:date="2026-01-01T00:00:00Z">
        <w:r>
          <w:delText xml:space="preserve"> </w:delText>
        </w:r>
      </w:del>
    </w:p>
    <w:p>
      <w:pPr>
        <w:pStyle w:val="FirstParagraph"/>
      </w:pPr>
      <w:ins w:id="4107" w:author="PR Preview" w:date="2026-01-01T00:00:00Z">
        <w:r>
          <w:rPr>
            <w:i/>
            <w:iCs/>
          </w:rPr>
          <w:t xml:space="preserve">Proof</w:t>
        </w:r>
      </w:ins>
      <w:ins w:id="4108" w:author="PR Preview" w:date="2026-01-01T00:00:00Z">
        <w:r>
          <w:t xml:space="preserve">. </w:t>
        </w:r>
      </w:ins>
      <w:ins w:id="4109" w:author="PR Preview" w:date="2026-01-01T00:00:00Z">
        <w:r>
          <w:rPr>
            <w:b/>
            <w:bCs/>
          </w:rPr>
          <w:t xml:space="preserve">Part 1.</w:t>
        </w:r>
      </w:ins>
      <w:ins w:id="4110" w:author="PR Preview" w:date="2026-01-01T00:00:00Z">
        <w:r>
          <w:t xml:space="preserve"> </w:t>
        </w:r>
      </w:ins>
      <w:ins w:id="4111" w:author="PR Preview" w:date="2026-01-01T00:00:00Z">
        <w:r>
          <w:t xml:space="preserve">By</w:t>
        </w:r>
      </w:ins>
      <w:ins w:id="4112" w:author="PR Preview" w:date="2026-01-01T00:00:00Z">
        <w:r>
          <w:t xml:space="preserve"> </w:t>
        </w:r>
      </w:ins>
      <w:hyperlink w:anchor="thm-consistency">
        <w:ins w:id="4113" w:author="PR Preview" w:date="2026-01-01T00:00:00Z">
          <w:r>
            <w:rPr>
              <w:rStyle w:val="Hyperlink"/>
            </w:rPr>
            <w:t xml:space="preserve">Theorem 90</w:t>
          </w:r>
        </w:ins>
      </w:hyperlink>
      <w:ins w:id="4114" w:author="PR Preview" w:date="2026-01-01T00:00:00Z">
        <w:r>
          <w:t xml:space="preserve">, the system is consistent for every</w:t>
        </w:r>
      </w:ins>
      <w:ins w:id="4115" w:author="PR Preview" w:date="2026-01-01T00:00:00Z">
        <w:r>
          <w:t xml:space="preserve"> </w:t>
        </w:r>
      </w:ins>
      <m:oMath>
        <m:acc>
          <m:accPr>
            <m:chr m:val="̃"/>
          </m:accPr>
          <m:e>
            <m:r>
              <m:t>b</m:t>
            </m:r>
          </m:e>
        </m:acc>
      </m:oMath>
      <w:ins w:id="4116" w:author="PR Preview" w:date="2026-01-01T00:00:00Z">
        <w:r>
          <w:t xml:space="preserve"> </w:t>
        </w:r>
      </w:ins>
      <w:ins w:id="4117" w:author="PR Preview" w:date="2026-01-01T00:00:00Z">
        <w:r>
          <w:t xml:space="preserve">exactly when</w:t>
        </w:r>
      </w:ins>
      <w:ins w:id="4118"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4119" w:author="PR Preview" w:date="2026-01-01T00:00:00Z">
        <w:r>
          <w:t xml:space="preserve">.</w:t>
        </w:r>
      </w:ins>
      <w:ins w:id="4120" w:author="PR Preview" w:date="2026-01-01T00:00:00Z">
        <w:r>
          <w:t xml:space="preserve"> </w:t>
        </w:r>
      </w:ins>
      <m:oMath>
        <m:r>
          <m:rPr>
            <m:scr m:val="script"/>
            <m:sty m:val="p"/>
          </m:rPr>
          <m:t>C</m:t>
        </m:r>
        <m:r>
          <m:rPr>
            <m:sty m:val="p"/>
          </m:rPr>
          <m:t>(</m:t>
        </m:r>
        <m:r>
          <m:rPr>
            <m:sty m:val="bi"/>
          </m:rPr>
          <m:t>A</m:t>
        </m:r>
        <m:r>
          <m:rPr>
            <m:sty m:val="p"/>
          </m:rPr>
          <m:t>)</m:t>
        </m:r>
      </m:oMath>
      <w:ins w:id="4121" w:author="PR Preview" w:date="2026-01-01T00:00:00Z">
        <w:r>
          <w:t xml:space="preserve"> </w:t>
        </w:r>
      </w:ins>
      <w:ins w:id="4122" w:author="PR Preview" w:date="2026-01-01T00:00:00Z">
        <w:r>
          <w:t xml:space="preserve">is a subspace of</w:t>
        </w:r>
      </w:ins>
      <w:ins w:id="4123" w:author="PR Preview" w:date="2026-01-01T00:00:00Z">
        <w:r>
          <w:t xml:space="preserve"> </w:t>
        </w:r>
      </w:ins>
      <m:oMath>
        <m:sSup>
          <m:e>
            <m:r>
              <m:rPr>
                <m:scr m:val="double-struck"/>
                <m:sty m:val="p"/>
              </m:rPr>
              <m:t>R</m:t>
            </m:r>
          </m:e>
          <m:sup>
            <m:r>
              <m:t>m</m:t>
            </m:r>
          </m:sup>
        </m:sSup>
      </m:oMath>
      <w:ins w:id="4124" w:author="PR Preview" w:date="2026-01-01T00:00:00Z">
        <w:r>
          <w:t xml:space="preserve"> </w:t>
        </w:r>
      </w:ins>
      <w:ins w:id="4125" w:author="PR Preview" w:date="2026-01-01T00:00:00Z">
        <w:r>
          <w:t xml:space="preserve">(</w:t>
        </w:r>
      </w:ins>
      <w:hyperlink w:anchor="thm-column-space-span">
        <w:ins w:id="4126" w:author="PR Preview" w:date="2026-01-01T00:00:00Z">
          <w:r>
            <w:rPr>
              <w:rStyle w:val="Hyperlink"/>
            </w:rPr>
            <w:t xml:space="preserve">Theorem 31</w:t>
          </w:r>
        </w:ins>
      </w:hyperlink>
      <w:ins w:id="4127" w:author="PR Preview" w:date="2026-01-01T00:00:00Z">
        <w:r>
          <w:t xml:space="preserve">) with dimension</w:t>
        </w:r>
      </w:ins>
      <w:ins w:id="4128" w:author="PR Preview" w:date="2026-01-01T00:00:00Z">
        <w:r>
          <w:t xml:space="preserve"> </w:t>
        </w:r>
      </w:ins>
      <m:oMath>
        <m:r>
          <m:rPr>
            <m:sty m:val="p"/>
          </m:rPr>
          <m:t>rank</m:t>
        </m:r>
        <m:r>
          <m:rPr>
            <m:sty m:val="p"/>
          </m:rPr>
          <m:t>(</m:t>
        </m:r>
        <m:r>
          <m:rPr>
            <m:sty m:val="bi"/>
          </m:rPr>
          <m:t>A</m:t>
        </m:r>
        <m:r>
          <m:rPr>
            <m:sty m:val="p"/>
          </m:rPr>
          <m:t>)</m:t>
        </m:r>
      </m:oMath>
      <w:ins w:id="4129" w:author="PR Preview" w:date="2026-01-01T00:00:00Z">
        <w:r>
          <w:t xml:space="preserve"> </w:t>
        </w:r>
      </w:ins>
      <w:ins w:id="4130" w:author="PR Preview" w:date="2026-01-01T00:00:00Z">
        <w:r>
          <w:t xml:space="preserve">(</w:t>
        </w:r>
      </w:ins>
      <w:hyperlink w:anchor="thm-rank-dim">
        <w:ins w:id="4131" w:author="PR Preview" w:date="2026-01-01T00:00:00Z">
          <w:r>
            <w:rPr>
              <w:rStyle w:val="Hyperlink"/>
            </w:rPr>
            <w:t xml:space="preserve">Theorem 35</w:t>
          </w:r>
        </w:ins>
      </w:hyperlink>
      <w:ins w:id="4132" w:author="PR Preview" w:date="2026-01-01T00:00:00Z">
        <w:r>
          <w:t xml:space="preserve">), and</w:t>
        </w:r>
      </w:ins>
      <w:ins w:id="4133"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4134" w:author="PR Preview" w:date="2026-01-01T00:00:00Z">
        <w:r>
          <w:t xml:space="preserve"> </w:t>
        </w:r>
      </w:ins>
      <w:ins w:id="4135" w:author="PR Preview" w:date="2026-01-01T00:00:00Z">
        <w:r>
          <w:t xml:space="preserve">(</w:t>
        </w:r>
      </w:ins>
      <w:hyperlink w:anchor="exm-dimension">
        <w:ins w:id="4136" w:author="PR Preview" w:date="2026-01-01T00:00:00Z">
          <w:r>
            <w:rPr>
              <w:rStyle w:val="Hyperlink"/>
            </w:rPr>
            <w:t xml:space="preserve">Example 47</w:t>
          </w:r>
        </w:ins>
      </w:hyperlink>
      <w:ins w:id="4137" w:author="PR Preview" w:date="2026-01-01T00:00:00Z">
        <w:r>
          <w:t xml:space="preserve">).</w:t>
        </w:r>
      </w:ins>
      <w:ins w:id="4138" w:author="PR Preview" w:date="2026-01-01T00:00:00Z">
        <w:r>
          <w:t xml:space="preserve"> </w:t>
        </w:r>
      </w:ins>
      <w:ins w:id="4139" w:author="PR Preview" w:date="2026-01-01T00:00:00Z">
        <w:r>
          <w:t xml:space="preserve">If the dimension is</w:t>
        </w:r>
      </w:ins>
      <w:ins w:id="4140" w:author="PR Preview" w:date="2026-01-01T00:00:00Z">
        <w:r>
          <w:t xml:space="preserve"> </w:t>
        </w:r>
      </w:ins>
      <m:oMath>
        <m:r>
          <m:t>m</m:t>
        </m:r>
      </m:oMath>
      <w:ins w:id="4141" w:author="PR Preview" w:date="2026-01-01T00:00:00Z">
        <w:r>
          <w:t xml:space="preserve">, then</w:t>
        </w:r>
      </w:ins>
      <w:ins w:id="4142"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4143" w:author="PR Preview" w:date="2026-01-01T00:00:00Z">
        <w:r>
          <w:t xml:space="preserve"> </w:t>
        </w:r>
      </w:ins>
      <w:ins w:id="4144" w:author="PR Preview" w:date="2026-01-01T00:00:00Z">
        <w:r>
          <w:t xml:space="preserve">(</w:t>
        </w:r>
      </w:ins>
      <w:hyperlink w:anchor="thm-subspace-equal-dim">
        <w:ins w:id="4145" w:author="PR Preview" w:date="2026-01-01T00:00:00Z">
          <w:r>
            <w:rPr>
              <w:rStyle w:val="Hyperlink"/>
            </w:rPr>
            <w:t xml:space="preserve">Theorem 30</w:t>
          </w:r>
        </w:ins>
      </w:hyperlink>
      <w:ins w:id="4146" w:author="PR Preview" w:date="2026-01-01T00:00:00Z">
        <w:r>
          <w:t xml:space="preserve">);</w:t>
        </w:r>
      </w:ins>
      <w:ins w:id="4147" w:author="PR Preview" w:date="2026-01-01T00:00:00Z">
        <w:r>
          <w:t xml:space="preserve"> </w:t>
        </w:r>
      </w:ins>
      <w:ins w:id="4148" w:author="PR Preview" w:date="2026-01-01T00:00:00Z">
        <w:r>
          <w:t xml:space="preserve">if</w:t>
        </w:r>
      </w:ins>
      <w:ins w:id="4149"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4150" w:author="PR Preview" w:date="2026-01-01T00:00:00Z">
        <w:r>
          <w:t xml:space="preserve">, the dimension is</w:t>
        </w:r>
      </w:ins>
      <w:ins w:id="4151" w:author="PR Preview" w:date="2026-01-01T00:00:00Z">
        <w:r>
          <w:t xml:space="preserve"> </w:t>
        </w:r>
      </w:ins>
      <m:oMath>
        <m:r>
          <m:t>m</m:t>
        </m:r>
      </m:oMath>
      <w:ins w:id="4152" w:author="PR Preview" w:date="2026-01-01T00:00:00Z">
        <w:r>
          <w:t xml:space="preserve">.</w:t>
        </w:r>
      </w:ins>
    </w:p>
    <w:p>
      <w:pPr>
        <w:pStyle w:val="BodyText"/>
      </w:pPr>
      <w:ins w:id="4153" w:author="PR Preview" w:date="2026-01-01T00:00:00Z">
        <w:r>
          <w:rPr>
            <w:b/>
            <w:bCs/>
          </w:rPr>
          <w:t xml:space="preserve">Part 2.</w:t>
        </w:r>
      </w:ins>
      <w:ins w:id="4154" w:author="PR Preview" w:date="2026-01-01T00:00:00Z">
        <w:r>
          <w:t xml:space="preserve"> </w:t>
        </w:r>
      </w:ins>
      <w:ins w:id="4155" w:author="PR Preview" w:date="2026-01-01T00:00:00Z">
        <w:r>
          <w:t xml:space="preserve">By</w:t>
        </w:r>
      </w:ins>
      <w:ins w:id="4156" w:author="PR Preview" w:date="2026-01-01T00:00:00Z">
        <w:r>
          <w:t xml:space="preserve"> </w:t>
        </w:r>
      </w:ins>
      <w:hyperlink w:anchor="thm-solution-set">
        <w:ins w:id="4157" w:author="PR Preview" w:date="2026-01-01T00:00:00Z">
          <w:r>
            <w:rPr>
              <w:rStyle w:val="Hyperlink"/>
            </w:rPr>
            <w:t xml:space="preserve">Theorem 91</w:t>
          </w:r>
        </w:ins>
      </w:hyperlink>
      <w:ins w:id="4158" w:author="PR Preview" w:date="2026-01-01T00:00:00Z">
        <w:r>
          <w:t xml:space="preserve">, the solutions are a particular solution</w:t>
        </w:r>
      </w:ins>
      <w:ins w:id="4159" w:author="PR Preview" w:date="2026-01-01T00:00:00Z">
        <w:r>
          <w:t xml:space="preserve"> </w:t>
        </w:r>
      </w:ins>
      <w:ins w:id="4160" w:author="PR Preview" w:date="2026-01-01T00:00:00Z">
        <w:r>
          <w:t xml:space="preserve">plus the vectors of</w:t>
        </w:r>
      </w:ins>
      <w:ins w:id="4161" w:author="PR Preview" w:date="2026-01-01T00:00:00Z">
        <w:r>
          <w:t xml:space="preserve"> </w:t>
        </w:r>
      </w:ins>
      <m:oMath>
        <m:r>
          <m:rPr>
            <m:scr m:val="script"/>
            <m:sty m:val="p"/>
          </m:rPr>
          <m:t>N</m:t>
        </m:r>
        <m:r>
          <m:rPr>
            <m:sty m:val="p"/>
          </m:rPr>
          <m:t>(</m:t>
        </m:r>
        <m:r>
          <m:rPr>
            <m:sty m:val="bi"/>
          </m:rPr>
          <m:t>A</m:t>
        </m:r>
        <m:r>
          <m:rPr>
            <m:sty m:val="p"/>
          </m:rPr>
          <m:t>)</m:t>
        </m:r>
      </m:oMath>
      <w:ins w:id="4162" w:author="PR Preview" w:date="2026-01-01T00:00:00Z">
        <w:r>
          <w:t xml:space="preserve">,</w:t>
        </w:r>
      </w:ins>
      <w:ins w:id="4163" w:author="PR Preview" w:date="2026-01-01T00:00:00Z">
        <w:r>
          <w:t xml:space="preserve"> </w:t>
        </w:r>
      </w:ins>
      <w:ins w:id="4164" w:author="PR Preview" w:date="2026-01-01T00:00:00Z">
        <w:r>
          <w:t xml:space="preserve">so there is exactly one solution exactly when</w:t>
        </w:r>
      </w:ins>
      <w:ins w:id="4165"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4166" w:author="PR Preview" w:date="2026-01-01T00:00:00Z">
        <w:r>
          <w:t xml:space="preserve">,</w:t>
        </w:r>
      </w:ins>
      <w:ins w:id="4167" w:author="PR Preview" w:date="2026-01-01T00:00:00Z">
        <w:r>
          <w:t xml:space="preserve"> </w:t>
        </w:r>
      </w:ins>
      <w:ins w:id="4168" w:author="PR Preview" w:date="2026-01-01T00:00:00Z">
        <w:r>
          <w:t xml:space="preserve">that is, when</w:t>
        </w:r>
      </w:ins>
      <w:ins w:id="4169" w:author="PR Preview" w:date="2026-01-01T00:00:00Z">
        <w:r>
          <w:t xml:space="preserve"> </w:t>
        </w:r>
      </w:ins>
      <m:oMath>
        <m:r>
          <m:rPr>
            <m:sty m:val="p"/>
          </m:rPr>
          <m:t>nullity</m:t>
        </m:r>
        <m:r>
          <m:rPr>
            <m:sty m:val="p"/>
          </m:rPr>
          <m:t>(</m:t>
        </m:r>
        <m:r>
          <m:rPr>
            <m:sty m:val="bi"/>
          </m:rPr>
          <m:t>A</m:t>
        </m:r>
        <m:r>
          <m:rPr>
            <m:sty m:val="p"/>
          </m:rPr>
          <m:t>)</m:t>
        </m:r>
        <m:r>
          <m:rPr>
            <m:sty m:val="p"/>
          </m:rPr>
          <m:t>=</m:t>
        </m:r>
        <m:r>
          <m:t>0</m:t>
        </m:r>
      </m:oMath>
      <w:ins w:id="4170" w:author="PR Preview" w:date="2026-01-01T00:00:00Z">
        <w:r>
          <w:t xml:space="preserve"> </w:t>
        </w:r>
      </w:ins>
      <w:ins w:id="4171" w:author="PR Preview" w:date="2026-01-01T00:00:00Z">
        <w:r>
          <w:t xml:space="preserve">(a subspace of dimension</w:t>
        </w:r>
      </w:ins>
      <w:ins w:id="4172" w:author="PR Preview" w:date="2026-01-01T00:00:00Z">
        <w:r>
          <w:t xml:space="preserve"> </w:t>
        </w:r>
      </w:ins>
      <m:oMath>
        <m:r>
          <m:t>0</m:t>
        </m:r>
      </m:oMath>
      <w:ins w:id="4173" w:author="PR Preview" w:date="2026-01-01T00:00:00Z">
        <w:r>
          <w:t xml:space="preserve"> </w:t>
        </w:r>
      </w:ins>
      <w:ins w:id="4174" w:author="PR Preview" w:date="2026-01-01T00:00:00Z">
        <w:r>
          <w:t xml:space="preserve">has the empty list as a basis, whose span is</w:t>
        </w:r>
      </w:ins>
      <w:ins w:id="4175" w:author="PR Preview" w:date="2026-01-01T00:00:00Z">
        <w:r>
          <w:t xml:space="preserve"> </w:t>
        </w:r>
      </w:ins>
      <m:oMath>
        <m:r>
          <m:t>​</m:t>
        </m:r>
        <m:d>
          <m:dPr>
            <m:begChr m:val="{"/>
            <m:sepChr m:val=""/>
            <m:endChr m:val="}"/>
            <m:grow/>
          </m:dPr>
          <m:e>
            <m:acc>
              <m:accPr>
                <m:chr m:val="̃"/>
              </m:accPr>
              <m:e>
                <m:r>
                  <m:t>0</m:t>
                </m:r>
              </m:e>
            </m:acc>
          </m:e>
        </m:d>
        <m:r>
          <m:t>​</m:t>
        </m:r>
      </m:oMath>
      <w:ins w:id="4176" w:author="PR Preview" w:date="2026-01-01T00:00:00Z">
        <w:r>
          <w:t xml:space="preserve">,</w:t>
        </w:r>
      </w:ins>
      <w:ins w:id="4177" w:author="PR Preview" w:date="2026-01-01T00:00:00Z">
        <w:r>
          <w:t xml:space="preserve"> </w:t>
        </w:r>
      </w:ins>
      <w:ins w:id="4178" w:author="PR Preview" w:date="2026-01-01T00:00:00Z">
        <w:r>
          <w:t xml:space="preserve">by</w:t>
        </w:r>
      </w:ins>
      <w:ins w:id="4179" w:author="PR Preview" w:date="2026-01-01T00:00:00Z">
        <w:r>
          <w:t xml:space="preserve"> </w:t>
        </w:r>
      </w:ins>
      <w:hyperlink w:anchor="def-dimension">
        <w:ins w:id="4180" w:author="PR Preview" w:date="2026-01-01T00:00:00Z">
          <w:r>
            <w:rPr>
              <w:rStyle w:val="Hyperlink"/>
            </w:rPr>
            <w:t xml:space="preserve">Definition 44</w:t>
          </w:r>
        </w:ins>
      </w:hyperlink>
      <w:ins w:id="4181" w:author="PR Preview" w:date="2026-01-01T00:00:00Z">
        <w:r>
          <w:t xml:space="preserve"> </w:t>
        </w:r>
      </w:ins>
      <w:ins w:id="4182" w:author="PR Preview" w:date="2026-01-01T00:00:00Z">
        <w:r>
          <w:t xml:space="preserve">and</w:t>
        </w:r>
      </w:ins>
      <w:ins w:id="4183" w:author="PR Preview" w:date="2026-01-01T00:00:00Z">
        <w:r>
          <w:t xml:space="preserve"> </w:t>
        </w:r>
      </w:ins>
      <w:hyperlink w:anchor="def-span">
        <w:ins w:id="4184" w:author="PR Preview" w:date="2026-01-01T00:00:00Z">
          <w:r>
            <w:rPr>
              <w:rStyle w:val="Hyperlink"/>
            </w:rPr>
            <w:t xml:space="preserve">Definition 41</w:t>
          </w:r>
        </w:ins>
      </w:hyperlink>
      <w:ins w:id="4185" w:author="PR Preview" w:date="2026-01-01T00:00:00Z">
        <w:r>
          <w:t xml:space="preserve">;</w:t>
        </w:r>
      </w:ins>
      <w:ins w:id="4186" w:author="PR Preview" w:date="2026-01-01T00:00:00Z">
        <w:r>
          <w:t xml:space="preserve"> </w:t>
        </w:r>
      </w:ins>
      <w:ins w:id="4187" w:author="PR Preview" w:date="2026-01-01T00:00:00Z">
        <w:r>
          <w:t xml:space="preserve">and</w:t>
        </w:r>
      </w:ins>
      <w:ins w:id="4188" w:author="PR Preview" w:date="2026-01-01T00:00:00Z">
        <w:r>
          <w:t xml:space="preserve"> </w:t>
        </w:r>
      </w:ins>
      <m:oMath>
        <m:r>
          <m:t>​</m:t>
        </m:r>
        <m:d>
          <m:dPr>
            <m:begChr m:val="{"/>
            <m:sepChr m:val=""/>
            <m:endChr m:val="}"/>
            <m:grow/>
          </m:dPr>
          <m:e>
            <m:acc>
              <m:accPr>
                <m:chr m:val="̃"/>
              </m:accPr>
              <m:e>
                <m:r>
                  <m:t>0</m:t>
                </m:r>
              </m:e>
            </m:acc>
          </m:e>
        </m:d>
        <m:r>
          <m:t>​</m:t>
        </m:r>
      </m:oMath>
      <w:ins w:id="4189" w:author="PR Preview" w:date="2026-01-01T00:00:00Z">
        <w:r>
          <w:t xml:space="preserve"> </w:t>
        </w:r>
      </w:ins>
      <w:ins w:id="4190" w:author="PR Preview" w:date="2026-01-01T00:00:00Z">
        <w:r>
          <w:t xml:space="preserve">has dimension</w:t>
        </w:r>
      </w:ins>
      <w:ins w:id="4191" w:author="PR Preview" w:date="2026-01-01T00:00:00Z">
        <w:r>
          <w:t xml:space="preserve"> </w:t>
        </w:r>
      </w:ins>
      <m:oMath>
        <m:r>
          <m:t>0</m:t>
        </m:r>
      </m:oMath>
      <w:ins w:id="4192" w:author="PR Preview" w:date="2026-01-01T00:00:00Z">
        <w:r>
          <w:t xml:space="preserve">, by</w:t>
        </w:r>
      </w:ins>
      <w:ins w:id="4193" w:author="PR Preview" w:date="2026-01-01T00:00:00Z">
        <w:r>
          <w:t xml:space="preserve"> </w:t>
        </w:r>
      </w:ins>
      <w:hyperlink w:anchor="exm-dimension">
        <w:ins w:id="4194" w:author="PR Preview" w:date="2026-01-01T00:00:00Z">
          <w:r>
            <w:rPr>
              <w:rStyle w:val="Hyperlink"/>
            </w:rPr>
            <w:t xml:space="preserve">Example 47</w:t>
          </w:r>
        </w:ins>
      </w:hyperlink>
      <w:ins w:id="4195" w:author="PR Preview" w:date="2026-01-01T00:00:00Z">
        <w:r>
          <w:t xml:space="preserve">).</w:t>
        </w:r>
      </w:ins>
      <w:ins w:id="4196" w:author="PR Preview" w:date="2026-01-01T00:00:00Z">
        <w:r>
          <w:t xml:space="preserve"> </w:t>
        </w:r>
      </w:ins>
      <w:ins w:id="4197" w:author="PR Preview" w:date="2026-01-01T00:00:00Z">
        <w:r>
          <w:t xml:space="preserve">By</w:t>
        </w:r>
      </w:ins>
      <w:ins w:id="4198" w:author="PR Preview" w:date="2026-01-01T00:00:00Z">
        <w:r>
          <w:t xml:space="preserve"> </w:t>
        </w:r>
      </w:ins>
      <w:hyperlink w:anchor="thm-rank-nullity">
        <w:ins w:id="4199" w:author="PR Preview" w:date="2026-01-01T00:00:00Z">
          <w:r>
            <w:rPr>
              <w:rStyle w:val="Hyperlink"/>
            </w:rPr>
            <w:t xml:space="preserve">Theorem 36</w:t>
          </w:r>
        </w:ins>
      </w:hyperlink>
      <w:ins w:id="4200" w:author="PR Preview" w:date="2026-01-01T00:00:00Z">
        <w:r>
          <w:t xml:space="preserve">, that is when</w:t>
        </w:r>
      </w:ins>
      <w:ins w:id="4201" w:author="PR Preview" w:date="2026-01-01T00:00:00Z">
        <w:r>
          <w:t xml:space="preserve"> </w:t>
        </w:r>
      </w:ins>
      <m:oMath>
        <m:r>
          <m:rPr>
            <m:sty m:val="p"/>
          </m:rPr>
          <m:t>rank</m:t>
        </m:r>
        <m:r>
          <m:rPr>
            <m:sty m:val="p"/>
          </m:rPr>
          <m:t>(</m:t>
        </m:r>
        <m:r>
          <m:rPr>
            <m:sty m:val="bi"/>
          </m:rPr>
          <m:t>A</m:t>
        </m:r>
        <m:r>
          <m:rPr>
            <m:sty m:val="p"/>
          </m:rPr>
          <m:t>)</m:t>
        </m:r>
        <m:r>
          <m:rPr>
            <m:sty m:val="p"/>
          </m:rPr>
          <m:t>=</m:t>
        </m:r>
        <m:r>
          <m:t>n</m:t>
        </m:r>
      </m:oMath>
      <w:ins w:id="4202" w:author="PR Preview" w:date="2026-01-01T00:00:00Z">
        <w:r>
          <w:t xml:space="preserve">.</w:t>
        </w:r>
      </w:ins>
    </w:p>
    <w:bookmarkStart w:id="531" w:name="exm-solution-unique"/>
    <w:p>
      <w:pPr>
        <w:pStyle w:val="BodyText"/>
      </w:pPr>
      <w:ins w:id="4203" w:author="PR Preview" w:date="2026-01-01T00:00:00Z">
        <w:r>
          <w:rPr>
            <w:b/>
            <w:bCs/>
          </w:rPr>
          <w:t xml:space="preserve">Example 168 (Three systems)</w:t>
        </w:r>
      </w:ins>
      <w:ins w:id="4204" w:author="PR Preview" w:date="2026-01-01T00:00:00Z">
        <w:r>
          <w:t xml:space="preserve"> </w:t>
        </w:r>
      </w:ins>
      <w:ins w:id="4205" w:author="PR Preview" w:date="2026-01-01T00:00:00Z">
        <w:r>
          <w:t xml:space="preserve"> </w:t>
        </w:r>
      </w:ins>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del w:id="4206" w:author="PR Preview" w:date="2026-01-01T00:00:00Z">
        <w:r>
          <w:delText xml:space="preserve">The</w:delText>
        </w:r>
      </w:del>
      <w:del w:id="4207" w:author="PR Preview" w:date="2026-01-01T00:00:00Z">
        <w:r>
          <w:delText xml:space="preserve"> </w:delText>
        </w:r>
      </w:del>
      <m:oMath>
        <m:r>
          <m:t>3</m:t>
        </m:r>
        <m:r>
          <m:rPr>
            <m:sty m:val="p"/>
          </m:rPr>
          <m:t>×</m:t>
        </m:r>
        <m:r>
          <m:t>2</m:t>
        </m:r>
      </m:oMath>
      <w:del w:id="4208" w:author="PR Preview" w:date="2026-01-01T00:00:00Z">
        <w:r>
          <w:delText xml:space="preserve"> </w:delText>
        </w:r>
      </w:del>
      <w:del w:id="4209" w:author="PR Preview" w:date="2026-01-01T00:00:00Z">
        <w:r>
          <w:delText xml:space="preserve">matrix</w:delText>
        </w:r>
      </w:del>
      <w:del w:id="421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211" w:author="PR Preview" w:date="2026-01-01T00:00:00Z">
        <w:r>
          <w:delText xml:space="preserve"> </w:delText>
        </w:r>
      </w:del>
      <w:del w:id="4212" w:author="PR Preview" w:date="2026-01-01T00:00:00Z">
        <w:r>
          <w:delText xml:space="preserve">of</w:delText>
        </w:r>
      </w:del>
      <w:del w:id="4213" w:author="PR Preview" w:date="2026-01-01T00:00:00Z">
        <w:r>
          <w:delText xml:space="preserve"> </w:delText>
        </w:r>
      </w:del>
      <w:hyperlink w:anchor="exm-gram-invertible">
        <w:del w:id="4214" w:author="PR Preview" w:date="2026-01-01T00:00:00Z">
          <w:r>
            <w:rPr>
              <w:rStyle w:val="Hyperlink"/>
            </w:rPr>
            <w:delText xml:space="preserve">Example 148</w:delText>
          </w:r>
        </w:del>
      </w:hyperlink>
      <w:del w:id="4215" w:author="PR Preview" w:date="2026-01-01T00:00:00Z">
        <w:r>
          <w:delText xml:space="preserve"> </w:delText>
        </w:r>
      </w:del>
      <w:del w:id="4216" w:author="PR Preview" w:date="2026-01-01T00:00:00Z">
        <w:r>
          <w:delText xml:space="preserve">has rank</w:delText>
        </w:r>
      </w:del>
      <w:del w:id="4217" w:author="PR Preview" w:date="2026-01-01T00:00:00Z">
        <w:r>
          <w:delText xml:space="preserve"> </w:delText>
        </w:r>
      </w:del>
      <m:oMath>
        <m:r>
          <m:t>2</m:t>
        </m:r>
        <m:r>
          <m:rPr>
            <m:sty m:val="p"/>
          </m:rPr>
          <m:t>=</m:t>
        </m:r>
        <m:r>
          <m:t>n</m:t>
        </m:r>
      </m:oMath>
      <w:del w:id="4218" w:author="PR Preview" w:date="2026-01-01T00:00:00Z">
        <w:r>
          <w:delText xml:space="preserve">, so a consistent system has one solution,</w:delText>
        </w:r>
      </w:del>
      <w:del w:id="4219" w:author="PR Preview" w:date="2026-01-01T00:00:00Z">
        <w:r>
          <w:delText xml:space="preserve"> </w:delText>
        </w:r>
      </w:del>
      <w:del w:id="4220" w:author="PR Preview" w:date="2026-01-01T00:00:00Z">
        <w:r>
          <w:delText xml:space="preserve">but</w:delText>
        </w:r>
      </w:del>
      <w:del w:id="4221" w:author="PR Preview" w:date="2026-01-01T00:00:00Z">
        <w:r>
          <w:delText xml:space="preserve"> </w:delText>
        </w:r>
      </w:del>
      <m:oMath>
        <m:r>
          <m:t>2</m:t>
        </m:r>
        <m:r>
          <m:rPr>
            <m:sty m:val="p"/>
          </m:rPr>
          <m:t>&lt;</m:t>
        </m:r>
        <m:r>
          <m:t>3</m:t>
        </m:r>
        <m:r>
          <m:rPr>
            <m:sty m:val="p"/>
          </m:rPr>
          <m:t>=</m:t>
        </m:r>
        <m:r>
          <m:t>m</m:t>
        </m:r>
      </m:oMath>
      <w:del w:id="4222" w:author="PR Preview" w:date="2026-01-01T00:00:00Z">
        <w:r>
          <w:delText xml:space="preserve">, so some systems are inconsistent:</w:delText>
        </w:r>
      </w:del>
      <w:del w:id="4223"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4224" w:author="PR Preview" w:date="2026-01-01T00:00:00Z">
        <w:r>
          <w:delText xml:space="preserve">, because</w:delText>
        </w:r>
      </w:del>
      <w:del w:id="4225"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4226" w:author="PR Preview" w:date="2026-01-01T00:00:00Z">
        <w:r>
          <w:delText xml:space="preserve"> </w:delText>
        </w:r>
      </w:del>
      <w:del w:id="4227" w:author="PR Preview" w:date="2026-01-01T00:00:00Z">
        <w:r>
          <w:delText xml:space="preserve">has equal differences between consecutive entries,</w:delText>
        </w:r>
      </w:del>
      <w:del w:id="4228" w:author="PR Preview" w:date="2026-01-01T00:00:00Z">
        <w:r>
          <w:delText xml:space="preserve"> </w:delText>
        </w:r>
      </w:del>
      <w:del w:id="4229" w:author="PR Preview" w:date="2026-01-01T00:00:00Z">
        <w:r>
          <w:delText xml:space="preserve">and</w:delText>
        </w:r>
      </w:del>
      <w:del w:id="4230" w:author="PR Preview" w:date="2026-01-01T00:00:00Z">
        <w:r>
          <w:delText xml:space="preserve"> </w:delText>
        </w:r>
      </w:del>
      <m:oMath>
        <m:r>
          <m:rPr>
            <m:sty m:val="p"/>
          </m:rPr>
          <m:t>(</m:t>
        </m:r>
        <m:r>
          <m:t>1</m:t>
        </m:r>
        <m:r>
          <m:rPr>
            <m:sty m:val="p"/>
          </m:rPr>
          <m:t>,</m:t>
        </m:r>
        <m:r>
          <m:t>0</m:t>
        </m:r>
        <m:r>
          <m:rPr>
            <m:sty m:val="p"/>
          </m:rPr>
          <m:t>,</m:t>
        </m:r>
        <m:r>
          <m:t>0</m:t>
        </m:r>
        <m:r>
          <m:rPr>
            <m:sty m:val="p"/>
          </m:rPr>
          <m:t>)</m:t>
        </m:r>
      </m:oMath>
      <w:del w:id="4231" w:author="PR Preview" w:date="2026-01-01T00:00:00Z">
        <w:r>
          <w:delText xml:space="preserve"> </w:delText>
        </w:r>
      </w:del>
      <w:del w:id="4232" w:author="PR Preview" w:date="2026-01-01T00:00:00Z">
        <w:r>
          <w:delText xml:space="preserve">does not.</w:delText>
        </w:r>
      </w:del>
    </w:p>
    <w:p>
      <w:pPr>
        <w:pStyle w:val="Compact"/>
        <w:numPr>
          <w:ilvl w:val="0"/>
          <w:numId w:val="1089"/>
        </w:numPr>
      </w:pPr>
      <w:ins w:id="4233" w:author="PR Preview" w:date="2026-01-01T00:00:00Z">
        <w:r>
          <w:t xml:space="preserve">The</w:t>
        </w:r>
      </w:ins>
      <w:ins w:id="4234" w:author="PR Preview" w:date="2026-01-01T00:00:00Z">
        <w:r>
          <w:t xml:space="preserve"> </w:t>
        </w:r>
      </w:ins>
      <m:oMath>
        <m:r>
          <m:t>3</m:t>
        </m:r>
        <m:r>
          <m:rPr>
            <m:sty m:val="p"/>
          </m:rPr>
          <m:t>×</m:t>
        </m:r>
        <m:r>
          <m:t>2</m:t>
        </m:r>
      </m:oMath>
      <w:ins w:id="4235" w:author="PR Preview" w:date="2026-01-01T00:00:00Z">
        <w:r>
          <w:t xml:space="preserve"> </w:t>
        </w:r>
      </w:ins>
      <w:ins w:id="4236" w:author="PR Preview" w:date="2026-01-01T00:00:00Z">
        <w:r>
          <w:t xml:space="preserve">matrix</w:t>
        </w:r>
      </w:ins>
      <w:ins w:id="423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238" w:author="PR Preview" w:date="2026-01-01T00:00:00Z">
        <w:r>
          <w:t xml:space="preserve"> </w:t>
        </w:r>
      </w:ins>
      <w:ins w:id="4239" w:author="PR Preview" w:date="2026-01-01T00:00:00Z">
        <w:r>
          <w:t xml:space="preserve">of</w:t>
        </w:r>
      </w:ins>
      <w:ins w:id="4240" w:author="PR Preview" w:date="2026-01-01T00:00:00Z">
        <w:r>
          <w:t xml:space="preserve"> </w:t>
        </w:r>
      </w:ins>
      <w:hyperlink w:anchor="exm-gram-invertible">
        <w:ins w:id="4241" w:author="PR Preview" w:date="2026-01-01T00:00:00Z">
          <w:r>
            <w:rPr>
              <w:rStyle w:val="Hyperlink"/>
            </w:rPr>
            <w:t xml:space="preserve">Example 149</w:t>
          </w:r>
        </w:ins>
      </w:hyperlink>
      <w:ins w:id="4242" w:author="PR Preview" w:date="2026-01-01T00:00:00Z">
        <w:r>
          <w:t xml:space="preserve"> </w:t>
        </w:r>
      </w:ins>
      <w:ins w:id="4243" w:author="PR Preview" w:date="2026-01-01T00:00:00Z">
        <w:r>
          <w:t xml:space="preserve">has rank</w:t>
        </w:r>
      </w:ins>
      <w:ins w:id="4244" w:author="PR Preview" w:date="2026-01-01T00:00:00Z">
        <w:r>
          <w:t xml:space="preserve"> </w:t>
        </w:r>
      </w:ins>
      <m:oMath>
        <m:r>
          <m:t>2</m:t>
        </m:r>
        <m:r>
          <m:rPr>
            <m:sty m:val="p"/>
          </m:rPr>
          <m:t>=</m:t>
        </m:r>
        <m:r>
          <m:t>n</m:t>
        </m:r>
      </m:oMath>
      <w:ins w:id="4245" w:author="PR Preview" w:date="2026-01-01T00:00:00Z">
        <w:r>
          <w:t xml:space="preserve">, so a consistent system has one solution,</w:t>
        </w:r>
      </w:ins>
      <w:ins w:id="4246" w:author="PR Preview" w:date="2026-01-01T00:00:00Z">
        <w:r>
          <w:t xml:space="preserve"> </w:t>
        </w:r>
      </w:ins>
      <w:ins w:id="4247" w:author="PR Preview" w:date="2026-01-01T00:00:00Z">
        <w:r>
          <w:t xml:space="preserve">but</w:t>
        </w:r>
      </w:ins>
      <w:ins w:id="4248" w:author="PR Preview" w:date="2026-01-01T00:00:00Z">
        <w:r>
          <w:t xml:space="preserve"> </w:t>
        </w:r>
      </w:ins>
      <m:oMath>
        <m:r>
          <m:t>2</m:t>
        </m:r>
        <m:r>
          <m:rPr>
            <m:sty m:val="p"/>
          </m:rPr>
          <m:t>&lt;</m:t>
        </m:r>
        <m:r>
          <m:t>3</m:t>
        </m:r>
        <m:r>
          <m:rPr>
            <m:sty m:val="p"/>
          </m:rPr>
          <m:t>=</m:t>
        </m:r>
        <m:r>
          <m:t>m</m:t>
        </m:r>
      </m:oMath>
      <w:ins w:id="4249" w:author="PR Preview" w:date="2026-01-01T00:00:00Z">
        <w:r>
          <w:t xml:space="preserve">, so some systems are inconsistent:</w:t>
        </w:r>
      </w:ins>
      <w:ins w:id="425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4251" w:author="PR Preview" w:date="2026-01-01T00:00:00Z">
        <w:r>
          <w:t xml:space="preserve">, because</w:t>
        </w:r>
      </w:ins>
      <w:ins w:id="4252"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4253" w:author="PR Preview" w:date="2026-01-01T00:00:00Z">
        <w:r>
          <w:t xml:space="preserve"> </w:t>
        </w:r>
      </w:ins>
      <w:ins w:id="4254" w:author="PR Preview" w:date="2026-01-01T00:00:00Z">
        <w:r>
          <w:t xml:space="preserve">has equal differences between consecutive entries,</w:t>
        </w:r>
      </w:ins>
      <w:ins w:id="4255" w:author="PR Preview" w:date="2026-01-01T00:00:00Z">
        <w:r>
          <w:t xml:space="preserve"> </w:t>
        </w:r>
      </w:ins>
      <w:ins w:id="4256" w:author="PR Preview" w:date="2026-01-01T00:00:00Z">
        <w:r>
          <w:t xml:space="preserve">and</w:t>
        </w:r>
      </w:ins>
      <w:ins w:id="4257" w:author="PR Preview" w:date="2026-01-01T00:00:00Z">
        <w:r>
          <w:t xml:space="preserve"> </w:t>
        </w:r>
      </w:ins>
      <m:oMath>
        <m:r>
          <m:rPr>
            <m:sty m:val="p"/>
          </m:rPr>
          <m:t>(</m:t>
        </m:r>
        <m:r>
          <m:t>1</m:t>
        </m:r>
        <m:r>
          <m:rPr>
            <m:sty m:val="p"/>
          </m:rPr>
          <m:t>,</m:t>
        </m:r>
        <m:r>
          <m:t>0</m:t>
        </m:r>
        <m:r>
          <m:rPr>
            <m:sty m:val="p"/>
          </m:rPr>
          <m:t>,</m:t>
        </m:r>
        <m:r>
          <m:t>0</m:t>
        </m:r>
        <m:r>
          <m:rPr>
            <m:sty m:val="p"/>
          </m:rPr>
          <m:t>)</m:t>
        </m:r>
      </m:oMath>
      <w:ins w:id="4258" w:author="PR Preview" w:date="2026-01-01T00:00:00Z">
        <w:r>
          <w:t xml:space="preserve"> </w:t>
        </w:r>
      </w:ins>
      <w:ins w:id="4259" w:author="PR Preview" w:date="2026-01-01T00:00:00Z">
        <w:r>
          <w:t xml:space="preserve">does not.</w:t>
        </w:r>
      </w:ins>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del w:id="4260" w:author="PR Preview" w:date="2026-01-01T00:00:00Z">
        <w:r>
          <w:rPr>
            <w:b/>
            <w:bCs/>
          </w:rPr>
          <w:delText xml:space="preserve">Theorem 91 (The projection onto a column space, with any generalized inverse)</w:delText>
        </w:r>
      </w:del>
      <w:del w:id="4261" w:author="PR Preview" w:date="2026-01-01T00:00:00Z">
        <w:r>
          <w:delText xml:space="preserve"> </w:delText>
        </w:r>
      </w:del>
      <w:del w:id="4262" w:author="PR Preview" w:date="2026-01-01T00:00:00Z">
        <w:r>
          <w:delText xml:space="preserve">Let</w:delText>
        </w:r>
      </w:del>
      <w:del w:id="4263" w:author="PR Preview" w:date="2026-01-01T00:00:00Z">
        <w:r>
          <w:delText xml:space="preserve"> </w:delText>
        </w:r>
      </w:del>
      <m:oMath>
        <m:r>
          <m:rPr>
            <m:sty m:val="bi"/>
          </m:rPr>
          <m:t>X</m:t>
        </m:r>
      </m:oMath>
      <w:del w:id="4264" w:author="PR Preview" w:date="2026-01-01T00:00:00Z">
        <w:r>
          <w:delText xml:space="preserve"> </w:delText>
        </w:r>
      </w:del>
      <w:del w:id="4265" w:author="PR Preview" w:date="2026-01-01T00:00:00Z">
        <w:r>
          <w:delText xml:space="preserve">be an</w:delText>
        </w:r>
      </w:del>
      <w:del w:id="4266" w:author="PR Preview" w:date="2026-01-01T00:00:00Z">
        <w:r>
          <w:delText xml:space="preserve"> </w:delText>
        </w:r>
      </w:del>
      <m:oMath>
        <m:r>
          <m:t>n</m:t>
        </m:r>
        <m:r>
          <m:rPr>
            <m:sty m:val="p"/>
          </m:rPr>
          <m:t>×</m:t>
        </m:r>
        <m:r>
          <m:t>p</m:t>
        </m:r>
      </m:oMath>
      <w:del w:id="4267" w:author="PR Preview" w:date="2026-01-01T00:00:00Z">
        <w:r>
          <w:delText xml:space="preserve"> </w:delText>
        </w:r>
      </w:del>
      <w:del w:id="4268" w:author="PR Preview" w:date="2026-01-01T00:00:00Z">
        <w:r>
          <w:delText xml:space="preserve">matrix of any rank,</w:delText>
        </w:r>
      </w:del>
      <w:del w:id="4269" w:author="PR Preview" w:date="2026-01-01T00:00:00Z">
        <w:r>
          <w:delText xml:space="preserve"> </w:delText>
        </w:r>
      </w:del>
      <w:del w:id="4270" w:author="PR Preview" w:date="2026-01-01T00:00:00Z">
        <w:r>
          <w:delText xml:space="preserve">and let</w:delText>
        </w:r>
      </w:del>
      <w:del w:id="4271" w:author="PR Preview" w:date="2026-01-01T00:00:00Z">
        <w:r>
          <w:delText xml:space="preserve"> </w:delText>
        </w:r>
      </w:del>
      <m:oMath>
        <m:r>
          <m:rPr>
            <m:sty m:val="bi"/>
          </m:rPr>
          <m:t>G</m:t>
        </m:r>
      </m:oMath>
      <w:del w:id="4272" w:author="PR Preview" w:date="2026-01-01T00:00:00Z">
        <w:r>
          <w:delText xml:space="preserve"> </w:delText>
        </w:r>
      </w:del>
      <w:del w:id="4273" w:author="PR Preview" w:date="2026-01-01T00:00:00Z">
        <w:r>
          <w:delText xml:space="preserve">be any generalized inverse of</w:delText>
        </w:r>
      </w:del>
      <w:del w:id="4274" w:author="PR Preview" w:date="2026-01-01T00:00:00Z">
        <w:r>
          <w:delText xml:space="preserve"> </w:delText>
        </w:r>
      </w:del>
      <m:oMath>
        <m:sSup>
          <m:e>
            <m:r>
              <m:rPr>
                <m:sty m:val="bi"/>
              </m:rPr>
              <m:t>X</m:t>
            </m:r>
          </m:e>
          <m:sup>
            <m:r>
              <m:rPr>
                <m:sty m:val="p"/>
              </m:rPr>
              <m:t>⊤</m:t>
            </m:r>
          </m:sup>
        </m:sSup>
        <m:r>
          <m:rPr>
            <m:sty m:val="bi"/>
          </m:rPr>
          <m:t>X</m:t>
        </m:r>
      </m:oMath>
      <w:del w:id="4275" w:author="PR Preview" w:date="2026-01-01T00:00:00Z">
        <w:r>
          <w:delText xml:space="preserve"> </w:delText>
        </w:r>
      </w:del>
      <w:del w:id="4276" w:author="PR Preview" w:date="2026-01-01T00:00:00Z">
        <w:r>
          <w:delText xml:space="preserve">(</w:delText>
        </w:r>
      </w:del>
      <w:hyperlink w:anchor="def-generalized-inverse">
        <w:del w:id="4277" w:author="PR Preview" w:date="2026-01-01T00:00:00Z">
          <w:r>
            <w:rPr>
              <w:rStyle w:val="Hyperlink"/>
            </w:rPr>
            <w:delText xml:space="preserve">Definition 92</w:delText>
          </w:r>
        </w:del>
      </w:hyperlink>
      <w:del w:id="4278" w:author="PR Preview" w:date="2026-01-01T00:00:00Z">
        <w:r>
          <w:delText xml:space="preserve">).</w:delText>
        </w:r>
      </w:del>
      <w:del w:id="4279" w:author="PR Preview" w:date="2026-01-01T00:00:00Z">
        <w:r>
          <w:delText xml:space="preserve"> </w:delText>
        </w:r>
      </w:del>
      <w:del w:id="4280" w:author="PR Preview" w:date="2026-01-01T00:00:00Z">
        <w:r>
          <w:delText xml:space="preserve">Then for every</w:delText>
        </w:r>
      </w:del>
      <w:del w:id="4281"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4282" w:author="PR Preview" w:date="2026-01-01T00:00:00Z">
        <w:r>
          <w:delText xml:space="preserve">,</w:delText>
        </w:r>
      </w:del>
      <w:del w:id="4283" w:author="PR Preview" w:date="2026-01-01T00:00:00Z">
        <w:r>
          <w:delText xml:space="preserve"> </w:delText>
        </w:r>
      </w:del>
      <m:oMath>
        <m:r>
          <m:rPr>
            <m:sty m:val="bi"/>
          </m:rPr>
          <m:t>X</m:t>
        </m:r>
        <m:r>
          <m:rPr>
            <m:sty m:val="bi"/>
          </m:rPr>
          <m:t>G</m:t>
        </m:r>
        <m:sSup>
          <m:e>
            <m:r>
              <m:rPr>
                <m:sty m:val="bi"/>
              </m:rPr>
              <m:t>X</m:t>
            </m:r>
          </m:e>
          <m:sup>
            <m:r>
              <m:rPr>
                <m:sty m:val="p"/>
              </m:rPr>
              <m:t>⊤</m:t>
            </m:r>
          </m:sup>
        </m:sSup>
        <m:acc>
          <m:accPr>
            <m:chr m:val="̃"/>
          </m:accPr>
          <m:e>
            <m:r>
              <m:t>y</m:t>
            </m:r>
          </m:e>
        </m:acc>
      </m:oMath>
      <w:del w:id="4284" w:author="PR Preview" w:date="2026-01-01T00:00:00Z">
        <w:r>
          <w:delText xml:space="preserve"> </w:delText>
        </w:r>
      </w:del>
      <w:del w:id="4285" w:author="PR Preview" w:date="2026-01-01T00:00:00Z">
        <w:r>
          <w:delText xml:space="preserve">is the orthogonal projection of</w:delText>
        </w:r>
      </w:del>
      <w:del w:id="4286" w:author="PR Preview" w:date="2026-01-01T00:00:00Z">
        <w:r>
          <w:delText xml:space="preserve"> </w:delText>
        </w:r>
      </w:del>
      <m:oMath>
        <m:acc>
          <m:accPr>
            <m:chr m:val="̃"/>
          </m:accPr>
          <m:e>
            <m:r>
              <m:t>y</m:t>
            </m:r>
          </m:e>
        </m:acc>
      </m:oMath>
      <w:del w:id="4287" w:author="PR Preview" w:date="2026-01-01T00:00:00Z">
        <w:r>
          <w:delText xml:space="preserve"> </w:delText>
        </w:r>
      </w:del>
      <w:del w:id="4288" w:author="PR Preview" w:date="2026-01-01T00:00:00Z">
        <w:r>
          <w:delText xml:space="preserve">onto</w:delText>
        </w:r>
      </w:del>
      <w:del w:id="4289" w:author="PR Preview" w:date="2026-01-01T00:00:00Z">
        <w:r>
          <w:delText xml:space="preserve"> </w:delText>
        </w:r>
      </w:del>
      <m:oMath>
        <m:r>
          <m:rPr>
            <m:scr m:val="script"/>
            <m:sty m:val="p"/>
          </m:rPr>
          <m:t>C</m:t>
        </m:r>
        <m:r>
          <m:rPr>
            <m:sty m:val="p"/>
          </m:rPr>
          <m:t>(</m:t>
        </m:r>
        <m:r>
          <m:rPr>
            <m:sty m:val="bi"/>
          </m:rPr>
          <m:t>X</m:t>
        </m:r>
        <m:r>
          <m:rPr>
            <m:sty m:val="p"/>
          </m:rPr>
          <m:t>)</m:t>
        </m:r>
      </m:oMath>
      <w:del w:id="4290" w:author="PR Preview" w:date="2026-01-01T00:00:00Z">
        <w:r>
          <w:delText xml:space="preserve"> </w:delText>
        </w:r>
      </w:del>
      <w:del w:id="4291" w:author="PR Preview" w:date="2026-01-01T00:00:00Z">
        <w:r>
          <w:delText xml:space="preserve">(</w:delText>
        </w:r>
      </w:del>
      <w:hyperlink w:anchor="def-orthogonal-projection">
        <w:del w:id="4292" w:author="PR Preview" w:date="2026-01-01T00:00:00Z">
          <w:r>
            <w:rPr>
              <w:rStyle w:val="Hyperlink"/>
            </w:rPr>
            <w:delText xml:space="preserve">Definition 91</w:delText>
          </w:r>
        </w:del>
      </w:hyperlink>
      <w:del w:id="4293" w:author="PR Preview" w:date="2026-01-01T00:00:00Z">
        <w:r>
          <w:delText xml:space="preserve">).</w:delText>
        </w:r>
      </w:del>
      <w:del w:id="4294" w:author="PR Preview" w:date="2026-01-01T00:00:00Z">
        <w:r>
          <w:delText xml:space="preserve"> </w:delText>
        </w:r>
      </w:del>
      <w:del w:id="4295" w:author="PR Preview" w:date="2026-01-01T00:00:00Z">
        <w:r>
          <w:delText xml:space="preserve">So the matrix</w:delText>
        </w:r>
      </w:del>
      <w:del w:id="4296" w:author="PR Preview" w:date="2026-01-01T00:00:00Z">
        <w:r>
          <w:delText xml:space="preserve"> </w:delText>
        </w:r>
      </w:del>
      <m:oMath>
        <m:r>
          <m:rPr>
            <m:sty m:val="bi"/>
          </m:rPr>
          <m:t>X</m:t>
        </m:r>
        <m:r>
          <m:rPr>
            <m:sty m:val="bi"/>
          </m:rPr>
          <m:t>G</m:t>
        </m:r>
        <m:sSup>
          <m:e>
            <m:r>
              <m:rPr>
                <m:sty m:val="bi"/>
              </m:rPr>
              <m:t>X</m:t>
            </m:r>
          </m:e>
          <m:sup>
            <m:r>
              <m:rPr>
                <m:sty m:val="p"/>
              </m:rPr>
              <m:t>⊤</m:t>
            </m:r>
          </m:sup>
        </m:sSup>
      </m:oMath>
      <w:del w:id="4297" w:author="PR Preview" w:date="2026-01-01T00:00:00Z">
        <w:r>
          <w:delText xml:space="preserve"> </w:delText>
        </w:r>
      </w:del>
      <w:del w:id="4298" w:author="PR Preview" w:date="2026-01-01T00:00:00Z">
        <w:r>
          <w:delText xml:space="preserve">is the same for every choice of</w:delText>
        </w:r>
      </w:del>
      <w:del w:id="4299" w:author="PR Preview" w:date="2026-01-01T00:00:00Z">
        <w:r>
          <w:delText xml:space="preserve"> </w:delText>
        </w:r>
      </w:del>
      <m:oMath>
        <m:r>
          <m:rPr>
            <m:sty m:val="bi"/>
          </m:rPr>
          <m:t>G</m:t>
        </m:r>
      </m:oMath>
      <w:del w:id="4300" w:author="PR Preview" w:date="2026-01-01T00:00:00Z">
        <w:r>
          <w:delText xml:space="preserve">,</w:delText>
        </w:r>
      </w:del>
      <w:del w:id="4301" w:author="PR Preview" w:date="2026-01-01T00:00:00Z">
        <w:r>
          <w:delText xml:space="preserve"> </w:delText>
        </w:r>
      </w:del>
      <w:del w:id="4302" w:author="PR Preview" w:date="2026-01-01T00:00:00Z">
        <w:r>
          <w:delText xml:space="preserve">and when</w:delText>
        </w:r>
      </w:del>
      <w:del w:id="4303"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4304" w:author="PR Preview" w:date="2026-01-01T00:00:00Z">
        <w:r>
          <w:delText xml:space="preserve"> </w:delText>
        </w:r>
      </w:del>
      <w:del w:id="4305" w:author="PR Preview" w:date="2026-01-01T00:00:00Z">
        <w:r>
          <w:delText xml:space="preserve">it is the hat matrix</w:delText>
        </w:r>
      </w:del>
      <w:del w:id="4306" w:author="PR Preview" w:date="2026-01-01T00:00:00Z">
        <w:r>
          <w:delText xml:space="preserve"> </w:delText>
        </w:r>
      </w:del>
      <m:oMath>
        <m:r>
          <m:rPr>
            <m:sty m:val="bi"/>
          </m:rPr>
          <m:t>H</m:t>
        </m:r>
      </m:oMath>
      <w:del w:id="4307" w:author="PR Preview" w:date="2026-01-01T00:00:00Z">
        <w:r>
          <w:delText xml:space="preserve"> </w:delText>
        </w:r>
      </w:del>
      <w:del w:id="4308" w:author="PR Preview" w:date="2026-01-01T00:00:00Z">
        <w:r>
          <w:delText xml:space="preserve">(</w:delText>
        </w:r>
      </w:del>
      <w:hyperlink w:anchor="def-hat-matrix">
        <w:del w:id="4309" w:author="PR Preview" w:date="2026-01-01T00:00:00Z">
          <w:r>
            <w:rPr>
              <w:rStyle w:val="Hyperlink"/>
            </w:rPr>
            <w:delText xml:space="preserve">Definition 90</w:delText>
          </w:r>
        </w:del>
      </w:hyperlink>
      <w:del w:id="4310" w:author="PR Preview" w:date="2026-01-01T00:00:00Z">
        <w:r>
          <w:delText xml:space="preserve">).</w:delText>
        </w:r>
      </w:del>
    </w:p>
    <w:p>
      <w:pPr>
        <w:pStyle w:val="FirstParagraph"/>
      </w:pPr>
      <w:ins w:id="4311" w:author="PR Preview" w:date="2026-01-01T00:00:00Z">
        <w:r>
          <w:rPr>
            <w:b/>
            <w:bCs/>
          </w:rPr>
          <w:t xml:space="preserve">Theorem 92 (The projection onto a column space, with any generalized inverse)</w:t>
        </w:r>
      </w:ins>
      <w:ins w:id="4312" w:author="PR Preview" w:date="2026-01-01T00:00:00Z">
        <w:r>
          <w:t xml:space="preserve"> </w:t>
        </w:r>
      </w:ins>
      <w:ins w:id="4313" w:author="PR Preview" w:date="2026-01-01T00:00:00Z">
        <w:r>
          <w:t xml:space="preserve">Let</w:t>
        </w:r>
      </w:ins>
      <w:ins w:id="4314" w:author="PR Preview" w:date="2026-01-01T00:00:00Z">
        <w:r>
          <w:t xml:space="preserve"> </w:t>
        </w:r>
      </w:ins>
      <m:oMath>
        <m:r>
          <m:rPr>
            <m:sty m:val="bi"/>
          </m:rPr>
          <m:t>X</m:t>
        </m:r>
      </m:oMath>
      <w:ins w:id="4315" w:author="PR Preview" w:date="2026-01-01T00:00:00Z">
        <w:r>
          <w:t xml:space="preserve"> </w:t>
        </w:r>
      </w:ins>
      <w:ins w:id="4316" w:author="PR Preview" w:date="2026-01-01T00:00:00Z">
        <w:r>
          <w:t xml:space="preserve">be an</w:t>
        </w:r>
      </w:ins>
      <w:ins w:id="4317" w:author="PR Preview" w:date="2026-01-01T00:00:00Z">
        <w:r>
          <w:t xml:space="preserve"> </w:t>
        </w:r>
      </w:ins>
      <m:oMath>
        <m:r>
          <m:t>n</m:t>
        </m:r>
        <m:r>
          <m:rPr>
            <m:sty m:val="p"/>
          </m:rPr>
          <m:t>×</m:t>
        </m:r>
        <m:r>
          <m:t>p</m:t>
        </m:r>
      </m:oMath>
      <w:ins w:id="4318" w:author="PR Preview" w:date="2026-01-01T00:00:00Z">
        <w:r>
          <w:t xml:space="preserve"> </w:t>
        </w:r>
      </w:ins>
      <w:ins w:id="4319" w:author="PR Preview" w:date="2026-01-01T00:00:00Z">
        <w:r>
          <w:t xml:space="preserve">matrix of any rank,</w:t>
        </w:r>
      </w:ins>
      <w:ins w:id="4320" w:author="PR Preview" w:date="2026-01-01T00:00:00Z">
        <w:r>
          <w:t xml:space="preserve"> </w:t>
        </w:r>
      </w:ins>
      <w:ins w:id="4321" w:author="PR Preview" w:date="2026-01-01T00:00:00Z">
        <w:r>
          <w:t xml:space="preserve">and let</w:t>
        </w:r>
      </w:ins>
      <w:ins w:id="4322" w:author="PR Preview" w:date="2026-01-01T00:00:00Z">
        <w:r>
          <w:t xml:space="preserve"> </w:t>
        </w:r>
      </w:ins>
      <m:oMath>
        <m:r>
          <m:rPr>
            <m:sty m:val="bi"/>
          </m:rPr>
          <m:t>G</m:t>
        </m:r>
      </m:oMath>
      <w:ins w:id="4323" w:author="PR Preview" w:date="2026-01-01T00:00:00Z">
        <w:r>
          <w:t xml:space="preserve"> </w:t>
        </w:r>
      </w:ins>
      <w:ins w:id="4324" w:author="PR Preview" w:date="2026-01-01T00:00:00Z">
        <w:r>
          <w:t xml:space="preserve">be any generalized inverse of</w:t>
        </w:r>
      </w:ins>
      <w:ins w:id="4325" w:author="PR Preview" w:date="2026-01-01T00:00:00Z">
        <w:r>
          <w:t xml:space="preserve"> </w:t>
        </w:r>
      </w:ins>
      <m:oMath>
        <m:sSup>
          <m:e>
            <m:r>
              <m:rPr>
                <m:sty m:val="bi"/>
              </m:rPr>
              <m:t>X</m:t>
            </m:r>
          </m:e>
          <m:sup>
            <m:r>
              <m:rPr>
                <m:sty m:val="p"/>
              </m:rPr>
              <m:t>⊤</m:t>
            </m:r>
          </m:sup>
        </m:sSup>
        <m:r>
          <m:rPr>
            <m:sty m:val="bi"/>
          </m:rPr>
          <m:t>X</m:t>
        </m:r>
      </m:oMath>
      <w:ins w:id="4326" w:author="PR Preview" w:date="2026-01-01T00:00:00Z">
        <w:r>
          <w:t xml:space="preserve"> </w:t>
        </w:r>
      </w:ins>
      <w:ins w:id="4327" w:author="PR Preview" w:date="2026-01-01T00:00:00Z">
        <w:r>
          <w:t xml:space="preserve">(</w:t>
        </w:r>
      </w:ins>
      <w:hyperlink w:anchor="def-generalized-inverse">
        <w:ins w:id="4328" w:author="PR Preview" w:date="2026-01-01T00:00:00Z">
          <w:r>
            <w:rPr>
              <w:rStyle w:val="Hyperlink"/>
            </w:rPr>
            <w:t xml:space="preserve">Definition 92</w:t>
          </w:r>
        </w:ins>
      </w:hyperlink>
      <w:ins w:id="4329" w:author="PR Preview" w:date="2026-01-01T00:00:00Z">
        <w:r>
          <w:t xml:space="preserve">).</w:t>
        </w:r>
      </w:ins>
      <w:ins w:id="4330" w:author="PR Preview" w:date="2026-01-01T00:00:00Z">
        <w:r>
          <w:t xml:space="preserve"> </w:t>
        </w:r>
      </w:ins>
      <w:ins w:id="4331" w:author="PR Preview" w:date="2026-01-01T00:00:00Z">
        <w:r>
          <w:t xml:space="preserve">Then for every</w:t>
        </w:r>
      </w:ins>
      <w:ins w:id="4332" w:author="PR Preview" w:date="2026-01-01T00:00:00Z">
        <w:r>
          <w:t xml:space="preserve"> </w:t>
        </w:r>
      </w:ins>
      <m:oMath>
        <m:acc>
          <m:accPr>
            <m:chr m:val="̃"/>
          </m:accPr>
          <m:e>
            <m:r>
              <m:t>y</m:t>
            </m:r>
          </m:e>
        </m:acc>
        <m:r>
          <m:rPr>
            <m:sty m:val="p"/>
          </m:rPr>
          <m:t>∈</m:t>
        </m:r>
        <m:sSup>
          <m:e>
            <m:r>
              <m:rPr>
                <m:scr m:val="double-struck"/>
                <m:sty m:val="p"/>
              </m:rPr>
              <m:t>R</m:t>
            </m:r>
          </m:e>
          <m:sup>
            <m:r>
              <m:t>n</m:t>
            </m:r>
          </m:sup>
        </m:sSup>
      </m:oMath>
      <w:ins w:id="4333" w:author="PR Preview" w:date="2026-01-01T00:00:00Z">
        <w:r>
          <w:t xml:space="preserve">,</w:t>
        </w:r>
      </w:ins>
      <w:ins w:id="4334" w:author="PR Preview" w:date="2026-01-01T00:00:00Z">
        <w:r>
          <w:t xml:space="preserve"> </w:t>
        </w:r>
      </w:ins>
      <m:oMath>
        <m:r>
          <m:rPr>
            <m:sty m:val="bi"/>
          </m:rPr>
          <m:t>X</m:t>
        </m:r>
        <m:r>
          <m:rPr>
            <m:sty m:val="bi"/>
          </m:rPr>
          <m:t>G</m:t>
        </m:r>
        <m:sSup>
          <m:e>
            <m:r>
              <m:rPr>
                <m:sty m:val="bi"/>
              </m:rPr>
              <m:t>X</m:t>
            </m:r>
          </m:e>
          <m:sup>
            <m:r>
              <m:rPr>
                <m:sty m:val="p"/>
              </m:rPr>
              <m:t>⊤</m:t>
            </m:r>
          </m:sup>
        </m:sSup>
        <m:acc>
          <m:accPr>
            <m:chr m:val="̃"/>
          </m:accPr>
          <m:e>
            <m:r>
              <m:t>y</m:t>
            </m:r>
          </m:e>
        </m:acc>
      </m:oMath>
      <w:ins w:id="4335" w:author="PR Preview" w:date="2026-01-01T00:00:00Z">
        <w:r>
          <w:t xml:space="preserve"> </w:t>
        </w:r>
      </w:ins>
      <w:ins w:id="4336" w:author="PR Preview" w:date="2026-01-01T00:00:00Z">
        <w:r>
          <w:t xml:space="preserve">is the orthogonal projection of</w:t>
        </w:r>
      </w:ins>
      <w:ins w:id="4337" w:author="PR Preview" w:date="2026-01-01T00:00:00Z">
        <w:r>
          <w:t xml:space="preserve"> </w:t>
        </w:r>
      </w:ins>
      <m:oMath>
        <m:acc>
          <m:accPr>
            <m:chr m:val="̃"/>
          </m:accPr>
          <m:e>
            <m:r>
              <m:t>y</m:t>
            </m:r>
          </m:e>
        </m:acc>
      </m:oMath>
      <w:ins w:id="4338" w:author="PR Preview" w:date="2026-01-01T00:00:00Z">
        <w:r>
          <w:t xml:space="preserve"> </w:t>
        </w:r>
      </w:ins>
      <w:ins w:id="4339" w:author="PR Preview" w:date="2026-01-01T00:00:00Z">
        <w:r>
          <w:t xml:space="preserve">onto</w:t>
        </w:r>
      </w:ins>
      <w:ins w:id="4340" w:author="PR Preview" w:date="2026-01-01T00:00:00Z">
        <w:r>
          <w:t xml:space="preserve"> </w:t>
        </w:r>
      </w:ins>
      <m:oMath>
        <m:r>
          <m:rPr>
            <m:scr m:val="script"/>
            <m:sty m:val="p"/>
          </m:rPr>
          <m:t>C</m:t>
        </m:r>
        <m:r>
          <m:rPr>
            <m:sty m:val="p"/>
          </m:rPr>
          <m:t>(</m:t>
        </m:r>
        <m:r>
          <m:rPr>
            <m:sty m:val="bi"/>
          </m:rPr>
          <m:t>X</m:t>
        </m:r>
        <m:r>
          <m:rPr>
            <m:sty m:val="p"/>
          </m:rPr>
          <m:t>)</m:t>
        </m:r>
      </m:oMath>
      <w:ins w:id="4341" w:author="PR Preview" w:date="2026-01-01T00:00:00Z">
        <w:r>
          <w:t xml:space="preserve"> </w:t>
        </w:r>
      </w:ins>
      <w:ins w:id="4342" w:author="PR Preview" w:date="2026-01-01T00:00:00Z">
        <w:r>
          <w:t xml:space="preserve">(</w:t>
        </w:r>
      </w:ins>
      <w:hyperlink w:anchor="def-orthogonal-projection">
        <w:ins w:id="4343" w:author="PR Preview" w:date="2026-01-01T00:00:00Z">
          <w:r>
            <w:rPr>
              <w:rStyle w:val="Hyperlink"/>
            </w:rPr>
            <w:t xml:space="preserve">Definition 91</w:t>
          </w:r>
        </w:ins>
      </w:hyperlink>
      <w:ins w:id="4344" w:author="PR Preview" w:date="2026-01-01T00:00:00Z">
        <w:r>
          <w:t xml:space="preserve">).</w:t>
        </w:r>
      </w:ins>
      <w:ins w:id="4345" w:author="PR Preview" w:date="2026-01-01T00:00:00Z">
        <w:r>
          <w:t xml:space="preserve"> </w:t>
        </w:r>
      </w:ins>
      <w:ins w:id="4346" w:author="PR Preview" w:date="2026-01-01T00:00:00Z">
        <w:r>
          <w:t xml:space="preserve">So the matrix</w:t>
        </w:r>
      </w:ins>
      <w:ins w:id="4347" w:author="PR Preview" w:date="2026-01-01T00:00:00Z">
        <w:r>
          <w:t xml:space="preserve"> </w:t>
        </w:r>
      </w:ins>
      <m:oMath>
        <m:r>
          <m:rPr>
            <m:sty m:val="bi"/>
          </m:rPr>
          <m:t>X</m:t>
        </m:r>
        <m:r>
          <m:rPr>
            <m:sty m:val="bi"/>
          </m:rPr>
          <m:t>G</m:t>
        </m:r>
        <m:sSup>
          <m:e>
            <m:r>
              <m:rPr>
                <m:sty m:val="bi"/>
              </m:rPr>
              <m:t>X</m:t>
            </m:r>
          </m:e>
          <m:sup>
            <m:r>
              <m:rPr>
                <m:sty m:val="p"/>
              </m:rPr>
              <m:t>⊤</m:t>
            </m:r>
          </m:sup>
        </m:sSup>
      </m:oMath>
      <w:ins w:id="4348" w:author="PR Preview" w:date="2026-01-01T00:00:00Z">
        <w:r>
          <w:t xml:space="preserve"> </w:t>
        </w:r>
      </w:ins>
      <w:ins w:id="4349" w:author="PR Preview" w:date="2026-01-01T00:00:00Z">
        <w:r>
          <w:t xml:space="preserve">is the same for every choice of</w:t>
        </w:r>
      </w:ins>
      <w:ins w:id="4350" w:author="PR Preview" w:date="2026-01-01T00:00:00Z">
        <w:r>
          <w:t xml:space="preserve"> </w:t>
        </w:r>
      </w:ins>
      <m:oMath>
        <m:r>
          <m:rPr>
            <m:sty m:val="bi"/>
          </m:rPr>
          <m:t>G</m:t>
        </m:r>
      </m:oMath>
      <w:ins w:id="4351" w:author="PR Preview" w:date="2026-01-01T00:00:00Z">
        <w:r>
          <w:t xml:space="preserve">,</w:t>
        </w:r>
      </w:ins>
      <w:ins w:id="4352" w:author="PR Preview" w:date="2026-01-01T00:00:00Z">
        <w:r>
          <w:t xml:space="preserve"> </w:t>
        </w:r>
      </w:ins>
      <w:ins w:id="4353" w:author="PR Preview" w:date="2026-01-01T00:00:00Z">
        <w:r>
          <w:t xml:space="preserve">and when</w:t>
        </w:r>
      </w:ins>
      <w:ins w:id="4354" w:author="PR Preview" w:date="2026-01-01T00:00:00Z">
        <w:r>
          <w:t xml:space="preserve"> </w:t>
        </w:r>
      </w:ins>
      <m:oMath>
        <m:r>
          <m:rPr>
            <m:sty m:val="p"/>
          </m:rPr>
          <m:t>rank</m:t>
        </m:r>
        <m:r>
          <m:rPr>
            <m:sty m:val="p"/>
          </m:rPr>
          <m:t>(</m:t>
        </m:r>
        <m:r>
          <m:rPr>
            <m:sty m:val="bi"/>
          </m:rPr>
          <m:t>X</m:t>
        </m:r>
        <m:r>
          <m:rPr>
            <m:sty m:val="p"/>
          </m:rPr>
          <m:t>)</m:t>
        </m:r>
        <m:r>
          <m:rPr>
            <m:sty m:val="p"/>
          </m:rPr>
          <m:t>=</m:t>
        </m:r>
        <m:r>
          <m:t>p</m:t>
        </m:r>
      </m:oMath>
      <w:ins w:id="4355" w:author="PR Preview" w:date="2026-01-01T00:00:00Z">
        <w:r>
          <w:t xml:space="preserve"> </w:t>
        </w:r>
      </w:ins>
      <w:ins w:id="4356" w:author="PR Preview" w:date="2026-01-01T00:00:00Z">
        <w:r>
          <w:t xml:space="preserve">it is the hat matrix</w:t>
        </w:r>
      </w:ins>
      <w:ins w:id="4357" w:author="PR Preview" w:date="2026-01-01T00:00:00Z">
        <w:r>
          <w:t xml:space="preserve"> </w:t>
        </w:r>
      </w:ins>
      <m:oMath>
        <m:r>
          <m:rPr>
            <m:sty m:val="bi"/>
          </m:rPr>
          <m:t>H</m:t>
        </m:r>
      </m:oMath>
      <w:ins w:id="4358" w:author="PR Preview" w:date="2026-01-01T00:00:00Z">
        <w:r>
          <w:t xml:space="preserve"> </w:t>
        </w:r>
      </w:ins>
      <w:ins w:id="4359" w:author="PR Preview" w:date="2026-01-01T00:00:00Z">
        <w:r>
          <w:t xml:space="preserve">(</w:t>
        </w:r>
      </w:ins>
      <w:hyperlink w:anchor="def-hat-matrix">
        <w:ins w:id="4360" w:author="PR Preview" w:date="2026-01-01T00:00:00Z">
          <w:r>
            <w:rPr>
              <w:rStyle w:val="Hyperlink"/>
            </w:rPr>
            <w:t xml:space="preserve">Definition 90</w:t>
          </w:r>
        </w:ins>
      </w:hyperlink>
      <w:ins w:id="4361" w:author="PR Preview" w:date="2026-01-01T00:00:00Z">
        <w:r>
          <w:t xml:space="preserve">).</w:t>
        </w:r>
      </w:ins>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del w:id="4362" w:author="PR Preview" w:date="2026-01-01T00:00:00Z">
        <w:r>
          <w:rPr>
            <w:b/>
            <w:bCs/>
          </w:rPr>
          <w:delText xml:space="preserve">Same matrix.</w:delText>
        </w:r>
      </w:del>
      <w:del w:id="4363" w:author="PR Preview" w:date="2026-01-01T00:00:00Z">
        <w:r>
          <w:delText xml:space="preserve"> </w:delText>
        </w:r>
      </w:del>
      <w:del w:id="4364" w:author="PR Preview" w:date="2026-01-01T00:00:00Z">
        <w:r>
          <w:delText xml:space="preserve">Every choice of</w:delText>
        </w:r>
      </w:del>
      <w:del w:id="4365" w:author="PR Preview" w:date="2026-01-01T00:00:00Z">
        <w:r>
          <w:delText xml:space="preserve"> </w:delText>
        </w:r>
      </w:del>
      <m:oMath>
        <m:r>
          <m:rPr>
            <m:sty m:val="bi"/>
          </m:rPr>
          <m:t>G</m:t>
        </m:r>
      </m:oMath>
      <w:del w:id="4366" w:author="PR Preview" w:date="2026-01-01T00:00:00Z">
        <w:r>
          <w:delText xml:space="preserve"> </w:delText>
        </w:r>
      </w:del>
      <w:del w:id="4367" w:author="PR Preview" w:date="2026-01-01T00:00:00Z">
        <w:r>
          <w:delText xml:space="preserve">gives a matrix that projects every</w:delText>
        </w:r>
      </w:del>
      <w:del w:id="4368" w:author="PR Preview" w:date="2026-01-01T00:00:00Z">
        <w:r>
          <w:delText xml:space="preserve"> </w:delText>
        </w:r>
      </w:del>
      <m:oMath>
        <m:acc>
          <m:accPr>
            <m:chr m:val="̃"/>
          </m:accPr>
          <m:e>
            <m:r>
              <m:t>y</m:t>
            </m:r>
          </m:e>
        </m:acc>
      </m:oMath>
      <w:del w:id="4369" w:author="PR Preview" w:date="2026-01-01T00:00:00Z">
        <w:r>
          <w:delText xml:space="preserve"> </w:delText>
        </w:r>
      </w:del>
      <w:del w:id="4370" w:author="PR Preview" w:date="2026-01-01T00:00:00Z">
        <w:r>
          <w:delText xml:space="preserve">onto</w:delText>
        </w:r>
      </w:del>
      <w:del w:id="4371" w:author="PR Preview" w:date="2026-01-01T00:00:00Z">
        <w:r>
          <w:delText xml:space="preserve"> </w:delText>
        </w:r>
      </w:del>
      <m:oMath>
        <m:r>
          <m:rPr>
            <m:scr m:val="script"/>
            <m:sty m:val="p"/>
          </m:rPr>
          <m:t>C</m:t>
        </m:r>
        <m:r>
          <m:rPr>
            <m:sty m:val="p"/>
          </m:rPr>
          <m:t>(</m:t>
        </m:r>
        <m:r>
          <m:rPr>
            <m:sty m:val="bi"/>
          </m:rPr>
          <m:t>X</m:t>
        </m:r>
        <m:r>
          <m:rPr>
            <m:sty m:val="p"/>
          </m:rPr>
          <m:t>)</m:t>
        </m:r>
      </m:oMath>
      <w:del w:id="4372" w:author="PR Preview" w:date="2026-01-01T00:00:00Z">
        <w:r>
          <w:delText xml:space="preserve">,</w:delText>
        </w:r>
      </w:del>
      <w:del w:id="4373" w:author="PR Preview" w:date="2026-01-01T00:00:00Z">
        <w:r>
          <w:delText xml:space="preserve"> </w:delText>
        </w:r>
      </w:del>
      <w:del w:id="4374" w:author="PR Preview" w:date="2026-01-01T00:00:00Z">
        <w:r>
          <w:delText xml:space="preserve">so all choices give the same matrix (</w:delText>
        </w:r>
      </w:del>
      <w:hyperlink w:anchor="thm-projection-matrix-projects">
        <w:del w:id="4375" w:author="PR Preview" w:date="2026-01-01T00:00:00Z">
          <w:r>
            <w:rPr>
              <w:rStyle w:val="Hyperlink"/>
            </w:rPr>
            <w:delText xml:space="preserve">Theorem 82</w:delText>
          </w:r>
        </w:del>
      </w:hyperlink>
      <w:del w:id="4376" w:author="PR Preview" w:date="2026-01-01T00:00:00Z">
        <w:r>
          <w:delText xml:space="preserve">, part 2).</w:delText>
        </w:r>
      </w:del>
      <w:del w:id="4377" w:author="PR Preview" w:date="2026-01-01T00:00:00Z">
        <w:r>
          <w:delText xml:space="preserve"> </w:delText>
        </w:r>
      </w:del>
      <w:del w:id="4378" w:author="PR Preview" w:date="2026-01-01T00:00:00Z">
        <w:r>
          <w:delText xml:space="preserve">When</w:delText>
        </w:r>
      </w:del>
      <w:del w:id="437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4380" w:author="PR Preview" w:date="2026-01-01T00:00:00Z">
        <w:r>
          <w:delText xml:space="preserve">,</w:delText>
        </w:r>
      </w:del>
      <w:del w:id="4381"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4382" w:author="PR Preview" w:date="2026-01-01T00:00:00Z">
        <w:r>
          <w:delText xml:space="preserve"> </w:delText>
        </w:r>
      </w:del>
      <w:del w:id="4383" w:author="PR Preview" w:date="2026-01-01T00:00:00Z">
        <w:r>
          <w:delText xml:space="preserve">is one choice (</w:delText>
        </w:r>
      </w:del>
      <w:hyperlink w:anchor="thm-gram-invertible">
        <w:del w:id="4384" w:author="PR Preview" w:date="2026-01-01T00:00:00Z">
          <w:r>
            <w:rPr>
              <w:rStyle w:val="Hyperlink"/>
            </w:rPr>
            <w:delText xml:space="preserve">Theorem 78</w:delText>
          </w:r>
        </w:del>
      </w:hyperlink>
      <w:del w:id="4385" w:author="PR Preview" w:date="2026-01-01T00:00:00Z">
        <w:r>
          <w:delText xml:space="preserve">,</w:delText>
        </w:r>
      </w:del>
      <w:del w:id="4386" w:author="PR Preview" w:date="2026-01-01T00:00:00Z">
        <w:r>
          <w:delText xml:space="preserve"> </w:delText>
        </w:r>
      </w:del>
      <w:hyperlink w:anchor="thm-generalized-inverse-invertible">
        <w:del w:id="4387" w:author="PR Preview" w:date="2026-01-01T00:00:00Z">
          <w:r>
            <w:rPr>
              <w:rStyle w:val="Hyperlink"/>
            </w:rPr>
            <w:delText xml:space="preserve">Theorem 85</w:delText>
          </w:r>
        </w:del>
      </w:hyperlink>
      <w:del w:id="4388" w:author="PR Preview" w:date="2026-01-01T00:00:00Z">
        <w:r>
          <w:delText xml:space="preserve">),</w:delText>
        </w:r>
      </w:del>
      <w:del w:id="4389" w:author="PR Preview" w:date="2026-01-01T00:00:00Z">
        <w:r>
          <w:delText xml:space="preserve"> </w:delText>
        </w:r>
      </w:del>
      <w:del w:id="4390" w:author="PR Preview" w:date="2026-01-01T00:00:00Z">
        <w:r>
          <w:delText xml:space="preserve">and it gives</w:delText>
        </w:r>
      </w:del>
      <w:del w:id="4391" w:author="PR Preview" w:date="2026-01-01T00:00:00Z">
        <w:r>
          <w:delText xml:space="preserve"> </w:delText>
        </w:r>
      </w:del>
      <m:oMath>
        <m:r>
          <m:rPr>
            <m:sty m:val="bi"/>
          </m:rPr>
          <m:t>H</m:t>
        </m:r>
      </m:oMath>
      <w:del w:id="4392" w:author="PR Preview" w:date="2026-01-01T00:00:00Z">
        <w:r>
          <w:delText xml:space="preserve">.</w:delText>
        </w:r>
      </w:del>
    </w:p>
    <w:p>
      <w:pPr>
        <w:pStyle w:val="BodyText"/>
      </w:pPr>
      <w:del w:id="4393" w:author="PR Preview" w:date="2026-01-01T00:00:00Z">
        <w:r>
          <w:rPr>
            <w:b/>
            <w:bCs/>
          </w:rPr>
          <w:delText xml:space="preserve">Example 168 (A design matrix with a repeated column)</w:delText>
        </w:r>
      </w:del>
      <w:del w:id="4394" w:author="PR Preview" w:date="2026-01-01T00:00:00Z">
        <w:r>
          <w:delText xml:space="preserve"> </w:delText>
        </w:r>
      </w:del>
      <w:del w:id="4395" w:author="PR Preview" w:date="2026-01-01T00:00:00Z">
        <w:r>
          <w:delText xml:space="preserve">Let</w:delText>
        </w:r>
      </w:del>
      <w:del w:id="439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4397" w:author="PR Preview" w:date="2026-01-01T00:00:00Z">
        <w:r>
          <w:delText xml:space="preserve">,</w:delText>
        </w:r>
      </w:del>
      <w:del w:id="4398" w:author="PR Preview" w:date="2026-01-01T00:00:00Z">
        <w:r>
          <w:delText xml:space="preserve"> </w:delText>
        </w:r>
      </w:del>
      <w:del w:id="4399" w:author="PR Preview" w:date="2026-01-01T00:00:00Z">
        <w:r>
          <w:delText xml:space="preserve">an intercept column entered twice, so</w:delText>
        </w:r>
      </w:del>
      <w:del w:id="4400"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4401" w:author="PR Preview" w:date="2026-01-01T00:00:00Z">
        <w:r>
          <w:delText xml:space="preserve"> </w:delText>
        </w:r>
      </w:del>
      <w:del w:id="4402" w:author="PR Preview" w:date="2026-01-01T00:00:00Z">
        <w:r>
          <w:delText xml:space="preserve">and</w:delText>
        </w:r>
      </w:del>
      <w:del w:id="4403"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4404" w:author="PR Preview" w:date="2026-01-01T00:00:00Z">
        <w:r>
          <w:delText xml:space="preserve"> </w:delText>
        </w:r>
      </w:del>
      <w:del w:id="4405" w:author="PR Preview" w:date="2026-01-01T00:00:00Z">
        <w:r>
          <w:delText xml:space="preserve">is not invertible:</w:delText>
        </w:r>
      </w:del>
      <w:del w:id="4406" w:author="PR Preview" w:date="2026-01-01T00:00:00Z">
        <w:r>
          <w:delText xml:space="preserve"> </w:delText>
        </w:r>
      </w:del>
      <w:del w:id="4407" w:author="PR Preview" w:date="2026-01-01T00:00:00Z">
        <w:r>
          <w:delText xml:space="preserve">its rank is</w:delText>
        </w:r>
      </w:del>
      <w:del w:id="4408"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4409" w:author="PR Preview" w:date="2026-01-01T00:00:00Z">
        <w:r>
          <w:delText xml:space="preserve"> </w:delText>
        </w:r>
      </w:del>
      <w:del w:id="4410" w:author="PR Preview" w:date="2026-01-01T00:00:00Z">
        <w:r>
          <w:delText xml:space="preserve">(</w:delText>
        </w:r>
      </w:del>
      <w:hyperlink w:anchor="thm-rank-transpose">
        <w:del w:id="4411" w:author="PR Preview" w:date="2026-01-01T00:00:00Z">
          <w:r>
            <w:rPr>
              <w:rStyle w:val="Hyperlink"/>
            </w:rPr>
            <w:delText xml:space="preserve">Theorem 38</w:delText>
          </w:r>
        </w:del>
      </w:hyperlink>
      <w:del w:id="4412" w:author="PR Preview" w:date="2026-01-01T00:00:00Z">
        <w:r>
          <w:delText xml:space="preserve">),</w:delText>
        </w:r>
      </w:del>
      <w:del w:id="4413" w:author="PR Preview" w:date="2026-01-01T00:00:00Z">
        <w:r>
          <w:delText xml:space="preserve"> </w:delText>
        </w:r>
      </w:del>
      <w:del w:id="4414" w:author="PR Preview" w:date="2026-01-01T00:00:00Z">
        <w:r>
          <w:delText xml:space="preserve">while an invertible</w:delText>
        </w:r>
      </w:del>
      <w:del w:id="4415" w:author="PR Preview" w:date="2026-01-01T00:00:00Z">
        <w:r>
          <w:delText xml:space="preserve"> </w:delText>
        </w:r>
      </w:del>
      <m:oMath>
        <m:r>
          <m:t>2</m:t>
        </m:r>
        <m:r>
          <m:rPr>
            <m:sty m:val="p"/>
          </m:rPr>
          <m:t>×</m:t>
        </m:r>
        <m:r>
          <m:t>2</m:t>
        </m:r>
      </m:oMath>
      <w:del w:id="4416" w:author="PR Preview" w:date="2026-01-01T00:00:00Z">
        <w:r>
          <w:delText xml:space="preserve"> </w:delText>
        </w:r>
      </w:del>
      <w:del w:id="4417" w:author="PR Preview" w:date="2026-01-01T00:00:00Z">
        <w:r>
          <w:delText xml:space="preserve">matrix has rank</w:delText>
        </w:r>
      </w:del>
      <w:del w:id="4418" w:author="PR Preview" w:date="2026-01-01T00:00:00Z">
        <w:r>
          <w:delText xml:space="preserve"> </w:delText>
        </w:r>
      </w:del>
      <m:oMath>
        <m:r>
          <m:t>2</m:t>
        </m:r>
      </m:oMath>
      <w:del w:id="4419" w:author="PR Preview" w:date="2026-01-01T00:00:00Z">
        <w:r>
          <w:delText xml:space="preserve"> </w:delText>
        </w:r>
      </w:del>
      <w:del w:id="4420" w:author="PR Preview" w:date="2026-01-01T00:00:00Z">
        <w:r>
          <w:delText xml:space="preserve">(</w:delText>
        </w:r>
      </w:del>
      <w:hyperlink w:anchor="exm-solution-unique">
        <w:del w:id="4421" w:author="PR Preview" w:date="2026-01-01T00:00:00Z">
          <w:r>
            <w:rPr>
              <w:rStyle w:val="Hyperlink"/>
            </w:rPr>
            <w:delText xml:space="preserve">Example 167</w:delText>
          </w:r>
        </w:del>
      </w:hyperlink>
      <w:del w:id="4422" w:author="PR Preview" w:date="2026-01-01T00:00:00Z">
        <w:r>
          <w:delText xml:space="preserve">).</w:delText>
        </w:r>
      </w:del>
      <w:del w:id="4423" w:author="PR Preview" w:date="2026-01-01T00:00:00Z">
        <w:r>
          <w:delText xml:space="preserve"> </w:delText>
        </w:r>
      </w:del>
      <w:del w:id="4424" w:author="PR Preview" w:date="2026-01-01T00:00:00Z">
        <w:r>
          <w:delText xml:space="preserve">The matrix</w:delText>
        </w:r>
      </w:del>
      <w:del w:id="442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4426" w:author="PR Preview" w:date="2026-01-01T00:00:00Z">
        <w:r>
          <w:delText xml:space="preserve"> </w:delText>
        </w:r>
      </w:del>
      <w:del w:id="4427" w:author="PR Preview" w:date="2026-01-01T00:00:00Z">
        <w:r>
          <w:delText xml:space="preserve">is a generalized inverse of it:</w:delText>
        </w:r>
      </w:del>
    </w:p>
    <w:p>
      <w:pPr>
        <w:pStyle w:val="BodyText"/>
      </w:pPr>
      <w:ins w:id="4428" w:author="PR Preview" w:date="2026-01-01T00:00:00Z">
        <w:r>
          <w:rPr>
            <w:b/>
            <w:bCs/>
          </w:rPr>
          <w:t xml:space="preserve">Same matrix.</w:t>
        </w:r>
      </w:ins>
      <w:ins w:id="4429" w:author="PR Preview" w:date="2026-01-01T00:00:00Z">
        <w:r>
          <w:t xml:space="preserve"> </w:t>
        </w:r>
      </w:ins>
      <w:ins w:id="4430" w:author="PR Preview" w:date="2026-01-01T00:00:00Z">
        <w:r>
          <w:t xml:space="preserve">Every choice of</w:t>
        </w:r>
      </w:ins>
      <w:ins w:id="4431" w:author="PR Preview" w:date="2026-01-01T00:00:00Z">
        <w:r>
          <w:t xml:space="preserve"> </w:t>
        </w:r>
      </w:ins>
      <m:oMath>
        <m:r>
          <m:rPr>
            <m:sty m:val="bi"/>
          </m:rPr>
          <m:t>G</m:t>
        </m:r>
      </m:oMath>
      <w:ins w:id="4432" w:author="PR Preview" w:date="2026-01-01T00:00:00Z">
        <w:r>
          <w:t xml:space="preserve"> </w:t>
        </w:r>
      </w:ins>
      <w:ins w:id="4433" w:author="PR Preview" w:date="2026-01-01T00:00:00Z">
        <w:r>
          <w:t xml:space="preserve">gives a matrix that projects every</w:t>
        </w:r>
      </w:ins>
      <w:ins w:id="4434" w:author="PR Preview" w:date="2026-01-01T00:00:00Z">
        <w:r>
          <w:t xml:space="preserve"> </w:t>
        </w:r>
      </w:ins>
      <m:oMath>
        <m:acc>
          <m:accPr>
            <m:chr m:val="̃"/>
          </m:accPr>
          <m:e>
            <m:r>
              <m:t>y</m:t>
            </m:r>
          </m:e>
        </m:acc>
      </m:oMath>
      <w:ins w:id="4435" w:author="PR Preview" w:date="2026-01-01T00:00:00Z">
        <w:r>
          <w:t xml:space="preserve"> </w:t>
        </w:r>
      </w:ins>
      <w:ins w:id="4436" w:author="PR Preview" w:date="2026-01-01T00:00:00Z">
        <w:r>
          <w:t xml:space="preserve">onto</w:t>
        </w:r>
      </w:ins>
      <w:ins w:id="4437" w:author="PR Preview" w:date="2026-01-01T00:00:00Z">
        <w:r>
          <w:t xml:space="preserve"> </w:t>
        </w:r>
      </w:ins>
      <m:oMath>
        <m:r>
          <m:rPr>
            <m:scr m:val="script"/>
            <m:sty m:val="p"/>
          </m:rPr>
          <m:t>C</m:t>
        </m:r>
        <m:r>
          <m:rPr>
            <m:sty m:val="p"/>
          </m:rPr>
          <m:t>(</m:t>
        </m:r>
        <m:r>
          <m:rPr>
            <m:sty m:val="bi"/>
          </m:rPr>
          <m:t>X</m:t>
        </m:r>
        <m:r>
          <m:rPr>
            <m:sty m:val="p"/>
          </m:rPr>
          <m:t>)</m:t>
        </m:r>
      </m:oMath>
      <w:ins w:id="4438" w:author="PR Preview" w:date="2026-01-01T00:00:00Z">
        <w:r>
          <w:t xml:space="preserve">,</w:t>
        </w:r>
      </w:ins>
      <w:ins w:id="4439" w:author="PR Preview" w:date="2026-01-01T00:00:00Z">
        <w:r>
          <w:t xml:space="preserve"> </w:t>
        </w:r>
      </w:ins>
      <w:ins w:id="4440" w:author="PR Preview" w:date="2026-01-01T00:00:00Z">
        <w:r>
          <w:t xml:space="preserve">so all choices give the same matrix (</w:t>
        </w:r>
      </w:ins>
      <w:hyperlink w:anchor="thm-projection-matrix-projects">
        <w:ins w:id="4441" w:author="PR Preview" w:date="2026-01-01T00:00:00Z">
          <w:r>
            <w:rPr>
              <w:rStyle w:val="Hyperlink"/>
            </w:rPr>
            <w:t xml:space="preserve">Theorem 83</w:t>
          </w:r>
        </w:ins>
      </w:hyperlink>
      <w:ins w:id="4442" w:author="PR Preview" w:date="2026-01-01T00:00:00Z">
        <w:r>
          <w:t xml:space="preserve">, part 2).</w:t>
        </w:r>
      </w:ins>
      <w:ins w:id="4443" w:author="PR Preview" w:date="2026-01-01T00:00:00Z">
        <w:r>
          <w:t xml:space="preserve"> </w:t>
        </w:r>
      </w:ins>
      <w:ins w:id="4444" w:author="PR Preview" w:date="2026-01-01T00:00:00Z">
        <w:r>
          <w:t xml:space="preserve">When</w:t>
        </w:r>
      </w:ins>
      <w:ins w:id="4445" w:author="PR Preview" w:date="2026-01-01T00:00:00Z">
        <w:r>
          <w:t xml:space="preserve"> </w:t>
        </w:r>
      </w:ins>
      <m:oMath>
        <m:r>
          <m:rPr>
            <m:sty m:val="p"/>
          </m:rPr>
          <m:t>rank</m:t>
        </m:r>
        <m:r>
          <m:rPr>
            <m:sty m:val="p"/>
          </m:rPr>
          <m:t>(</m:t>
        </m:r>
        <m:r>
          <m:rPr>
            <m:sty m:val="bi"/>
          </m:rPr>
          <m:t>X</m:t>
        </m:r>
        <m:r>
          <m:rPr>
            <m:sty m:val="p"/>
          </m:rPr>
          <m:t>)</m:t>
        </m:r>
        <m:r>
          <m:rPr>
            <m:sty m:val="p"/>
          </m:rPr>
          <m:t>=</m:t>
        </m:r>
        <m:r>
          <m:t>p</m:t>
        </m:r>
      </m:oMath>
      <w:ins w:id="4446" w:author="PR Preview" w:date="2026-01-01T00:00:00Z">
        <w:r>
          <w:t xml:space="preserve">,</w:t>
        </w:r>
      </w:ins>
      <w:ins w:id="4447"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4448" w:author="PR Preview" w:date="2026-01-01T00:00:00Z">
        <w:r>
          <w:t xml:space="preserve"> </w:t>
        </w:r>
      </w:ins>
      <w:ins w:id="4449" w:author="PR Preview" w:date="2026-01-01T00:00:00Z">
        <w:r>
          <w:t xml:space="preserve">is one choice (</w:t>
        </w:r>
      </w:ins>
      <w:hyperlink w:anchor="thm-gram-invertible">
        <w:ins w:id="4450" w:author="PR Preview" w:date="2026-01-01T00:00:00Z">
          <w:r>
            <w:rPr>
              <w:rStyle w:val="Hyperlink"/>
            </w:rPr>
            <w:t xml:space="preserve">Theorem 79</w:t>
          </w:r>
        </w:ins>
      </w:hyperlink>
      <w:ins w:id="4451" w:author="PR Preview" w:date="2026-01-01T00:00:00Z">
        <w:r>
          <w:t xml:space="preserve">,</w:t>
        </w:r>
      </w:ins>
      <w:ins w:id="4452" w:author="PR Preview" w:date="2026-01-01T00:00:00Z">
        <w:r>
          <w:t xml:space="preserve"> </w:t>
        </w:r>
      </w:ins>
      <w:hyperlink w:anchor="thm-generalized-inverse-invertible">
        <w:ins w:id="4453" w:author="PR Preview" w:date="2026-01-01T00:00:00Z">
          <w:r>
            <w:rPr>
              <w:rStyle w:val="Hyperlink"/>
            </w:rPr>
            <w:t xml:space="preserve">Theorem 86</w:t>
          </w:r>
        </w:ins>
      </w:hyperlink>
      <w:ins w:id="4454" w:author="PR Preview" w:date="2026-01-01T00:00:00Z">
        <w:r>
          <w:t xml:space="preserve">),</w:t>
        </w:r>
      </w:ins>
      <w:ins w:id="4455" w:author="PR Preview" w:date="2026-01-01T00:00:00Z">
        <w:r>
          <w:t xml:space="preserve"> </w:t>
        </w:r>
      </w:ins>
      <w:ins w:id="4456" w:author="PR Preview" w:date="2026-01-01T00:00:00Z">
        <w:r>
          <w:t xml:space="preserve">and it gives</w:t>
        </w:r>
      </w:ins>
      <w:ins w:id="4457" w:author="PR Preview" w:date="2026-01-01T00:00:00Z">
        <w:r>
          <w:t xml:space="preserve"> </w:t>
        </w:r>
      </w:ins>
      <m:oMath>
        <m:r>
          <m:rPr>
            <m:sty m:val="bi"/>
          </m:rPr>
          <m:t>H</m:t>
        </m:r>
      </m:oMath>
      <w:ins w:id="4458" w:author="PR Preview" w:date="2026-01-01T00:00:00Z">
        <w:r>
          <w:t xml:space="preserve">.</w:t>
        </w:r>
      </w:ins>
    </w:p>
    <w:bookmarkStart w:id="533" w:name="exm-projector-generalized-inverse"/>
    <w:p>
      <w:pPr>
        <w:pStyle w:val="BodyText"/>
      </w:pPr>
      <w:ins w:id="4459" w:author="PR Preview" w:date="2026-01-01T00:00:00Z">
        <w:r>
          <w:rPr>
            <w:b/>
            <w:bCs/>
          </w:rPr>
          <w:t xml:space="preserve">Example 169 (A design matrix with a repeated column)</w:t>
        </w:r>
      </w:ins>
      <w:ins w:id="4460" w:author="PR Preview" w:date="2026-01-01T00:00:00Z">
        <w:r>
          <w:t xml:space="preserve"> </w:t>
        </w:r>
      </w:ins>
      <w:ins w:id="4461" w:author="PR Preview" w:date="2026-01-01T00:00:00Z">
        <w:r>
          <w:t xml:space="preserve">Let</w:t>
        </w:r>
      </w:ins>
      <w:ins w:id="446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4463" w:author="PR Preview" w:date="2026-01-01T00:00:00Z">
        <w:r>
          <w:t xml:space="preserve">,</w:t>
        </w:r>
      </w:ins>
      <w:ins w:id="4464" w:author="PR Preview" w:date="2026-01-01T00:00:00Z">
        <w:r>
          <w:t xml:space="preserve"> </w:t>
        </w:r>
      </w:ins>
      <w:ins w:id="4465" w:author="PR Preview" w:date="2026-01-01T00:00:00Z">
        <w:r>
          <w:t xml:space="preserve">an intercept column entered twice, so</w:t>
        </w:r>
      </w:ins>
      <w:ins w:id="4466"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4467" w:author="PR Preview" w:date="2026-01-01T00:00:00Z">
        <w:r>
          <w:t xml:space="preserve"> </w:t>
        </w:r>
      </w:ins>
      <w:ins w:id="4468" w:author="PR Preview" w:date="2026-01-01T00:00:00Z">
        <w:r>
          <w:t xml:space="preserve">and</w:t>
        </w:r>
      </w:ins>
      <w:ins w:id="4469"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4470" w:author="PR Preview" w:date="2026-01-01T00:00:00Z">
        <w:r>
          <w:t xml:space="preserve"> </w:t>
        </w:r>
      </w:ins>
      <w:ins w:id="4471" w:author="PR Preview" w:date="2026-01-01T00:00:00Z">
        <w:r>
          <w:t xml:space="preserve">is not invertible:</w:t>
        </w:r>
      </w:ins>
      <w:ins w:id="4472" w:author="PR Preview" w:date="2026-01-01T00:00:00Z">
        <w:r>
          <w:t xml:space="preserve"> </w:t>
        </w:r>
      </w:ins>
      <w:ins w:id="4473" w:author="PR Preview" w:date="2026-01-01T00:00:00Z">
        <w:r>
          <w:t xml:space="preserve">its rank is</w:t>
        </w:r>
      </w:ins>
      <w:ins w:id="4474"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4475" w:author="PR Preview" w:date="2026-01-01T00:00:00Z">
        <w:r>
          <w:t xml:space="preserve"> </w:t>
        </w:r>
      </w:ins>
      <w:ins w:id="4476" w:author="PR Preview" w:date="2026-01-01T00:00:00Z">
        <w:r>
          <w:t xml:space="preserve">(</w:t>
        </w:r>
      </w:ins>
      <w:hyperlink w:anchor="thm-rank-transpose">
        <w:ins w:id="4477" w:author="PR Preview" w:date="2026-01-01T00:00:00Z">
          <w:r>
            <w:rPr>
              <w:rStyle w:val="Hyperlink"/>
            </w:rPr>
            <w:t xml:space="preserve">Theorem 38</w:t>
          </w:r>
        </w:ins>
      </w:hyperlink>
      <w:ins w:id="4478" w:author="PR Preview" w:date="2026-01-01T00:00:00Z">
        <w:r>
          <w:t xml:space="preserve">),</w:t>
        </w:r>
      </w:ins>
      <w:ins w:id="4479" w:author="PR Preview" w:date="2026-01-01T00:00:00Z">
        <w:r>
          <w:t xml:space="preserve"> </w:t>
        </w:r>
      </w:ins>
      <w:ins w:id="4480" w:author="PR Preview" w:date="2026-01-01T00:00:00Z">
        <w:r>
          <w:t xml:space="preserve">while an invertible</w:t>
        </w:r>
      </w:ins>
      <w:ins w:id="4481" w:author="PR Preview" w:date="2026-01-01T00:00:00Z">
        <w:r>
          <w:t xml:space="preserve"> </w:t>
        </w:r>
      </w:ins>
      <m:oMath>
        <m:r>
          <m:t>2</m:t>
        </m:r>
        <m:r>
          <m:rPr>
            <m:sty m:val="p"/>
          </m:rPr>
          <m:t>×</m:t>
        </m:r>
        <m:r>
          <m:t>2</m:t>
        </m:r>
      </m:oMath>
      <w:ins w:id="4482" w:author="PR Preview" w:date="2026-01-01T00:00:00Z">
        <w:r>
          <w:t xml:space="preserve"> </w:t>
        </w:r>
      </w:ins>
      <w:ins w:id="4483" w:author="PR Preview" w:date="2026-01-01T00:00:00Z">
        <w:r>
          <w:t xml:space="preserve">matrix has rank</w:t>
        </w:r>
      </w:ins>
      <w:ins w:id="4484" w:author="PR Preview" w:date="2026-01-01T00:00:00Z">
        <w:r>
          <w:t xml:space="preserve"> </w:t>
        </w:r>
      </w:ins>
      <m:oMath>
        <m:r>
          <m:t>2</m:t>
        </m:r>
      </m:oMath>
      <w:ins w:id="4485" w:author="PR Preview" w:date="2026-01-01T00:00:00Z">
        <w:r>
          <w:t xml:space="preserve"> </w:t>
        </w:r>
      </w:ins>
      <w:ins w:id="4486" w:author="PR Preview" w:date="2026-01-01T00:00:00Z">
        <w:r>
          <w:t xml:space="preserve">(</w:t>
        </w:r>
      </w:ins>
      <w:hyperlink w:anchor="exm-solution-unique">
        <w:ins w:id="4487" w:author="PR Preview" w:date="2026-01-01T00:00:00Z">
          <w:r>
            <w:rPr>
              <w:rStyle w:val="Hyperlink"/>
            </w:rPr>
            <w:t xml:space="preserve">Example 168</w:t>
          </w:r>
        </w:ins>
      </w:hyperlink>
      <w:ins w:id="4488" w:author="PR Preview" w:date="2026-01-01T00:00:00Z">
        <w:r>
          <w:t xml:space="preserve">).</w:t>
        </w:r>
      </w:ins>
      <w:ins w:id="4489" w:author="PR Preview" w:date="2026-01-01T00:00:00Z">
        <w:r>
          <w:t xml:space="preserve"> </w:t>
        </w:r>
      </w:ins>
      <w:ins w:id="4490" w:author="PR Preview" w:date="2026-01-01T00:00:00Z">
        <w:r>
          <w:t xml:space="preserve">The matrix</w:t>
        </w:r>
      </w:ins>
      <w:ins w:id="449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4492" w:author="PR Preview" w:date="2026-01-01T00:00:00Z">
        <w:r>
          <w:t xml:space="preserve"> </w:t>
        </w:r>
      </w:ins>
      <w:ins w:id="4493"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4494" w:author="PR Preview" w:date="2026-01-01T00:00:00Z">
        <w:r>
          <w:delText xml:space="preserve">the hat matrix of the intercept-only model (</w:delText>
        </w:r>
      </w:del>
      <w:hyperlink w:anchor="exm-hat-matrix">
        <w:del w:id="4495" w:author="PR Preview" w:date="2026-01-01T00:00:00Z">
          <w:r>
            <w:rPr>
              <w:rStyle w:val="Hyperlink"/>
            </w:rPr>
            <w:delText xml:space="preserve">Example 149</w:delText>
          </w:r>
        </w:del>
      </w:hyperlink>
      <w:del w:id="4496" w:author="PR Preview" w:date="2026-01-01T00:00:00Z">
        <w:r>
          <w:delText xml:space="preserve">).</w:delText>
        </w:r>
      </w:del>
      <w:del w:id="4497" w:author="PR Preview" w:date="2026-01-01T00:00:00Z">
        <w:r>
          <w:delText xml:space="preserve"> </w:delText>
        </w:r>
      </w:del>
      <w:del w:id="4498" w:author="PR Preview" w:date="2026-01-01T00:00:00Z">
        <w:r>
          <w:delText xml:space="preserve">Another generalized inverse,</w:delText>
        </w:r>
      </w:del>
      <w:del w:id="4499"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4500" w:author="PR Preview" w:date="2026-01-01T00:00:00Z">
        <w:r>
          <w:delText xml:space="preserve">,</w:delText>
        </w:r>
      </w:del>
      <w:del w:id="4501" w:author="PR Preview" w:date="2026-01-01T00:00:00Z">
        <w:r>
          <w:delText xml:space="preserve"> </w:delText>
        </w:r>
      </w:del>
      <w:del w:id="4502" w:author="PR Preview" w:date="2026-01-01T00:00:00Z">
        <w:r>
          <w:delText xml:space="preserve">which is one because</w:delText>
        </w:r>
      </w:del>
      <w:del w:id="4503"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4504" w:author="PR Preview" w:date="2026-01-01T00:00:00Z">
        <w:r>
          <w:delText xml:space="preserve"> </w:delText>
        </w:r>
      </w:del>
      <w:del w:id="4505" w:author="PR Preview" w:date="2026-01-01T00:00:00Z">
        <w:r>
          <w:delText xml:space="preserve">and that times</w:delText>
        </w:r>
      </w:del>
      <w:del w:id="4506" w:author="PR Preview" w:date="2026-01-01T00:00:00Z">
        <w:r>
          <w:delText xml:space="preserve"> </w:delText>
        </w:r>
      </w:del>
      <m:oMath>
        <m:sSup>
          <m:e>
            <m:r>
              <m:rPr>
                <m:sty m:val="bi"/>
              </m:rPr>
              <m:t>X</m:t>
            </m:r>
          </m:e>
          <m:sup>
            <m:r>
              <m:rPr>
                <m:sty m:val="p"/>
              </m:rPr>
              <m:t>⊤</m:t>
            </m:r>
          </m:sup>
        </m:sSup>
        <m:r>
          <m:rPr>
            <m:sty m:val="bi"/>
          </m:rPr>
          <m:t>X</m:t>
        </m:r>
      </m:oMath>
      <w:del w:id="4507" w:author="PR Preview" w:date="2026-01-01T00:00:00Z">
        <w:r>
          <w:delText xml:space="preserve"> </w:delText>
        </w:r>
      </w:del>
      <w:del w:id="4508" w:author="PR Preview" w:date="2026-01-01T00:00:00Z">
        <w:r>
          <w:delText xml:space="preserve">is again</w:delText>
        </w:r>
      </w:del>
      <w:del w:id="450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4510" w:author="PR Preview" w:date="2026-01-01T00:00:00Z">
        <w:r>
          <w:delText xml:space="preserve">,</w:delText>
        </w:r>
      </w:del>
      <w:del w:id="4511" w:author="PR Preview" w:date="2026-01-01T00:00:00Z">
        <w:r>
          <w:delText xml:space="preserve"> </w:delText>
        </w:r>
      </w:del>
      <w:del w:id="4512" w:author="PR Preview" w:date="2026-01-01T00:00:00Z">
        <w:r>
          <w:delText xml:space="preserve">gives</w:delText>
        </w:r>
      </w:del>
      <w:del w:id="4513"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4514" w:author="PR Preview" w:date="2026-01-01T00:00:00Z">
        <w:r>
          <w:delText xml:space="preserve"> </w:delText>
        </w:r>
      </w:del>
      <w:del w:id="4515" w:author="PR Preview" w:date="2026-01-01T00:00:00Z">
        <w:r>
          <w:delText xml:space="preserve">and the same</w:delText>
        </w:r>
      </w:del>
      <w:del w:id="4516"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4517" w:author="PR Preview" w:date="2026-01-01T00:00:00Z">
        <w:r>
          <w:delText xml:space="preserve">,</w:delText>
        </w:r>
      </w:del>
      <w:del w:id="4518" w:author="PR Preview" w:date="2026-01-01T00:00:00Z">
        <w:r>
          <w:delText xml:space="preserve"> </w:delText>
        </w:r>
      </w:del>
      <w:del w:id="4519" w:author="PR Preview" w:date="2026-01-01T00:00:00Z">
        <w:r>
          <w:delText xml:space="preserve">as</w:delText>
        </w:r>
      </w:del>
      <w:del w:id="4520" w:author="PR Preview" w:date="2026-01-01T00:00:00Z">
        <w:r>
          <w:delText xml:space="preserve"> </w:delText>
        </w:r>
      </w:del>
      <w:hyperlink w:anchor="thm-projector-generalized-inverse">
        <w:del w:id="4521" w:author="PR Preview" w:date="2026-01-01T00:00:00Z">
          <w:r>
            <w:rPr>
              <w:rStyle w:val="Hyperlink"/>
            </w:rPr>
            <w:delText xml:space="preserve">Theorem 91</w:delText>
          </w:r>
        </w:del>
      </w:hyperlink>
      <w:del w:id="4522" w:author="PR Preview" w:date="2026-01-01T00:00:00Z">
        <w:r>
          <w:delText xml:space="preserve"> </w:delText>
        </w:r>
      </w:del>
      <w:del w:id="4523" w:author="PR Preview" w:date="2026-01-01T00:00:00Z">
        <w:r>
          <w:delText xml:space="preserve">says it must.</w:delText>
        </w:r>
      </w:del>
      <w:del w:id="4524" w:author="PR Preview" w:date="2026-01-01T00:00:00Z">
        <w:r>
          <w:delText xml:space="preserve"> </w:delText>
        </w:r>
      </w:del>
      <w:del w:id="4525" w:author="PR Preview" w:date="2026-01-01T00:00:00Z">
        <w:r>
          <w:delText xml:space="preserve">Both project onto</w:delText>
        </w:r>
      </w:del>
      <w:del w:id="4526"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4527" w:author="PR Preview" w:date="2026-01-01T00:00:00Z">
        <w:r>
          <w:delText xml:space="preserve">, the column space of the intercept-only design.</w:delText>
        </w:r>
      </w:del>
    </w:p>
    <w:p>
      <w:pPr>
        <w:pStyle w:val="FirstParagraph"/>
      </w:pPr>
      <w:ins w:id="4528" w:author="PR Preview" w:date="2026-01-01T00:00:00Z">
        <w:r>
          <w:t xml:space="preserve">the hat matrix of the intercept-only model (</w:t>
        </w:r>
      </w:ins>
      <w:hyperlink w:anchor="exm-hat-matrix">
        <w:ins w:id="4529" w:author="PR Preview" w:date="2026-01-01T00:00:00Z">
          <w:r>
            <w:rPr>
              <w:rStyle w:val="Hyperlink"/>
            </w:rPr>
            <w:t xml:space="preserve">Example 150</w:t>
          </w:r>
        </w:ins>
      </w:hyperlink>
      <w:ins w:id="4530" w:author="PR Preview" w:date="2026-01-01T00:00:00Z">
        <w:r>
          <w:t xml:space="preserve">).</w:t>
        </w:r>
      </w:ins>
      <w:ins w:id="4531" w:author="PR Preview" w:date="2026-01-01T00:00:00Z">
        <w:r>
          <w:t xml:space="preserve"> </w:t>
        </w:r>
      </w:ins>
      <w:ins w:id="4532" w:author="PR Preview" w:date="2026-01-01T00:00:00Z">
        <w:r>
          <w:t xml:space="preserve">Another generalized inverse,</w:t>
        </w:r>
      </w:ins>
      <w:ins w:id="4533"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4534" w:author="PR Preview" w:date="2026-01-01T00:00:00Z">
        <w:r>
          <w:t xml:space="preserve">,</w:t>
        </w:r>
      </w:ins>
      <w:ins w:id="4535" w:author="PR Preview" w:date="2026-01-01T00:00:00Z">
        <w:r>
          <w:t xml:space="preserve"> </w:t>
        </w:r>
      </w:ins>
      <w:ins w:id="4536" w:author="PR Preview" w:date="2026-01-01T00:00:00Z">
        <w:r>
          <w:t xml:space="preserve">which is one because</w:t>
        </w:r>
      </w:ins>
      <w:ins w:id="4537"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4538" w:author="PR Preview" w:date="2026-01-01T00:00:00Z">
        <w:r>
          <w:t xml:space="preserve"> </w:t>
        </w:r>
      </w:ins>
      <w:ins w:id="4539" w:author="PR Preview" w:date="2026-01-01T00:00:00Z">
        <w:r>
          <w:t xml:space="preserve">and that times</w:t>
        </w:r>
      </w:ins>
      <w:ins w:id="4540" w:author="PR Preview" w:date="2026-01-01T00:00:00Z">
        <w:r>
          <w:t xml:space="preserve"> </w:t>
        </w:r>
      </w:ins>
      <m:oMath>
        <m:sSup>
          <m:e>
            <m:r>
              <m:rPr>
                <m:sty m:val="bi"/>
              </m:rPr>
              <m:t>X</m:t>
            </m:r>
          </m:e>
          <m:sup>
            <m:r>
              <m:rPr>
                <m:sty m:val="p"/>
              </m:rPr>
              <m:t>⊤</m:t>
            </m:r>
          </m:sup>
        </m:sSup>
        <m:r>
          <m:rPr>
            <m:sty m:val="bi"/>
          </m:rPr>
          <m:t>X</m:t>
        </m:r>
      </m:oMath>
      <w:ins w:id="4541" w:author="PR Preview" w:date="2026-01-01T00:00:00Z">
        <w:r>
          <w:t xml:space="preserve"> </w:t>
        </w:r>
      </w:ins>
      <w:ins w:id="4542" w:author="PR Preview" w:date="2026-01-01T00:00:00Z">
        <w:r>
          <w:t xml:space="preserve">is again</w:t>
        </w:r>
      </w:ins>
      <w:ins w:id="454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4544" w:author="PR Preview" w:date="2026-01-01T00:00:00Z">
        <w:r>
          <w:t xml:space="preserve">,</w:t>
        </w:r>
      </w:ins>
      <w:ins w:id="4545" w:author="PR Preview" w:date="2026-01-01T00:00:00Z">
        <w:r>
          <w:t xml:space="preserve"> </w:t>
        </w:r>
      </w:ins>
      <w:ins w:id="4546" w:author="PR Preview" w:date="2026-01-01T00:00:00Z">
        <w:r>
          <w:t xml:space="preserve">gives</w:t>
        </w:r>
      </w:ins>
      <w:ins w:id="4547"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4548" w:author="PR Preview" w:date="2026-01-01T00:00:00Z">
        <w:r>
          <w:t xml:space="preserve"> </w:t>
        </w:r>
      </w:ins>
      <w:ins w:id="4549" w:author="PR Preview" w:date="2026-01-01T00:00:00Z">
        <w:r>
          <w:t xml:space="preserve">and the same</w:t>
        </w:r>
      </w:ins>
      <w:ins w:id="4550"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4551" w:author="PR Preview" w:date="2026-01-01T00:00:00Z">
        <w:r>
          <w:t xml:space="preserve">,</w:t>
        </w:r>
      </w:ins>
      <w:ins w:id="4552" w:author="PR Preview" w:date="2026-01-01T00:00:00Z">
        <w:r>
          <w:t xml:space="preserve"> </w:t>
        </w:r>
      </w:ins>
      <w:ins w:id="4553" w:author="PR Preview" w:date="2026-01-01T00:00:00Z">
        <w:r>
          <w:t xml:space="preserve">as</w:t>
        </w:r>
      </w:ins>
      <w:ins w:id="4554" w:author="PR Preview" w:date="2026-01-01T00:00:00Z">
        <w:r>
          <w:t xml:space="preserve"> </w:t>
        </w:r>
      </w:ins>
      <w:hyperlink w:anchor="thm-projector-generalized-inverse">
        <w:ins w:id="4555" w:author="PR Preview" w:date="2026-01-01T00:00:00Z">
          <w:r>
            <w:rPr>
              <w:rStyle w:val="Hyperlink"/>
            </w:rPr>
            <w:t xml:space="preserve">Theorem 92</w:t>
          </w:r>
        </w:ins>
      </w:hyperlink>
      <w:ins w:id="4556" w:author="PR Preview" w:date="2026-01-01T00:00:00Z">
        <w:r>
          <w:t xml:space="preserve"> </w:t>
        </w:r>
      </w:ins>
      <w:ins w:id="4557" w:author="PR Preview" w:date="2026-01-01T00:00:00Z">
        <w:r>
          <w:t xml:space="preserve">says it must.</w:t>
        </w:r>
      </w:ins>
      <w:ins w:id="4558" w:author="PR Preview" w:date="2026-01-01T00:00:00Z">
        <w:r>
          <w:t xml:space="preserve"> </w:t>
        </w:r>
      </w:ins>
      <w:ins w:id="4559" w:author="PR Preview" w:date="2026-01-01T00:00:00Z">
        <w:r>
          <w:t xml:space="preserve">Both project onto</w:t>
        </w:r>
      </w:ins>
      <w:ins w:id="4560"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4561" w:author="PR Preview" w:date="2026-01-01T00:00:00Z">
        <w:r>
          <w:t xml:space="preserve">, the column space of the intercept-only design.</w:t>
        </w:r>
      </w:ins>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del w:id="4562" w:author="PR Preview" w:date="2026-01-01T00:00:00Z">
        <w:r>
          <w:rPr>
            <w:b/>
            <w:bCs/>
          </w:rPr>
          <w:delText xml:space="preserve">Example 169 (Triangular and not)</w:delText>
        </w:r>
      </w:del>
      <w:del w:id="4563" w:author="PR Preview" w:date="2026-01-01T00:00:00Z">
        <w:r>
          <w:delText xml:space="preserve"> </w:delText>
        </w:r>
      </w:del>
      <w:del w:id="4564" w:author="PR Preview" w:date="2026-01-01T00:00:00Z">
        <w:r>
          <w:delText xml:space="preserve"> </w:delText>
        </w:r>
      </w:del>
    </w:p>
    <w:p>
      <w:pPr>
        <w:pStyle w:val="BodyText"/>
      </w:pPr>
      <w:ins w:id="4565" w:author="PR Preview" w:date="2026-01-01T00:00:00Z">
        <w:r>
          <w:rPr>
            <w:b/>
            <w:bCs/>
          </w:rPr>
          <w:t xml:space="preserve">Example 170 (Triangular and not)</w:t>
        </w:r>
      </w:ins>
      <w:ins w:id="4566" w:author="PR Preview" w:date="2026-01-01T00:00:00Z">
        <w:r>
          <w:t xml:space="preserve"> </w:t>
        </w:r>
      </w:ins>
      <w:ins w:id="4567" w:author="PR Preview" w:date="2026-01-01T00:00:00Z">
        <w:r>
          <w:t xml:space="preserve"> </w:t>
        </w:r>
      </w:ins>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del w:id="4568" w:author="PR Preview" w:date="2026-01-01T00:00:00Z">
        <w:r>
          <w:rPr>
            <w:b/>
            <w:bCs/>
          </w:rPr>
          <w:delText xml:space="preserve">Theorem 92 (Solving a triangular system by substitution)</w:delText>
        </w:r>
      </w:del>
      <w:del w:id="4569" w:author="PR Preview" w:date="2026-01-01T00:00:00Z">
        <w:r>
          <w:delText xml:space="preserve"> </w:delText>
        </w:r>
      </w:del>
      <w:del w:id="4570" w:author="PR Preview" w:date="2026-01-01T00:00:00Z">
        <w:r>
          <w:delText xml:space="preserve">Let</w:delText>
        </w:r>
      </w:del>
      <w:del w:id="4571" w:author="PR Preview" w:date="2026-01-01T00:00:00Z">
        <w:r>
          <w:delText xml:space="preserve"> </w:delText>
        </w:r>
      </w:del>
      <m:oMath>
        <m:r>
          <m:rPr>
            <m:sty m:val="bi"/>
          </m:rPr>
          <m:t>U</m:t>
        </m:r>
      </m:oMath>
      <w:del w:id="4572" w:author="PR Preview" w:date="2026-01-01T00:00:00Z">
        <w:r>
          <w:delText xml:space="preserve"> </w:delText>
        </w:r>
      </w:del>
      <w:del w:id="4573" w:author="PR Preview" w:date="2026-01-01T00:00:00Z">
        <w:r>
          <w:delText xml:space="preserve">be an</w:delText>
        </w:r>
      </w:del>
      <w:del w:id="4574" w:author="PR Preview" w:date="2026-01-01T00:00:00Z">
        <w:r>
          <w:delText xml:space="preserve"> </w:delText>
        </w:r>
      </w:del>
      <m:oMath>
        <m:r>
          <m:t>n</m:t>
        </m:r>
        <m:r>
          <m:rPr>
            <m:sty m:val="p"/>
          </m:rPr>
          <m:t>×</m:t>
        </m:r>
        <m:r>
          <m:t>n</m:t>
        </m:r>
      </m:oMath>
      <w:del w:id="4575" w:author="PR Preview" w:date="2026-01-01T00:00:00Z">
        <w:r>
          <w:delText xml:space="preserve"> </w:delText>
        </w:r>
      </w:del>
      <w:del w:id="4576" w:author="PR Preview" w:date="2026-01-01T00:00:00Z">
        <w:r>
          <w:delText xml:space="preserve">upper triangular matrix (</w:delText>
        </w:r>
      </w:del>
      <w:hyperlink w:anchor="def-triangular-matrix">
        <w:del w:id="4577" w:author="PR Preview" w:date="2026-01-01T00:00:00Z">
          <w:r>
            <w:rPr>
              <w:rStyle w:val="Hyperlink"/>
            </w:rPr>
            <w:delText xml:space="preserve">Definition 95</w:delText>
          </w:r>
        </w:del>
      </w:hyperlink>
      <w:del w:id="4578" w:author="PR Preview" w:date="2026-01-01T00:00:00Z">
        <w:r>
          <w:delText xml:space="preserve">)</w:delText>
        </w:r>
      </w:del>
      <w:del w:id="4579" w:author="PR Preview" w:date="2026-01-01T00:00:00Z">
        <w:r>
          <w:delText xml:space="preserve"> </w:delText>
        </w:r>
      </w:del>
      <w:del w:id="4580" w:author="PR Preview" w:date="2026-01-01T00:00:00Z">
        <w:r>
          <w:delText xml:space="preserve">whose diagonal entries</w:delText>
        </w:r>
      </w:del>
      <w:del w:id="4581"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4582" w:author="PR Preview" w:date="2026-01-01T00:00:00Z">
        <w:r>
          <w:delText xml:space="preserve"> </w:delText>
        </w:r>
      </w:del>
      <w:del w:id="4583" w:author="PR Preview" w:date="2026-01-01T00:00:00Z">
        <w:r>
          <w:delText xml:space="preserve">are all nonzero.</w:delText>
        </w:r>
      </w:del>
      <w:del w:id="4584" w:author="PR Preview" w:date="2026-01-01T00:00:00Z">
        <w:r>
          <w:delText xml:space="preserve"> </w:delText>
        </w:r>
      </w:del>
      <w:del w:id="4585" w:author="PR Preview" w:date="2026-01-01T00:00:00Z">
        <w:r>
          <w:delText xml:space="preserve">For every</w:delText>
        </w:r>
      </w:del>
      <w:del w:id="4586"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4587" w:author="PR Preview" w:date="2026-01-01T00:00:00Z">
        <w:r>
          <w:delText xml:space="preserve">, the system</w:delText>
        </w:r>
      </w:del>
      <w:del w:id="4588" w:author="PR Preview" w:date="2026-01-01T00:00:00Z">
        <w:r>
          <w:delText xml:space="preserve"> </w:delText>
        </w:r>
      </w:del>
      <m:oMath>
        <m:r>
          <m:rPr>
            <m:sty m:val="bi"/>
          </m:rPr>
          <m:t>U</m:t>
        </m:r>
        <m:acc>
          <m:accPr>
            <m:chr m:val="̃"/>
          </m:accPr>
          <m:e>
            <m:r>
              <m:t>x</m:t>
            </m:r>
          </m:e>
        </m:acc>
        <m:r>
          <m:rPr>
            <m:sty m:val="p"/>
          </m:rPr>
          <m:t>=</m:t>
        </m:r>
        <m:acc>
          <m:accPr>
            <m:chr m:val="̃"/>
          </m:accPr>
          <m:e>
            <m:r>
              <m:t>b</m:t>
            </m:r>
          </m:e>
        </m:acc>
      </m:oMath>
      <w:del w:id="4589" w:author="PR Preview" w:date="2026-01-01T00:00:00Z">
        <w:r>
          <w:delText xml:space="preserve"> </w:delText>
        </w:r>
      </w:del>
      <w:del w:id="4590" w:author="PR Preview" w:date="2026-01-01T00:00:00Z">
        <w:r>
          <w:delText xml:space="preserve">has exactly one solution, given for</w:delText>
        </w:r>
      </w:del>
      <w:del w:id="4591"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4592" w:author="PR Preview" w:date="2026-01-01T00:00:00Z">
        <w:r>
          <w:delText xml:space="preserve"> </w:delText>
        </w:r>
      </w:del>
      <w:del w:id="4593" w:author="PR Preview" w:date="2026-01-01T00:00:00Z">
        <w:r>
          <w:delText xml:space="preserve">in turn by</w:delText>
        </w:r>
      </w:del>
    </w:p>
    <w:p>
      <w:pPr>
        <w:pStyle w:val="FirstParagraph"/>
      </w:pPr>
      <w:ins w:id="4594" w:author="PR Preview" w:date="2026-01-01T00:00:00Z">
        <w:r>
          <w:rPr>
            <w:b/>
            <w:bCs/>
          </w:rPr>
          <w:t xml:space="preserve">Theorem 93 (Solving a triangular system by substitution)</w:t>
        </w:r>
      </w:ins>
      <w:ins w:id="4595" w:author="PR Preview" w:date="2026-01-01T00:00:00Z">
        <w:r>
          <w:t xml:space="preserve"> </w:t>
        </w:r>
      </w:ins>
      <w:ins w:id="4596" w:author="PR Preview" w:date="2026-01-01T00:00:00Z">
        <w:r>
          <w:t xml:space="preserve">Let</w:t>
        </w:r>
      </w:ins>
      <w:ins w:id="4597" w:author="PR Preview" w:date="2026-01-01T00:00:00Z">
        <w:r>
          <w:t xml:space="preserve"> </w:t>
        </w:r>
      </w:ins>
      <m:oMath>
        <m:r>
          <m:rPr>
            <m:sty m:val="bi"/>
          </m:rPr>
          <m:t>U</m:t>
        </m:r>
      </m:oMath>
      <w:ins w:id="4598" w:author="PR Preview" w:date="2026-01-01T00:00:00Z">
        <w:r>
          <w:t xml:space="preserve"> </w:t>
        </w:r>
      </w:ins>
      <w:ins w:id="4599" w:author="PR Preview" w:date="2026-01-01T00:00:00Z">
        <w:r>
          <w:t xml:space="preserve">be an</w:t>
        </w:r>
      </w:ins>
      <w:ins w:id="4600" w:author="PR Preview" w:date="2026-01-01T00:00:00Z">
        <w:r>
          <w:t xml:space="preserve"> </w:t>
        </w:r>
      </w:ins>
      <m:oMath>
        <m:r>
          <m:t>n</m:t>
        </m:r>
        <m:r>
          <m:rPr>
            <m:sty m:val="p"/>
          </m:rPr>
          <m:t>×</m:t>
        </m:r>
        <m:r>
          <m:t>n</m:t>
        </m:r>
      </m:oMath>
      <w:ins w:id="4601" w:author="PR Preview" w:date="2026-01-01T00:00:00Z">
        <w:r>
          <w:t xml:space="preserve"> </w:t>
        </w:r>
      </w:ins>
      <w:ins w:id="4602" w:author="PR Preview" w:date="2026-01-01T00:00:00Z">
        <w:r>
          <w:t xml:space="preserve">upper triangular matrix (</w:t>
        </w:r>
      </w:ins>
      <w:hyperlink w:anchor="def-triangular-matrix">
        <w:ins w:id="4603" w:author="PR Preview" w:date="2026-01-01T00:00:00Z">
          <w:r>
            <w:rPr>
              <w:rStyle w:val="Hyperlink"/>
            </w:rPr>
            <w:t xml:space="preserve">Definition 95</w:t>
          </w:r>
        </w:ins>
      </w:hyperlink>
      <w:ins w:id="4604" w:author="PR Preview" w:date="2026-01-01T00:00:00Z">
        <w:r>
          <w:t xml:space="preserve">)</w:t>
        </w:r>
      </w:ins>
      <w:ins w:id="4605" w:author="PR Preview" w:date="2026-01-01T00:00:00Z">
        <w:r>
          <w:t xml:space="preserve"> </w:t>
        </w:r>
      </w:ins>
      <w:ins w:id="4606" w:author="PR Preview" w:date="2026-01-01T00:00:00Z">
        <w:r>
          <w:t xml:space="preserve">whose diagonal entries</w:t>
        </w:r>
      </w:ins>
      <w:ins w:id="4607"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4608" w:author="PR Preview" w:date="2026-01-01T00:00:00Z">
        <w:r>
          <w:t xml:space="preserve"> </w:t>
        </w:r>
      </w:ins>
      <w:ins w:id="4609" w:author="PR Preview" w:date="2026-01-01T00:00:00Z">
        <w:r>
          <w:t xml:space="preserve">are all nonzero.</w:t>
        </w:r>
      </w:ins>
      <w:ins w:id="4610" w:author="PR Preview" w:date="2026-01-01T00:00:00Z">
        <w:r>
          <w:t xml:space="preserve"> </w:t>
        </w:r>
      </w:ins>
      <w:ins w:id="4611" w:author="PR Preview" w:date="2026-01-01T00:00:00Z">
        <w:r>
          <w:t xml:space="preserve">For every</w:t>
        </w:r>
      </w:ins>
      <w:ins w:id="4612" w:author="PR Preview" w:date="2026-01-01T00:00:00Z">
        <w:r>
          <w:t xml:space="preserve"> </w:t>
        </w:r>
      </w:ins>
      <m:oMath>
        <m:acc>
          <m:accPr>
            <m:chr m:val="̃"/>
          </m:accPr>
          <m:e>
            <m:r>
              <m:t>b</m:t>
            </m:r>
          </m:e>
        </m:acc>
        <m:r>
          <m:rPr>
            <m:sty m:val="p"/>
          </m:rPr>
          <m:t>∈</m:t>
        </m:r>
        <m:sSup>
          <m:e>
            <m:r>
              <m:rPr>
                <m:scr m:val="double-struck"/>
                <m:sty m:val="p"/>
              </m:rPr>
              <m:t>R</m:t>
            </m:r>
          </m:e>
          <m:sup>
            <m:r>
              <m:t>n</m:t>
            </m:r>
          </m:sup>
        </m:sSup>
      </m:oMath>
      <w:ins w:id="4613" w:author="PR Preview" w:date="2026-01-01T00:00:00Z">
        <w:r>
          <w:t xml:space="preserve">, the system</w:t>
        </w:r>
      </w:ins>
      <w:ins w:id="4614" w:author="PR Preview" w:date="2026-01-01T00:00:00Z">
        <w:r>
          <w:t xml:space="preserve"> </w:t>
        </w:r>
      </w:ins>
      <m:oMath>
        <m:r>
          <m:rPr>
            <m:sty m:val="bi"/>
          </m:rPr>
          <m:t>U</m:t>
        </m:r>
        <m:acc>
          <m:accPr>
            <m:chr m:val="̃"/>
          </m:accPr>
          <m:e>
            <m:r>
              <m:t>x</m:t>
            </m:r>
          </m:e>
        </m:acc>
        <m:r>
          <m:rPr>
            <m:sty m:val="p"/>
          </m:rPr>
          <m:t>=</m:t>
        </m:r>
        <m:acc>
          <m:accPr>
            <m:chr m:val="̃"/>
          </m:accPr>
          <m:e>
            <m:r>
              <m:t>b</m:t>
            </m:r>
          </m:e>
        </m:acc>
      </m:oMath>
      <w:ins w:id="4615" w:author="PR Preview" w:date="2026-01-01T00:00:00Z">
        <w:r>
          <w:t xml:space="preserve"> </w:t>
        </w:r>
      </w:ins>
      <w:ins w:id="4616" w:author="PR Preview" w:date="2026-01-01T00:00:00Z">
        <w:r>
          <w:t xml:space="preserve">has exactly one solution, given for</w:t>
        </w:r>
      </w:ins>
      <w:ins w:id="4617"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4618" w:author="PR Preview" w:date="2026-01-01T00:00:00Z">
        <w:r>
          <w:t xml:space="preserve"> </w:t>
        </w:r>
      </w:ins>
      <w:ins w:id="4619"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del w:id="4620" w:author="PR Preview" w:date="2026-01-01T00:00:00Z">
        <w:r>
          <w:rPr>
            <w:b/>
            <w:bCs/>
          </w:rPr>
          <w:delText xml:space="preserve">Example 170 (Back substitution on a</w:delText>
        </w:r>
      </w:del>
      <w:del w:id="4621" w:author="PR Preview" w:date="2026-01-01T00:00:00Z">
        <w:r>
          <w:rPr>
            <w:b/>
            <w:bCs/>
          </w:rPr>
          <w:delText xml:space="preserve"> </w:delText>
        </w:r>
      </w:del>
      <m:oMath>
        <m:r>
          <m:t>3</m:t>
        </m:r>
        <m:r>
          <m:rPr>
            <m:sty m:val="p"/>
          </m:rPr>
          <m:t>×</m:t>
        </m:r>
        <m:r>
          <m:t>3</m:t>
        </m:r>
      </m:oMath>
      <w:del w:id="4622" w:author="PR Preview" w:date="2026-01-01T00:00:00Z">
        <w:r>
          <w:rPr>
            <w:b/>
            <w:bCs/>
          </w:rPr>
          <w:delText xml:space="preserve"> </w:delText>
        </w:r>
      </w:del>
      <w:del w:id="4623" w:author="PR Preview" w:date="2026-01-01T00:00:00Z">
        <w:r>
          <w:rPr>
            <w:b/>
            <w:bCs/>
          </w:rPr>
          <w:delText xml:space="preserve">system)</w:delText>
        </w:r>
      </w:del>
      <w:del w:id="4624" w:author="PR Preview" w:date="2026-01-01T00:00:00Z">
        <w:r>
          <w:delText xml:space="preserve"> </w:delText>
        </w:r>
      </w:del>
      <w:del w:id="4625" w:author="PR Preview" w:date="2026-01-01T00:00:00Z">
        <w:r>
          <w:delText xml:space="preserve">Solve</w:delText>
        </w:r>
      </w:del>
      <w:del w:id="462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4627" w:author="PR Preview" w:date="2026-01-01T00:00:00Z">
        <w:r>
          <w:delText xml:space="preserve">:</w:delText>
        </w:r>
      </w:del>
    </w:p>
    <w:p>
      <w:pPr>
        <w:pStyle w:val="BodyText"/>
      </w:pPr>
      <w:ins w:id="4628" w:author="PR Preview" w:date="2026-01-01T00:00:00Z">
        <w:r>
          <w:rPr>
            <w:b/>
            <w:bCs/>
          </w:rPr>
          <w:t xml:space="preserve">Example 171 (Back substitution on a</w:t>
        </w:r>
      </w:ins>
      <w:ins w:id="4629" w:author="PR Preview" w:date="2026-01-01T00:00:00Z">
        <w:r>
          <w:rPr>
            <w:b/>
            <w:bCs/>
          </w:rPr>
          <w:t xml:space="preserve"> </w:t>
        </w:r>
      </w:ins>
      <m:oMath>
        <m:r>
          <m:t>3</m:t>
        </m:r>
        <m:r>
          <m:rPr>
            <m:sty m:val="p"/>
          </m:rPr>
          <m:t>×</m:t>
        </m:r>
        <m:r>
          <m:t>3</m:t>
        </m:r>
      </m:oMath>
      <w:ins w:id="4630" w:author="PR Preview" w:date="2026-01-01T00:00:00Z">
        <w:r>
          <w:rPr>
            <w:b/>
            <w:bCs/>
          </w:rPr>
          <w:t xml:space="preserve"> </w:t>
        </w:r>
      </w:ins>
      <w:ins w:id="4631" w:author="PR Preview" w:date="2026-01-01T00:00:00Z">
        <w:r>
          <w:rPr>
            <w:b/>
            <w:bCs/>
          </w:rPr>
          <w:t xml:space="preserve">system)</w:t>
        </w:r>
      </w:ins>
      <w:ins w:id="4632" w:author="PR Preview" w:date="2026-01-01T00:00:00Z">
        <w:r>
          <w:t xml:space="preserve"> </w:t>
        </w:r>
      </w:ins>
      <w:ins w:id="4633" w:author="PR Preview" w:date="2026-01-01T00:00:00Z">
        <w:r>
          <w:t xml:space="preserve">Solve</w:t>
        </w:r>
      </w:ins>
      <w:ins w:id="463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ins w:id="4635" w:author="PR Preview" w:date="2026-01-01T00:00:00Z">
        <w:r>
          <w:t xml:space="preserve">:</w:t>
        </w:r>
      </w:ins>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del w:id="4636" w:author="PR Preview" w:date="2026-01-01T00:00:00Z">
        <w:r>
          <w:rPr>
            <w:b/>
            <w:bCs/>
          </w:rPr>
          <w:delText xml:space="preserve">Theorem 93 (QR factorization)</w:delText>
        </w:r>
      </w:del>
      <w:del w:id="4637" w:author="PR Preview" w:date="2026-01-01T00:00:00Z">
        <w:r>
          <w:delText xml:space="preserve"> </w:delText>
        </w:r>
      </w:del>
      <w:del w:id="4638" w:author="PR Preview" w:date="2026-01-01T00:00:00Z">
        <w:r>
          <w:delText xml:space="preserve">Let</w:delText>
        </w:r>
      </w:del>
      <w:del w:id="4639" w:author="PR Preview" w:date="2026-01-01T00:00:00Z">
        <w:r>
          <w:delText xml:space="preserve"> </w:delText>
        </w:r>
      </w:del>
      <m:oMath>
        <m:r>
          <m:rPr>
            <m:sty m:val="bi"/>
          </m:rPr>
          <m:t>A</m:t>
        </m:r>
      </m:oMath>
      <w:del w:id="4640" w:author="PR Preview" w:date="2026-01-01T00:00:00Z">
        <w:r>
          <w:delText xml:space="preserve"> </w:delText>
        </w:r>
      </w:del>
      <w:del w:id="4641" w:author="PR Preview" w:date="2026-01-01T00:00:00Z">
        <w:r>
          <w:delText xml:space="preserve">be an</w:delText>
        </w:r>
      </w:del>
      <w:del w:id="4642" w:author="PR Preview" w:date="2026-01-01T00:00:00Z">
        <w:r>
          <w:delText xml:space="preserve"> </w:delText>
        </w:r>
      </w:del>
      <m:oMath>
        <m:r>
          <m:t>m</m:t>
        </m:r>
        <m:r>
          <m:rPr>
            <m:sty m:val="p"/>
          </m:rPr>
          <m:t>×</m:t>
        </m:r>
        <m:r>
          <m:t>n</m:t>
        </m:r>
      </m:oMath>
      <w:del w:id="4643" w:author="PR Preview" w:date="2026-01-01T00:00:00Z">
        <w:r>
          <w:delText xml:space="preserve"> </w:delText>
        </w:r>
      </w:del>
      <w:del w:id="4644" w:author="PR Preview" w:date="2026-01-01T00:00:00Z">
        <w:r>
          <w:delText xml:space="preserve">matrix with</w:delText>
        </w:r>
      </w:del>
      <w:del w:id="464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4646" w:author="PR Preview" w:date="2026-01-01T00:00:00Z">
        <w:r>
          <w:delText xml:space="preserve">.</w:delText>
        </w:r>
      </w:del>
      <w:del w:id="4647" w:author="PR Preview" w:date="2026-01-01T00:00:00Z">
        <w:r>
          <w:delText xml:space="preserve"> </w:delText>
        </w:r>
      </w:del>
      <w:del w:id="4648" w:author="PR Preview" w:date="2026-01-01T00:00:00Z">
        <w:r>
          <w:delText xml:space="preserve">Then</w:delText>
        </w:r>
      </w:del>
    </w:p>
    <w:p>
      <w:pPr>
        <w:pStyle w:val="BodyText"/>
      </w:pPr>
      <w:ins w:id="4649" w:author="PR Preview" w:date="2026-01-01T00:00:00Z">
        <w:r>
          <w:rPr>
            <w:b/>
            <w:bCs/>
          </w:rPr>
          <w:t xml:space="preserve">Theorem 94 (QR factorization)</w:t>
        </w:r>
      </w:ins>
      <w:ins w:id="4650" w:author="PR Preview" w:date="2026-01-01T00:00:00Z">
        <w:r>
          <w:t xml:space="preserve"> </w:t>
        </w:r>
      </w:ins>
      <w:ins w:id="4651" w:author="PR Preview" w:date="2026-01-01T00:00:00Z">
        <w:r>
          <w:t xml:space="preserve">Let</w:t>
        </w:r>
      </w:ins>
      <w:ins w:id="4652" w:author="PR Preview" w:date="2026-01-01T00:00:00Z">
        <w:r>
          <w:t xml:space="preserve"> </w:t>
        </w:r>
      </w:ins>
      <m:oMath>
        <m:r>
          <m:rPr>
            <m:sty m:val="bi"/>
          </m:rPr>
          <m:t>A</m:t>
        </m:r>
      </m:oMath>
      <w:ins w:id="4653" w:author="PR Preview" w:date="2026-01-01T00:00:00Z">
        <w:r>
          <w:t xml:space="preserve"> </w:t>
        </w:r>
      </w:ins>
      <w:ins w:id="4654" w:author="PR Preview" w:date="2026-01-01T00:00:00Z">
        <w:r>
          <w:t xml:space="preserve">be an</w:t>
        </w:r>
      </w:ins>
      <w:ins w:id="4655" w:author="PR Preview" w:date="2026-01-01T00:00:00Z">
        <w:r>
          <w:t xml:space="preserve"> </w:t>
        </w:r>
      </w:ins>
      <m:oMath>
        <m:r>
          <m:t>m</m:t>
        </m:r>
        <m:r>
          <m:rPr>
            <m:sty m:val="p"/>
          </m:rPr>
          <m:t>×</m:t>
        </m:r>
        <m:r>
          <m:t>n</m:t>
        </m:r>
      </m:oMath>
      <w:ins w:id="4656" w:author="PR Preview" w:date="2026-01-01T00:00:00Z">
        <w:r>
          <w:t xml:space="preserve"> </w:t>
        </w:r>
      </w:ins>
      <w:ins w:id="4657" w:author="PR Preview" w:date="2026-01-01T00:00:00Z">
        <w:r>
          <w:t xml:space="preserve">matrix with</w:t>
        </w:r>
      </w:ins>
      <w:ins w:id="4658" w:author="PR Preview" w:date="2026-01-01T00:00:00Z">
        <w:r>
          <w:t xml:space="preserve"> </w:t>
        </w:r>
      </w:ins>
      <m:oMath>
        <m:r>
          <m:rPr>
            <m:sty m:val="p"/>
          </m:rPr>
          <m:t>rank</m:t>
        </m:r>
        <m:r>
          <m:rPr>
            <m:sty m:val="p"/>
          </m:rPr>
          <m:t>(</m:t>
        </m:r>
        <m:r>
          <m:rPr>
            <m:sty m:val="bi"/>
          </m:rPr>
          <m:t>A</m:t>
        </m:r>
        <m:r>
          <m:rPr>
            <m:sty m:val="p"/>
          </m:rPr>
          <m:t>)</m:t>
        </m:r>
        <m:r>
          <m:rPr>
            <m:sty m:val="p"/>
          </m:rPr>
          <m:t>=</m:t>
        </m:r>
        <m:r>
          <m:t>n</m:t>
        </m:r>
      </m:oMath>
      <w:ins w:id="4659" w:author="PR Preview" w:date="2026-01-01T00:00:00Z">
        <w:r>
          <w:t xml:space="preserve">.</w:t>
        </w:r>
      </w:ins>
      <w:ins w:id="4660" w:author="PR Preview" w:date="2026-01-01T00:00:00Z">
        <w:r>
          <w:t xml:space="preserve"> </w:t>
        </w:r>
      </w:ins>
      <w:ins w:id="4661"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del w:id="4662" w:author="PR Preview" w:date="2026-01-01T00:00:00Z">
        <w:r>
          <w:rPr>
            <w:b/>
            <w:bCs/>
          </w:rPr>
          <w:delText xml:space="preserve">Example 171 (A QR factorization from Gram-Schmidt)</w:delText>
        </w:r>
      </w:del>
      <w:del w:id="4663" w:author="PR Preview" w:date="2026-01-01T00:00:00Z">
        <w:r>
          <w:delText xml:space="preserve"> </w:delText>
        </w:r>
      </w:del>
      <w:del w:id="4664" w:author="PR Preview" w:date="2026-01-01T00:00:00Z">
        <w:r>
          <w:delText xml:space="preserve">For</w:delText>
        </w:r>
      </w:del>
      <w:del w:id="4665" w:author="PR Preview" w:date="2026-01-01T00:00:00Z">
        <w:r>
          <w:delText xml:space="preserve"> </w:delText>
        </w:r>
      </w:del>
      <m:oMath>
        <m:r>
          <m:rPr>
            <m:sty m:val="bi"/>
          </m:rPr>
          <m:t>A</m:t>
        </m:r>
      </m:oMath>
      <w:del w:id="4666" w:author="PR Preview" w:date="2026-01-01T00:00:00Z">
        <w:r>
          <w:delText xml:space="preserve"> </w:delText>
        </w:r>
      </w:del>
      <w:del w:id="4667" w:author="PR Preview" w:date="2026-01-01T00:00:00Z">
        <w:r>
          <w:delText xml:space="preserve">with columns</w:delText>
        </w:r>
      </w:del>
      <w:del w:id="4668"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4669" w:author="PR Preview" w:date="2026-01-01T00:00:00Z">
        <w:r>
          <w:delText xml:space="preserve">,</w:delText>
        </w:r>
      </w:del>
      <w:del w:id="4670"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4671" w:author="PR Preview" w:date="2026-01-01T00:00:00Z">
        <w:r>
          <w:delText xml:space="preserve">,</w:delText>
        </w:r>
      </w:del>
      <w:del w:id="4672"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4673" w:author="PR Preview" w:date="2026-01-01T00:00:00Z">
        <w:r>
          <w:delText xml:space="preserve">,</w:delText>
        </w:r>
      </w:del>
      <w:del w:id="4674" w:author="PR Preview" w:date="2026-01-01T00:00:00Z">
        <w:r>
          <w:delText xml:space="preserve"> </w:delText>
        </w:r>
      </w:del>
      <w:hyperlink w:anchor="exm-gram-schmidt">
        <w:del w:id="4675" w:author="PR Preview" w:date="2026-01-01T00:00:00Z">
          <w:r>
            <w:rPr>
              <w:rStyle w:val="Hyperlink"/>
            </w:rPr>
            <w:delText xml:space="preserve">Example 109</w:delText>
          </w:r>
        </w:del>
      </w:hyperlink>
      <w:del w:id="4676" w:author="PR Preview" w:date="2026-01-01T00:00:00Z">
        <w:r>
          <w:delText xml:space="preserve"> </w:delText>
        </w:r>
      </w:del>
      <w:del w:id="4677" w:author="PR Preview" w:date="2026-01-01T00:00:00Z">
        <w:r>
          <w:delText xml:space="preserve">and</w:delText>
        </w:r>
      </w:del>
      <w:del w:id="4678" w:author="PR Preview" w:date="2026-01-01T00:00:00Z">
        <w:r>
          <w:delText xml:space="preserve"> </w:delText>
        </w:r>
      </w:del>
      <w:hyperlink w:anchor="exm-thm-gram-schmidt">
        <w:del w:id="4679" w:author="PR Preview" w:date="2026-01-01T00:00:00Z">
          <w:r>
            <w:rPr>
              <w:rStyle w:val="Hyperlink"/>
            </w:rPr>
            <w:delText xml:space="preserve">Example 111</w:delText>
          </w:r>
        </w:del>
      </w:hyperlink>
      <w:del w:id="4680" w:author="PR Preview" w:date="2026-01-01T00:00:00Z">
        <w:r>
          <w:delText xml:space="preserve"> </w:delText>
        </w:r>
      </w:del>
      <w:del w:id="4681" w:author="PR Preview" w:date="2026-01-01T00:00:00Z">
        <w:r>
          <w:delText xml:space="preserve">found</w:delText>
        </w:r>
      </w:del>
      <w:del w:id="4682"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4683" w:author="PR Preview" w:date="2026-01-01T00:00:00Z">
        <w:r>
          <w:delText xml:space="preserve">,</w:delText>
        </w:r>
      </w:del>
      <w:del w:id="4684"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4685" w:author="PR Preview" w:date="2026-01-01T00:00:00Z">
        <w:r>
          <w:delText xml:space="preserve">,</w:delText>
        </w:r>
      </w:del>
      <w:del w:id="4686"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4687" w:author="PR Preview" w:date="2026-01-01T00:00:00Z">
        <w:r>
          <w:delText xml:space="preserve">,</w:delText>
        </w:r>
      </w:del>
      <w:del w:id="4688" w:author="PR Preview" w:date="2026-01-01T00:00:00Z">
        <w:r>
          <w:delText xml:space="preserve"> </w:delText>
        </w:r>
      </w:del>
      <w:del w:id="4689" w:author="PR Preview" w:date="2026-01-01T00:00:00Z">
        <w:r>
          <w:delText xml:space="preserve">with</w:delText>
        </w:r>
      </w:del>
      <w:del w:id="4690"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del w:id="4691" w:author="PR Preview" w:date="2026-01-01T00:00:00Z">
        <w:r>
          <w:delText xml:space="preserve">,</w:delText>
        </w:r>
      </w:del>
      <w:del w:id="4692"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del w:id="4693" w:author="PR Preview" w:date="2026-01-01T00:00:00Z">
        <w:r>
          <w:delText xml:space="preserve">,</w:delText>
        </w:r>
      </w:del>
      <w:del w:id="4694"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del w:id="4695" w:author="PR Preview" w:date="2026-01-01T00:00:00Z">
        <w:r>
          <w:delText xml:space="preserve">,</w:delText>
        </w:r>
      </w:del>
      <w:del w:id="4696"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4697" w:author="PR Preview" w:date="2026-01-01T00:00:00Z">
        <w:r>
          <w:delText xml:space="preserve"> </w:delText>
        </w:r>
      </w:del>
      <w:del w:id="4698" w:author="PR Preview" w:date="2026-01-01T00:00:00Z">
        <w:r>
          <w:delText xml:space="preserve">and</w:delText>
        </w:r>
      </w:del>
      <w:del w:id="4699" w:author="PR Preview" w:date="2026-01-01T00:00:00Z">
        <w:r>
          <w:delText xml:space="preserve"> </w:delText>
        </w:r>
      </w:del>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del w:id="4700" w:author="PR Preview" w:date="2026-01-01T00:00:00Z">
        <w:r>
          <w:delText xml:space="preserve">. So</w:delText>
        </w:r>
      </w:del>
    </w:p>
    <w:p>
      <w:pPr>
        <w:pStyle w:val="BodyText"/>
      </w:pPr>
      <w:ins w:id="4701" w:author="PR Preview" w:date="2026-01-01T00:00:00Z">
        <w:r>
          <w:rPr>
            <w:b/>
            <w:bCs/>
          </w:rPr>
          <w:t xml:space="preserve">Example 172 (A QR factorization from Gram-Schmidt)</w:t>
        </w:r>
      </w:ins>
      <w:ins w:id="4702" w:author="PR Preview" w:date="2026-01-01T00:00:00Z">
        <w:r>
          <w:t xml:space="preserve"> </w:t>
        </w:r>
      </w:ins>
      <w:ins w:id="4703" w:author="PR Preview" w:date="2026-01-01T00:00:00Z">
        <w:r>
          <w:t xml:space="preserve">For</w:t>
        </w:r>
      </w:ins>
      <w:ins w:id="4704" w:author="PR Preview" w:date="2026-01-01T00:00:00Z">
        <w:r>
          <w:t xml:space="preserve"> </w:t>
        </w:r>
      </w:ins>
      <m:oMath>
        <m:r>
          <m:rPr>
            <m:sty m:val="bi"/>
          </m:rPr>
          <m:t>A</m:t>
        </m:r>
      </m:oMath>
      <w:ins w:id="4705" w:author="PR Preview" w:date="2026-01-01T00:00:00Z">
        <w:r>
          <w:t xml:space="preserve"> </w:t>
        </w:r>
      </w:ins>
      <w:ins w:id="4706" w:author="PR Preview" w:date="2026-01-01T00:00:00Z">
        <w:r>
          <w:t xml:space="preserve">with columns</w:t>
        </w:r>
      </w:ins>
      <w:ins w:id="4707"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4708" w:author="PR Preview" w:date="2026-01-01T00:00:00Z">
        <w:r>
          <w:t xml:space="preserve">,</w:t>
        </w:r>
      </w:ins>
      <w:ins w:id="4709"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4710" w:author="PR Preview" w:date="2026-01-01T00:00:00Z">
        <w:r>
          <w:t xml:space="preserve">,</w:t>
        </w:r>
      </w:ins>
      <w:ins w:id="4711"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4712" w:author="PR Preview" w:date="2026-01-01T00:00:00Z">
        <w:r>
          <w:t xml:space="preserve">,</w:t>
        </w:r>
      </w:ins>
      <w:ins w:id="4713" w:author="PR Preview" w:date="2026-01-01T00:00:00Z">
        <w:r>
          <w:t xml:space="preserve"> </w:t>
        </w:r>
      </w:ins>
      <w:hyperlink w:anchor="exm-gram-schmidt">
        <w:ins w:id="4714" w:author="PR Preview" w:date="2026-01-01T00:00:00Z">
          <w:r>
            <w:rPr>
              <w:rStyle w:val="Hyperlink"/>
            </w:rPr>
            <w:t xml:space="preserve">Example 109</w:t>
          </w:r>
        </w:ins>
      </w:hyperlink>
      <w:ins w:id="4715" w:author="PR Preview" w:date="2026-01-01T00:00:00Z">
        <w:r>
          <w:t xml:space="preserve"> </w:t>
        </w:r>
      </w:ins>
      <w:ins w:id="4716" w:author="PR Preview" w:date="2026-01-01T00:00:00Z">
        <w:r>
          <w:t xml:space="preserve">and</w:t>
        </w:r>
      </w:ins>
      <w:ins w:id="4717" w:author="PR Preview" w:date="2026-01-01T00:00:00Z">
        <w:r>
          <w:t xml:space="preserve"> </w:t>
        </w:r>
      </w:ins>
      <w:hyperlink w:anchor="exm-thm-gram-schmidt">
        <w:ins w:id="4718" w:author="PR Preview" w:date="2026-01-01T00:00:00Z">
          <w:r>
            <w:rPr>
              <w:rStyle w:val="Hyperlink"/>
            </w:rPr>
            <w:t xml:space="preserve">Example 111</w:t>
          </w:r>
        </w:ins>
      </w:hyperlink>
      <w:ins w:id="4719" w:author="PR Preview" w:date="2026-01-01T00:00:00Z">
        <w:r>
          <w:t xml:space="preserve"> </w:t>
        </w:r>
      </w:ins>
      <w:ins w:id="4720" w:author="PR Preview" w:date="2026-01-01T00:00:00Z">
        <w:r>
          <w:t xml:space="preserve">found</w:t>
        </w:r>
      </w:ins>
      <w:ins w:id="4721"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4722" w:author="PR Preview" w:date="2026-01-01T00:00:00Z">
        <w:r>
          <w:t xml:space="preserve">,</w:t>
        </w:r>
      </w:ins>
      <w:ins w:id="4723"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ins w:id="4724" w:author="PR Preview" w:date="2026-01-01T00:00:00Z">
        <w:r>
          <w:t xml:space="preserve">,</w:t>
        </w:r>
      </w:ins>
      <w:ins w:id="4725"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4726" w:author="PR Preview" w:date="2026-01-01T00:00:00Z">
        <w:r>
          <w:t xml:space="preserve">,</w:t>
        </w:r>
      </w:ins>
      <w:ins w:id="4727" w:author="PR Preview" w:date="2026-01-01T00:00:00Z">
        <w:r>
          <w:t xml:space="preserve"> </w:t>
        </w:r>
      </w:ins>
      <w:ins w:id="4728" w:author="PR Preview" w:date="2026-01-01T00:00:00Z">
        <w:r>
          <w:t xml:space="preserve">with</w:t>
        </w:r>
      </w:ins>
      <w:ins w:id="4729" w:author="PR Preview" w:date="2026-01-01T00:00:00Z">
        <w:r>
          <w:t xml:space="preserve"> </w:t>
        </w:r>
      </w:ins>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ins w:id="4730" w:author="PR Preview" w:date="2026-01-01T00:00:00Z">
        <w:r>
          <w:t xml:space="preserve">,</w:t>
        </w:r>
      </w:ins>
      <w:ins w:id="4731" w:author="PR Preview" w:date="2026-01-01T00:00:00Z">
        <w:r>
          <w:t xml:space="preserve"> </w:t>
        </w:r>
      </w:ins>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ins w:id="4732" w:author="PR Preview" w:date="2026-01-01T00:00:00Z">
        <w:r>
          <w:t xml:space="preserve">,</w:t>
        </w:r>
      </w:ins>
      <w:ins w:id="4733" w:author="PR Preview" w:date="2026-01-01T00:00:00Z">
        <w:r>
          <w:t xml:space="preserve"> </w:t>
        </w:r>
      </w:ins>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ins w:id="4734" w:author="PR Preview" w:date="2026-01-01T00:00:00Z">
        <w:r>
          <w:t xml:space="preserve">,</w:t>
        </w:r>
      </w:ins>
      <w:ins w:id="4735"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4736" w:author="PR Preview" w:date="2026-01-01T00:00:00Z">
        <w:r>
          <w:t xml:space="preserve"> </w:t>
        </w:r>
      </w:ins>
      <w:ins w:id="4737" w:author="PR Preview" w:date="2026-01-01T00:00:00Z">
        <w:r>
          <w:t xml:space="preserve">and</w:t>
        </w:r>
      </w:ins>
      <w:ins w:id="4738" w:author="PR Preview" w:date="2026-01-01T00:00:00Z">
        <w:r>
          <w:t xml:space="preserve"> </w:t>
        </w:r>
      </w:ins>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ins w:id="4739"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del w:id="4740" w:author="PR Preview" w:date="2026-01-01T00:00:00Z">
        <w:r>
          <w:rPr>
            <w:b/>
            <w:bCs/>
          </w:rPr>
          <w:delText xml:space="preserve">Example 172 (Fitting a constant)</w:delText>
        </w:r>
      </w:del>
      <w:del w:id="4741" w:author="PR Preview" w:date="2026-01-01T00:00:00Z">
        <w:r>
          <w:delText xml:space="preserve"> </w:delText>
        </w:r>
      </w:del>
      <w:del w:id="4742" w:author="PR Preview" w:date="2026-01-01T00:00:00Z">
        <w:r>
          <w:delText xml:space="preserve">Let</w:delText>
        </w:r>
      </w:del>
      <w:del w:id="47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4744" w:author="PR Preview" w:date="2026-01-01T00:00:00Z">
        <w:r>
          <w:delText xml:space="preserve"> </w:delText>
        </w:r>
      </w:del>
      <w:del w:id="4745" w:author="PR Preview" w:date="2026-01-01T00:00:00Z">
        <w:r>
          <w:delText xml:space="preserve">and</w:delText>
        </w:r>
      </w:del>
      <w:del w:id="4746" w:author="PR Preview" w:date="2026-01-01T00:00:00Z">
        <w:r>
          <w:delText xml:space="preserve"> </w:delText>
        </w:r>
      </w:del>
      <m:oMath>
        <m:acc>
          <m:accPr>
            <m:chr m:val="̃"/>
          </m:accPr>
          <m:e>
            <m:r>
              <m:t>b</m:t>
            </m:r>
          </m:e>
        </m:acc>
        <m:r>
          <m:rPr>
            <m:sty m:val="p"/>
          </m:rPr>
          <m:t>=</m:t>
        </m:r>
        <m:r>
          <m:rPr>
            <m:sty m:val="p"/>
          </m:rPr>
          <m:t>(</m:t>
        </m:r>
        <m:r>
          <m:t>1</m:t>
        </m:r>
        <m:r>
          <m:rPr>
            <m:sty m:val="p"/>
          </m:rPr>
          <m:t>,</m:t>
        </m:r>
        <m:r>
          <m:t>3</m:t>
        </m:r>
        <m:r>
          <m:rPr>
            <m:sty m:val="p"/>
          </m:rPr>
          <m:t>)</m:t>
        </m:r>
      </m:oMath>
      <w:del w:id="4747" w:author="PR Preview" w:date="2026-01-01T00:00:00Z">
        <w:r>
          <w:delText xml:space="preserve">.</w:delText>
        </w:r>
      </w:del>
      <w:del w:id="4748" w:author="PR Preview" w:date="2026-01-01T00:00:00Z">
        <w:r>
          <w:delText xml:space="preserve"> </w:delText>
        </w:r>
      </w:del>
      <w:del w:id="4749" w:author="PR Preview" w:date="2026-01-01T00:00:00Z">
        <w:r>
          <w:delText xml:space="preserve">The system</w:delText>
        </w:r>
      </w:del>
      <w:del w:id="4750"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4751" w:author="PR Preview" w:date="2026-01-01T00:00:00Z">
        <w:r>
          <w:delText xml:space="preserve"> </w:delText>
        </w:r>
      </w:del>
      <w:del w:id="4752" w:author="PR Preview" w:date="2026-01-01T00:00:00Z">
        <w:r>
          <w:delText xml:space="preserve">is inconsistent (</w:delText>
        </w:r>
      </w:del>
      <w:hyperlink w:anchor="def-consistent-system">
        <w:del w:id="4753" w:author="PR Preview" w:date="2026-01-01T00:00:00Z">
          <w:r>
            <w:rPr>
              <w:rStyle w:val="Hyperlink"/>
            </w:rPr>
            <w:delText xml:space="preserve">Definition 94</w:delText>
          </w:r>
        </w:del>
      </w:hyperlink>
      <w:del w:id="4754" w:author="PR Preview" w:date="2026-01-01T00:00:00Z">
        <w:r>
          <w:delText xml:space="preserve">):</w:delText>
        </w:r>
      </w:del>
      <w:del w:id="4755" w:author="PR Preview" w:date="2026-01-01T00:00:00Z">
        <w:r>
          <w:delText xml:space="preserve"> </w:delText>
        </w:r>
      </w:del>
      <w:del w:id="4756" w:author="PR Preview" w:date="2026-01-01T00:00:00Z">
        <w:r>
          <w:delText xml:space="preserve">its first entry needs</w:delText>
        </w:r>
      </w:del>
      <w:del w:id="4757" w:author="PR Preview" w:date="2026-01-01T00:00:00Z">
        <w:r>
          <w:delText xml:space="preserve"> </w:delText>
        </w:r>
      </w:del>
      <m:oMath>
        <m:r>
          <m:t>x</m:t>
        </m:r>
        <m:r>
          <m:rPr>
            <m:sty m:val="p"/>
          </m:rPr>
          <m:t>=</m:t>
        </m:r>
        <m:r>
          <m:t>1</m:t>
        </m:r>
      </m:oMath>
      <w:del w:id="4758" w:author="PR Preview" w:date="2026-01-01T00:00:00Z">
        <w:r>
          <w:delText xml:space="preserve"> </w:delText>
        </w:r>
      </w:del>
      <w:del w:id="4759" w:author="PR Preview" w:date="2026-01-01T00:00:00Z">
        <w:r>
          <w:delText xml:space="preserve">and its second needs</w:delText>
        </w:r>
      </w:del>
      <w:del w:id="4760" w:author="PR Preview" w:date="2026-01-01T00:00:00Z">
        <w:r>
          <w:delText xml:space="preserve"> </w:delText>
        </w:r>
      </w:del>
      <m:oMath>
        <m:r>
          <m:t>x</m:t>
        </m:r>
        <m:r>
          <m:rPr>
            <m:sty m:val="p"/>
          </m:rPr>
          <m:t>=</m:t>
        </m:r>
        <m:r>
          <m:t>3</m:t>
        </m:r>
      </m:oMath>
      <w:del w:id="4761" w:author="PR Preview" w:date="2026-01-01T00:00:00Z">
        <w:r>
          <w:delText xml:space="preserve">.</w:delText>
        </w:r>
      </w:del>
      <w:del w:id="4762" w:author="PR Preview" w:date="2026-01-01T00:00:00Z">
        <w:r>
          <w:delText xml:space="preserve"> </w:delText>
        </w:r>
      </w:del>
      <w:del w:id="4763" w:author="PR Preview" w:date="2026-01-01T00:00:00Z">
        <w:r>
          <w:delText xml:space="preserve">For any number</w:delText>
        </w:r>
      </w:del>
      <w:del w:id="4764" w:author="PR Preview" w:date="2026-01-01T00:00:00Z">
        <w:r>
          <w:delText xml:space="preserve"> </w:delText>
        </w:r>
      </w:del>
      <m:oMath>
        <m:r>
          <m:t>x</m:t>
        </m:r>
      </m:oMath>
      <w:del w:id="4765" w:author="PR Preview" w:date="2026-01-01T00:00:00Z">
        <w:r>
          <w:delText xml:space="preserve">,</w:delText>
        </w:r>
      </w:del>
      <w:del w:id="4766"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del w:id="4767" w:author="PR Preview" w:date="2026-01-01T00:00:00Z">
        <w:r>
          <w:delText xml:space="preserve">,</w:delText>
        </w:r>
      </w:del>
      <w:del w:id="4768" w:author="PR Preview" w:date="2026-01-01T00:00:00Z">
        <w:r>
          <w:delText xml:space="preserve"> </w:delText>
        </w:r>
      </w:del>
      <w:del w:id="4769" w:author="PR Preview" w:date="2026-01-01T00:00:00Z">
        <w:r>
          <w:delText xml:space="preserve">which is smallest at</w:delText>
        </w:r>
      </w:del>
      <w:del w:id="4770" w:author="PR Preview" w:date="2026-01-01T00:00:00Z">
        <w:r>
          <w:delText xml:space="preserve"> </w:delText>
        </w:r>
      </w:del>
      <m:oMath>
        <m:r>
          <m:t>x</m:t>
        </m:r>
        <m:r>
          <m:rPr>
            <m:sty m:val="p"/>
          </m:rPr>
          <m:t>=</m:t>
        </m:r>
        <m:r>
          <m:t>2</m:t>
        </m:r>
      </m:oMath>
      <w:del w:id="4771" w:author="PR Preview" w:date="2026-01-01T00:00:00Z">
        <w:r>
          <w:delText xml:space="preserve">, so</w:delText>
        </w:r>
      </w:del>
      <w:del w:id="4772" w:author="PR Preview" w:date="2026-01-01T00:00:00Z">
        <w:r>
          <w:delText xml:space="preserve"> </w:delText>
        </w:r>
      </w:del>
      <m:oMath>
        <m:acc>
          <m:accPr>
            <m:chr m:val="̂"/>
          </m:accPr>
          <m:e>
            <m:r>
              <m:t>x</m:t>
            </m:r>
          </m:e>
        </m:acc>
        <m:r>
          <m:rPr>
            <m:sty m:val="p"/>
          </m:rPr>
          <m:t>=</m:t>
        </m:r>
        <m:r>
          <m:t>2</m:t>
        </m:r>
      </m:oMath>
      <w:del w:id="4773" w:author="PR Preview" w:date="2026-01-01T00:00:00Z">
        <w:r>
          <w:delText xml:space="preserve"> </w:delText>
        </w:r>
      </w:del>
      <w:del w:id="4774" w:author="PR Preview" w:date="2026-01-01T00:00:00Z">
        <w:r>
          <w:delText xml:space="preserve">is the least squares solution.</w:delText>
        </w:r>
      </w:del>
      <w:del w:id="4775" w:author="PR Preview" w:date="2026-01-01T00:00:00Z">
        <w:r>
          <w:delText xml:space="preserve"> </w:delText>
        </w:r>
      </w:del>
      <w:del w:id="4776" w:author="PR Preview" w:date="2026-01-01T00:00:00Z">
        <w:r>
          <w:delText xml:space="preserve">The value</w:delText>
        </w:r>
      </w:del>
      <w:del w:id="4777" w:author="PR Preview" w:date="2026-01-01T00:00:00Z">
        <w:r>
          <w:delText xml:space="preserve"> </w:delText>
        </w:r>
      </w:del>
      <m:oMath>
        <m:r>
          <m:t>x</m:t>
        </m:r>
        <m:r>
          <m:rPr>
            <m:sty m:val="p"/>
          </m:rPr>
          <m:t>=</m:t>
        </m:r>
        <m:r>
          <m:t>1</m:t>
        </m:r>
      </m:oMath>
      <w:del w:id="4778" w:author="PR Preview" w:date="2026-01-01T00:00:00Z">
        <w:r>
          <w:delText xml:space="preserve"> </w:delText>
        </w:r>
      </w:del>
      <w:del w:id="4779" w:author="PR Preview" w:date="2026-01-01T00:00:00Z">
        <w:r>
          <w:delText xml:space="preserve">is not one: it gives</w:delText>
        </w:r>
      </w:del>
      <w:del w:id="4780" w:author="PR Preview" w:date="2026-01-01T00:00:00Z">
        <w:r>
          <w:delText xml:space="preserve"> </w:delText>
        </w:r>
      </w:del>
      <m:oMath>
        <m:r>
          <m:t>0</m:t>
        </m:r>
        <m:r>
          <m:rPr>
            <m:sty m:val="p"/>
          </m:rPr>
          <m:t>+</m:t>
        </m:r>
        <m:r>
          <m:t>4</m:t>
        </m:r>
        <m:r>
          <m:rPr>
            <m:sty m:val="p"/>
          </m:rPr>
          <m:t>=</m:t>
        </m:r>
        <m:r>
          <m:t>4</m:t>
        </m:r>
        <m:r>
          <m:rPr>
            <m:sty m:val="p"/>
          </m:rPr>
          <m:t>&gt;</m:t>
        </m:r>
        <m:r>
          <m:t>2</m:t>
        </m:r>
      </m:oMath>
      <w:del w:id="4781" w:author="PR Preview" w:date="2026-01-01T00:00:00Z">
        <w:r>
          <w:delText xml:space="preserve">.</w:delText>
        </w:r>
      </w:del>
      <w:del w:id="4782" w:author="PR Preview" w:date="2026-01-01T00:00:00Z">
        <w:r>
          <w:delText xml:space="preserve"> </w:delText>
        </w:r>
      </w:del>
      <w:del w:id="4783" w:author="PR Preview" w:date="2026-01-01T00:00:00Z">
        <w:r>
          <w:delText xml:space="preserve">The normal equations read</w:delText>
        </w:r>
      </w:del>
      <w:del w:id="4784" w:author="PR Preview" w:date="2026-01-01T00:00:00Z">
        <w:r>
          <w:delText xml:space="preserve"> </w:delText>
        </w:r>
      </w:del>
      <m:oMath>
        <m:r>
          <m:t>2</m:t>
        </m:r>
        <m:r>
          <m:t>x</m:t>
        </m:r>
        <m:r>
          <m:rPr>
            <m:sty m:val="p"/>
          </m:rPr>
          <m:t>=</m:t>
        </m:r>
        <m:r>
          <m:t>4</m:t>
        </m:r>
      </m:oMath>
      <w:del w:id="4785" w:author="PR Preview" w:date="2026-01-01T00:00:00Z">
        <w:r>
          <w:delText xml:space="preserve">, and their solution is</w:delText>
        </w:r>
      </w:del>
      <w:del w:id="4786" w:author="PR Preview" w:date="2026-01-01T00:00:00Z">
        <w:r>
          <w:delText xml:space="preserve"> </w:delText>
        </w:r>
      </w:del>
      <m:oMath>
        <m:r>
          <m:t>x</m:t>
        </m:r>
        <m:r>
          <m:rPr>
            <m:sty m:val="p"/>
          </m:rPr>
          <m:t>=</m:t>
        </m:r>
        <m:r>
          <m:t>2</m:t>
        </m:r>
      </m:oMath>
      <w:del w:id="4787" w:author="PR Preview" w:date="2026-01-01T00:00:00Z">
        <w:r>
          <w:delText xml:space="preserve"> </w:delText>
        </w:r>
      </w:del>
      <w:del w:id="4788" w:author="PR Preview" w:date="2026-01-01T00:00:00Z">
        <w:r>
          <w:delText xml:space="preserve">too.</w:delText>
        </w:r>
      </w:del>
    </w:p>
    <w:p>
      <w:pPr>
        <w:pStyle w:val="BodyText"/>
      </w:pPr>
      <w:del w:id="4789" w:author="PR Preview" w:date="2026-01-01T00:00:00Z">
        <w:r>
          <w:rPr>
            <w:b/>
            <w:bCs/>
          </w:rPr>
          <w:delText xml:space="preserve">Theorem 94 (Least squares solutions solve the normal equations)</w:delText>
        </w:r>
      </w:del>
      <w:del w:id="4790" w:author="PR Preview" w:date="2026-01-01T00:00:00Z">
        <w:r>
          <w:delText xml:space="preserve"> </w:delText>
        </w:r>
      </w:del>
      <w:del w:id="4791" w:author="PR Preview" w:date="2026-01-01T00:00:00Z">
        <w:r>
          <w:delText xml:space="preserve">Let</w:delText>
        </w:r>
      </w:del>
      <w:del w:id="4792" w:author="PR Preview" w:date="2026-01-01T00:00:00Z">
        <w:r>
          <w:delText xml:space="preserve"> </w:delText>
        </w:r>
      </w:del>
      <m:oMath>
        <m:r>
          <m:rPr>
            <m:sty m:val="bi"/>
          </m:rPr>
          <m:t>A</m:t>
        </m:r>
      </m:oMath>
      <w:del w:id="4793" w:author="PR Preview" w:date="2026-01-01T00:00:00Z">
        <w:r>
          <w:delText xml:space="preserve"> </w:delText>
        </w:r>
      </w:del>
      <w:del w:id="4794" w:author="PR Preview" w:date="2026-01-01T00:00:00Z">
        <w:r>
          <w:delText xml:space="preserve">be</w:delText>
        </w:r>
      </w:del>
      <w:del w:id="4795" w:author="PR Preview" w:date="2026-01-01T00:00:00Z">
        <w:r>
          <w:delText xml:space="preserve"> </w:delText>
        </w:r>
      </w:del>
      <m:oMath>
        <m:r>
          <m:t>m</m:t>
        </m:r>
        <m:r>
          <m:rPr>
            <m:sty m:val="p"/>
          </m:rPr>
          <m:t>×</m:t>
        </m:r>
        <m:r>
          <m:t>n</m:t>
        </m:r>
      </m:oMath>
      <w:del w:id="4796" w:author="PR Preview" w:date="2026-01-01T00:00:00Z">
        <w:r>
          <w:delText xml:space="preserve"> </w:delText>
        </w:r>
      </w:del>
      <w:del w:id="4797" w:author="PR Preview" w:date="2026-01-01T00:00:00Z">
        <w:r>
          <w:delText xml:space="preserve">and</w:delText>
        </w:r>
      </w:del>
      <w:del w:id="4798"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4799" w:author="PR Preview" w:date="2026-01-01T00:00:00Z">
        <w:r>
          <w:delText xml:space="preserve">.</w:delText>
        </w:r>
      </w:del>
    </w:p>
    <w:p>
      <w:pPr>
        <w:pStyle w:val="BodyText"/>
      </w:pPr>
      <w:ins w:id="4800" w:author="PR Preview" w:date="2026-01-01T00:00:00Z">
        <w:r>
          <w:rPr>
            <w:b/>
            <w:bCs/>
          </w:rPr>
          <w:t xml:space="preserve">Example 173 (Fitting a constant)</w:t>
        </w:r>
      </w:ins>
      <w:ins w:id="4801" w:author="PR Preview" w:date="2026-01-01T00:00:00Z">
        <w:r>
          <w:t xml:space="preserve"> </w:t>
        </w:r>
      </w:ins>
      <w:ins w:id="4802" w:author="PR Preview" w:date="2026-01-01T00:00:00Z">
        <w:r>
          <w:t xml:space="preserve">Let</w:t>
        </w:r>
      </w:ins>
      <w:ins w:id="48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4804" w:author="PR Preview" w:date="2026-01-01T00:00:00Z">
        <w:r>
          <w:t xml:space="preserve"> </w:t>
        </w:r>
      </w:ins>
      <w:ins w:id="4805" w:author="PR Preview" w:date="2026-01-01T00:00:00Z">
        <w:r>
          <w:t xml:space="preserve">and</w:t>
        </w:r>
      </w:ins>
      <w:ins w:id="4806" w:author="PR Preview" w:date="2026-01-01T00:00:00Z">
        <w:r>
          <w:t xml:space="preserve"> </w:t>
        </w:r>
      </w:ins>
      <m:oMath>
        <m:acc>
          <m:accPr>
            <m:chr m:val="̃"/>
          </m:accPr>
          <m:e>
            <m:r>
              <m:t>b</m:t>
            </m:r>
          </m:e>
        </m:acc>
        <m:r>
          <m:rPr>
            <m:sty m:val="p"/>
          </m:rPr>
          <m:t>=</m:t>
        </m:r>
        <m:r>
          <m:rPr>
            <m:sty m:val="p"/>
          </m:rPr>
          <m:t>(</m:t>
        </m:r>
        <m:r>
          <m:t>1</m:t>
        </m:r>
        <m:r>
          <m:rPr>
            <m:sty m:val="p"/>
          </m:rPr>
          <m:t>,</m:t>
        </m:r>
        <m:r>
          <m:t>3</m:t>
        </m:r>
        <m:r>
          <m:rPr>
            <m:sty m:val="p"/>
          </m:rPr>
          <m:t>)</m:t>
        </m:r>
      </m:oMath>
      <w:ins w:id="4807" w:author="PR Preview" w:date="2026-01-01T00:00:00Z">
        <w:r>
          <w:t xml:space="preserve">.</w:t>
        </w:r>
      </w:ins>
      <w:ins w:id="4808" w:author="PR Preview" w:date="2026-01-01T00:00:00Z">
        <w:r>
          <w:t xml:space="preserve"> </w:t>
        </w:r>
      </w:ins>
      <w:ins w:id="4809" w:author="PR Preview" w:date="2026-01-01T00:00:00Z">
        <w:r>
          <w:t xml:space="preserve">The system</w:t>
        </w:r>
      </w:ins>
      <w:ins w:id="4810"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4811" w:author="PR Preview" w:date="2026-01-01T00:00:00Z">
        <w:r>
          <w:t xml:space="preserve"> </w:t>
        </w:r>
      </w:ins>
      <w:ins w:id="4812" w:author="PR Preview" w:date="2026-01-01T00:00:00Z">
        <w:r>
          <w:t xml:space="preserve">is inconsistent (</w:t>
        </w:r>
      </w:ins>
      <w:hyperlink w:anchor="def-consistent-system">
        <w:ins w:id="4813" w:author="PR Preview" w:date="2026-01-01T00:00:00Z">
          <w:r>
            <w:rPr>
              <w:rStyle w:val="Hyperlink"/>
            </w:rPr>
            <w:t xml:space="preserve">Definition 94</w:t>
          </w:r>
        </w:ins>
      </w:hyperlink>
      <w:ins w:id="4814" w:author="PR Preview" w:date="2026-01-01T00:00:00Z">
        <w:r>
          <w:t xml:space="preserve">):</w:t>
        </w:r>
      </w:ins>
      <w:ins w:id="4815" w:author="PR Preview" w:date="2026-01-01T00:00:00Z">
        <w:r>
          <w:t xml:space="preserve"> </w:t>
        </w:r>
      </w:ins>
      <w:ins w:id="4816" w:author="PR Preview" w:date="2026-01-01T00:00:00Z">
        <w:r>
          <w:t xml:space="preserve">its first entry needs</w:t>
        </w:r>
      </w:ins>
      <w:ins w:id="4817" w:author="PR Preview" w:date="2026-01-01T00:00:00Z">
        <w:r>
          <w:t xml:space="preserve"> </w:t>
        </w:r>
      </w:ins>
      <m:oMath>
        <m:r>
          <m:t>x</m:t>
        </m:r>
        <m:r>
          <m:rPr>
            <m:sty m:val="p"/>
          </m:rPr>
          <m:t>=</m:t>
        </m:r>
        <m:r>
          <m:t>1</m:t>
        </m:r>
      </m:oMath>
      <w:ins w:id="4818" w:author="PR Preview" w:date="2026-01-01T00:00:00Z">
        <w:r>
          <w:t xml:space="preserve"> </w:t>
        </w:r>
      </w:ins>
      <w:ins w:id="4819" w:author="PR Preview" w:date="2026-01-01T00:00:00Z">
        <w:r>
          <w:t xml:space="preserve">and its second needs</w:t>
        </w:r>
      </w:ins>
      <w:ins w:id="4820" w:author="PR Preview" w:date="2026-01-01T00:00:00Z">
        <w:r>
          <w:t xml:space="preserve"> </w:t>
        </w:r>
      </w:ins>
      <m:oMath>
        <m:r>
          <m:t>x</m:t>
        </m:r>
        <m:r>
          <m:rPr>
            <m:sty m:val="p"/>
          </m:rPr>
          <m:t>=</m:t>
        </m:r>
        <m:r>
          <m:t>3</m:t>
        </m:r>
      </m:oMath>
      <w:ins w:id="4821" w:author="PR Preview" w:date="2026-01-01T00:00:00Z">
        <w:r>
          <w:t xml:space="preserve">.</w:t>
        </w:r>
      </w:ins>
      <w:ins w:id="4822" w:author="PR Preview" w:date="2026-01-01T00:00:00Z">
        <w:r>
          <w:t xml:space="preserve"> </w:t>
        </w:r>
      </w:ins>
      <w:ins w:id="4823" w:author="PR Preview" w:date="2026-01-01T00:00:00Z">
        <w:r>
          <w:t xml:space="preserve">For any number</w:t>
        </w:r>
      </w:ins>
      <w:ins w:id="4824" w:author="PR Preview" w:date="2026-01-01T00:00:00Z">
        <w:r>
          <w:t xml:space="preserve"> </w:t>
        </w:r>
      </w:ins>
      <m:oMath>
        <m:r>
          <m:t>x</m:t>
        </m:r>
      </m:oMath>
      <w:ins w:id="4825" w:author="PR Preview" w:date="2026-01-01T00:00:00Z">
        <w:r>
          <w:t xml:space="preserve">,</w:t>
        </w:r>
      </w:ins>
      <w:ins w:id="4826" w:author="PR Preview" w:date="2026-01-01T00:00:00Z">
        <w:r>
          <w:t xml:space="preserve"> </w:t>
        </w:r>
      </w:ins>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ins w:id="4827" w:author="PR Preview" w:date="2026-01-01T00:00:00Z">
        <w:r>
          <w:t xml:space="preserve">,</w:t>
        </w:r>
      </w:ins>
      <w:ins w:id="4828" w:author="PR Preview" w:date="2026-01-01T00:00:00Z">
        <w:r>
          <w:t xml:space="preserve"> </w:t>
        </w:r>
      </w:ins>
      <w:ins w:id="4829" w:author="PR Preview" w:date="2026-01-01T00:00:00Z">
        <w:r>
          <w:t xml:space="preserve">which is smallest at</w:t>
        </w:r>
      </w:ins>
      <w:ins w:id="4830" w:author="PR Preview" w:date="2026-01-01T00:00:00Z">
        <w:r>
          <w:t xml:space="preserve"> </w:t>
        </w:r>
      </w:ins>
      <m:oMath>
        <m:r>
          <m:t>x</m:t>
        </m:r>
        <m:r>
          <m:rPr>
            <m:sty m:val="p"/>
          </m:rPr>
          <m:t>=</m:t>
        </m:r>
        <m:r>
          <m:t>2</m:t>
        </m:r>
      </m:oMath>
      <w:ins w:id="4831" w:author="PR Preview" w:date="2026-01-01T00:00:00Z">
        <w:r>
          <w:t xml:space="preserve">, so</w:t>
        </w:r>
      </w:ins>
      <w:ins w:id="4832" w:author="PR Preview" w:date="2026-01-01T00:00:00Z">
        <w:r>
          <w:t xml:space="preserve"> </w:t>
        </w:r>
      </w:ins>
      <m:oMath>
        <m:acc>
          <m:accPr>
            <m:chr m:val="̂"/>
          </m:accPr>
          <m:e>
            <m:r>
              <m:t>x</m:t>
            </m:r>
          </m:e>
        </m:acc>
        <m:r>
          <m:rPr>
            <m:sty m:val="p"/>
          </m:rPr>
          <m:t>=</m:t>
        </m:r>
        <m:r>
          <m:t>2</m:t>
        </m:r>
      </m:oMath>
      <w:ins w:id="4833" w:author="PR Preview" w:date="2026-01-01T00:00:00Z">
        <w:r>
          <w:t xml:space="preserve"> </w:t>
        </w:r>
      </w:ins>
      <w:ins w:id="4834" w:author="PR Preview" w:date="2026-01-01T00:00:00Z">
        <w:r>
          <w:t xml:space="preserve">is the least squares solution.</w:t>
        </w:r>
      </w:ins>
      <w:ins w:id="4835" w:author="PR Preview" w:date="2026-01-01T00:00:00Z">
        <w:r>
          <w:t xml:space="preserve"> </w:t>
        </w:r>
      </w:ins>
      <w:ins w:id="4836" w:author="PR Preview" w:date="2026-01-01T00:00:00Z">
        <w:r>
          <w:t xml:space="preserve">The value</w:t>
        </w:r>
      </w:ins>
      <w:ins w:id="4837" w:author="PR Preview" w:date="2026-01-01T00:00:00Z">
        <w:r>
          <w:t xml:space="preserve"> </w:t>
        </w:r>
      </w:ins>
      <m:oMath>
        <m:r>
          <m:t>x</m:t>
        </m:r>
        <m:r>
          <m:rPr>
            <m:sty m:val="p"/>
          </m:rPr>
          <m:t>=</m:t>
        </m:r>
        <m:r>
          <m:t>1</m:t>
        </m:r>
      </m:oMath>
      <w:ins w:id="4838" w:author="PR Preview" w:date="2026-01-01T00:00:00Z">
        <w:r>
          <w:t xml:space="preserve"> </w:t>
        </w:r>
      </w:ins>
      <w:ins w:id="4839" w:author="PR Preview" w:date="2026-01-01T00:00:00Z">
        <w:r>
          <w:t xml:space="preserve">is not one: it gives</w:t>
        </w:r>
      </w:ins>
      <w:ins w:id="4840" w:author="PR Preview" w:date="2026-01-01T00:00:00Z">
        <w:r>
          <w:t xml:space="preserve"> </w:t>
        </w:r>
      </w:ins>
      <m:oMath>
        <m:r>
          <m:t>0</m:t>
        </m:r>
        <m:r>
          <m:rPr>
            <m:sty m:val="p"/>
          </m:rPr>
          <m:t>+</m:t>
        </m:r>
        <m:r>
          <m:t>4</m:t>
        </m:r>
        <m:r>
          <m:rPr>
            <m:sty m:val="p"/>
          </m:rPr>
          <m:t>=</m:t>
        </m:r>
        <m:r>
          <m:t>4</m:t>
        </m:r>
        <m:r>
          <m:rPr>
            <m:sty m:val="p"/>
          </m:rPr>
          <m:t>&gt;</m:t>
        </m:r>
        <m:r>
          <m:t>2</m:t>
        </m:r>
      </m:oMath>
      <w:ins w:id="4841" w:author="PR Preview" w:date="2026-01-01T00:00:00Z">
        <w:r>
          <w:t xml:space="preserve">.</w:t>
        </w:r>
      </w:ins>
      <w:ins w:id="4842" w:author="PR Preview" w:date="2026-01-01T00:00:00Z">
        <w:r>
          <w:t xml:space="preserve"> </w:t>
        </w:r>
      </w:ins>
      <w:ins w:id="4843" w:author="PR Preview" w:date="2026-01-01T00:00:00Z">
        <w:r>
          <w:t xml:space="preserve">The normal equations read</w:t>
        </w:r>
      </w:ins>
      <w:ins w:id="4844" w:author="PR Preview" w:date="2026-01-01T00:00:00Z">
        <w:r>
          <w:t xml:space="preserve"> </w:t>
        </w:r>
      </w:ins>
      <m:oMath>
        <m:r>
          <m:t>2</m:t>
        </m:r>
        <m:r>
          <m:t>x</m:t>
        </m:r>
        <m:r>
          <m:rPr>
            <m:sty m:val="p"/>
          </m:rPr>
          <m:t>=</m:t>
        </m:r>
        <m:r>
          <m:t>4</m:t>
        </m:r>
      </m:oMath>
      <w:ins w:id="4845" w:author="PR Preview" w:date="2026-01-01T00:00:00Z">
        <w:r>
          <w:t xml:space="preserve">, and their solution is</w:t>
        </w:r>
      </w:ins>
      <w:ins w:id="4846" w:author="PR Preview" w:date="2026-01-01T00:00:00Z">
        <w:r>
          <w:t xml:space="preserve"> </w:t>
        </w:r>
      </w:ins>
      <m:oMath>
        <m:r>
          <m:t>x</m:t>
        </m:r>
        <m:r>
          <m:rPr>
            <m:sty m:val="p"/>
          </m:rPr>
          <m:t>=</m:t>
        </m:r>
        <m:r>
          <m:t>2</m:t>
        </m:r>
      </m:oMath>
      <w:ins w:id="4847" w:author="PR Preview" w:date="2026-01-01T00:00:00Z">
        <w:r>
          <w:t xml:space="preserve"> </w:t>
        </w:r>
      </w:ins>
      <w:ins w:id="4848" w:author="PR Preview" w:date="2026-01-01T00:00:00Z">
        <w:r>
          <w:t xml:space="preserve">too.</w:t>
        </w:r>
      </w:ins>
    </w:p>
    <w:bookmarkEnd w:id="544"/>
    <w:bookmarkStart w:id="545" w:name="thm-normal-equations"/>
    <w:p>
      <w:pPr>
        <w:pStyle w:val="BodyText"/>
      </w:pPr>
      <w:ins w:id="4849" w:author="PR Preview" w:date="2026-01-01T00:00:00Z">
        <w:r>
          <w:rPr>
            <w:b/>
            <w:bCs/>
          </w:rPr>
          <w:t xml:space="preserve">Theorem 95 (Least squares solutions solve the normal equations)</w:t>
        </w:r>
      </w:ins>
      <w:ins w:id="4850" w:author="PR Preview" w:date="2026-01-01T00:00:00Z">
        <w:r>
          <w:t xml:space="preserve"> </w:t>
        </w:r>
      </w:ins>
      <w:ins w:id="4851" w:author="PR Preview" w:date="2026-01-01T00:00:00Z">
        <w:r>
          <w:t xml:space="preserve">Let</w:t>
        </w:r>
      </w:ins>
      <w:ins w:id="4852" w:author="PR Preview" w:date="2026-01-01T00:00:00Z">
        <w:r>
          <w:t xml:space="preserve"> </w:t>
        </w:r>
      </w:ins>
      <m:oMath>
        <m:r>
          <m:rPr>
            <m:sty m:val="bi"/>
          </m:rPr>
          <m:t>A</m:t>
        </m:r>
      </m:oMath>
      <w:ins w:id="4853" w:author="PR Preview" w:date="2026-01-01T00:00:00Z">
        <w:r>
          <w:t xml:space="preserve"> </w:t>
        </w:r>
      </w:ins>
      <w:ins w:id="4854" w:author="PR Preview" w:date="2026-01-01T00:00:00Z">
        <w:r>
          <w:t xml:space="preserve">be</w:t>
        </w:r>
      </w:ins>
      <w:ins w:id="4855" w:author="PR Preview" w:date="2026-01-01T00:00:00Z">
        <w:r>
          <w:t xml:space="preserve"> </w:t>
        </w:r>
      </w:ins>
      <m:oMath>
        <m:r>
          <m:t>m</m:t>
        </m:r>
        <m:r>
          <m:rPr>
            <m:sty m:val="p"/>
          </m:rPr>
          <m:t>×</m:t>
        </m:r>
        <m:r>
          <m:t>n</m:t>
        </m:r>
      </m:oMath>
      <w:ins w:id="4856" w:author="PR Preview" w:date="2026-01-01T00:00:00Z">
        <w:r>
          <w:t xml:space="preserve"> </w:t>
        </w:r>
      </w:ins>
      <w:ins w:id="4857" w:author="PR Preview" w:date="2026-01-01T00:00:00Z">
        <w:r>
          <w:t xml:space="preserve">and</w:t>
        </w:r>
      </w:ins>
      <w:ins w:id="4858" w:author="PR Preview" w:date="2026-01-01T00:00:00Z">
        <w:r>
          <w:t xml:space="preserve"> </w:t>
        </w:r>
      </w:ins>
      <m:oMath>
        <m:acc>
          <m:accPr>
            <m:chr m:val="̃"/>
          </m:accPr>
          <m:e>
            <m:r>
              <m:t>b</m:t>
            </m:r>
          </m:e>
        </m:acc>
        <m:r>
          <m:rPr>
            <m:sty m:val="p"/>
          </m:rPr>
          <m:t>∈</m:t>
        </m:r>
        <m:sSup>
          <m:e>
            <m:r>
              <m:rPr>
                <m:scr m:val="double-struck"/>
                <m:sty m:val="p"/>
              </m:rPr>
              <m:t>R</m:t>
            </m:r>
          </m:e>
          <m:sup>
            <m:r>
              <m:t>m</m:t>
            </m:r>
          </m:sup>
        </m:sSup>
      </m:oMath>
      <w:ins w:id="4859" w:author="PR Preview" w:date="2026-01-01T00:00:00Z">
        <w:r>
          <w:t xml:space="preserve">.</w:t>
        </w:r>
      </w:ins>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del w:id="4860" w:author="PR Preview" w:date="2026-01-01T00:00:00Z">
        <w:r>
          <w:rPr>
            <w:i/>
            <w:iCs/>
          </w:rPr>
          <w:delText xml:space="preserve">Proof</w:delText>
        </w:r>
      </w:del>
      <w:del w:id="4861" w:author="PR Preview" w:date="2026-01-01T00:00:00Z">
        <w:r>
          <w:delText xml:space="preserve">. </w:delText>
        </w:r>
      </w:del>
      <w:del w:id="4862" w:author="PR Preview" w:date="2026-01-01T00:00:00Z">
        <w:r>
          <w:delText xml:space="preserve">Let</w:delText>
        </w:r>
      </w:del>
      <w:del w:id="4863" w:author="PR Preview" w:date="2026-01-01T00:00:00Z">
        <w:r>
          <w:delText xml:space="preserve"> </w:delText>
        </w:r>
      </w:del>
      <m:oMath>
        <m:acc>
          <m:accPr>
            <m:chr m:val="̃"/>
          </m:accPr>
          <m:e>
            <m:r>
              <m:t>u</m:t>
            </m:r>
          </m:e>
        </m:acc>
      </m:oMath>
      <w:del w:id="4864" w:author="PR Preview" w:date="2026-01-01T00:00:00Z">
        <w:r>
          <w:delText xml:space="preserve"> </w:delText>
        </w:r>
      </w:del>
      <w:del w:id="4865" w:author="PR Preview" w:date="2026-01-01T00:00:00Z">
        <w:r>
          <w:delText xml:space="preserve">be the orthogonal projection of</w:delText>
        </w:r>
      </w:del>
      <w:del w:id="4866" w:author="PR Preview" w:date="2026-01-01T00:00:00Z">
        <w:r>
          <w:delText xml:space="preserve"> </w:delText>
        </w:r>
      </w:del>
      <m:oMath>
        <m:acc>
          <m:accPr>
            <m:chr m:val="̃"/>
          </m:accPr>
          <m:e>
            <m:r>
              <m:t>b</m:t>
            </m:r>
          </m:e>
        </m:acc>
      </m:oMath>
      <w:del w:id="4867" w:author="PR Preview" w:date="2026-01-01T00:00:00Z">
        <w:r>
          <w:delText xml:space="preserve"> </w:delText>
        </w:r>
      </w:del>
      <w:del w:id="4868" w:author="PR Preview" w:date="2026-01-01T00:00:00Z">
        <w:r>
          <w:delText xml:space="preserve">onto</w:delText>
        </w:r>
      </w:del>
      <w:del w:id="4869" w:author="PR Preview" w:date="2026-01-01T00:00:00Z">
        <w:r>
          <w:delText xml:space="preserve"> </w:delText>
        </w:r>
      </w:del>
      <m:oMath>
        <m:r>
          <m:rPr>
            <m:scr m:val="script"/>
            <m:sty m:val="p"/>
          </m:rPr>
          <m:t>C</m:t>
        </m:r>
        <m:r>
          <m:rPr>
            <m:sty m:val="p"/>
          </m:rPr>
          <m:t>(</m:t>
        </m:r>
        <m:r>
          <m:rPr>
            <m:sty m:val="bi"/>
          </m:rPr>
          <m:t>A</m:t>
        </m:r>
        <m:r>
          <m:rPr>
            <m:sty m:val="p"/>
          </m:rPr>
          <m:t>)</m:t>
        </m:r>
      </m:oMath>
      <w:del w:id="4870" w:author="PR Preview" w:date="2026-01-01T00:00:00Z">
        <w:r>
          <w:delText xml:space="preserve">.</w:delText>
        </w:r>
      </w:del>
      <w:del w:id="4871" w:author="PR Preview" w:date="2026-01-01T00:00:00Z">
        <w:r>
          <w:delText xml:space="preserve"> </w:delText>
        </w:r>
      </w:del>
      <w:del w:id="4872" w:author="PR Preview" w:date="2026-01-01T00:00:00Z">
        <w:r>
          <w:delText xml:space="preserve">The vectors</w:delText>
        </w:r>
      </w:del>
      <w:del w:id="4873" w:author="PR Preview" w:date="2026-01-01T00:00:00Z">
        <w:r>
          <w:delText xml:space="preserve"> </w:delText>
        </w:r>
      </w:del>
      <m:oMath>
        <m:r>
          <m:rPr>
            <m:sty m:val="bi"/>
          </m:rPr>
          <m:t>A</m:t>
        </m:r>
        <m:acc>
          <m:accPr>
            <m:chr m:val="̃"/>
          </m:accPr>
          <m:e>
            <m:r>
              <m:t>x</m:t>
            </m:r>
          </m:e>
        </m:acc>
      </m:oMath>
      <w:del w:id="4874" w:author="PR Preview" w:date="2026-01-01T00:00:00Z">
        <w:r>
          <w:delText xml:space="preserve">, as</w:delText>
        </w:r>
      </w:del>
      <w:del w:id="4875" w:author="PR Preview" w:date="2026-01-01T00:00:00Z">
        <w:r>
          <w:delText xml:space="preserve"> </w:delText>
        </w:r>
      </w:del>
      <m:oMath>
        <m:acc>
          <m:accPr>
            <m:chr m:val="̃"/>
          </m:accPr>
          <m:e>
            <m:r>
              <m:t>x</m:t>
            </m:r>
          </m:e>
        </m:acc>
      </m:oMath>
      <w:del w:id="4876" w:author="PR Preview" w:date="2026-01-01T00:00:00Z">
        <w:r>
          <w:delText xml:space="preserve"> </w:delText>
        </w:r>
      </w:del>
      <w:del w:id="4877" w:author="PR Preview" w:date="2026-01-01T00:00:00Z">
        <w:r>
          <w:delText xml:space="preserve">ranges over</w:delText>
        </w:r>
      </w:del>
      <w:del w:id="4878" w:author="PR Preview" w:date="2026-01-01T00:00:00Z">
        <w:r>
          <w:delText xml:space="preserve"> </w:delText>
        </w:r>
      </w:del>
      <m:oMath>
        <m:sSup>
          <m:e>
            <m:r>
              <m:rPr>
                <m:scr m:val="double-struck"/>
                <m:sty m:val="p"/>
              </m:rPr>
              <m:t>R</m:t>
            </m:r>
          </m:e>
          <m:sup>
            <m:r>
              <m:t>n</m:t>
            </m:r>
          </m:sup>
        </m:sSup>
      </m:oMath>
      <w:del w:id="4879" w:author="PR Preview" w:date="2026-01-01T00:00:00Z">
        <w:r>
          <w:delText xml:space="preserve">,</w:delText>
        </w:r>
      </w:del>
      <w:del w:id="4880" w:author="PR Preview" w:date="2026-01-01T00:00:00Z">
        <w:r>
          <w:delText xml:space="preserve"> </w:delText>
        </w:r>
      </w:del>
      <w:del w:id="4881" w:author="PR Preview" w:date="2026-01-01T00:00:00Z">
        <w:r>
          <w:delText xml:space="preserve">are exactly the points of</w:delText>
        </w:r>
      </w:del>
      <w:del w:id="4882" w:author="PR Preview" w:date="2026-01-01T00:00:00Z">
        <w:r>
          <w:delText xml:space="preserve"> </w:delText>
        </w:r>
      </w:del>
      <m:oMath>
        <m:r>
          <m:rPr>
            <m:scr m:val="script"/>
            <m:sty m:val="p"/>
          </m:rPr>
          <m:t>C</m:t>
        </m:r>
        <m:r>
          <m:rPr>
            <m:sty m:val="p"/>
          </m:rPr>
          <m:t>(</m:t>
        </m:r>
        <m:r>
          <m:rPr>
            <m:sty m:val="bi"/>
          </m:rPr>
          <m:t>A</m:t>
        </m:r>
        <m:r>
          <m:rPr>
            <m:sty m:val="p"/>
          </m:rPr>
          <m:t>)</m:t>
        </m:r>
      </m:oMath>
      <w:del w:id="4883" w:author="PR Preview" w:date="2026-01-01T00:00:00Z">
        <w:r>
          <w:delText xml:space="preserve"> </w:delText>
        </w:r>
      </w:del>
      <w:del w:id="4884" w:author="PR Preview" w:date="2026-01-01T00:00:00Z">
        <w:r>
          <w:delText xml:space="preserve">(</w:delText>
        </w:r>
      </w:del>
      <w:hyperlink w:anchor="def-column-space">
        <w:del w:id="4885" w:author="PR Preview" w:date="2026-01-01T00:00:00Z">
          <w:r>
            <w:rPr>
              <w:rStyle w:val="Hyperlink"/>
            </w:rPr>
            <w:delText xml:space="preserve">Definition 45</w:delText>
          </w:r>
        </w:del>
      </w:hyperlink>
      <w:del w:id="4886" w:author="PR Preview" w:date="2026-01-01T00:00:00Z">
        <w:r>
          <w:delText xml:space="preserve">).</w:delText>
        </w:r>
      </w:del>
      <w:del w:id="4887" w:author="PR Preview" w:date="2026-01-01T00:00:00Z">
        <w:r>
          <w:delText xml:space="preserve"> </w:delText>
        </w:r>
      </w:del>
      <w:del w:id="4888" w:author="PR Preview" w:date="2026-01-01T00:00:00Z">
        <w:r>
          <w:rPr>
            <w:b/>
            <w:bCs/>
          </w:rPr>
          <w:delText xml:space="preserve">Least squares solutions are the solutions of</w:delText>
        </w:r>
      </w:del>
      <w:del w:id="4889" w:author="PR Preview" w:date="2026-01-01T00:00:00Z">
        <w:r>
          <w:rPr>
            <w:b/>
            <w:bCs/>
          </w:rPr>
          <w:delText xml:space="preserve"> </w:delText>
        </w:r>
      </w:del>
      <m:oMath>
        <m:r>
          <m:rPr>
            <m:sty m:val="bi"/>
          </m:rPr>
          <m:t>A</m:t>
        </m:r>
        <m:acc>
          <m:accPr>
            <m:chr m:val="̃"/>
          </m:accPr>
          <m:e>
            <m:r>
              <m:t>x</m:t>
            </m:r>
          </m:e>
        </m:acc>
        <m:r>
          <m:rPr>
            <m:sty m:val="p"/>
          </m:rPr>
          <m:t>=</m:t>
        </m:r>
        <m:acc>
          <m:accPr>
            <m:chr m:val="̃"/>
          </m:accPr>
          <m:e>
            <m:r>
              <m:t>u</m:t>
            </m:r>
          </m:e>
        </m:acc>
      </m:oMath>
      <w:del w:id="4890" w:author="PR Preview" w:date="2026-01-01T00:00:00Z">
        <w:r>
          <w:rPr>
            <w:b/>
            <w:bCs/>
          </w:rPr>
          <w:delText xml:space="preserve">.</w:delText>
        </w:r>
      </w:del>
      <w:del w:id="4891" w:author="PR Preview" w:date="2026-01-01T00:00:00Z">
        <w:r>
          <w:delText xml:space="preserve"> </w:delText>
        </w:r>
      </w:del>
      <w:del w:id="4892" w:author="PR Preview" w:date="2026-01-01T00:00:00Z">
        <w:r>
          <w:delText xml:space="preserve">If</w:delText>
        </w:r>
      </w:del>
      <w:del w:id="4893"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4894" w:author="PR Preview" w:date="2026-01-01T00:00:00Z">
        <w:r>
          <w:delText xml:space="preserve">, then for every</w:delText>
        </w:r>
      </w:del>
      <w:del w:id="4895" w:author="PR Preview" w:date="2026-01-01T00:00:00Z">
        <w:r>
          <w:delText xml:space="preserve"> </w:delText>
        </w:r>
      </w:del>
      <m:oMath>
        <m:acc>
          <m:accPr>
            <m:chr m:val="̃"/>
          </m:accPr>
          <m:e>
            <m:r>
              <m:t>x</m:t>
            </m:r>
          </m:e>
        </m:acc>
      </m:oMath>
      <w:del w:id="4896" w:author="PR Preview" w:date="2026-01-01T00:00:00Z">
        <w:r>
          <w:delText xml:space="preserve">,</w:delText>
        </w:r>
      </w:del>
      <w:del w:id="4897" w:author="PR Preview" w:date="2026-01-01T00:00:00Z">
        <w:r>
          <w:delText xml:space="preserve"> </w:delText>
        </w:r>
      </w:del>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del w:id="4898" w:author="PR Preview" w:date="2026-01-01T00:00:00Z">
        <w:r>
          <w:delText xml:space="preserve">, so</w:delText>
        </w:r>
      </w:del>
      <w:del w:id="4899"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del w:id="4900" w:author="PR Preview" w:date="2026-01-01T00:00:00Z">
        <w:r>
          <w:delText xml:space="preserve"> </w:delText>
        </w:r>
      </w:del>
      <w:del w:id="4901" w:author="PR Preview" w:date="2026-01-01T00:00:00Z">
        <w:r>
          <w:delText xml:space="preserve">(</w:delText>
        </w:r>
      </w:del>
      <w:hyperlink w:anchor="thm-closest-point">
        <w:del w:id="4902" w:author="PR Preview" w:date="2026-01-01T00:00:00Z">
          <w:r>
            <w:rPr>
              <w:rStyle w:val="Hyperlink"/>
            </w:rPr>
            <w:delText xml:space="preserve">Theorem 80</w:delText>
          </w:r>
        </w:del>
      </w:hyperlink>
      <w:del w:id="4903" w:author="PR Preview" w:date="2026-01-01T00:00:00Z">
        <w:r>
          <w:delText xml:space="preserve">), and</w:delText>
        </w:r>
      </w:del>
      <w:del w:id="4904" w:author="PR Preview" w:date="2026-01-01T00:00:00Z">
        <w:r>
          <w:delText xml:space="preserve"> </w:delText>
        </w:r>
      </w:del>
      <m:oMath>
        <m:acc>
          <m:accPr>
            <m:chr m:val="̂"/>
          </m:accPr>
          <m:e>
            <m:acc>
              <m:accPr>
                <m:chr m:val="̃"/>
              </m:accPr>
              <m:e>
                <m:r>
                  <m:t>x</m:t>
                </m:r>
              </m:e>
            </m:acc>
          </m:e>
        </m:acc>
      </m:oMath>
      <w:del w:id="4905" w:author="PR Preview" w:date="2026-01-01T00:00:00Z">
        <w:r>
          <w:delText xml:space="preserve"> </w:delText>
        </w:r>
      </w:del>
      <w:del w:id="4906" w:author="PR Preview" w:date="2026-01-01T00:00:00Z">
        <w:r>
          <w:delText xml:space="preserve">is a least squares solution.</w:delText>
        </w:r>
      </w:del>
      <w:del w:id="4907" w:author="PR Preview" w:date="2026-01-01T00:00:00Z">
        <w:r>
          <w:delText xml:space="preserve"> </w:delText>
        </w:r>
      </w:del>
      <w:del w:id="4908" w:author="PR Preview" w:date="2026-01-01T00:00:00Z">
        <w:r>
          <w:delText xml:space="preserve">Conversely, let</w:delText>
        </w:r>
      </w:del>
      <w:del w:id="4909" w:author="PR Preview" w:date="2026-01-01T00:00:00Z">
        <w:r>
          <w:delText xml:space="preserve"> </w:delText>
        </w:r>
      </w:del>
      <m:oMath>
        <m:acc>
          <m:accPr>
            <m:chr m:val="̂"/>
          </m:accPr>
          <m:e>
            <m:acc>
              <m:accPr>
                <m:chr m:val="̃"/>
              </m:accPr>
              <m:e>
                <m:r>
                  <m:t>x</m:t>
                </m:r>
              </m:e>
            </m:acc>
          </m:e>
        </m:acc>
      </m:oMath>
      <w:del w:id="4910" w:author="PR Preview" w:date="2026-01-01T00:00:00Z">
        <w:r>
          <w:delText xml:space="preserve"> </w:delText>
        </w:r>
      </w:del>
      <w:del w:id="4911" w:author="PR Preview" w:date="2026-01-01T00:00:00Z">
        <w:r>
          <w:delText xml:space="preserve">be a least squares solution.</w:delText>
        </w:r>
      </w:del>
      <w:del w:id="4912" w:author="PR Preview" w:date="2026-01-01T00:00:00Z">
        <w:r>
          <w:delText xml:space="preserve"> </w:delText>
        </w:r>
      </w:del>
      <m:oMath>
        <m:acc>
          <m:accPr>
            <m:chr m:val="̃"/>
          </m:accPr>
          <m:e>
            <m:r>
              <m:t>u</m:t>
            </m:r>
          </m:e>
        </m:acc>
        <m:r>
          <m:rPr>
            <m:sty m:val="p"/>
          </m:rPr>
          <m:t>∈</m:t>
        </m:r>
        <m:r>
          <m:rPr>
            <m:scr m:val="script"/>
            <m:sty m:val="p"/>
          </m:rPr>
          <m:t>C</m:t>
        </m:r>
        <m:r>
          <m:rPr>
            <m:sty m:val="p"/>
          </m:rPr>
          <m:t>(</m:t>
        </m:r>
        <m:r>
          <m:rPr>
            <m:sty m:val="bi"/>
          </m:rPr>
          <m:t>A</m:t>
        </m:r>
        <m:r>
          <m:rPr>
            <m:sty m:val="p"/>
          </m:rPr>
          <m:t>)</m:t>
        </m:r>
      </m:oMath>
      <w:del w:id="4913" w:author="PR Preview" w:date="2026-01-01T00:00:00Z">
        <w:r>
          <w:delText xml:space="preserve">, so</w:delText>
        </w:r>
      </w:del>
      <w:del w:id="4914" w:author="PR Preview" w:date="2026-01-01T00:00:00Z">
        <w:r>
          <w:delText xml:space="preserve"> </w:delText>
        </w:r>
      </w:del>
      <m:oMath>
        <m:acc>
          <m:accPr>
            <m:chr m:val="̃"/>
          </m:accPr>
          <m:e>
            <m:r>
              <m:t>u</m:t>
            </m:r>
          </m:e>
        </m:acc>
        <m:r>
          <m:rPr>
            <m:sty m:val="p"/>
          </m:rPr>
          <m:t>=</m:t>
        </m:r>
        <m:r>
          <m:rPr>
            <m:sty m:val="bi"/>
          </m:rPr>
          <m:t>A</m:t>
        </m:r>
        <m:sSub>
          <m:e>
            <m:acc>
              <m:accPr>
                <m:chr m:val="̃"/>
              </m:accPr>
              <m:e>
                <m:r>
                  <m:t>x</m:t>
                </m:r>
              </m:e>
            </m:acc>
          </m:e>
          <m:sub>
            <m:r>
              <m:t>0</m:t>
            </m:r>
          </m:sub>
        </m:sSub>
      </m:oMath>
      <w:del w:id="4915" w:author="PR Preview" w:date="2026-01-01T00:00:00Z">
        <w:r>
          <w:delText xml:space="preserve"> </w:delText>
        </w:r>
      </w:del>
      <w:del w:id="4916" w:author="PR Preview" w:date="2026-01-01T00:00:00Z">
        <w:r>
          <w:delText xml:space="preserve">for some</w:delText>
        </w:r>
      </w:del>
      <w:del w:id="4917" w:author="PR Preview" w:date="2026-01-01T00:00:00Z">
        <w:r>
          <w:delText xml:space="preserve"> </w:delText>
        </w:r>
      </w:del>
      <m:oMath>
        <m:sSub>
          <m:e>
            <m:acc>
              <m:accPr>
                <m:chr m:val="̃"/>
              </m:accPr>
              <m:e>
                <m:r>
                  <m:t>x</m:t>
                </m:r>
              </m:e>
            </m:acc>
          </m:e>
          <m:sub>
            <m:r>
              <m:t>0</m:t>
            </m:r>
          </m:sub>
        </m:sSub>
      </m:oMath>
      <w:del w:id="4918" w:author="PR Preview" w:date="2026-01-01T00:00:00Z">
        <w:r>
          <w:delText xml:space="preserve"> </w:delText>
        </w:r>
      </w:del>
      <w:del w:id="4919" w:author="PR Preview" w:date="2026-01-01T00:00:00Z">
        <w:r>
          <w:delText xml:space="preserve">(</w:delText>
        </w:r>
      </w:del>
      <w:hyperlink w:anchor="def-column-space">
        <w:del w:id="4920" w:author="PR Preview" w:date="2026-01-01T00:00:00Z">
          <w:r>
            <w:rPr>
              <w:rStyle w:val="Hyperlink"/>
            </w:rPr>
            <w:delText xml:space="preserve">Definition 45</w:delText>
          </w:r>
        </w:del>
      </w:hyperlink>
      <w:del w:id="4921" w:author="PR Preview" w:date="2026-01-01T00:00:00Z">
        <w:r>
          <w:delText xml:space="preserve">), and</w:delText>
        </w:r>
      </w:del>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4922" w:author="PR Preview" w:date="2026-01-01T00:00:00Z">
        <w:r>
          <w:delText xml:space="preserve">so the last inequality is an equality,</w:delText>
        </w:r>
      </w:del>
      <w:del w:id="4923" w:author="PR Preview" w:date="2026-01-01T00:00:00Z">
        <w:r>
          <w:delText xml:space="preserve"> </w:delText>
        </w:r>
      </w:del>
      <w:del w:id="4924" w:author="PR Preview" w:date="2026-01-01T00:00:00Z">
        <w:r>
          <w:delText xml:space="preserve">and the equality case of</w:delText>
        </w:r>
      </w:del>
      <w:del w:id="4925" w:author="PR Preview" w:date="2026-01-01T00:00:00Z">
        <w:r>
          <w:delText xml:space="preserve"> </w:delText>
        </w:r>
      </w:del>
      <w:hyperlink w:anchor="thm-closest-point">
        <w:del w:id="4926" w:author="PR Preview" w:date="2026-01-01T00:00:00Z">
          <w:r>
            <w:rPr>
              <w:rStyle w:val="Hyperlink"/>
            </w:rPr>
            <w:delText xml:space="preserve">Theorem 80</w:delText>
          </w:r>
        </w:del>
      </w:hyperlink>
      <w:del w:id="4927" w:author="PR Preview" w:date="2026-01-01T00:00:00Z">
        <w:r>
          <w:delText xml:space="preserve"> </w:delText>
        </w:r>
      </w:del>
      <w:del w:id="4928" w:author="PR Preview" w:date="2026-01-01T00:00:00Z">
        <w:r>
          <w:delText xml:space="preserve">gives</w:delText>
        </w:r>
      </w:del>
      <w:del w:id="4929"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4930" w:author="PR Preview" w:date="2026-01-01T00:00:00Z">
        <w:r>
          <w:delText xml:space="preserve">.</w:delText>
        </w:r>
      </w:del>
    </w:p>
    <w:p>
      <w:pPr>
        <w:pStyle w:val="FirstParagraph"/>
      </w:pPr>
      <w:ins w:id="4931" w:author="PR Preview" w:date="2026-01-01T00:00:00Z">
        <w:r>
          <w:rPr>
            <w:i/>
            <w:iCs/>
          </w:rPr>
          <w:t xml:space="preserve">Proof</w:t>
        </w:r>
      </w:ins>
      <w:ins w:id="4932" w:author="PR Preview" w:date="2026-01-01T00:00:00Z">
        <w:r>
          <w:t xml:space="preserve">. </w:t>
        </w:r>
      </w:ins>
      <w:ins w:id="4933" w:author="PR Preview" w:date="2026-01-01T00:00:00Z">
        <w:r>
          <w:t xml:space="preserve">Let</w:t>
        </w:r>
      </w:ins>
      <w:ins w:id="4934" w:author="PR Preview" w:date="2026-01-01T00:00:00Z">
        <w:r>
          <w:t xml:space="preserve"> </w:t>
        </w:r>
      </w:ins>
      <m:oMath>
        <m:acc>
          <m:accPr>
            <m:chr m:val="̃"/>
          </m:accPr>
          <m:e>
            <m:r>
              <m:t>u</m:t>
            </m:r>
          </m:e>
        </m:acc>
      </m:oMath>
      <w:ins w:id="4935" w:author="PR Preview" w:date="2026-01-01T00:00:00Z">
        <w:r>
          <w:t xml:space="preserve"> </w:t>
        </w:r>
      </w:ins>
      <w:ins w:id="4936" w:author="PR Preview" w:date="2026-01-01T00:00:00Z">
        <w:r>
          <w:t xml:space="preserve">be the orthogonal projection of</w:t>
        </w:r>
      </w:ins>
      <w:ins w:id="4937" w:author="PR Preview" w:date="2026-01-01T00:00:00Z">
        <w:r>
          <w:t xml:space="preserve"> </w:t>
        </w:r>
      </w:ins>
      <m:oMath>
        <m:acc>
          <m:accPr>
            <m:chr m:val="̃"/>
          </m:accPr>
          <m:e>
            <m:r>
              <m:t>b</m:t>
            </m:r>
          </m:e>
        </m:acc>
      </m:oMath>
      <w:ins w:id="4938" w:author="PR Preview" w:date="2026-01-01T00:00:00Z">
        <w:r>
          <w:t xml:space="preserve"> </w:t>
        </w:r>
      </w:ins>
      <w:ins w:id="4939" w:author="PR Preview" w:date="2026-01-01T00:00:00Z">
        <w:r>
          <w:t xml:space="preserve">onto</w:t>
        </w:r>
      </w:ins>
      <w:ins w:id="4940" w:author="PR Preview" w:date="2026-01-01T00:00:00Z">
        <w:r>
          <w:t xml:space="preserve"> </w:t>
        </w:r>
      </w:ins>
      <m:oMath>
        <m:r>
          <m:rPr>
            <m:scr m:val="script"/>
            <m:sty m:val="p"/>
          </m:rPr>
          <m:t>C</m:t>
        </m:r>
        <m:r>
          <m:rPr>
            <m:sty m:val="p"/>
          </m:rPr>
          <m:t>(</m:t>
        </m:r>
        <m:r>
          <m:rPr>
            <m:sty m:val="bi"/>
          </m:rPr>
          <m:t>A</m:t>
        </m:r>
        <m:r>
          <m:rPr>
            <m:sty m:val="p"/>
          </m:rPr>
          <m:t>)</m:t>
        </m:r>
      </m:oMath>
      <w:ins w:id="4941" w:author="PR Preview" w:date="2026-01-01T00:00:00Z">
        <w:r>
          <w:t xml:space="preserve">.</w:t>
        </w:r>
      </w:ins>
      <w:ins w:id="4942" w:author="PR Preview" w:date="2026-01-01T00:00:00Z">
        <w:r>
          <w:t xml:space="preserve"> </w:t>
        </w:r>
      </w:ins>
      <w:ins w:id="4943" w:author="PR Preview" w:date="2026-01-01T00:00:00Z">
        <w:r>
          <w:t xml:space="preserve">The vectors</w:t>
        </w:r>
      </w:ins>
      <w:ins w:id="4944" w:author="PR Preview" w:date="2026-01-01T00:00:00Z">
        <w:r>
          <w:t xml:space="preserve"> </w:t>
        </w:r>
      </w:ins>
      <m:oMath>
        <m:r>
          <m:rPr>
            <m:sty m:val="bi"/>
          </m:rPr>
          <m:t>A</m:t>
        </m:r>
        <m:acc>
          <m:accPr>
            <m:chr m:val="̃"/>
          </m:accPr>
          <m:e>
            <m:r>
              <m:t>x</m:t>
            </m:r>
          </m:e>
        </m:acc>
      </m:oMath>
      <w:ins w:id="4945" w:author="PR Preview" w:date="2026-01-01T00:00:00Z">
        <w:r>
          <w:t xml:space="preserve">, as</w:t>
        </w:r>
      </w:ins>
      <w:ins w:id="4946" w:author="PR Preview" w:date="2026-01-01T00:00:00Z">
        <w:r>
          <w:t xml:space="preserve"> </w:t>
        </w:r>
      </w:ins>
      <m:oMath>
        <m:acc>
          <m:accPr>
            <m:chr m:val="̃"/>
          </m:accPr>
          <m:e>
            <m:r>
              <m:t>x</m:t>
            </m:r>
          </m:e>
        </m:acc>
      </m:oMath>
      <w:ins w:id="4947" w:author="PR Preview" w:date="2026-01-01T00:00:00Z">
        <w:r>
          <w:t xml:space="preserve"> </w:t>
        </w:r>
      </w:ins>
      <w:ins w:id="4948" w:author="PR Preview" w:date="2026-01-01T00:00:00Z">
        <w:r>
          <w:t xml:space="preserve">ranges over</w:t>
        </w:r>
      </w:ins>
      <w:ins w:id="4949" w:author="PR Preview" w:date="2026-01-01T00:00:00Z">
        <w:r>
          <w:t xml:space="preserve"> </w:t>
        </w:r>
      </w:ins>
      <m:oMath>
        <m:sSup>
          <m:e>
            <m:r>
              <m:rPr>
                <m:scr m:val="double-struck"/>
                <m:sty m:val="p"/>
              </m:rPr>
              <m:t>R</m:t>
            </m:r>
          </m:e>
          <m:sup>
            <m:r>
              <m:t>n</m:t>
            </m:r>
          </m:sup>
        </m:sSup>
      </m:oMath>
      <w:ins w:id="4950" w:author="PR Preview" w:date="2026-01-01T00:00:00Z">
        <w:r>
          <w:t xml:space="preserve">,</w:t>
        </w:r>
      </w:ins>
      <w:ins w:id="4951" w:author="PR Preview" w:date="2026-01-01T00:00:00Z">
        <w:r>
          <w:t xml:space="preserve"> </w:t>
        </w:r>
      </w:ins>
      <w:ins w:id="4952" w:author="PR Preview" w:date="2026-01-01T00:00:00Z">
        <w:r>
          <w:t xml:space="preserve">are exactly the points of</w:t>
        </w:r>
      </w:ins>
      <w:ins w:id="4953" w:author="PR Preview" w:date="2026-01-01T00:00:00Z">
        <w:r>
          <w:t xml:space="preserve"> </w:t>
        </w:r>
      </w:ins>
      <m:oMath>
        <m:r>
          <m:rPr>
            <m:scr m:val="script"/>
            <m:sty m:val="p"/>
          </m:rPr>
          <m:t>C</m:t>
        </m:r>
        <m:r>
          <m:rPr>
            <m:sty m:val="p"/>
          </m:rPr>
          <m:t>(</m:t>
        </m:r>
        <m:r>
          <m:rPr>
            <m:sty m:val="bi"/>
          </m:rPr>
          <m:t>A</m:t>
        </m:r>
        <m:r>
          <m:rPr>
            <m:sty m:val="p"/>
          </m:rPr>
          <m:t>)</m:t>
        </m:r>
      </m:oMath>
      <w:ins w:id="4954" w:author="PR Preview" w:date="2026-01-01T00:00:00Z">
        <w:r>
          <w:t xml:space="preserve"> </w:t>
        </w:r>
      </w:ins>
      <w:ins w:id="4955" w:author="PR Preview" w:date="2026-01-01T00:00:00Z">
        <w:r>
          <w:t xml:space="preserve">(</w:t>
        </w:r>
      </w:ins>
      <w:hyperlink w:anchor="def-column-space">
        <w:ins w:id="4956" w:author="PR Preview" w:date="2026-01-01T00:00:00Z">
          <w:r>
            <w:rPr>
              <w:rStyle w:val="Hyperlink"/>
            </w:rPr>
            <w:t xml:space="preserve">Definition 45</w:t>
          </w:r>
        </w:ins>
      </w:hyperlink>
      <w:ins w:id="4957" w:author="PR Preview" w:date="2026-01-01T00:00:00Z">
        <w:r>
          <w:t xml:space="preserve">).</w:t>
        </w:r>
      </w:ins>
      <w:ins w:id="4958" w:author="PR Preview" w:date="2026-01-01T00:00:00Z">
        <w:r>
          <w:t xml:space="preserve"> </w:t>
        </w:r>
      </w:ins>
      <w:ins w:id="4959" w:author="PR Preview" w:date="2026-01-01T00:00:00Z">
        <w:r>
          <w:rPr>
            <w:b/>
            <w:bCs/>
          </w:rPr>
          <w:t xml:space="preserve">Least squares solutions are the solutions of</w:t>
        </w:r>
      </w:ins>
      <w:ins w:id="4960" w:author="PR Preview" w:date="2026-01-01T00:00:00Z">
        <w:r>
          <w:rPr>
            <w:b/>
            <w:bCs/>
          </w:rPr>
          <w:t xml:space="preserve"> </w:t>
        </w:r>
      </w:ins>
      <m:oMath>
        <m:r>
          <m:rPr>
            <m:sty m:val="bi"/>
          </m:rPr>
          <m:t>A</m:t>
        </m:r>
        <m:acc>
          <m:accPr>
            <m:chr m:val="̃"/>
          </m:accPr>
          <m:e>
            <m:r>
              <m:t>x</m:t>
            </m:r>
          </m:e>
        </m:acc>
        <m:r>
          <m:rPr>
            <m:sty m:val="p"/>
          </m:rPr>
          <m:t>=</m:t>
        </m:r>
        <m:acc>
          <m:accPr>
            <m:chr m:val="̃"/>
          </m:accPr>
          <m:e>
            <m:r>
              <m:t>u</m:t>
            </m:r>
          </m:e>
        </m:acc>
      </m:oMath>
      <w:ins w:id="4961" w:author="PR Preview" w:date="2026-01-01T00:00:00Z">
        <w:r>
          <w:rPr>
            <w:b/>
            <w:bCs/>
          </w:rPr>
          <w:t xml:space="preserve">.</w:t>
        </w:r>
      </w:ins>
      <w:ins w:id="4962" w:author="PR Preview" w:date="2026-01-01T00:00:00Z">
        <w:r>
          <w:t xml:space="preserve"> </w:t>
        </w:r>
      </w:ins>
      <w:ins w:id="4963" w:author="PR Preview" w:date="2026-01-01T00:00:00Z">
        <w:r>
          <w:t xml:space="preserve">If</w:t>
        </w:r>
      </w:ins>
      <w:ins w:id="4964"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4965" w:author="PR Preview" w:date="2026-01-01T00:00:00Z">
        <w:r>
          <w:t xml:space="preserve">, then for every</w:t>
        </w:r>
      </w:ins>
      <w:ins w:id="4966" w:author="PR Preview" w:date="2026-01-01T00:00:00Z">
        <w:r>
          <w:t xml:space="preserve"> </w:t>
        </w:r>
      </w:ins>
      <m:oMath>
        <m:acc>
          <m:accPr>
            <m:chr m:val="̃"/>
          </m:accPr>
          <m:e>
            <m:r>
              <m:t>x</m:t>
            </m:r>
          </m:e>
        </m:acc>
      </m:oMath>
      <w:ins w:id="4967" w:author="PR Preview" w:date="2026-01-01T00:00:00Z">
        <w:r>
          <w:t xml:space="preserve">,</w:t>
        </w:r>
      </w:ins>
      <w:ins w:id="4968" w:author="PR Preview" w:date="2026-01-01T00:00:00Z">
        <w:r>
          <w:t xml:space="preserve"> </w:t>
        </w:r>
      </w:ins>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ins w:id="4969" w:author="PR Preview" w:date="2026-01-01T00:00:00Z">
        <w:r>
          <w:t xml:space="preserve">, so</w:t>
        </w:r>
      </w:ins>
      <w:ins w:id="4970" w:author="PR Preview" w:date="2026-01-01T00:00:00Z">
        <w:r>
          <w:t xml:space="preserve"> </w:t>
        </w:r>
      </w:ins>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ins w:id="4971" w:author="PR Preview" w:date="2026-01-01T00:00:00Z">
        <w:r>
          <w:t xml:space="preserve"> </w:t>
        </w:r>
      </w:ins>
      <w:ins w:id="4972" w:author="PR Preview" w:date="2026-01-01T00:00:00Z">
        <w:r>
          <w:t xml:space="preserve">(</w:t>
        </w:r>
      </w:ins>
      <w:hyperlink w:anchor="thm-closest-point">
        <w:ins w:id="4973" w:author="PR Preview" w:date="2026-01-01T00:00:00Z">
          <w:r>
            <w:rPr>
              <w:rStyle w:val="Hyperlink"/>
            </w:rPr>
            <w:t xml:space="preserve">Theorem 81</w:t>
          </w:r>
        </w:ins>
      </w:hyperlink>
      <w:ins w:id="4974" w:author="PR Preview" w:date="2026-01-01T00:00:00Z">
        <w:r>
          <w:t xml:space="preserve">), and</w:t>
        </w:r>
      </w:ins>
      <w:ins w:id="4975" w:author="PR Preview" w:date="2026-01-01T00:00:00Z">
        <w:r>
          <w:t xml:space="preserve"> </w:t>
        </w:r>
      </w:ins>
      <m:oMath>
        <m:acc>
          <m:accPr>
            <m:chr m:val="̂"/>
          </m:accPr>
          <m:e>
            <m:acc>
              <m:accPr>
                <m:chr m:val="̃"/>
              </m:accPr>
              <m:e>
                <m:r>
                  <m:t>x</m:t>
                </m:r>
              </m:e>
            </m:acc>
          </m:e>
        </m:acc>
      </m:oMath>
      <w:ins w:id="4976" w:author="PR Preview" w:date="2026-01-01T00:00:00Z">
        <w:r>
          <w:t xml:space="preserve"> </w:t>
        </w:r>
      </w:ins>
      <w:ins w:id="4977" w:author="PR Preview" w:date="2026-01-01T00:00:00Z">
        <w:r>
          <w:t xml:space="preserve">is a least squares solution.</w:t>
        </w:r>
      </w:ins>
      <w:ins w:id="4978" w:author="PR Preview" w:date="2026-01-01T00:00:00Z">
        <w:r>
          <w:t xml:space="preserve"> </w:t>
        </w:r>
      </w:ins>
      <w:ins w:id="4979" w:author="PR Preview" w:date="2026-01-01T00:00:00Z">
        <w:r>
          <w:t xml:space="preserve">Conversely, let</w:t>
        </w:r>
      </w:ins>
      <w:ins w:id="4980" w:author="PR Preview" w:date="2026-01-01T00:00:00Z">
        <w:r>
          <w:t xml:space="preserve"> </w:t>
        </w:r>
      </w:ins>
      <m:oMath>
        <m:acc>
          <m:accPr>
            <m:chr m:val="̂"/>
          </m:accPr>
          <m:e>
            <m:acc>
              <m:accPr>
                <m:chr m:val="̃"/>
              </m:accPr>
              <m:e>
                <m:r>
                  <m:t>x</m:t>
                </m:r>
              </m:e>
            </m:acc>
          </m:e>
        </m:acc>
      </m:oMath>
      <w:ins w:id="4981" w:author="PR Preview" w:date="2026-01-01T00:00:00Z">
        <w:r>
          <w:t xml:space="preserve"> </w:t>
        </w:r>
      </w:ins>
      <w:ins w:id="4982" w:author="PR Preview" w:date="2026-01-01T00:00:00Z">
        <w:r>
          <w:t xml:space="preserve">be a least squares solution.</w:t>
        </w:r>
      </w:ins>
      <w:ins w:id="4983" w:author="PR Preview" w:date="2026-01-01T00:00:00Z">
        <w:r>
          <w:t xml:space="preserve"> </w:t>
        </w:r>
      </w:ins>
      <m:oMath>
        <m:acc>
          <m:accPr>
            <m:chr m:val="̃"/>
          </m:accPr>
          <m:e>
            <m:r>
              <m:t>u</m:t>
            </m:r>
          </m:e>
        </m:acc>
        <m:r>
          <m:rPr>
            <m:sty m:val="p"/>
          </m:rPr>
          <m:t>∈</m:t>
        </m:r>
        <m:r>
          <m:rPr>
            <m:scr m:val="script"/>
            <m:sty m:val="p"/>
          </m:rPr>
          <m:t>C</m:t>
        </m:r>
        <m:r>
          <m:rPr>
            <m:sty m:val="p"/>
          </m:rPr>
          <m:t>(</m:t>
        </m:r>
        <m:r>
          <m:rPr>
            <m:sty m:val="bi"/>
          </m:rPr>
          <m:t>A</m:t>
        </m:r>
        <m:r>
          <m:rPr>
            <m:sty m:val="p"/>
          </m:rPr>
          <m:t>)</m:t>
        </m:r>
      </m:oMath>
      <w:ins w:id="4984" w:author="PR Preview" w:date="2026-01-01T00:00:00Z">
        <w:r>
          <w:t xml:space="preserve">, so</w:t>
        </w:r>
      </w:ins>
      <w:ins w:id="4985" w:author="PR Preview" w:date="2026-01-01T00:00:00Z">
        <w:r>
          <w:t xml:space="preserve"> </w:t>
        </w:r>
      </w:ins>
      <m:oMath>
        <m:acc>
          <m:accPr>
            <m:chr m:val="̃"/>
          </m:accPr>
          <m:e>
            <m:r>
              <m:t>u</m:t>
            </m:r>
          </m:e>
        </m:acc>
        <m:r>
          <m:rPr>
            <m:sty m:val="p"/>
          </m:rPr>
          <m:t>=</m:t>
        </m:r>
        <m:r>
          <m:rPr>
            <m:sty m:val="bi"/>
          </m:rPr>
          <m:t>A</m:t>
        </m:r>
        <m:sSub>
          <m:e>
            <m:acc>
              <m:accPr>
                <m:chr m:val="̃"/>
              </m:accPr>
              <m:e>
                <m:r>
                  <m:t>x</m:t>
                </m:r>
              </m:e>
            </m:acc>
          </m:e>
          <m:sub>
            <m:r>
              <m:t>0</m:t>
            </m:r>
          </m:sub>
        </m:sSub>
      </m:oMath>
      <w:ins w:id="4986" w:author="PR Preview" w:date="2026-01-01T00:00:00Z">
        <w:r>
          <w:t xml:space="preserve"> </w:t>
        </w:r>
      </w:ins>
      <w:ins w:id="4987" w:author="PR Preview" w:date="2026-01-01T00:00:00Z">
        <w:r>
          <w:t xml:space="preserve">for some</w:t>
        </w:r>
      </w:ins>
      <w:ins w:id="4988" w:author="PR Preview" w:date="2026-01-01T00:00:00Z">
        <w:r>
          <w:t xml:space="preserve"> </w:t>
        </w:r>
      </w:ins>
      <m:oMath>
        <m:sSub>
          <m:e>
            <m:acc>
              <m:accPr>
                <m:chr m:val="̃"/>
              </m:accPr>
              <m:e>
                <m:r>
                  <m:t>x</m:t>
                </m:r>
              </m:e>
            </m:acc>
          </m:e>
          <m:sub>
            <m:r>
              <m:t>0</m:t>
            </m:r>
          </m:sub>
        </m:sSub>
      </m:oMath>
      <w:ins w:id="4989" w:author="PR Preview" w:date="2026-01-01T00:00:00Z">
        <w:r>
          <w:t xml:space="preserve"> </w:t>
        </w:r>
      </w:ins>
      <w:ins w:id="4990" w:author="PR Preview" w:date="2026-01-01T00:00:00Z">
        <w:r>
          <w:t xml:space="preserve">(</w:t>
        </w:r>
      </w:ins>
      <w:hyperlink w:anchor="def-column-space">
        <w:ins w:id="4991" w:author="PR Preview" w:date="2026-01-01T00:00:00Z">
          <w:r>
            <w:rPr>
              <w:rStyle w:val="Hyperlink"/>
            </w:rPr>
            <w:t xml:space="preserve">Definition 45</w:t>
          </w:r>
        </w:ins>
      </w:hyperlink>
      <w:ins w:id="4992" w:author="PR Preview" w:date="2026-01-01T00:00:00Z">
        <w:r>
          <w:t xml:space="preserve">), and</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ins w:id="4993" w:author="PR Preview" w:date="2026-01-01T00:00:00Z">
        <w:r>
          <w:t xml:space="preserve">so the last inequality is an equality,</w:t>
        </w:r>
      </w:ins>
      <w:ins w:id="4994" w:author="PR Preview" w:date="2026-01-01T00:00:00Z">
        <w:r>
          <w:t xml:space="preserve"> </w:t>
        </w:r>
      </w:ins>
      <w:ins w:id="4995" w:author="PR Preview" w:date="2026-01-01T00:00:00Z">
        <w:r>
          <w:t xml:space="preserve">and the equality case of</w:t>
        </w:r>
      </w:ins>
      <w:ins w:id="4996" w:author="PR Preview" w:date="2026-01-01T00:00:00Z">
        <w:r>
          <w:t xml:space="preserve"> </w:t>
        </w:r>
      </w:ins>
      <w:hyperlink w:anchor="thm-closest-point">
        <w:ins w:id="4997" w:author="PR Preview" w:date="2026-01-01T00:00:00Z">
          <w:r>
            <w:rPr>
              <w:rStyle w:val="Hyperlink"/>
            </w:rPr>
            <w:t xml:space="preserve">Theorem 81</w:t>
          </w:r>
        </w:ins>
      </w:hyperlink>
      <w:ins w:id="4998" w:author="PR Preview" w:date="2026-01-01T00:00:00Z">
        <w:r>
          <w:t xml:space="preserve"> </w:t>
        </w:r>
      </w:ins>
      <w:ins w:id="4999" w:author="PR Preview" w:date="2026-01-01T00:00:00Z">
        <w:r>
          <w:t xml:space="preserve">gives</w:t>
        </w:r>
      </w:ins>
      <w:ins w:id="5000"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5001" w:author="PR Preview" w:date="2026-01-01T00:00:00Z">
        <w:r>
          <w:t xml:space="preserve">.</w:t>
        </w:r>
      </w:ins>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del w:id="5002" w:author="PR Preview" w:date="2026-01-01T00:00:00Z">
        <w:r>
          <w:rPr>
            <w:b/>
            <w:bCs/>
          </w:rPr>
          <w:delText xml:space="preserve">Part 4.</w:delText>
        </w:r>
      </w:del>
      <w:del w:id="5003" w:author="PR Preview" w:date="2026-01-01T00:00:00Z">
        <w:r>
          <w:delText xml:space="preserve"> </w:delText>
        </w:r>
      </w:del>
      <w:del w:id="5004" w:author="PR Preview" w:date="2026-01-01T00:00:00Z">
        <w:r>
          <w:delText xml:space="preserve">The least squares solutions are exactly the solutions of</w:delText>
        </w:r>
      </w:del>
      <w:del w:id="5005" w:author="PR Preview" w:date="2026-01-01T00:00:00Z">
        <w:r>
          <w:delText xml:space="preserve"> </w:delText>
        </w:r>
      </w:del>
      <m:oMath>
        <m:r>
          <m:rPr>
            <m:sty m:val="bi"/>
          </m:rPr>
          <m:t>A</m:t>
        </m:r>
        <m:acc>
          <m:accPr>
            <m:chr m:val="̃"/>
          </m:accPr>
          <m:e>
            <m:r>
              <m:t>x</m:t>
            </m:r>
          </m:e>
        </m:acc>
        <m:r>
          <m:rPr>
            <m:sty m:val="p"/>
          </m:rPr>
          <m:t>=</m:t>
        </m:r>
        <m:acc>
          <m:accPr>
            <m:chr m:val="̃"/>
          </m:accPr>
          <m:e>
            <m:r>
              <m:t>u</m:t>
            </m:r>
          </m:e>
        </m:acc>
      </m:oMath>
      <w:del w:id="5006" w:author="PR Preview" w:date="2026-01-01T00:00:00Z">
        <w:r>
          <w:delText xml:space="preserve">,</w:delText>
        </w:r>
      </w:del>
      <w:del w:id="5007" w:author="PR Preview" w:date="2026-01-01T00:00:00Z">
        <w:r>
          <w:delText xml:space="preserve"> </w:delText>
        </w:r>
      </w:del>
      <w:del w:id="5008" w:author="PR Preview" w:date="2026-01-01T00:00:00Z">
        <w:r>
          <w:delText xml:space="preserve">a consistent system,</w:delText>
        </w:r>
      </w:del>
      <w:del w:id="5009" w:author="PR Preview" w:date="2026-01-01T00:00:00Z">
        <w:r>
          <w:delText xml:space="preserve"> </w:delText>
        </w:r>
      </w:del>
      <w:del w:id="5010" w:author="PR Preview" w:date="2026-01-01T00:00:00Z">
        <w:r>
          <w:delText xml:space="preserve">so there is exactly one when</w:delText>
        </w:r>
      </w:del>
      <w:del w:id="501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012" w:author="PR Preview" w:date="2026-01-01T00:00:00Z">
        <w:r>
          <w:delText xml:space="preserve"> </w:delText>
        </w:r>
      </w:del>
      <w:del w:id="5013" w:author="PR Preview" w:date="2026-01-01T00:00:00Z">
        <w:r>
          <w:delText xml:space="preserve">and more than one otherwise (</w:delText>
        </w:r>
      </w:del>
      <w:hyperlink w:anchor="cor-solution-unique">
        <w:del w:id="5014" w:author="PR Preview" w:date="2026-01-01T00:00:00Z">
          <w:r>
            <w:rPr>
              <w:rStyle w:val="Hyperlink"/>
            </w:rPr>
            <w:delText xml:space="preserve">Corollary 8</w:delText>
          </w:r>
        </w:del>
      </w:hyperlink>
      <w:del w:id="5015" w:author="PR Preview" w:date="2026-01-01T00:00:00Z">
        <w:r>
          <w:delText xml:space="preserve">).</w:delText>
        </w:r>
      </w:del>
      <w:del w:id="5016" w:author="PR Preview" w:date="2026-01-01T00:00:00Z">
        <w:r>
          <w:delText xml:space="preserve"> </w:delText>
        </w:r>
      </w:del>
      <w:del w:id="5017" w:author="PR Preview" w:date="2026-01-01T00:00:00Z">
        <w:r>
          <w:delText xml:space="preserve">When</w:delText>
        </w:r>
      </w:del>
      <w:del w:id="5018"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019" w:author="PR Preview" w:date="2026-01-01T00:00:00Z">
        <w:r>
          <w:delText xml:space="preserve">,</w:delText>
        </w:r>
      </w:del>
      <w:del w:id="5020" w:author="PR Preview" w:date="2026-01-01T00:00:00Z">
        <w:r>
          <w:delText xml:space="preserve"> </w:delText>
        </w:r>
      </w:del>
      <m:oMath>
        <m:sSup>
          <m:e>
            <m:r>
              <m:rPr>
                <m:sty m:val="bi"/>
              </m:rPr>
              <m:t>A</m:t>
            </m:r>
          </m:e>
          <m:sup>
            <m:r>
              <m:rPr>
                <m:sty m:val="p"/>
              </m:rPr>
              <m:t>⊤</m:t>
            </m:r>
          </m:sup>
        </m:sSup>
        <m:r>
          <m:rPr>
            <m:sty m:val="bi"/>
          </m:rPr>
          <m:t>A</m:t>
        </m:r>
      </m:oMath>
      <w:del w:id="5021" w:author="PR Preview" w:date="2026-01-01T00:00:00Z">
        <w:r>
          <w:delText xml:space="preserve"> </w:delText>
        </w:r>
      </w:del>
      <w:del w:id="5022" w:author="PR Preview" w:date="2026-01-01T00:00:00Z">
        <w:r>
          <w:delText xml:space="preserve">is invertible (</w:delText>
        </w:r>
      </w:del>
      <w:hyperlink w:anchor="thm-gram-invertible">
        <w:del w:id="5023" w:author="PR Preview" w:date="2026-01-01T00:00:00Z">
          <w:r>
            <w:rPr>
              <w:rStyle w:val="Hyperlink"/>
            </w:rPr>
            <w:delText xml:space="preserve">Theorem 78</w:delText>
          </w:r>
        </w:del>
      </w:hyperlink>
      <w:del w:id="5024" w:author="PR Preview" w:date="2026-01-01T00:00:00Z">
        <w:r>
          <w:delText xml:space="preserve">),</w:delText>
        </w:r>
      </w:del>
      <w:del w:id="5025" w:author="PR Preview" w:date="2026-01-01T00:00:00Z">
        <w:r>
          <w:delText xml:space="preserve"> </w:delText>
        </w:r>
      </w:del>
      <w:del w:id="5026" w:author="PR Preview" w:date="2026-01-01T00:00:00Z">
        <w:r>
          <w:delText xml:space="preserve">and with</w:delText>
        </w:r>
      </w:del>
      <w:del w:id="5027"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5028" w:author="PR Preview" w:date="2026-01-01T00:00:00Z">
        <w:r>
          <w:delText xml:space="preserve">,</w:delText>
        </w:r>
      </w:del>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p>
      <w:pPr>
        <w:pStyle w:val="FirstParagraph"/>
      </w:pPr>
      <w:del w:id="5029" w:author="PR Preview" w:date="2026-01-01T00:00:00Z">
        <w:r>
          <w:rPr>
            <w:b/>
            <w:bCs/>
          </w:rPr>
          <w:delText xml:space="preserve">Example 173 (A least squares line)</w:delText>
        </w:r>
      </w:del>
      <w:del w:id="5030" w:author="PR Preview" w:date="2026-01-01T00:00:00Z">
        <w:r>
          <w:delText xml:space="preserve"> </w:delText>
        </w:r>
      </w:del>
      <w:del w:id="5031" w:author="PR Preview" w:date="2026-01-01T00:00:00Z">
        <w:r>
          <w:delText xml:space="preserve">Fit</w:delText>
        </w:r>
      </w:del>
      <w:del w:id="5032"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5033" w:author="PR Preview" w:date="2026-01-01T00:00:00Z">
        <w:r>
          <w:delText xml:space="preserve"> </w:delText>
        </w:r>
      </w:del>
      <w:del w:id="5034" w:author="PR Preview" w:date="2026-01-01T00:00:00Z">
        <w:r>
          <w:delText xml:space="preserve">to the points</w:delText>
        </w:r>
      </w:del>
      <w:del w:id="5035"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5036" w:author="PR Preview" w:date="2026-01-01T00:00:00Z">
        <w:r>
          <w:delText xml:space="preserve">:</w:delText>
        </w:r>
      </w:del>
      <w:del w:id="503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5038" w:author="PR Preview" w:date="2026-01-01T00:00:00Z">
        <w:r>
          <w:delText xml:space="preserve"> </w:delText>
        </w:r>
      </w:del>
      <w:del w:id="5039" w:author="PR Preview" w:date="2026-01-01T00:00:00Z">
        <w:r>
          <w:delText xml:space="preserve">(the</w:delText>
        </w:r>
      </w:del>
      <w:del w:id="5040" w:author="PR Preview" w:date="2026-01-01T00:00:00Z">
        <w:r>
          <w:delText xml:space="preserve"> </w:delText>
        </w:r>
      </w:del>
      <m:oMath>
        <m:r>
          <m:rPr>
            <m:sty m:val="bi"/>
          </m:rPr>
          <m:t>X</m:t>
        </m:r>
      </m:oMath>
      <w:del w:id="5041" w:author="PR Preview" w:date="2026-01-01T00:00:00Z">
        <w:r>
          <w:delText xml:space="preserve"> </w:delText>
        </w:r>
      </w:del>
      <w:del w:id="5042" w:author="PR Preview" w:date="2026-01-01T00:00:00Z">
        <w:r>
          <w:delText xml:space="preserve">of</w:delText>
        </w:r>
      </w:del>
      <w:del w:id="5043" w:author="PR Preview" w:date="2026-01-01T00:00:00Z">
        <w:r>
          <w:delText xml:space="preserve"> </w:delText>
        </w:r>
      </w:del>
      <w:hyperlink w:anchor="exm-gram-invertible">
        <w:del w:id="5044" w:author="PR Preview" w:date="2026-01-01T00:00:00Z">
          <w:r>
            <w:rPr>
              <w:rStyle w:val="Hyperlink"/>
            </w:rPr>
            <w:delText xml:space="preserve">Example 148</w:delText>
          </w:r>
        </w:del>
      </w:hyperlink>
      <w:del w:id="5045" w:author="PR Preview" w:date="2026-01-01T00:00:00Z">
        <w:r>
          <w:delText xml:space="preserve">)</w:delText>
        </w:r>
      </w:del>
      <w:del w:id="5046" w:author="PR Preview" w:date="2026-01-01T00:00:00Z">
        <w:r>
          <w:delText xml:space="preserve"> </w:delText>
        </w:r>
      </w:del>
      <w:del w:id="5047" w:author="PR Preview" w:date="2026-01-01T00:00:00Z">
        <w:r>
          <w:delText xml:space="preserve">and</w:delText>
        </w:r>
      </w:del>
      <w:del w:id="5048"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5049" w:author="PR Preview" w:date="2026-01-01T00:00:00Z">
        <w:r>
          <w:delText xml:space="preserve">.</w:delText>
        </w:r>
      </w:del>
      <w:del w:id="5050" w:author="PR Preview" w:date="2026-01-01T00:00:00Z">
        <w:r>
          <w:delText xml:space="preserve"> </w:delText>
        </w:r>
      </w:del>
      <m:oMath>
        <m:r>
          <m:rPr>
            <m:sty m:val="bi"/>
          </m:rPr>
          <m:t>A</m:t>
        </m:r>
      </m:oMath>
      <w:del w:id="5051" w:author="PR Preview" w:date="2026-01-01T00:00:00Z">
        <w:r>
          <w:delText xml:space="preserve"> </w:delText>
        </w:r>
      </w:del>
      <w:del w:id="5052" w:author="PR Preview" w:date="2026-01-01T00:00:00Z">
        <w:r>
          <w:delText xml:space="preserve">has rank</w:delText>
        </w:r>
      </w:del>
      <w:del w:id="5053" w:author="PR Preview" w:date="2026-01-01T00:00:00Z">
        <w:r>
          <w:delText xml:space="preserve"> </w:delText>
        </w:r>
      </w:del>
      <m:oMath>
        <m:r>
          <m:t>2</m:t>
        </m:r>
      </m:oMath>
      <w:del w:id="5054" w:author="PR Preview" w:date="2026-01-01T00:00:00Z">
        <w:r>
          <w:delText xml:space="preserve"> </w:delText>
        </w:r>
      </w:del>
      <w:del w:id="5055" w:author="PR Preview" w:date="2026-01-01T00:00:00Z">
        <w:r>
          <w:delText xml:space="preserve">(</w:delText>
        </w:r>
      </w:del>
      <w:hyperlink w:anchor="exm-rank">
        <w:del w:id="5056" w:author="PR Preview" w:date="2026-01-01T00:00:00Z">
          <w:r>
            <w:rPr>
              <w:rStyle w:val="Hyperlink"/>
            </w:rPr>
            <w:delText xml:space="preserve">Example 33</w:delText>
          </w:r>
        </w:del>
      </w:hyperlink>
      <w:del w:id="5057" w:author="PR Preview" w:date="2026-01-01T00:00:00Z">
        <w:r>
          <w:delText xml:space="preserve">), so the solution is unique (part 4).</w:delText>
        </w:r>
      </w:del>
      <w:del w:id="5058"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5059" w:author="PR Preview" w:date="2026-01-01T00:00:00Z">
        <w:r>
          <w:delText xml:space="preserve"> </w:delText>
        </w:r>
      </w:del>
      <w:del w:id="5060" w:author="PR Preview" w:date="2026-01-01T00:00:00Z">
        <w:r>
          <w:delText xml:space="preserve">has inverse</w:delText>
        </w:r>
      </w:del>
      <w:del w:id="5061"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5062" w:author="PR Preview" w:date="2026-01-01T00:00:00Z">
        <w:r>
          <w:delText xml:space="preserve"> </w:delText>
        </w:r>
      </w:del>
      <w:del w:id="5063" w:author="PR Preview" w:date="2026-01-01T00:00:00Z">
        <w:r>
          <w:delText xml:space="preserve">(</w:delText>
        </w:r>
      </w:del>
      <w:hyperlink w:anchor="exm-gram-invertible">
        <w:del w:id="5064" w:author="PR Preview" w:date="2026-01-01T00:00:00Z">
          <w:r>
            <w:rPr>
              <w:rStyle w:val="Hyperlink"/>
            </w:rPr>
            <w:delText xml:space="preserve">Example 148</w:delText>
          </w:r>
        </w:del>
      </w:hyperlink>
      <w:del w:id="5065" w:author="PR Preview" w:date="2026-01-01T00:00:00Z">
        <w:r>
          <w:delText xml:space="preserve">),</w:delText>
        </w:r>
      </w:del>
      <w:del w:id="5066" w:author="PR Preview" w:date="2026-01-01T00:00:00Z">
        <w:r>
          <w:delText xml:space="preserve"> </w:delText>
        </w:r>
      </w:del>
      <w:del w:id="5067" w:author="PR Preview" w:date="2026-01-01T00:00:00Z">
        <w:r>
          <w:delText xml:space="preserve">and</w:delText>
        </w:r>
      </w:del>
      <w:del w:id="5068"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del w:id="5069" w:author="PR Preview" w:date="2026-01-01T00:00:00Z">
        <w:r>
          <w:delText xml:space="preserve">, so</w:delText>
        </w:r>
      </w:del>
    </w:p>
    <w:p>
      <w:pPr>
        <w:pStyle w:val="BodyText"/>
      </w:pPr>
      <w:ins w:id="5070" w:author="PR Preview" w:date="2026-01-01T00:00:00Z">
        <w:r>
          <w:rPr>
            <w:b/>
            <w:bCs/>
          </w:rPr>
          <w:t xml:space="preserve">Part 4.</w:t>
        </w:r>
      </w:ins>
      <w:ins w:id="5071" w:author="PR Preview" w:date="2026-01-01T00:00:00Z">
        <w:r>
          <w:t xml:space="preserve"> </w:t>
        </w:r>
      </w:ins>
      <w:ins w:id="5072" w:author="PR Preview" w:date="2026-01-01T00:00:00Z">
        <w:r>
          <w:t xml:space="preserve">The least squares solutions are exactly the solutions of</w:t>
        </w:r>
      </w:ins>
      <w:ins w:id="5073" w:author="PR Preview" w:date="2026-01-01T00:00:00Z">
        <w:r>
          <w:t xml:space="preserve"> </w:t>
        </w:r>
      </w:ins>
      <m:oMath>
        <m:r>
          <m:rPr>
            <m:sty m:val="bi"/>
          </m:rPr>
          <m:t>A</m:t>
        </m:r>
        <m:acc>
          <m:accPr>
            <m:chr m:val="̃"/>
          </m:accPr>
          <m:e>
            <m:r>
              <m:t>x</m:t>
            </m:r>
          </m:e>
        </m:acc>
        <m:r>
          <m:rPr>
            <m:sty m:val="p"/>
          </m:rPr>
          <m:t>=</m:t>
        </m:r>
        <m:acc>
          <m:accPr>
            <m:chr m:val="̃"/>
          </m:accPr>
          <m:e>
            <m:r>
              <m:t>u</m:t>
            </m:r>
          </m:e>
        </m:acc>
      </m:oMath>
      <w:ins w:id="5074" w:author="PR Preview" w:date="2026-01-01T00:00:00Z">
        <w:r>
          <w:t xml:space="preserve">,</w:t>
        </w:r>
      </w:ins>
      <w:ins w:id="5075" w:author="PR Preview" w:date="2026-01-01T00:00:00Z">
        <w:r>
          <w:t xml:space="preserve"> </w:t>
        </w:r>
      </w:ins>
      <w:ins w:id="5076" w:author="PR Preview" w:date="2026-01-01T00:00:00Z">
        <w:r>
          <w:t xml:space="preserve">a consistent system,</w:t>
        </w:r>
      </w:ins>
      <w:ins w:id="5077" w:author="PR Preview" w:date="2026-01-01T00:00:00Z">
        <w:r>
          <w:t xml:space="preserve"> </w:t>
        </w:r>
      </w:ins>
      <w:ins w:id="5078" w:author="PR Preview" w:date="2026-01-01T00:00:00Z">
        <w:r>
          <w:t xml:space="preserve">so there is exactly one when</w:t>
        </w:r>
      </w:ins>
      <w:ins w:id="5079" w:author="PR Preview" w:date="2026-01-01T00:00:00Z">
        <w:r>
          <w:t xml:space="preserve"> </w:t>
        </w:r>
      </w:ins>
      <m:oMath>
        <m:r>
          <m:rPr>
            <m:sty m:val="p"/>
          </m:rPr>
          <m:t>rank</m:t>
        </m:r>
        <m:r>
          <m:rPr>
            <m:sty m:val="p"/>
          </m:rPr>
          <m:t>(</m:t>
        </m:r>
        <m:r>
          <m:rPr>
            <m:sty m:val="bi"/>
          </m:rPr>
          <m:t>A</m:t>
        </m:r>
        <m:r>
          <m:rPr>
            <m:sty m:val="p"/>
          </m:rPr>
          <m:t>)</m:t>
        </m:r>
        <m:r>
          <m:rPr>
            <m:sty m:val="p"/>
          </m:rPr>
          <m:t>=</m:t>
        </m:r>
        <m:r>
          <m:t>n</m:t>
        </m:r>
      </m:oMath>
      <w:ins w:id="5080" w:author="PR Preview" w:date="2026-01-01T00:00:00Z">
        <w:r>
          <w:t xml:space="preserve"> </w:t>
        </w:r>
      </w:ins>
      <w:ins w:id="5081" w:author="PR Preview" w:date="2026-01-01T00:00:00Z">
        <w:r>
          <w:t xml:space="preserve">and more than one otherwise (</w:t>
        </w:r>
      </w:ins>
      <w:hyperlink w:anchor="cor-solution-unique">
        <w:ins w:id="5082" w:author="PR Preview" w:date="2026-01-01T00:00:00Z">
          <w:r>
            <w:rPr>
              <w:rStyle w:val="Hyperlink"/>
            </w:rPr>
            <w:t xml:space="preserve">Corollary 8</w:t>
          </w:r>
        </w:ins>
      </w:hyperlink>
      <w:ins w:id="5083" w:author="PR Preview" w:date="2026-01-01T00:00:00Z">
        <w:r>
          <w:t xml:space="preserve">).</w:t>
        </w:r>
      </w:ins>
      <w:ins w:id="5084" w:author="PR Preview" w:date="2026-01-01T00:00:00Z">
        <w:r>
          <w:t xml:space="preserve"> </w:t>
        </w:r>
      </w:ins>
      <w:ins w:id="5085" w:author="PR Preview" w:date="2026-01-01T00:00:00Z">
        <w:r>
          <w:t xml:space="preserve">When</w:t>
        </w:r>
      </w:ins>
      <w:ins w:id="5086" w:author="PR Preview" w:date="2026-01-01T00:00:00Z">
        <w:r>
          <w:t xml:space="preserve"> </w:t>
        </w:r>
      </w:ins>
      <m:oMath>
        <m:r>
          <m:rPr>
            <m:sty m:val="p"/>
          </m:rPr>
          <m:t>rank</m:t>
        </m:r>
        <m:r>
          <m:rPr>
            <m:sty m:val="p"/>
          </m:rPr>
          <m:t>(</m:t>
        </m:r>
        <m:r>
          <m:rPr>
            <m:sty m:val="bi"/>
          </m:rPr>
          <m:t>A</m:t>
        </m:r>
        <m:r>
          <m:rPr>
            <m:sty m:val="p"/>
          </m:rPr>
          <m:t>)</m:t>
        </m:r>
        <m:r>
          <m:rPr>
            <m:sty m:val="p"/>
          </m:rPr>
          <m:t>=</m:t>
        </m:r>
        <m:r>
          <m:t>n</m:t>
        </m:r>
      </m:oMath>
      <w:ins w:id="5087" w:author="PR Preview" w:date="2026-01-01T00:00:00Z">
        <w:r>
          <w:t xml:space="preserve">,</w:t>
        </w:r>
      </w:ins>
      <w:ins w:id="5088" w:author="PR Preview" w:date="2026-01-01T00:00:00Z">
        <w:r>
          <w:t xml:space="preserve"> </w:t>
        </w:r>
      </w:ins>
      <m:oMath>
        <m:sSup>
          <m:e>
            <m:r>
              <m:rPr>
                <m:sty m:val="bi"/>
              </m:rPr>
              <m:t>A</m:t>
            </m:r>
          </m:e>
          <m:sup>
            <m:r>
              <m:rPr>
                <m:sty m:val="p"/>
              </m:rPr>
              <m:t>⊤</m:t>
            </m:r>
          </m:sup>
        </m:sSup>
        <m:r>
          <m:rPr>
            <m:sty m:val="bi"/>
          </m:rPr>
          <m:t>A</m:t>
        </m:r>
      </m:oMath>
      <w:ins w:id="5089" w:author="PR Preview" w:date="2026-01-01T00:00:00Z">
        <w:r>
          <w:t xml:space="preserve"> </w:t>
        </w:r>
      </w:ins>
      <w:ins w:id="5090" w:author="PR Preview" w:date="2026-01-01T00:00:00Z">
        <w:r>
          <w:t xml:space="preserve">is invertible (</w:t>
        </w:r>
      </w:ins>
      <w:hyperlink w:anchor="thm-gram-invertible">
        <w:ins w:id="5091" w:author="PR Preview" w:date="2026-01-01T00:00:00Z">
          <w:r>
            <w:rPr>
              <w:rStyle w:val="Hyperlink"/>
            </w:rPr>
            <w:t xml:space="preserve">Theorem 79</w:t>
          </w:r>
        </w:ins>
      </w:hyperlink>
      <w:ins w:id="5092" w:author="PR Preview" w:date="2026-01-01T00:00:00Z">
        <w:r>
          <w:t xml:space="preserve">),</w:t>
        </w:r>
      </w:ins>
      <w:ins w:id="5093" w:author="PR Preview" w:date="2026-01-01T00:00:00Z">
        <w:r>
          <w:t xml:space="preserve"> </w:t>
        </w:r>
      </w:ins>
      <w:ins w:id="5094" w:author="PR Preview" w:date="2026-01-01T00:00:00Z">
        <w:r>
          <w:t xml:space="preserve">and with</w:t>
        </w:r>
      </w:ins>
      <w:ins w:id="5095"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5096" w:author="PR Preview" w:date="2026-01-01T00:00:00Z">
        <w:r>
          <w:t xml:space="preserve">,</w:t>
        </w:r>
      </w:ins>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ins w:id="5097" w:author="PR Preview" w:date="2026-01-01T00:00:00Z">
        <w:r>
          <w:rPr>
            <w:b/>
            <w:bCs/>
          </w:rPr>
          <w:t xml:space="preserve">Example 174 (A least squares line)</w:t>
        </w:r>
      </w:ins>
      <w:ins w:id="5098" w:author="PR Preview" w:date="2026-01-01T00:00:00Z">
        <w:r>
          <w:t xml:space="preserve"> </w:t>
        </w:r>
      </w:ins>
      <w:ins w:id="5099" w:author="PR Preview" w:date="2026-01-01T00:00:00Z">
        <w:r>
          <w:t xml:space="preserve">Fit</w:t>
        </w:r>
      </w:ins>
      <w:ins w:id="5100"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5101" w:author="PR Preview" w:date="2026-01-01T00:00:00Z">
        <w:r>
          <w:t xml:space="preserve"> </w:t>
        </w:r>
      </w:ins>
      <w:ins w:id="5102" w:author="PR Preview" w:date="2026-01-01T00:00:00Z">
        <w:r>
          <w:t xml:space="preserve">to the points</w:t>
        </w:r>
      </w:ins>
      <w:ins w:id="5103"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5104" w:author="PR Preview" w:date="2026-01-01T00:00:00Z">
        <w:r>
          <w:t xml:space="preserve">:</w:t>
        </w:r>
      </w:ins>
      <w:ins w:id="510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5106" w:author="PR Preview" w:date="2026-01-01T00:00:00Z">
        <w:r>
          <w:t xml:space="preserve"> </w:t>
        </w:r>
      </w:ins>
      <w:ins w:id="5107" w:author="PR Preview" w:date="2026-01-01T00:00:00Z">
        <w:r>
          <w:t xml:space="preserve">(the</w:t>
        </w:r>
      </w:ins>
      <w:ins w:id="5108" w:author="PR Preview" w:date="2026-01-01T00:00:00Z">
        <w:r>
          <w:t xml:space="preserve"> </w:t>
        </w:r>
      </w:ins>
      <m:oMath>
        <m:r>
          <m:rPr>
            <m:sty m:val="bi"/>
          </m:rPr>
          <m:t>X</m:t>
        </m:r>
      </m:oMath>
      <w:ins w:id="5109" w:author="PR Preview" w:date="2026-01-01T00:00:00Z">
        <w:r>
          <w:t xml:space="preserve"> </w:t>
        </w:r>
      </w:ins>
      <w:ins w:id="5110" w:author="PR Preview" w:date="2026-01-01T00:00:00Z">
        <w:r>
          <w:t xml:space="preserve">of</w:t>
        </w:r>
      </w:ins>
      <w:ins w:id="5111" w:author="PR Preview" w:date="2026-01-01T00:00:00Z">
        <w:r>
          <w:t xml:space="preserve"> </w:t>
        </w:r>
      </w:ins>
      <w:hyperlink w:anchor="exm-gram-invertible">
        <w:ins w:id="5112" w:author="PR Preview" w:date="2026-01-01T00:00:00Z">
          <w:r>
            <w:rPr>
              <w:rStyle w:val="Hyperlink"/>
            </w:rPr>
            <w:t xml:space="preserve">Example 149</w:t>
          </w:r>
        </w:ins>
      </w:hyperlink>
      <w:ins w:id="5113" w:author="PR Preview" w:date="2026-01-01T00:00:00Z">
        <w:r>
          <w:t xml:space="preserve">)</w:t>
        </w:r>
      </w:ins>
      <w:ins w:id="5114" w:author="PR Preview" w:date="2026-01-01T00:00:00Z">
        <w:r>
          <w:t xml:space="preserve"> </w:t>
        </w:r>
      </w:ins>
      <w:ins w:id="5115" w:author="PR Preview" w:date="2026-01-01T00:00:00Z">
        <w:r>
          <w:t xml:space="preserve">and</w:t>
        </w:r>
      </w:ins>
      <w:ins w:id="5116"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5117" w:author="PR Preview" w:date="2026-01-01T00:00:00Z">
        <w:r>
          <w:t xml:space="preserve">.</w:t>
        </w:r>
      </w:ins>
      <w:ins w:id="5118" w:author="PR Preview" w:date="2026-01-01T00:00:00Z">
        <w:r>
          <w:t xml:space="preserve"> </w:t>
        </w:r>
      </w:ins>
      <m:oMath>
        <m:r>
          <m:rPr>
            <m:sty m:val="bi"/>
          </m:rPr>
          <m:t>A</m:t>
        </m:r>
      </m:oMath>
      <w:ins w:id="5119" w:author="PR Preview" w:date="2026-01-01T00:00:00Z">
        <w:r>
          <w:t xml:space="preserve"> </w:t>
        </w:r>
      </w:ins>
      <w:ins w:id="5120" w:author="PR Preview" w:date="2026-01-01T00:00:00Z">
        <w:r>
          <w:t xml:space="preserve">has rank</w:t>
        </w:r>
      </w:ins>
      <w:ins w:id="5121" w:author="PR Preview" w:date="2026-01-01T00:00:00Z">
        <w:r>
          <w:t xml:space="preserve"> </w:t>
        </w:r>
      </w:ins>
      <m:oMath>
        <m:r>
          <m:t>2</m:t>
        </m:r>
      </m:oMath>
      <w:ins w:id="5122" w:author="PR Preview" w:date="2026-01-01T00:00:00Z">
        <w:r>
          <w:t xml:space="preserve"> </w:t>
        </w:r>
      </w:ins>
      <w:ins w:id="5123" w:author="PR Preview" w:date="2026-01-01T00:00:00Z">
        <w:r>
          <w:t xml:space="preserve">(</w:t>
        </w:r>
      </w:ins>
      <w:hyperlink w:anchor="exm-rank">
        <w:ins w:id="5124" w:author="PR Preview" w:date="2026-01-01T00:00:00Z">
          <w:r>
            <w:rPr>
              <w:rStyle w:val="Hyperlink"/>
            </w:rPr>
            <w:t xml:space="preserve">Example 33</w:t>
          </w:r>
        </w:ins>
      </w:hyperlink>
      <w:ins w:id="5125" w:author="PR Preview" w:date="2026-01-01T00:00:00Z">
        <w:r>
          <w:t xml:space="preserve">), so the solution is unique (part 4).</w:t>
        </w:r>
      </w:ins>
      <w:ins w:id="5126"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5127" w:author="PR Preview" w:date="2026-01-01T00:00:00Z">
        <w:r>
          <w:t xml:space="preserve"> </w:t>
        </w:r>
      </w:ins>
      <w:ins w:id="5128" w:author="PR Preview" w:date="2026-01-01T00:00:00Z">
        <w:r>
          <w:t xml:space="preserve">has inverse</w:t>
        </w:r>
      </w:ins>
      <w:ins w:id="5129"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5130" w:author="PR Preview" w:date="2026-01-01T00:00:00Z">
        <w:r>
          <w:t xml:space="preserve"> </w:t>
        </w:r>
      </w:ins>
      <w:ins w:id="5131" w:author="PR Preview" w:date="2026-01-01T00:00:00Z">
        <w:r>
          <w:t xml:space="preserve">(</w:t>
        </w:r>
      </w:ins>
      <w:hyperlink w:anchor="exm-gram-invertible">
        <w:ins w:id="5132" w:author="PR Preview" w:date="2026-01-01T00:00:00Z">
          <w:r>
            <w:rPr>
              <w:rStyle w:val="Hyperlink"/>
            </w:rPr>
            <w:t xml:space="preserve">Example 149</w:t>
          </w:r>
        </w:ins>
      </w:hyperlink>
      <w:ins w:id="5133" w:author="PR Preview" w:date="2026-01-01T00:00:00Z">
        <w:r>
          <w:t xml:space="preserve">),</w:t>
        </w:r>
      </w:ins>
      <w:ins w:id="5134" w:author="PR Preview" w:date="2026-01-01T00:00:00Z">
        <w:r>
          <w:t xml:space="preserve"> </w:t>
        </w:r>
      </w:ins>
      <w:ins w:id="5135" w:author="PR Preview" w:date="2026-01-01T00:00:00Z">
        <w:r>
          <w:t xml:space="preserve">and</w:t>
        </w:r>
      </w:ins>
      <w:ins w:id="5136"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ins w:id="5137" w:author="PR Preview" w:date="2026-01-01T00:00:00Z">
        <w:r>
          <w:t xml:space="preserve">, so</w:t>
        </w:r>
      </w:ins>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del w:id="5138" w:author="PR Preview" w:date="2026-01-01T00:00:00Z">
        <w:r>
          <w:rPr>
            <w:b/>
            <w:bCs/>
          </w:rPr>
          <w:delText xml:space="preserve">Example 174 (Many least squares solutions, one fitted vector)</w:delText>
        </w:r>
      </w:del>
      <w:del w:id="5139" w:author="PR Preview" w:date="2026-01-01T00:00:00Z">
        <w:r>
          <w:delText xml:space="preserve"> </w:delText>
        </w:r>
      </w:del>
      <w:del w:id="5140" w:author="PR Preview" w:date="2026-01-01T00:00:00Z">
        <w:r>
          <w:delText xml:space="preserve">With the rank-</w:delText>
        </w:r>
      </w:del>
      <m:oMath>
        <m:r>
          <m:t>1</m:t>
        </m:r>
      </m:oMath>
      <w:del w:id="5141" w:author="PR Preview" w:date="2026-01-01T00:00:00Z">
        <w:r>
          <w:delText xml:space="preserve"> </w:delText>
        </w:r>
      </w:del>
      <w:del w:id="5142" w:author="PR Preview" w:date="2026-01-01T00:00:00Z">
        <w:r>
          <w:delText xml:space="preserve">matrix</w:delText>
        </w:r>
      </w:del>
      <w:del w:id="51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5144" w:author="PR Preview" w:date="2026-01-01T00:00:00Z">
        <w:r>
          <w:delText xml:space="preserve"> </w:delText>
        </w:r>
      </w:del>
      <w:del w:id="5145" w:author="PR Preview" w:date="2026-01-01T00:00:00Z">
        <w:r>
          <w:delText xml:space="preserve">(</w:delText>
        </w:r>
      </w:del>
      <w:hyperlink w:anchor="exm-rank">
        <w:del w:id="5146" w:author="PR Preview" w:date="2026-01-01T00:00:00Z">
          <w:r>
            <w:rPr>
              <w:rStyle w:val="Hyperlink"/>
            </w:rPr>
            <w:delText xml:space="preserve">Example 33</w:delText>
          </w:r>
        </w:del>
      </w:hyperlink>
      <w:del w:id="5147" w:author="PR Preview" w:date="2026-01-01T00:00:00Z">
        <w:r>
          <w:delText xml:space="preserve">)</w:delText>
        </w:r>
      </w:del>
      <w:del w:id="5148" w:author="PR Preview" w:date="2026-01-01T00:00:00Z">
        <w:r>
          <w:delText xml:space="preserve"> </w:delText>
        </w:r>
      </w:del>
      <w:del w:id="5149" w:author="PR Preview" w:date="2026-01-01T00:00:00Z">
        <w:r>
          <w:delText xml:space="preserve">and</w:delText>
        </w:r>
      </w:del>
      <w:del w:id="5150"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5151" w:author="PR Preview" w:date="2026-01-01T00:00:00Z">
        <w:r>
          <w:delText xml:space="preserve">,</w:delText>
        </w:r>
      </w:del>
      <w:del w:id="5152"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5153" w:author="PR Preview" w:date="2026-01-01T00:00:00Z">
        <w:r>
          <w:delText xml:space="preserve"> </w:delText>
        </w:r>
      </w:del>
      <w:del w:id="5154" w:author="PR Preview" w:date="2026-01-01T00:00:00Z">
        <w:r>
          <w:delText xml:space="preserve">and</w:delText>
        </w:r>
      </w:del>
      <w:del w:id="5155"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del w:id="5156" w:author="PR Preview" w:date="2026-01-01T00:00:00Z">
        <w:r>
          <w:delText xml:space="preserve">,</w:delText>
        </w:r>
      </w:del>
      <w:del w:id="5157" w:author="PR Preview" w:date="2026-01-01T00:00:00Z">
        <w:r>
          <w:delText xml:space="preserve"> </w:delText>
        </w:r>
      </w:del>
      <w:del w:id="5158" w:author="PR Preview" w:date="2026-01-01T00:00:00Z">
        <w:r>
          <w:delText xml:space="preserve">so both normal equations say</w:delText>
        </w:r>
      </w:del>
      <w:del w:id="5159"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5160" w:author="PR Preview" w:date="2026-01-01T00:00:00Z">
        <w:r>
          <w:delText xml:space="preserve">, that is,</w:delText>
        </w:r>
      </w:del>
      <w:del w:id="5161"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5162" w:author="PR Preview" w:date="2026-01-01T00:00:00Z">
        <w:r>
          <w:delText xml:space="preserve">.</w:delText>
        </w:r>
      </w:del>
      <w:del w:id="5163" w:author="PR Preview" w:date="2026-01-01T00:00:00Z">
        <w:r>
          <w:delText xml:space="preserve"> </w:delText>
        </w:r>
      </w:del>
      <w:del w:id="5164" w:author="PR Preview" w:date="2026-01-01T00:00:00Z">
        <w:r>
          <w:delText xml:space="preserve">There are infinitely many least squares solutions, such as</w:delText>
        </w:r>
      </w:del>
      <w:del w:id="5165"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5166" w:author="PR Preview" w:date="2026-01-01T00:00:00Z">
        <w:r>
          <w:delText xml:space="preserve"> </w:delText>
        </w:r>
      </w:del>
      <w:del w:id="5167" w:author="PR Preview" w:date="2026-01-01T00:00:00Z">
        <w:r>
          <w:delText xml:space="preserve">and</w:delText>
        </w:r>
      </w:del>
      <w:del w:id="5168"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5169" w:author="PR Preview" w:date="2026-01-01T00:00:00Z">
        <w:r>
          <w:delText xml:space="preserve">,</w:delText>
        </w:r>
      </w:del>
      <w:del w:id="5170" w:author="PR Preview" w:date="2026-01-01T00:00:00Z">
        <w:r>
          <w:delText xml:space="preserve"> </w:delText>
        </w:r>
      </w:del>
      <w:del w:id="5171" w:author="PR Preview" w:date="2026-01-01T00:00:00Z">
        <w:r>
          <w:delText xml:space="preserve">as part 4 predicts for</w:delText>
        </w:r>
      </w:del>
      <w:del w:id="5172"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5173" w:author="PR Preview" w:date="2026-01-01T00:00:00Z">
        <w:r>
          <w:delText xml:space="preserve">;</w:delText>
        </w:r>
      </w:del>
      <w:del w:id="5174" w:author="PR Preview" w:date="2026-01-01T00:00:00Z">
        <w:r>
          <w:delText xml:space="preserve"> </w:delText>
        </w:r>
      </w:del>
      <w:del w:id="5175" w:author="PR Preview" w:date="2026-01-01T00:00:00Z">
        <w:r>
          <w:delText xml:space="preserve">but every one gives the same fitted vector</w:delText>
        </w:r>
      </w:del>
      <w:del w:id="5176" w:author="PR Preview" w:date="2026-01-01T00:00:00Z">
        <w:r>
          <w:delText xml:space="preserve"> </w:delText>
        </w:r>
      </w:del>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del w:id="5177" w:author="PR Preview" w:date="2026-01-01T00:00:00Z">
        <w:r>
          <w:delText xml:space="preserve">, as part 3 says.</w:delText>
        </w:r>
      </w:del>
    </w:p>
    <w:p>
      <w:pPr>
        <w:pStyle w:val="BodyText"/>
      </w:pPr>
      <w:del w:id="5178" w:author="PR Preview" w:date="2026-01-01T00:00:00Z">
        <w:r>
          <w:rPr>
            <w:b/>
            <w:bCs/>
          </w:rPr>
          <w:delText xml:space="preserve">Theorem 95 (Solving least squares by QR)</w:delText>
        </w:r>
      </w:del>
      <w:del w:id="5179" w:author="PR Preview" w:date="2026-01-01T00:00:00Z">
        <w:r>
          <w:delText xml:space="preserve"> </w:delText>
        </w:r>
      </w:del>
      <w:del w:id="5180" w:author="PR Preview" w:date="2026-01-01T00:00:00Z">
        <w:r>
          <w:delText xml:space="preserve">Let</w:delText>
        </w:r>
      </w:del>
      <w:del w:id="5181" w:author="PR Preview" w:date="2026-01-01T00:00:00Z">
        <w:r>
          <w:delText xml:space="preserve"> </w:delText>
        </w:r>
      </w:del>
      <m:oMath>
        <m:r>
          <m:rPr>
            <m:sty m:val="bi"/>
          </m:rPr>
          <m:t>A</m:t>
        </m:r>
      </m:oMath>
      <w:del w:id="5182" w:author="PR Preview" w:date="2026-01-01T00:00:00Z">
        <w:r>
          <w:delText xml:space="preserve"> </w:delText>
        </w:r>
      </w:del>
      <w:del w:id="5183" w:author="PR Preview" w:date="2026-01-01T00:00:00Z">
        <w:r>
          <w:delText xml:space="preserve">be</w:delText>
        </w:r>
      </w:del>
      <w:del w:id="5184" w:author="PR Preview" w:date="2026-01-01T00:00:00Z">
        <w:r>
          <w:delText xml:space="preserve"> </w:delText>
        </w:r>
      </w:del>
      <m:oMath>
        <m:r>
          <m:t>m</m:t>
        </m:r>
        <m:r>
          <m:rPr>
            <m:sty m:val="p"/>
          </m:rPr>
          <m:t>×</m:t>
        </m:r>
        <m:r>
          <m:t>n</m:t>
        </m:r>
      </m:oMath>
      <w:del w:id="5185" w:author="PR Preview" w:date="2026-01-01T00:00:00Z">
        <w:r>
          <w:delText xml:space="preserve"> </w:delText>
        </w:r>
      </w:del>
      <w:del w:id="5186" w:author="PR Preview" w:date="2026-01-01T00:00:00Z">
        <w:r>
          <w:delText xml:space="preserve">with</w:delText>
        </w:r>
      </w:del>
      <w:del w:id="518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188" w:author="PR Preview" w:date="2026-01-01T00:00:00Z">
        <w:r>
          <w:delText xml:space="preserve">,</w:delText>
        </w:r>
      </w:del>
      <w:del w:id="5189" w:author="PR Preview" w:date="2026-01-01T00:00:00Z">
        <w:r>
          <w:delText xml:space="preserve"> </w:delText>
        </w:r>
      </w:del>
      <w:del w:id="5190" w:author="PR Preview" w:date="2026-01-01T00:00:00Z">
        <w:r>
          <w:delText xml:space="preserve">with QR factorization</w:delText>
        </w:r>
      </w:del>
      <w:del w:id="5191" w:author="PR Preview" w:date="2026-01-01T00:00:00Z">
        <w:r>
          <w:delText xml:space="preserve"> </w:delText>
        </w:r>
      </w:del>
      <m:oMath>
        <m:r>
          <m:rPr>
            <m:sty m:val="bi"/>
          </m:rPr>
          <m:t>A</m:t>
        </m:r>
        <m:r>
          <m:rPr>
            <m:sty m:val="p"/>
          </m:rPr>
          <m:t>=</m:t>
        </m:r>
        <m:r>
          <m:rPr>
            <m:sty m:val="bi"/>
          </m:rPr>
          <m:t>Q</m:t>
        </m:r>
        <m:r>
          <m:rPr>
            <m:sty m:val="bi"/>
          </m:rPr>
          <m:t>R</m:t>
        </m:r>
      </m:oMath>
      <w:del w:id="5192" w:author="PR Preview" w:date="2026-01-01T00:00:00Z">
        <w:r>
          <w:delText xml:space="preserve"> </w:delText>
        </w:r>
      </w:del>
      <w:del w:id="5193" w:author="PR Preview" w:date="2026-01-01T00:00:00Z">
        <w:r>
          <w:delText xml:space="preserve">(</w:delText>
        </w:r>
      </w:del>
      <w:hyperlink w:anchor="thm-qr">
        <w:del w:id="5194" w:author="PR Preview" w:date="2026-01-01T00:00:00Z">
          <w:r>
            <w:rPr>
              <w:rStyle w:val="Hyperlink"/>
            </w:rPr>
            <w:delText xml:space="preserve">Theorem 93</w:delText>
          </w:r>
        </w:del>
      </w:hyperlink>
      <w:del w:id="5195" w:author="PR Preview" w:date="2026-01-01T00:00:00Z">
        <w:r>
          <w:delText xml:space="preserve">), and let</w:delText>
        </w:r>
      </w:del>
      <w:del w:id="5196"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5197" w:author="PR Preview" w:date="2026-01-01T00:00:00Z">
        <w:r>
          <w:delText xml:space="preserve">.</w:delText>
        </w:r>
      </w:del>
      <w:del w:id="5198" w:author="PR Preview" w:date="2026-01-01T00:00:00Z">
        <w:r>
          <w:delText xml:space="preserve"> </w:delText>
        </w:r>
      </w:del>
      <w:del w:id="5199" w:author="PR Preview" w:date="2026-01-01T00:00:00Z">
        <w:r>
          <w:delText xml:space="preserve">The least squares solution (</w:delText>
        </w:r>
      </w:del>
      <w:hyperlink w:anchor="def-least-squares">
        <w:del w:id="5200" w:author="PR Preview" w:date="2026-01-01T00:00:00Z">
          <w:r>
            <w:rPr>
              <w:rStyle w:val="Hyperlink"/>
            </w:rPr>
            <w:delText xml:space="preserve">Definition 96</w:delText>
          </w:r>
        </w:del>
      </w:hyperlink>
      <w:del w:id="5201"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del w:id="5202" w:author="PR Preview" w:date="2026-01-01T00:00:00Z">
        <w:r>
          <w:delText xml:space="preserve">which back substitution computes (</w:delText>
        </w:r>
      </w:del>
      <w:hyperlink w:anchor="thm-back-substitution">
        <w:del w:id="5203" w:author="PR Preview" w:date="2026-01-01T00:00:00Z">
          <w:r>
            <w:rPr>
              <w:rStyle w:val="Hyperlink"/>
            </w:rPr>
            <w:delText xml:space="preserve">Theorem 92</w:delText>
          </w:r>
        </w:del>
      </w:hyperlink>
      <w:del w:id="5204" w:author="PR Preview" w:date="2026-01-01T00:00:00Z">
        <w:r>
          <w:delText xml:space="preserve">).</w:delText>
        </w:r>
      </w:del>
      <w:del w:id="5205" w:author="PR Preview" w:date="2026-01-01T00:00:00Z">
        <w:r>
          <w:delText xml:space="preserve"> </w:delText>
        </w:r>
      </w:del>
      <w:del w:id="5206" w:author="PR Preview" w:date="2026-01-01T00:00:00Z">
        <w:r>
          <w:delText xml:space="preserve">When</w:delText>
        </w:r>
      </w:del>
      <w:del w:id="5207" w:author="PR Preview" w:date="2026-01-01T00:00:00Z">
        <w:r>
          <w:delText xml:space="preserve"> </w:delText>
        </w:r>
      </w:del>
      <m:oMath>
        <m:r>
          <m:t>m</m:t>
        </m:r>
        <m:r>
          <m:rPr>
            <m:sty m:val="p"/>
          </m:rPr>
          <m:t>=</m:t>
        </m:r>
        <m:r>
          <m:t>n</m:t>
        </m:r>
      </m:oMath>
      <w:del w:id="5208" w:author="PR Preview" w:date="2026-01-01T00:00:00Z">
        <w:r>
          <w:delText xml:space="preserve">, it is the unique solution of</w:delText>
        </w:r>
      </w:del>
      <w:del w:id="5209" w:author="PR Preview" w:date="2026-01-01T00:00:00Z">
        <w:r>
          <w:delText xml:space="preserve"> </w:delText>
        </w:r>
      </w:del>
      <m:oMath>
        <m:r>
          <m:rPr>
            <m:sty m:val="bi"/>
          </m:rPr>
          <m:t>A</m:t>
        </m:r>
        <m:acc>
          <m:accPr>
            <m:chr m:val="̃"/>
          </m:accPr>
          <m:e>
            <m:r>
              <m:t>x</m:t>
            </m:r>
          </m:e>
        </m:acc>
        <m:r>
          <m:rPr>
            <m:sty m:val="p"/>
          </m:rPr>
          <m:t>=</m:t>
        </m:r>
        <m:acc>
          <m:accPr>
            <m:chr m:val="̃"/>
          </m:accPr>
          <m:e>
            <m:r>
              <m:t>b</m:t>
            </m:r>
          </m:e>
        </m:acc>
      </m:oMath>
      <w:del w:id="5210" w:author="PR Preview" w:date="2026-01-01T00:00:00Z">
        <w:r>
          <w:delText xml:space="preserve">.</w:delText>
        </w:r>
      </w:del>
    </w:p>
    <w:p>
      <w:pPr>
        <w:pStyle w:val="BodyText"/>
      </w:pPr>
      <w:del w:id="5211" w:author="PR Preview" w:date="2026-01-01T00:00:00Z">
        <w:r>
          <w:rPr>
            <w:i/>
            <w:iCs/>
          </w:rPr>
          <w:delText xml:space="preserve">Proof</w:delText>
        </w:r>
      </w:del>
      <w:del w:id="5212" w:author="PR Preview" w:date="2026-01-01T00:00:00Z">
        <w:r>
          <w:delText xml:space="preserve">. </w:delText>
        </w:r>
      </w:del>
      <m:oMath>
        <m:r>
          <m:rPr>
            <m:sty m:val="bi"/>
          </m:rPr>
          <m:t>R</m:t>
        </m:r>
      </m:oMath>
      <w:del w:id="5213" w:author="PR Preview" w:date="2026-01-01T00:00:00Z">
        <w:r>
          <w:delText xml:space="preserve"> </w:delText>
        </w:r>
      </w:del>
      <w:del w:id="5214" w:author="PR Preview" w:date="2026-01-01T00:00:00Z">
        <w:r>
          <w:delText xml:space="preserve">is upper triangular with positive diagonal,</w:delText>
        </w:r>
      </w:del>
      <w:del w:id="5215" w:author="PR Preview" w:date="2026-01-01T00:00:00Z">
        <w:r>
          <w:delText xml:space="preserve"> </w:delText>
        </w:r>
      </w:del>
      <w:del w:id="5216" w:author="PR Preview" w:date="2026-01-01T00:00:00Z">
        <w:r>
          <w:delText xml:space="preserve">so</w:delText>
        </w:r>
      </w:del>
      <w:del w:id="5217" w:author="PR Preview" w:date="2026-01-01T00:00:00Z">
        <w:r>
          <w:delText xml:space="preserve"> </w:delText>
        </w:r>
      </w:del>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del w:id="5218" w:author="PR Preview" w:date="2026-01-01T00:00:00Z">
        <w:r>
          <w:delText xml:space="preserve"> </w:delText>
        </w:r>
      </w:del>
      <w:del w:id="5219" w:author="PR Preview" w:date="2026-01-01T00:00:00Z">
        <w:r>
          <w:delText xml:space="preserve">has exactly one solution</w:delText>
        </w:r>
      </w:del>
      <w:del w:id="5220" w:author="PR Preview" w:date="2026-01-01T00:00:00Z">
        <w:r>
          <w:delText xml:space="preserve"> </w:delText>
        </w:r>
      </w:del>
      <m:oMath>
        <m:acc>
          <m:accPr>
            <m:chr m:val="̂"/>
          </m:accPr>
          <m:e>
            <m:acc>
              <m:accPr>
                <m:chr m:val="̃"/>
              </m:accPr>
              <m:e>
                <m:r>
                  <m:t>x</m:t>
                </m:r>
              </m:e>
            </m:acc>
          </m:e>
        </m:acc>
      </m:oMath>
      <w:del w:id="5221" w:author="PR Preview" w:date="2026-01-01T00:00:00Z">
        <w:r>
          <w:delText xml:space="preserve"> </w:delText>
        </w:r>
      </w:del>
      <w:del w:id="5222" w:author="PR Preview" w:date="2026-01-01T00:00:00Z">
        <w:r>
          <w:delText xml:space="preserve">(</w:delText>
        </w:r>
      </w:del>
      <w:hyperlink w:anchor="thm-back-substitution">
        <w:del w:id="5223" w:author="PR Preview" w:date="2026-01-01T00:00:00Z">
          <w:r>
            <w:rPr>
              <w:rStyle w:val="Hyperlink"/>
            </w:rPr>
            <w:delText xml:space="preserve">Theorem 92</w:delText>
          </w:r>
        </w:del>
      </w:hyperlink>
      <w:del w:id="5224" w:author="PR Preview" w:date="2026-01-01T00:00:00Z">
        <w:r>
          <w:delText xml:space="preserve">).</w:delText>
        </w:r>
      </w:del>
      <w:del w:id="5225"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5226" w:author="PR Preview" w:date="2026-01-01T00:00:00Z">
        <w:r>
          <w:delText xml:space="preserve">, as in the proof of</w:delText>
        </w:r>
      </w:del>
      <w:del w:id="5227" w:author="PR Preview" w:date="2026-01-01T00:00:00Z">
        <w:r>
          <w:delText xml:space="preserve"> </w:delText>
        </w:r>
      </w:del>
      <w:hyperlink w:anchor="thm-projector-onb">
        <w:del w:id="5228" w:author="PR Preview" w:date="2026-01-01T00:00:00Z">
          <w:r>
            <w:rPr>
              <w:rStyle w:val="Hyperlink"/>
            </w:rPr>
            <w:delText xml:space="preserve">Theorem 81</w:delText>
          </w:r>
        </w:del>
      </w:hyperlink>
      <w:del w:id="5229" w:author="PR Preview" w:date="2026-01-01T00:00:00Z">
        <w:r>
          <w:delText xml:space="preserve">.</w:delText>
        </w:r>
      </w:del>
      <w:del w:id="5230" w:author="PR Preview" w:date="2026-01-01T00:00:00Z">
        <w:r>
          <w:delText xml:space="preserve"> </w:delText>
        </w:r>
      </w:del>
      <w:del w:id="5231"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5232" w:author="PR Preview" w:date="2026-01-01T00:00:00Z">
        <w:r>
          <w:delText xml:space="preserve">so</w:delText>
        </w:r>
      </w:del>
      <w:del w:id="5233" w:author="PR Preview" w:date="2026-01-01T00:00:00Z">
        <w:r>
          <w:delText xml:space="preserve"> </w:delText>
        </w:r>
      </w:del>
      <m:oMath>
        <m:acc>
          <m:accPr>
            <m:chr m:val="̂"/>
          </m:accPr>
          <m:e>
            <m:acc>
              <m:accPr>
                <m:chr m:val="̃"/>
              </m:accPr>
              <m:e>
                <m:r>
                  <m:t>x</m:t>
                </m:r>
              </m:e>
            </m:acc>
          </m:e>
        </m:acc>
      </m:oMath>
      <w:del w:id="5234" w:author="PR Preview" w:date="2026-01-01T00:00:00Z">
        <w:r>
          <w:delText xml:space="preserve"> </w:delText>
        </w:r>
      </w:del>
      <w:del w:id="5235" w:author="PR Preview" w:date="2026-01-01T00:00:00Z">
        <w:r>
          <w:delText xml:space="preserve">solves the normal equations and is the least squares solution</w:delText>
        </w:r>
      </w:del>
      <w:del w:id="5236" w:author="PR Preview" w:date="2026-01-01T00:00:00Z">
        <w:r>
          <w:delText xml:space="preserve"> </w:delText>
        </w:r>
      </w:del>
      <w:del w:id="5237" w:author="PR Preview" w:date="2026-01-01T00:00:00Z">
        <w:r>
          <w:delText xml:space="preserve">(</w:delText>
        </w:r>
      </w:del>
      <w:hyperlink w:anchor="thm-normal-equations">
        <w:del w:id="5238" w:author="PR Preview" w:date="2026-01-01T00:00:00Z">
          <w:r>
            <w:rPr>
              <w:rStyle w:val="Hyperlink"/>
            </w:rPr>
            <w:delText xml:space="preserve">Theorem 94</w:delText>
          </w:r>
        </w:del>
      </w:hyperlink>
      <w:del w:id="5239" w:author="PR Preview" w:date="2026-01-01T00:00:00Z">
        <w:r>
          <w:delText xml:space="preserve">), which is unique because</w:delText>
        </w:r>
      </w:del>
      <w:del w:id="524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241" w:author="PR Preview" w:date="2026-01-01T00:00:00Z">
        <w:r>
          <w:delText xml:space="preserve">.</w:delText>
        </w:r>
      </w:del>
      <w:del w:id="5242" w:author="PR Preview" w:date="2026-01-01T00:00:00Z">
        <w:r>
          <w:delText xml:space="preserve"> </w:delText>
        </w:r>
      </w:del>
      <w:del w:id="5243" w:author="PR Preview" w:date="2026-01-01T00:00:00Z">
        <w:r>
          <w:delText xml:space="preserve">When</w:delText>
        </w:r>
      </w:del>
      <w:del w:id="5244" w:author="PR Preview" w:date="2026-01-01T00:00:00Z">
        <w:r>
          <w:delText xml:space="preserve"> </w:delText>
        </w:r>
      </w:del>
      <m:oMath>
        <m:r>
          <m:t>m</m:t>
        </m:r>
        <m:r>
          <m:rPr>
            <m:sty m:val="p"/>
          </m:rPr>
          <m:t>=</m:t>
        </m:r>
        <m:r>
          <m:t>n</m:t>
        </m:r>
      </m:oMath>
      <w:del w:id="5245" w:author="PR Preview" w:date="2026-01-01T00:00:00Z">
        <w:r>
          <w:delText xml:space="preserve">,</w:delText>
        </w:r>
      </w:del>
      <w:del w:id="5246" w:author="PR Preview" w:date="2026-01-01T00:00:00Z">
        <w:r>
          <w:delText xml:space="preserve"> </w:delText>
        </w:r>
      </w:del>
      <m:oMath>
        <m:r>
          <m:rPr>
            <m:sty m:val="p"/>
          </m:rPr>
          <m:t>rank</m:t>
        </m:r>
        <m:r>
          <m:rPr>
            <m:sty m:val="p"/>
          </m:rPr>
          <m:t>(</m:t>
        </m:r>
        <m:r>
          <m:rPr>
            <m:sty m:val="bi"/>
          </m:rPr>
          <m:t>A</m:t>
        </m:r>
        <m:r>
          <m:rPr>
            <m:sty m:val="p"/>
          </m:rPr>
          <m:t>)</m:t>
        </m:r>
        <m:r>
          <m:rPr>
            <m:sty m:val="p"/>
          </m:rPr>
          <m:t>=</m:t>
        </m:r>
        <m:r>
          <m:t>n</m:t>
        </m:r>
        <m:r>
          <m:rPr>
            <m:sty m:val="p"/>
          </m:rPr>
          <m:t>=</m:t>
        </m:r>
        <m:r>
          <m:t>m</m:t>
        </m:r>
      </m:oMath>
      <w:del w:id="5247" w:author="PR Preview" w:date="2026-01-01T00:00:00Z">
        <w:r>
          <w:delText xml:space="preserve">,</w:delText>
        </w:r>
      </w:del>
      <w:del w:id="5248" w:author="PR Preview" w:date="2026-01-01T00:00:00Z">
        <w:r>
          <w:delText xml:space="preserve"> </w:delText>
        </w:r>
      </w:del>
      <w:del w:id="5249" w:author="PR Preview" w:date="2026-01-01T00:00:00Z">
        <w:r>
          <w:delText xml:space="preserve">so</w:delText>
        </w:r>
      </w:del>
      <w:del w:id="5250" w:author="PR Preview" w:date="2026-01-01T00:00:00Z">
        <w:r>
          <w:delText xml:space="preserve"> </w:delText>
        </w:r>
      </w:del>
      <m:oMath>
        <m:r>
          <m:rPr>
            <m:sty m:val="bi"/>
          </m:rPr>
          <m:t>A</m:t>
        </m:r>
        <m:acc>
          <m:accPr>
            <m:chr m:val="̃"/>
          </m:accPr>
          <m:e>
            <m:r>
              <m:t>x</m:t>
            </m:r>
          </m:e>
        </m:acc>
        <m:r>
          <m:rPr>
            <m:sty m:val="p"/>
          </m:rPr>
          <m:t>=</m:t>
        </m:r>
        <m:acc>
          <m:accPr>
            <m:chr m:val="̃"/>
          </m:accPr>
          <m:e>
            <m:r>
              <m:t>b</m:t>
            </m:r>
          </m:e>
        </m:acc>
      </m:oMath>
      <w:del w:id="5251" w:author="PR Preview" w:date="2026-01-01T00:00:00Z">
        <w:r>
          <w:delText xml:space="preserve"> </w:delText>
        </w:r>
      </w:del>
      <w:del w:id="5252" w:author="PR Preview" w:date="2026-01-01T00:00:00Z">
        <w:r>
          <w:delText xml:space="preserve">is consistent for every</w:delText>
        </w:r>
      </w:del>
      <w:del w:id="5253" w:author="PR Preview" w:date="2026-01-01T00:00:00Z">
        <w:r>
          <w:delText xml:space="preserve"> </w:delText>
        </w:r>
      </w:del>
      <m:oMath>
        <m:acc>
          <m:accPr>
            <m:chr m:val="̃"/>
          </m:accPr>
          <m:e>
            <m:r>
              <m:t>b</m:t>
            </m:r>
          </m:e>
        </m:acc>
      </m:oMath>
      <w:del w:id="5254" w:author="PR Preview" w:date="2026-01-01T00:00:00Z">
        <w:r>
          <w:delText xml:space="preserve"> </w:delText>
        </w:r>
      </w:del>
      <w:del w:id="5255" w:author="PR Preview" w:date="2026-01-01T00:00:00Z">
        <w:r>
          <w:delText xml:space="preserve">(</w:delText>
        </w:r>
      </w:del>
      <w:hyperlink w:anchor="cor-solution-unique">
        <w:del w:id="5256" w:author="PR Preview" w:date="2026-01-01T00:00:00Z">
          <w:r>
            <w:rPr>
              <w:rStyle w:val="Hyperlink"/>
            </w:rPr>
            <w:delText xml:space="preserve">Corollary 8</w:delText>
          </w:r>
        </w:del>
      </w:hyperlink>
      <w:del w:id="5257" w:author="PR Preview" w:date="2026-01-01T00:00:00Z">
        <w:r>
          <w:delText xml:space="preserve">, part 1),</w:delText>
        </w:r>
      </w:del>
      <w:del w:id="5258" w:author="PR Preview" w:date="2026-01-01T00:00:00Z">
        <w:r>
          <w:delText xml:space="preserve"> </w:delText>
        </w:r>
      </w:del>
      <w:del w:id="5259" w:author="PR Preview" w:date="2026-01-01T00:00:00Z">
        <w:r>
          <w:delText xml:space="preserve">so its solution leaves residual</w:delText>
        </w:r>
      </w:del>
      <w:del w:id="5260" w:author="PR Preview" w:date="2026-01-01T00:00:00Z">
        <w:r>
          <w:delText xml:space="preserve"> </w:delText>
        </w:r>
      </w:del>
      <m:oMath>
        <m:acc>
          <m:accPr>
            <m:chr m:val="̃"/>
          </m:accPr>
          <m:e>
            <m:r>
              <m:t>0</m:t>
            </m:r>
          </m:e>
        </m:acc>
      </m:oMath>
      <w:del w:id="5261" w:author="PR Preview" w:date="2026-01-01T00:00:00Z">
        <w:r>
          <w:delText xml:space="preserve">, is a least squares solution,</w:delText>
        </w:r>
      </w:del>
      <w:del w:id="5262" w:author="PR Preview" w:date="2026-01-01T00:00:00Z">
        <w:r>
          <w:delText xml:space="preserve"> </w:delText>
        </w:r>
      </w:del>
      <w:del w:id="5263" w:author="PR Preview" w:date="2026-01-01T00:00:00Z">
        <w:r>
          <w:delText xml:space="preserve">and is therefore</w:delText>
        </w:r>
      </w:del>
      <w:del w:id="5264" w:author="PR Preview" w:date="2026-01-01T00:00:00Z">
        <w:r>
          <w:delText xml:space="preserve"> </w:delText>
        </w:r>
      </w:del>
      <m:oMath>
        <m:acc>
          <m:accPr>
            <m:chr m:val="̂"/>
          </m:accPr>
          <m:e>
            <m:acc>
              <m:accPr>
                <m:chr m:val="̃"/>
              </m:accPr>
              <m:e>
                <m:r>
                  <m:t>x</m:t>
                </m:r>
              </m:e>
            </m:acc>
          </m:e>
        </m:acc>
      </m:oMath>
      <w:del w:id="5265" w:author="PR Preview" w:date="2026-01-01T00:00:00Z">
        <w:r>
          <w:delText xml:space="preserve">.</w:delText>
        </w:r>
      </w:del>
    </w:p>
    <w:p>
      <w:pPr>
        <w:pStyle w:val="BodyText"/>
      </w:pPr>
      <w:del w:id="5266" w:author="PR Preview" w:date="2026-01-01T00:00:00Z">
        <w:r>
          <w:rPr>
            <w:b/>
            <w:bCs/>
          </w:rPr>
          <w:delText xml:space="preserve">Example 175 (The least squares line by QR)</w:delText>
        </w:r>
      </w:del>
      <w:del w:id="5267" w:author="PR Preview" w:date="2026-01-01T00:00:00Z">
        <w:r>
          <w:delText xml:space="preserve"> </w:delText>
        </w:r>
      </w:del>
      <w:del w:id="5268" w:author="PR Preview" w:date="2026-01-01T00:00:00Z">
        <w:r>
          <w:delText xml:space="preserve">For</w:delText>
        </w:r>
      </w:del>
      <w:del w:id="5269" w:author="PR Preview" w:date="2026-01-01T00:00:00Z">
        <w:r>
          <w:delText xml:space="preserve"> </w:delText>
        </w:r>
      </w:del>
      <m:oMath>
        <m:r>
          <m:rPr>
            <m:sty m:val="bi"/>
          </m:rPr>
          <m:t>A</m:t>
        </m:r>
      </m:oMath>
      <w:del w:id="5270" w:author="PR Preview" w:date="2026-01-01T00:00:00Z">
        <w:r>
          <w:delText xml:space="preserve"> </w:delText>
        </w:r>
      </w:del>
      <w:del w:id="5271" w:author="PR Preview" w:date="2026-01-01T00:00:00Z">
        <w:r>
          <w:delText xml:space="preserve">and</w:delText>
        </w:r>
      </w:del>
      <w:del w:id="5272" w:author="PR Preview" w:date="2026-01-01T00:00:00Z">
        <w:r>
          <w:delText xml:space="preserve"> </w:delText>
        </w:r>
      </w:del>
      <m:oMath>
        <m:acc>
          <m:accPr>
            <m:chr m:val="̃"/>
          </m:accPr>
          <m:e>
            <m:r>
              <m:t>b</m:t>
            </m:r>
          </m:e>
        </m:acc>
      </m:oMath>
      <w:del w:id="5273" w:author="PR Preview" w:date="2026-01-01T00:00:00Z">
        <w:r>
          <w:delText xml:space="preserve"> </w:delText>
        </w:r>
      </w:del>
      <w:del w:id="5274" w:author="PR Preview" w:date="2026-01-01T00:00:00Z">
        <w:r>
          <w:delText xml:space="preserve">of</w:delText>
        </w:r>
      </w:del>
      <w:del w:id="5275" w:author="PR Preview" w:date="2026-01-01T00:00:00Z">
        <w:r>
          <w:delText xml:space="preserve"> </w:delText>
        </w:r>
      </w:del>
      <w:hyperlink w:anchor="exm-normal-equations">
        <w:del w:id="5276" w:author="PR Preview" w:date="2026-01-01T00:00:00Z">
          <w:r>
            <w:rPr>
              <w:rStyle w:val="Hyperlink"/>
            </w:rPr>
            <w:delText xml:space="preserve">Example 173</w:delText>
          </w:r>
        </w:del>
      </w:hyperlink>
      <w:del w:id="5277" w:author="PR Preview" w:date="2026-01-01T00:00:00Z">
        <w:r>
          <w:delText xml:space="preserve">,</w:delText>
        </w:r>
      </w:del>
      <w:del w:id="5278" w:author="PR Preview" w:date="2026-01-01T00:00:00Z">
        <w:r>
          <w:delText xml:space="preserve"> </w:delText>
        </w:r>
      </w:del>
      <w:del w:id="5279" w:author="PR Preview" w:date="2026-01-01T00:00:00Z">
        <w:r>
          <w:delText xml:space="preserve">Gram-Schmidt gives</w:delText>
        </w:r>
      </w:del>
      <w:del w:id="528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5281" w:author="PR Preview" w:date="2026-01-01T00:00:00Z">
        <w:r>
          <w:delText xml:space="preserve">;</w:delText>
        </w:r>
      </w:del>
      <w:del w:id="5282" w:author="PR Preview" w:date="2026-01-01T00:00:00Z">
        <w:r>
          <w:delText xml:space="preserve"> </w:delText>
        </w:r>
      </w:del>
      <w:del w:id="5283" w:author="PR Preview" w:date="2026-01-01T00:00:00Z">
        <w:r>
          <w:delText xml:space="preserve">then</w:delText>
        </w:r>
      </w:del>
      <w:del w:id="5284"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del w:id="5285" w:author="PR Preview" w:date="2026-01-01T00:00:00Z">
        <w:r>
          <w:delText xml:space="preserve">,</w:delText>
        </w:r>
      </w:del>
      <w:del w:id="5286" w:author="PR Preview" w:date="2026-01-01T00:00:00Z">
        <w:r>
          <w:delText xml:space="preserve"> </w:delText>
        </w:r>
      </w:del>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del w:id="5287" w:author="PR Preview" w:date="2026-01-01T00:00:00Z">
        <w:r>
          <w:delText xml:space="preserve"> </w:delText>
        </w:r>
      </w:del>
      <w:del w:id="5288" w:author="PR Preview" w:date="2026-01-01T00:00:00Z">
        <w:r>
          <w:delText xml:space="preserve">with norm</w:delText>
        </w:r>
      </w:del>
      <w:del w:id="5289" w:author="PR Preview" w:date="2026-01-01T00:00:00Z">
        <w:r>
          <w:delText xml:space="preserve"> </w:delText>
        </w:r>
      </w:del>
      <m:oMath>
        <m:rad>
          <m:radPr>
            <m:degHide m:val="on"/>
          </m:radPr>
          <m:deg/>
          <m:e>
            <m:r>
              <m:t>2</m:t>
            </m:r>
          </m:e>
        </m:rad>
      </m:oMath>
      <w:del w:id="5290" w:author="PR Preview" w:date="2026-01-01T00:00:00Z">
        <w:r>
          <w:delText xml:space="preserve">,</w:delText>
        </w:r>
      </w:del>
      <w:del w:id="5291" w:author="PR Preview" w:date="2026-01-01T00:00:00Z">
        <w:r>
          <w:delText xml:space="preserve"> </w:delText>
        </w:r>
      </w:del>
      <w:del w:id="5292" w:author="PR Preview" w:date="2026-01-01T00:00:00Z">
        <w:r>
          <w:delText xml:space="preserve">and</w:delText>
        </w:r>
      </w:del>
      <w:del w:id="5293"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5294" w:author="PR Preview" w:date="2026-01-01T00:00:00Z">
        <w:r>
          <w:delText xml:space="preserve">. So</w:delText>
        </w:r>
      </w:del>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del w:id="5295" w:author="PR Preview" w:date="2026-01-01T00:00:00Z">
        <w:r>
          <w:delText xml:space="preserve">Back substitution gives</w:delText>
        </w:r>
      </w:del>
      <w:del w:id="5296" w:author="PR Preview" w:date="2026-01-01T00:00:00Z">
        <w:r>
          <w:delText xml:space="preserve"> </w:delText>
        </w:r>
      </w:del>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del w:id="5297" w:author="PR Preview" w:date="2026-01-01T00:00:00Z">
        <w:r>
          <w:delText xml:space="preserve"> </w:delText>
        </w:r>
      </w:del>
      <w:del w:id="5298" w:author="PR Preview" w:date="2026-01-01T00:00:00Z">
        <w:r>
          <w:delText xml:space="preserve">and</w:delText>
        </w:r>
      </w:del>
      <w:del w:id="5299" w:author="PR Preview" w:date="2026-01-01T00:00:00Z">
        <w:r>
          <w:delText xml:space="preserve"> </w:delText>
        </w:r>
      </w:del>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del w:id="5300" w:author="PR Preview" w:date="2026-01-01T00:00:00Z">
        <w:r>
          <w:delText xml:space="preserve">,</w:delText>
        </w:r>
      </w:del>
      <w:del w:id="5301" w:author="PR Preview" w:date="2026-01-01T00:00:00Z">
        <w:r>
          <w:delText xml:space="preserve"> </w:delText>
        </w:r>
      </w:del>
      <w:del w:id="5302" w:author="PR Preview" w:date="2026-01-01T00:00:00Z">
        <w:r>
          <w:delText xml:space="preserve">the solution found in</w:delText>
        </w:r>
      </w:del>
      <w:del w:id="5303" w:author="PR Preview" w:date="2026-01-01T00:00:00Z">
        <w:r>
          <w:delText xml:space="preserve"> </w:delText>
        </w:r>
      </w:del>
      <w:hyperlink w:anchor="exm-normal-equations">
        <w:del w:id="5304" w:author="PR Preview" w:date="2026-01-01T00:00:00Z">
          <w:r>
            <w:rPr>
              <w:rStyle w:val="Hyperlink"/>
            </w:rPr>
            <w:delText xml:space="preserve">Example 173</w:delText>
          </w:r>
        </w:del>
      </w:hyperlink>
      <w:del w:id="5305" w:author="PR Preview" w:date="2026-01-01T00:00:00Z">
        <w:r>
          <w:delText xml:space="preserve">.</w:delText>
        </w:r>
      </w:del>
    </w:p>
    <w:p>
      <w:pPr>
        <w:pStyle w:val="BodyText"/>
      </w:pPr>
      <w:ins w:id="5306" w:author="PR Preview" w:date="2026-01-01T00:00:00Z">
        <w:r>
          <w:rPr>
            <w:b/>
            <w:bCs/>
          </w:rPr>
          <w:t xml:space="preserve">Example 175 (Many least squares solutions, one fitted vector)</w:t>
        </w:r>
      </w:ins>
      <w:ins w:id="5307" w:author="PR Preview" w:date="2026-01-01T00:00:00Z">
        <w:r>
          <w:t xml:space="preserve"> </w:t>
        </w:r>
      </w:ins>
      <w:ins w:id="5308" w:author="PR Preview" w:date="2026-01-01T00:00:00Z">
        <w:r>
          <w:t xml:space="preserve">With the rank-</w:t>
        </w:r>
      </w:ins>
      <m:oMath>
        <m:r>
          <m:t>1</m:t>
        </m:r>
      </m:oMath>
      <w:ins w:id="5309" w:author="PR Preview" w:date="2026-01-01T00:00:00Z">
        <w:r>
          <w:t xml:space="preserve"> </w:t>
        </w:r>
      </w:ins>
      <w:ins w:id="5310" w:author="PR Preview" w:date="2026-01-01T00:00:00Z">
        <w:r>
          <w:t xml:space="preserve">matrix</w:t>
        </w:r>
      </w:ins>
      <w:ins w:id="53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5312" w:author="PR Preview" w:date="2026-01-01T00:00:00Z">
        <w:r>
          <w:t xml:space="preserve"> </w:t>
        </w:r>
      </w:ins>
      <w:ins w:id="5313" w:author="PR Preview" w:date="2026-01-01T00:00:00Z">
        <w:r>
          <w:t xml:space="preserve">(</w:t>
        </w:r>
      </w:ins>
      <w:hyperlink w:anchor="exm-rank">
        <w:ins w:id="5314" w:author="PR Preview" w:date="2026-01-01T00:00:00Z">
          <w:r>
            <w:rPr>
              <w:rStyle w:val="Hyperlink"/>
            </w:rPr>
            <w:t xml:space="preserve">Example 33</w:t>
          </w:r>
        </w:ins>
      </w:hyperlink>
      <w:ins w:id="5315" w:author="PR Preview" w:date="2026-01-01T00:00:00Z">
        <w:r>
          <w:t xml:space="preserve">)</w:t>
        </w:r>
      </w:ins>
      <w:ins w:id="5316" w:author="PR Preview" w:date="2026-01-01T00:00:00Z">
        <w:r>
          <w:t xml:space="preserve"> </w:t>
        </w:r>
      </w:ins>
      <w:ins w:id="5317" w:author="PR Preview" w:date="2026-01-01T00:00:00Z">
        <w:r>
          <w:t xml:space="preserve">and</w:t>
        </w:r>
      </w:ins>
      <w:ins w:id="5318"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5319" w:author="PR Preview" w:date="2026-01-01T00:00:00Z">
        <w:r>
          <w:t xml:space="preserve">,</w:t>
        </w:r>
      </w:ins>
      <w:ins w:id="5320"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5321" w:author="PR Preview" w:date="2026-01-01T00:00:00Z">
        <w:r>
          <w:t xml:space="preserve"> </w:t>
        </w:r>
      </w:ins>
      <w:ins w:id="5322" w:author="PR Preview" w:date="2026-01-01T00:00:00Z">
        <w:r>
          <w:t xml:space="preserve">and</w:t>
        </w:r>
      </w:ins>
      <w:ins w:id="5323"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ins w:id="5324" w:author="PR Preview" w:date="2026-01-01T00:00:00Z">
        <w:r>
          <w:t xml:space="preserve">,</w:t>
        </w:r>
      </w:ins>
      <w:ins w:id="5325" w:author="PR Preview" w:date="2026-01-01T00:00:00Z">
        <w:r>
          <w:t xml:space="preserve"> </w:t>
        </w:r>
      </w:ins>
      <w:ins w:id="5326" w:author="PR Preview" w:date="2026-01-01T00:00:00Z">
        <w:r>
          <w:t xml:space="preserve">so both normal equations say</w:t>
        </w:r>
      </w:ins>
      <w:ins w:id="5327"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5328" w:author="PR Preview" w:date="2026-01-01T00:00:00Z">
        <w:r>
          <w:t xml:space="preserve">, that is,</w:t>
        </w:r>
      </w:ins>
      <w:ins w:id="5329"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5330" w:author="PR Preview" w:date="2026-01-01T00:00:00Z">
        <w:r>
          <w:t xml:space="preserve">.</w:t>
        </w:r>
      </w:ins>
      <w:ins w:id="5331" w:author="PR Preview" w:date="2026-01-01T00:00:00Z">
        <w:r>
          <w:t xml:space="preserve"> </w:t>
        </w:r>
      </w:ins>
      <w:ins w:id="5332" w:author="PR Preview" w:date="2026-01-01T00:00:00Z">
        <w:r>
          <w:t xml:space="preserve">There are infinitely many least squares solutions, such as</w:t>
        </w:r>
      </w:ins>
      <w:ins w:id="5333" w:author="PR Preview" w:date="2026-01-01T00:00:00Z">
        <w:r>
          <w:t xml:space="preserve"> </w:t>
        </w:r>
      </w:ins>
      <m:oMath>
        <m:r>
          <m:rPr>
            <m:sty m:val="p"/>
          </m:rPr>
          <m:t>(</m:t>
        </m:r>
        <m:f>
          <m:fPr>
            <m:type m:val="lin"/>
          </m:fPr>
          <m:num>
            <m:r>
              <m:t>5</m:t>
            </m:r>
          </m:num>
          <m:den>
            <m:r>
              <m:t>3</m:t>
            </m:r>
          </m:den>
        </m:f>
        <m:r>
          <m:rPr>
            <m:sty m:val="p"/>
          </m:rPr>
          <m:t>,</m:t>
        </m:r>
        <m:r>
          <m:t>0</m:t>
        </m:r>
        <m:r>
          <m:rPr>
            <m:sty m:val="p"/>
          </m:rPr>
          <m:t>)</m:t>
        </m:r>
      </m:oMath>
      <w:ins w:id="5334" w:author="PR Preview" w:date="2026-01-01T00:00:00Z">
        <w:r>
          <w:t xml:space="preserve"> </w:t>
        </w:r>
      </w:ins>
      <w:ins w:id="5335" w:author="PR Preview" w:date="2026-01-01T00:00:00Z">
        <w:r>
          <w:t xml:space="preserve">and</w:t>
        </w:r>
      </w:ins>
      <w:ins w:id="5336" w:author="PR Preview" w:date="2026-01-01T00:00:00Z">
        <w:r>
          <w:t xml:space="preserve"> </w:t>
        </w:r>
      </w:ins>
      <m:oMath>
        <m:r>
          <m:rPr>
            <m:sty m:val="p"/>
          </m:rPr>
          <m:t>(</m:t>
        </m:r>
        <m:r>
          <m:t>0</m:t>
        </m:r>
        <m:r>
          <m:rPr>
            <m:sty m:val="p"/>
          </m:rPr>
          <m:t>,</m:t>
        </m:r>
        <m:f>
          <m:fPr>
            <m:type m:val="lin"/>
          </m:fPr>
          <m:num>
            <m:r>
              <m:t>5</m:t>
            </m:r>
          </m:num>
          <m:den>
            <m:r>
              <m:t>6</m:t>
            </m:r>
          </m:den>
        </m:f>
        <m:r>
          <m:rPr>
            <m:sty m:val="p"/>
          </m:rPr>
          <m:t>)</m:t>
        </m:r>
      </m:oMath>
      <w:ins w:id="5337" w:author="PR Preview" w:date="2026-01-01T00:00:00Z">
        <w:r>
          <w:t xml:space="preserve">,</w:t>
        </w:r>
      </w:ins>
      <w:ins w:id="5338" w:author="PR Preview" w:date="2026-01-01T00:00:00Z">
        <w:r>
          <w:t xml:space="preserve"> </w:t>
        </w:r>
      </w:ins>
      <w:ins w:id="5339" w:author="PR Preview" w:date="2026-01-01T00:00:00Z">
        <w:r>
          <w:t xml:space="preserve">as part 4 predicts for</w:t>
        </w:r>
      </w:ins>
      <w:ins w:id="5340"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5341" w:author="PR Preview" w:date="2026-01-01T00:00:00Z">
        <w:r>
          <w:t xml:space="preserve">;</w:t>
        </w:r>
      </w:ins>
      <w:ins w:id="5342" w:author="PR Preview" w:date="2026-01-01T00:00:00Z">
        <w:r>
          <w:t xml:space="preserve"> </w:t>
        </w:r>
      </w:ins>
      <w:ins w:id="5343" w:author="PR Preview" w:date="2026-01-01T00:00:00Z">
        <w:r>
          <w:t xml:space="preserve">but every one gives the same fitted vector</w:t>
        </w:r>
      </w:ins>
      <w:ins w:id="5344" w:author="PR Preview" w:date="2026-01-01T00:00:00Z">
        <w:r>
          <w:t xml:space="preserve"> </w:t>
        </w:r>
      </w:ins>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ins w:id="5345" w:author="PR Preview" w:date="2026-01-01T00:00:00Z">
        <w:r>
          <w:t xml:space="preserve">, as part 3 says.</w:t>
        </w:r>
      </w:ins>
    </w:p>
    <w:bookmarkEnd w:id="547"/>
    <w:bookmarkStart w:id="548" w:name="thm-qr-least-squares"/>
    <w:p>
      <w:pPr>
        <w:pStyle w:val="BodyText"/>
      </w:pPr>
      <w:ins w:id="5346" w:author="PR Preview" w:date="2026-01-01T00:00:00Z">
        <w:r>
          <w:rPr>
            <w:b/>
            <w:bCs/>
          </w:rPr>
          <w:t xml:space="preserve">Theorem 96 (Solving least squares by QR)</w:t>
        </w:r>
      </w:ins>
      <w:ins w:id="5347" w:author="PR Preview" w:date="2026-01-01T00:00:00Z">
        <w:r>
          <w:t xml:space="preserve"> </w:t>
        </w:r>
      </w:ins>
      <w:ins w:id="5348" w:author="PR Preview" w:date="2026-01-01T00:00:00Z">
        <w:r>
          <w:t xml:space="preserve">Let</w:t>
        </w:r>
      </w:ins>
      <w:ins w:id="5349" w:author="PR Preview" w:date="2026-01-01T00:00:00Z">
        <w:r>
          <w:t xml:space="preserve"> </w:t>
        </w:r>
      </w:ins>
      <m:oMath>
        <m:r>
          <m:rPr>
            <m:sty m:val="bi"/>
          </m:rPr>
          <m:t>A</m:t>
        </m:r>
      </m:oMath>
      <w:ins w:id="5350" w:author="PR Preview" w:date="2026-01-01T00:00:00Z">
        <w:r>
          <w:t xml:space="preserve"> </w:t>
        </w:r>
      </w:ins>
      <w:ins w:id="5351" w:author="PR Preview" w:date="2026-01-01T00:00:00Z">
        <w:r>
          <w:t xml:space="preserve">be</w:t>
        </w:r>
      </w:ins>
      <w:ins w:id="5352" w:author="PR Preview" w:date="2026-01-01T00:00:00Z">
        <w:r>
          <w:t xml:space="preserve"> </w:t>
        </w:r>
      </w:ins>
      <m:oMath>
        <m:r>
          <m:t>m</m:t>
        </m:r>
        <m:r>
          <m:rPr>
            <m:sty m:val="p"/>
          </m:rPr>
          <m:t>×</m:t>
        </m:r>
        <m:r>
          <m:t>n</m:t>
        </m:r>
      </m:oMath>
      <w:ins w:id="5353" w:author="PR Preview" w:date="2026-01-01T00:00:00Z">
        <w:r>
          <w:t xml:space="preserve"> </w:t>
        </w:r>
      </w:ins>
      <w:ins w:id="5354" w:author="PR Preview" w:date="2026-01-01T00:00:00Z">
        <w:r>
          <w:t xml:space="preserve">with</w:t>
        </w:r>
      </w:ins>
      <w:ins w:id="5355" w:author="PR Preview" w:date="2026-01-01T00:00:00Z">
        <w:r>
          <w:t xml:space="preserve"> </w:t>
        </w:r>
      </w:ins>
      <m:oMath>
        <m:r>
          <m:rPr>
            <m:sty m:val="p"/>
          </m:rPr>
          <m:t>rank</m:t>
        </m:r>
        <m:r>
          <m:rPr>
            <m:sty m:val="p"/>
          </m:rPr>
          <m:t>(</m:t>
        </m:r>
        <m:r>
          <m:rPr>
            <m:sty m:val="bi"/>
          </m:rPr>
          <m:t>A</m:t>
        </m:r>
        <m:r>
          <m:rPr>
            <m:sty m:val="p"/>
          </m:rPr>
          <m:t>)</m:t>
        </m:r>
        <m:r>
          <m:rPr>
            <m:sty m:val="p"/>
          </m:rPr>
          <m:t>=</m:t>
        </m:r>
        <m:r>
          <m:t>n</m:t>
        </m:r>
      </m:oMath>
      <w:ins w:id="5356" w:author="PR Preview" w:date="2026-01-01T00:00:00Z">
        <w:r>
          <w:t xml:space="preserve">,</w:t>
        </w:r>
      </w:ins>
      <w:ins w:id="5357" w:author="PR Preview" w:date="2026-01-01T00:00:00Z">
        <w:r>
          <w:t xml:space="preserve"> </w:t>
        </w:r>
      </w:ins>
      <w:ins w:id="5358" w:author="PR Preview" w:date="2026-01-01T00:00:00Z">
        <w:r>
          <w:t xml:space="preserve">with QR factorization</w:t>
        </w:r>
      </w:ins>
      <w:ins w:id="5359" w:author="PR Preview" w:date="2026-01-01T00:00:00Z">
        <w:r>
          <w:t xml:space="preserve"> </w:t>
        </w:r>
      </w:ins>
      <m:oMath>
        <m:r>
          <m:rPr>
            <m:sty m:val="bi"/>
          </m:rPr>
          <m:t>A</m:t>
        </m:r>
        <m:r>
          <m:rPr>
            <m:sty m:val="p"/>
          </m:rPr>
          <m:t>=</m:t>
        </m:r>
        <m:r>
          <m:rPr>
            <m:sty m:val="bi"/>
          </m:rPr>
          <m:t>Q</m:t>
        </m:r>
        <m:r>
          <m:rPr>
            <m:sty m:val="bi"/>
          </m:rPr>
          <m:t>R</m:t>
        </m:r>
      </m:oMath>
      <w:ins w:id="5360" w:author="PR Preview" w:date="2026-01-01T00:00:00Z">
        <w:r>
          <w:t xml:space="preserve"> </w:t>
        </w:r>
      </w:ins>
      <w:ins w:id="5361" w:author="PR Preview" w:date="2026-01-01T00:00:00Z">
        <w:r>
          <w:t xml:space="preserve">(</w:t>
        </w:r>
      </w:ins>
      <w:hyperlink w:anchor="thm-qr">
        <w:ins w:id="5362" w:author="PR Preview" w:date="2026-01-01T00:00:00Z">
          <w:r>
            <w:rPr>
              <w:rStyle w:val="Hyperlink"/>
            </w:rPr>
            <w:t xml:space="preserve">Theorem 94</w:t>
          </w:r>
        </w:ins>
      </w:hyperlink>
      <w:ins w:id="5363" w:author="PR Preview" w:date="2026-01-01T00:00:00Z">
        <w:r>
          <w:t xml:space="preserve">), and let</w:t>
        </w:r>
      </w:ins>
      <w:ins w:id="5364" w:author="PR Preview" w:date="2026-01-01T00:00:00Z">
        <w:r>
          <w:t xml:space="preserve"> </w:t>
        </w:r>
      </w:ins>
      <m:oMath>
        <m:acc>
          <m:accPr>
            <m:chr m:val="̃"/>
          </m:accPr>
          <m:e>
            <m:r>
              <m:t>b</m:t>
            </m:r>
          </m:e>
        </m:acc>
        <m:r>
          <m:rPr>
            <m:sty m:val="p"/>
          </m:rPr>
          <m:t>∈</m:t>
        </m:r>
        <m:sSup>
          <m:e>
            <m:r>
              <m:rPr>
                <m:scr m:val="double-struck"/>
                <m:sty m:val="p"/>
              </m:rPr>
              <m:t>R</m:t>
            </m:r>
          </m:e>
          <m:sup>
            <m:r>
              <m:t>m</m:t>
            </m:r>
          </m:sup>
        </m:sSup>
      </m:oMath>
      <w:ins w:id="5365" w:author="PR Preview" w:date="2026-01-01T00:00:00Z">
        <w:r>
          <w:t xml:space="preserve">.</w:t>
        </w:r>
      </w:ins>
      <w:ins w:id="5366" w:author="PR Preview" w:date="2026-01-01T00:00:00Z">
        <w:r>
          <w:t xml:space="preserve"> </w:t>
        </w:r>
      </w:ins>
      <w:ins w:id="5367" w:author="PR Preview" w:date="2026-01-01T00:00:00Z">
        <w:r>
          <w:t xml:space="preserve">The least squares solution (</w:t>
        </w:r>
      </w:ins>
      <w:hyperlink w:anchor="def-least-squares">
        <w:ins w:id="5368" w:author="PR Preview" w:date="2026-01-01T00:00:00Z">
          <w:r>
            <w:rPr>
              <w:rStyle w:val="Hyperlink"/>
            </w:rPr>
            <w:t xml:space="preserve">Definition 96</w:t>
          </w:r>
        </w:ins>
      </w:hyperlink>
      <w:ins w:id="5369" w:author="PR Preview" w:date="2026-01-01T00:00:00Z">
        <w:r>
          <w:t xml:space="preserve">) is the unique solution of</w:t>
        </w:r>
      </w:ins>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ins w:id="5370" w:author="PR Preview" w:date="2026-01-01T00:00:00Z">
        <w:r>
          <w:t xml:space="preserve">which back substitution computes (</w:t>
        </w:r>
      </w:ins>
      <w:hyperlink w:anchor="thm-back-substitution">
        <w:ins w:id="5371" w:author="PR Preview" w:date="2026-01-01T00:00:00Z">
          <w:r>
            <w:rPr>
              <w:rStyle w:val="Hyperlink"/>
            </w:rPr>
            <w:t xml:space="preserve">Theorem 93</w:t>
          </w:r>
        </w:ins>
      </w:hyperlink>
      <w:ins w:id="5372" w:author="PR Preview" w:date="2026-01-01T00:00:00Z">
        <w:r>
          <w:t xml:space="preserve">).</w:t>
        </w:r>
      </w:ins>
      <w:ins w:id="5373" w:author="PR Preview" w:date="2026-01-01T00:00:00Z">
        <w:r>
          <w:t xml:space="preserve"> </w:t>
        </w:r>
      </w:ins>
      <w:ins w:id="5374" w:author="PR Preview" w:date="2026-01-01T00:00:00Z">
        <w:r>
          <w:t xml:space="preserve">When</w:t>
        </w:r>
      </w:ins>
      <w:ins w:id="5375" w:author="PR Preview" w:date="2026-01-01T00:00:00Z">
        <w:r>
          <w:t xml:space="preserve"> </w:t>
        </w:r>
      </w:ins>
      <m:oMath>
        <m:r>
          <m:t>m</m:t>
        </m:r>
        <m:r>
          <m:rPr>
            <m:sty m:val="p"/>
          </m:rPr>
          <m:t>=</m:t>
        </m:r>
        <m:r>
          <m:t>n</m:t>
        </m:r>
      </m:oMath>
      <w:ins w:id="5376" w:author="PR Preview" w:date="2026-01-01T00:00:00Z">
        <w:r>
          <w:t xml:space="preserve">, it is the unique solution of</w:t>
        </w:r>
      </w:ins>
      <w:ins w:id="5377" w:author="PR Preview" w:date="2026-01-01T00:00:00Z">
        <w:r>
          <w:t xml:space="preserve"> </w:t>
        </w:r>
      </w:ins>
      <m:oMath>
        <m:r>
          <m:rPr>
            <m:sty m:val="bi"/>
          </m:rPr>
          <m:t>A</m:t>
        </m:r>
        <m:acc>
          <m:accPr>
            <m:chr m:val="̃"/>
          </m:accPr>
          <m:e>
            <m:r>
              <m:t>x</m:t>
            </m:r>
          </m:e>
        </m:acc>
        <m:r>
          <m:rPr>
            <m:sty m:val="p"/>
          </m:rPr>
          <m:t>=</m:t>
        </m:r>
        <m:acc>
          <m:accPr>
            <m:chr m:val="̃"/>
          </m:accPr>
          <m:e>
            <m:r>
              <m:t>b</m:t>
            </m:r>
          </m:e>
        </m:acc>
      </m:oMath>
      <w:ins w:id="5378" w:author="PR Preview" w:date="2026-01-01T00:00:00Z">
        <w:r>
          <w:t xml:space="preserve">.</w:t>
        </w:r>
      </w:ins>
    </w:p>
    <w:bookmarkEnd w:id="548"/>
    <w:p>
      <w:pPr>
        <w:pStyle w:val="BodyText"/>
      </w:pPr>
      <w:ins w:id="5379" w:author="PR Preview" w:date="2026-01-01T00:00:00Z">
        <w:r>
          <w:rPr>
            <w:i/>
            <w:iCs/>
          </w:rPr>
          <w:t xml:space="preserve">Proof</w:t>
        </w:r>
      </w:ins>
      <w:ins w:id="5380" w:author="PR Preview" w:date="2026-01-01T00:00:00Z">
        <w:r>
          <w:t xml:space="preserve">. </w:t>
        </w:r>
      </w:ins>
      <m:oMath>
        <m:r>
          <m:rPr>
            <m:sty m:val="bi"/>
          </m:rPr>
          <m:t>R</m:t>
        </m:r>
      </m:oMath>
      <w:ins w:id="5381" w:author="PR Preview" w:date="2026-01-01T00:00:00Z">
        <w:r>
          <w:t xml:space="preserve"> </w:t>
        </w:r>
      </w:ins>
      <w:ins w:id="5382" w:author="PR Preview" w:date="2026-01-01T00:00:00Z">
        <w:r>
          <w:t xml:space="preserve">is upper triangular with positive diagonal,</w:t>
        </w:r>
      </w:ins>
      <w:ins w:id="5383" w:author="PR Preview" w:date="2026-01-01T00:00:00Z">
        <w:r>
          <w:t xml:space="preserve"> </w:t>
        </w:r>
      </w:ins>
      <w:ins w:id="5384" w:author="PR Preview" w:date="2026-01-01T00:00:00Z">
        <w:r>
          <w:t xml:space="preserve">so</w:t>
        </w:r>
      </w:ins>
      <w:ins w:id="5385" w:author="PR Preview" w:date="2026-01-01T00:00:00Z">
        <w:r>
          <w:t xml:space="preserve"> </w:t>
        </w:r>
      </w:ins>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ins w:id="5386" w:author="PR Preview" w:date="2026-01-01T00:00:00Z">
        <w:r>
          <w:t xml:space="preserve"> </w:t>
        </w:r>
      </w:ins>
      <w:ins w:id="5387" w:author="PR Preview" w:date="2026-01-01T00:00:00Z">
        <w:r>
          <w:t xml:space="preserve">has exactly one solution</w:t>
        </w:r>
      </w:ins>
      <w:ins w:id="5388" w:author="PR Preview" w:date="2026-01-01T00:00:00Z">
        <w:r>
          <w:t xml:space="preserve"> </w:t>
        </w:r>
      </w:ins>
      <m:oMath>
        <m:acc>
          <m:accPr>
            <m:chr m:val="̂"/>
          </m:accPr>
          <m:e>
            <m:acc>
              <m:accPr>
                <m:chr m:val="̃"/>
              </m:accPr>
              <m:e>
                <m:r>
                  <m:t>x</m:t>
                </m:r>
              </m:e>
            </m:acc>
          </m:e>
        </m:acc>
      </m:oMath>
      <w:ins w:id="5389" w:author="PR Preview" w:date="2026-01-01T00:00:00Z">
        <w:r>
          <w:t xml:space="preserve"> </w:t>
        </w:r>
      </w:ins>
      <w:ins w:id="5390" w:author="PR Preview" w:date="2026-01-01T00:00:00Z">
        <w:r>
          <w:t xml:space="preserve">(</w:t>
        </w:r>
      </w:ins>
      <w:hyperlink w:anchor="thm-back-substitution">
        <w:ins w:id="5391" w:author="PR Preview" w:date="2026-01-01T00:00:00Z">
          <w:r>
            <w:rPr>
              <w:rStyle w:val="Hyperlink"/>
            </w:rPr>
            <w:t xml:space="preserve">Theorem 93</w:t>
          </w:r>
        </w:ins>
      </w:hyperlink>
      <w:ins w:id="5392" w:author="PR Preview" w:date="2026-01-01T00:00:00Z">
        <w:r>
          <w:t xml:space="preserve">).</w:t>
        </w:r>
      </w:ins>
      <w:ins w:id="539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5394" w:author="PR Preview" w:date="2026-01-01T00:00:00Z">
        <w:r>
          <w:t xml:space="preserve">, as in the proof of</w:t>
        </w:r>
      </w:ins>
      <w:ins w:id="5395" w:author="PR Preview" w:date="2026-01-01T00:00:00Z">
        <w:r>
          <w:t xml:space="preserve"> </w:t>
        </w:r>
      </w:ins>
      <w:hyperlink w:anchor="thm-projector-onb">
        <w:ins w:id="5396" w:author="PR Preview" w:date="2026-01-01T00:00:00Z">
          <w:r>
            <w:rPr>
              <w:rStyle w:val="Hyperlink"/>
            </w:rPr>
            <w:t xml:space="preserve">Theorem 82</w:t>
          </w:r>
        </w:ins>
      </w:hyperlink>
      <w:ins w:id="5397" w:author="PR Preview" w:date="2026-01-01T00:00:00Z">
        <w:r>
          <w:t xml:space="preserve">.</w:t>
        </w:r>
      </w:ins>
      <w:ins w:id="5398" w:author="PR Preview" w:date="2026-01-01T00:00:00Z">
        <w:r>
          <w:t xml:space="preserve"> </w:t>
        </w:r>
      </w:ins>
      <w:ins w:id="5399" w:author="PR Preview" w:date="2026-01-01T00:00:00Z">
        <w:r>
          <w:t xml:space="preserve">Then</w:t>
        </w:r>
      </w:ins>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ins w:id="5400" w:author="PR Preview" w:date="2026-01-01T00:00:00Z">
        <w:r>
          <w:t xml:space="preserve">so</w:t>
        </w:r>
      </w:ins>
      <w:ins w:id="5401" w:author="PR Preview" w:date="2026-01-01T00:00:00Z">
        <w:r>
          <w:t xml:space="preserve"> </w:t>
        </w:r>
      </w:ins>
      <m:oMath>
        <m:acc>
          <m:accPr>
            <m:chr m:val="̂"/>
          </m:accPr>
          <m:e>
            <m:acc>
              <m:accPr>
                <m:chr m:val="̃"/>
              </m:accPr>
              <m:e>
                <m:r>
                  <m:t>x</m:t>
                </m:r>
              </m:e>
            </m:acc>
          </m:e>
        </m:acc>
      </m:oMath>
      <w:ins w:id="5402" w:author="PR Preview" w:date="2026-01-01T00:00:00Z">
        <w:r>
          <w:t xml:space="preserve"> </w:t>
        </w:r>
      </w:ins>
      <w:ins w:id="5403" w:author="PR Preview" w:date="2026-01-01T00:00:00Z">
        <w:r>
          <w:t xml:space="preserve">solves the normal equations and is the least squares solution</w:t>
        </w:r>
      </w:ins>
      <w:ins w:id="5404" w:author="PR Preview" w:date="2026-01-01T00:00:00Z">
        <w:r>
          <w:t xml:space="preserve"> </w:t>
        </w:r>
      </w:ins>
      <w:ins w:id="5405" w:author="PR Preview" w:date="2026-01-01T00:00:00Z">
        <w:r>
          <w:t xml:space="preserve">(</w:t>
        </w:r>
      </w:ins>
      <w:hyperlink w:anchor="thm-normal-equations">
        <w:ins w:id="5406" w:author="PR Preview" w:date="2026-01-01T00:00:00Z">
          <w:r>
            <w:rPr>
              <w:rStyle w:val="Hyperlink"/>
            </w:rPr>
            <w:t xml:space="preserve">Theorem 95</w:t>
          </w:r>
        </w:ins>
      </w:hyperlink>
      <w:ins w:id="5407" w:author="PR Preview" w:date="2026-01-01T00:00:00Z">
        <w:r>
          <w:t xml:space="preserve">), which is unique because</w:t>
        </w:r>
      </w:ins>
      <w:ins w:id="5408" w:author="PR Preview" w:date="2026-01-01T00:00:00Z">
        <w:r>
          <w:t xml:space="preserve"> </w:t>
        </w:r>
      </w:ins>
      <m:oMath>
        <m:r>
          <m:rPr>
            <m:sty m:val="p"/>
          </m:rPr>
          <m:t>rank</m:t>
        </m:r>
        <m:r>
          <m:rPr>
            <m:sty m:val="p"/>
          </m:rPr>
          <m:t>(</m:t>
        </m:r>
        <m:r>
          <m:rPr>
            <m:sty m:val="bi"/>
          </m:rPr>
          <m:t>A</m:t>
        </m:r>
        <m:r>
          <m:rPr>
            <m:sty m:val="p"/>
          </m:rPr>
          <m:t>)</m:t>
        </m:r>
        <m:r>
          <m:rPr>
            <m:sty m:val="p"/>
          </m:rPr>
          <m:t>=</m:t>
        </m:r>
        <m:r>
          <m:t>n</m:t>
        </m:r>
      </m:oMath>
      <w:ins w:id="5409" w:author="PR Preview" w:date="2026-01-01T00:00:00Z">
        <w:r>
          <w:t xml:space="preserve">.</w:t>
        </w:r>
      </w:ins>
      <w:ins w:id="5410" w:author="PR Preview" w:date="2026-01-01T00:00:00Z">
        <w:r>
          <w:t xml:space="preserve"> </w:t>
        </w:r>
      </w:ins>
      <w:ins w:id="5411" w:author="PR Preview" w:date="2026-01-01T00:00:00Z">
        <w:r>
          <w:t xml:space="preserve">When</w:t>
        </w:r>
      </w:ins>
      <w:ins w:id="5412" w:author="PR Preview" w:date="2026-01-01T00:00:00Z">
        <w:r>
          <w:t xml:space="preserve"> </w:t>
        </w:r>
      </w:ins>
      <m:oMath>
        <m:r>
          <m:t>m</m:t>
        </m:r>
        <m:r>
          <m:rPr>
            <m:sty m:val="p"/>
          </m:rPr>
          <m:t>=</m:t>
        </m:r>
        <m:r>
          <m:t>n</m:t>
        </m:r>
      </m:oMath>
      <w:ins w:id="5413" w:author="PR Preview" w:date="2026-01-01T00:00:00Z">
        <w:r>
          <w:t xml:space="preserve">,</w:t>
        </w:r>
      </w:ins>
      <w:ins w:id="5414" w:author="PR Preview" w:date="2026-01-01T00:00:00Z">
        <w:r>
          <w:t xml:space="preserve"> </w:t>
        </w:r>
      </w:ins>
      <m:oMath>
        <m:r>
          <m:rPr>
            <m:sty m:val="p"/>
          </m:rPr>
          <m:t>rank</m:t>
        </m:r>
        <m:r>
          <m:rPr>
            <m:sty m:val="p"/>
          </m:rPr>
          <m:t>(</m:t>
        </m:r>
        <m:r>
          <m:rPr>
            <m:sty m:val="bi"/>
          </m:rPr>
          <m:t>A</m:t>
        </m:r>
        <m:r>
          <m:rPr>
            <m:sty m:val="p"/>
          </m:rPr>
          <m:t>)</m:t>
        </m:r>
        <m:r>
          <m:rPr>
            <m:sty m:val="p"/>
          </m:rPr>
          <m:t>=</m:t>
        </m:r>
        <m:r>
          <m:t>n</m:t>
        </m:r>
        <m:r>
          <m:rPr>
            <m:sty m:val="p"/>
          </m:rPr>
          <m:t>=</m:t>
        </m:r>
        <m:r>
          <m:t>m</m:t>
        </m:r>
      </m:oMath>
      <w:ins w:id="5415" w:author="PR Preview" w:date="2026-01-01T00:00:00Z">
        <w:r>
          <w:t xml:space="preserve">,</w:t>
        </w:r>
      </w:ins>
      <w:ins w:id="5416" w:author="PR Preview" w:date="2026-01-01T00:00:00Z">
        <w:r>
          <w:t xml:space="preserve"> </w:t>
        </w:r>
      </w:ins>
      <w:ins w:id="5417" w:author="PR Preview" w:date="2026-01-01T00:00:00Z">
        <w:r>
          <w:t xml:space="preserve">so</w:t>
        </w:r>
      </w:ins>
      <w:ins w:id="5418" w:author="PR Preview" w:date="2026-01-01T00:00:00Z">
        <w:r>
          <w:t xml:space="preserve"> </w:t>
        </w:r>
      </w:ins>
      <m:oMath>
        <m:r>
          <m:rPr>
            <m:sty m:val="bi"/>
          </m:rPr>
          <m:t>A</m:t>
        </m:r>
        <m:acc>
          <m:accPr>
            <m:chr m:val="̃"/>
          </m:accPr>
          <m:e>
            <m:r>
              <m:t>x</m:t>
            </m:r>
          </m:e>
        </m:acc>
        <m:r>
          <m:rPr>
            <m:sty m:val="p"/>
          </m:rPr>
          <m:t>=</m:t>
        </m:r>
        <m:acc>
          <m:accPr>
            <m:chr m:val="̃"/>
          </m:accPr>
          <m:e>
            <m:r>
              <m:t>b</m:t>
            </m:r>
          </m:e>
        </m:acc>
      </m:oMath>
      <w:ins w:id="5419" w:author="PR Preview" w:date="2026-01-01T00:00:00Z">
        <w:r>
          <w:t xml:space="preserve"> </w:t>
        </w:r>
      </w:ins>
      <w:ins w:id="5420" w:author="PR Preview" w:date="2026-01-01T00:00:00Z">
        <w:r>
          <w:t xml:space="preserve">is consistent for every</w:t>
        </w:r>
      </w:ins>
      <w:ins w:id="5421" w:author="PR Preview" w:date="2026-01-01T00:00:00Z">
        <w:r>
          <w:t xml:space="preserve"> </w:t>
        </w:r>
      </w:ins>
      <m:oMath>
        <m:acc>
          <m:accPr>
            <m:chr m:val="̃"/>
          </m:accPr>
          <m:e>
            <m:r>
              <m:t>b</m:t>
            </m:r>
          </m:e>
        </m:acc>
      </m:oMath>
      <w:ins w:id="5422" w:author="PR Preview" w:date="2026-01-01T00:00:00Z">
        <w:r>
          <w:t xml:space="preserve"> </w:t>
        </w:r>
      </w:ins>
      <w:ins w:id="5423" w:author="PR Preview" w:date="2026-01-01T00:00:00Z">
        <w:r>
          <w:t xml:space="preserve">(</w:t>
        </w:r>
      </w:ins>
      <w:hyperlink w:anchor="cor-solution-unique">
        <w:ins w:id="5424" w:author="PR Preview" w:date="2026-01-01T00:00:00Z">
          <w:r>
            <w:rPr>
              <w:rStyle w:val="Hyperlink"/>
            </w:rPr>
            <w:t xml:space="preserve">Corollary 8</w:t>
          </w:r>
        </w:ins>
      </w:hyperlink>
      <w:ins w:id="5425" w:author="PR Preview" w:date="2026-01-01T00:00:00Z">
        <w:r>
          <w:t xml:space="preserve">, part 1),</w:t>
        </w:r>
      </w:ins>
      <w:ins w:id="5426" w:author="PR Preview" w:date="2026-01-01T00:00:00Z">
        <w:r>
          <w:t xml:space="preserve"> </w:t>
        </w:r>
      </w:ins>
      <w:ins w:id="5427" w:author="PR Preview" w:date="2026-01-01T00:00:00Z">
        <w:r>
          <w:t xml:space="preserve">so its solution leaves residual</w:t>
        </w:r>
      </w:ins>
      <w:ins w:id="5428" w:author="PR Preview" w:date="2026-01-01T00:00:00Z">
        <w:r>
          <w:t xml:space="preserve"> </w:t>
        </w:r>
      </w:ins>
      <m:oMath>
        <m:acc>
          <m:accPr>
            <m:chr m:val="̃"/>
          </m:accPr>
          <m:e>
            <m:r>
              <m:t>0</m:t>
            </m:r>
          </m:e>
        </m:acc>
      </m:oMath>
      <w:ins w:id="5429" w:author="PR Preview" w:date="2026-01-01T00:00:00Z">
        <w:r>
          <w:t xml:space="preserve">, is a least squares solution,</w:t>
        </w:r>
      </w:ins>
      <w:ins w:id="5430" w:author="PR Preview" w:date="2026-01-01T00:00:00Z">
        <w:r>
          <w:t xml:space="preserve"> </w:t>
        </w:r>
      </w:ins>
      <w:ins w:id="5431" w:author="PR Preview" w:date="2026-01-01T00:00:00Z">
        <w:r>
          <w:t xml:space="preserve">and is therefore</w:t>
        </w:r>
      </w:ins>
      <w:ins w:id="5432" w:author="PR Preview" w:date="2026-01-01T00:00:00Z">
        <w:r>
          <w:t xml:space="preserve"> </w:t>
        </w:r>
      </w:ins>
      <m:oMath>
        <m:acc>
          <m:accPr>
            <m:chr m:val="̂"/>
          </m:accPr>
          <m:e>
            <m:acc>
              <m:accPr>
                <m:chr m:val="̃"/>
              </m:accPr>
              <m:e>
                <m:r>
                  <m:t>x</m:t>
                </m:r>
              </m:e>
            </m:acc>
          </m:e>
        </m:acc>
      </m:oMath>
      <w:ins w:id="5433" w:author="PR Preview" w:date="2026-01-01T00:00:00Z">
        <w:r>
          <w:t xml:space="preserve">.</w:t>
        </w:r>
      </w:ins>
    </w:p>
    <w:bookmarkStart w:id="549" w:name="exm-qr-least-squares"/>
    <w:p>
      <w:pPr>
        <w:pStyle w:val="BodyText"/>
      </w:pPr>
      <w:ins w:id="5434" w:author="PR Preview" w:date="2026-01-01T00:00:00Z">
        <w:r>
          <w:rPr>
            <w:b/>
            <w:bCs/>
          </w:rPr>
          <w:t xml:space="preserve">Example 176 (The least squares line by QR)</w:t>
        </w:r>
      </w:ins>
      <w:ins w:id="5435" w:author="PR Preview" w:date="2026-01-01T00:00:00Z">
        <w:r>
          <w:t xml:space="preserve"> </w:t>
        </w:r>
      </w:ins>
      <w:ins w:id="5436" w:author="PR Preview" w:date="2026-01-01T00:00:00Z">
        <w:r>
          <w:t xml:space="preserve">For</w:t>
        </w:r>
      </w:ins>
      <w:ins w:id="5437" w:author="PR Preview" w:date="2026-01-01T00:00:00Z">
        <w:r>
          <w:t xml:space="preserve"> </w:t>
        </w:r>
      </w:ins>
      <m:oMath>
        <m:r>
          <m:rPr>
            <m:sty m:val="bi"/>
          </m:rPr>
          <m:t>A</m:t>
        </m:r>
      </m:oMath>
      <w:ins w:id="5438" w:author="PR Preview" w:date="2026-01-01T00:00:00Z">
        <w:r>
          <w:t xml:space="preserve"> </w:t>
        </w:r>
      </w:ins>
      <w:ins w:id="5439" w:author="PR Preview" w:date="2026-01-01T00:00:00Z">
        <w:r>
          <w:t xml:space="preserve">and</w:t>
        </w:r>
      </w:ins>
      <w:ins w:id="5440" w:author="PR Preview" w:date="2026-01-01T00:00:00Z">
        <w:r>
          <w:t xml:space="preserve"> </w:t>
        </w:r>
      </w:ins>
      <m:oMath>
        <m:acc>
          <m:accPr>
            <m:chr m:val="̃"/>
          </m:accPr>
          <m:e>
            <m:r>
              <m:t>b</m:t>
            </m:r>
          </m:e>
        </m:acc>
      </m:oMath>
      <w:ins w:id="5441" w:author="PR Preview" w:date="2026-01-01T00:00:00Z">
        <w:r>
          <w:t xml:space="preserve"> </w:t>
        </w:r>
      </w:ins>
      <w:ins w:id="5442" w:author="PR Preview" w:date="2026-01-01T00:00:00Z">
        <w:r>
          <w:t xml:space="preserve">of</w:t>
        </w:r>
      </w:ins>
      <w:ins w:id="5443" w:author="PR Preview" w:date="2026-01-01T00:00:00Z">
        <w:r>
          <w:t xml:space="preserve"> </w:t>
        </w:r>
      </w:ins>
      <w:hyperlink w:anchor="exm-normal-equations">
        <w:ins w:id="5444" w:author="PR Preview" w:date="2026-01-01T00:00:00Z">
          <w:r>
            <w:rPr>
              <w:rStyle w:val="Hyperlink"/>
            </w:rPr>
            <w:t xml:space="preserve">Example 174</w:t>
          </w:r>
        </w:ins>
      </w:hyperlink>
      <w:ins w:id="5445" w:author="PR Preview" w:date="2026-01-01T00:00:00Z">
        <w:r>
          <w:t xml:space="preserve">,</w:t>
        </w:r>
      </w:ins>
      <w:ins w:id="5446" w:author="PR Preview" w:date="2026-01-01T00:00:00Z">
        <w:r>
          <w:t xml:space="preserve"> </w:t>
        </w:r>
      </w:ins>
      <w:ins w:id="5447" w:author="PR Preview" w:date="2026-01-01T00:00:00Z">
        <w:r>
          <w:t xml:space="preserve">Gram-Schmidt gives</w:t>
        </w:r>
      </w:ins>
      <w:ins w:id="5448"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ins w:id="5449" w:author="PR Preview" w:date="2026-01-01T00:00:00Z">
        <w:r>
          <w:t xml:space="preserve">;</w:t>
        </w:r>
      </w:ins>
      <w:ins w:id="5450" w:author="PR Preview" w:date="2026-01-01T00:00:00Z">
        <w:r>
          <w:t xml:space="preserve"> </w:t>
        </w:r>
      </w:ins>
      <w:ins w:id="5451" w:author="PR Preview" w:date="2026-01-01T00:00:00Z">
        <w:r>
          <w:t xml:space="preserve">then</w:t>
        </w:r>
      </w:ins>
      <w:ins w:id="5452"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ins w:id="5453" w:author="PR Preview" w:date="2026-01-01T00:00:00Z">
        <w:r>
          <w:t xml:space="preserve">,</w:t>
        </w:r>
      </w:ins>
      <w:ins w:id="5454" w:author="PR Preview" w:date="2026-01-01T00:00:00Z">
        <w:r>
          <w:t xml:space="preserve"> </w:t>
        </w:r>
      </w:ins>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ins w:id="5455" w:author="PR Preview" w:date="2026-01-01T00:00:00Z">
        <w:r>
          <w:t xml:space="preserve"> </w:t>
        </w:r>
      </w:ins>
      <w:ins w:id="5456" w:author="PR Preview" w:date="2026-01-01T00:00:00Z">
        <w:r>
          <w:t xml:space="preserve">with norm</w:t>
        </w:r>
      </w:ins>
      <w:ins w:id="5457" w:author="PR Preview" w:date="2026-01-01T00:00:00Z">
        <w:r>
          <w:t xml:space="preserve"> </w:t>
        </w:r>
      </w:ins>
      <m:oMath>
        <m:rad>
          <m:radPr>
            <m:degHide m:val="on"/>
          </m:radPr>
          <m:deg/>
          <m:e>
            <m:r>
              <m:t>2</m:t>
            </m:r>
          </m:e>
        </m:rad>
      </m:oMath>
      <w:ins w:id="5458" w:author="PR Preview" w:date="2026-01-01T00:00:00Z">
        <w:r>
          <w:t xml:space="preserve">,</w:t>
        </w:r>
      </w:ins>
      <w:ins w:id="5459" w:author="PR Preview" w:date="2026-01-01T00:00:00Z">
        <w:r>
          <w:t xml:space="preserve"> </w:t>
        </w:r>
      </w:ins>
      <w:ins w:id="5460" w:author="PR Preview" w:date="2026-01-01T00:00:00Z">
        <w:r>
          <w:t xml:space="preserve">and</w:t>
        </w:r>
      </w:ins>
      <w:ins w:id="5461"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ins w:id="5462"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ins w:id="5463" w:author="PR Preview" w:date="2026-01-01T00:00:00Z">
        <w:r>
          <w:t xml:space="preserve">Back substitution gives</w:t>
        </w:r>
      </w:ins>
      <w:ins w:id="5464" w:author="PR Preview" w:date="2026-01-01T00:00:00Z">
        <w:r>
          <w:t xml:space="preserve"> </w:t>
        </w:r>
      </w:ins>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ins w:id="5465" w:author="PR Preview" w:date="2026-01-01T00:00:00Z">
        <w:r>
          <w:t xml:space="preserve"> </w:t>
        </w:r>
      </w:ins>
      <w:ins w:id="5466" w:author="PR Preview" w:date="2026-01-01T00:00:00Z">
        <w:r>
          <w:t xml:space="preserve">and</w:t>
        </w:r>
      </w:ins>
      <w:ins w:id="5467" w:author="PR Preview" w:date="2026-01-01T00:00:00Z">
        <w:r>
          <w:t xml:space="preserve"> </w:t>
        </w:r>
      </w:ins>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ins w:id="5468" w:author="PR Preview" w:date="2026-01-01T00:00:00Z">
        <w:r>
          <w:t xml:space="preserve">,</w:t>
        </w:r>
      </w:ins>
      <w:ins w:id="5469" w:author="PR Preview" w:date="2026-01-01T00:00:00Z">
        <w:r>
          <w:t xml:space="preserve"> </w:t>
        </w:r>
      </w:ins>
      <w:ins w:id="5470" w:author="PR Preview" w:date="2026-01-01T00:00:00Z">
        <w:r>
          <w:t xml:space="preserve">the solution found in</w:t>
        </w:r>
      </w:ins>
      <w:ins w:id="5471" w:author="PR Preview" w:date="2026-01-01T00:00:00Z">
        <w:r>
          <w:t xml:space="preserve"> </w:t>
        </w:r>
      </w:ins>
      <w:hyperlink w:anchor="exm-normal-equations">
        <w:ins w:id="5472" w:author="PR Preview" w:date="2026-01-01T00:00:00Z">
          <w:r>
            <w:rPr>
              <w:rStyle w:val="Hyperlink"/>
            </w:rPr>
            <w:t xml:space="preserve">Example 174</w:t>
          </w:r>
        </w:ins>
      </w:hyperlink>
      <w:ins w:id="5473" w:author="PR Preview" w:date="2026-01-01T00:00:00Z">
        <w:r>
          <w:t xml:space="preserve">.</w:t>
        </w:r>
      </w:ins>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del w:id="5474" w:author="PR Preview" w:date="2026-01-01T00:00:00Z">
        <w:r>
          <w:rPr>
            <w:b/>
            <w:bCs/>
          </w:rPr>
          <w:delText xml:space="preserve">Example 176 (An LU factorization of a</w:delText>
        </w:r>
      </w:del>
      <w:del w:id="5475" w:author="PR Preview" w:date="2026-01-01T00:00:00Z">
        <w:r>
          <w:rPr>
            <w:b/>
            <w:bCs/>
          </w:rPr>
          <w:delText xml:space="preserve"> </w:delText>
        </w:r>
      </w:del>
      <m:oMath>
        <m:r>
          <m:t>3</m:t>
        </m:r>
        <m:r>
          <m:rPr>
            <m:sty m:val="p"/>
          </m:rPr>
          <m:t>×</m:t>
        </m:r>
        <m:r>
          <m:t>3</m:t>
        </m:r>
      </m:oMath>
      <w:del w:id="5476" w:author="PR Preview" w:date="2026-01-01T00:00:00Z">
        <w:r>
          <w:rPr>
            <w:b/>
            <w:bCs/>
          </w:rPr>
          <w:delText xml:space="preserve"> </w:delText>
        </w:r>
      </w:del>
      <w:del w:id="5477" w:author="PR Preview" w:date="2026-01-01T00:00:00Z">
        <w:r>
          <w:rPr>
            <w:b/>
            <w:bCs/>
          </w:rPr>
          <w:delText xml:space="preserve">matrix)</w:delText>
        </w:r>
      </w:del>
      <w:del w:id="5478" w:author="PR Preview" w:date="2026-01-01T00:00:00Z">
        <w:r>
          <w:delText xml:space="preserve"> </w:delText>
        </w:r>
      </w:del>
      <w:del w:id="5479" w:author="PR Preview" w:date="2026-01-01T00:00:00Z">
        <w:r>
          <w:delText xml:space="preserve">Let</w:delText>
        </w:r>
      </w:del>
      <w:del w:id="54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5481" w:author="PR Preview" w:date="2026-01-01T00:00:00Z">
        <w:r>
          <w:delText xml:space="preserve">,</w:delText>
        </w:r>
      </w:del>
      <w:del w:id="5482"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5483" w:author="PR Preview" w:date="2026-01-01T00:00:00Z">
        <w:r>
          <w:delText xml:space="preserve"> </w:delText>
        </w:r>
      </w:del>
      <w:del w:id="5484" w:author="PR Preview" w:date="2026-01-01T00:00:00Z">
        <w:r>
          <w:delText xml:space="preserve">(unit lower triangular) and</w:delText>
        </w:r>
      </w:del>
      <w:del w:id="548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5486" w:author="PR Preview" w:date="2026-01-01T00:00:00Z">
        <w:r>
          <w:delText xml:space="preserve"> </w:delText>
        </w:r>
      </w:del>
      <w:del w:id="5487" w:author="PR Preview" w:date="2026-01-01T00:00:00Z">
        <w:r>
          <w:delText xml:space="preserve">(upper triangular).</w:delText>
        </w:r>
      </w:del>
      <w:del w:id="5488" w:author="PR Preview" w:date="2026-01-01T00:00:00Z">
        <w:r>
          <w:delText xml:space="preserve"> </w:delText>
        </w:r>
      </w:del>
      <w:del w:id="5489" w:author="PR Preview" w:date="2026-01-01T00:00:00Z">
        <w:r>
          <w:delText xml:space="preserve">By</w:delText>
        </w:r>
      </w:del>
      <w:del w:id="5490" w:author="PR Preview" w:date="2026-01-01T00:00:00Z">
        <w:r>
          <w:delText xml:space="preserve"> </w:delText>
        </w:r>
      </w:del>
      <w:hyperlink w:anchor="def-matrix-mult">
        <w:del w:id="5491" w:author="PR Preview" w:date="2026-01-01T00:00:00Z">
          <w:r>
            <w:rPr>
              <w:rStyle w:val="Hyperlink"/>
            </w:rPr>
            <w:delText xml:space="preserve">Definition 24</w:delText>
          </w:r>
        </w:del>
      </w:hyperlink>
      <w:del w:id="5492" w:author="PR Preview" w:date="2026-01-01T00:00:00Z">
        <w:r>
          <w:delText xml:space="preserve">, entry</w:delText>
        </w:r>
      </w:del>
      <w:del w:id="5493" w:author="PR Preview" w:date="2026-01-01T00:00:00Z">
        <w:r>
          <w:delText xml:space="preserve"> </w:delText>
        </w:r>
      </w:del>
      <m:oMath>
        <m:r>
          <m:rPr>
            <m:sty m:val="p"/>
          </m:rPr>
          <m:t>(</m:t>
        </m:r>
        <m:r>
          <m:t>i</m:t>
        </m:r>
        <m:r>
          <m:rPr>
            <m:sty m:val="p"/>
          </m:rPr>
          <m:t>,</m:t>
        </m:r>
        <m:r>
          <m:t>j</m:t>
        </m:r>
        <m:r>
          <m:rPr>
            <m:sty m:val="p"/>
          </m:rPr>
          <m:t>)</m:t>
        </m:r>
      </m:oMath>
      <w:del w:id="5494" w:author="PR Preview" w:date="2026-01-01T00:00:00Z">
        <w:r>
          <w:delText xml:space="preserve"> </w:delText>
        </w:r>
      </w:del>
      <w:del w:id="5495" w:author="PR Preview" w:date="2026-01-01T00:00:00Z">
        <w:r>
          <w:delText xml:space="preserve">of</w:delText>
        </w:r>
      </w:del>
      <w:del w:id="5496" w:author="PR Preview" w:date="2026-01-01T00:00:00Z">
        <w:r>
          <w:delText xml:space="preserve"> </w:delText>
        </w:r>
      </w:del>
      <m:oMath>
        <m:r>
          <m:rPr>
            <m:sty m:val="bi"/>
          </m:rPr>
          <m:t>L</m:t>
        </m:r>
        <m:r>
          <m:rPr>
            <m:sty m:val="bi"/>
          </m:rPr>
          <m:t>U</m:t>
        </m:r>
      </m:oMath>
      <w:del w:id="5497" w:author="PR Preview" w:date="2026-01-01T00:00:00Z">
        <w:r>
          <w:delText xml:space="preserve"> </w:delText>
        </w:r>
      </w:del>
      <w:del w:id="5498" w:author="PR Preview" w:date="2026-01-01T00:00:00Z">
        <w:r>
          <w:delText xml:space="preserve">is</w:delText>
        </w:r>
      </w:del>
      <w:del w:id="5499"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5500" w:author="PR Preview" w:date="2026-01-01T00:00:00Z">
        <w:r>
          <w:delText xml:space="preserve">,</w:delText>
        </w:r>
      </w:del>
      <w:del w:id="5501" w:author="PR Preview" w:date="2026-01-01T00:00:00Z">
        <w:r>
          <w:delText xml:space="preserve"> </w:delText>
        </w:r>
      </w:del>
      <w:del w:id="5502" w:author="PR Preview" w:date="2026-01-01T00:00:00Z">
        <w:r>
          <w:delText xml:space="preserve">so row</w:delText>
        </w:r>
      </w:del>
      <w:del w:id="5503" w:author="PR Preview" w:date="2026-01-01T00:00:00Z">
        <w:r>
          <w:delText xml:space="preserve"> </w:delText>
        </w:r>
      </w:del>
      <m:oMath>
        <m:r>
          <m:t>i</m:t>
        </m:r>
      </m:oMath>
      <w:del w:id="5504" w:author="PR Preview" w:date="2026-01-01T00:00:00Z">
        <w:r>
          <w:delText xml:space="preserve"> </w:delText>
        </w:r>
      </w:del>
      <w:del w:id="5505" w:author="PR Preview" w:date="2026-01-01T00:00:00Z">
        <w:r>
          <w:delText xml:space="preserve">of</w:delText>
        </w:r>
      </w:del>
      <w:del w:id="5506" w:author="PR Preview" w:date="2026-01-01T00:00:00Z">
        <w:r>
          <w:delText xml:space="preserve"> </w:delText>
        </w:r>
      </w:del>
      <m:oMath>
        <m:r>
          <m:rPr>
            <m:sty m:val="bi"/>
          </m:rPr>
          <m:t>L</m:t>
        </m:r>
        <m:r>
          <m:rPr>
            <m:sty m:val="bi"/>
          </m:rPr>
          <m:t>U</m:t>
        </m:r>
      </m:oMath>
      <w:del w:id="5507" w:author="PR Preview" w:date="2026-01-01T00:00:00Z">
        <w:r>
          <w:delText xml:space="preserve"> </w:delText>
        </w:r>
      </w:del>
      <w:del w:id="5508" w:author="PR Preview" w:date="2026-01-01T00:00:00Z">
        <w:r>
          <w:delText xml:space="preserve">is</w:delText>
        </w:r>
      </w:del>
      <w:del w:id="5509"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5510" w:author="PR Preview" w:date="2026-01-01T00:00:00Z">
        <w:r>
          <w:delText xml:space="preserve"> </w:delText>
        </w:r>
      </w:del>
      <w:del w:id="5511" w:author="PR Preview" w:date="2026-01-01T00:00:00Z">
        <w:r>
          <w:delText xml:space="preserve">times row</w:delText>
        </w:r>
      </w:del>
      <w:del w:id="5512" w:author="PR Preview" w:date="2026-01-01T00:00:00Z">
        <w:r>
          <w:delText xml:space="preserve"> </w:delText>
        </w:r>
      </w:del>
      <m:oMath>
        <m:r>
          <m:t>k</m:t>
        </m:r>
      </m:oMath>
      <w:del w:id="5513" w:author="PR Preview" w:date="2026-01-01T00:00:00Z">
        <w:r>
          <w:delText xml:space="preserve"> </w:delText>
        </w:r>
      </w:del>
      <w:del w:id="5514" w:author="PR Preview" w:date="2026-01-01T00:00:00Z">
        <w:r>
          <w:delText xml:space="preserve">of</w:delText>
        </w:r>
      </w:del>
      <w:del w:id="5515" w:author="PR Preview" w:date="2026-01-01T00:00:00Z">
        <w:r>
          <w:delText xml:space="preserve"> </w:delText>
        </w:r>
      </w:del>
      <m:oMath>
        <m:r>
          <m:rPr>
            <m:sty m:val="bi"/>
          </m:rPr>
          <m:t>U</m:t>
        </m:r>
      </m:oMath>
      <w:del w:id="5516" w:author="PR Preview" w:date="2026-01-01T00:00:00Z">
        <w:r>
          <w:delText xml:space="preserve">.</w:delText>
        </w:r>
      </w:del>
      <w:del w:id="5517" w:author="PR Preview" w:date="2026-01-01T00:00:00Z">
        <w:r>
          <w:delText xml:space="preserve"> </w:delText>
        </w:r>
      </w:del>
      <w:del w:id="5518" w:author="PR Preview" w:date="2026-01-01T00:00:00Z">
        <w:r>
          <w:delText xml:space="preserve">Row 1 is</w:delText>
        </w:r>
      </w:del>
      <w:del w:id="5519"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5520" w:author="PR Preview" w:date="2026-01-01T00:00:00Z">
        <w:r>
          <w:delText xml:space="preserve">;</w:delText>
        </w:r>
      </w:del>
      <w:del w:id="5521" w:author="PR Preview" w:date="2026-01-01T00:00:00Z">
        <w:r>
          <w:delText xml:space="preserve"> </w:delText>
        </w:r>
      </w:del>
      <w:del w:id="5522" w:author="PR Preview" w:date="2026-01-01T00:00:00Z">
        <w:r>
          <w:delText xml:space="preserve">row 2 is</w:delText>
        </w:r>
      </w:del>
      <w:del w:id="5523"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5524" w:author="PR Preview" w:date="2026-01-01T00:00:00Z">
        <w:r>
          <w:delText xml:space="preserve">,</w:delText>
        </w:r>
      </w:del>
      <w:del w:id="5525" w:author="PR Preview" w:date="2026-01-01T00:00:00Z">
        <w:r>
          <w:delText xml:space="preserve"> </w:delText>
        </w:r>
      </w:del>
      <w:del w:id="5526" w:author="PR Preview" w:date="2026-01-01T00:00:00Z">
        <w:r>
          <w:delText xml:space="preserve">and row 3 is</w:delText>
        </w:r>
      </w:del>
      <w:del w:id="5527"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5528" w:author="PR Preview" w:date="2026-01-01T00:00:00Z">
        <w:r>
          <w:delText xml:space="preserve">.</w:delText>
        </w:r>
      </w:del>
      <w:del w:id="5529" w:author="PR Preview" w:date="2026-01-01T00:00:00Z">
        <w:r>
          <w:delText xml:space="preserve"> </w:delText>
        </w:r>
      </w:del>
      <w:del w:id="5530" w:author="PR Preview" w:date="2026-01-01T00:00:00Z">
        <w:r>
          <w:delText xml:space="preserve">These are the rows of</w:delText>
        </w:r>
      </w:del>
      <w:del w:id="5531" w:author="PR Preview" w:date="2026-01-01T00:00:00Z">
        <w:r>
          <w:delText xml:space="preserve"> </w:delText>
        </w:r>
      </w:del>
      <m:oMath>
        <m:r>
          <m:rPr>
            <m:sty m:val="bi"/>
          </m:rPr>
          <m:t>A</m:t>
        </m:r>
      </m:oMath>
      <w:del w:id="5532" w:author="PR Preview" w:date="2026-01-01T00:00:00Z">
        <w:r>
          <w:delText xml:space="preserve">, so</w:delText>
        </w:r>
      </w:del>
      <w:del w:id="5533" w:author="PR Preview" w:date="2026-01-01T00:00:00Z">
        <w:r>
          <w:delText xml:space="preserve"> </w:delText>
        </w:r>
      </w:del>
      <m:oMath>
        <m:r>
          <m:rPr>
            <m:sty m:val="bi"/>
          </m:rPr>
          <m:t>L</m:t>
        </m:r>
        <m:r>
          <m:rPr>
            <m:sty m:val="bi"/>
          </m:rPr>
          <m:t>U</m:t>
        </m:r>
        <m:r>
          <m:rPr>
            <m:sty m:val="p"/>
          </m:rPr>
          <m:t>=</m:t>
        </m:r>
        <m:r>
          <m:rPr>
            <m:sty m:val="bi"/>
          </m:rPr>
          <m:t>A</m:t>
        </m:r>
      </m:oMath>
      <w:del w:id="5534" w:author="PR Preview" w:date="2026-01-01T00:00:00Z">
        <w:r>
          <w:delText xml:space="preserve"> </w:delText>
        </w:r>
      </w:del>
      <w:del w:id="5535" w:author="PR Preview" w:date="2026-01-01T00:00:00Z">
        <w:r>
          <w:delText xml:space="preserve">is an LU factorization.</w:delText>
        </w:r>
      </w:del>
      <w:del w:id="5536" w:author="PR Preview" w:date="2026-01-01T00:00:00Z">
        <w:r>
          <w:delText xml:space="preserve"> </w:delText>
        </w:r>
      </w:del>
      <w:del w:id="5537" w:author="PR Preview" w:date="2026-01-01T00:00:00Z">
        <w:r>
          <w:delText xml:space="preserve">The below-diagonal entries of</w:delText>
        </w:r>
      </w:del>
      <w:del w:id="5538" w:author="PR Preview" w:date="2026-01-01T00:00:00Z">
        <w:r>
          <w:delText xml:space="preserve"> </w:delText>
        </w:r>
      </w:del>
      <m:oMath>
        <m:r>
          <m:rPr>
            <m:sty m:val="bi"/>
          </m:rPr>
          <m:t>L</m:t>
        </m:r>
      </m:oMath>
      <w:del w:id="5539" w:author="PR Preview" w:date="2026-01-01T00:00:00Z">
        <w:r>
          <w:delText xml:space="preserve"> </w:delText>
        </w:r>
      </w:del>
      <w:del w:id="5540" w:author="PR Preview" w:date="2026-01-01T00:00:00Z">
        <w:r>
          <w:delText xml:space="preserve">are the negatives of the multiples of earlier rows</w:delText>
        </w:r>
      </w:del>
      <w:del w:id="5541" w:author="PR Preview" w:date="2026-01-01T00:00:00Z">
        <w:r>
          <w:delText xml:space="preserve"> </w:delText>
        </w:r>
      </w:del>
      <w:del w:id="5542" w:author="PR Preview" w:date="2026-01-01T00:00:00Z">
        <w:r>
          <w:delText xml:space="preserve">that Gaussian elimination adds to reduce</w:delText>
        </w:r>
      </w:del>
      <w:del w:id="5543" w:author="PR Preview" w:date="2026-01-01T00:00:00Z">
        <w:r>
          <w:delText xml:space="preserve"> </w:delText>
        </w:r>
      </w:del>
      <m:oMath>
        <m:r>
          <m:rPr>
            <m:sty m:val="bi"/>
          </m:rPr>
          <m:t>A</m:t>
        </m:r>
      </m:oMath>
      <w:del w:id="5544" w:author="PR Preview" w:date="2026-01-01T00:00:00Z">
        <w:r>
          <w:delText xml:space="preserve"> </w:delText>
        </w:r>
      </w:del>
      <w:del w:id="5545" w:author="PR Preview" w:date="2026-01-01T00:00:00Z">
        <w:r>
          <w:delText xml:space="preserve">to</w:delText>
        </w:r>
      </w:del>
      <w:del w:id="5546" w:author="PR Preview" w:date="2026-01-01T00:00:00Z">
        <w:r>
          <w:delText xml:space="preserve"> </w:delText>
        </w:r>
      </w:del>
      <m:oMath>
        <m:r>
          <m:rPr>
            <m:sty m:val="bi"/>
          </m:rPr>
          <m:t>U</m:t>
        </m:r>
      </m:oMath>
      <w:del w:id="5547" w:author="PR Preview" w:date="2026-01-01T00:00:00Z">
        <w:r>
          <w:delText xml:space="preserve">.</w:delText>
        </w:r>
      </w:del>
    </w:p>
    <w:p>
      <w:pPr>
        <w:pStyle w:val="BodyText"/>
      </w:pPr>
      <w:del w:id="5548" w:author="PR Preview" w:date="2026-01-01T00:00:00Z">
        <w:r>
          <w:rPr>
            <w:b/>
            <w:bCs/>
          </w:rPr>
          <w:delText xml:space="preserve">Example 177 (An invertible matrix with no LU factorization)</w:delText>
        </w:r>
      </w:del>
      <w:del w:id="5549"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5550" w:author="PR Preview" w:date="2026-01-01T00:00:00Z">
        <w:r>
          <w:delText xml:space="preserve"> </w:delText>
        </w:r>
      </w:del>
      <w:del w:id="5551" w:author="PR Preview" w:date="2026-01-01T00:00:00Z">
        <w:r>
          <w:delText xml:space="preserve">is invertible:</w:delText>
        </w:r>
      </w:del>
      <w:del w:id="5552"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5553" w:author="PR Preview" w:date="2026-01-01T00:00:00Z">
        <w:r>
          <w:delText xml:space="preserve">, so</w:delText>
        </w:r>
      </w:del>
      <w:del w:id="5554"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5555" w:author="PR Preview" w:date="2026-01-01T00:00:00Z">
        <w:r>
          <w:delText xml:space="preserve"> </w:delText>
        </w:r>
      </w:del>
      <w:del w:id="5556" w:author="PR Preview" w:date="2026-01-01T00:00:00Z">
        <w:r>
          <w:delText xml:space="preserve">(</w:delText>
        </w:r>
      </w:del>
      <w:hyperlink w:anchor="def-matrix-inverse">
        <w:del w:id="5557" w:author="PR Preview" w:date="2026-01-01T00:00:00Z">
          <w:r>
            <w:rPr>
              <w:rStyle w:val="Hyperlink"/>
            </w:rPr>
            <w:delText xml:space="preserve">Definition 71</w:delText>
          </w:r>
        </w:del>
      </w:hyperlink>
      <w:del w:id="5558" w:author="PR Preview" w:date="2026-01-01T00:00:00Z">
        <w:r>
          <w:delText xml:space="preserve">);</w:delText>
        </w:r>
      </w:del>
      <w:del w:id="5559" w:author="PR Preview" w:date="2026-01-01T00:00:00Z">
        <w:r>
          <w:delText xml:space="preserve"> </w:delText>
        </w:r>
      </w:del>
      <w:del w:id="5560" w:author="PR Preview" w:date="2026-01-01T00:00:00Z">
        <w:r>
          <w:delText xml:space="preserve">but it has no LU factorization.</w:delText>
        </w:r>
      </w:del>
      <w:del w:id="5561" w:author="PR Preview" w:date="2026-01-01T00:00:00Z">
        <w:r>
          <w:delText xml:space="preserve"> </w:delText>
        </w:r>
      </w:del>
      <w:del w:id="5562" w:author="PR Preview" w:date="2026-01-01T00:00:00Z">
        <w:r>
          <w:delText xml:space="preserve">If</w:delText>
        </w:r>
      </w:del>
      <w:del w:id="5563" w:author="PR Preview" w:date="2026-01-01T00:00:00Z">
        <w:r>
          <w:delText xml:space="preserve"> </w:delText>
        </w:r>
      </w:del>
      <m:oMath>
        <m:r>
          <m:rPr>
            <m:sty m:val="bi"/>
          </m:rPr>
          <m:t>P</m:t>
        </m:r>
        <m:r>
          <m:rPr>
            <m:sty m:val="p"/>
          </m:rPr>
          <m:t>=</m:t>
        </m:r>
        <m:r>
          <m:rPr>
            <m:sty m:val="bi"/>
          </m:rPr>
          <m:t>L</m:t>
        </m:r>
        <m:r>
          <m:rPr>
            <m:sty m:val="bi"/>
          </m:rPr>
          <m:t>U</m:t>
        </m:r>
      </m:oMath>
      <w:del w:id="5564" w:author="PR Preview" w:date="2026-01-01T00:00:00Z">
        <w:r>
          <w:delText xml:space="preserve">, the</w:delText>
        </w:r>
      </w:del>
      <w:del w:id="5565" w:author="PR Preview" w:date="2026-01-01T00:00:00Z">
        <w:r>
          <w:delText xml:space="preserve"> </w:delText>
        </w:r>
      </w:del>
      <m:oMath>
        <m:r>
          <m:rPr>
            <m:sty m:val="p"/>
          </m:rPr>
          <m:t>(</m:t>
        </m:r>
        <m:r>
          <m:t>1</m:t>
        </m:r>
        <m:r>
          <m:rPr>
            <m:sty m:val="p"/>
          </m:rPr>
          <m:t>,</m:t>
        </m:r>
        <m:r>
          <m:t>1</m:t>
        </m:r>
        <m:r>
          <m:rPr>
            <m:sty m:val="p"/>
          </m:rPr>
          <m:t>)</m:t>
        </m:r>
      </m:oMath>
      <w:del w:id="5566" w:author="PR Preview" w:date="2026-01-01T00:00:00Z">
        <w:r>
          <w:delText xml:space="preserve"> </w:delText>
        </w:r>
      </w:del>
      <w:del w:id="5567" w:author="PR Preview" w:date="2026-01-01T00:00:00Z">
        <w:r>
          <w:delText xml:space="preserve">entry gives</w:delText>
        </w:r>
      </w:del>
      <w:del w:id="5568" w:author="PR Preview" w:date="2026-01-01T00:00:00Z">
        <w:r>
          <w:delText xml:space="preserve"> </w:delText>
        </w:r>
      </w:del>
      <m:oMath>
        <m:r>
          <m:t>0</m:t>
        </m:r>
        <m:r>
          <m:rPr>
            <m:sty m:val="p"/>
          </m:rPr>
          <m:t>=</m:t>
        </m:r>
        <m:r>
          <m:t>1</m:t>
        </m:r>
        <m:r>
          <m:rPr>
            <m:sty m:val="p"/>
          </m:rPr>
          <m:t>⋅</m:t>
        </m:r>
        <m:sSub>
          <m:e>
            <m:r>
              <m:t>u</m:t>
            </m:r>
          </m:e>
          <m:sub>
            <m:r>
              <m:t>11</m:t>
            </m:r>
          </m:sub>
        </m:sSub>
      </m:oMath>
      <w:del w:id="5569" w:author="PR Preview" w:date="2026-01-01T00:00:00Z">
        <w:r>
          <w:delText xml:space="preserve">, so</w:delText>
        </w:r>
      </w:del>
      <w:del w:id="5570" w:author="PR Preview" w:date="2026-01-01T00:00:00Z">
        <w:r>
          <w:delText xml:space="preserve"> </w:delText>
        </w:r>
      </w:del>
      <m:oMath>
        <m:sSub>
          <m:e>
            <m:r>
              <m:t>u</m:t>
            </m:r>
          </m:e>
          <m:sub>
            <m:r>
              <m:t>11</m:t>
            </m:r>
          </m:sub>
        </m:sSub>
        <m:r>
          <m:rPr>
            <m:sty m:val="p"/>
          </m:rPr>
          <m:t>=</m:t>
        </m:r>
        <m:r>
          <m:t>0</m:t>
        </m:r>
      </m:oMath>
      <w:del w:id="5571" w:author="PR Preview" w:date="2026-01-01T00:00:00Z">
        <w:r>
          <w:delText xml:space="preserve">,</w:delText>
        </w:r>
      </w:del>
      <w:del w:id="5572" w:author="PR Preview" w:date="2026-01-01T00:00:00Z">
        <w:r>
          <w:delText xml:space="preserve"> </w:delText>
        </w:r>
      </w:del>
      <w:del w:id="5573" w:author="PR Preview" w:date="2026-01-01T00:00:00Z">
        <w:r>
          <w:delText xml:space="preserve">and then the</w:delText>
        </w:r>
      </w:del>
      <w:del w:id="5574" w:author="PR Preview" w:date="2026-01-01T00:00:00Z">
        <w:r>
          <w:delText xml:space="preserve"> </w:delText>
        </w:r>
      </w:del>
      <m:oMath>
        <m:r>
          <m:rPr>
            <m:sty m:val="p"/>
          </m:rPr>
          <m:t>(</m:t>
        </m:r>
        <m:r>
          <m:t>2</m:t>
        </m:r>
        <m:r>
          <m:rPr>
            <m:sty m:val="p"/>
          </m:rPr>
          <m:t>,</m:t>
        </m:r>
        <m:r>
          <m:t>1</m:t>
        </m:r>
        <m:r>
          <m:rPr>
            <m:sty m:val="p"/>
          </m:rPr>
          <m:t>)</m:t>
        </m:r>
      </m:oMath>
      <w:del w:id="5575" w:author="PR Preview" w:date="2026-01-01T00:00:00Z">
        <w:r>
          <w:delText xml:space="preserve"> </w:delText>
        </w:r>
      </w:del>
      <w:del w:id="5576" w:author="PR Preview" w:date="2026-01-01T00:00:00Z">
        <w:r>
          <w:delText xml:space="preserve">entry gives</w:delText>
        </w:r>
      </w:del>
      <w:del w:id="5577" w:author="PR Preview" w:date="2026-01-01T00:00:00Z">
        <w:r>
          <w:delText xml:space="preserve"> </w:delText>
        </w:r>
      </w:del>
      <m:oMath>
        <m:r>
          <m:t>1</m:t>
        </m:r>
        <m:r>
          <m:rPr>
            <m:sty m:val="p"/>
          </m:rPr>
          <m:t>=</m:t>
        </m:r>
        <m:sSub>
          <m:e>
            <m:r>
              <m:t>ℓ</m:t>
            </m:r>
          </m:e>
          <m:sub>
            <m:r>
              <m:t>21</m:t>
            </m:r>
          </m:sub>
        </m:sSub>
        <m:r>
          <m:t> </m:t>
        </m:r>
        <m:sSub>
          <m:e>
            <m:r>
              <m:t>u</m:t>
            </m:r>
          </m:e>
          <m:sub>
            <m:r>
              <m:t>11</m:t>
            </m:r>
          </m:sub>
        </m:sSub>
        <m:r>
          <m:rPr>
            <m:sty m:val="p"/>
          </m:rPr>
          <m:t>=</m:t>
        </m:r>
        <m:r>
          <m:t>0</m:t>
        </m:r>
      </m:oMath>
      <w:del w:id="5578" w:author="PR Preview" w:date="2026-01-01T00:00:00Z">
        <w:r>
          <w:delText xml:space="preserve">, which is impossible.</w:delText>
        </w:r>
      </w:del>
      <w:del w:id="5579" w:author="PR Preview" w:date="2026-01-01T00:00:00Z">
        <w:r>
          <w:delText xml:space="preserve"> </w:delText>
        </w:r>
      </w:del>
      <w:del w:id="5580" w:author="PR Preview" w:date="2026-01-01T00:00:00Z">
        <w:r>
          <w:delText xml:space="preserve">Swapping the two rows first removes the obstacle:</w:delText>
        </w:r>
      </w:del>
      <w:del w:id="5581" w:author="PR Preview" w:date="2026-01-01T00:00:00Z">
        <w:r>
          <w:delText xml:space="preserve"> </w:delText>
        </w:r>
      </w:del>
      <w:del w:id="5582" w:author="PR Preview" w:date="2026-01-01T00:00:00Z">
        <w:r>
          <w:delText xml:space="preserve">the swapped matrix is</w:delText>
        </w:r>
      </w:del>
      <w:del w:id="5583" w:author="PR Preview" w:date="2026-01-01T00:00:00Z">
        <w:r>
          <w:delText xml:space="preserve"> </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del w:id="5584" w:author="PR Preview" w:date="2026-01-01T00:00:00Z">
        <w:r>
          <w:delText xml:space="preserve">.</w:delText>
        </w:r>
      </w:del>
    </w:p>
    <w:p>
      <w:pPr>
        <w:pStyle w:val="BodyText"/>
      </w:pPr>
      <w:del w:id="5585" w:author="PR Preview" w:date="2026-01-01T00:00:00Z">
        <w:r>
          <w:rPr>
            <w:b/>
            <w:bCs/>
          </w:rPr>
          <w:delText xml:space="preserve">Theorem 96 (Solving a system with an LU factorization)</w:delText>
        </w:r>
      </w:del>
      <w:del w:id="5586" w:author="PR Preview" w:date="2026-01-01T00:00:00Z">
        <w:r>
          <w:delText xml:space="preserve"> </w:delText>
        </w:r>
      </w:del>
      <w:del w:id="5587" w:author="PR Preview" w:date="2026-01-01T00:00:00Z">
        <w:r>
          <w:delText xml:space="preserve">If</w:delText>
        </w:r>
      </w:del>
      <w:del w:id="5588" w:author="PR Preview" w:date="2026-01-01T00:00:00Z">
        <w:r>
          <w:delText xml:space="preserve"> </w:delText>
        </w:r>
      </w:del>
      <m:oMath>
        <m:r>
          <m:rPr>
            <m:sty m:val="bi"/>
          </m:rPr>
          <m:t>A</m:t>
        </m:r>
        <m:r>
          <m:rPr>
            <m:sty m:val="p"/>
          </m:rPr>
          <m:t>=</m:t>
        </m:r>
        <m:r>
          <m:rPr>
            <m:sty m:val="bi"/>
          </m:rPr>
          <m:t>L</m:t>
        </m:r>
        <m:r>
          <m:rPr>
            <m:sty m:val="bi"/>
          </m:rPr>
          <m:t>U</m:t>
        </m:r>
      </m:oMath>
      <w:del w:id="5589" w:author="PR Preview" w:date="2026-01-01T00:00:00Z">
        <w:r>
          <w:delText xml:space="preserve"> </w:delText>
        </w:r>
      </w:del>
      <w:del w:id="5590" w:author="PR Preview" w:date="2026-01-01T00:00:00Z">
        <w:r>
          <w:delText xml:space="preserve">is an LU factorization (</w:delText>
        </w:r>
      </w:del>
      <w:hyperlink w:anchor="def-lu">
        <w:del w:id="5591" w:author="PR Preview" w:date="2026-01-01T00:00:00Z">
          <w:r>
            <w:rPr>
              <w:rStyle w:val="Hyperlink"/>
            </w:rPr>
            <w:delText xml:space="preserve">Definition 97</w:delText>
          </w:r>
        </w:del>
      </w:hyperlink>
      <w:del w:id="5592" w:author="PR Preview" w:date="2026-01-01T00:00:00Z">
        <w:r>
          <w:delText xml:space="preserve">)</w:delText>
        </w:r>
      </w:del>
      <w:del w:id="5593" w:author="PR Preview" w:date="2026-01-01T00:00:00Z">
        <w:r>
          <w:delText xml:space="preserve"> </w:delText>
        </w:r>
      </w:del>
      <w:del w:id="5594" w:author="PR Preview" w:date="2026-01-01T00:00:00Z">
        <w:r>
          <w:delText xml:space="preserve">and the diagonal entries of</w:delText>
        </w:r>
      </w:del>
      <w:del w:id="5595" w:author="PR Preview" w:date="2026-01-01T00:00:00Z">
        <w:r>
          <w:delText xml:space="preserve"> </w:delText>
        </w:r>
      </w:del>
      <m:oMath>
        <m:r>
          <m:rPr>
            <m:sty m:val="bi"/>
          </m:rPr>
          <m:t>U</m:t>
        </m:r>
      </m:oMath>
      <w:del w:id="5596" w:author="PR Preview" w:date="2026-01-01T00:00:00Z">
        <w:r>
          <w:delText xml:space="preserve"> </w:delText>
        </w:r>
      </w:del>
      <w:del w:id="5597" w:author="PR Preview" w:date="2026-01-01T00:00:00Z">
        <w:r>
          <w:delText xml:space="preserve">are all nonzero,</w:delText>
        </w:r>
      </w:del>
      <w:del w:id="5598" w:author="PR Preview" w:date="2026-01-01T00:00:00Z">
        <w:r>
          <w:delText xml:space="preserve"> </w:delText>
        </w:r>
      </w:del>
      <w:del w:id="5599" w:author="PR Preview" w:date="2026-01-01T00:00:00Z">
        <w:r>
          <w:delText xml:space="preserve">then for every</w:delText>
        </w:r>
      </w:del>
      <w:del w:id="5600"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5601" w:author="PR Preview" w:date="2026-01-01T00:00:00Z">
        <w:r>
          <w:delText xml:space="preserve"> </w:delText>
        </w:r>
      </w:del>
      <w:del w:id="5602" w:author="PR Preview" w:date="2026-01-01T00:00:00Z">
        <w:r>
          <w:delText xml:space="preserve">the system</w:delText>
        </w:r>
      </w:del>
      <w:del w:id="5603" w:author="PR Preview" w:date="2026-01-01T00:00:00Z">
        <w:r>
          <w:delText xml:space="preserve"> </w:delText>
        </w:r>
      </w:del>
      <m:oMath>
        <m:r>
          <m:rPr>
            <m:sty m:val="bi"/>
          </m:rPr>
          <m:t>A</m:t>
        </m:r>
        <m:acc>
          <m:accPr>
            <m:chr m:val="̃"/>
          </m:accPr>
          <m:e>
            <m:r>
              <m:t>x</m:t>
            </m:r>
          </m:e>
        </m:acc>
        <m:r>
          <m:rPr>
            <m:sty m:val="p"/>
          </m:rPr>
          <m:t>=</m:t>
        </m:r>
        <m:acc>
          <m:accPr>
            <m:chr m:val="̃"/>
          </m:accPr>
          <m:e>
            <m:r>
              <m:t>b</m:t>
            </m:r>
          </m:e>
        </m:acc>
      </m:oMath>
      <w:del w:id="5604" w:author="PR Preview" w:date="2026-01-01T00:00:00Z">
        <w:r>
          <w:delText xml:space="preserve"> </w:delText>
        </w:r>
      </w:del>
      <w:del w:id="5605" w:author="PR Preview" w:date="2026-01-01T00:00:00Z">
        <w:r>
          <w:delText xml:space="preserve">has exactly one solution:</w:delText>
        </w:r>
      </w:del>
      <w:del w:id="5606" w:author="PR Preview" w:date="2026-01-01T00:00:00Z">
        <w:r>
          <w:delText xml:space="preserve"> </w:delText>
        </w:r>
      </w:del>
      <w:del w:id="5607" w:author="PR Preview" w:date="2026-01-01T00:00:00Z">
        <w:r>
          <w:delText xml:space="preserve">solve</w:delText>
        </w:r>
      </w:del>
      <w:del w:id="5608" w:author="PR Preview" w:date="2026-01-01T00:00:00Z">
        <w:r>
          <w:delText xml:space="preserve"> </w:delText>
        </w:r>
      </w:del>
      <m:oMath>
        <m:r>
          <m:rPr>
            <m:sty m:val="bi"/>
          </m:rPr>
          <m:t>L</m:t>
        </m:r>
        <m:acc>
          <m:accPr>
            <m:chr m:val="̃"/>
          </m:accPr>
          <m:e>
            <m:r>
              <m:t>y</m:t>
            </m:r>
          </m:e>
        </m:acc>
        <m:r>
          <m:rPr>
            <m:sty m:val="p"/>
          </m:rPr>
          <m:t>=</m:t>
        </m:r>
        <m:acc>
          <m:accPr>
            <m:chr m:val="̃"/>
          </m:accPr>
          <m:e>
            <m:r>
              <m:t>b</m:t>
            </m:r>
          </m:e>
        </m:acc>
      </m:oMath>
      <w:del w:id="5609" w:author="PR Preview" w:date="2026-01-01T00:00:00Z">
        <w:r>
          <w:delText xml:space="preserve"> </w:delText>
        </w:r>
      </w:del>
      <w:del w:id="5610" w:author="PR Preview" w:date="2026-01-01T00:00:00Z">
        <w:r>
          <w:delText xml:space="preserve">by forward substitution,</w:delText>
        </w:r>
      </w:del>
      <w:del w:id="5611" w:author="PR Preview" w:date="2026-01-01T00:00:00Z">
        <w:r>
          <w:delText xml:space="preserve"> </w:delText>
        </w:r>
      </w:del>
      <w:del w:id="5612" w:author="PR Preview" w:date="2026-01-01T00:00:00Z">
        <w:r>
          <w:delText xml:space="preserve">then</w:delText>
        </w:r>
      </w:del>
      <w:del w:id="5613" w:author="PR Preview" w:date="2026-01-01T00:00:00Z">
        <w:r>
          <w:delText xml:space="preserve"> </w:delText>
        </w:r>
      </w:del>
      <m:oMath>
        <m:r>
          <m:rPr>
            <m:sty m:val="bi"/>
          </m:rPr>
          <m:t>U</m:t>
        </m:r>
        <m:acc>
          <m:accPr>
            <m:chr m:val="̃"/>
          </m:accPr>
          <m:e>
            <m:r>
              <m:t>x</m:t>
            </m:r>
          </m:e>
        </m:acc>
        <m:r>
          <m:rPr>
            <m:sty m:val="p"/>
          </m:rPr>
          <m:t>=</m:t>
        </m:r>
        <m:acc>
          <m:accPr>
            <m:chr m:val="̃"/>
          </m:accPr>
          <m:e>
            <m:r>
              <m:t>y</m:t>
            </m:r>
          </m:e>
        </m:acc>
      </m:oMath>
      <w:del w:id="5614" w:author="PR Preview" w:date="2026-01-01T00:00:00Z">
        <w:r>
          <w:delText xml:space="preserve"> </w:delText>
        </w:r>
      </w:del>
      <w:del w:id="5615" w:author="PR Preview" w:date="2026-01-01T00:00:00Z">
        <w:r>
          <w:delText xml:space="preserve">by back substitution (</w:delText>
        </w:r>
      </w:del>
      <w:hyperlink w:anchor="thm-back-substitution">
        <w:del w:id="5616" w:author="PR Preview" w:date="2026-01-01T00:00:00Z">
          <w:r>
            <w:rPr>
              <w:rStyle w:val="Hyperlink"/>
            </w:rPr>
            <w:delText xml:space="preserve">Theorem 92</w:delText>
          </w:r>
        </w:del>
      </w:hyperlink>
      <w:del w:id="5617" w:author="PR Preview" w:date="2026-01-01T00:00:00Z">
        <w:r>
          <w:delText xml:space="preserve">).</w:delText>
        </w:r>
      </w:del>
    </w:p>
    <w:p>
      <w:pPr>
        <w:pStyle w:val="BodyText"/>
      </w:pPr>
      <w:del w:id="5618" w:author="PR Preview" w:date="2026-01-01T00:00:00Z">
        <w:r>
          <w:rPr>
            <w:i/>
            <w:iCs/>
          </w:rPr>
          <w:delText xml:space="preserve">Proof</w:delText>
        </w:r>
      </w:del>
      <w:del w:id="5619" w:author="PR Preview" w:date="2026-01-01T00:00:00Z">
        <w:r>
          <w:delText xml:space="preserve">. </w:delText>
        </w:r>
      </w:del>
      <m:oMath>
        <m:r>
          <m:rPr>
            <m:sty m:val="bi"/>
          </m:rPr>
          <m:t>L</m:t>
        </m:r>
      </m:oMath>
      <w:del w:id="5620" w:author="PR Preview" w:date="2026-01-01T00:00:00Z">
        <w:r>
          <w:delText xml:space="preserve"> </w:delText>
        </w:r>
      </w:del>
      <w:del w:id="5621" w:author="PR Preview" w:date="2026-01-01T00:00:00Z">
        <w:r>
          <w:delText xml:space="preserve">has diagonal entries</w:delText>
        </w:r>
      </w:del>
      <w:del w:id="5622" w:author="PR Preview" w:date="2026-01-01T00:00:00Z">
        <w:r>
          <w:delText xml:space="preserve"> </w:delText>
        </w:r>
      </w:del>
      <m:oMath>
        <m:r>
          <m:t>1</m:t>
        </m:r>
      </m:oMath>
      <w:del w:id="5623" w:author="PR Preview" w:date="2026-01-01T00:00:00Z">
        <w:r>
          <w:delText xml:space="preserve"> </w:delText>
        </w:r>
      </w:del>
      <w:del w:id="5624" w:author="PR Preview" w:date="2026-01-01T00:00:00Z">
        <w:r>
          <w:delText xml:space="preserve">and</w:delText>
        </w:r>
      </w:del>
      <w:del w:id="5625" w:author="PR Preview" w:date="2026-01-01T00:00:00Z">
        <w:r>
          <w:delText xml:space="preserve"> </w:delText>
        </w:r>
      </w:del>
      <m:oMath>
        <m:r>
          <m:rPr>
            <m:sty m:val="bi"/>
          </m:rPr>
          <m:t>U</m:t>
        </m:r>
      </m:oMath>
      <w:del w:id="5626" w:author="PR Preview" w:date="2026-01-01T00:00:00Z">
        <w:r>
          <w:delText xml:space="preserve"> </w:delText>
        </w:r>
      </w:del>
      <w:del w:id="5627" w:author="PR Preview" w:date="2026-01-01T00:00:00Z">
        <w:r>
          <w:delText xml:space="preserve">has nonzero ones,</w:delText>
        </w:r>
      </w:del>
      <w:del w:id="5628" w:author="PR Preview" w:date="2026-01-01T00:00:00Z">
        <w:r>
          <w:delText xml:space="preserve"> </w:delText>
        </w:r>
      </w:del>
      <w:del w:id="5629" w:author="PR Preview" w:date="2026-01-01T00:00:00Z">
        <w:r>
          <w:delText xml:space="preserve">so each of the two triangular systems has exactly one solution (</w:delText>
        </w:r>
      </w:del>
      <w:hyperlink w:anchor="thm-back-substitution">
        <w:del w:id="5630" w:author="PR Preview" w:date="2026-01-01T00:00:00Z">
          <w:r>
            <w:rPr>
              <w:rStyle w:val="Hyperlink"/>
            </w:rPr>
            <w:delText xml:space="preserve">Theorem 92</w:delText>
          </w:r>
        </w:del>
      </w:hyperlink>
      <w:del w:id="5631" w:author="PR Preview" w:date="2026-01-01T00:00:00Z">
        <w:r>
          <w:delText xml:space="preserve">).</w:delText>
        </w:r>
      </w:del>
      <w:del w:id="5632" w:author="PR Preview" w:date="2026-01-01T00:00:00Z">
        <w:r>
          <w:delText xml:space="preserve"> </w:delText>
        </w:r>
      </w:del>
      <w:del w:id="5633" w:author="PR Preview" w:date="2026-01-01T00:00:00Z">
        <w:r>
          <w:delText xml:space="preserve">If</w:delText>
        </w:r>
      </w:del>
      <w:del w:id="5634" w:author="PR Preview" w:date="2026-01-01T00:00:00Z">
        <w:r>
          <w:delText xml:space="preserve"> </w:delText>
        </w:r>
      </w:del>
      <m:oMath>
        <m:acc>
          <m:accPr>
            <m:chr m:val="̃"/>
          </m:accPr>
          <m:e>
            <m:r>
              <m:t>y</m:t>
            </m:r>
          </m:e>
        </m:acc>
      </m:oMath>
      <w:del w:id="5635" w:author="PR Preview" w:date="2026-01-01T00:00:00Z">
        <w:r>
          <w:delText xml:space="preserve"> </w:delText>
        </w:r>
      </w:del>
      <w:del w:id="5636" w:author="PR Preview" w:date="2026-01-01T00:00:00Z">
        <w:r>
          <w:delText xml:space="preserve">and</w:delText>
        </w:r>
      </w:del>
      <w:del w:id="5637" w:author="PR Preview" w:date="2026-01-01T00:00:00Z">
        <w:r>
          <w:delText xml:space="preserve"> </w:delText>
        </w:r>
      </w:del>
      <m:oMath>
        <m:acc>
          <m:accPr>
            <m:chr m:val="̃"/>
          </m:accPr>
          <m:e>
            <m:r>
              <m:t>x</m:t>
            </m:r>
          </m:e>
        </m:acc>
      </m:oMath>
      <w:del w:id="5638" w:author="PR Preview" w:date="2026-01-01T00:00:00Z">
        <w:r>
          <w:delText xml:space="preserve"> </w:delText>
        </w:r>
      </w:del>
      <w:del w:id="5639" w:author="PR Preview" w:date="2026-01-01T00:00:00Z">
        <w:r>
          <w:delText xml:space="preserve">are those solutions, then</w:delText>
        </w:r>
      </w:del>
      <w:del w:id="5640" w:author="PR Preview" w:date="2026-01-01T00:00:00Z">
        <w:r>
          <w:delText xml:space="preserve"> </w:delText>
        </w:r>
      </w:del>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del w:id="5641" w:author="PR Preview" w:date="2026-01-01T00:00:00Z">
        <w:r>
          <w:delText xml:space="preserve"> </w:delText>
        </w:r>
      </w:del>
      <w:del w:id="5642" w:author="PR Preview" w:date="2026-01-01T00:00:00Z">
        <w:r>
          <w:delText xml:space="preserve">(</w:delText>
        </w:r>
      </w:del>
      <w:hyperlink w:anchor="thm-matmul-assoc">
        <w:del w:id="5643" w:author="PR Preview" w:date="2026-01-01T00:00:00Z">
          <w:r>
            <w:rPr>
              <w:rStyle w:val="Hyperlink"/>
            </w:rPr>
            <w:delText xml:space="preserve">Theorem 8</w:delText>
          </w:r>
        </w:del>
      </w:hyperlink>
      <w:del w:id="5644" w:author="PR Preview" w:date="2026-01-01T00:00:00Z">
        <w:r>
          <w:delText xml:space="preserve">),</w:delText>
        </w:r>
      </w:del>
      <w:del w:id="5645" w:author="PR Preview" w:date="2026-01-01T00:00:00Z">
        <w:r>
          <w:delText xml:space="preserve"> </w:delText>
        </w:r>
      </w:del>
      <w:del w:id="5646" w:author="PR Preview" w:date="2026-01-01T00:00:00Z">
        <w:r>
          <w:delText xml:space="preserve">so</w:delText>
        </w:r>
      </w:del>
      <w:del w:id="5647" w:author="PR Preview" w:date="2026-01-01T00:00:00Z">
        <w:r>
          <w:delText xml:space="preserve"> </w:delText>
        </w:r>
      </w:del>
      <m:oMath>
        <m:acc>
          <m:accPr>
            <m:chr m:val="̃"/>
          </m:accPr>
          <m:e>
            <m:r>
              <m:t>x</m:t>
            </m:r>
          </m:e>
        </m:acc>
      </m:oMath>
      <w:del w:id="5648" w:author="PR Preview" w:date="2026-01-01T00:00:00Z">
        <w:r>
          <w:delText xml:space="preserve"> </w:delText>
        </w:r>
      </w:del>
      <w:del w:id="5649" w:author="PR Preview" w:date="2026-01-01T00:00:00Z">
        <w:r>
          <w:delText xml:space="preserve">is a solution.</w:delText>
        </w:r>
      </w:del>
      <w:del w:id="5650" w:author="PR Preview" w:date="2026-01-01T00:00:00Z">
        <w:r>
          <w:delText xml:space="preserve"> </w:delText>
        </w:r>
      </w:del>
      <w:del w:id="5651" w:author="PR Preview" w:date="2026-01-01T00:00:00Z">
        <w:r>
          <w:delText xml:space="preserve">Conversely, if</w:delText>
        </w:r>
      </w:del>
      <w:del w:id="5652" w:author="PR Preview" w:date="2026-01-01T00:00:00Z">
        <w:r>
          <w:delText xml:space="preserve"> </w:delText>
        </w:r>
      </w:del>
      <m:oMath>
        <m:r>
          <m:rPr>
            <m:sty m:val="bi"/>
          </m:rPr>
          <m:t>A</m:t>
        </m:r>
        <m:acc>
          <m:accPr>
            <m:chr m:val="̃"/>
          </m:accPr>
          <m:e>
            <m:r>
              <m:t>x</m:t>
            </m:r>
          </m:e>
        </m:acc>
        <m:r>
          <m:rPr>
            <m:sty m:val="p"/>
          </m:rPr>
          <m:t>=</m:t>
        </m:r>
        <m:acc>
          <m:accPr>
            <m:chr m:val="̃"/>
          </m:accPr>
          <m:e>
            <m:r>
              <m:t>b</m:t>
            </m:r>
          </m:e>
        </m:acc>
      </m:oMath>
      <w:del w:id="5653" w:author="PR Preview" w:date="2026-01-01T00:00:00Z">
        <w:r>
          <w:delText xml:space="preserve">, then</w:delText>
        </w:r>
      </w:del>
      <w:del w:id="5654" w:author="PR Preview" w:date="2026-01-01T00:00:00Z">
        <w:r>
          <w:delText xml:space="preserve"> </w:delText>
        </w:r>
      </w:del>
      <m:oMath>
        <m:acc>
          <m:accPr>
            <m:chr m:val="̃"/>
          </m:accPr>
          <m:e>
            <m:r>
              <m:t>y</m:t>
            </m:r>
          </m:e>
        </m:acc>
        <m:limUpp>
          <m:e>
            <m:r>
              <m:rPr>
                <m:sty m:val="p"/>
              </m:rPr>
              <m:t>=</m:t>
            </m:r>
          </m:e>
          <m:lim>
            <m:r>
              <m:rPr>
                <m:nor/>
                <m:sty m:val="p"/>
              </m:rPr>
              <m:t>def</m:t>
            </m:r>
          </m:lim>
        </m:limUpp>
        <m:r>
          <m:rPr>
            <m:sty m:val="bi"/>
          </m:rPr>
          <m:t>U</m:t>
        </m:r>
        <m:acc>
          <m:accPr>
            <m:chr m:val="̃"/>
          </m:accPr>
          <m:e>
            <m:r>
              <m:t>x</m:t>
            </m:r>
          </m:e>
        </m:acc>
      </m:oMath>
      <w:del w:id="5655" w:author="PR Preview" w:date="2026-01-01T00:00:00Z">
        <w:r>
          <w:delText xml:space="preserve"> </w:delText>
        </w:r>
      </w:del>
      <w:del w:id="5656" w:author="PR Preview" w:date="2026-01-01T00:00:00Z">
        <w:r>
          <w:delText xml:space="preserve">satisfies</w:delText>
        </w:r>
      </w:del>
      <w:del w:id="5657" w:author="PR Preview" w:date="2026-01-01T00:00:00Z">
        <w:r>
          <w:delText xml:space="preserve"> </w:delText>
        </w:r>
      </w:del>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del w:id="5658" w:author="PR Preview" w:date="2026-01-01T00:00:00Z">
        <w:r>
          <w:delText xml:space="preserve"> </w:delText>
        </w:r>
      </w:del>
      <w:del w:id="5659" w:author="PR Preview" w:date="2026-01-01T00:00:00Z">
        <w:r>
          <w:delText xml:space="preserve">(</w:delText>
        </w:r>
      </w:del>
      <w:hyperlink w:anchor="thm-matmul-assoc">
        <w:del w:id="5660" w:author="PR Preview" w:date="2026-01-01T00:00:00Z">
          <w:r>
            <w:rPr>
              <w:rStyle w:val="Hyperlink"/>
            </w:rPr>
            <w:delText xml:space="preserve">Theorem 8</w:delText>
          </w:r>
        </w:del>
      </w:hyperlink>
      <w:del w:id="5661" w:author="PR Preview" w:date="2026-01-01T00:00:00Z">
        <w:r>
          <w:delText xml:space="preserve">),</w:delText>
        </w:r>
      </w:del>
      <w:del w:id="5662" w:author="PR Preview" w:date="2026-01-01T00:00:00Z">
        <w:r>
          <w:delText xml:space="preserve"> </w:delText>
        </w:r>
      </w:del>
      <w:del w:id="5663" w:author="PR Preview" w:date="2026-01-01T00:00:00Z">
        <w:r>
          <w:delText xml:space="preserve">so</w:delText>
        </w:r>
      </w:del>
      <w:del w:id="5664" w:author="PR Preview" w:date="2026-01-01T00:00:00Z">
        <w:r>
          <w:delText xml:space="preserve"> </w:delText>
        </w:r>
      </w:del>
      <m:oMath>
        <m:acc>
          <m:accPr>
            <m:chr m:val="̃"/>
          </m:accPr>
          <m:e>
            <m:r>
              <m:t>y</m:t>
            </m:r>
          </m:e>
        </m:acc>
      </m:oMath>
      <w:del w:id="5665" w:author="PR Preview" w:date="2026-01-01T00:00:00Z">
        <w:r>
          <w:delText xml:space="preserve"> </w:delText>
        </w:r>
      </w:del>
      <w:del w:id="5666" w:author="PR Preview" w:date="2026-01-01T00:00:00Z">
        <w:r>
          <w:delText xml:space="preserve">is the unique solution of that system,</w:delText>
        </w:r>
      </w:del>
      <w:del w:id="5667" w:author="PR Preview" w:date="2026-01-01T00:00:00Z">
        <w:r>
          <w:delText xml:space="preserve"> </w:delText>
        </w:r>
      </w:del>
      <w:del w:id="5668" w:author="PR Preview" w:date="2026-01-01T00:00:00Z">
        <w:r>
          <w:delText xml:space="preserve">and</w:delText>
        </w:r>
      </w:del>
      <w:del w:id="5669" w:author="PR Preview" w:date="2026-01-01T00:00:00Z">
        <w:r>
          <w:delText xml:space="preserve"> </w:delText>
        </w:r>
      </w:del>
      <m:oMath>
        <m:acc>
          <m:accPr>
            <m:chr m:val="̃"/>
          </m:accPr>
          <m:e>
            <m:r>
              <m:t>x</m:t>
            </m:r>
          </m:e>
        </m:acc>
      </m:oMath>
      <w:del w:id="5670" w:author="PR Preview" w:date="2026-01-01T00:00:00Z">
        <w:r>
          <w:delText xml:space="preserve"> </w:delText>
        </w:r>
      </w:del>
      <w:del w:id="5671" w:author="PR Preview" w:date="2026-01-01T00:00:00Z">
        <w:r>
          <w:delText xml:space="preserve">is then the unique solution of</w:delText>
        </w:r>
      </w:del>
      <w:del w:id="5672" w:author="PR Preview" w:date="2026-01-01T00:00:00Z">
        <w:r>
          <w:delText xml:space="preserve"> </w:delText>
        </w:r>
      </w:del>
      <m:oMath>
        <m:r>
          <m:rPr>
            <m:sty m:val="bi"/>
          </m:rPr>
          <m:t>U</m:t>
        </m:r>
        <m:acc>
          <m:accPr>
            <m:chr m:val="̃"/>
          </m:accPr>
          <m:e>
            <m:r>
              <m:t>x</m:t>
            </m:r>
          </m:e>
        </m:acc>
        <m:r>
          <m:rPr>
            <m:sty m:val="p"/>
          </m:rPr>
          <m:t>=</m:t>
        </m:r>
        <m:acc>
          <m:accPr>
            <m:chr m:val="̃"/>
          </m:accPr>
          <m:e>
            <m:r>
              <m:t>y</m:t>
            </m:r>
          </m:e>
        </m:acc>
      </m:oMath>
      <w:del w:id="5673" w:author="PR Preview" w:date="2026-01-01T00:00:00Z">
        <w:r>
          <w:delText xml:space="preserve">.</w:delText>
        </w:r>
      </w:del>
    </w:p>
    <w:p>
      <w:pPr>
        <w:pStyle w:val="BodyText"/>
      </w:pPr>
      <w:del w:id="5674" w:author="PR Preview" w:date="2026-01-01T00:00:00Z">
        <w:r>
          <w:rPr>
            <w:b/>
            <w:bCs/>
          </w:rPr>
          <w:delText xml:space="preserve">Example 178 (Two triangular solves)</w:delText>
        </w:r>
      </w:del>
      <w:del w:id="5675" w:author="PR Preview" w:date="2026-01-01T00:00:00Z">
        <w:r>
          <w:delText xml:space="preserve"> </w:delText>
        </w:r>
      </w:del>
      <w:del w:id="5676" w:author="PR Preview" w:date="2026-01-01T00:00:00Z">
        <w:r>
          <w:delText xml:space="preserve">With</w:delText>
        </w:r>
      </w:del>
      <w:del w:id="5677" w:author="PR Preview" w:date="2026-01-01T00:00:00Z">
        <w:r>
          <w:delText xml:space="preserve"> </w:delText>
        </w:r>
      </w:del>
      <m:oMath>
        <m:r>
          <m:rPr>
            <m:sty m:val="bi"/>
          </m:rPr>
          <m:t>L</m:t>
        </m:r>
      </m:oMath>
      <w:del w:id="5678" w:author="PR Preview" w:date="2026-01-01T00:00:00Z">
        <w:r>
          <w:delText xml:space="preserve"> </w:delText>
        </w:r>
      </w:del>
      <w:del w:id="5679" w:author="PR Preview" w:date="2026-01-01T00:00:00Z">
        <w:r>
          <w:delText xml:space="preserve">and</w:delText>
        </w:r>
      </w:del>
      <w:del w:id="5680" w:author="PR Preview" w:date="2026-01-01T00:00:00Z">
        <w:r>
          <w:delText xml:space="preserve"> </w:delText>
        </w:r>
      </w:del>
      <m:oMath>
        <m:r>
          <m:rPr>
            <m:sty m:val="bi"/>
          </m:rPr>
          <m:t>U</m:t>
        </m:r>
      </m:oMath>
      <w:del w:id="5681" w:author="PR Preview" w:date="2026-01-01T00:00:00Z">
        <w:r>
          <w:delText xml:space="preserve"> </w:delText>
        </w:r>
      </w:del>
      <w:del w:id="5682" w:author="PR Preview" w:date="2026-01-01T00:00:00Z">
        <w:r>
          <w:delText xml:space="preserve">of</w:delText>
        </w:r>
      </w:del>
      <w:del w:id="5683" w:author="PR Preview" w:date="2026-01-01T00:00:00Z">
        <w:r>
          <w:delText xml:space="preserve"> </w:delText>
        </w:r>
      </w:del>
      <w:hyperlink w:anchor="exm-lu">
        <w:del w:id="5684" w:author="PR Preview" w:date="2026-01-01T00:00:00Z">
          <w:r>
            <w:rPr>
              <w:rStyle w:val="Hyperlink"/>
            </w:rPr>
            <w:delText xml:space="preserve">Example 176</w:delText>
          </w:r>
        </w:del>
      </w:hyperlink>
      <w:del w:id="5685" w:author="PR Preview" w:date="2026-01-01T00:00:00Z">
        <w:r>
          <w:delText xml:space="preserve">, solve</w:delText>
        </w:r>
      </w:del>
      <w:del w:id="5686" w:author="PR Preview" w:date="2026-01-01T00:00:00Z">
        <w:r>
          <w:delText xml:space="preserve"> </w:delText>
        </w:r>
      </w:del>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5687" w:author="PR Preview" w:date="2026-01-01T00:00:00Z">
        <w:r>
          <w:delText xml:space="preserve">.</w:delText>
        </w:r>
      </w:del>
      <w:del w:id="5688" w:author="PR Preview" w:date="2026-01-01T00:00:00Z">
        <w:r>
          <w:delText xml:space="preserve"> </w:delText>
        </w:r>
      </w:del>
      <w:del w:id="5689" w:author="PR Preview" w:date="2026-01-01T00:00:00Z">
        <w:r>
          <w:delText xml:space="preserve">Forward substitution on</w:delText>
        </w:r>
      </w:del>
      <w:del w:id="5690" w:author="PR Preview" w:date="2026-01-01T00:00:00Z">
        <w:r>
          <w:delText xml:space="preserve"> </w:delText>
        </w:r>
      </w:del>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5691" w:author="PR Preview" w:date="2026-01-01T00:00:00Z">
        <w:r>
          <w:delText xml:space="preserve"> </w:delText>
        </w:r>
      </w:del>
      <w:del w:id="5692" w:author="PR Preview" w:date="2026-01-01T00:00:00Z">
        <w:r>
          <w:delText xml:space="preserve">gives</w:delText>
        </w:r>
      </w:del>
      <w:del w:id="5693" w:author="PR Preview" w:date="2026-01-01T00:00:00Z">
        <w:r>
          <w:delText xml:space="preserve"> </w:delText>
        </w:r>
      </w:del>
      <m:oMath>
        <m:sSub>
          <m:e>
            <m:r>
              <m:t>y</m:t>
            </m:r>
          </m:e>
          <m:sub>
            <m:r>
              <m:t>1</m:t>
            </m:r>
          </m:sub>
        </m:sSub>
        <m:r>
          <m:rPr>
            <m:sty m:val="p"/>
          </m:rPr>
          <m:t>=</m:t>
        </m:r>
        <m:r>
          <m:t>8</m:t>
        </m:r>
      </m:oMath>
      <w:del w:id="5694" w:author="PR Preview" w:date="2026-01-01T00:00:00Z">
        <w:r>
          <w:delText xml:space="preserve">,</w:delText>
        </w:r>
      </w:del>
      <w:del w:id="5695" w:author="PR Preview" w:date="2026-01-01T00:00:00Z">
        <w:r>
          <w:delText xml:space="preserve"> </w:delText>
        </w:r>
      </w:del>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del w:id="5696" w:author="PR Preview" w:date="2026-01-01T00:00:00Z">
        <w:r>
          <w:delText xml:space="preserve">,</w:delText>
        </w:r>
      </w:del>
      <w:del w:id="5697" w:author="PR Preview" w:date="2026-01-01T00:00:00Z">
        <w:r>
          <w:delText xml:space="preserve"> </w:delText>
        </w:r>
      </w:del>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del w:id="5698" w:author="PR Preview" w:date="2026-01-01T00:00:00Z">
        <w:r>
          <w:delText xml:space="preserve">.</w:delText>
        </w:r>
      </w:del>
      <w:del w:id="5699" w:author="PR Preview" w:date="2026-01-01T00:00:00Z">
        <w:r>
          <w:delText xml:space="preserve"> </w:delText>
        </w:r>
      </w:del>
      <w:del w:id="5700" w:author="PR Preview" w:date="2026-01-01T00:00:00Z">
        <w:r>
          <w:delText xml:space="preserve">Back substitution on</w:delText>
        </w:r>
      </w:del>
      <w:del w:id="5701" w:author="PR Preview" w:date="2026-01-01T00:00:00Z">
        <w:r>
          <w:delText xml:space="preserve"> </w:delText>
        </w:r>
      </w:del>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del w:id="5702" w:author="PR Preview" w:date="2026-01-01T00:00:00Z">
        <w:r>
          <w:delText xml:space="preserve"> </w:delText>
        </w:r>
      </w:del>
      <w:del w:id="5703" w:author="PR Preview" w:date="2026-01-01T00:00:00Z">
        <w:r>
          <w:delText xml:space="preserve">is</w:delText>
        </w:r>
      </w:del>
      <w:del w:id="5704" w:author="PR Preview" w:date="2026-01-01T00:00:00Z">
        <w:r>
          <w:delText xml:space="preserve"> </w:delText>
        </w:r>
      </w:del>
      <w:hyperlink w:anchor="exm-back-substitution">
        <w:del w:id="5705" w:author="PR Preview" w:date="2026-01-01T00:00:00Z">
          <w:r>
            <w:rPr>
              <w:rStyle w:val="Hyperlink"/>
            </w:rPr>
            <w:delText xml:space="preserve">Example 170</w:delText>
          </w:r>
        </w:del>
      </w:hyperlink>
      <w:del w:id="5706" w:author="PR Preview" w:date="2026-01-01T00:00:00Z">
        <w:r>
          <w:delText xml:space="preserve">,</w:delText>
        </w:r>
      </w:del>
      <w:del w:id="5707" w:author="PR Preview" w:date="2026-01-01T00:00:00Z">
        <w:r>
          <w:delText xml:space="preserve"> </w:delText>
        </w:r>
      </w:del>
      <w:del w:id="5708" w:author="PR Preview" w:date="2026-01-01T00:00:00Z">
        <w:r>
          <w:delText xml:space="preserve">which gives</w:delText>
        </w:r>
      </w:del>
      <w:del w:id="5709" w:author="PR Preview" w:date="2026-01-01T00:00:00Z">
        <w:r>
          <w:delText xml:space="preserve"> </w:delText>
        </w:r>
      </w:del>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del w:id="5710" w:author="PR Preview" w:date="2026-01-01T00:00:00Z">
        <w:r>
          <w:delText xml:space="preserve">.</w:delText>
        </w:r>
      </w:del>
      <w:del w:id="5711" w:author="PR Preview" w:date="2026-01-01T00:00:00Z">
        <w:r>
          <w:delText xml:space="preserve"> </w:delText>
        </w:r>
      </w:del>
      <w:del w:id="5712" w:author="PR Preview" w:date="2026-01-01T00:00:00Z">
        <w:r>
          <w:delText xml:space="preserve">As a check,</w:delText>
        </w:r>
      </w:del>
      <w:del w:id="5713" w:author="PR Preview" w:date="2026-01-01T00:00:00Z">
        <w:r>
          <w:delText xml:space="preserve"> </w:delText>
        </w:r>
      </w:del>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del w:id="5714" w:author="PR Preview" w:date="2026-01-01T00:00:00Z">
        <w:r>
          <w:delText xml:space="preserve">.</w:delText>
        </w:r>
      </w:del>
    </w:p>
    <w:p>
      <w:pPr>
        <w:pStyle w:val="BodyText"/>
      </w:pPr>
      <w:ins w:id="5715" w:author="PR Preview" w:date="2026-01-01T00:00:00Z">
        <w:r>
          <w:rPr>
            <w:b/>
            <w:bCs/>
          </w:rPr>
          <w:t xml:space="preserve">Example 177 (An LU factorization of a</w:t>
        </w:r>
      </w:ins>
      <w:ins w:id="5716" w:author="PR Preview" w:date="2026-01-01T00:00:00Z">
        <w:r>
          <w:rPr>
            <w:b/>
            <w:bCs/>
          </w:rPr>
          <w:t xml:space="preserve"> </w:t>
        </w:r>
      </w:ins>
      <m:oMath>
        <m:r>
          <m:t>3</m:t>
        </m:r>
        <m:r>
          <m:rPr>
            <m:sty m:val="p"/>
          </m:rPr>
          <m:t>×</m:t>
        </m:r>
        <m:r>
          <m:t>3</m:t>
        </m:r>
      </m:oMath>
      <w:ins w:id="5717" w:author="PR Preview" w:date="2026-01-01T00:00:00Z">
        <w:r>
          <w:rPr>
            <w:b/>
            <w:bCs/>
          </w:rPr>
          <w:t xml:space="preserve"> </w:t>
        </w:r>
      </w:ins>
      <w:ins w:id="5718" w:author="PR Preview" w:date="2026-01-01T00:00:00Z">
        <w:r>
          <w:rPr>
            <w:b/>
            <w:bCs/>
          </w:rPr>
          <w:t xml:space="preserve">matrix)</w:t>
        </w:r>
      </w:ins>
      <w:ins w:id="5719" w:author="PR Preview" w:date="2026-01-01T00:00:00Z">
        <w:r>
          <w:t xml:space="preserve"> </w:t>
        </w:r>
      </w:ins>
      <w:ins w:id="5720" w:author="PR Preview" w:date="2026-01-01T00:00:00Z">
        <w:r>
          <w:t xml:space="preserve">Let</w:t>
        </w:r>
      </w:ins>
      <w:ins w:id="572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5722" w:author="PR Preview" w:date="2026-01-01T00:00:00Z">
        <w:r>
          <w:t xml:space="preserve">,</w:t>
        </w:r>
      </w:ins>
      <w:ins w:id="5723"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5724" w:author="PR Preview" w:date="2026-01-01T00:00:00Z">
        <w:r>
          <w:t xml:space="preserve"> </w:t>
        </w:r>
      </w:ins>
      <w:ins w:id="5725" w:author="PR Preview" w:date="2026-01-01T00:00:00Z">
        <w:r>
          <w:t xml:space="preserve">(unit lower triangular) and</w:t>
        </w:r>
      </w:ins>
      <w:ins w:id="5726"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5727" w:author="PR Preview" w:date="2026-01-01T00:00:00Z">
        <w:r>
          <w:t xml:space="preserve"> </w:t>
        </w:r>
      </w:ins>
      <w:ins w:id="5728" w:author="PR Preview" w:date="2026-01-01T00:00:00Z">
        <w:r>
          <w:t xml:space="preserve">(upper triangular).</w:t>
        </w:r>
      </w:ins>
      <w:ins w:id="5729" w:author="PR Preview" w:date="2026-01-01T00:00:00Z">
        <w:r>
          <w:t xml:space="preserve"> </w:t>
        </w:r>
      </w:ins>
      <w:ins w:id="5730" w:author="PR Preview" w:date="2026-01-01T00:00:00Z">
        <w:r>
          <w:t xml:space="preserve">By</w:t>
        </w:r>
      </w:ins>
      <w:ins w:id="5731" w:author="PR Preview" w:date="2026-01-01T00:00:00Z">
        <w:r>
          <w:t xml:space="preserve"> </w:t>
        </w:r>
      </w:ins>
      <w:hyperlink w:anchor="def-matrix-mult">
        <w:ins w:id="5732" w:author="PR Preview" w:date="2026-01-01T00:00:00Z">
          <w:r>
            <w:rPr>
              <w:rStyle w:val="Hyperlink"/>
            </w:rPr>
            <w:t xml:space="preserve">Definition 24</w:t>
          </w:r>
        </w:ins>
      </w:hyperlink>
      <w:ins w:id="5733" w:author="PR Preview" w:date="2026-01-01T00:00:00Z">
        <w:r>
          <w:t xml:space="preserve">, entry</w:t>
        </w:r>
      </w:ins>
      <w:ins w:id="5734" w:author="PR Preview" w:date="2026-01-01T00:00:00Z">
        <w:r>
          <w:t xml:space="preserve"> </w:t>
        </w:r>
      </w:ins>
      <m:oMath>
        <m:r>
          <m:rPr>
            <m:sty m:val="p"/>
          </m:rPr>
          <m:t>(</m:t>
        </m:r>
        <m:r>
          <m:t>i</m:t>
        </m:r>
        <m:r>
          <m:rPr>
            <m:sty m:val="p"/>
          </m:rPr>
          <m:t>,</m:t>
        </m:r>
        <m:r>
          <m:t>j</m:t>
        </m:r>
        <m:r>
          <m:rPr>
            <m:sty m:val="p"/>
          </m:rPr>
          <m:t>)</m:t>
        </m:r>
      </m:oMath>
      <w:ins w:id="5735" w:author="PR Preview" w:date="2026-01-01T00:00:00Z">
        <w:r>
          <w:t xml:space="preserve"> </w:t>
        </w:r>
      </w:ins>
      <w:ins w:id="5736" w:author="PR Preview" w:date="2026-01-01T00:00:00Z">
        <w:r>
          <w:t xml:space="preserve">of</w:t>
        </w:r>
      </w:ins>
      <w:ins w:id="5737" w:author="PR Preview" w:date="2026-01-01T00:00:00Z">
        <w:r>
          <w:t xml:space="preserve"> </w:t>
        </w:r>
      </w:ins>
      <m:oMath>
        <m:r>
          <m:rPr>
            <m:sty m:val="bi"/>
          </m:rPr>
          <m:t>L</m:t>
        </m:r>
        <m:r>
          <m:rPr>
            <m:sty m:val="bi"/>
          </m:rPr>
          <m:t>U</m:t>
        </m:r>
      </m:oMath>
      <w:ins w:id="5738" w:author="PR Preview" w:date="2026-01-01T00:00:00Z">
        <w:r>
          <w:t xml:space="preserve"> </w:t>
        </w:r>
      </w:ins>
      <w:ins w:id="5739" w:author="PR Preview" w:date="2026-01-01T00:00:00Z">
        <w:r>
          <w:t xml:space="preserve">is</w:t>
        </w:r>
      </w:ins>
      <w:ins w:id="574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5741" w:author="PR Preview" w:date="2026-01-01T00:00:00Z">
        <w:r>
          <w:t xml:space="preserve">,</w:t>
        </w:r>
      </w:ins>
      <w:ins w:id="5742" w:author="PR Preview" w:date="2026-01-01T00:00:00Z">
        <w:r>
          <w:t xml:space="preserve"> </w:t>
        </w:r>
      </w:ins>
      <w:ins w:id="5743" w:author="PR Preview" w:date="2026-01-01T00:00:00Z">
        <w:r>
          <w:t xml:space="preserve">so row</w:t>
        </w:r>
      </w:ins>
      <w:ins w:id="5744" w:author="PR Preview" w:date="2026-01-01T00:00:00Z">
        <w:r>
          <w:t xml:space="preserve"> </w:t>
        </w:r>
      </w:ins>
      <m:oMath>
        <m:r>
          <m:t>i</m:t>
        </m:r>
      </m:oMath>
      <w:ins w:id="5745" w:author="PR Preview" w:date="2026-01-01T00:00:00Z">
        <w:r>
          <w:t xml:space="preserve"> </w:t>
        </w:r>
      </w:ins>
      <w:ins w:id="5746" w:author="PR Preview" w:date="2026-01-01T00:00:00Z">
        <w:r>
          <w:t xml:space="preserve">of</w:t>
        </w:r>
      </w:ins>
      <w:ins w:id="5747" w:author="PR Preview" w:date="2026-01-01T00:00:00Z">
        <w:r>
          <w:t xml:space="preserve"> </w:t>
        </w:r>
      </w:ins>
      <m:oMath>
        <m:r>
          <m:rPr>
            <m:sty m:val="bi"/>
          </m:rPr>
          <m:t>L</m:t>
        </m:r>
        <m:r>
          <m:rPr>
            <m:sty m:val="bi"/>
          </m:rPr>
          <m:t>U</m:t>
        </m:r>
      </m:oMath>
      <w:ins w:id="5748" w:author="PR Preview" w:date="2026-01-01T00:00:00Z">
        <w:r>
          <w:t xml:space="preserve"> </w:t>
        </w:r>
      </w:ins>
      <w:ins w:id="5749" w:author="PR Preview" w:date="2026-01-01T00:00:00Z">
        <w:r>
          <w:t xml:space="preserve">is</w:t>
        </w:r>
      </w:ins>
      <w:ins w:id="575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5751" w:author="PR Preview" w:date="2026-01-01T00:00:00Z">
        <w:r>
          <w:t xml:space="preserve"> </w:t>
        </w:r>
      </w:ins>
      <w:ins w:id="5752" w:author="PR Preview" w:date="2026-01-01T00:00:00Z">
        <w:r>
          <w:t xml:space="preserve">times row</w:t>
        </w:r>
      </w:ins>
      <w:ins w:id="5753" w:author="PR Preview" w:date="2026-01-01T00:00:00Z">
        <w:r>
          <w:t xml:space="preserve"> </w:t>
        </w:r>
      </w:ins>
      <m:oMath>
        <m:r>
          <m:t>k</m:t>
        </m:r>
      </m:oMath>
      <w:ins w:id="5754" w:author="PR Preview" w:date="2026-01-01T00:00:00Z">
        <w:r>
          <w:t xml:space="preserve"> </w:t>
        </w:r>
      </w:ins>
      <w:ins w:id="5755" w:author="PR Preview" w:date="2026-01-01T00:00:00Z">
        <w:r>
          <w:t xml:space="preserve">of</w:t>
        </w:r>
      </w:ins>
      <w:ins w:id="5756" w:author="PR Preview" w:date="2026-01-01T00:00:00Z">
        <w:r>
          <w:t xml:space="preserve"> </w:t>
        </w:r>
      </w:ins>
      <m:oMath>
        <m:r>
          <m:rPr>
            <m:sty m:val="bi"/>
          </m:rPr>
          <m:t>U</m:t>
        </m:r>
      </m:oMath>
      <w:ins w:id="5757" w:author="PR Preview" w:date="2026-01-01T00:00:00Z">
        <w:r>
          <w:t xml:space="preserve">.</w:t>
        </w:r>
      </w:ins>
      <w:ins w:id="5758" w:author="PR Preview" w:date="2026-01-01T00:00:00Z">
        <w:r>
          <w:t xml:space="preserve"> </w:t>
        </w:r>
      </w:ins>
      <w:ins w:id="5759" w:author="PR Preview" w:date="2026-01-01T00:00:00Z">
        <w:r>
          <w:t xml:space="preserve">Row 1 is</w:t>
        </w:r>
      </w:ins>
      <w:ins w:id="5760"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5761" w:author="PR Preview" w:date="2026-01-01T00:00:00Z">
        <w:r>
          <w:t xml:space="preserve">;</w:t>
        </w:r>
      </w:ins>
      <w:ins w:id="5762" w:author="PR Preview" w:date="2026-01-01T00:00:00Z">
        <w:r>
          <w:t xml:space="preserve"> </w:t>
        </w:r>
      </w:ins>
      <w:ins w:id="5763" w:author="PR Preview" w:date="2026-01-01T00:00:00Z">
        <w:r>
          <w:t xml:space="preserve">row 2 is</w:t>
        </w:r>
      </w:ins>
      <w:ins w:id="5764"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5765" w:author="PR Preview" w:date="2026-01-01T00:00:00Z">
        <w:r>
          <w:t xml:space="preserve">,</w:t>
        </w:r>
      </w:ins>
      <w:ins w:id="5766" w:author="PR Preview" w:date="2026-01-01T00:00:00Z">
        <w:r>
          <w:t xml:space="preserve"> </w:t>
        </w:r>
      </w:ins>
      <w:ins w:id="5767" w:author="PR Preview" w:date="2026-01-01T00:00:00Z">
        <w:r>
          <w:t xml:space="preserve">and row 3 is</w:t>
        </w:r>
      </w:ins>
      <w:ins w:id="5768"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5769" w:author="PR Preview" w:date="2026-01-01T00:00:00Z">
        <w:r>
          <w:t xml:space="preserve">.</w:t>
        </w:r>
      </w:ins>
      <w:ins w:id="5770" w:author="PR Preview" w:date="2026-01-01T00:00:00Z">
        <w:r>
          <w:t xml:space="preserve"> </w:t>
        </w:r>
      </w:ins>
      <w:ins w:id="5771" w:author="PR Preview" w:date="2026-01-01T00:00:00Z">
        <w:r>
          <w:t xml:space="preserve">These are the rows of</w:t>
        </w:r>
      </w:ins>
      <w:ins w:id="5772" w:author="PR Preview" w:date="2026-01-01T00:00:00Z">
        <w:r>
          <w:t xml:space="preserve"> </w:t>
        </w:r>
      </w:ins>
      <m:oMath>
        <m:r>
          <m:rPr>
            <m:sty m:val="bi"/>
          </m:rPr>
          <m:t>A</m:t>
        </m:r>
      </m:oMath>
      <w:ins w:id="5773" w:author="PR Preview" w:date="2026-01-01T00:00:00Z">
        <w:r>
          <w:t xml:space="preserve">, so</w:t>
        </w:r>
      </w:ins>
      <w:ins w:id="5774" w:author="PR Preview" w:date="2026-01-01T00:00:00Z">
        <w:r>
          <w:t xml:space="preserve"> </w:t>
        </w:r>
      </w:ins>
      <m:oMath>
        <m:r>
          <m:rPr>
            <m:sty m:val="bi"/>
          </m:rPr>
          <m:t>L</m:t>
        </m:r>
        <m:r>
          <m:rPr>
            <m:sty m:val="bi"/>
          </m:rPr>
          <m:t>U</m:t>
        </m:r>
        <m:r>
          <m:rPr>
            <m:sty m:val="p"/>
          </m:rPr>
          <m:t>=</m:t>
        </m:r>
        <m:r>
          <m:rPr>
            <m:sty m:val="bi"/>
          </m:rPr>
          <m:t>A</m:t>
        </m:r>
      </m:oMath>
      <w:ins w:id="5775" w:author="PR Preview" w:date="2026-01-01T00:00:00Z">
        <w:r>
          <w:t xml:space="preserve"> </w:t>
        </w:r>
      </w:ins>
      <w:ins w:id="5776" w:author="PR Preview" w:date="2026-01-01T00:00:00Z">
        <w:r>
          <w:t xml:space="preserve">is an LU factorization.</w:t>
        </w:r>
      </w:ins>
      <w:ins w:id="5777" w:author="PR Preview" w:date="2026-01-01T00:00:00Z">
        <w:r>
          <w:t xml:space="preserve"> </w:t>
        </w:r>
      </w:ins>
      <w:ins w:id="5778" w:author="PR Preview" w:date="2026-01-01T00:00:00Z">
        <w:r>
          <w:t xml:space="preserve">The below-diagonal entries of</w:t>
        </w:r>
      </w:ins>
      <w:ins w:id="5779" w:author="PR Preview" w:date="2026-01-01T00:00:00Z">
        <w:r>
          <w:t xml:space="preserve"> </w:t>
        </w:r>
      </w:ins>
      <m:oMath>
        <m:r>
          <m:rPr>
            <m:sty m:val="bi"/>
          </m:rPr>
          <m:t>L</m:t>
        </m:r>
      </m:oMath>
      <w:ins w:id="5780" w:author="PR Preview" w:date="2026-01-01T00:00:00Z">
        <w:r>
          <w:t xml:space="preserve"> </w:t>
        </w:r>
      </w:ins>
      <w:ins w:id="5781" w:author="PR Preview" w:date="2026-01-01T00:00:00Z">
        <w:r>
          <w:t xml:space="preserve">are the negatives of the multiples of earlier rows</w:t>
        </w:r>
      </w:ins>
      <w:ins w:id="5782" w:author="PR Preview" w:date="2026-01-01T00:00:00Z">
        <w:r>
          <w:t xml:space="preserve"> </w:t>
        </w:r>
      </w:ins>
      <w:ins w:id="5783" w:author="PR Preview" w:date="2026-01-01T00:00:00Z">
        <w:r>
          <w:t xml:space="preserve">that Gaussian elimination adds to reduce</w:t>
        </w:r>
      </w:ins>
      <w:ins w:id="5784" w:author="PR Preview" w:date="2026-01-01T00:00:00Z">
        <w:r>
          <w:t xml:space="preserve"> </w:t>
        </w:r>
      </w:ins>
      <m:oMath>
        <m:r>
          <m:rPr>
            <m:sty m:val="bi"/>
          </m:rPr>
          <m:t>A</m:t>
        </m:r>
      </m:oMath>
      <w:ins w:id="5785" w:author="PR Preview" w:date="2026-01-01T00:00:00Z">
        <w:r>
          <w:t xml:space="preserve"> </w:t>
        </w:r>
      </w:ins>
      <w:ins w:id="5786" w:author="PR Preview" w:date="2026-01-01T00:00:00Z">
        <w:r>
          <w:t xml:space="preserve">to</w:t>
        </w:r>
      </w:ins>
      <w:ins w:id="5787" w:author="PR Preview" w:date="2026-01-01T00:00:00Z">
        <w:r>
          <w:t xml:space="preserve"> </w:t>
        </w:r>
      </w:ins>
      <m:oMath>
        <m:r>
          <m:rPr>
            <m:sty m:val="bi"/>
          </m:rPr>
          <m:t>U</m:t>
        </m:r>
      </m:oMath>
      <w:ins w:id="5788" w:author="PR Preview" w:date="2026-01-01T00:00:00Z">
        <w:r>
          <w:t xml:space="preserve">.</w:t>
        </w:r>
      </w:ins>
    </w:p>
    <w:bookmarkEnd w:id="551"/>
    <w:bookmarkStart w:id="552" w:name="exm-not-lu"/>
    <w:p>
      <w:pPr>
        <w:pStyle w:val="BodyText"/>
      </w:pPr>
      <w:ins w:id="5789" w:author="PR Preview" w:date="2026-01-01T00:00:00Z">
        <w:r>
          <w:rPr>
            <w:b/>
            <w:bCs/>
          </w:rPr>
          <w:t xml:space="preserve">Example 178 (An invertible matrix with no LU factorization)</w:t>
        </w:r>
      </w:ins>
      <w:ins w:id="579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5791" w:author="PR Preview" w:date="2026-01-01T00:00:00Z">
        <w:r>
          <w:t xml:space="preserve"> </w:t>
        </w:r>
      </w:ins>
      <w:ins w:id="5792" w:author="PR Preview" w:date="2026-01-01T00:00:00Z">
        <w:r>
          <w:t xml:space="preserve">is invertible:</w:t>
        </w:r>
      </w:ins>
      <w:ins w:id="5793" w:author="PR Preview" w:date="2026-01-01T00:00:00Z">
        <w:r>
          <w:t xml:space="preserve"> </w:t>
        </w:r>
      </w:ins>
      <m:oMath>
        <m:sSup>
          <m:e>
            <m:r>
              <m:rPr>
                <m:sty m:val="bi"/>
              </m:rPr>
              <m:t>P</m:t>
            </m:r>
          </m:e>
          <m:sup>
            <m:r>
              <m:t>2</m:t>
            </m:r>
          </m:sup>
        </m:sSup>
        <m:r>
          <m:rPr>
            <m:sty m:val="p"/>
          </m:rPr>
          <m:t>=</m:t>
        </m:r>
        <m:sSub>
          <m:e>
            <m:r>
              <m:rPr>
                <m:sty m:val="bi"/>
              </m:rPr>
              <m:t>I</m:t>
            </m:r>
          </m:e>
          <m:sub>
            <m:r>
              <m:t>2</m:t>
            </m:r>
          </m:sub>
        </m:sSub>
      </m:oMath>
      <w:ins w:id="5794" w:author="PR Preview" w:date="2026-01-01T00:00:00Z">
        <w:r>
          <w:t xml:space="preserve">, so</w:t>
        </w:r>
      </w:ins>
      <w:ins w:id="5795" w:author="PR Preview" w:date="2026-01-01T00:00:00Z">
        <w:r>
          <w:t xml:space="preserve"> </w:t>
        </w:r>
      </w:ins>
      <m:oMath>
        <m:sSup>
          <m:e>
            <m:r>
              <m:rPr>
                <m:sty m:val="bi"/>
              </m:rPr>
              <m:t>P</m:t>
            </m:r>
          </m:e>
          <m:sup>
            <m:r>
              <m:rPr>
                <m:sty m:val="p"/>
              </m:rPr>
              <m:t>−</m:t>
            </m:r>
            <m:r>
              <m:t>1</m:t>
            </m:r>
          </m:sup>
        </m:sSup>
        <m:r>
          <m:rPr>
            <m:sty m:val="p"/>
          </m:rPr>
          <m:t>=</m:t>
        </m:r>
        <m:r>
          <m:rPr>
            <m:sty m:val="bi"/>
          </m:rPr>
          <m:t>P</m:t>
        </m:r>
      </m:oMath>
      <w:ins w:id="5796" w:author="PR Preview" w:date="2026-01-01T00:00:00Z">
        <w:r>
          <w:t xml:space="preserve"> </w:t>
        </w:r>
      </w:ins>
      <w:ins w:id="5797" w:author="PR Preview" w:date="2026-01-01T00:00:00Z">
        <w:r>
          <w:t xml:space="preserve">(</w:t>
        </w:r>
      </w:ins>
      <w:hyperlink w:anchor="def-matrix-inverse">
        <w:ins w:id="5798" w:author="PR Preview" w:date="2026-01-01T00:00:00Z">
          <w:r>
            <w:rPr>
              <w:rStyle w:val="Hyperlink"/>
            </w:rPr>
            <w:t xml:space="preserve">Definition 71</w:t>
          </w:r>
        </w:ins>
      </w:hyperlink>
      <w:ins w:id="5799" w:author="PR Preview" w:date="2026-01-01T00:00:00Z">
        <w:r>
          <w:t xml:space="preserve">);</w:t>
        </w:r>
      </w:ins>
      <w:ins w:id="5800" w:author="PR Preview" w:date="2026-01-01T00:00:00Z">
        <w:r>
          <w:t xml:space="preserve"> </w:t>
        </w:r>
      </w:ins>
      <w:ins w:id="5801" w:author="PR Preview" w:date="2026-01-01T00:00:00Z">
        <w:r>
          <w:t xml:space="preserve">but it has no LU factorization.</w:t>
        </w:r>
      </w:ins>
      <w:ins w:id="5802" w:author="PR Preview" w:date="2026-01-01T00:00:00Z">
        <w:r>
          <w:t xml:space="preserve"> </w:t>
        </w:r>
      </w:ins>
      <w:ins w:id="5803" w:author="PR Preview" w:date="2026-01-01T00:00:00Z">
        <w:r>
          <w:t xml:space="preserve">If</w:t>
        </w:r>
      </w:ins>
      <w:ins w:id="5804" w:author="PR Preview" w:date="2026-01-01T00:00:00Z">
        <w:r>
          <w:t xml:space="preserve"> </w:t>
        </w:r>
      </w:ins>
      <m:oMath>
        <m:r>
          <m:rPr>
            <m:sty m:val="bi"/>
          </m:rPr>
          <m:t>P</m:t>
        </m:r>
        <m:r>
          <m:rPr>
            <m:sty m:val="p"/>
          </m:rPr>
          <m:t>=</m:t>
        </m:r>
        <m:r>
          <m:rPr>
            <m:sty m:val="bi"/>
          </m:rPr>
          <m:t>L</m:t>
        </m:r>
        <m:r>
          <m:rPr>
            <m:sty m:val="bi"/>
          </m:rPr>
          <m:t>U</m:t>
        </m:r>
      </m:oMath>
      <w:ins w:id="5805" w:author="PR Preview" w:date="2026-01-01T00:00:00Z">
        <w:r>
          <w:t xml:space="preserve">, the</w:t>
        </w:r>
      </w:ins>
      <w:ins w:id="5806" w:author="PR Preview" w:date="2026-01-01T00:00:00Z">
        <w:r>
          <w:t xml:space="preserve"> </w:t>
        </w:r>
      </w:ins>
      <m:oMath>
        <m:r>
          <m:rPr>
            <m:sty m:val="p"/>
          </m:rPr>
          <m:t>(</m:t>
        </m:r>
        <m:r>
          <m:t>1</m:t>
        </m:r>
        <m:r>
          <m:rPr>
            <m:sty m:val="p"/>
          </m:rPr>
          <m:t>,</m:t>
        </m:r>
        <m:r>
          <m:t>1</m:t>
        </m:r>
        <m:r>
          <m:rPr>
            <m:sty m:val="p"/>
          </m:rPr>
          <m:t>)</m:t>
        </m:r>
      </m:oMath>
      <w:ins w:id="5807" w:author="PR Preview" w:date="2026-01-01T00:00:00Z">
        <w:r>
          <w:t xml:space="preserve"> </w:t>
        </w:r>
      </w:ins>
      <w:ins w:id="5808" w:author="PR Preview" w:date="2026-01-01T00:00:00Z">
        <w:r>
          <w:t xml:space="preserve">entry gives</w:t>
        </w:r>
      </w:ins>
      <w:ins w:id="5809" w:author="PR Preview" w:date="2026-01-01T00:00:00Z">
        <w:r>
          <w:t xml:space="preserve"> </w:t>
        </w:r>
      </w:ins>
      <m:oMath>
        <m:r>
          <m:t>0</m:t>
        </m:r>
        <m:r>
          <m:rPr>
            <m:sty m:val="p"/>
          </m:rPr>
          <m:t>=</m:t>
        </m:r>
        <m:r>
          <m:t>1</m:t>
        </m:r>
        <m:r>
          <m:rPr>
            <m:sty m:val="p"/>
          </m:rPr>
          <m:t>⋅</m:t>
        </m:r>
        <m:sSub>
          <m:e>
            <m:r>
              <m:t>u</m:t>
            </m:r>
          </m:e>
          <m:sub>
            <m:r>
              <m:t>11</m:t>
            </m:r>
          </m:sub>
        </m:sSub>
      </m:oMath>
      <w:ins w:id="5810" w:author="PR Preview" w:date="2026-01-01T00:00:00Z">
        <w:r>
          <w:t xml:space="preserve">, so</w:t>
        </w:r>
      </w:ins>
      <w:ins w:id="5811" w:author="PR Preview" w:date="2026-01-01T00:00:00Z">
        <w:r>
          <w:t xml:space="preserve"> </w:t>
        </w:r>
      </w:ins>
      <m:oMath>
        <m:sSub>
          <m:e>
            <m:r>
              <m:t>u</m:t>
            </m:r>
          </m:e>
          <m:sub>
            <m:r>
              <m:t>11</m:t>
            </m:r>
          </m:sub>
        </m:sSub>
        <m:r>
          <m:rPr>
            <m:sty m:val="p"/>
          </m:rPr>
          <m:t>=</m:t>
        </m:r>
        <m:r>
          <m:t>0</m:t>
        </m:r>
      </m:oMath>
      <w:ins w:id="5812" w:author="PR Preview" w:date="2026-01-01T00:00:00Z">
        <w:r>
          <w:t xml:space="preserve">,</w:t>
        </w:r>
      </w:ins>
      <w:ins w:id="5813" w:author="PR Preview" w:date="2026-01-01T00:00:00Z">
        <w:r>
          <w:t xml:space="preserve"> </w:t>
        </w:r>
      </w:ins>
      <w:ins w:id="5814" w:author="PR Preview" w:date="2026-01-01T00:00:00Z">
        <w:r>
          <w:t xml:space="preserve">and then the</w:t>
        </w:r>
      </w:ins>
      <w:ins w:id="5815" w:author="PR Preview" w:date="2026-01-01T00:00:00Z">
        <w:r>
          <w:t xml:space="preserve"> </w:t>
        </w:r>
      </w:ins>
      <m:oMath>
        <m:r>
          <m:rPr>
            <m:sty m:val="p"/>
          </m:rPr>
          <m:t>(</m:t>
        </m:r>
        <m:r>
          <m:t>2</m:t>
        </m:r>
        <m:r>
          <m:rPr>
            <m:sty m:val="p"/>
          </m:rPr>
          <m:t>,</m:t>
        </m:r>
        <m:r>
          <m:t>1</m:t>
        </m:r>
        <m:r>
          <m:rPr>
            <m:sty m:val="p"/>
          </m:rPr>
          <m:t>)</m:t>
        </m:r>
      </m:oMath>
      <w:ins w:id="5816" w:author="PR Preview" w:date="2026-01-01T00:00:00Z">
        <w:r>
          <w:t xml:space="preserve"> </w:t>
        </w:r>
      </w:ins>
      <w:ins w:id="5817" w:author="PR Preview" w:date="2026-01-01T00:00:00Z">
        <w:r>
          <w:t xml:space="preserve">entry gives</w:t>
        </w:r>
      </w:ins>
      <w:ins w:id="5818" w:author="PR Preview" w:date="2026-01-01T00:00:00Z">
        <w:r>
          <w:t xml:space="preserve"> </w:t>
        </w:r>
      </w:ins>
      <m:oMath>
        <m:r>
          <m:t>1</m:t>
        </m:r>
        <m:r>
          <m:rPr>
            <m:sty m:val="p"/>
          </m:rPr>
          <m:t>=</m:t>
        </m:r>
        <m:sSub>
          <m:e>
            <m:r>
              <m:t>ℓ</m:t>
            </m:r>
          </m:e>
          <m:sub>
            <m:r>
              <m:t>21</m:t>
            </m:r>
          </m:sub>
        </m:sSub>
        <m:r>
          <m:t> </m:t>
        </m:r>
        <m:sSub>
          <m:e>
            <m:r>
              <m:t>u</m:t>
            </m:r>
          </m:e>
          <m:sub>
            <m:r>
              <m:t>11</m:t>
            </m:r>
          </m:sub>
        </m:sSub>
        <m:r>
          <m:rPr>
            <m:sty m:val="p"/>
          </m:rPr>
          <m:t>=</m:t>
        </m:r>
        <m:r>
          <m:t>0</m:t>
        </m:r>
      </m:oMath>
      <w:ins w:id="5819" w:author="PR Preview" w:date="2026-01-01T00:00:00Z">
        <w:r>
          <w:t xml:space="preserve">, which is impossible.</w:t>
        </w:r>
      </w:ins>
      <w:ins w:id="5820" w:author="PR Preview" w:date="2026-01-01T00:00:00Z">
        <w:r>
          <w:t xml:space="preserve"> </w:t>
        </w:r>
      </w:ins>
      <w:ins w:id="5821" w:author="PR Preview" w:date="2026-01-01T00:00:00Z">
        <w:r>
          <w:t xml:space="preserve">Swapping the two rows first removes the obstacle:</w:t>
        </w:r>
      </w:ins>
      <w:ins w:id="5822" w:author="PR Preview" w:date="2026-01-01T00:00:00Z">
        <w:r>
          <w:t xml:space="preserve"> </w:t>
        </w:r>
      </w:ins>
      <w:ins w:id="5823" w:author="PR Preview" w:date="2026-01-01T00:00:00Z">
        <w:r>
          <w:t xml:space="preserve">the swapped matrix is</w:t>
        </w:r>
      </w:ins>
      <w:ins w:id="5824" w:author="PR Preview" w:date="2026-01-01T00:00:00Z">
        <w:r>
          <w:t xml:space="preserve"> </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ins w:id="5825" w:author="PR Preview" w:date="2026-01-01T00:00:00Z">
        <w:r>
          <w:t xml:space="preserve">.</w:t>
        </w:r>
      </w:ins>
    </w:p>
    <w:bookmarkEnd w:id="552"/>
    <w:bookmarkStart w:id="553" w:name="thm-lu-solve"/>
    <w:p>
      <w:pPr>
        <w:pStyle w:val="BodyText"/>
      </w:pPr>
      <w:ins w:id="5826" w:author="PR Preview" w:date="2026-01-01T00:00:00Z">
        <w:r>
          <w:rPr>
            <w:b/>
            <w:bCs/>
          </w:rPr>
          <w:t xml:space="preserve">Theorem 97 (Solving a system with an LU factorization)</w:t>
        </w:r>
      </w:ins>
      <w:ins w:id="5827" w:author="PR Preview" w:date="2026-01-01T00:00:00Z">
        <w:r>
          <w:t xml:space="preserve"> </w:t>
        </w:r>
      </w:ins>
      <w:ins w:id="5828" w:author="PR Preview" w:date="2026-01-01T00:00:00Z">
        <w:r>
          <w:t xml:space="preserve">If</w:t>
        </w:r>
      </w:ins>
      <w:ins w:id="5829" w:author="PR Preview" w:date="2026-01-01T00:00:00Z">
        <w:r>
          <w:t xml:space="preserve"> </w:t>
        </w:r>
      </w:ins>
      <m:oMath>
        <m:r>
          <m:rPr>
            <m:sty m:val="bi"/>
          </m:rPr>
          <m:t>A</m:t>
        </m:r>
        <m:r>
          <m:rPr>
            <m:sty m:val="p"/>
          </m:rPr>
          <m:t>=</m:t>
        </m:r>
        <m:r>
          <m:rPr>
            <m:sty m:val="bi"/>
          </m:rPr>
          <m:t>L</m:t>
        </m:r>
        <m:r>
          <m:rPr>
            <m:sty m:val="bi"/>
          </m:rPr>
          <m:t>U</m:t>
        </m:r>
      </m:oMath>
      <w:ins w:id="5830" w:author="PR Preview" w:date="2026-01-01T00:00:00Z">
        <w:r>
          <w:t xml:space="preserve"> </w:t>
        </w:r>
      </w:ins>
      <w:ins w:id="5831" w:author="PR Preview" w:date="2026-01-01T00:00:00Z">
        <w:r>
          <w:t xml:space="preserve">is an LU factorization (</w:t>
        </w:r>
      </w:ins>
      <w:hyperlink w:anchor="def-lu">
        <w:ins w:id="5832" w:author="PR Preview" w:date="2026-01-01T00:00:00Z">
          <w:r>
            <w:rPr>
              <w:rStyle w:val="Hyperlink"/>
            </w:rPr>
            <w:t xml:space="preserve">Definition 97</w:t>
          </w:r>
        </w:ins>
      </w:hyperlink>
      <w:ins w:id="5833" w:author="PR Preview" w:date="2026-01-01T00:00:00Z">
        <w:r>
          <w:t xml:space="preserve">)</w:t>
        </w:r>
      </w:ins>
      <w:ins w:id="5834" w:author="PR Preview" w:date="2026-01-01T00:00:00Z">
        <w:r>
          <w:t xml:space="preserve"> </w:t>
        </w:r>
      </w:ins>
      <w:ins w:id="5835" w:author="PR Preview" w:date="2026-01-01T00:00:00Z">
        <w:r>
          <w:t xml:space="preserve">and the diagonal entries of</w:t>
        </w:r>
      </w:ins>
      <w:ins w:id="5836" w:author="PR Preview" w:date="2026-01-01T00:00:00Z">
        <w:r>
          <w:t xml:space="preserve"> </w:t>
        </w:r>
      </w:ins>
      <m:oMath>
        <m:r>
          <m:rPr>
            <m:sty m:val="bi"/>
          </m:rPr>
          <m:t>U</m:t>
        </m:r>
      </m:oMath>
      <w:ins w:id="5837" w:author="PR Preview" w:date="2026-01-01T00:00:00Z">
        <w:r>
          <w:t xml:space="preserve"> </w:t>
        </w:r>
      </w:ins>
      <w:ins w:id="5838" w:author="PR Preview" w:date="2026-01-01T00:00:00Z">
        <w:r>
          <w:t xml:space="preserve">are all nonzero,</w:t>
        </w:r>
      </w:ins>
      <w:ins w:id="5839" w:author="PR Preview" w:date="2026-01-01T00:00:00Z">
        <w:r>
          <w:t xml:space="preserve"> </w:t>
        </w:r>
      </w:ins>
      <w:ins w:id="5840" w:author="PR Preview" w:date="2026-01-01T00:00:00Z">
        <w:r>
          <w:t xml:space="preserve">then for every</w:t>
        </w:r>
      </w:ins>
      <w:ins w:id="5841" w:author="PR Preview" w:date="2026-01-01T00:00:00Z">
        <w:r>
          <w:t xml:space="preserve"> </w:t>
        </w:r>
      </w:ins>
      <m:oMath>
        <m:acc>
          <m:accPr>
            <m:chr m:val="̃"/>
          </m:accPr>
          <m:e>
            <m:r>
              <m:t>b</m:t>
            </m:r>
          </m:e>
        </m:acc>
        <m:r>
          <m:rPr>
            <m:sty m:val="p"/>
          </m:rPr>
          <m:t>∈</m:t>
        </m:r>
        <m:sSup>
          <m:e>
            <m:r>
              <m:rPr>
                <m:scr m:val="double-struck"/>
                <m:sty m:val="p"/>
              </m:rPr>
              <m:t>R</m:t>
            </m:r>
          </m:e>
          <m:sup>
            <m:r>
              <m:t>n</m:t>
            </m:r>
          </m:sup>
        </m:sSup>
      </m:oMath>
      <w:ins w:id="5842" w:author="PR Preview" w:date="2026-01-01T00:00:00Z">
        <w:r>
          <w:t xml:space="preserve"> </w:t>
        </w:r>
      </w:ins>
      <w:ins w:id="5843" w:author="PR Preview" w:date="2026-01-01T00:00:00Z">
        <w:r>
          <w:t xml:space="preserve">the system</w:t>
        </w:r>
      </w:ins>
      <w:ins w:id="5844" w:author="PR Preview" w:date="2026-01-01T00:00:00Z">
        <w:r>
          <w:t xml:space="preserve"> </w:t>
        </w:r>
      </w:ins>
      <m:oMath>
        <m:r>
          <m:rPr>
            <m:sty m:val="bi"/>
          </m:rPr>
          <m:t>A</m:t>
        </m:r>
        <m:acc>
          <m:accPr>
            <m:chr m:val="̃"/>
          </m:accPr>
          <m:e>
            <m:r>
              <m:t>x</m:t>
            </m:r>
          </m:e>
        </m:acc>
        <m:r>
          <m:rPr>
            <m:sty m:val="p"/>
          </m:rPr>
          <m:t>=</m:t>
        </m:r>
        <m:acc>
          <m:accPr>
            <m:chr m:val="̃"/>
          </m:accPr>
          <m:e>
            <m:r>
              <m:t>b</m:t>
            </m:r>
          </m:e>
        </m:acc>
      </m:oMath>
      <w:ins w:id="5845" w:author="PR Preview" w:date="2026-01-01T00:00:00Z">
        <w:r>
          <w:t xml:space="preserve"> </w:t>
        </w:r>
      </w:ins>
      <w:ins w:id="5846" w:author="PR Preview" w:date="2026-01-01T00:00:00Z">
        <w:r>
          <w:t xml:space="preserve">has exactly one solution:</w:t>
        </w:r>
      </w:ins>
      <w:ins w:id="5847" w:author="PR Preview" w:date="2026-01-01T00:00:00Z">
        <w:r>
          <w:t xml:space="preserve"> </w:t>
        </w:r>
      </w:ins>
      <w:ins w:id="5848" w:author="PR Preview" w:date="2026-01-01T00:00:00Z">
        <w:r>
          <w:t xml:space="preserve">solve</w:t>
        </w:r>
      </w:ins>
      <w:ins w:id="5849" w:author="PR Preview" w:date="2026-01-01T00:00:00Z">
        <w:r>
          <w:t xml:space="preserve"> </w:t>
        </w:r>
      </w:ins>
      <m:oMath>
        <m:r>
          <m:rPr>
            <m:sty m:val="bi"/>
          </m:rPr>
          <m:t>L</m:t>
        </m:r>
        <m:acc>
          <m:accPr>
            <m:chr m:val="̃"/>
          </m:accPr>
          <m:e>
            <m:r>
              <m:t>y</m:t>
            </m:r>
          </m:e>
        </m:acc>
        <m:r>
          <m:rPr>
            <m:sty m:val="p"/>
          </m:rPr>
          <m:t>=</m:t>
        </m:r>
        <m:acc>
          <m:accPr>
            <m:chr m:val="̃"/>
          </m:accPr>
          <m:e>
            <m:r>
              <m:t>b</m:t>
            </m:r>
          </m:e>
        </m:acc>
      </m:oMath>
      <w:ins w:id="5850" w:author="PR Preview" w:date="2026-01-01T00:00:00Z">
        <w:r>
          <w:t xml:space="preserve"> </w:t>
        </w:r>
      </w:ins>
      <w:ins w:id="5851" w:author="PR Preview" w:date="2026-01-01T00:00:00Z">
        <w:r>
          <w:t xml:space="preserve">by forward substitution,</w:t>
        </w:r>
      </w:ins>
      <w:ins w:id="5852" w:author="PR Preview" w:date="2026-01-01T00:00:00Z">
        <w:r>
          <w:t xml:space="preserve"> </w:t>
        </w:r>
      </w:ins>
      <w:ins w:id="5853" w:author="PR Preview" w:date="2026-01-01T00:00:00Z">
        <w:r>
          <w:t xml:space="preserve">then</w:t>
        </w:r>
      </w:ins>
      <w:ins w:id="5854" w:author="PR Preview" w:date="2026-01-01T00:00:00Z">
        <w:r>
          <w:t xml:space="preserve"> </w:t>
        </w:r>
      </w:ins>
      <m:oMath>
        <m:r>
          <m:rPr>
            <m:sty m:val="bi"/>
          </m:rPr>
          <m:t>U</m:t>
        </m:r>
        <m:acc>
          <m:accPr>
            <m:chr m:val="̃"/>
          </m:accPr>
          <m:e>
            <m:r>
              <m:t>x</m:t>
            </m:r>
          </m:e>
        </m:acc>
        <m:r>
          <m:rPr>
            <m:sty m:val="p"/>
          </m:rPr>
          <m:t>=</m:t>
        </m:r>
        <m:acc>
          <m:accPr>
            <m:chr m:val="̃"/>
          </m:accPr>
          <m:e>
            <m:r>
              <m:t>y</m:t>
            </m:r>
          </m:e>
        </m:acc>
      </m:oMath>
      <w:ins w:id="5855" w:author="PR Preview" w:date="2026-01-01T00:00:00Z">
        <w:r>
          <w:t xml:space="preserve"> </w:t>
        </w:r>
      </w:ins>
      <w:ins w:id="5856" w:author="PR Preview" w:date="2026-01-01T00:00:00Z">
        <w:r>
          <w:t xml:space="preserve">by back substitution (</w:t>
        </w:r>
      </w:ins>
      <w:hyperlink w:anchor="thm-back-substitution">
        <w:ins w:id="5857" w:author="PR Preview" w:date="2026-01-01T00:00:00Z">
          <w:r>
            <w:rPr>
              <w:rStyle w:val="Hyperlink"/>
            </w:rPr>
            <w:t xml:space="preserve">Theorem 93</w:t>
          </w:r>
        </w:ins>
      </w:hyperlink>
      <w:ins w:id="5858" w:author="PR Preview" w:date="2026-01-01T00:00:00Z">
        <w:r>
          <w:t xml:space="preserve">).</w:t>
        </w:r>
      </w:ins>
    </w:p>
    <w:bookmarkEnd w:id="553"/>
    <w:p>
      <w:pPr>
        <w:pStyle w:val="BodyText"/>
      </w:pPr>
      <w:ins w:id="5859" w:author="PR Preview" w:date="2026-01-01T00:00:00Z">
        <w:r>
          <w:rPr>
            <w:i/>
            <w:iCs/>
          </w:rPr>
          <w:t xml:space="preserve">Proof</w:t>
        </w:r>
      </w:ins>
      <w:ins w:id="5860" w:author="PR Preview" w:date="2026-01-01T00:00:00Z">
        <w:r>
          <w:t xml:space="preserve">. </w:t>
        </w:r>
      </w:ins>
      <m:oMath>
        <m:r>
          <m:rPr>
            <m:sty m:val="bi"/>
          </m:rPr>
          <m:t>L</m:t>
        </m:r>
      </m:oMath>
      <w:ins w:id="5861" w:author="PR Preview" w:date="2026-01-01T00:00:00Z">
        <w:r>
          <w:t xml:space="preserve"> </w:t>
        </w:r>
      </w:ins>
      <w:ins w:id="5862" w:author="PR Preview" w:date="2026-01-01T00:00:00Z">
        <w:r>
          <w:t xml:space="preserve">has diagonal entries</w:t>
        </w:r>
      </w:ins>
      <w:ins w:id="5863" w:author="PR Preview" w:date="2026-01-01T00:00:00Z">
        <w:r>
          <w:t xml:space="preserve"> </w:t>
        </w:r>
      </w:ins>
      <m:oMath>
        <m:r>
          <m:t>1</m:t>
        </m:r>
      </m:oMath>
      <w:ins w:id="5864" w:author="PR Preview" w:date="2026-01-01T00:00:00Z">
        <w:r>
          <w:t xml:space="preserve"> </w:t>
        </w:r>
      </w:ins>
      <w:ins w:id="5865" w:author="PR Preview" w:date="2026-01-01T00:00:00Z">
        <w:r>
          <w:t xml:space="preserve">and</w:t>
        </w:r>
      </w:ins>
      <w:ins w:id="5866" w:author="PR Preview" w:date="2026-01-01T00:00:00Z">
        <w:r>
          <w:t xml:space="preserve"> </w:t>
        </w:r>
      </w:ins>
      <m:oMath>
        <m:r>
          <m:rPr>
            <m:sty m:val="bi"/>
          </m:rPr>
          <m:t>U</m:t>
        </m:r>
      </m:oMath>
      <w:ins w:id="5867" w:author="PR Preview" w:date="2026-01-01T00:00:00Z">
        <w:r>
          <w:t xml:space="preserve"> </w:t>
        </w:r>
      </w:ins>
      <w:ins w:id="5868" w:author="PR Preview" w:date="2026-01-01T00:00:00Z">
        <w:r>
          <w:t xml:space="preserve">has nonzero ones,</w:t>
        </w:r>
      </w:ins>
      <w:ins w:id="5869" w:author="PR Preview" w:date="2026-01-01T00:00:00Z">
        <w:r>
          <w:t xml:space="preserve"> </w:t>
        </w:r>
      </w:ins>
      <w:ins w:id="5870" w:author="PR Preview" w:date="2026-01-01T00:00:00Z">
        <w:r>
          <w:t xml:space="preserve">so each of the two triangular systems has exactly one solution (</w:t>
        </w:r>
      </w:ins>
      <w:hyperlink w:anchor="thm-back-substitution">
        <w:ins w:id="5871" w:author="PR Preview" w:date="2026-01-01T00:00:00Z">
          <w:r>
            <w:rPr>
              <w:rStyle w:val="Hyperlink"/>
            </w:rPr>
            <w:t xml:space="preserve">Theorem 93</w:t>
          </w:r>
        </w:ins>
      </w:hyperlink>
      <w:ins w:id="5872" w:author="PR Preview" w:date="2026-01-01T00:00:00Z">
        <w:r>
          <w:t xml:space="preserve">).</w:t>
        </w:r>
      </w:ins>
      <w:ins w:id="5873" w:author="PR Preview" w:date="2026-01-01T00:00:00Z">
        <w:r>
          <w:t xml:space="preserve"> </w:t>
        </w:r>
      </w:ins>
      <w:ins w:id="5874" w:author="PR Preview" w:date="2026-01-01T00:00:00Z">
        <w:r>
          <w:t xml:space="preserve">If</w:t>
        </w:r>
      </w:ins>
      <w:ins w:id="5875" w:author="PR Preview" w:date="2026-01-01T00:00:00Z">
        <w:r>
          <w:t xml:space="preserve"> </w:t>
        </w:r>
      </w:ins>
      <m:oMath>
        <m:acc>
          <m:accPr>
            <m:chr m:val="̃"/>
          </m:accPr>
          <m:e>
            <m:r>
              <m:t>y</m:t>
            </m:r>
          </m:e>
        </m:acc>
      </m:oMath>
      <w:ins w:id="5876" w:author="PR Preview" w:date="2026-01-01T00:00:00Z">
        <w:r>
          <w:t xml:space="preserve"> </w:t>
        </w:r>
      </w:ins>
      <w:ins w:id="5877" w:author="PR Preview" w:date="2026-01-01T00:00:00Z">
        <w:r>
          <w:t xml:space="preserve">and</w:t>
        </w:r>
      </w:ins>
      <w:ins w:id="5878" w:author="PR Preview" w:date="2026-01-01T00:00:00Z">
        <w:r>
          <w:t xml:space="preserve"> </w:t>
        </w:r>
      </w:ins>
      <m:oMath>
        <m:acc>
          <m:accPr>
            <m:chr m:val="̃"/>
          </m:accPr>
          <m:e>
            <m:r>
              <m:t>x</m:t>
            </m:r>
          </m:e>
        </m:acc>
      </m:oMath>
      <w:ins w:id="5879" w:author="PR Preview" w:date="2026-01-01T00:00:00Z">
        <w:r>
          <w:t xml:space="preserve"> </w:t>
        </w:r>
      </w:ins>
      <w:ins w:id="5880" w:author="PR Preview" w:date="2026-01-01T00:00:00Z">
        <w:r>
          <w:t xml:space="preserve">are those solutions, then</w:t>
        </w:r>
      </w:ins>
      <w:ins w:id="5881" w:author="PR Preview" w:date="2026-01-01T00:00:00Z">
        <w:r>
          <w:t xml:space="preserve"> </w:t>
        </w:r>
      </w:ins>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ins w:id="5882" w:author="PR Preview" w:date="2026-01-01T00:00:00Z">
        <w:r>
          <w:t xml:space="preserve"> </w:t>
        </w:r>
      </w:ins>
      <w:ins w:id="5883" w:author="PR Preview" w:date="2026-01-01T00:00:00Z">
        <w:r>
          <w:t xml:space="preserve">(</w:t>
        </w:r>
      </w:ins>
      <w:hyperlink w:anchor="thm-matmul-assoc">
        <w:ins w:id="5884" w:author="PR Preview" w:date="2026-01-01T00:00:00Z">
          <w:r>
            <w:rPr>
              <w:rStyle w:val="Hyperlink"/>
            </w:rPr>
            <w:t xml:space="preserve">Theorem 8</w:t>
          </w:r>
        </w:ins>
      </w:hyperlink>
      <w:ins w:id="5885" w:author="PR Preview" w:date="2026-01-01T00:00:00Z">
        <w:r>
          <w:t xml:space="preserve">),</w:t>
        </w:r>
      </w:ins>
      <w:ins w:id="5886" w:author="PR Preview" w:date="2026-01-01T00:00:00Z">
        <w:r>
          <w:t xml:space="preserve"> </w:t>
        </w:r>
      </w:ins>
      <w:ins w:id="5887" w:author="PR Preview" w:date="2026-01-01T00:00:00Z">
        <w:r>
          <w:t xml:space="preserve">so</w:t>
        </w:r>
      </w:ins>
      <w:ins w:id="5888" w:author="PR Preview" w:date="2026-01-01T00:00:00Z">
        <w:r>
          <w:t xml:space="preserve"> </w:t>
        </w:r>
      </w:ins>
      <m:oMath>
        <m:acc>
          <m:accPr>
            <m:chr m:val="̃"/>
          </m:accPr>
          <m:e>
            <m:r>
              <m:t>x</m:t>
            </m:r>
          </m:e>
        </m:acc>
      </m:oMath>
      <w:ins w:id="5889" w:author="PR Preview" w:date="2026-01-01T00:00:00Z">
        <w:r>
          <w:t xml:space="preserve"> </w:t>
        </w:r>
      </w:ins>
      <w:ins w:id="5890" w:author="PR Preview" w:date="2026-01-01T00:00:00Z">
        <w:r>
          <w:t xml:space="preserve">is a solution.</w:t>
        </w:r>
      </w:ins>
      <w:ins w:id="5891" w:author="PR Preview" w:date="2026-01-01T00:00:00Z">
        <w:r>
          <w:t xml:space="preserve"> </w:t>
        </w:r>
      </w:ins>
      <w:ins w:id="5892" w:author="PR Preview" w:date="2026-01-01T00:00:00Z">
        <w:r>
          <w:t xml:space="preserve">Conversely, if</w:t>
        </w:r>
      </w:ins>
      <w:ins w:id="5893" w:author="PR Preview" w:date="2026-01-01T00:00:00Z">
        <w:r>
          <w:t xml:space="preserve"> </w:t>
        </w:r>
      </w:ins>
      <m:oMath>
        <m:r>
          <m:rPr>
            <m:sty m:val="bi"/>
          </m:rPr>
          <m:t>A</m:t>
        </m:r>
        <m:acc>
          <m:accPr>
            <m:chr m:val="̃"/>
          </m:accPr>
          <m:e>
            <m:r>
              <m:t>x</m:t>
            </m:r>
          </m:e>
        </m:acc>
        <m:r>
          <m:rPr>
            <m:sty m:val="p"/>
          </m:rPr>
          <m:t>=</m:t>
        </m:r>
        <m:acc>
          <m:accPr>
            <m:chr m:val="̃"/>
          </m:accPr>
          <m:e>
            <m:r>
              <m:t>b</m:t>
            </m:r>
          </m:e>
        </m:acc>
      </m:oMath>
      <w:ins w:id="5894" w:author="PR Preview" w:date="2026-01-01T00:00:00Z">
        <w:r>
          <w:t xml:space="preserve">, then</w:t>
        </w:r>
      </w:ins>
      <w:ins w:id="5895" w:author="PR Preview" w:date="2026-01-01T00:00:00Z">
        <w:r>
          <w:t xml:space="preserve"> </w:t>
        </w:r>
      </w:ins>
      <m:oMath>
        <m:acc>
          <m:accPr>
            <m:chr m:val="̃"/>
          </m:accPr>
          <m:e>
            <m:r>
              <m:t>y</m:t>
            </m:r>
          </m:e>
        </m:acc>
        <m:limUpp>
          <m:e>
            <m:r>
              <m:rPr>
                <m:sty m:val="p"/>
              </m:rPr>
              <m:t>=</m:t>
            </m:r>
          </m:e>
          <m:lim>
            <m:r>
              <m:rPr>
                <m:nor/>
                <m:sty m:val="p"/>
              </m:rPr>
              <m:t>def</m:t>
            </m:r>
          </m:lim>
        </m:limUpp>
        <m:r>
          <m:rPr>
            <m:sty m:val="bi"/>
          </m:rPr>
          <m:t>U</m:t>
        </m:r>
        <m:acc>
          <m:accPr>
            <m:chr m:val="̃"/>
          </m:accPr>
          <m:e>
            <m:r>
              <m:t>x</m:t>
            </m:r>
          </m:e>
        </m:acc>
      </m:oMath>
      <w:ins w:id="5896" w:author="PR Preview" w:date="2026-01-01T00:00:00Z">
        <w:r>
          <w:t xml:space="preserve"> </w:t>
        </w:r>
      </w:ins>
      <w:ins w:id="5897" w:author="PR Preview" w:date="2026-01-01T00:00:00Z">
        <w:r>
          <w:t xml:space="preserve">satisfies</w:t>
        </w:r>
      </w:ins>
      <w:ins w:id="5898" w:author="PR Preview" w:date="2026-01-01T00:00:00Z">
        <w:r>
          <w:t xml:space="preserve"> </w:t>
        </w:r>
      </w:ins>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ins w:id="5899" w:author="PR Preview" w:date="2026-01-01T00:00:00Z">
        <w:r>
          <w:t xml:space="preserve"> </w:t>
        </w:r>
      </w:ins>
      <w:ins w:id="5900" w:author="PR Preview" w:date="2026-01-01T00:00:00Z">
        <w:r>
          <w:t xml:space="preserve">(</w:t>
        </w:r>
      </w:ins>
      <w:hyperlink w:anchor="thm-matmul-assoc">
        <w:ins w:id="5901" w:author="PR Preview" w:date="2026-01-01T00:00:00Z">
          <w:r>
            <w:rPr>
              <w:rStyle w:val="Hyperlink"/>
            </w:rPr>
            <w:t xml:space="preserve">Theorem 8</w:t>
          </w:r>
        </w:ins>
      </w:hyperlink>
      <w:ins w:id="5902" w:author="PR Preview" w:date="2026-01-01T00:00:00Z">
        <w:r>
          <w:t xml:space="preserve">),</w:t>
        </w:r>
      </w:ins>
      <w:ins w:id="5903" w:author="PR Preview" w:date="2026-01-01T00:00:00Z">
        <w:r>
          <w:t xml:space="preserve"> </w:t>
        </w:r>
      </w:ins>
      <w:ins w:id="5904" w:author="PR Preview" w:date="2026-01-01T00:00:00Z">
        <w:r>
          <w:t xml:space="preserve">so</w:t>
        </w:r>
      </w:ins>
      <w:ins w:id="5905" w:author="PR Preview" w:date="2026-01-01T00:00:00Z">
        <w:r>
          <w:t xml:space="preserve"> </w:t>
        </w:r>
      </w:ins>
      <m:oMath>
        <m:acc>
          <m:accPr>
            <m:chr m:val="̃"/>
          </m:accPr>
          <m:e>
            <m:r>
              <m:t>y</m:t>
            </m:r>
          </m:e>
        </m:acc>
      </m:oMath>
      <w:ins w:id="5906" w:author="PR Preview" w:date="2026-01-01T00:00:00Z">
        <w:r>
          <w:t xml:space="preserve"> </w:t>
        </w:r>
      </w:ins>
      <w:ins w:id="5907" w:author="PR Preview" w:date="2026-01-01T00:00:00Z">
        <w:r>
          <w:t xml:space="preserve">is the unique solution of that system,</w:t>
        </w:r>
      </w:ins>
      <w:ins w:id="5908" w:author="PR Preview" w:date="2026-01-01T00:00:00Z">
        <w:r>
          <w:t xml:space="preserve"> </w:t>
        </w:r>
      </w:ins>
      <w:ins w:id="5909" w:author="PR Preview" w:date="2026-01-01T00:00:00Z">
        <w:r>
          <w:t xml:space="preserve">and</w:t>
        </w:r>
      </w:ins>
      <w:ins w:id="5910" w:author="PR Preview" w:date="2026-01-01T00:00:00Z">
        <w:r>
          <w:t xml:space="preserve"> </w:t>
        </w:r>
      </w:ins>
      <m:oMath>
        <m:acc>
          <m:accPr>
            <m:chr m:val="̃"/>
          </m:accPr>
          <m:e>
            <m:r>
              <m:t>x</m:t>
            </m:r>
          </m:e>
        </m:acc>
      </m:oMath>
      <w:ins w:id="5911" w:author="PR Preview" w:date="2026-01-01T00:00:00Z">
        <w:r>
          <w:t xml:space="preserve"> </w:t>
        </w:r>
      </w:ins>
      <w:ins w:id="5912" w:author="PR Preview" w:date="2026-01-01T00:00:00Z">
        <w:r>
          <w:t xml:space="preserve">is then the unique solution of</w:t>
        </w:r>
      </w:ins>
      <w:ins w:id="5913" w:author="PR Preview" w:date="2026-01-01T00:00:00Z">
        <w:r>
          <w:t xml:space="preserve"> </w:t>
        </w:r>
      </w:ins>
      <m:oMath>
        <m:r>
          <m:rPr>
            <m:sty m:val="bi"/>
          </m:rPr>
          <m:t>U</m:t>
        </m:r>
        <m:acc>
          <m:accPr>
            <m:chr m:val="̃"/>
          </m:accPr>
          <m:e>
            <m:r>
              <m:t>x</m:t>
            </m:r>
          </m:e>
        </m:acc>
        <m:r>
          <m:rPr>
            <m:sty m:val="p"/>
          </m:rPr>
          <m:t>=</m:t>
        </m:r>
        <m:acc>
          <m:accPr>
            <m:chr m:val="̃"/>
          </m:accPr>
          <m:e>
            <m:r>
              <m:t>y</m:t>
            </m:r>
          </m:e>
        </m:acc>
      </m:oMath>
      <w:ins w:id="5914" w:author="PR Preview" w:date="2026-01-01T00:00:00Z">
        <w:r>
          <w:t xml:space="preserve">.</w:t>
        </w:r>
      </w:ins>
    </w:p>
    <w:bookmarkStart w:id="554" w:name="exm-lu-solve"/>
    <w:p>
      <w:pPr>
        <w:pStyle w:val="BodyText"/>
      </w:pPr>
      <w:ins w:id="5915" w:author="PR Preview" w:date="2026-01-01T00:00:00Z">
        <w:r>
          <w:rPr>
            <w:b/>
            <w:bCs/>
          </w:rPr>
          <w:t xml:space="preserve">Example 179 (Two triangular solves)</w:t>
        </w:r>
      </w:ins>
      <w:ins w:id="5916" w:author="PR Preview" w:date="2026-01-01T00:00:00Z">
        <w:r>
          <w:t xml:space="preserve"> </w:t>
        </w:r>
      </w:ins>
      <w:ins w:id="5917" w:author="PR Preview" w:date="2026-01-01T00:00:00Z">
        <w:r>
          <w:t xml:space="preserve">With</w:t>
        </w:r>
      </w:ins>
      <w:ins w:id="5918" w:author="PR Preview" w:date="2026-01-01T00:00:00Z">
        <w:r>
          <w:t xml:space="preserve"> </w:t>
        </w:r>
      </w:ins>
      <m:oMath>
        <m:r>
          <m:rPr>
            <m:sty m:val="bi"/>
          </m:rPr>
          <m:t>L</m:t>
        </m:r>
      </m:oMath>
      <w:ins w:id="5919" w:author="PR Preview" w:date="2026-01-01T00:00:00Z">
        <w:r>
          <w:t xml:space="preserve"> </w:t>
        </w:r>
      </w:ins>
      <w:ins w:id="5920" w:author="PR Preview" w:date="2026-01-01T00:00:00Z">
        <w:r>
          <w:t xml:space="preserve">and</w:t>
        </w:r>
      </w:ins>
      <w:ins w:id="5921" w:author="PR Preview" w:date="2026-01-01T00:00:00Z">
        <w:r>
          <w:t xml:space="preserve"> </w:t>
        </w:r>
      </w:ins>
      <m:oMath>
        <m:r>
          <m:rPr>
            <m:sty m:val="bi"/>
          </m:rPr>
          <m:t>U</m:t>
        </m:r>
      </m:oMath>
      <w:ins w:id="5922" w:author="PR Preview" w:date="2026-01-01T00:00:00Z">
        <w:r>
          <w:t xml:space="preserve"> </w:t>
        </w:r>
      </w:ins>
      <w:ins w:id="5923" w:author="PR Preview" w:date="2026-01-01T00:00:00Z">
        <w:r>
          <w:t xml:space="preserve">of</w:t>
        </w:r>
      </w:ins>
      <w:ins w:id="5924" w:author="PR Preview" w:date="2026-01-01T00:00:00Z">
        <w:r>
          <w:t xml:space="preserve"> </w:t>
        </w:r>
      </w:ins>
      <w:hyperlink w:anchor="exm-lu">
        <w:ins w:id="5925" w:author="PR Preview" w:date="2026-01-01T00:00:00Z">
          <w:r>
            <w:rPr>
              <w:rStyle w:val="Hyperlink"/>
            </w:rPr>
            <w:t xml:space="preserve">Example 177</w:t>
          </w:r>
        </w:ins>
      </w:hyperlink>
      <w:ins w:id="5926" w:author="PR Preview" w:date="2026-01-01T00:00:00Z">
        <w:r>
          <w:t xml:space="preserve">, solve</w:t>
        </w:r>
      </w:ins>
      <w:ins w:id="5927" w:author="PR Preview" w:date="2026-01-01T00:00:00Z">
        <w:r>
          <w:t xml:space="preserve"> </w:t>
        </w:r>
      </w:ins>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5928" w:author="PR Preview" w:date="2026-01-01T00:00:00Z">
        <w:r>
          <w:t xml:space="preserve">.</w:t>
        </w:r>
      </w:ins>
      <w:ins w:id="5929" w:author="PR Preview" w:date="2026-01-01T00:00:00Z">
        <w:r>
          <w:t xml:space="preserve"> </w:t>
        </w:r>
      </w:ins>
      <w:ins w:id="5930" w:author="PR Preview" w:date="2026-01-01T00:00:00Z">
        <w:r>
          <w:t xml:space="preserve">Forward substitution on</w:t>
        </w:r>
      </w:ins>
      <w:ins w:id="5931" w:author="PR Preview" w:date="2026-01-01T00:00:00Z">
        <w:r>
          <w:t xml:space="preserve"> </w:t>
        </w:r>
      </w:ins>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5932" w:author="PR Preview" w:date="2026-01-01T00:00:00Z">
        <w:r>
          <w:t xml:space="preserve"> </w:t>
        </w:r>
      </w:ins>
      <w:ins w:id="5933" w:author="PR Preview" w:date="2026-01-01T00:00:00Z">
        <w:r>
          <w:t xml:space="preserve">gives</w:t>
        </w:r>
      </w:ins>
      <w:ins w:id="5934" w:author="PR Preview" w:date="2026-01-01T00:00:00Z">
        <w:r>
          <w:t xml:space="preserve"> </w:t>
        </w:r>
      </w:ins>
      <m:oMath>
        <m:sSub>
          <m:e>
            <m:r>
              <m:t>y</m:t>
            </m:r>
          </m:e>
          <m:sub>
            <m:r>
              <m:t>1</m:t>
            </m:r>
          </m:sub>
        </m:sSub>
        <m:r>
          <m:rPr>
            <m:sty m:val="p"/>
          </m:rPr>
          <m:t>=</m:t>
        </m:r>
        <m:r>
          <m:t>8</m:t>
        </m:r>
      </m:oMath>
      <w:ins w:id="5935" w:author="PR Preview" w:date="2026-01-01T00:00:00Z">
        <w:r>
          <w:t xml:space="preserve">,</w:t>
        </w:r>
      </w:ins>
      <w:ins w:id="5936" w:author="PR Preview" w:date="2026-01-01T00:00:00Z">
        <w:r>
          <w:t xml:space="preserve"> </w:t>
        </w:r>
      </w:ins>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ins w:id="5937" w:author="PR Preview" w:date="2026-01-01T00:00:00Z">
        <w:r>
          <w:t xml:space="preserve">,</w:t>
        </w:r>
      </w:ins>
      <w:ins w:id="5938" w:author="PR Preview" w:date="2026-01-01T00:00:00Z">
        <w:r>
          <w:t xml:space="preserve"> </w:t>
        </w:r>
      </w:ins>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ins w:id="5939" w:author="PR Preview" w:date="2026-01-01T00:00:00Z">
        <w:r>
          <w:t xml:space="preserve">.</w:t>
        </w:r>
      </w:ins>
      <w:ins w:id="5940" w:author="PR Preview" w:date="2026-01-01T00:00:00Z">
        <w:r>
          <w:t xml:space="preserve"> </w:t>
        </w:r>
      </w:ins>
      <w:ins w:id="5941" w:author="PR Preview" w:date="2026-01-01T00:00:00Z">
        <w:r>
          <w:t xml:space="preserve">Back substitution on</w:t>
        </w:r>
      </w:ins>
      <w:ins w:id="5942" w:author="PR Preview" w:date="2026-01-01T00:00:00Z">
        <w:r>
          <w:t xml:space="preserve"> </w:t>
        </w:r>
      </w:ins>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ins w:id="5943" w:author="PR Preview" w:date="2026-01-01T00:00:00Z">
        <w:r>
          <w:t xml:space="preserve"> </w:t>
        </w:r>
      </w:ins>
      <w:ins w:id="5944" w:author="PR Preview" w:date="2026-01-01T00:00:00Z">
        <w:r>
          <w:t xml:space="preserve">is</w:t>
        </w:r>
      </w:ins>
      <w:ins w:id="5945" w:author="PR Preview" w:date="2026-01-01T00:00:00Z">
        <w:r>
          <w:t xml:space="preserve"> </w:t>
        </w:r>
      </w:ins>
      <w:hyperlink w:anchor="exm-back-substitution">
        <w:ins w:id="5946" w:author="PR Preview" w:date="2026-01-01T00:00:00Z">
          <w:r>
            <w:rPr>
              <w:rStyle w:val="Hyperlink"/>
            </w:rPr>
            <w:t xml:space="preserve">Example 171</w:t>
          </w:r>
        </w:ins>
      </w:hyperlink>
      <w:ins w:id="5947" w:author="PR Preview" w:date="2026-01-01T00:00:00Z">
        <w:r>
          <w:t xml:space="preserve">,</w:t>
        </w:r>
      </w:ins>
      <w:ins w:id="5948" w:author="PR Preview" w:date="2026-01-01T00:00:00Z">
        <w:r>
          <w:t xml:space="preserve"> </w:t>
        </w:r>
      </w:ins>
      <w:ins w:id="5949" w:author="PR Preview" w:date="2026-01-01T00:00:00Z">
        <w:r>
          <w:t xml:space="preserve">which gives</w:t>
        </w:r>
      </w:ins>
      <w:ins w:id="5950" w:author="PR Preview" w:date="2026-01-01T00:00:00Z">
        <w:r>
          <w:t xml:space="preserve"> </w:t>
        </w:r>
      </w:ins>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ins w:id="5951" w:author="PR Preview" w:date="2026-01-01T00:00:00Z">
        <w:r>
          <w:t xml:space="preserve">.</w:t>
        </w:r>
      </w:ins>
      <w:ins w:id="5952" w:author="PR Preview" w:date="2026-01-01T00:00:00Z">
        <w:r>
          <w:t xml:space="preserve"> </w:t>
        </w:r>
      </w:ins>
      <w:ins w:id="5953" w:author="PR Preview" w:date="2026-01-01T00:00:00Z">
        <w:r>
          <w:t xml:space="preserve">As a check,</w:t>
        </w:r>
      </w:ins>
      <w:ins w:id="5954" w:author="PR Preview" w:date="2026-01-01T00:00:00Z">
        <w:r>
          <w:t xml:space="preserve"> </w:t>
        </w:r>
      </w:ins>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ins w:id="5955" w:author="PR Preview" w:date="2026-01-01T00:00:00Z">
        <w:r>
          <w:t xml:space="preserve">.</w:t>
        </w:r>
      </w:ins>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del w:id="5956" w:author="PR Preview" w:date="2026-01-01T00:00:00Z">
        <w:r>
          <w:rPr>
            <w:b/>
            <w:bCs/>
          </w:rPr>
          <w:delText xml:space="preserve">Theorem 97 (A square matrix is invertible exactly when it has full column rank)</w:delText>
        </w:r>
      </w:del>
      <w:del w:id="5957" w:author="PR Preview" w:date="2026-01-01T00:00:00Z">
        <w:r>
          <w:delText xml:space="preserve"> </w:delText>
        </w:r>
      </w:del>
      <w:del w:id="5958" w:author="PR Preview" w:date="2026-01-01T00:00:00Z">
        <w:r>
          <w:delText xml:space="preserve">An</w:delText>
        </w:r>
      </w:del>
      <w:del w:id="5959" w:author="PR Preview" w:date="2026-01-01T00:00:00Z">
        <w:r>
          <w:delText xml:space="preserve"> </w:delText>
        </w:r>
      </w:del>
      <m:oMath>
        <m:r>
          <m:t>n</m:t>
        </m:r>
        <m:r>
          <m:rPr>
            <m:sty m:val="p"/>
          </m:rPr>
          <m:t>×</m:t>
        </m:r>
        <m:r>
          <m:t>n</m:t>
        </m:r>
      </m:oMath>
      <w:del w:id="5960" w:author="PR Preview" w:date="2026-01-01T00:00:00Z">
        <w:r>
          <w:delText xml:space="preserve"> </w:delText>
        </w:r>
      </w:del>
      <w:del w:id="5961" w:author="PR Preview" w:date="2026-01-01T00:00:00Z">
        <w:r>
          <w:delText xml:space="preserve">matrix</w:delText>
        </w:r>
      </w:del>
      <w:del w:id="5962" w:author="PR Preview" w:date="2026-01-01T00:00:00Z">
        <w:r>
          <w:delText xml:space="preserve"> </w:delText>
        </w:r>
      </w:del>
      <m:oMath>
        <m:r>
          <m:rPr>
            <m:sty m:val="bi"/>
          </m:rPr>
          <m:t>A</m:t>
        </m:r>
      </m:oMath>
      <w:del w:id="5963" w:author="PR Preview" w:date="2026-01-01T00:00:00Z">
        <w:r>
          <w:delText xml:space="preserve"> </w:delText>
        </w:r>
      </w:del>
      <w:del w:id="5964" w:author="PR Preview" w:date="2026-01-01T00:00:00Z">
        <w:r>
          <w:delText xml:space="preserve">is invertible (</w:delText>
        </w:r>
      </w:del>
      <w:hyperlink w:anchor="def-invertible-matrix">
        <w:del w:id="5965" w:author="PR Preview" w:date="2026-01-01T00:00:00Z">
          <w:r>
            <w:rPr>
              <w:rStyle w:val="Hyperlink"/>
            </w:rPr>
            <w:delText xml:space="preserve">Definition 72</w:delText>
          </w:r>
        </w:del>
      </w:hyperlink>
      <w:del w:id="5966" w:author="PR Preview" w:date="2026-01-01T00:00:00Z">
        <w:r>
          <w:delText xml:space="preserve">)</w:delText>
        </w:r>
      </w:del>
      <w:del w:id="5967" w:author="PR Preview" w:date="2026-01-01T00:00:00Z">
        <w:r>
          <w:delText xml:space="preserve"> </w:delText>
        </w:r>
      </w:del>
      <w:del w:id="5968" w:author="PR Preview" w:date="2026-01-01T00:00:00Z">
        <w:r>
          <w:delText xml:space="preserve">exactly when</w:delText>
        </w:r>
      </w:del>
      <w:del w:id="596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970" w:author="PR Preview" w:date="2026-01-01T00:00:00Z">
        <w:r>
          <w:delText xml:space="preserve"> </w:delText>
        </w:r>
      </w:del>
      <w:del w:id="5971" w:author="PR Preview" w:date="2026-01-01T00:00:00Z">
        <w:r>
          <w:delText xml:space="preserve">(full column rank,</w:delText>
        </w:r>
      </w:del>
      <w:del w:id="5972" w:author="PR Preview" w:date="2026-01-01T00:00:00Z">
        <w:r>
          <w:delText xml:space="preserve"> </w:delText>
        </w:r>
      </w:del>
      <w:hyperlink w:anchor="def-full-column-rank">
        <w:del w:id="5973" w:author="PR Preview" w:date="2026-01-01T00:00:00Z">
          <w:r>
            <w:rPr>
              <w:rStyle w:val="Hyperlink"/>
            </w:rPr>
            <w:delText xml:space="preserve">Definition 39</w:delText>
          </w:r>
        </w:del>
      </w:hyperlink>
      <w:del w:id="5974" w:author="PR Preview" w:date="2026-01-01T00:00:00Z">
        <w:r>
          <w:delText xml:space="preserve">),</w:delText>
        </w:r>
      </w:del>
      <w:del w:id="5975" w:author="PR Preview" w:date="2026-01-01T00:00:00Z">
        <w:r>
          <w:delText xml:space="preserve"> </w:delText>
        </w:r>
      </w:del>
      <w:del w:id="5976" w:author="PR Preview" w:date="2026-01-01T00:00:00Z">
        <w:r>
          <w:delText xml:space="preserve">that is, exactly when</w:delText>
        </w:r>
      </w:del>
      <w:del w:id="5977"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5978" w:author="PR Preview" w:date="2026-01-01T00:00:00Z">
        <w:r>
          <w:delText xml:space="preserve">.</w:delText>
        </w:r>
      </w:del>
    </w:p>
    <w:p>
      <w:pPr>
        <w:pStyle w:val="BodyText"/>
      </w:pPr>
      <w:ins w:id="5979" w:author="PR Preview" w:date="2026-01-01T00:00:00Z">
        <w:r>
          <w:rPr>
            <w:b/>
            <w:bCs/>
          </w:rPr>
          <w:t xml:space="preserve">Theorem 98 (A square matrix is invertible exactly when it has full column rank)</w:t>
        </w:r>
      </w:ins>
      <w:ins w:id="5980" w:author="PR Preview" w:date="2026-01-01T00:00:00Z">
        <w:r>
          <w:t xml:space="preserve"> </w:t>
        </w:r>
      </w:ins>
      <w:ins w:id="5981" w:author="PR Preview" w:date="2026-01-01T00:00:00Z">
        <w:r>
          <w:t xml:space="preserve">An</w:t>
        </w:r>
      </w:ins>
      <w:ins w:id="5982" w:author="PR Preview" w:date="2026-01-01T00:00:00Z">
        <w:r>
          <w:t xml:space="preserve"> </w:t>
        </w:r>
      </w:ins>
      <m:oMath>
        <m:r>
          <m:t>n</m:t>
        </m:r>
        <m:r>
          <m:rPr>
            <m:sty m:val="p"/>
          </m:rPr>
          <m:t>×</m:t>
        </m:r>
        <m:r>
          <m:t>n</m:t>
        </m:r>
      </m:oMath>
      <w:ins w:id="5983" w:author="PR Preview" w:date="2026-01-01T00:00:00Z">
        <w:r>
          <w:t xml:space="preserve"> </w:t>
        </w:r>
      </w:ins>
      <w:ins w:id="5984" w:author="PR Preview" w:date="2026-01-01T00:00:00Z">
        <w:r>
          <w:t xml:space="preserve">matrix</w:t>
        </w:r>
      </w:ins>
      <w:ins w:id="5985" w:author="PR Preview" w:date="2026-01-01T00:00:00Z">
        <w:r>
          <w:t xml:space="preserve"> </w:t>
        </w:r>
      </w:ins>
      <m:oMath>
        <m:r>
          <m:rPr>
            <m:sty m:val="bi"/>
          </m:rPr>
          <m:t>A</m:t>
        </m:r>
      </m:oMath>
      <w:ins w:id="5986" w:author="PR Preview" w:date="2026-01-01T00:00:00Z">
        <w:r>
          <w:t xml:space="preserve"> </w:t>
        </w:r>
      </w:ins>
      <w:ins w:id="5987" w:author="PR Preview" w:date="2026-01-01T00:00:00Z">
        <w:r>
          <w:t xml:space="preserve">is invertible (</w:t>
        </w:r>
      </w:ins>
      <w:hyperlink w:anchor="def-invertible-matrix">
        <w:ins w:id="5988" w:author="PR Preview" w:date="2026-01-01T00:00:00Z">
          <w:r>
            <w:rPr>
              <w:rStyle w:val="Hyperlink"/>
            </w:rPr>
            <w:t xml:space="preserve">Definition 72</w:t>
          </w:r>
        </w:ins>
      </w:hyperlink>
      <w:ins w:id="5989" w:author="PR Preview" w:date="2026-01-01T00:00:00Z">
        <w:r>
          <w:t xml:space="preserve">)</w:t>
        </w:r>
      </w:ins>
      <w:ins w:id="5990" w:author="PR Preview" w:date="2026-01-01T00:00:00Z">
        <w:r>
          <w:t xml:space="preserve"> </w:t>
        </w:r>
      </w:ins>
      <w:ins w:id="5991" w:author="PR Preview" w:date="2026-01-01T00:00:00Z">
        <w:r>
          <w:t xml:space="preserve">exactly when</w:t>
        </w:r>
      </w:ins>
      <w:ins w:id="5992" w:author="PR Preview" w:date="2026-01-01T00:00:00Z">
        <w:r>
          <w:t xml:space="preserve"> </w:t>
        </w:r>
      </w:ins>
      <m:oMath>
        <m:r>
          <m:rPr>
            <m:sty m:val="p"/>
          </m:rPr>
          <m:t>rank</m:t>
        </m:r>
        <m:r>
          <m:rPr>
            <m:sty m:val="p"/>
          </m:rPr>
          <m:t>(</m:t>
        </m:r>
        <m:r>
          <m:rPr>
            <m:sty m:val="bi"/>
          </m:rPr>
          <m:t>A</m:t>
        </m:r>
        <m:r>
          <m:rPr>
            <m:sty m:val="p"/>
          </m:rPr>
          <m:t>)</m:t>
        </m:r>
        <m:r>
          <m:rPr>
            <m:sty m:val="p"/>
          </m:rPr>
          <m:t>=</m:t>
        </m:r>
        <m:r>
          <m:t>n</m:t>
        </m:r>
      </m:oMath>
      <w:ins w:id="5993" w:author="PR Preview" w:date="2026-01-01T00:00:00Z">
        <w:r>
          <w:t xml:space="preserve"> </w:t>
        </w:r>
      </w:ins>
      <w:ins w:id="5994" w:author="PR Preview" w:date="2026-01-01T00:00:00Z">
        <w:r>
          <w:t xml:space="preserve">(full column rank,</w:t>
        </w:r>
      </w:ins>
      <w:ins w:id="5995" w:author="PR Preview" w:date="2026-01-01T00:00:00Z">
        <w:r>
          <w:t xml:space="preserve"> </w:t>
        </w:r>
      </w:ins>
      <w:hyperlink w:anchor="def-full-column-rank">
        <w:ins w:id="5996" w:author="PR Preview" w:date="2026-01-01T00:00:00Z">
          <w:r>
            <w:rPr>
              <w:rStyle w:val="Hyperlink"/>
            </w:rPr>
            <w:t xml:space="preserve">Definition 39</w:t>
          </w:r>
        </w:ins>
      </w:hyperlink>
      <w:ins w:id="5997" w:author="PR Preview" w:date="2026-01-01T00:00:00Z">
        <w:r>
          <w:t xml:space="preserve">),</w:t>
        </w:r>
      </w:ins>
      <w:ins w:id="5998" w:author="PR Preview" w:date="2026-01-01T00:00:00Z">
        <w:r>
          <w:t xml:space="preserve"> </w:t>
        </w:r>
      </w:ins>
      <w:ins w:id="5999" w:author="PR Preview" w:date="2026-01-01T00:00:00Z">
        <w:r>
          <w:t xml:space="preserve">that is, exactly when</w:t>
        </w:r>
      </w:ins>
      <w:ins w:id="6000"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6001" w:author="PR Preview" w:date="2026-01-01T00:00:00Z">
        <w:r>
          <w:t xml:space="preserve">.</w:t>
        </w:r>
      </w:ins>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del w:id="6002" w:author="PR Preview" w:date="2026-01-01T00:00:00Z">
        <w:r>
          <w:rPr>
            <w:b/>
            <w:bCs/>
          </w:rPr>
          <w:delText xml:space="preserve">Example 179 (Rank decides invertibility)</w:delText>
        </w:r>
      </w:del>
      <w:del w:id="6003" w:author="PR Preview" w:date="2026-01-01T00:00:00Z">
        <w:r>
          <w:delText xml:space="preserve"> </w:delText>
        </w:r>
      </w:del>
      <w:del w:id="6004" w:author="PR Preview" w:date="2026-01-01T00:00:00Z">
        <w:r>
          <w:delText xml:space="preserve"> </w:delText>
        </w:r>
      </w:del>
    </w:p>
    <w:p>
      <w:pPr>
        <w:pStyle w:val="BodyText"/>
      </w:pPr>
      <w:ins w:id="6005" w:author="PR Preview" w:date="2026-01-01T00:00:00Z">
        <w:r>
          <w:rPr>
            <w:b/>
            <w:bCs/>
          </w:rPr>
          <w:t xml:space="preserve">Example 180 (Rank decides invertibility)</w:t>
        </w:r>
      </w:ins>
      <w:ins w:id="6006" w:author="PR Preview" w:date="2026-01-01T00:00:00Z">
        <w:r>
          <w:t xml:space="preserve"> </w:t>
        </w:r>
      </w:ins>
      <w:ins w:id="6007"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del w:id="6008" w:author="PR Preview" w:date="2026-01-01T00:00:00Z">
        <w:r>
          <w:rPr>
            <w:b/>
            <w:bCs/>
          </w:rPr>
          <w:delText xml:space="preserve">Example 180 (Eigenspaces of two matrices)</w:delText>
        </w:r>
      </w:del>
      <w:del w:id="6009" w:author="PR Preview" w:date="2026-01-01T00:00:00Z">
        <w:r>
          <w:delText xml:space="preserve"> </w:delText>
        </w:r>
      </w:del>
      <w:del w:id="6010" w:author="PR Preview" w:date="2026-01-01T00:00:00Z">
        <w:r>
          <w:delText xml:space="preserve"> </w:delText>
        </w:r>
      </w:del>
    </w:p>
    <w:p>
      <w:pPr>
        <w:pStyle w:val="Compact"/>
        <w:numPr>
          <w:ilvl w:val="0"/>
          <w:numId w:val="1094"/>
        </w:numPr>
      </w:pPr>
      <w:del w:id="6011" w:author="PR Preview" w:date="2026-01-01T00:00:00Z">
        <w:r>
          <w:delText xml:space="preserve">For</w:delText>
        </w:r>
      </w:del>
      <w:del w:id="601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013" w:author="PR Preview" w:date="2026-01-01T00:00:00Z">
        <w:r>
          <w:delText xml:space="preserve"> </w:delText>
        </w:r>
      </w:del>
      <w:del w:id="6014" w:author="PR Preview" w:date="2026-01-01T00:00:00Z">
        <w:r>
          <w:delText xml:space="preserve">of</w:delText>
        </w:r>
      </w:del>
      <w:del w:id="6015" w:author="PR Preview" w:date="2026-01-01T00:00:00Z">
        <w:r>
          <w:delText xml:space="preserve"> </w:delText>
        </w:r>
      </w:del>
      <w:hyperlink w:anchor="exm-eigenvalue">
        <w:del w:id="6016" w:author="PR Preview" w:date="2026-01-01T00:00:00Z">
          <w:r>
            <w:rPr>
              <w:rStyle w:val="Hyperlink"/>
            </w:rPr>
            <w:delText xml:space="preserve">Example 134</w:delText>
          </w:r>
        </w:del>
      </w:hyperlink>
      <w:del w:id="6017" w:author="PR Preview" w:date="2026-01-01T00:00:00Z">
        <w:r>
          <w:delText xml:space="preserve">,</w:delText>
        </w:r>
      </w:del>
      <w:del w:id="601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6019" w:author="PR Preview" w:date="2026-01-01T00:00:00Z">
        <w:r>
          <w:delText xml:space="preserve"> </w:delText>
        </w:r>
      </w:del>
      <w:del w:id="6020" w:author="PR Preview" w:date="2026-01-01T00:00:00Z">
        <w:r>
          <w:delText xml:space="preserve">sends</w:delText>
        </w:r>
      </w:del>
      <w:del w:id="6021" w:author="PR Preview" w:date="2026-01-01T00:00:00Z">
        <w:r>
          <w:delText xml:space="preserve"> </w:delText>
        </w:r>
      </w:del>
      <m:oMath>
        <m:acc>
          <m:accPr>
            <m:chr m:val="̃"/>
          </m:accPr>
          <m:e>
            <m:r>
              <m:t>v</m:t>
            </m:r>
          </m:e>
        </m:acc>
      </m:oMath>
      <w:del w:id="6022" w:author="PR Preview" w:date="2026-01-01T00:00:00Z">
        <w:r>
          <w:delText xml:space="preserve"> </w:delText>
        </w:r>
      </w:del>
      <w:del w:id="6023" w:author="PR Preview" w:date="2026-01-01T00:00:00Z">
        <w:r>
          <w:delText xml:space="preserve">to</w:delText>
        </w:r>
      </w:del>
      <w:del w:id="6024"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6025" w:author="PR Preview" w:date="2026-01-01T00:00:00Z">
        <w:r>
          <w:delText xml:space="preserve">,</w:delText>
        </w:r>
      </w:del>
      <w:del w:id="6026" w:author="PR Preview" w:date="2026-01-01T00:00:00Z">
        <w:r>
          <w:delText xml:space="preserve"> </w:delText>
        </w:r>
      </w:del>
      <w:del w:id="6027" w:author="PR Preview" w:date="2026-01-01T00:00:00Z">
        <w:r>
          <w:delText xml:space="preserve">so</w:delText>
        </w:r>
      </w:del>
      <w:del w:id="6028"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6029" w:author="PR Preview" w:date="2026-01-01T00:00:00Z">
        <w:r>
          <w:delText xml:space="preserve">, with geometric multiplicity</w:delText>
        </w:r>
      </w:del>
      <w:del w:id="6030" w:author="PR Preview" w:date="2026-01-01T00:00:00Z">
        <w:r>
          <w:delText xml:space="preserve"> </w:delText>
        </w:r>
      </w:del>
      <m:oMath>
        <m:r>
          <m:t>1</m:t>
        </m:r>
      </m:oMath>
      <w:del w:id="6031" w:author="PR Preview" w:date="2026-01-01T00:00:00Z">
        <w:r>
          <w:delText xml:space="preserve">.</w:delText>
        </w:r>
      </w:del>
    </w:p>
    <w:p>
      <w:pPr>
        <w:pStyle w:val="BodyText"/>
      </w:pPr>
      <w:ins w:id="6032" w:author="PR Preview" w:date="2026-01-01T00:00:00Z">
        <w:r>
          <w:rPr>
            <w:b/>
            <w:bCs/>
          </w:rPr>
          <w:t xml:space="preserve">Example 181 (Eigenspaces of two matrices)</w:t>
        </w:r>
      </w:ins>
      <w:ins w:id="6033" w:author="PR Preview" w:date="2026-01-01T00:00:00Z">
        <w:r>
          <w:t xml:space="preserve"> </w:t>
        </w:r>
      </w:ins>
      <w:ins w:id="6034" w:author="PR Preview" w:date="2026-01-01T00:00:00Z">
        <w:r>
          <w:t xml:space="preserve"> </w:t>
        </w:r>
      </w:ins>
    </w:p>
    <w:p>
      <w:pPr>
        <w:pStyle w:val="Compact"/>
        <w:numPr>
          <w:ilvl w:val="0"/>
          <w:numId w:val="1094"/>
        </w:numPr>
      </w:pPr>
      <w:ins w:id="6035" w:author="PR Preview" w:date="2026-01-01T00:00:00Z">
        <w:r>
          <w:t xml:space="preserve">For</w:t>
        </w:r>
      </w:ins>
      <w:ins w:id="603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037" w:author="PR Preview" w:date="2026-01-01T00:00:00Z">
        <w:r>
          <w:t xml:space="preserve"> </w:t>
        </w:r>
      </w:ins>
      <w:ins w:id="6038" w:author="PR Preview" w:date="2026-01-01T00:00:00Z">
        <w:r>
          <w:t xml:space="preserve">of</w:t>
        </w:r>
      </w:ins>
      <w:ins w:id="6039" w:author="PR Preview" w:date="2026-01-01T00:00:00Z">
        <w:r>
          <w:t xml:space="preserve"> </w:t>
        </w:r>
      </w:ins>
      <w:hyperlink w:anchor="exm-eigenvalue">
        <w:ins w:id="6040" w:author="PR Preview" w:date="2026-01-01T00:00:00Z">
          <w:r>
            <w:rPr>
              <w:rStyle w:val="Hyperlink"/>
            </w:rPr>
            <w:t xml:space="preserve">Example 135</w:t>
          </w:r>
        </w:ins>
      </w:hyperlink>
      <w:ins w:id="6041" w:author="PR Preview" w:date="2026-01-01T00:00:00Z">
        <w:r>
          <w:t xml:space="preserve">,</w:t>
        </w:r>
      </w:ins>
      <w:ins w:id="6042"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6043" w:author="PR Preview" w:date="2026-01-01T00:00:00Z">
        <w:r>
          <w:t xml:space="preserve"> </w:t>
        </w:r>
      </w:ins>
      <w:ins w:id="6044" w:author="PR Preview" w:date="2026-01-01T00:00:00Z">
        <w:r>
          <w:t xml:space="preserve">sends</w:t>
        </w:r>
      </w:ins>
      <w:ins w:id="6045" w:author="PR Preview" w:date="2026-01-01T00:00:00Z">
        <w:r>
          <w:t xml:space="preserve"> </w:t>
        </w:r>
      </w:ins>
      <m:oMath>
        <m:acc>
          <m:accPr>
            <m:chr m:val="̃"/>
          </m:accPr>
          <m:e>
            <m:r>
              <m:t>v</m:t>
            </m:r>
          </m:e>
        </m:acc>
      </m:oMath>
      <w:ins w:id="6046" w:author="PR Preview" w:date="2026-01-01T00:00:00Z">
        <w:r>
          <w:t xml:space="preserve"> </w:t>
        </w:r>
      </w:ins>
      <w:ins w:id="6047" w:author="PR Preview" w:date="2026-01-01T00:00:00Z">
        <w:r>
          <w:t xml:space="preserve">to</w:t>
        </w:r>
      </w:ins>
      <w:ins w:id="604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6049" w:author="PR Preview" w:date="2026-01-01T00:00:00Z">
        <w:r>
          <w:t xml:space="preserve">,</w:t>
        </w:r>
      </w:ins>
      <w:ins w:id="6050" w:author="PR Preview" w:date="2026-01-01T00:00:00Z">
        <w:r>
          <w:t xml:space="preserve"> </w:t>
        </w:r>
      </w:ins>
      <w:ins w:id="6051" w:author="PR Preview" w:date="2026-01-01T00:00:00Z">
        <w:r>
          <w:t xml:space="preserve">so</w:t>
        </w:r>
      </w:ins>
      <w:ins w:id="6052"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6053" w:author="PR Preview" w:date="2026-01-01T00:00:00Z">
        <w:r>
          <w:t xml:space="preserve">, with geometric multiplicity</w:t>
        </w:r>
      </w:ins>
      <w:ins w:id="6054" w:author="PR Preview" w:date="2026-01-01T00:00:00Z">
        <w:r>
          <w:t xml:space="preserve"> </w:t>
        </w:r>
      </w:ins>
      <m:oMath>
        <m:r>
          <m:t>1</m:t>
        </m:r>
      </m:oMath>
      <w:ins w:id="6055" w:author="PR Preview" w:date="2026-01-01T00:00:00Z">
        <w:r>
          <w:t xml:space="preserve">.</w:t>
        </w:r>
      </w:ins>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del w:id="6056" w:author="PR Preview" w:date="2026-01-01T00:00:00Z">
        <w:r>
          <w:rPr>
            <w:b/>
            <w:bCs/>
          </w:rPr>
          <w:delText xml:space="preserve">Example 181 (A number that is not an eigenvalue has no eigenspace)</w:delText>
        </w:r>
      </w:del>
      <w:del w:id="6057" w:author="PR Preview" w:date="2026-01-01T00:00:00Z">
        <w:r>
          <w:delText xml:space="preserve"> </w:delText>
        </w:r>
      </w:del>
      <w:del w:id="6058" w:author="PR Preview" w:date="2026-01-01T00:00:00Z">
        <w:r>
          <w:delText xml:space="preserve">For</w:delText>
        </w:r>
      </w:del>
      <w:del w:id="60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060" w:author="PR Preview" w:date="2026-01-01T00:00:00Z">
        <w:r>
          <w:delText xml:space="preserve"> </w:delText>
        </w:r>
      </w:del>
      <w:del w:id="6061" w:author="PR Preview" w:date="2026-01-01T00:00:00Z">
        <w:r>
          <w:delText xml:space="preserve">and</w:delText>
        </w:r>
      </w:del>
      <w:del w:id="6062" w:author="PR Preview" w:date="2026-01-01T00:00:00Z">
        <w:r>
          <w:delText xml:space="preserve"> </w:delText>
        </w:r>
      </w:del>
      <m:oMath>
        <m:r>
          <m:t>λ</m:t>
        </m:r>
        <m:r>
          <m:rPr>
            <m:sty m:val="p"/>
          </m:rPr>
          <m:t>=</m:t>
        </m:r>
        <m:r>
          <m:t>2</m:t>
        </m:r>
      </m:oMath>
      <w:del w:id="6063" w:author="PR Preview" w:date="2026-01-01T00:00:00Z">
        <w:r>
          <w:delText xml:space="preserve">,</w:delText>
        </w:r>
      </w:del>
      <w:del w:id="6064"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6065" w:author="PR Preview" w:date="2026-01-01T00:00:00Z">
        <w:r>
          <w:delText xml:space="preserve"> </w:delText>
        </w:r>
      </w:del>
      <w:del w:id="6066" w:author="PR Preview" w:date="2026-01-01T00:00:00Z">
        <w:r>
          <w:delText xml:space="preserve">sends</w:delText>
        </w:r>
      </w:del>
      <w:del w:id="6067" w:author="PR Preview" w:date="2026-01-01T00:00:00Z">
        <w:r>
          <w:delText xml:space="preserve"> </w:delText>
        </w:r>
      </w:del>
      <m:oMath>
        <m:acc>
          <m:accPr>
            <m:chr m:val="̃"/>
          </m:accPr>
          <m:e>
            <m:r>
              <m:t>v</m:t>
            </m:r>
          </m:e>
        </m:acc>
      </m:oMath>
      <w:del w:id="6068" w:author="PR Preview" w:date="2026-01-01T00:00:00Z">
        <w:r>
          <w:delText xml:space="preserve"> </w:delText>
        </w:r>
      </w:del>
      <w:del w:id="6069" w:author="PR Preview" w:date="2026-01-01T00:00:00Z">
        <w:r>
          <w:delText xml:space="preserve">to</w:delText>
        </w:r>
      </w:del>
      <w:del w:id="607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6071" w:author="PR Preview" w:date="2026-01-01T00:00:00Z">
        <w:r>
          <w:delText xml:space="preserve">, which is</w:delText>
        </w:r>
      </w:del>
      <w:del w:id="6072" w:author="PR Preview" w:date="2026-01-01T00:00:00Z">
        <w:r>
          <w:delText xml:space="preserve"> </w:delText>
        </w:r>
      </w:del>
      <m:oMath>
        <m:acc>
          <m:accPr>
            <m:chr m:val="̃"/>
          </m:accPr>
          <m:e>
            <m:r>
              <m:t>0</m:t>
            </m:r>
          </m:e>
        </m:acc>
      </m:oMath>
      <w:del w:id="6073" w:author="PR Preview" w:date="2026-01-01T00:00:00Z">
        <w:r>
          <w:delText xml:space="preserve"> </w:delText>
        </w:r>
      </w:del>
      <w:del w:id="6074" w:author="PR Preview" w:date="2026-01-01T00:00:00Z">
        <w:r>
          <w:delText xml:space="preserve">only for</w:delText>
        </w:r>
      </w:del>
      <w:del w:id="6075" w:author="PR Preview" w:date="2026-01-01T00:00:00Z">
        <w:r>
          <w:delText xml:space="preserve"> </w:delText>
        </w:r>
      </w:del>
      <m:oMath>
        <m:acc>
          <m:accPr>
            <m:chr m:val="̃"/>
          </m:accPr>
          <m:e>
            <m:r>
              <m:t>v</m:t>
            </m:r>
          </m:e>
        </m:acc>
        <m:r>
          <m:rPr>
            <m:sty m:val="p"/>
          </m:rPr>
          <m:t>=</m:t>
        </m:r>
        <m:acc>
          <m:accPr>
            <m:chr m:val="̃"/>
          </m:accPr>
          <m:e>
            <m:r>
              <m:t>0</m:t>
            </m:r>
          </m:e>
        </m:acc>
      </m:oMath>
      <w:del w:id="6076" w:author="PR Preview" w:date="2026-01-01T00:00:00Z">
        <w:r>
          <w:delText xml:space="preserve">,</w:delText>
        </w:r>
      </w:del>
      <w:del w:id="6077" w:author="PR Preview" w:date="2026-01-01T00:00:00Z">
        <w:r>
          <w:delText xml:space="preserve"> </w:delText>
        </w:r>
      </w:del>
      <w:del w:id="6078" w:author="PR Preview" w:date="2026-01-01T00:00:00Z">
        <w:r>
          <w:delText xml:space="preserve">so</w:delText>
        </w:r>
      </w:del>
      <w:del w:id="6079"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del w:id="6080" w:author="PR Preview" w:date="2026-01-01T00:00:00Z">
        <w:r>
          <w:delText xml:space="preserve">.</w:delText>
        </w:r>
      </w:del>
      <w:del w:id="6081" w:author="PR Preview" w:date="2026-01-01T00:00:00Z">
        <w:r>
          <w:delText xml:space="preserve"> </w:delText>
        </w:r>
      </w:del>
      <w:del w:id="6082" w:author="PR Preview" w:date="2026-01-01T00:00:00Z">
        <w:r>
          <w:delText xml:space="preserve">And</w:delText>
        </w:r>
      </w:del>
      <w:del w:id="6083" w:author="PR Preview" w:date="2026-01-01T00:00:00Z">
        <w:r>
          <w:delText xml:space="preserve"> </w:delText>
        </w:r>
      </w:del>
      <m:oMath>
        <m:r>
          <m:t>2</m:t>
        </m:r>
      </m:oMath>
      <w:del w:id="6084" w:author="PR Preview" w:date="2026-01-01T00:00:00Z">
        <w:r>
          <w:delText xml:space="preserve"> </w:delText>
        </w:r>
      </w:del>
      <w:del w:id="6085" w:author="PR Preview" w:date="2026-01-01T00:00:00Z">
        <w:r>
          <w:delText xml:space="preserve">is not an eigenvalue (</w:delText>
        </w:r>
      </w:del>
      <w:hyperlink w:anchor="def-eigenvalue">
        <w:del w:id="6086" w:author="PR Preview" w:date="2026-01-01T00:00:00Z">
          <w:r>
            <w:rPr>
              <w:rStyle w:val="Hyperlink"/>
            </w:rPr>
            <w:delText xml:space="preserve">Definition 82</w:delText>
          </w:r>
        </w:del>
      </w:hyperlink>
      <w:del w:id="6087" w:author="PR Preview" w:date="2026-01-01T00:00:00Z">
        <w:r>
          <w:delText xml:space="preserve">):</w:delText>
        </w:r>
      </w:del>
      <w:del w:id="6088" w:author="PR Preview" w:date="2026-01-01T00:00:00Z">
        <w:r>
          <w:delText xml:space="preserve"> </w:delText>
        </w:r>
      </w:del>
      <m:oMath>
        <m:r>
          <m:rPr>
            <m:sty m:val="bi"/>
          </m:rPr>
          <m:t>A</m:t>
        </m:r>
        <m:acc>
          <m:accPr>
            <m:chr m:val="̃"/>
          </m:accPr>
          <m:e>
            <m:r>
              <m:t>v</m:t>
            </m:r>
          </m:e>
        </m:acc>
        <m:r>
          <m:rPr>
            <m:sty m:val="p"/>
          </m:rPr>
          <m:t>=</m:t>
        </m:r>
        <m:r>
          <m:t>2</m:t>
        </m:r>
        <m:acc>
          <m:accPr>
            <m:chr m:val="̃"/>
          </m:accPr>
          <m:e>
            <m:r>
              <m:t>v</m:t>
            </m:r>
          </m:e>
        </m:acc>
      </m:oMath>
      <w:del w:id="6089" w:author="PR Preview" w:date="2026-01-01T00:00:00Z">
        <w:r>
          <w:delText xml:space="preserve"> </w:delText>
        </w:r>
      </w:del>
      <w:del w:id="6090" w:author="PR Preview" w:date="2026-01-01T00:00:00Z">
        <w:r>
          <w:delText xml:space="preserve">reads</w:delText>
        </w:r>
      </w:del>
      <w:del w:id="6091"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6092" w:author="PR Preview" w:date="2026-01-01T00:00:00Z">
        <w:r>
          <w:delText xml:space="preserve">,</w:delText>
        </w:r>
      </w:del>
      <w:del w:id="6093" w:author="PR Preview" w:date="2026-01-01T00:00:00Z">
        <w:r>
          <w:delText xml:space="preserve"> </w:delText>
        </w:r>
      </w:del>
      <w:del w:id="6094" w:author="PR Preview" w:date="2026-01-01T00:00:00Z">
        <w:r>
          <w:delText xml:space="preserve">so</w:delText>
        </w:r>
      </w:del>
      <w:del w:id="6095" w:author="PR Preview" w:date="2026-01-01T00:00:00Z">
        <w:r>
          <w:delText xml:space="preserve"> </w:delText>
        </w:r>
      </w:del>
      <m:oMath>
        <m:sSub>
          <m:e>
            <m:r>
              <m:t>v</m:t>
            </m:r>
          </m:e>
          <m:sub>
            <m:r>
              <m:t>2</m:t>
            </m:r>
          </m:sub>
        </m:sSub>
        <m:r>
          <m:rPr>
            <m:sty m:val="p"/>
          </m:rPr>
          <m:t>=</m:t>
        </m:r>
        <m:r>
          <m:t>0</m:t>
        </m:r>
      </m:oMath>
      <w:del w:id="6096" w:author="PR Preview" w:date="2026-01-01T00:00:00Z">
        <w:r>
          <w:delText xml:space="preserve"> </w:delText>
        </w:r>
      </w:del>
      <w:del w:id="6097" w:author="PR Preview" w:date="2026-01-01T00:00:00Z">
        <w:r>
          <w:delText xml:space="preserve">and</w:delText>
        </w:r>
      </w:del>
      <w:del w:id="6098" w:author="PR Preview" w:date="2026-01-01T00:00:00Z">
        <w:r>
          <w:delText xml:space="preserve"> </w:delText>
        </w:r>
      </w:del>
      <m:oMath>
        <m:sSub>
          <m:e>
            <m:r>
              <m:t>v</m:t>
            </m:r>
          </m:e>
          <m:sub>
            <m:r>
              <m:t>1</m:t>
            </m:r>
          </m:sub>
        </m:sSub>
        <m:r>
          <m:rPr>
            <m:sty m:val="p"/>
          </m:rPr>
          <m:t>=</m:t>
        </m:r>
        <m:r>
          <m:t>0</m:t>
        </m:r>
      </m:oMath>
      <w:del w:id="6099" w:author="PR Preview" w:date="2026-01-01T00:00:00Z">
        <w:r>
          <w:delText xml:space="preserve">.</w:delText>
        </w:r>
      </w:del>
      <w:del w:id="6100" w:author="PR Preview" w:date="2026-01-01T00:00:00Z">
        <w:r>
          <w:delText xml:space="preserve"> </w:delText>
        </w:r>
      </w:del>
      <w:del w:id="6101" w:author="PR Preview" w:date="2026-01-01T00:00:00Z">
        <w:r>
          <w:delText xml:space="preserve">So</w:delText>
        </w:r>
      </w:del>
      <w:del w:id="6102" w:author="PR Preview" w:date="2026-01-01T00:00:00Z">
        <w:r>
          <w:delText xml:space="preserve"> </w:delText>
        </w:r>
      </w:del>
      <w:hyperlink w:anchor="def-eigenspace">
        <w:del w:id="6103" w:author="PR Preview" w:date="2026-01-01T00:00:00Z">
          <w:r>
            <w:rPr>
              <w:rStyle w:val="Hyperlink"/>
            </w:rPr>
            <w:delText xml:space="preserve">Definition 98</w:delText>
          </w:r>
        </w:del>
      </w:hyperlink>
      <w:del w:id="6104" w:author="PR Preview" w:date="2026-01-01T00:00:00Z">
        <w:r>
          <w:delText xml:space="preserve"> </w:delText>
        </w:r>
      </w:del>
      <w:del w:id="6105" w:author="PR Preview" w:date="2026-01-01T00:00:00Z">
        <w:r>
          <w:delText xml:space="preserve">does not apply to</w:delText>
        </w:r>
      </w:del>
      <w:del w:id="6106" w:author="PR Preview" w:date="2026-01-01T00:00:00Z">
        <w:r>
          <w:delText xml:space="preserve"> </w:delText>
        </w:r>
      </w:del>
      <m:oMath>
        <m:r>
          <m:t>2</m:t>
        </m:r>
      </m:oMath>
      <w:del w:id="6107" w:author="PR Preview" w:date="2026-01-01T00:00:00Z">
        <w:r>
          <w:delText xml:space="preserve">.</w:delText>
        </w:r>
      </w:del>
    </w:p>
    <w:p>
      <w:pPr>
        <w:pStyle w:val="BodyText"/>
      </w:pPr>
      <w:del w:id="6108" w:author="PR Preview" w:date="2026-01-01T00:00:00Z">
        <w:r>
          <w:rPr>
            <w:b/>
            <w:bCs/>
          </w:rPr>
          <w:delText xml:space="preserve">Theorem 98 (Eigenvalues are where</w:delText>
        </w:r>
      </w:del>
      <w:del w:id="6109" w:author="PR Preview" w:date="2026-01-01T00:00:00Z">
        <w:r>
          <w:rPr>
            <w:b/>
            <w:bCs/>
          </w:rPr>
          <w:delText xml:space="preserve"> </w:delText>
        </w:r>
      </w:del>
      <m:oMath>
        <m:r>
          <m:rPr>
            <m:sty m:val="bi"/>
          </m:rPr>
          <m:t>A</m:t>
        </m:r>
        <m:r>
          <m:rPr>
            <m:sty m:val="p"/>
          </m:rPr>
          <m:t>−</m:t>
        </m:r>
        <m:r>
          <m:t>λ</m:t>
        </m:r>
        <m:r>
          <m:rPr>
            <m:sty m:val="bi"/>
          </m:rPr>
          <m:t>I</m:t>
        </m:r>
      </m:oMath>
      <w:del w:id="6110" w:author="PR Preview" w:date="2026-01-01T00:00:00Z">
        <w:r>
          <w:rPr>
            <w:b/>
            <w:bCs/>
          </w:rPr>
          <w:delText xml:space="preserve"> </w:delText>
        </w:r>
      </w:del>
      <w:del w:id="6111" w:author="PR Preview" w:date="2026-01-01T00:00:00Z">
        <w:r>
          <w:rPr>
            <w:b/>
            <w:bCs/>
          </w:rPr>
          <w:delText xml:space="preserve">is singular)</w:delText>
        </w:r>
      </w:del>
      <w:del w:id="6112" w:author="PR Preview" w:date="2026-01-01T00:00:00Z">
        <w:r>
          <w:delText xml:space="preserve"> </w:delText>
        </w:r>
      </w:del>
      <w:del w:id="6113" w:author="PR Preview" w:date="2026-01-01T00:00:00Z">
        <w:r>
          <w:delText xml:space="preserve">Let</w:delText>
        </w:r>
      </w:del>
      <w:del w:id="6114" w:author="PR Preview" w:date="2026-01-01T00:00:00Z">
        <w:r>
          <w:delText xml:space="preserve"> </w:delText>
        </w:r>
      </w:del>
      <m:oMath>
        <m:r>
          <m:rPr>
            <m:sty m:val="bi"/>
          </m:rPr>
          <m:t>A</m:t>
        </m:r>
      </m:oMath>
      <w:del w:id="6115" w:author="PR Preview" w:date="2026-01-01T00:00:00Z">
        <w:r>
          <w:delText xml:space="preserve"> </w:delText>
        </w:r>
      </w:del>
      <w:del w:id="6116" w:author="PR Preview" w:date="2026-01-01T00:00:00Z">
        <w:r>
          <w:delText xml:space="preserve">be a</w:delText>
        </w:r>
      </w:del>
      <w:del w:id="6117" w:author="PR Preview" w:date="2026-01-01T00:00:00Z">
        <w:r>
          <w:delText xml:space="preserve"> </w:delText>
        </w:r>
      </w:del>
      <m:oMath>
        <m:r>
          <m:t>p</m:t>
        </m:r>
        <m:r>
          <m:rPr>
            <m:sty m:val="p"/>
          </m:rPr>
          <m:t>×</m:t>
        </m:r>
        <m:r>
          <m:t>p</m:t>
        </m:r>
      </m:oMath>
      <w:del w:id="6118" w:author="PR Preview" w:date="2026-01-01T00:00:00Z">
        <w:r>
          <w:delText xml:space="preserve"> </w:delText>
        </w:r>
      </w:del>
      <w:del w:id="6119" w:author="PR Preview" w:date="2026-01-01T00:00:00Z">
        <w:r>
          <w:delText xml:space="preserve">matrix and</w:delText>
        </w:r>
      </w:del>
      <w:del w:id="6120" w:author="PR Preview" w:date="2026-01-01T00:00:00Z">
        <w:r>
          <w:delText xml:space="preserve"> </w:delText>
        </w:r>
      </w:del>
      <m:oMath>
        <m:r>
          <m:t>λ</m:t>
        </m:r>
      </m:oMath>
      <w:del w:id="6121" w:author="PR Preview" w:date="2026-01-01T00:00:00Z">
        <w:r>
          <w:delText xml:space="preserve"> </w:delText>
        </w:r>
      </w:del>
      <w:del w:id="6122" w:author="PR Preview" w:date="2026-01-01T00:00:00Z">
        <w:r>
          <w:delText xml:space="preserve">a real number.</w:delText>
        </w:r>
      </w:del>
      <w:del w:id="6123" w:author="PR Preview" w:date="2026-01-01T00:00:00Z">
        <w:r>
          <w:delText xml:space="preserve"> </w:delText>
        </w:r>
      </w:del>
      <w:del w:id="6124" w:author="PR Preview" w:date="2026-01-01T00:00:00Z">
        <w:r>
          <w:delText xml:space="preserve">Then</w:delText>
        </w:r>
      </w:del>
      <w:del w:id="6125" w:author="PR Preview" w:date="2026-01-01T00:00:00Z">
        <w:r>
          <w:delText xml:space="preserve"> </w:delText>
        </w:r>
      </w:del>
      <m:oMath>
        <m:r>
          <m:t>λ</m:t>
        </m:r>
      </m:oMath>
      <w:del w:id="6126" w:author="PR Preview" w:date="2026-01-01T00:00:00Z">
        <w:r>
          <w:delText xml:space="preserve"> </w:delText>
        </w:r>
      </w:del>
      <w:del w:id="6127" w:author="PR Preview" w:date="2026-01-01T00:00:00Z">
        <w:r>
          <w:delText xml:space="preserve">is an eigenvalue of</w:delText>
        </w:r>
      </w:del>
      <w:del w:id="6128" w:author="PR Preview" w:date="2026-01-01T00:00:00Z">
        <w:r>
          <w:delText xml:space="preserve"> </w:delText>
        </w:r>
      </w:del>
      <m:oMath>
        <m:r>
          <m:rPr>
            <m:sty m:val="bi"/>
          </m:rPr>
          <m:t>A</m:t>
        </m:r>
      </m:oMath>
      <w:del w:id="6129" w:author="PR Preview" w:date="2026-01-01T00:00:00Z">
        <w:r>
          <w:delText xml:space="preserve"> </w:delText>
        </w:r>
      </w:del>
      <w:del w:id="6130" w:author="PR Preview" w:date="2026-01-01T00:00:00Z">
        <w:r>
          <w:delText xml:space="preserve">(</w:delText>
        </w:r>
      </w:del>
      <w:hyperlink w:anchor="def-eigenvalue">
        <w:del w:id="6131" w:author="PR Preview" w:date="2026-01-01T00:00:00Z">
          <w:r>
            <w:rPr>
              <w:rStyle w:val="Hyperlink"/>
            </w:rPr>
            <w:delText xml:space="preserve">Definition 82</w:delText>
          </w:r>
        </w:del>
      </w:hyperlink>
      <w:del w:id="6132" w:author="PR Preview" w:date="2026-01-01T00:00:00Z">
        <w:r>
          <w:delText xml:space="preserve">)</w:delText>
        </w:r>
      </w:del>
      <w:del w:id="6133" w:author="PR Preview" w:date="2026-01-01T00:00:00Z">
        <w:r>
          <w:delText xml:space="preserve"> </w:delText>
        </w:r>
      </w:del>
      <w:del w:id="6134" w:author="PR Preview" w:date="2026-01-01T00:00:00Z">
        <w:r>
          <w:delText xml:space="preserve">exactly when</w:delText>
        </w:r>
      </w:del>
      <w:del w:id="6135" w:author="PR Preview" w:date="2026-01-01T00:00:00Z">
        <w:r>
          <w:delText xml:space="preserve"> </w:delText>
        </w:r>
      </w:del>
      <m:oMath>
        <m:r>
          <m:rPr>
            <m:sty m:val="bi"/>
          </m:rPr>
          <m:t>A</m:t>
        </m:r>
        <m:r>
          <m:rPr>
            <m:sty m:val="p"/>
          </m:rPr>
          <m:t>−</m:t>
        </m:r>
        <m:r>
          <m:t>λ</m:t>
        </m:r>
        <m:r>
          <m:t> </m:t>
        </m:r>
        <m:sSub>
          <m:e>
            <m:r>
              <m:rPr>
                <m:sty m:val="bi"/>
              </m:rPr>
              <m:t>I</m:t>
            </m:r>
          </m:e>
          <m:sub>
            <m:r>
              <m:t>p</m:t>
            </m:r>
          </m:sub>
        </m:sSub>
      </m:oMath>
      <w:del w:id="6136" w:author="PR Preview" w:date="2026-01-01T00:00:00Z">
        <w:r>
          <w:delText xml:space="preserve"> </w:delText>
        </w:r>
      </w:del>
      <w:del w:id="6137" w:author="PR Preview" w:date="2026-01-01T00:00:00Z">
        <w:r>
          <w:delText xml:space="preserve">is singular (</w:delText>
        </w:r>
      </w:del>
      <w:hyperlink w:anchor="def-invertible-matrix">
        <w:del w:id="6138" w:author="PR Preview" w:date="2026-01-01T00:00:00Z">
          <w:r>
            <w:rPr>
              <w:rStyle w:val="Hyperlink"/>
            </w:rPr>
            <w:delText xml:space="preserve">Definition 72</w:delText>
          </w:r>
        </w:del>
      </w:hyperlink>
      <w:del w:id="6139" w:author="PR Preview" w:date="2026-01-01T00:00:00Z">
        <w:r>
          <w:delText xml:space="preserve">).</w:delText>
        </w:r>
      </w:del>
      <w:del w:id="6140" w:author="PR Preview" w:date="2026-01-01T00:00:00Z">
        <w:r>
          <w:delText xml:space="preserve"> </w:delText>
        </w:r>
      </w:del>
      <w:del w:id="6141" w:author="PR Preview" w:date="2026-01-01T00:00:00Z">
        <w:r>
          <w:delText xml:space="preserve">In particular,</w:delText>
        </w:r>
      </w:del>
      <w:del w:id="6142" w:author="PR Preview" w:date="2026-01-01T00:00:00Z">
        <w:r>
          <w:delText xml:space="preserve"> </w:delText>
        </w:r>
      </w:del>
      <m:oMath>
        <m:r>
          <m:rPr>
            <m:sty m:val="bi"/>
          </m:rPr>
          <m:t>A</m:t>
        </m:r>
      </m:oMath>
      <w:del w:id="6143" w:author="PR Preview" w:date="2026-01-01T00:00:00Z">
        <w:r>
          <w:delText xml:space="preserve"> </w:delText>
        </w:r>
      </w:del>
      <w:del w:id="6144" w:author="PR Preview" w:date="2026-01-01T00:00:00Z">
        <w:r>
          <w:delText xml:space="preserve">is singular exactly when</w:delText>
        </w:r>
      </w:del>
      <w:del w:id="6145" w:author="PR Preview" w:date="2026-01-01T00:00:00Z">
        <w:r>
          <w:delText xml:space="preserve"> </w:delText>
        </w:r>
      </w:del>
      <m:oMath>
        <m:r>
          <m:t>0</m:t>
        </m:r>
      </m:oMath>
      <w:del w:id="6146" w:author="PR Preview" w:date="2026-01-01T00:00:00Z">
        <w:r>
          <w:delText xml:space="preserve"> </w:delText>
        </w:r>
      </w:del>
      <w:del w:id="6147" w:author="PR Preview" w:date="2026-01-01T00:00:00Z">
        <w:r>
          <w:delText xml:space="preserve">is one of its eigenvalues;</w:delText>
        </w:r>
      </w:del>
      <w:del w:id="6148" w:author="PR Preview" w:date="2026-01-01T00:00:00Z">
        <w:r>
          <w:delText xml:space="preserve"> </w:delText>
        </w:r>
      </w:del>
      <w:del w:id="6149" w:author="PR Preview" w:date="2026-01-01T00:00:00Z">
        <w:r>
          <w:delText xml:space="preserve">and each eigenspace</w:delText>
        </w:r>
      </w:del>
      <w:del w:id="6150" w:author="PR Preview" w:date="2026-01-01T00:00:00Z">
        <w:r>
          <w:delText xml:space="preserve"> </w:delText>
        </w:r>
      </w:del>
      <m:oMath>
        <m:sSub>
          <m:e>
            <m:r>
              <m:rPr>
                <m:scr m:val="script"/>
                <m:sty m:val="p"/>
              </m:rPr>
              <m:t>E</m:t>
            </m:r>
          </m:e>
          <m:sub>
            <m:r>
              <m:t>λ</m:t>
            </m:r>
          </m:sub>
        </m:sSub>
      </m:oMath>
      <w:del w:id="6151" w:author="PR Preview" w:date="2026-01-01T00:00:00Z">
        <w:r>
          <w:delText xml:space="preserve"> </w:delText>
        </w:r>
      </w:del>
      <w:del w:id="6152" w:author="PR Preview" w:date="2026-01-01T00:00:00Z">
        <w:r>
          <w:delText xml:space="preserve">(</w:delText>
        </w:r>
      </w:del>
      <w:hyperlink w:anchor="def-eigenspace">
        <w:del w:id="6153" w:author="PR Preview" w:date="2026-01-01T00:00:00Z">
          <w:r>
            <w:rPr>
              <w:rStyle w:val="Hyperlink"/>
            </w:rPr>
            <w:delText xml:space="preserve">Definition 98</w:delText>
          </w:r>
        </w:del>
      </w:hyperlink>
      <w:del w:id="6154" w:author="PR Preview" w:date="2026-01-01T00:00:00Z">
        <w:r>
          <w:delText xml:space="preserve">) is a subspace of</w:delText>
        </w:r>
      </w:del>
      <w:del w:id="6155" w:author="PR Preview" w:date="2026-01-01T00:00:00Z">
        <w:r>
          <w:delText xml:space="preserve"> </w:delText>
        </w:r>
      </w:del>
      <m:oMath>
        <m:sSup>
          <m:e>
            <m:r>
              <m:rPr>
                <m:scr m:val="double-struck"/>
                <m:sty m:val="p"/>
              </m:rPr>
              <m:t>R</m:t>
            </m:r>
          </m:e>
          <m:sup>
            <m:r>
              <m:t>p</m:t>
            </m:r>
          </m:sup>
        </m:sSup>
      </m:oMath>
      <w:del w:id="6156" w:author="PR Preview" w:date="2026-01-01T00:00:00Z">
        <w:r>
          <w:delText xml:space="preserve"> </w:delText>
        </w:r>
      </w:del>
      <w:del w:id="6157" w:author="PR Preview" w:date="2026-01-01T00:00:00Z">
        <w:r>
          <w:delText xml:space="preserve">consisting of</w:delText>
        </w:r>
      </w:del>
      <w:del w:id="6158" w:author="PR Preview" w:date="2026-01-01T00:00:00Z">
        <w:r>
          <w:delText xml:space="preserve"> </w:delText>
        </w:r>
      </w:del>
      <m:oMath>
        <m:acc>
          <m:accPr>
            <m:chr m:val="̃"/>
          </m:accPr>
          <m:e>
            <m:r>
              <m:t>0</m:t>
            </m:r>
          </m:e>
        </m:acc>
      </m:oMath>
      <w:del w:id="6159" w:author="PR Preview" w:date="2026-01-01T00:00:00Z">
        <w:r>
          <w:delText xml:space="preserve"> </w:delText>
        </w:r>
      </w:del>
      <w:del w:id="6160" w:author="PR Preview" w:date="2026-01-01T00:00:00Z">
        <w:r>
          <w:delText xml:space="preserve">and the eigenvectors for</w:delText>
        </w:r>
      </w:del>
      <w:del w:id="6161" w:author="PR Preview" w:date="2026-01-01T00:00:00Z">
        <w:r>
          <w:delText xml:space="preserve"> </w:delText>
        </w:r>
      </w:del>
      <m:oMath>
        <m:r>
          <m:t>λ</m:t>
        </m:r>
      </m:oMath>
      <w:del w:id="6162" w:author="PR Preview" w:date="2026-01-01T00:00:00Z">
        <w:r>
          <w:delText xml:space="preserve">.</w:delText>
        </w:r>
      </w:del>
    </w:p>
    <w:p>
      <w:pPr>
        <w:pStyle w:val="FirstParagraph"/>
      </w:pPr>
      <w:ins w:id="6163" w:author="PR Preview" w:date="2026-01-01T00:00:00Z">
        <w:r>
          <w:rPr>
            <w:b/>
            <w:bCs/>
          </w:rPr>
          <w:t xml:space="preserve">Example 182 (A number that is not an eigenvalue has no eigenspace)</w:t>
        </w:r>
      </w:ins>
      <w:ins w:id="6164" w:author="PR Preview" w:date="2026-01-01T00:00:00Z">
        <w:r>
          <w:t xml:space="preserve"> </w:t>
        </w:r>
      </w:ins>
      <w:ins w:id="6165" w:author="PR Preview" w:date="2026-01-01T00:00:00Z">
        <w:r>
          <w:t xml:space="preserve">For</w:t>
        </w:r>
      </w:ins>
      <w:ins w:id="61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167" w:author="PR Preview" w:date="2026-01-01T00:00:00Z">
        <w:r>
          <w:t xml:space="preserve"> </w:t>
        </w:r>
      </w:ins>
      <w:ins w:id="6168" w:author="PR Preview" w:date="2026-01-01T00:00:00Z">
        <w:r>
          <w:t xml:space="preserve">and</w:t>
        </w:r>
      </w:ins>
      <w:ins w:id="6169" w:author="PR Preview" w:date="2026-01-01T00:00:00Z">
        <w:r>
          <w:t xml:space="preserve"> </w:t>
        </w:r>
      </w:ins>
      <m:oMath>
        <m:r>
          <m:t>λ</m:t>
        </m:r>
        <m:r>
          <m:rPr>
            <m:sty m:val="p"/>
          </m:rPr>
          <m:t>=</m:t>
        </m:r>
        <m:r>
          <m:t>2</m:t>
        </m:r>
      </m:oMath>
      <w:ins w:id="6170" w:author="PR Preview" w:date="2026-01-01T00:00:00Z">
        <w:r>
          <w:t xml:space="preserve">,</w:t>
        </w:r>
      </w:ins>
      <w:ins w:id="6171"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6172" w:author="PR Preview" w:date="2026-01-01T00:00:00Z">
        <w:r>
          <w:t xml:space="preserve"> </w:t>
        </w:r>
      </w:ins>
      <w:ins w:id="6173" w:author="PR Preview" w:date="2026-01-01T00:00:00Z">
        <w:r>
          <w:t xml:space="preserve">sends</w:t>
        </w:r>
      </w:ins>
      <w:ins w:id="6174" w:author="PR Preview" w:date="2026-01-01T00:00:00Z">
        <w:r>
          <w:t xml:space="preserve"> </w:t>
        </w:r>
      </w:ins>
      <m:oMath>
        <m:acc>
          <m:accPr>
            <m:chr m:val="̃"/>
          </m:accPr>
          <m:e>
            <m:r>
              <m:t>v</m:t>
            </m:r>
          </m:e>
        </m:acc>
      </m:oMath>
      <w:ins w:id="6175" w:author="PR Preview" w:date="2026-01-01T00:00:00Z">
        <w:r>
          <w:t xml:space="preserve"> </w:t>
        </w:r>
      </w:ins>
      <w:ins w:id="6176" w:author="PR Preview" w:date="2026-01-01T00:00:00Z">
        <w:r>
          <w:t xml:space="preserve">to</w:t>
        </w:r>
      </w:ins>
      <w:ins w:id="6177"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6178" w:author="PR Preview" w:date="2026-01-01T00:00:00Z">
        <w:r>
          <w:t xml:space="preserve">, which is</w:t>
        </w:r>
      </w:ins>
      <w:ins w:id="6179" w:author="PR Preview" w:date="2026-01-01T00:00:00Z">
        <w:r>
          <w:t xml:space="preserve"> </w:t>
        </w:r>
      </w:ins>
      <m:oMath>
        <m:acc>
          <m:accPr>
            <m:chr m:val="̃"/>
          </m:accPr>
          <m:e>
            <m:r>
              <m:t>0</m:t>
            </m:r>
          </m:e>
        </m:acc>
      </m:oMath>
      <w:ins w:id="6180" w:author="PR Preview" w:date="2026-01-01T00:00:00Z">
        <w:r>
          <w:t xml:space="preserve"> </w:t>
        </w:r>
      </w:ins>
      <w:ins w:id="6181" w:author="PR Preview" w:date="2026-01-01T00:00:00Z">
        <w:r>
          <w:t xml:space="preserve">only for</w:t>
        </w:r>
      </w:ins>
      <w:ins w:id="6182" w:author="PR Preview" w:date="2026-01-01T00:00:00Z">
        <w:r>
          <w:t xml:space="preserve"> </w:t>
        </w:r>
      </w:ins>
      <m:oMath>
        <m:acc>
          <m:accPr>
            <m:chr m:val="̃"/>
          </m:accPr>
          <m:e>
            <m:r>
              <m:t>v</m:t>
            </m:r>
          </m:e>
        </m:acc>
        <m:r>
          <m:rPr>
            <m:sty m:val="p"/>
          </m:rPr>
          <m:t>=</m:t>
        </m:r>
        <m:acc>
          <m:accPr>
            <m:chr m:val="̃"/>
          </m:accPr>
          <m:e>
            <m:r>
              <m:t>0</m:t>
            </m:r>
          </m:e>
        </m:acc>
      </m:oMath>
      <w:ins w:id="6183" w:author="PR Preview" w:date="2026-01-01T00:00:00Z">
        <w:r>
          <w:t xml:space="preserve">,</w:t>
        </w:r>
      </w:ins>
      <w:ins w:id="6184" w:author="PR Preview" w:date="2026-01-01T00:00:00Z">
        <w:r>
          <w:t xml:space="preserve"> </w:t>
        </w:r>
      </w:ins>
      <w:ins w:id="6185" w:author="PR Preview" w:date="2026-01-01T00:00:00Z">
        <w:r>
          <w:t xml:space="preserve">so</w:t>
        </w:r>
      </w:ins>
      <w:ins w:id="6186" w:author="PR Preview" w:date="2026-01-01T00:00:00Z">
        <w:r>
          <w:t xml:space="preserve"> </w:t>
        </w:r>
      </w:ins>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ins w:id="6187" w:author="PR Preview" w:date="2026-01-01T00:00:00Z">
        <w:r>
          <w:t xml:space="preserve">.</w:t>
        </w:r>
      </w:ins>
      <w:ins w:id="6188" w:author="PR Preview" w:date="2026-01-01T00:00:00Z">
        <w:r>
          <w:t xml:space="preserve"> </w:t>
        </w:r>
      </w:ins>
      <w:ins w:id="6189" w:author="PR Preview" w:date="2026-01-01T00:00:00Z">
        <w:r>
          <w:t xml:space="preserve">And</w:t>
        </w:r>
      </w:ins>
      <w:ins w:id="6190" w:author="PR Preview" w:date="2026-01-01T00:00:00Z">
        <w:r>
          <w:t xml:space="preserve"> </w:t>
        </w:r>
      </w:ins>
      <m:oMath>
        <m:r>
          <m:t>2</m:t>
        </m:r>
      </m:oMath>
      <w:ins w:id="6191" w:author="PR Preview" w:date="2026-01-01T00:00:00Z">
        <w:r>
          <w:t xml:space="preserve"> </w:t>
        </w:r>
      </w:ins>
      <w:ins w:id="6192" w:author="PR Preview" w:date="2026-01-01T00:00:00Z">
        <w:r>
          <w:t xml:space="preserve">is not an eigenvalue (</w:t>
        </w:r>
      </w:ins>
      <w:hyperlink w:anchor="def-eigenvalue">
        <w:ins w:id="6193" w:author="PR Preview" w:date="2026-01-01T00:00:00Z">
          <w:r>
            <w:rPr>
              <w:rStyle w:val="Hyperlink"/>
            </w:rPr>
            <w:t xml:space="preserve">Definition 82</w:t>
          </w:r>
        </w:ins>
      </w:hyperlink>
      <w:ins w:id="6194" w:author="PR Preview" w:date="2026-01-01T00:00:00Z">
        <w:r>
          <w:t xml:space="preserve">):</w:t>
        </w:r>
      </w:ins>
      <w:ins w:id="6195" w:author="PR Preview" w:date="2026-01-01T00:00:00Z">
        <w:r>
          <w:t xml:space="preserve"> </w:t>
        </w:r>
      </w:ins>
      <m:oMath>
        <m:r>
          <m:rPr>
            <m:sty m:val="bi"/>
          </m:rPr>
          <m:t>A</m:t>
        </m:r>
        <m:acc>
          <m:accPr>
            <m:chr m:val="̃"/>
          </m:accPr>
          <m:e>
            <m:r>
              <m:t>v</m:t>
            </m:r>
          </m:e>
        </m:acc>
        <m:r>
          <m:rPr>
            <m:sty m:val="p"/>
          </m:rPr>
          <m:t>=</m:t>
        </m:r>
        <m:r>
          <m:t>2</m:t>
        </m:r>
        <m:acc>
          <m:accPr>
            <m:chr m:val="̃"/>
          </m:accPr>
          <m:e>
            <m:r>
              <m:t>v</m:t>
            </m:r>
          </m:e>
        </m:acc>
      </m:oMath>
      <w:ins w:id="6196" w:author="PR Preview" w:date="2026-01-01T00:00:00Z">
        <w:r>
          <w:t xml:space="preserve"> </w:t>
        </w:r>
      </w:ins>
      <w:ins w:id="6197" w:author="PR Preview" w:date="2026-01-01T00:00:00Z">
        <w:r>
          <w:t xml:space="preserve">reads</w:t>
        </w:r>
      </w:ins>
      <w:ins w:id="6198"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6199" w:author="PR Preview" w:date="2026-01-01T00:00:00Z">
        <w:r>
          <w:t xml:space="preserve">,</w:t>
        </w:r>
      </w:ins>
      <w:ins w:id="6200" w:author="PR Preview" w:date="2026-01-01T00:00:00Z">
        <w:r>
          <w:t xml:space="preserve"> </w:t>
        </w:r>
      </w:ins>
      <w:ins w:id="6201" w:author="PR Preview" w:date="2026-01-01T00:00:00Z">
        <w:r>
          <w:t xml:space="preserve">so</w:t>
        </w:r>
      </w:ins>
      <w:ins w:id="6202" w:author="PR Preview" w:date="2026-01-01T00:00:00Z">
        <w:r>
          <w:t xml:space="preserve"> </w:t>
        </w:r>
      </w:ins>
      <m:oMath>
        <m:sSub>
          <m:e>
            <m:r>
              <m:t>v</m:t>
            </m:r>
          </m:e>
          <m:sub>
            <m:r>
              <m:t>2</m:t>
            </m:r>
          </m:sub>
        </m:sSub>
        <m:r>
          <m:rPr>
            <m:sty m:val="p"/>
          </m:rPr>
          <m:t>=</m:t>
        </m:r>
        <m:r>
          <m:t>0</m:t>
        </m:r>
      </m:oMath>
      <w:ins w:id="6203" w:author="PR Preview" w:date="2026-01-01T00:00:00Z">
        <w:r>
          <w:t xml:space="preserve"> </w:t>
        </w:r>
      </w:ins>
      <w:ins w:id="6204" w:author="PR Preview" w:date="2026-01-01T00:00:00Z">
        <w:r>
          <w:t xml:space="preserve">and</w:t>
        </w:r>
      </w:ins>
      <w:ins w:id="6205" w:author="PR Preview" w:date="2026-01-01T00:00:00Z">
        <w:r>
          <w:t xml:space="preserve"> </w:t>
        </w:r>
      </w:ins>
      <m:oMath>
        <m:sSub>
          <m:e>
            <m:r>
              <m:t>v</m:t>
            </m:r>
          </m:e>
          <m:sub>
            <m:r>
              <m:t>1</m:t>
            </m:r>
          </m:sub>
        </m:sSub>
        <m:r>
          <m:rPr>
            <m:sty m:val="p"/>
          </m:rPr>
          <m:t>=</m:t>
        </m:r>
        <m:r>
          <m:t>0</m:t>
        </m:r>
      </m:oMath>
      <w:ins w:id="6206" w:author="PR Preview" w:date="2026-01-01T00:00:00Z">
        <w:r>
          <w:t xml:space="preserve">.</w:t>
        </w:r>
      </w:ins>
      <w:ins w:id="6207" w:author="PR Preview" w:date="2026-01-01T00:00:00Z">
        <w:r>
          <w:t xml:space="preserve"> </w:t>
        </w:r>
      </w:ins>
      <w:ins w:id="6208" w:author="PR Preview" w:date="2026-01-01T00:00:00Z">
        <w:r>
          <w:t xml:space="preserve">So</w:t>
        </w:r>
      </w:ins>
      <w:ins w:id="6209" w:author="PR Preview" w:date="2026-01-01T00:00:00Z">
        <w:r>
          <w:t xml:space="preserve"> </w:t>
        </w:r>
      </w:ins>
      <w:hyperlink w:anchor="def-eigenspace">
        <w:ins w:id="6210" w:author="PR Preview" w:date="2026-01-01T00:00:00Z">
          <w:r>
            <w:rPr>
              <w:rStyle w:val="Hyperlink"/>
            </w:rPr>
            <w:t xml:space="preserve">Definition 98</w:t>
          </w:r>
        </w:ins>
      </w:hyperlink>
      <w:ins w:id="6211" w:author="PR Preview" w:date="2026-01-01T00:00:00Z">
        <w:r>
          <w:t xml:space="preserve"> </w:t>
        </w:r>
      </w:ins>
      <w:ins w:id="6212" w:author="PR Preview" w:date="2026-01-01T00:00:00Z">
        <w:r>
          <w:t xml:space="preserve">does not apply to</w:t>
        </w:r>
      </w:ins>
      <w:ins w:id="6213" w:author="PR Preview" w:date="2026-01-01T00:00:00Z">
        <w:r>
          <w:t xml:space="preserve"> </w:t>
        </w:r>
      </w:ins>
      <m:oMath>
        <m:r>
          <m:t>2</m:t>
        </m:r>
      </m:oMath>
      <w:ins w:id="6214" w:author="PR Preview" w:date="2026-01-01T00:00:00Z">
        <w:r>
          <w:t xml:space="preserve">.</w:t>
        </w:r>
      </w:ins>
    </w:p>
    <w:bookmarkEnd w:id="562"/>
    <w:bookmarkStart w:id="563" w:name="thm-eigenvalue-singular"/>
    <w:p>
      <w:pPr>
        <w:pStyle w:val="BodyText"/>
      </w:pPr>
      <w:ins w:id="6215" w:author="PR Preview" w:date="2026-01-01T00:00:00Z">
        <w:r>
          <w:rPr>
            <w:b/>
            <w:bCs/>
          </w:rPr>
          <w:t xml:space="preserve">Theorem 99 (Eigenvalues are where</w:t>
        </w:r>
      </w:ins>
      <w:ins w:id="6216" w:author="PR Preview" w:date="2026-01-01T00:00:00Z">
        <w:r>
          <w:rPr>
            <w:b/>
            <w:bCs/>
          </w:rPr>
          <w:t xml:space="preserve"> </w:t>
        </w:r>
      </w:ins>
      <m:oMath>
        <m:r>
          <m:rPr>
            <m:sty m:val="bi"/>
          </m:rPr>
          <m:t>A</m:t>
        </m:r>
        <m:r>
          <m:rPr>
            <m:sty m:val="p"/>
          </m:rPr>
          <m:t>−</m:t>
        </m:r>
        <m:r>
          <m:t>λ</m:t>
        </m:r>
        <m:r>
          <m:rPr>
            <m:sty m:val="bi"/>
          </m:rPr>
          <m:t>I</m:t>
        </m:r>
      </m:oMath>
      <w:ins w:id="6217" w:author="PR Preview" w:date="2026-01-01T00:00:00Z">
        <w:r>
          <w:rPr>
            <w:b/>
            <w:bCs/>
          </w:rPr>
          <w:t xml:space="preserve"> </w:t>
        </w:r>
      </w:ins>
      <w:ins w:id="6218" w:author="PR Preview" w:date="2026-01-01T00:00:00Z">
        <w:r>
          <w:rPr>
            <w:b/>
            <w:bCs/>
          </w:rPr>
          <w:t xml:space="preserve">is singular)</w:t>
        </w:r>
      </w:ins>
      <w:ins w:id="6219" w:author="PR Preview" w:date="2026-01-01T00:00:00Z">
        <w:r>
          <w:t xml:space="preserve"> </w:t>
        </w:r>
      </w:ins>
      <w:ins w:id="6220" w:author="PR Preview" w:date="2026-01-01T00:00:00Z">
        <w:r>
          <w:t xml:space="preserve">Let</w:t>
        </w:r>
      </w:ins>
      <w:ins w:id="6221" w:author="PR Preview" w:date="2026-01-01T00:00:00Z">
        <w:r>
          <w:t xml:space="preserve"> </w:t>
        </w:r>
      </w:ins>
      <m:oMath>
        <m:r>
          <m:rPr>
            <m:sty m:val="bi"/>
          </m:rPr>
          <m:t>A</m:t>
        </m:r>
      </m:oMath>
      <w:ins w:id="6222" w:author="PR Preview" w:date="2026-01-01T00:00:00Z">
        <w:r>
          <w:t xml:space="preserve"> </w:t>
        </w:r>
      </w:ins>
      <w:ins w:id="6223" w:author="PR Preview" w:date="2026-01-01T00:00:00Z">
        <w:r>
          <w:t xml:space="preserve">be a</w:t>
        </w:r>
      </w:ins>
      <w:ins w:id="6224" w:author="PR Preview" w:date="2026-01-01T00:00:00Z">
        <w:r>
          <w:t xml:space="preserve"> </w:t>
        </w:r>
      </w:ins>
      <m:oMath>
        <m:r>
          <m:t>p</m:t>
        </m:r>
        <m:r>
          <m:rPr>
            <m:sty m:val="p"/>
          </m:rPr>
          <m:t>×</m:t>
        </m:r>
        <m:r>
          <m:t>p</m:t>
        </m:r>
      </m:oMath>
      <w:ins w:id="6225" w:author="PR Preview" w:date="2026-01-01T00:00:00Z">
        <w:r>
          <w:t xml:space="preserve"> </w:t>
        </w:r>
      </w:ins>
      <w:ins w:id="6226" w:author="PR Preview" w:date="2026-01-01T00:00:00Z">
        <w:r>
          <w:t xml:space="preserve">matrix and</w:t>
        </w:r>
      </w:ins>
      <w:ins w:id="6227" w:author="PR Preview" w:date="2026-01-01T00:00:00Z">
        <w:r>
          <w:t xml:space="preserve"> </w:t>
        </w:r>
      </w:ins>
      <m:oMath>
        <m:r>
          <m:t>λ</m:t>
        </m:r>
      </m:oMath>
      <w:ins w:id="6228" w:author="PR Preview" w:date="2026-01-01T00:00:00Z">
        <w:r>
          <w:t xml:space="preserve"> </w:t>
        </w:r>
      </w:ins>
      <w:ins w:id="6229" w:author="PR Preview" w:date="2026-01-01T00:00:00Z">
        <w:r>
          <w:t xml:space="preserve">a real number.</w:t>
        </w:r>
      </w:ins>
      <w:ins w:id="6230" w:author="PR Preview" w:date="2026-01-01T00:00:00Z">
        <w:r>
          <w:t xml:space="preserve"> </w:t>
        </w:r>
      </w:ins>
      <w:ins w:id="6231" w:author="PR Preview" w:date="2026-01-01T00:00:00Z">
        <w:r>
          <w:t xml:space="preserve">Then</w:t>
        </w:r>
      </w:ins>
      <w:ins w:id="6232" w:author="PR Preview" w:date="2026-01-01T00:00:00Z">
        <w:r>
          <w:t xml:space="preserve"> </w:t>
        </w:r>
      </w:ins>
      <m:oMath>
        <m:r>
          <m:t>λ</m:t>
        </m:r>
      </m:oMath>
      <w:ins w:id="6233" w:author="PR Preview" w:date="2026-01-01T00:00:00Z">
        <w:r>
          <w:t xml:space="preserve"> </w:t>
        </w:r>
      </w:ins>
      <w:ins w:id="6234" w:author="PR Preview" w:date="2026-01-01T00:00:00Z">
        <w:r>
          <w:t xml:space="preserve">is an eigenvalue of</w:t>
        </w:r>
      </w:ins>
      <w:ins w:id="6235" w:author="PR Preview" w:date="2026-01-01T00:00:00Z">
        <w:r>
          <w:t xml:space="preserve"> </w:t>
        </w:r>
      </w:ins>
      <m:oMath>
        <m:r>
          <m:rPr>
            <m:sty m:val="bi"/>
          </m:rPr>
          <m:t>A</m:t>
        </m:r>
      </m:oMath>
      <w:ins w:id="6236" w:author="PR Preview" w:date="2026-01-01T00:00:00Z">
        <w:r>
          <w:t xml:space="preserve"> </w:t>
        </w:r>
      </w:ins>
      <w:ins w:id="6237" w:author="PR Preview" w:date="2026-01-01T00:00:00Z">
        <w:r>
          <w:t xml:space="preserve">(</w:t>
        </w:r>
      </w:ins>
      <w:hyperlink w:anchor="def-eigenvalue">
        <w:ins w:id="6238" w:author="PR Preview" w:date="2026-01-01T00:00:00Z">
          <w:r>
            <w:rPr>
              <w:rStyle w:val="Hyperlink"/>
            </w:rPr>
            <w:t xml:space="preserve">Definition 82</w:t>
          </w:r>
        </w:ins>
      </w:hyperlink>
      <w:ins w:id="6239" w:author="PR Preview" w:date="2026-01-01T00:00:00Z">
        <w:r>
          <w:t xml:space="preserve">)</w:t>
        </w:r>
      </w:ins>
      <w:ins w:id="6240" w:author="PR Preview" w:date="2026-01-01T00:00:00Z">
        <w:r>
          <w:t xml:space="preserve"> </w:t>
        </w:r>
      </w:ins>
      <w:ins w:id="6241" w:author="PR Preview" w:date="2026-01-01T00:00:00Z">
        <w:r>
          <w:t xml:space="preserve">exactly when</w:t>
        </w:r>
      </w:ins>
      <w:ins w:id="6242" w:author="PR Preview" w:date="2026-01-01T00:00:00Z">
        <w:r>
          <w:t xml:space="preserve"> </w:t>
        </w:r>
      </w:ins>
      <m:oMath>
        <m:r>
          <m:rPr>
            <m:sty m:val="bi"/>
          </m:rPr>
          <m:t>A</m:t>
        </m:r>
        <m:r>
          <m:rPr>
            <m:sty m:val="p"/>
          </m:rPr>
          <m:t>−</m:t>
        </m:r>
        <m:r>
          <m:t>λ</m:t>
        </m:r>
        <m:r>
          <m:t> </m:t>
        </m:r>
        <m:sSub>
          <m:e>
            <m:r>
              <m:rPr>
                <m:sty m:val="bi"/>
              </m:rPr>
              <m:t>I</m:t>
            </m:r>
          </m:e>
          <m:sub>
            <m:r>
              <m:t>p</m:t>
            </m:r>
          </m:sub>
        </m:sSub>
      </m:oMath>
      <w:ins w:id="6243" w:author="PR Preview" w:date="2026-01-01T00:00:00Z">
        <w:r>
          <w:t xml:space="preserve"> </w:t>
        </w:r>
      </w:ins>
      <w:ins w:id="6244" w:author="PR Preview" w:date="2026-01-01T00:00:00Z">
        <w:r>
          <w:t xml:space="preserve">is singular (</w:t>
        </w:r>
      </w:ins>
      <w:hyperlink w:anchor="def-invertible-matrix">
        <w:ins w:id="6245" w:author="PR Preview" w:date="2026-01-01T00:00:00Z">
          <w:r>
            <w:rPr>
              <w:rStyle w:val="Hyperlink"/>
            </w:rPr>
            <w:t xml:space="preserve">Definition 72</w:t>
          </w:r>
        </w:ins>
      </w:hyperlink>
      <w:ins w:id="6246" w:author="PR Preview" w:date="2026-01-01T00:00:00Z">
        <w:r>
          <w:t xml:space="preserve">).</w:t>
        </w:r>
      </w:ins>
      <w:ins w:id="6247" w:author="PR Preview" w:date="2026-01-01T00:00:00Z">
        <w:r>
          <w:t xml:space="preserve"> </w:t>
        </w:r>
      </w:ins>
      <w:ins w:id="6248" w:author="PR Preview" w:date="2026-01-01T00:00:00Z">
        <w:r>
          <w:t xml:space="preserve">In particular,</w:t>
        </w:r>
      </w:ins>
      <w:ins w:id="6249" w:author="PR Preview" w:date="2026-01-01T00:00:00Z">
        <w:r>
          <w:t xml:space="preserve"> </w:t>
        </w:r>
      </w:ins>
      <m:oMath>
        <m:r>
          <m:rPr>
            <m:sty m:val="bi"/>
          </m:rPr>
          <m:t>A</m:t>
        </m:r>
      </m:oMath>
      <w:ins w:id="6250" w:author="PR Preview" w:date="2026-01-01T00:00:00Z">
        <w:r>
          <w:t xml:space="preserve"> </w:t>
        </w:r>
      </w:ins>
      <w:ins w:id="6251" w:author="PR Preview" w:date="2026-01-01T00:00:00Z">
        <w:r>
          <w:t xml:space="preserve">is singular exactly when</w:t>
        </w:r>
      </w:ins>
      <w:ins w:id="6252" w:author="PR Preview" w:date="2026-01-01T00:00:00Z">
        <w:r>
          <w:t xml:space="preserve"> </w:t>
        </w:r>
      </w:ins>
      <m:oMath>
        <m:r>
          <m:t>0</m:t>
        </m:r>
      </m:oMath>
      <w:ins w:id="6253" w:author="PR Preview" w:date="2026-01-01T00:00:00Z">
        <w:r>
          <w:t xml:space="preserve"> </w:t>
        </w:r>
      </w:ins>
      <w:ins w:id="6254" w:author="PR Preview" w:date="2026-01-01T00:00:00Z">
        <w:r>
          <w:t xml:space="preserve">is one of its eigenvalues;</w:t>
        </w:r>
      </w:ins>
      <w:ins w:id="6255" w:author="PR Preview" w:date="2026-01-01T00:00:00Z">
        <w:r>
          <w:t xml:space="preserve"> </w:t>
        </w:r>
      </w:ins>
      <w:ins w:id="6256" w:author="PR Preview" w:date="2026-01-01T00:00:00Z">
        <w:r>
          <w:t xml:space="preserve">and each eigenspace</w:t>
        </w:r>
      </w:ins>
      <w:ins w:id="6257" w:author="PR Preview" w:date="2026-01-01T00:00:00Z">
        <w:r>
          <w:t xml:space="preserve"> </w:t>
        </w:r>
      </w:ins>
      <m:oMath>
        <m:sSub>
          <m:e>
            <m:r>
              <m:rPr>
                <m:scr m:val="script"/>
                <m:sty m:val="p"/>
              </m:rPr>
              <m:t>E</m:t>
            </m:r>
          </m:e>
          <m:sub>
            <m:r>
              <m:t>λ</m:t>
            </m:r>
          </m:sub>
        </m:sSub>
      </m:oMath>
      <w:ins w:id="6258" w:author="PR Preview" w:date="2026-01-01T00:00:00Z">
        <w:r>
          <w:t xml:space="preserve"> </w:t>
        </w:r>
      </w:ins>
      <w:ins w:id="6259" w:author="PR Preview" w:date="2026-01-01T00:00:00Z">
        <w:r>
          <w:t xml:space="preserve">(</w:t>
        </w:r>
      </w:ins>
      <w:hyperlink w:anchor="def-eigenspace">
        <w:ins w:id="6260" w:author="PR Preview" w:date="2026-01-01T00:00:00Z">
          <w:r>
            <w:rPr>
              <w:rStyle w:val="Hyperlink"/>
            </w:rPr>
            <w:t xml:space="preserve">Definition 98</w:t>
          </w:r>
        </w:ins>
      </w:hyperlink>
      <w:ins w:id="6261" w:author="PR Preview" w:date="2026-01-01T00:00:00Z">
        <w:r>
          <w:t xml:space="preserve">) is a subspace of</w:t>
        </w:r>
      </w:ins>
      <w:ins w:id="6262" w:author="PR Preview" w:date="2026-01-01T00:00:00Z">
        <w:r>
          <w:t xml:space="preserve"> </w:t>
        </w:r>
      </w:ins>
      <m:oMath>
        <m:sSup>
          <m:e>
            <m:r>
              <m:rPr>
                <m:scr m:val="double-struck"/>
                <m:sty m:val="p"/>
              </m:rPr>
              <m:t>R</m:t>
            </m:r>
          </m:e>
          <m:sup>
            <m:r>
              <m:t>p</m:t>
            </m:r>
          </m:sup>
        </m:sSup>
      </m:oMath>
      <w:ins w:id="6263" w:author="PR Preview" w:date="2026-01-01T00:00:00Z">
        <w:r>
          <w:t xml:space="preserve"> </w:t>
        </w:r>
      </w:ins>
      <w:ins w:id="6264" w:author="PR Preview" w:date="2026-01-01T00:00:00Z">
        <w:r>
          <w:t xml:space="preserve">consisting of</w:t>
        </w:r>
      </w:ins>
      <w:ins w:id="6265" w:author="PR Preview" w:date="2026-01-01T00:00:00Z">
        <w:r>
          <w:t xml:space="preserve"> </w:t>
        </w:r>
      </w:ins>
      <m:oMath>
        <m:acc>
          <m:accPr>
            <m:chr m:val="̃"/>
          </m:accPr>
          <m:e>
            <m:r>
              <m:t>0</m:t>
            </m:r>
          </m:e>
        </m:acc>
      </m:oMath>
      <w:ins w:id="6266" w:author="PR Preview" w:date="2026-01-01T00:00:00Z">
        <w:r>
          <w:t xml:space="preserve"> </w:t>
        </w:r>
      </w:ins>
      <w:ins w:id="6267" w:author="PR Preview" w:date="2026-01-01T00:00:00Z">
        <w:r>
          <w:t xml:space="preserve">and the eigenvectors for</w:t>
        </w:r>
      </w:ins>
      <w:ins w:id="6268" w:author="PR Preview" w:date="2026-01-01T00:00:00Z">
        <w:r>
          <w:t xml:space="preserve"> </w:t>
        </w:r>
      </w:ins>
      <m:oMath>
        <m:r>
          <m:t>λ</m:t>
        </m:r>
      </m:oMath>
      <w:ins w:id="6269" w:author="PR Preview" w:date="2026-01-01T00:00:00Z">
        <w:r>
          <w:t xml:space="preserve">.</w:t>
        </w:r>
      </w:ins>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del w:id="6270" w:author="PR Preview" w:date="2026-01-01T00:00:00Z">
        <w:r>
          <w:delText xml:space="preserve">so</w:delText>
        </w:r>
      </w:del>
      <w:del w:id="6271" w:author="PR Preview" w:date="2026-01-01T00:00:00Z">
        <w:r>
          <w:delText xml:space="preserve"> </w:delText>
        </w:r>
      </w:del>
      <m:oMath>
        <m:r>
          <m:rPr>
            <m:sty m:val="bi"/>
          </m:rPr>
          <m:t>A</m:t>
        </m:r>
        <m:acc>
          <m:accPr>
            <m:chr m:val="̃"/>
          </m:accPr>
          <m:e>
            <m:r>
              <m:t>v</m:t>
            </m:r>
          </m:e>
        </m:acc>
        <m:r>
          <m:rPr>
            <m:sty m:val="p"/>
          </m:rPr>
          <m:t>=</m:t>
        </m:r>
        <m:r>
          <m:t>λ</m:t>
        </m:r>
        <m:acc>
          <m:accPr>
            <m:chr m:val="̃"/>
          </m:accPr>
          <m:e>
            <m:r>
              <m:t>v</m:t>
            </m:r>
          </m:e>
        </m:acc>
      </m:oMath>
      <w:del w:id="6272" w:author="PR Preview" w:date="2026-01-01T00:00:00Z">
        <w:r>
          <w:delText xml:space="preserve"> </w:delText>
        </w:r>
      </w:del>
      <w:del w:id="6273" w:author="PR Preview" w:date="2026-01-01T00:00:00Z">
        <w:r>
          <w:delText xml:space="preserve">exactly when</w:delText>
        </w:r>
      </w:del>
      <w:del w:id="6274" w:author="PR Preview" w:date="2026-01-01T00:00:00Z">
        <w:r>
          <w:delText xml:space="preserve"> </w:delText>
        </w:r>
      </w:del>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6275" w:author="PR Preview" w:date="2026-01-01T00:00:00Z">
        <w:r>
          <w:delText xml:space="preserve">;</w:delText>
        </w:r>
      </w:del>
      <w:del w:id="6276" w:author="PR Preview" w:date="2026-01-01T00:00:00Z">
        <w:r>
          <w:delText xml:space="preserve"> </w:delText>
        </w:r>
      </w:del>
      <w:del w:id="6277" w:author="PR Preview" w:date="2026-01-01T00:00:00Z">
        <w:r>
          <w:delText xml:space="preserve">the nonzero such</w:delText>
        </w:r>
      </w:del>
      <w:del w:id="6278" w:author="PR Preview" w:date="2026-01-01T00:00:00Z">
        <w:r>
          <w:delText xml:space="preserve"> </w:delText>
        </w:r>
      </w:del>
      <m:oMath>
        <m:acc>
          <m:accPr>
            <m:chr m:val="̃"/>
          </m:accPr>
          <m:e>
            <m:r>
              <m:t>v</m:t>
            </m:r>
          </m:e>
        </m:acc>
      </m:oMath>
      <w:del w:id="6279" w:author="PR Preview" w:date="2026-01-01T00:00:00Z">
        <w:r>
          <w:delText xml:space="preserve"> </w:delText>
        </w:r>
      </w:del>
      <w:del w:id="6280" w:author="PR Preview" w:date="2026-01-01T00:00:00Z">
        <w:r>
          <w:delText xml:space="preserve">are the eigenvectors for</w:delText>
        </w:r>
      </w:del>
      <w:del w:id="6281" w:author="PR Preview" w:date="2026-01-01T00:00:00Z">
        <w:r>
          <w:delText xml:space="preserve"> </w:delText>
        </w:r>
      </w:del>
      <m:oMath>
        <m:r>
          <m:t>λ</m:t>
        </m:r>
      </m:oMath>
      <w:del w:id="6282" w:author="PR Preview" w:date="2026-01-01T00:00:00Z">
        <w:r>
          <w:delText xml:space="preserve">.</w:delText>
        </w:r>
      </w:del>
      <w:del w:id="6283" w:author="PR Preview" w:date="2026-01-01T00:00:00Z">
        <w:r>
          <w:delText xml:space="preserve"> </w:delText>
        </w:r>
      </w:del>
      <w:del w:id="6284" w:author="PR Preview" w:date="2026-01-01T00:00:00Z">
        <w:r>
          <w:delText xml:space="preserve">So</w:delText>
        </w:r>
      </w:del>
      <w:del w:id="6285" w:author="PR Preview" w:date="2026-01-01T00:00:00Z">
        <w:r>
          <w:delText xml:space="preserve"> </w:delText>
        </w:r>
      </w:del>
      <m:oMath>
        <m:r>
          <m:t>λ</m:t>
        </m:r>
      </m:oMath>
      <w:del w:id="6286" w:author="PR Preview" w:date="2026-01-01T00:00:00Z">
        <w:r>
          <w:delText xml:space="preserve"> </w:delText>
        </w:r>
      </w:del>
      <w:del w:id="6287" w:author="PR Preview" w:date="2026-01-01T00:00:00Z">
        <w:r>
          <w:delText xml:space="preserve">is an eigenvalue exactly when that null space contains a nonzero vector,</w:delText>
        </w:r>
      </w:del>
      <w:del w:id="6288" w:author="PR Preview" w:date="2026-01-01T00:00:00Z">
        <w:r>
          <w:delText xml:space="preserve"> </w:delText>
        </w:r>
      </w:del>
      <w:del w:id="6289" w:author="PR Preview" w:date="2026-01-01T00:00:00Z">
        <w:r>
          <w:delText xml:space="preserve">which by</w:delText>
        </w:r>
      </w:del>
      <w:del w:id="6290" w:author="PR Preview" w:date="2026-01-01T00:00:00Z">
        <w:r>
          <w:delText xml:space="preserve"> </w:delText>
        </w:r>
      </w:del>
      <w:hyperlink w:anchor="thm-invertible-rank">
        <w:del w:id="6291" w:author="PR Preview" w:date="2026-01-01T00:00:00Z">
          <w:r>
            <w:rPr>
              <w:rStyle w:val="Hyperlink"/>
            </w:rPr>
            <w:delText xml:space="preserve">Theorem 97</w:delText>
          </w:r>
        </w:del>
      </w:hyperlink>
      <w:del w:id="6292" w:author="PR Preview" w:date="2026-01-01T00:00:00Z">
        <w:r>
          <w:delText xml:space="preserve"> </w:delText>
        </w:r>
      </w:del>
      <w:del w:id="6293" w:author="PR Preview" w:date="2026-01-01T00:00:00Z">
        <w:r>
          <w:delText xml:space="preserve">is exactly when</w:delText>
        </w:r>
      </w:del>
      <w:del w:id="6294" w:author="PR Preview" w:date="2026-01-01T00:00:00Z">
        <w:r>
          <w:delText xml:space="preserve"> </w:delText>
        </w:r>
      </w:del>
      <m:oMath>
        <m:r>
          <m:rPr>
            <m:sty m:val="bi"/>
          </m:rPr>
          <m:t>A</m:t>
        </m:r>
        <m:r>
          <m:rPr>
            <m:sty m:val="p"/>
          </m:rPr>
          <m:t>−</m:t>
        </m:r>
        <m:r>
          <m:t>λ</m:t>
        </m:r>
        <m:r>
          <m:t> </m:t>
        </m:r>
        <m:sSub>
          <m:e>
            <m:r>
              <m:rPr>
                <m:sty m:val="bi"/>
              </m:rPr>
              <m:t>I</m:t>
            </m:r>
          </m:e>
          <m:sub>
            <m:r>
              <m:t>p</m:t>
            </m:r>
          </m:sub>
        </m:sSub>
      </m:oMath>
      <w:del w:id="6295" w:author="PR Preview" w:date="2026-01-01T00:00:00Z">
        <w:r>
          <w:delText xml:space="preserve"> </w:delText>
        </w:r>
      </w:del>
      <w:del w:id="6296" w:author="PR Preview" w:date="2026-01-01T00:00:00Z">
        <w:r>
          <w:delText xml:space="preserve">is singular.</w:delText>
        </w:r>
      </w:del>
      <w:del w:id="6297" w:author="PR Preview" w:date="2026-01-01T00:00:00Z">
        <w:r>
          <w:delText xml:space="preserve"> </w:delText>
        </w:r>
      </w:del>
      <w:del w:id="6298" w:author="PR Preview" w:date="2026-01-01T00:00:00Z">
        <w:r>
          <w:delText xml:space="preserve">With</w:delText>
        </w:r>
      </w:del>
      <w:del w:id="6299" w:author="PR Preview" w:date="2026-01-01T00:00:00Z">
        <w:r>
          <w:delText xml:space="preserve"> </w:delText>
        </w:r>
      </w:del>
      <m:oMath>
        <m:r>
          <m:t>λ</m:t>
        </m:r>
        <m:r>
          <m:rPr>
            <m:sty m:val="p"/>
          </m:rPr>
          <m:t>=</m:t>
        </m:r>
        <m:r>
          <m:t>0</m:t>
        </m:r>
      </m:oMath>
      <w:del w:id="6300" w:author="PR Preview" w:date="2026-01-01T00:00:00Z">
        <w:r>
          <w:delText xml:space="preserve">,</w:delText>
        </w:r>
      </w:del>
      <w:del w:id="6301"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6302" w:author="PR Preview" w:date="2026-01-01T00:00:00Z">
        <w:r>
          <w:delText xml:space="preserve">.</w:delText>
        </w:r>
      </w:del>
      <w:del w:id="6303" w:author="PR Preview" w:date="2026-01-01T00:00:00Z">
        <w:r>
          <w:delText xml:space="preserve"> </w:delText>
        </w:r>
      </w:del>
      <w:del w:id="6304" w:author="PR Preview" w:date="2026-01-01T00:00:00Z">
        <w:r>
          <w:delText xml:space="preserve">An eigenspace is a null space, so it is a subspace (</w:delText>
        </w:r>
      </w:del>
      <w:hyperlink w:anchor="thm-null-space-subspace">
        <w:del w:id="6305" w:author="PR Preview" w:date="2026-01-01T00:00:00Z">
          <w:r>
            <w:rPr>
              <w:rStyle w:val="Hyperlink"/>
            </w:rPr>
            <w:delText xml:space="preserve">Theorem 32</w:delText>
          </w:r>
        </w:del>
      </w:hyperlink>
      <w:del w:id="6306" w:author="PR Preview" w:date="2026-01-01T00:00:00Z">
        <w:r>
          <w:delText xml:space="preserve">).</w:delText>
        </w:r>
      </w:del>
    </w:p>
    <w:p>
      <w:pPr>
        <w:pStyle w:val="BodyText"/>
      </w:pPr>
      <w:del w:id="6307" w:author="PR Preview" w:date="2026-01-01T00:00:00Z">
        <w:r>
          <w:rPr>
            <w:b/>
            <w:bCs/>
          </w:rPr>
          <w:delText xml:space="preserve">Example 182 (Eigenvalues and singular matrices)</w:delText>
        </w:r>
      </w:del>
      <w:del w:id="6308" w:author="PR Preview" w:date="2026-01-01T00:00:00Z">
        <w:r>
          <w:delText xml:space="preserve"> </w:delText>
        </w:r>
      </w:del>
      <w:del w:id="6309" w:author="PR Preview" w:date="2026-01-01T00:00:00Z">
        <w:r>
          <w:delText xml:space="preserve">For</w:delText>
        </w:r>
      </w:del>
      <w:del w:id="63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311" w:author="PR Preview" w:date="2026-01-01T00:00:00Z">
        <w:r>
          <w:delText xml:space="preserve">,</w:delText>
        </w:r>
      </w:del>
      <w:del w:id="6312"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6313" w:author="PR Preview" w:date="2026-01-01T00:00:00Z">
        <w:r>
          <w:delText xml:space="preserve"> </w:delText>
        </w:r>
      </w:del>
      <w:del w:id="6314" w:author="PR Preview" w:date="2026-01-01T00:00:00Z">
        <w:r>
          <w:delText xml:space="preserve">is singular</w:delText>
        </w:r>
      </w:del>
      <w:del w:id="6315" w:author="PR Preview" w:date="2026-01-01T00:00:00Z">
        <w:r>
          <w:delText xml:space="preserve"> </w:delText>
        </w:r>
      </w:del>
      <w:del w:id="6316" w:author="PR Preview" w:date="2026-01-01T00:00:00Z">
        <w:r>
          <w:delText xml:space="preserve">(its columns are negatives of each other, so its rank is</w:delText>
        </w:r>
      </w:del>
      <w:del w:id="6317" w:author="PR Preview" w:date="2026-01-01T00:00:00Z">
        <w:r>
          <w:delText xml:space="preserve"> </w:delText>
        </w:r>
      </w:del>
      <m:oMath>
        <m:r>
          <m:t>1</m:t>
        </m:r>
      </m:oMath>
      <w:del w:id="6318" w:author="PR Preview" w:date="2026-01-01T00:00:00Z">
        <w:r>
          <w:delText xml:space="preserve">),</w:delText>
        </w:r>
      </w:del>
      <w:del w:id="6319" w:author="PR Preview" w:date="2026-01-01T00:00:00Z">
        <w:r>
          <w:delText xml:space="preserve"> </w:delText>
        </w:r>
      </w:del>
      <w:del w:id="6320" w:author="PR Preview" w:date="2026-01-01T00:00:00Z">
        <w:r>
          <w:delText xml:space="preserve">matching the eigenvalue</w:delText>
        </w:r>
      </w:del>
      <w:del w:id="6321" w:author="PR Preview" w:date="2026-01-01T00:00:00Z">
        <w:r>
          <w:delText xml:space="preserve"> </w:delText>
        </w:r>
      </w:del>
      <m:oMath>
        <m:r>
          <m:t>3</m:t>
        </m:r>
      </m:oMath>
      <w:del w:id="6322" w:author="PR Preview" w:date="2026-01-01T00:00:00Z">
        <w:r>
          <w:delText xml:space="preserve"> </w:delText>
        </w:r>
      </w:del>
      <w:del w:id="6323" w:author="PR Preview" w:date="2026-01-01T00:00:00Z">
        <w:r>
          <w:delText xml:space="preserve">of</w:delText>
        </w:r>
      </w:del>
      <w:del w:id="6324" w:author="PR Preview" w:date="2026-01-01T00:00:00Z">
        <w:r>
          <w:delText xml:space="preserve"> </w:delText>
        </w:r>
      </w:del>
      <w:hyperlink w:anchor="exm-eigenvalue">
        <w:del w:id="6325" w:author="PR Preview" w:date="2026-01-01T00:00:00Z">
          <w:r>
            <w:rPr>
              <w:rStyle w:val="Hyperlink"/>
            </w:rPr>
            <w:delText xml:space="preserve">Example 134</w:delText>
          </w:r>
        </w:del>
      </w:hyperlink>
      <w:del w:id="6326" w:author="PR Preview" w:date="2026-01-01T00:00:00Z">
        <w:r>
          <w:delText xml:space="preserve">.</w:delText>
        </w:r>
      </w:del>
      <w:del w:id="6327" w:author="PR Preview" w:date="2026-01-01T00:00:00Z">
        <w:r>
          <w:delText xml:space="preserve"> </w:delText>
        </w:r>
      </w:del>
      <m:oMath>
        <m:r>
          <m:rPr>
            <m:sty m:val="bi"/>
          </m:rPr>
          <m:t>A</m:t>
        </m:r>
      </m:oMath>
      <w:del w:id="6328" w:author="PR Preview" w:date="2026-01-01T00:00:00Z">
        <w:r>
          <w:delText xml:space="preserve"> </w:delText>
        </w:r>
      </w:del>
      <w:del w:id="6329" w:author="PR Preview" w:date="2026-01-01T00:00:00Z">
        <w:r>
          <w:delText xml:space="preserve">itself has rank</w:delText>
        </w:r>
      </w:del>
      <w:del w:id="6330" w:author="PR Preview" w:date="2026-01-01T00:00:00Z">
        <w:r>
          <w:delText xml:space="preserve"> </w:delText>
        </w:r>
      </w:del>
      <m:oMath>
        <m:r>
          <m:t>2</m:t>
        </m:r>
      </m:oMath>
      <w:del w:id="6331" w:author="PR Preview" w:date="2026-01-01T00:00:00Z">
        <w:r>
          <w:delText xml:space="preserve">, since</w:delText>
        </w:r>
      </w:del>
      <w:del w:id="6332"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6333" w:author="PR Preview" w:date="2026-01-01T00:00:00Z">
        <w:r>
          <w:delText xml:space="preserve"> </w:delText>
        </w:r>
      </w:del>
      <w:del w:id="6334" w:author="PR Preview" w:date="2026-01-01T00:00:00Z">
        <w:r>
          <w:delText xml:space="preserve">is</w:delText>
        </w:r>
      </w:del>
      <w:del w:id="6335" w:author="PR Preview" w:date="2026-01-01T00:00:00Z">
        <w:r>
          <w:delText xml:space="preserve"> </w:delText>
        </w:r>
      </w:del>
      <m:oMath>
        <m:acc>
          <m:accPr>
            <m:chr m:val="̃"/>
          </m:accPr>
          <m:e>
            <m:r>
              <m:t>0</m:t>
            </m:r>
          </m:e>
        </m:acc>
      </m:oMath>
      <w:del w:id="6336" w:author="PR Preview" w:date="2026-01-01T00:00:00Z">
        <w:r>
          <w:delText xml:space="preserve"> </w:delText>
        </w:r>
      </w:del>
      <w:del w:id="6337" w:author="PR Preview" w:date="2026-01-01T00:00:00Z">
        <w:r>
          <w:delText xml:space="preserve">only if</w:delText>
        </w:r>
      </w:del>
      <w:del w:id="6338"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6339" w:author="PR Preview" w:date="2026-01-01T00:00:00Z">
        <w:r>
          <w:delText xml:space="preserve"> </w:delText>
        </w:r>
      </w:del>
      <w:del w:id="6340" w:author="PR Preview" w:date="2026-01-01T00:00:00Z">
        <w:r>
          <w:delText xml:space="preserve">(subtract twice the second entry from the first:</w:delText>
        </w:r>
      </w:del>
      <w:del w:id="6341" w:author="PR Preview" w:date="2026-01-01T00:00:00Z">
        <w:r>
          <w:delText xml:space="preserve"> </w:delText>
        </w:r>
      </w:del>
      <m:oMath>
        <m:r>
          <m:rPr>
            <m:sty m:val="p"/>
          </m:rPr>
          <m:t>−</m:t>
        </m:r>
        <m:r>
          <m:t>3</m:t>
        </m:r>
        <m:sSub>
          <m:e>
            <m:r>
              <m:t>c</m:t>
            </m:r>
          </m:e>
          <m:sub>
            <m:r>
              <m:t>2</m:t>
            </m:r>
          </m:sub>
        </m:sSub>
        <m:r>
          <m:rPr>
            <m:sty m:val="p"/>
          </m:rPr>
          <m:t>=</m:t>
        </m:r>
        <m:r>
          <m:t>0</m:t>
        </m:r>
      </m:oMath>
      <w:del w:id="6342" w:author="PR Preview" w:date="2026-01-01T00:00:00Z">
        <w:r>
          <w:delText xml:space="preserve">, and then the second entry gives</w:delText>
        </w:r>
      </w:del>
      <w:del w:id="6343" w:author="PR Preview" w:date="2026-01-01T00:00:00Z">
        <w:r>
          <w:delText xml:space="preserve"> </w:delText>
        </w:r>
      </w:del>
      <m:oMath>
        <m:sSub>
          <m:e>
            <m:r>
              <m:t>c</m:t>
            </m:r>
          </m:e>
          <m:sub>
            <m:r>
              <m:t>1</m:t>
            </m:r>
          </m:sub>
        </m:sSub>
        <m:r>
          <m:rPr>
            <m:sty m:val="p"/>
          </m:rPr>
          <m:t>=</m:t>
        </m:r>
        <m:r>
          <m:t>0</m:t>
        </m:r>
      </m:oMath>
      <w:del w:id="6344" w:author="PR Preview" w:date="2026-01-01T00:00:00Z">
        <w:r>
          <w:delText xml:space="preserve">);</w:delText>
        </w:r>
      </w:del>
      <w:del w:id="6345" w:author="PR Preview" w:date="2026-01-01T00:00:00Z">
        <w:r>
          <w:delText xml:space="preserve"> </w:delText>
        </w:r>
      </w:del>
      <w:del w:id="6346" w:author="PR Preview" w:date="2026-01-01T00:00:00Z">
        <w:r>
          <w:delText xml:space="preserve">so it is invertible (</w:delText>
        </w:r>
      </w:del>
      <w:hyperlink w:anchor="thm-invertible-rank">
        <w:del w:id="6347" w:author="PR Preview" w:date="2026-01-01T00:00:00Z">
          <w:r>
            <w:rPr>
              <w:rStyle w:val="Hyperlink"/>
            </w:rPr>
            <w:delText xml:space="preserve">Theorem 97</w:delText>
          </w:r>
        </w:del>
      </w:hyperlink>
      <w:del w:id="6348" w:author="PR Preview" w:date="2026-01-01T00:00:00Z">
        <w:r>
          <w:delText xml:space="preserve">),</w:delText>
        </w:r>
      </w:del>
      <w:del w:id="6349" w:author="PR Preview" w:date="2026-01-01T00:00:00Z">
        <w:r>
          <w:delText xml:space="preserve"> </w:delText>
        </w:r>
      </w:del>
      <w:del w:id="6350" w:author="PR Preview" w:date="2026-01-01T00:00:00Z">
        <w:r>
          <w:delText xml:space="preserve">and</w:delText>
        </w:r>
      </w:del>
      <w:del w:id="6351" w:author="PR Preview" w:date="2026-01-01T00:00:00Z">
        <w:r>
          <w:delText xml:space="preserve"> </w:delText>
        </w:r>
      </w:del>
      <m:oMath>
        <m:r>
          <m:t>0</m:t>
        </m:r>
      </m:oMath>
      <w:del w:id="6352" w:author="PR Preview" w:date="2026-01-01T00:00:00Z">
        <w:r>
          <w:delText xml:space="preserve"> </w:delText>
        </w:r>
      </w:del>
      <w:del w:id="6353" w:author="PR Preview" w:date="2026-01-01T00:00:00Z">
        <w:r>
          <w:delText xml:space="preserve">is not an eigenvalue.</w:delText>
        </w:r>
      </w:del>
      <w:del w:id="6354" w:author="PR Preview" w:date="2026-01-01T00:00:00Z">
        <w:r>
          <w:delText xml:space="preserve"> </w:delText>
        </w:r>
      </w:del>
      <w:del w:id="6355" w:author="PR Preview" w:date="2026-01-01T00:00:00Z">
        <w:r>
          <w:delText xml:space="preserve">The singular matrix</w:delText>
        </w:r>
      </w:del>
      <w:del w:id="635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6357" w:author="PR Preview" w:date="2026-01-01T00:00:00Z">
        <w:r>
          <w:delText xml:space="preserve"> </w:delText>
        </w:r>
      </w:del>
      <w:del w:id="6358" w:author="PR Preview" w:date="2026-01-01T00:00:00Z">
        <w:r>
          <w:delText xml:space="preserve">has eigenvalue</w:delText>
        </w:r>
      </w:del>
      <w:del w:id="6359" w:author="PR Preview" w:date="2026-01-01T00:00:00Z">
        <w:r>
          <w:delText xml:space="preserve"> </w:delText>
        </w:r>
      </w:del>
      <m:oMath>
        <m:r>
          <m:t>0</m:t>
        </m:r>
      </m:oMath>
      <w:del w:id="6360" w:author="PR Preview" w:date="2026-01-01T00:00:00Z">
        <w:r>
          <w:delText xml:space="preserve">,</w:delText>
        </w:r>
      </w:del>
      <w:del w:id="6361" w:author="PR Preview" w:date="2026-01-01T00:00:00Z">
        <w:r>
          <w:delText xml:space="preserve"> </w:delText>
        </w:r>
      </w:del>
      <w:del w:id="6362" w:author="PR Preview" w:date="2026-01-01T00:00:00Z">
        <w:r>
          <w:delText xml:space="preserve">with eigenvector</w:delText>
        </w:r>
      </w:del>
      <w:del w:id="6363" w:author="PR Preview" w:date="2026-01-01T00:00:00Z">
        <w:r>
          <w:delText xml:space="preserve"> </w:delText>
        </w:r>
      </w:del>
      <m:oMath>
        <m:r>
          <m:rPr>
            <m:sty m:val="p"/>
          </m:rPr>
          <m:t>(</m:t>
        </m:r>
        <m:r>
          <m:t>1</m:t>
        </m:r>
        <m:r>
          <m:rPr>
            <m:sty m:val="p"/>
          </m:rPr>
          <m:t>,</m:t>
        </m:r>
        <m:r>
          <m:rPr>
            <m:sty m:val="p"/>
          </m:rPr>
          <m:t>−</m:t>
        </m:r>
        <m:r>
          <m:t>1</m:t>
        </m:r>
        <m:r>
          <m:rPr>
            <m:sty m:val="p"/>
          </m:rPr>
          <m:t>)</m:t>
        </m:r>
      </m:oMath>
      <w:del w:id="6364" w:author="PR Preview" w:date="2026-01-01T00:00:00Z">
        <w:r>
          <w:delText xml:space="preserve">.</w:delText>
        </w:r>
      </w:del>
    </w:p>
    <w:p>
      <w:pPr>
        <w:pStyle w:val="BodyText"/>
      </w:pPr>
      <w:del w:id="6365" w:author="PR Preview" w:date="2026-01-01T00:00:00Z">
        <w:r>
          <w:rPr>
            <w:b/>
            <w:bCs/>
          </w:rPr>
          <w:delText xml:space="preserve">Theorem 99 (Eigenvalues of shifts and powers)</w:delText>
        </w:r>
      </w:del>
      <w:del w:id="6366" w:author="PR Preview" w:date="2026-01-01T00:00:00Z">
        <w:r>
          <w:delText xml:space="preserve"> </w:delText>
        </w:r>
      </w:del>
      <w:del w:id="6367" w:author="PR Preview" w:date="2026-01-01T00:00:00Z">
        <w:r>
          <w:delText xml:space="preserve">Let</w:delText>
        </w:r>
      </w:del>
      <w:del w:id="6368" w:author="PR Preview" w:date="2026-01-01T00:00:00Z">
        <w:r>
          <w:delText xml:space="preserve"> </w:delText>
        </w:r>
      </w:del>
      <m:oMath>
        <m:acc>
          <m:accPr>
            <m:chr m:val="̃"/>
          </m:accPr>
          <m:e>
            <m:r>
              <m:t>v</m:t>
            </m:r>
          </m:e>
        </m:acc>
      </m:oMath>
      <w:del w:id="6369" w:author="PR Preview" w:date="2026-01-01T00:00:00Z">
        <w:r>
          <w:delText xml:space="preserve"> </w:delText>
        </w:r>
      </w:del>
      <w:del w:id="6370" w:author="PR Preview" w:date="2026-01-01T00:00:00Z">
        <w:r>
          <w:delText xml:space="preserve">be an eigenvector of a</w:delText>
        </w:r>
      </w:del>
      <w:del w:id="6371" w:author="PR Preview" w:date="2026-01-01T00:00:00Z">
        <w:r>
          <w:delText xml:space="preserve"> </w:delText>
        </w:r>
      </w:del>
      <m:oMath>
        <m:r>
          <m:t>p</m:t>
        </m:r>
        <m:r>
          <m:rPr>
            <m:sty m:val="p"/>
          </m:rPr>
          <m:t>×</m:t>
        </m:r>
        <m:r>
          <m:t>p</m:t>
        </m:r>
      </m:oMath>
      <w:del w:id="6372" w:author="PR Preview" w:date="2026-01-01T00:00:00Z">
        <w:r>
          <w:delText xml:space="preserve"> </w:delText>
        </w:r>
      </w:del>
      <w:del w:id="6373" w:author="PR Preview" w:date="2026-01-01T00:00:00Z">
        <w:r>
          <w:delText xml:space="preserve">matrix</w:delText>
        </w:r>
      </w:del>
      <w:del w:id="6374" w:author="PR Preview" w:date="2026-01-01T00:00:00Z">
        <w:r>
          <w:delText xml:space="preserve"> </w:delText>
        </w:r>
      </w:del>
      <m:oMath>
        <m:r>
          <m:rPr>
            <m:sty m:val="bi"/>
          </m:rPr>
          <m:t>A</m:t>
        </m:r>
      </m:oMath>
      <w:del w:id="6375" w:author="PR Preview" w:date="2026-01-01T00:00:00Z">
        <w:r>
          <w:delText xml:space="preserve"> </w:delText>
        </w:r>
      </w:del>
      <w:del w:id="6376" w:author="PR Preview" w:date="2026-01-01T00:00:00Z">
        <w:r>
          <w:delText xml:space="preserve">for the eigenvalue</w:delText>
        </w:r>
      </w:del>
      <w:del w:id="6377" w:author="PR Preview" w:date="2026-01-01T00:00:00Z">
        <w:r>
          <w:delText xml:space="preserve"> </w:delText>
        </w:r>
      </w:del>
      <m:oMath>
        <m:r>
          <m:t>λ</m:t>
        </m:r>
      </m:oMath>
      <w:del w:id="6378" w:author="PR Preview" w:date="2026-01-01T00:00:00Z">
        <w:r>
          <w:delText xml:space="preserve"> </w:delText>
        </w:r>
      </w:del>
      <w:del w:id="6379" w:author="PR Preview" w:date="2026-01-01T00:00:00Z">
        <w:r>
          <w:delText xml:space="preserve">(</w:delText>
        </w:r>
      </w:del>
      <w:hyperlink w:anchor="def-eigenvalue">
        <w:del w:id="6380" w:author="PR Preview" w:date="2026-01-01T00:00:00Z">
          <w:r>
            <w:rPr>
              <w:rStyle w:val="Hyperlink"/>
            </w:rPr>
            <w:delText xml:space="preserve">Definition 82</w:delText>
          </w:r>
        </w:del>
      </w:hyperlink>
      <w:del w:id="6381" w:author="PR Preview" w:date="2026-01-01T00:00:00Z">
        <w:r>
          <w:delText xml:space="preserve">). Then</w:delText>
        </w:r>
      </w:del>
    </w:p>
    <w:p>
      <w:pPr>
        <w:pStyle w:val="FirstParagraph"/>
      </w:pPr>
      <w:ins w:id="6382" w:author="PR Preview" w:date="2026-01-01T00:00:00Z">
        <w:r>
          <w:t xml:space="preserve">so</w:t>
        </w:r>
      </w:ins>
      <w:ins w:id="6383" w:author="PR Preview" w:date="2026-01-01T00:00:00Z">
        <w:r>
          <w:t xml:space="preserve"> </w:t>
        </w:r>
      </w:ins>
      <m:oMath>
        <m:r>
          <m:rPr>
            <m:sty m:val="bi"/>
          </m:rPr>
          <m:t>A</m:t>
        </m:r>
        <m:acc>
          <m:accPr>
            <m:chr m:val="̃"/>
          </m:accPr>
          <m:e>
            <m:r>
              <m:t>v</m:t>
            </m:r>
          </m:e>
        </m:acc>
        <m:r>
          <m:rPr>
            <m:sty m:val="p"/>
          </m:rPr>
          <m:t>=</m:t>
        </m:r>
        <m:r>
          <m:t>λ</m:t>
        </m:r>
        <m:acc>
          <m:accPr>
            <m:chr m:val="̃"/>
          </m:accPr>
          <m:e>
            <m:r>
              <m:t>v</m:t>
            </m:r>
          </m:e>
        </m:acc>
      </m:oMath>
      <w:ins w:id="6384" w:author="PR Preview" w:date="2026-01-01T00:00:00Z">
        <w:r>
          <w:t xml:space="preserve"> </w:t>
        </w:r>
      </w:ins>
      <w:ins w:id="6385" w:author="PR Preview" w:date="2026-01-01T00:00:00Z">
        <w:r>
          <w:t xml:space="preserve">exactly when</w:t>
        </w:r>
      </w:ins>
      <w:ins w:id="6386" w:author="PR Preview" w:date="2026-01-01T00:00:00Z">
        <w:r>
          <w:t xml:space="preserve"> </w:t>
        </w:r>
      </w:ins>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6387" w:author="PR Preview" w:date="2026-01-01T00:00:00Z">
        <w:r>
          <w:t xml:space="preserve">;</w:t>
        </w:r>
      </w:ins>
      <w:ins w:id="6388" w:author="PR Preview" w:date="2026-01-01T00:00:00Z">
        <w:r>
          <w:t xml:space="preserve"> </w:t>
        </w:r>
      </w:ins>
      <w:ins w:id="6389" w:author="PR Preview" w:date="2026-01-01T00:00:00Z">
        <w:r>
          <w:t xml:space="preserve">the nonzero such</w:t>
        </w:r>
      </w:ins>
      <w:ins w:id="6390" w:author="PR Preview" w:date="2026-01-01T00:00:00Z">
        <w:r>
          <w:t xml:space="preserve"> </w:t>
        </w:r>
      </w:ins>
      <m:oMath>
        <m:acc>
          <m:accPr>
            <m:chr m:val="̃"/>
          </m:accPr>
          <m:e>
            <m:r>
              <m:t>v</m:t>
            </m:r>
          </m:e>
        </m:acc>
      </m:oMath>
      <w:ins w:id="6391" w:author="PR Preview" w:date="2026-01-01T00:00:00Z">
        <w:r>
          <w:t xml:space="preserve"> </w:t>
        </w:r>
      </w:ins>
      <w:ins w:id="6392" w:author="PR Preview" w:date="2026-01-01T00:00:00Z">
        <w:r>
          <w:t xml:space="preserve">are the eigenvectors for</w:t>
        </w:r>
      </w:ins>
      <w:ins w:id="6393" w:author="PR Preview" w:date="2026-01-01T00:00:00Z">
        <w:r>
          <w:t xml:space="preserve"> </w:t>
        </w:r>
      </w:ins>
      <m:oMath>
        <m:r>
          <m:t>λ</m:t>
        </m:r>
      </m:oMath>
      <w:ins w:id="6394" w:author="PR Preview" w:date="2026-01-01T00:00:00Z">
        <w:r>
          <w:t xml:space="preserve">.</w:t>
        </w:r>
      </w:ins>
      <w:ins w:id="6395" w:author="PR Preview" w:date="2026-01-01T00:00:00Z">
        <w:r>
          <w:t xml:space="preserve"> </w:t>
        </w:r>
      </w:ins>
      <w:ins w:id="6396" w:author="PR Preview" w:date="2026-01-01T00:00:00Z">
        <w:r>
          <w:t xml:space="preserve">So</w:t>
        </w:r>
      </w:ins>
      <w:ins w:id="6397" w:author="PR Preview" w:date="2026-01-01T00:00:00Z">
        <w:r>
          <w:t xml:space="preserve"> </w:t>
        </w:r>
      </w:ins>
      <m:oMath>
        <m:r>
          <m:t>λ</m:t>
        </m:r>
      </m:oMath>
      <w:ins w:id="6398" w:author="PR Preview" w:date="2026-01-01T00:00:00Z">
        <w:r>
          <w:t xml:space="preserve"> </w:t>
        </w:r>
      </w:ins>
      <w:ins w:id="6399" w:author="PR Preview" w:date="2026-01-01T00:00:00Z">
        <w:r>
          <w:t xml:space="preserve">is an eigenvalue exactly when that null space contains a nonzero vector,</w:t>
        </w:r>
      </w:ins>
      <w:ins w:id="6400" w:author="PR Preview" w:date="2026-01-01T00:00:00Z">
        <w:r>
          <w:t xml:space="preserve"> </w:t>
        </w:r>
      </w:ins>
      <w:ins w:id="6401" w:author="PR Preview" w:date="2026-01-01T00:00:00Z">
        <w:r>
          <w:t xml:space="preserve">which by</w:t>
        </w:r>
      </w:ins>
      <w:ins w:id="6402" w:author="PR Preview" w:date="2026-01-01T00:00:00Z">
        <w:r>
          <w:t xml:space="preserve"> </w:t>
        </w:r>
      </w:ins>
      <w:hyperlink w:anchor="thm-invertible-rank">
        <w:ins w:id="6403" w:author="PR Preview" w:date="2026-01-01T00:00:00Z">
          <w:r>
            <w:rPr>
              <w:rStyle w:val="Hyperlink"/>
            </w:rPr>
            <w:t xml:space="preserve">Theorem 98</w:t>
          </w:r>
        </w:ins>
      </w:hyperlink>
      <w:ins w:id="6404" w:author="PR Preview" w:date="2026-01-01T00:00:00Z">
        <w:r>
          <w:t xml:space="preserve"> </w:t>
        </w:r>
      </w:ins>
      <w:ins w:id="6405" w:author="PR Preview" w:date="2026-01-01T00:00:00Z">
        <w:r>
          <w:t xml:space="preserve">is exactly when</w:t>
        </w:r>
      </w:ins>
      <w:ins w:id="6406" w:author="PR Preview" w:date="2026-01-01T00:00:00Z">
        <w:r>
          <w:t xml:space="preserve"> </w:t>
        </w:r>
      </w:ins>
      <m:oMath>
        <m:r>
          <m:rPr>
            <m:sty m:val="bi"/>
          </m:rPr>
          <m:t>A</m:t>
        </m:r>
        <m:r>
          <m:rPr>
            <m:sty m:val="p"/>
          </m:rPr>
          <m:t>−</m:t>
        </m:r>
        <m:r>
          <m:t>λ</m:t>
        </m:r>
        <m:r>
          <m:t> </m:t>
        </m:r>
        <m:sSub>
          <m:e>
            <m:r>
              <m:rPr>
                <m:sty m:val="bi"/>
              </m:rPr>
              <m:t>I</m:t>
            </m:r>
          </m:e>
          <m:sub>
            <m:r>
              <m:t>p</m:t>
            </m:r>
          </m:sub>
        </m:sSub>
      </m:oMath>
      <w:ins w:id="6407" w:author="PR Preview" w:date="2026-01-01T00:00:00Z">
        <w:r>
          <w:t xml:space="preserve"> </w:t>
        </w:r>
      </w:ins>
      <w:ins w:id="6408" w:author="PR Preview" w:date="2026-01-01T00:00:00Z">
        <w:r>
          <w:t xml:space="preserve">is singular.</w:t>
        </w:r>
      </w:ins>
      <w:ins w:id="6409" w:author="PR Preview" w:date="2026-01-01T00:00:00Z">
        <w:r>
          <w:t xml:space="preserve"> </w:t>
        </w:r>
      </w:ins>
      <w:ins w:id="6410" w:author="PR Preview" w:date="2026-01-01T00:00:00Z">
        <w:r>
          <w:t xml:space="preserve">With</w:t>
        </w:r>
      </w:ins>
      <w:ins w:id="6411" w:author="PR Preview" w:date="2026-01-01T00:00:00Z">
        <w:r>
          <w:t xml:space="preserve"> </w:t>
        </w:r>
      </w:ins>
      <m:oMath>
        <m:r>
          <m:t>λ</m:t>
        </m:r>
        <m:r>
          <m:rPr>
            <m:sty m:val="p"/>
          </m:rPr>
          <m:t>=</m:t>
        </m:r>
        <m:r>
          <m:t>0</m:t>
        </m:r>
      </m:oMath>
      <w:ins w:id="6412" w:author="PR Preview" w:date="2026-01-01T00:00:00Z">
        <w:r>
          <w:t xml:space="preserve">,</w:t>
        </w:r>
      </w:ins>
      <w:ins w:id="6413"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6414" w:author="PR Preview" w:date="2026-01-01T00:00:00Z">
        <w:r>
          <w:t xml:space="preserve">.</w:t>
        </w:r>
      </w:ins>
      <w:ins w:id="6415" w:author="PR Preview" w:date="2026-01-01T00:00:00Z">
        <w:r>
          <w:t xml:space="preserve"> </w:t>
        </w:r>
      </w:ins>
      <w:ins w:id="6416" w:author="PR Preview" w:date="2026-01-01T00:00:00Z">
        <w:r>
          <w:t xml:space="preserve">An eigenspace is a null space, so it is a subspace (</w:t>
        </w:r>
      </w:ins>
      <w:hyperlink w:anchor="thm-null-space-subspace">
        <w:ins w:id="6417" w:author="PR Preview" w:date="2026-01-01T00:00:00Z">
          <w:r>
            <w:rPr>
              <w:rStyle w:val="Hyperlink"/>
            </w:rPr>
            <w:t xml:space="preserve">Theorem 32</w:t>
          </w:r>
        </w:ins>
      </w:hyperlink>
      <w:ins w:id="6418" w:author="PR Preview" w:date="2026-01-01T00:00:00Z">
        <w:r>
          <w:t xml:space="preserve">).</w:t>
        </w:r>
      </w:ins>
    </w:p>
    <w:bookmarkStart w:id="564" w:name="exm-eigenvalue-singular"/>
    <w:p>
      <w:pPr>
        <w:pStyle w:val="BodyText"/>
      </w:pPr>
      <w:ins w:id="6419" w:author="PR Preview" w:date="2026-01-01T00:00:00Z">
        <w:r>
          <w:rPr>
            <w:b/>
            <w:bCs/>
          </w:rPr>
          <w:t xml:space="preserve">Example 183 (Eigenvalues and singular matrices)</w:t>
        </w:r>
      </w:ins>
      <w:ins w:id="6420" w:author="PR Preview" w:date="2026-01-01T00:00:00Z">
        <w:r>
          <w:t xml:space="preserve"> </w:t>
        </w:r>
      </w:ins>
      <w:ins w:id="6421" w:author="PR Preview" w:date="2026-01-01T00:00:00Z">
        <w:r>
          <w:t xml:space="preserve">For</w:t>
        </w:r>
      </w:ins>
      <w:ins w:id="64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423" w:author="PR Preview" w:date="2026-01-01T00:00:00Z">
        <w:r>
          <w:t xml:space="preserve">,</w:t>
        </w:r>
      </w:ins>
      <w:ins w:id="6424"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6425" w:author="PR Preview" w:date="2026-01-01T00:00:00Z">
        <w:r>
          <w:t xml:space="preserve"> </w:t>
        </w:r>
      </w:ins>
      <w:ins w:id="6426" w:author="PR Preview" w:date="2026-01-01T00:00:00Z">
        <w:r>
          <w:t xml:space="preserve">is singular</w:t>
        </w:r>
      </w:ins>
      <w:ins w:id="6427" w:author="PR Preview" w:date="2026-01-01T00:00:00Z">
        <w:r>
          <w:t xml:space="preserve"> </w:t>
        </w:r>
      </w:ins>
      <w:ins w:id="6428" w:author="PR Preview" w:date="2026-01-01T00:00:00Z">
        <w:r>
          <w:t xml:space="preserve">(its columns are negatives of each other, so its rank is</w:t>
        </w:r>
      </w:ins>
      <w:ins w:id="6429" w:author="PR Preview" w:date="2026-01-01T00:00:00Z">
        <w:r>
          <w:t xml:space="preserve"> </w:t>
        </w:r>
      </w:ins>
      <m:oMath>
        <m:r>
          <m:t>1</m:t>
        </m:r>
      </m:oMath>
      <w:ins w:id="6430" w:author="PR Preview" w:date="2026-01-01T00:00:00Z">
        <w:r>
          <w:t xml:space="preserve">),</w:t>
        </w:r>
      </w:ins>
      <w:ins w:id="6431" w:author="PR Preview" w:date="2026-01-01T00:00:00Z">
        <w:r>
          <w:t xml:space="preserve"> </w:t>
        </w:r>
      </w:ins>
      <w:ins w:id="6432" w:author="PR Preview" w:date="2026-01-01T00:00:00Z">
        <w:r>
          <w:t xml:space="preserve">matching the eigenvalue</w:t>
        </w:r>
      </w:ins>
      <w:ins w:id="6433" w:author="PR Preview" w:date="2026-01-01T00:00:00Z">
        <w:r>
          <w:t xml:space="preserve"> </w:t>
        </w:r>
      </w:ins>
      <m:oMath>
        <m:r>
          <m:t>3</m:t>
        </m:r>
      </m:oMath>
      <w:ins w:id="6434" w:author="PR Preview" w:date="2026-01-01T00:00:00Z">
        <w:r>
          <w:t xml:space="preserve"> </w:t>
        </w:r>
      </w:ins>
      <w:ins w:id="6435" w:author="PR Preview" w:date="2026-01-01T00:00:00Z">
        <w:r>
          <w:t xml:space="preserve">of</w:t>
        </w:r>
      </w:ins>
      <w:ins w:id="6436" w:author="PR Preview" w:date="2026-01-01T00:00:00Z">
        <w:r>
          <w:t xml:space="preserve"> </w:t>
        </w:r>
      </w:ins>
      <w:hyperlink w:anchor="exm-eigenvalue">
        <w:ins w:id="6437" w:author="PR Preview" w:date="2026-01-01T00:00:00Z">
          <w:r>
            <w:rPr>
              <w:rStyle w:val="Hyperlink"/>
            </w:rPr>
            <w:t xml:space="preserve">Example 135</w:t>
          </w:r>
        </w:ins>
      </w:hyperlink>
      <w:ins w:id="6438" w:author="PR Preview" w:date="2026-01-01T00:00:00Z">
        <w:r>
          <w:t xml:space="preserve">.</w:t>
        </w:r>
      </w:ins>
      <w:ins w:id="6439" w:author="PR Preview" w:date="2026-01-01T00:00:00Z">
        <w:r>
          <w:t xml:space="preserve"> </w:t>
        </w:r>
      </w:ins>
      <m:oMath>
        <m:r>
          <m:rPr>
            <m:sty m:val="bi"/>
          </m:rPr>
          <m:t>A</m:t>
        </m:r>
      </m:oMath>
      <w:ins w:id="6440" w:author="PR Preview" w:date="2026-01-01T00:00:00Z">
        <w:r>
          <w:t xml:space="preserve"> </w:t>
        </w:r>
      </w:ins>
      <w:ins w:id="6441" w:author="PR Preview" w:date="2026-01-01T00:00:00Z">
        <w:r>
          <w:t xml:space="preserve">itself has rank</w:t>
        </w:r>
      </w:ins>
      <w:ins w:id="6442" w:author="PR Preview" w:date="2026-01-01T00:00:00Z">
        <w:r>
          <w:t xml:space="preserve"> </w:t>
        </w:r>
      </w:ins>
      <m:oMath>
        <m:r>
          <m:t>2</m:t>
        </m:r>
      </m:oMath>
      <w:ins w:id="6443" w:author="PR Preview" w:date="2026-01-01T00:00:00Z">
        <w:r>
          <w:t xml:space="preserve">, since</w:t>
        </w:r>
      </w:ins>
      <w:ins w:id="6444"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6445" w:author="PR Preview" w:date="2026-01-01T00:00:00Z">
        <w:r>
          <w:t xml:space="preserve"> </w:t>
        </w:r>
      </w:ins>
      <w:ins w:id="6446" w:author="PR Preview" w:date="2026-01-01T00:00:00Z">
        <w:r>
          <w:t xml:space="preserve">is</w:t>
        </w:r>
      </w:ins>
      <w:ins w:id="6447" w:author="PR Preview" w:date="2026-01-01T00:00:00Z">
        <w:r>
          <w:t xml:space="preserve"> </w:t>
        </w:r>
      </w:ins>
      <m:oMath>
        <m:acc>
          <m:accPr>
            <m:chr m:val="̃"/>
          </m:accPr>
          <m:e>
            <m:r>
              <m:t>0</m:t>
            </m:r>
          </m:e>
        </m:acc>
      </m:oMath>
      <w:ins w:id="6448" w:author="PR Preview" w:date="2026-01-01T00:00:00Z">
        <w:r>
          <w:t xml:space="preserve"> </w:t>
        </w:r>
      </w:ins>
      <w:ins w:id="6449" w:author="PR Preview" w:date="2026-01-01T00:00:00Z">
        <w:r>
          <w:t xml:space="preserve">only if</w:t>
        </w:r>
      </w:ins>
      <w:ins w:id="6450" w:author="PR Preview" w:date="2026-01-01T00:00:00Z">
        <w:r>
          <w:t xml:space="preserve"> </w:t>
        </w:r>
      </w:ins>
      <m:oMath>
        <m:sSub>
          <m:e>
            <m:r>
              <m:t>c</m:t>
            </m:r>
          </m:e>
          <m:sub>
            <m:r>
              <m:t>1</m:t>
            </m:r>
          </m:sub>
        </m:sSub>
        <m:r>
          <m:rPr>
            <m:sty m:val="p"/>
          </m:rPr>
          <m:t>=</m:t>
        </m:r>
        <m:sSub>
          <m:e>
            <m:r>
              <m:t>c</m:t>
            </m:r>
          </m:e>
          <m:sub>
            <m:r>
              <m:t>2</m:t>
            </m:r>
          </m:sub>
        </m:sSub>
        <m:r>
          <m:rPr>
            <m:sty m:val="p"/>
          </m:rPr>
          <m:t>=</m:t>
        </m:r>
        <m:r>
          <m:t>0</m:t>
        </m:r>
      </m:oMath>
      <w:ins w:id="6451" w:author="PR Preview" w:date="2026-01-01T00:00:00Z">
        <w:r>
          <w:t xml:space="preserve"> </w:t>
        </w:r>
      </w:ins>
      <w:ins w:id="6452" w:author="PR Preview" w:date="2026-01-01T00:00:00Z">
        <w:r>
          <w:t xml:space="preserve">(subtract twice the second entry from the first:</w:t>
        </w:r>
      </w:ins>
      <w:ins w:id="6453" w:author="PR Preview" w:date="2026-01-01T00:00:00Z">
        <w:r>
          <w:t xml:space="preserve"> </w:t>
        </w:r>
      </w:ins>
      <m:oMath>
        <m:r>
          <m:rPr>
            <m:sty m:val="p"/>
          </m:rPr>
          <m:t>−</m:t>
        </m:r>
        <m:r>
          <m:t>3</m:t>
        </m:r>
        <m:sSub>
          <m:e>
            <m:r>
              <m:t>c</m:t>
            </m:r>
          </m:e>
          <m:sub>
            <m:r>
              <m:t>2</m:t>
            </m:r>
          </m:sub>
        </m:sSub>
        <m:r>
          <m:rPr>
            <m:sty m:val="p"/>
          </m:rPr>
          <m:t>=</m:t>
        </m:r>
        <m:r>
          <m:t>0</m:t>
        </m:r>
      </m:oMath>
      <w:ins w:id="6454" w:author="PR Preview" w:date="2026-01-01T00:00:00Z">
        <w:r>
          <w:t xml:space="preserve">, and then the second entry gives</w:t>
        </w:r>
      </w:ins>
      <w:ins w:id="6455" w:author="PR Preview" w:date="2026-01-01T00:00:00Z">
        <w:r>
          <w:t xml:space="preserve"> </w:t>
        </w:r>
      </w:ins>
      <m:oMath>
        <m:sSub>
          <m:e>
            <m:r>
              <m:t>c</m:t>
            </m:r>
          </m:e>
          <m:sub>
            <m:r>
              <m:t>1</m:t>
            </m:r>
          </m:sub>
        </m:sSub>
        <m:r>
          <m:rPr>
            <m:sty m:val="p"/>
          </m:rPr>
          <m:t>=</m:t>
        </m:r>
        <m:r>
          <m:t>0</m:t>
        </m:r>
      </m:oMath>
      <w:ins w:id="6456" w:author="PR Preview" w:date="2026-01-01T00:00:00Z">
        <w:r>
          <w:t xml:space="preserve">);</w:t>
        </w:r>
      </w:ins>
      <w:ins w:id="6457" w:author="PR Preview" w:date="2026-01-01T00:00:00Z">
        <w:r>
          <w:t xml:space="preserve"> </w:t>
        </w:r>
      </w:ins>
      <w:ins w:id="6458" w:author="PR Preview" w:date="2026-01-01T00:00:00Z">
        <w:r>
          <w:t xml:space="preserve">so it is invertible (</w:t>
        </w:r>
      </w:ins>
      <w:hyperlink w:anchor="thm-invertible-rank">
        <w:ins w:id="6459" w:author="PR Preview" w:date="2026-01-01T00:00:00Z">
          <w:r>
            <w:rPr>
              <w:rStyle w:val="Hyperlink"/>
            </w:rPr>
            <w:t xml:space="preserve">Theorem 98</w:t>
          </w:r>
        </w:ins>
      </w:hyperlink>
      <w:ins w:id="6460" w:author="PR Preview" w:date="2026-01-01T00:00:00Z">
        <w:r>
          <w:t xml:space="preserve">),</w:t>
        </w:r>
      </w:ins>
      <w:ins w:id="6461" w:author="PR Preview" w:date="2026-01-01T00:00:00Z">
        <w:r>
          <w:t xml:space="preserve"> </w:t>
        </w:r>
      </w:ins>
      <w:ins w:id="6462" w:author="PR Preview" w:date="2026-01-01T00:00:00Z">
        <w:r>
          <w:t xml:space="preserve">and</w:t>
        </w:r>
      </w:ins>
      <w:ins w:id="6463" w:author="PR Preview" w:date="2026-01-01T00:00:00Z">
        <w:r>
          <w:t xml:space="preserve"> </w:t>
        </w:r>
      </w:ins>
      <m:oMath>
        <m:r>
          <m:t>0</m:t>
        </m:r>
      </m:oMath>
      <w:ins w:id="6464" w:author="PR Preview" w:date="2026-01-01T00:00:00Z">
        <w:r>
          <w:t xml:space="preserve"> </w:t>
        </w:r>
      </w:ins>
      <w:ins w:id="6465" w:author="PR Preview" w:date="2026-01-01T00:00:00Z">
        <w:r>
          <w:t xml:space="preserve">is not an eigenvalue.</w:t>
        </w:r>
      </w:ins>
      <w:ins w:id="6466" w:author="PR Preview" w:date="2026-01-01T00:00:00Z">
        <w:r>
          <w:t xml:space="preserve"> </w:t>
        </w:r>
      </w:ins>
      <w:ins w:id="6467" w:author="PR Preview" w:date="2026-01-01T00:00:00Z">
        <w:r>
          <w:t xml:space="preserve">The singular matrix</w:t>
        </w:r>
      </w:ins>
      <w:ins w:id="646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6469" w:author="PR Preview" w:date="2026-01-01T00:00:00Z">
        <w:r>
          <w:t xml:space="preserve"> </w:t>
        </w:r>
      </w:ins>
      <w:ins w:id="6470" w:author="PR Preview" w:date="2026-01-01T00:00:00Z">
        <w:r>
          <w:t xml:space="preserve">has eigenvalue</w:t>
        </w:r>
      </w:ins>
      <w:ins w:id="6471" w:author="PR Preview" w:date="2026-01-01T00:00:00Z">
        <w:r>
          <w:t xml:space="preserve"> </w:t>
        </w:r>
      </w:ins>
      <m:oMath>
        <m:r>
          <m:t>0</m:t>
        </m:r>
      </m:oMath>
      <w:ins w:id="6472" w:author="PR Preview" w:date="2026-01-01T00:00:00Z">
        <w:r>
          <w:t xml:space="preserve">,</w:t>
        </w:r>
      </w:ins>
      <w:ins w:id="6473" w:author="PR Preview" w:date="2026-01-01T00:00:00Z">
        <w:r>
          <w:t xml:space="preserve"> </w:t>
        </w:r>
      </w:ins>
      <w:ins w:id="6474" w:author="PR Preview" w:date="2026-01-01T00:00:00Z">
        <w:r>
          <w:t xml:space="preserve">with eigenvector</w:t>
        </w:r>
      </w:ins>
      <w:ins w:id="6475" w:author="PR Preview" w:date="2026-01-01T00:00:00Z">
        <w:r>
          <w:t xml:space="preserve"> </w:t>
        </w:r>
      </w:ins>
      <m:oMath>
        <m:r>
          <m:rPr>
            <m:sty m:val="p"/>
          </m:rPr>
          <m:t>(</m:t>
        </m:r>
        <m:r>
          <m:t>1</m:t>
        </m:r>
        <m:r>
          <m:rPr>
            <m:sty m:val="p"/>
          </m:rPr>
          <m:t>,</m:t>
        </m:r>
        <m:r>
          <m:rPr>
            <m:sty m:val="p"/>
          </m:rPr>
          <m:t>−</m:t>
        </m:r>
        <m:r>
          <m:t>1</m:t>
        </m:r>
        <m:r>
          <m:rPr>
            <m:sty m:val="p"/>
          </m:rPr>
          <m:t>)</m:t>
        </m:r>
      </m:oMath>
      <w:ins w:id="6476" w:author="PR Preview" w:date="2026-01-01T00:00:00Z">
        <w:r>
          <w:t xml:space="preserve">.</w:t>
        </w:r>
      </w:ins>
    </w:p>
    <w:bookmarkEnd w:id="564"/>
    <w:bookmarkStart w:id="565" w:name="thm-eigen-shift-power"/>
    <w:p>
      <w:pPr>
        <w:pStyle w:val="BodyText"/>
      </w:pPr>
      <w:ins w:id="6477" w:author="PR Preview" w:date="2026-01-01T00:00:00Z">
        <w:r>
          <w:rPr>
            <w:b/>
            <w:bCs/>
          </w:rPr>
          <w:t xml:space="preserve">Theorem 100 (Eigenvalues of shifts and powers)</w:t>
        </w:r>
      </w:ins>
      <w:ins w:id="6478" w:author="PR Preview" w:date="2026-01-01T00:00:00Z">
        <w:r>
          <w:t xml:space="preserve"> </w:t>
        </w:r>
      </w:ins>
      <w:ins w:id="6479" w:author="PR Preview" w:date="2026-01-01T00:00:00Z">
        <w:r>
          <w:t xml:space="preserve">Let</w:t>
        </w:r>
      </w:ins>
      <w:ins w:id="6480" w:author="PR Preview" w:date="2026-01-01T00:00:00Z">
        <w:r>
          <w:t xml:space="preserve"> </w:t>
        </w:r>
      </w:ins>
      <m:oMath>
        <m:acc>
          <m:accPr>
            <m:chr m:val="̃"/>
          </m:accPr>
          <m:e>
            <m:r>
              <m:t>v</m:t>
            </m:r>
          </m:e>
        </m:acc>
      </m:oMath>
      <w:ins w:id="6481" w:author="PR Preview" w:date="2026-01-01T00:00:00Z">
        <w:r>
          <w:t xml:space="preserve"> </w:t>
        </w:r>
      </w:ins>
      <w:ins w:id="6482" w:author="PR Preview" w:date="2026-01-01T00:00:00Z">
        <w:r>
          <w:t xml:space="preserve">be an eigenvector of a</w:t>
        </w:r>
      </w:ins>
      <w:ins w:id="6483" w:author="PR Preview" w:date="2026-01-01T00:00:00Z">
        <w:r>
          <w:t xml:space="preserve"> </w:t>
        </w:r>
      </w:ins>
      <m:oMath>
        <m:r>
          <m:t>p</m:t>
        </m:r>
        <m:r>
          <m:rPr>
            <m:sty m:val="p"/>
          </m:rPr>
          <m:t>×</m:t>
        </m:r>
        <m:r>
          <m:t>p</m:t>
        </m:r>
      </m:oMath>
      <w:ins w:id="6484" w:author="PR Preview" w:date="2026-01-01T00:00:00Z">
        <w:r>
          <w:t xml:space="preserve"> </w:t>
        </w:r>
      </w:ins>
      <w:ins w:id="6485" w:author="PR Preview" w:date="2026-01-01T00:00:00Z">
        <w:r>
          <w:t xml:space="preserve">matrix</w:t>
        </w:r>
      </w:ins>
      <w:ins w:id="6486" w:author="PR Preview" w:date="2026-01-01T00:00:00Z">
        <w:r>
          <w:t xml:space="preserve"> </w:t>
        </w:r>
      </w:ins>
      <m:oMath>
        <m:r>
          <m:rPr>
            <m:sty m:val="bi"/>
          </m:rPr>
          <m:t>A</m:t>
        </m:r>
      </m:oMath>
      <w:ins w:id="6487" w:author="PR Preview" w:date="2026-01-01T00:00:00Z">
        <w:r>
          <w:t xml:space="preserve"> </w:t>
        </w:r>
      </w:ins>
      <w:ins w:id="6488" w:author="PR Preview" w:date="2026-01-01T00:00:00Z">
        <w:r>
          <w:t xml:space="preserve">for the eigenvalue</w:t>
        </w:r>
      </w:ins>
      <w:ins w:id="6489" w:author="PR Preview" w:date="2026-01-01T00:00:00Z">
        <w:r>
          <w:t xml:space="preserve"> </w:t>
        </w:r>
      </w:ins>
      <m:oMath>
        <m:r>
          <m:t>λ</m:t>
        </m:r>
      </m:oMath>
      <w:ins w:id="6490" w:author="PR Preview" w:date="2026-01-01T00:00:00Z">
        <w:r>
          <w:t xml:space="preserve"> </w:t>
        </w:r>
      </w:ins>
      <w:ins w:id="6491" w:author="PR Preview" w:date="2026-01-01T00:00:00Z">
        <w:r>
          <w:t xml:space="preserve">(</w:t>
        </w:r>
      </w:ins>
      <w:hyperlink w:anchor="def-eigenvalue">
        <w:ins w:id="6492" w:author="PR Preview" w:date="2026-01-01T00:00:00Z">
          <w:r>
            <w:rPr>
              <w:rStyle w:val="Hyperlink"/>
            </w:rPr>
            <w:t xml:space="preserve">Definition 82</w:t>
          </w:r>
        </w:ins>
      </w:hyperlink>
      <w:ins w:id="6493" w:author="PR Preview" w:date="2026-01-01T00:00:00Z">
        <w:r>
          <w:t xml:space="preserve">). Then</w:t>
        </w:r>
      </w:ins>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del w:id="6494" w:author="PR Preview" w:date="2026-01-01T00:00:00Z">
        <w:r>
          <w:rPr>
            <w:b/>
            <w:bCs/>
          </w:rPr>
          <w:delText xml:space="preserve">Example 183 (Shifting and squaring)</w:delText>
        </w:r>
      </w:del>
      <w:del w:id="6495" w:author="PR Preview" w:date="2026-01-01T00:00:00Z">
        <w:r>
          <w:delText xml:space="preserve"> </w:delText>
        </w:r>
      </w:del>
      <w:del w:id="6496" w:author="PR Preview" w:date="2026-01-01T00:00:00Z">
        <w:r>
          <w:delText xml:space="preserve">For</w:delText>
        </w:r>
      </w:del>
      <w:del w:id="649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498" w:author="PR Preview" w:date="2026-01-01T00:00:00Z">
        <w:r>
          <w:delText xml:space="preserve"> </w:delText>
        </w:r>
      </w:del>
      <w:del w:id="6499" w:author="PR Preview" w:date="2026-01-01T00:00:00Z">
        <w:r>
          <w:delText xml:space="preserve">with eigenvector</w:delText>
        </w:r>
      </w:del>
      <w:del w:id="6500" w:author="PR Preview" w:date="2026-01-01T00:00:00Z">
        <w:r>
          <w:delText xml:space="preserve"> </w:delText>
        </w:r>
      </w:del>
      <m:oMath>
        <m:r>
          <m:rPr>
            <m:sty m:val="p"/>
          </m:rPr>
          <m:t>(</m:t>
        </m:r>
        <m:r>
          <m:t>1</m:t>
        </m:r>
        <m:r>
          <m:rPr>
            <m:sty m:val="p"/>
          </m:rPr>
          <m:t>,</m:t>
        </m:r>
        <m:r>
          <m:t>1</m:t>
        </m:r>
        <m:r>
          <m:rPr>
            <m:sty m:val="p"/>
          </m:rPr>
          <m:t>)</m:t>
        </m:r>
      </m:oMath>
      <w:del w:id="6501" w:author="PR Preview" w:date="2026-01-01T00:00:00Z">
        <w:r>
          <w:delText xml:space="preserve"> </w:delText>
        </w:r>
      </w:del>
      <w:del w:id="6502" w:author="PR Preview" w:date="2026-01-01T00:00:00Z">
        <w:r>
          <w:delText xml:space="preserve">for</w:delText>
        </w:r>
      </w:del>
      <w:del w:id="6503" w:author="PR Preview" w:date="2026-01-01T00:00:00Z">
        <w:r>
          <w:delText xml:space="preserve"> </w:delText>
        </w:r>
      </w:del>
      <m:oMath>
        <m:r>
          <m:t>3</m:t>
        </m:r>
      </m:oMath>
      <w:del w:id="6504" w:author="PR Preview" w:date="2026-01-01T00:00:00Z">
        <w:r>
          <w:delText xml:space="preserve"> </w:delText>
        </w:r>
      </w:del>
      <w:del w:id="6505" w:author="PR Preview" w:date="2026-01-01T00:00:00Z">
        <w:r>
          <w:delText xml:space="preserve">(</w:delText>
        </w:r>
      </w:del>
      <w:hyperlink w:anchor="exm-eigenvalue">
        <w:del w:id="6506" w:author="PR Preview" w:date="2026-01-01T00:00:00Z">
          <w:r>
            <w:rPr>
              <w:rStyle w:val="Hyperlink"/>
            </w:rPr>
            <w:delText xml:space="preserve">Example 134</w:delText>
          </w:r>
        </w:del>
      </w:hyperlink>
      <w:del w:id="6507" w:author="PR Preview" w:date="2026-01-01T00:00:00Z">
        <w:r>
          <w:delText xml:space="preserve">):</w:delText>
        </w:r>
      </w:del>
    </w:p>
    <w:p>
      <w:pPr>
        <w:pStyle w:val="BodyText"/>
      </w:pPr>
      <w:ins w:id="6508" w:author="PR Preview" w:date="2026-01-01T00:00:00Z">
        <w:r>
          <w:rPr>
            <w:b/>
            <w:bCs/>
          </w:rPr>
          <w:t xml:space="preserve">Example 184 (Shifting and squaring)</w:t>
        </w:r>
      </w:ins>
      <w:ins w:id="6509" w:author="PR Preview" w:date="2026-01-01T00:00:00Z">
        <w:r>
          <w:t xml:space="preserve"> </w:t>
        </w:r>
      </w:ins>
      <w:ins w:id="6510" w:author="PR Preview" w:date="2026-01-01T00:00:00Z">
        <w:r>
          <w:t xml:space="preserve">For</w:t>
        </w:r>
      </w:ins>
      <w:ins w:id="65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512" w:author="PR Preview" w:date="2026-01-01T00:00:00Z">
        <w:r>
          <w:t xml:space="preserve"> </w:t>
        </w:r>
      </w:ins>
      <w:ins w:id="6513" w:author="PR Preview" w:date="2026-01-01T00:00:00Z">
        <w:r>
          <w:t xml:space="preserve">with eigenvector</w:t>
        </w:r>
      </w:ins>
      <w:ins w:id="6514" w:author="PR Preview" w:date="2026-01-01T00:00:00Z">
        <w:r>
          <w:t xml:space="preserve"> </w:t>
        </w:r>
      </w:ins>
      <m:oMath>
        <m:r>
          <m:rPr>
            <m:sty m:val="p"/>
          </m:rPr>
          <m:t>(</m:t>
        </m:r>
        <m:r>
          <m:t>1</m:t>
        </m:r>
        <m:r>
          <m:rPr>
            <m:sty m:val="p"/>
          </m:rPr>
          <m:t>,</m:t>
        </m:r>
        <m:r>
          <m:t>1</m:t>
        </m:r>
        <m:r>
          <m:rPr>
            <m:sty m:val="p"/>
          </m:rPr>
          <m:t>)</m:t>
        </m:r>
      </m:oMath>
      <w:ins w:id="6515" w:author="PR Preview" w:date="2026-01-01T00:00:00Z">
        <w:r>
          <w:t xml:space="preserve"> </w:t>
        </w:r>
      </w:ins>
      <w:ins w:id="6516" w:author="PR Preview" w:date="2026-01-01T00:00:00Z">
        <w:r>
          <w:t xml:space="preserve">for</w:t>
        </w:r>
      </w:ins>
      <w:ins w:id="6517" w:author="PR Preview" w:date="2026-01-01T00:00:00Z">
        <w:r>
          <w:t xml:space="preserve"> </w:t>
        </w:r>
      </w:ins>
      <m:oMath>
        <m:r>
          <m:t>3</m:t>
        </m:r>
      </m:oMath>
      <w:ins w:id="6518" w:author="PR Preview" w:date="2026-01-01T00:00:00Z">
        <w:r>
          <w:t xml:space="preserve"> </w:t>
        </w:r>
      </w:ins>
      <w:ins w:id="6519" w:author="PR Preview" w:date="2026-01-01T00:00:00Z">
        <w:r>
          <w:t xml:space="preserve">(</w:t>
        </w:r>
      </w:ins>
      <w:hyperlink w:anchor="exm-eigenvalue">
        <w:ins w:id="6520" w:author="PR Preview" w:date="2026-01-01T00:00:00Z">
          <w:r>
            <w:rPr>
              <w:rStyle w:val="Hyperlink"/>
            </w:rPr>
            <w:t xml:space="preserve">Example 135</w:t>
          </w:r>
        </w:ins>
      </w:hyperlink>
      <w:ins w:id="6521" w:author="PR Preview" w:date="2026-01-01T00:00:00Z">
        <w:r>
          <w:t xml:space="preserve">):</w:t>
        </w:r>
      </w:ins>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del w:id="6522" w:author="PR Preview" w:date="2026-01-01T00:00:00Z">
        <w:r>
          <w:rPr>
            <w:b/>
            <w:bCs/>
          </w:rPr>
          <w:delText xml:space="preserve">Theorem 100 (The eigenvalues of an upper triangular matrix are its diagonal entries)</w:delText>
        </w:r>
      </w:del>
      <w:del w:id="6523" w:author="PR Preview" w:date="2026-01-01T00:00:00Z">
        <w:r>
          <w:delText xml:space="preserve"> </w:delText>
        </w:r>
      </w:del>
      <w:del w:id="6524" w:author="PR Preview" w:date="2026-01-01T00:00:00Z">
        <w:r>
          <w:delText xml:space="preserve">The eigenvalues (</w:delText>
        </w:r>
      </w:del>
      <w:hyperlink w:anchor="def-eigenvalue">
        <w:del w:id="6525" w:author="PR Preview" w:date="2026-01-01T00:00:00Z">
          <w:r>
            <w:rPr>
              <w:rStyle w:val="Hyperlink"/>
            </w:rPr>
            <w:delText xml:space="preserve">Definition 82</w:delText>
          </w:r>
        </w:del>
      </w:hyperlink>
      <w:del w:id="6526" w:author="PR Preview" w:date="2026-01-01T00:00:00Z">
        <w:r>
          <w:delText xml:space="preserve">) of an upper triangular</w:delText>
        </w:r>
      </w:del>
      <w:del w:id="6527" w:author="PR Preview" w:date="2026-01-01T00:00:00Z">
        <w:r>
          <w:delText xml:space="preserve"> </w:delText>
        </w:r>
      </w:del>
      <m:oMath>
        <m:r>
          <m:t>p</m:t>
        </m:r>
        <m:r>
          <m:rPr>
            <m:sty m:val="p"/>
          </m:rPr>
          <m:t>×</m:t>
        </m:r>
        <m:r>
          <m:t>p</m:t>
        </m:r>
      </m:oMath>
      <w:del w:id="6528" w:author="PR Preview" w:date="2026-01-01T00:00:00Z">
        <w:r>
          <w:delText xml:space="preserve"> </w:delText>
        </w:r>
      </w:del>
      <w:del w:id="6529" w:author="PR Preview" w:date="2026-01-01T00:00:00Z">
        <w:r>
          <w:delText xml:space="preserve">matrix</w:delText>
        </w:r>
      </w:del>
      <w:del w:id="6530" w:author="PR Preview" w:date="2026-01-01T00:00:00Z">
        <w:r>
          <w:delText xml:space="preserve"> </w:delText>
        </w:r>
      </w:del>
      <m:oMath>
        <m:r>
          <m:rPr>
            <m:sty m:val="bi"/>
          </m:rPr>
          <m:t>U</m:t>
        </m:r>
      </m:oMath>
      <w:del w:id="6531" w:author="PR Preview" w:date="2026-01-01T00:00:00Z">
        <w:r>
          <w:delText xml:space="preserve"> </w:delText>
        </w:r>
      </w:del>
      <w:del w:id="6532" w:author="PR Preview" w:date="2026-01-01T00:00:00Z">
        <w:r>
          <w:delText xml:space="preserve">(</w:delText>
        </w:r>
      </w:del>
      <w:hyperlink w:anchor="def-triangular-matrix">
        <w:del w:id="6533" w:author="PR Preview" w:date="2026-01-01T00:00:00Z">
          <w:r>
            <w:rPr>
              <w:rStyle w:val="Hyperlink"/>
            </w:rPr>
            <w:delText xml:space="preserve">Definition 95</w:delText>
          </w:r>
        </w:del>
      </w:hyperlink>
      <w:del w:id="6534" w:author="PR Preview" w:date="2026-01-01T00:00:00Z">
        <w:r>
          <w:delText xml:space="preserve">) are exactly its diagonal entries</w:delText>
        </w:r>
      </w:del>
      <w:del w:id="6535"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6536" w:author="PR Preview" w:date="2026-01-01T00:00:00Z">
        <w:r>
          <w:delText xml:space="preserve">.</w:delText>
        </w:r>
      </w:del>
    </w:p>
    <w:p>
      <w:pPr>
        <w:pStyle w:val="FirstParagraph"/>
      </w:pPr>
      <w:ins w:id="6537" w:author="PR Preview" w:date="2026-01-01T00:00:00Z">
        <w:r>
          <w:rPr>
            <w:b/>
            <w:bCs/>
          </w:rPr>
          <w:t xml:space="preserve">Theorem 101 (The eigenvalues of an upper triangular matrix are its diagonal entries)</w:t>
        </w:r>
      </w:ins>
      <w:ins w:id="6538" w:author="PR Preview" w:date="2026-01-01T00:00:00Z">
        <w:r>
          <w:t xml:space="preserve"> </w:t>
        </w:r>
      </w:ins>
      <w:ins w:id="6539" w:author="PR Preview" w:date="2026-01-01T00:00:00Z">
        <w:r>
          <w:t xml:space="preserve">The eigenvalues (</w:t>
        </w:r>
      </w:ins>
      <w:hyperlink w:anchor="def-eigenvalue">
        <w:ins w:id="6540" w:author="PR Preview" w:date="2026-01-01T00:00:00Z">
          <w:r>
            <w:rPr>
              <w:rStyle w:val="Hyperlink"/>
            </w:rPr>
            <w:t xml:space="preserve">Definition 82</w:t>
          </w:r>
        </w:ins>
      </w:hyperlink>
      <w:ins w:id="6541" w:author="PR Preview" w:date="2026-01-01T00:00:00Z">
        <w:r>
          <w:t xml:space="preserve">) of an upper triangular</w:t>
        </w:r>
      </w:ins>
      <w:ins w:id="6542" w:author="PR Preview" w:date="2026-01-01T00:00:00Z">
        <w:r>
          <w:t xml:space="preserve"> </w:t>
        </w:r>
      </w:ins>
      <m:oMath>
        <m:r>
          <m:t>p</m:t>
        </m:r>
        <m:r>
          <m:rPr>
            <m:sty m:val="p"/>
          </m:rPr>
          <m:t>×</m:t>
        </m:r>
        <m:r>
          <m:t>p</m:t>
        </m:r>
      </m:oMath>
      <w:ins w:id="6543" w:author="PR Preview" w:date="2026-01-01T00:00:00Z">
        <w:r>
          <w:t xml:space="preserve"> </w:t>
        </w:r>
      </w:ins>
      <w:ins w:id="6544" w:author="PR Preview" w:date="2026-01-01T00:00:00Z">
        <w:r>
          <w:t xml:space="preserve">matrix</w:t>
        </w:r>
      </w:ins>
      <w:ins w:id="6545" w:author="PR Preview" w:date="2026-01-01T00:00:00Z">
        <w:r>
          <w:t xml:space="preserve"> </w:t>
        </w:r>
      </w:ins>
      <m:oMath>
        <m:r>
          <m:rPr>
            <m:sty m:val="bi"/>
          </m:rPr>
          <m:t>U</m:t>
        </m:r>
      </m:oMath>
      <w:ins w:id="6546" w:author="PR Preview" w:date="2026-01-01T00:00:00Z">
        <w:r>
          <w:t xml:space="preserve"> </w:t>
        </w:r>
      </w:ins>
      <w:ins w:id="6547" w:author="PR Preview" w:date="2026-01-01T00:00:00Z">
        <w:r>
          <w:t xml:space="preserve">(</w:t>
        </w:r>
      </w:ins>
      <w:hyperlink w:anchor="def-triangular-matrix">
        <w:ins w:id="6548" w:author="PR Preview" w:date="2026-01-01T00:00:00Z">
          <w:r>
            <w:rPr>
              <w:rStyle w:val="Hyperlink"/>
            </w:rPr>
            <w:t xml:space="preserve">Definition 95</w:t>
          </w:r>
        </w:ins>
      </w:hyperlink>
      <w:ins w:id="6549" w:author="PR Preview" w:date="2026-01-01T00:00:00Z">
        <w:r>
          <w:t xml:space="preserve">) are exactly its diagonal entries</w:t>
        </w:r>
      </w:ins>
      <w:ins w:id="6550"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6551" w:author="PR Preview" w:date="2026-01-01T00:00:00Z">
        <w:r>
          <w:t xml:space="preserve">.</w:t>
        </w:r>
      </w:ins>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del w:id="6552" w:author="PR Preview" w:date="2026-01-01T00:00:00Z">
        <w:r>
          <w:rPr>
            <w:b/>
            <w:bCs/>
          </w:rPr>
          <w:delText xml:space="preserve">If</w:delText>
        </w:r>
      </w:del>
      <w:del w:id="6553" w:author="PR Preview" w:date="2026-01-01T00:00:00Z">
        <w:r>
          <w:rPr>
            <w:b/>
            <w:bCs/>
          </w:rPr>
          <w:delText xml:space="preserve"> </w:delText>
        </w:r>
      </w:del>
      <m:oMath>
        <m:r>
          <m:t>λ</m:t>
        </m:r>
      </m:oMath>
      <w:del w:id="6554" w:author="PR Preview" w:date="2026-01-01T00:00:00Z">
        <w:r>
          <w:rPr>
            <w:b/>
            <w:bCs/>
          </w:rPr>
          <w:delText xml:space="preserve"> </w:delText>
        </w:r>
      </w:del>
      <w:del w:id="6555" w:author="PR Preview" w:date="2026-01-01T00:00:00Z">
        <w:r>
          <w:rPr>
            <w:b/>
            <w:bCs/>
          </w:rPr>
          <w:delText xml:space="preserve">is not a diagonal entry,</w:delText>
        </w:r>
      </w:del>
      <w:del w:id="6556" w:author="PR Preview" w:date="2026-01-01T00:00:00Z">
        <w:r>
          <w:delText xml:space="preserve"> </w:delText>
        </w:r>
      </w:del>
      <w:del w:id="6557" w:author="PR Preview" w:date="2026-01-01T00:00:00Z">
        <w:r>
          <w:delText xml:space="preserve">every</w:delText>
        </w:r>
      </w:del>
      <w:del w:id="6558" w:author="PR Preview" w:date="2026-01-01T00:00:00Z">
        <w:r>
          <w:delText xml:space="preserve"> </w:delText>
        </w:r>
      </w:del>
      <m:oMath>
        <m:sSub>
          <m:e>
            <m:r>
              <m:t>u</m:t>
            </m:r>
          </m:e>
          <m:sub>
            <m:r>
              <m:t>i</m:t>
            </m:r>
            <m:r>
              <m:t>i</m:t>
            </m:r>
          </m:sub>
        </m:sSub>
        <m:r>
          <m:rPr>
            <m:sty m:val="p"/>
          </m:rPr>
          <m:t>−</m:t>
        </m:r>
        <m:r>
          <m:t>λ</m:t>
        </m:r>
        <m:r>
          <m:rPr>
            <m:sty m:val="p"/>
          </m:rPr>
          <m:t>≠</m:t>
        </m:r>
        <m:r>
          <m:t>0</m:t>
        </m:r>
      </m:oMath>
      <w:del w:id="6559" w:author="PR Preview" w:date="2026-01-01T00:00:00Z">
        <w:r>
          <w:delText xml:space="preserve">, so</w:delText>
        </w:r>
      </w:del>
      <w:del w:id="6560"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del w:id="6561" w:author="PR Preview" w:date="2026-01-01T00:00:00Z">
        <w:r>
          <w:delText xml:space="preserve"> </w:delText>
        </w:r>
      </w:del>
      <w:del w:id="6562" w:author="PR Preview" w:date="2026-01-01T00:00:00Z">
        <w:r>
          <w:delText xml:space="preserve">has exactly one solution,</w:delText>
        </w:r>
      </w:del>
      <w:del w:id="6563" w:author="PR Preview" w:date="2026-01-01T00:00:00Z">
        <w:r>
          <w:delText xml:space="preserve"> </w:delText>
        </w:r>
      </w:del>
      <m:oMath>
        <m:acc>
          <m:accPr>
            <m:chr m:val="̃"/>
          </m:accPr>
          <m:e>
            <m:r>
              <m:t>v</m:t>
            </m:r>
          </m:e>
        </m:acc>
        <m:r>
          <m:rPr>
            <m:sty m:val="p"/>
          </m:rPr>
          <m:t>=</m:t>
        </m:r>
        <m:acc>
          <m:accPr>
            <m:chr m:val="̃"/>
          </m:accPr>
          <m:e>
            <m:r>
              <m:t>0</m:t>
            </m:r>
          </m:e>
        </m:acc>
      </m:oMath>
      <w:del w:id="6564" w:author="PR Preview" w:date="2026-01-01T00:00:00Z">
        <w:r>
          <w:delText xml:space="preserve"> </w:delText>
        </w:r>
      </w:del>
      <w:del w:id="6565" w:author="PR Preview" w:date="2026-01-01T00:00:00Z">
        <w:r>
          <w:delText xml:space="preserve">(</w:delText>
        </w:r>
      </w:del>
      <w:hyperlink w:anchor="thm-back-substitution">
        <w:del w:id="6566" w:author="PR Preview" w:date="2026-01-01T00:00:00Z">
          <w:r>
            <w:rPr>
              <w:rStyle w:val="Hyperlink"/>
            </w:rPr>
            <w:delText xml:space="preserve">Theorem 92</w:delText>
          </w:r>
        </w:del>
      </w:hyperlink>
      <w:del w:id="6567" w:author="PR Preview" w:date="2026-01-01T00:00:00Z">
        <w:r>
          <w:delText xml:space="preserve">),</w:delText>
        </w:r>
      </w:del>
      <w:del w:id="6568" w:author="PR Preview" w:date="2026-01-01T00:00:00Z">
        <w:r>
          <w:delText xml:space="preserve"> </w:delText>
        </w:r>
      </w:del>
      <w:del w:id="6569" w:author="PR Preview" w:date="2026-01-01T00:00:00Z">
        <w:r>
          <w:delText xml:space="preserve">and</w:delText>
        </w:r>
      </w:del>
      <w:del w:id="6570" w:author="PR Preview" w:date="2026-01-01T00:00:00Z">
        <w:r>
          <w:delText xml:space="preserve"> </w:delText>
        </w:r>
      </w:del>
      <m:oMath>
        <m:r>
          <m:t>λ</m:t>
        </m:r>
      </m:oMath>
      <w:del w:id="6571" w:author="PR Preview" w:date="2026-01-01T00:00:00Z">
        <w:r>
          <w:delText xml:space="preserve"> </w:delText>
        </w:r>
      </w:del>
      <w:del w:id="6572" w:author="PR Preview" w:date="2026-01-01T00:00:00Z">
        <w:r>
          <w:delText xml:space="preserve">is not an eigenvalue (</w:delText>
        </w:r>
      </w:del>
      <w:hyperlink w:anchor="thm-eigenvalue-singular">
        <w:del w:id="6573" w:author="PR Preview" w:date="2026-01-01T00:00:00Z">
          <w:r>
            <w:rPr>
              <w:rStyle w:val="Hyperlink"/>
            </w:rPr>
            <w:delText xml:space="preserve">Theorem 98</w:delText>
          </w:r>
        </w:del>
      </w:hyperlink>
      <w:del w:id="6574" w:author="PR Preview" w:date="2026-01-01T00:00:00Z">
        <w:r>
          <w:delText xml:space="preserve">).</w:delText>
        </w:r>
      </w:del>
    </w:p>
    <w:p>
      <w:pPr>
        <w:pStyle w:val="BodyText"/>
      </w:pPr>
      <w:ins w:id="6575" w:author="PR Preview" w:date="2026-01-01T00:00:00Z">
        <w:r>
          <w:rPr>
            <w:b/>
            <w:bCs/>
          </w:rPr>
          <w:t xml:space="preserve">If</w:t>
        </w:r>
      </w:ins>
      <w:ins w:id="6576" w:author="PR Preview" w:date="2026-01-01T00:00:00Z">
        <w:r>
          <w:rPr>
            <w:b/>
            <w:bCs/>
          </w:rPr>
          <w:t xml:space="preserve"> </w:t>
        </w:r>
      </w:ins>
      <m:oMath>
        <m:r>
          <m:t>λ</m:t>
        </m:r>
      </m:oMath>
      <w:ins w:id="6577" w:author="PR Preview" w:date="2026-01-01T00:00:00Z">
        <w:r>
          <w:rPr>
            <w:b/>
            <w:bCs/>
          </w:rPr>
          <w:t xml:space="preserve"> </w:t>
        </w:r>
      </w:ins>
      <w:ins w:id="6578" w:author="PR Preview" w:date="2026-01-01T00:00:00Z">
        <w:r>
          <w:rPr>
            <w:b/>
            <w:bCs/>
          </w:rPr>
          <w:t xml:space="preserve">is not a diagonal entry,</w:t>
        </w:r>
      </w:ins>
      <w:ins w:id="6579" w:author="PR Preview" w:date="2026-01-01T00:00:00Z">
        <w:r>
          <w:t xml:space="preserve"> </w:t>
        </w:r>
      </w:ins>
      <w:ins w:id="6580" w:author="PR Preview" w:date="2026-01-01T00:00:00Z">
        <w:r>
          <w:t xml:space="preserve">every</w:t>
        </w:r>
      </w:ins>
      <w:ins w:id="6581" w:author="PR Preview" w:date="2026-01-01T00:00:00Z">
        <w:r>
          <w:t xml:space="preserve"> </w:t>
        </w:r>
      </w:ins>
      <m:oMath>
        <m:sSub>
          <m:e>
            <m:r>
              <m:t>u</m:t>
            </m:r>
          </m:e>
          <m:sub>
            <m:r>
              <m:t>i</m:t>
            </m:r>
            <m:r>
              <m:t>i</m:t>
            </m:r>
          </m:sub>
        </m:sSub>
        <m:r>
          <m:rPr>
            <m:sty m:val="p"/>
          </m:rPr>
          <m:t>−</m:t>
        </m:r>
        <m:r>
          <m:t>λ</m:t>
        </m:r>
        <m:r>
          <m:rPr>
            <m:sty m:val="p"/>
          </m:rPr>
          <m:t>≠</m:t>
        </m:r>
        <m:r>
          <m:t>0</m:t>
        </m:r>
      </m:oMath>
      <w:ins w:id="6582" w:author="PR Preview" w:date="2026-01-01T00:00:00Z">
        <w:r>
          <w:t xml:space="preserve">, so</w:t>
        </w:r>
      </w:ins>
      <w:ins w:id="6583" w:author="PR Preview" w:date="2026-01-01T00:00:00Z">
        <w:r>
          <w:t xml:space="preserve"> </w:t>
        </w:r>
      </w:ins>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ins w:id="6584" w:author="PR Preview" w:date="2026-01-01T00:00:00Z">
        <w:r>
          <w:t xml:space="preserve"> </w:t>
        </w:r>
      </w:ins>
      <w:ins w:id="6585" w:author="PR Preview" w:date="2026-01-01T00:00:00Z">
        <w:r>
          <w:t xml:space="preserve">has exactly one solution,</w:t>
        </w:r>
      </w:ins>
      <w:ins w:id="6586" w:author="PR Preview" w:date="2026-01-01T00:00:00Z">
        <w:r>
          <w:t xml:space="preserve"> </w:t>
        </w:r>
      </w:ins>
      <m:oMath>
        <m:acc>
          <m:accPr>
            <m:chr m:val="̃"/>
          </m:accPr>
          <m:e>
            <m:r>
              <m:t>v</m:t>
            </m:r>
          </m:e>
        </m:acc>
        <m:r>
          <m:rPr>
            <m:sty m:val="p"/>
          </m:rPr>
          <m:t>=</m:t>
        </m:r>
        <m:acc>
          <m:accPr>
            <m:chr m:val="̃"/>
          </m:accPr>
          <m:e>
            <m:r>
              <m:t>0</m:t>
            </m:r>
          </m:e>
        </m:acc>
      </m:oMath>
      <w:ins w:id="6587" w:author="PR Preview" w:date="2026-01-01T00:00:00Z">
        <w:r>
          <w:t xml:space="preserve"> </w:t>
        </w:r>
      </w:ins>
      <w:ins w:id="6588" w:author="PR Preview" w:date="2026-01-01T00:00:00Z">
        <w:r>
          <w:t xml:space="preserve">(</w:t>
        </w:r>
      </w:ins>
      <w:hyperlink w:anchor="thm-back-substitution">
        <w:ins w:id="6589" w:author="PR Preview" w:date="2026-01-01T00:00:00Z">
          <w:r>
            <w:rPr>
              <w:rStyle w:val="Hyperlink"/>
            </w:rPr>
            <w:t xml:space="preserve">Theorem 93</w:t>
          </w:r>
        </w:ins>
      </w:hyperlink>
      <w:ins w:id="6590" w:author="PR Preview" w:date="2026-01-01T00:00:00Z">
        <w:r>
          <w:t xml:space="preserve">),</w:t>
        </w:r>
      </w:ins>
      <w:ins w:id="6591" w:author="PR Preview" w:date="2026-01-01T00:00:00Z">
        <w:r>
          <w:t xml:space="preserve"> </w:t>
        </w:r>
      </w:ins>
      <w:ins w:id="6592" w:author="PR Preview" w:date="2026-01-01T00:00:00Z">
        <w:r>
          <w:t xml:space="preserve">and</w:t>
        </w:r>
      </w:ins>
      <w:ins w:id="6593" w:author="PR Preview" w:date="2026-01-01T00:00:00Z">
        <w:r>
          <w:t xml:space="preserve"> </w:t>
        </w:r>
      </w:ins>
      <m:oMath>
        <m:r>
          <m:t>λ</m:t>
        </m:r>
      </m:oMath>
      <w:ins w:id="6594" w:author="PR Preview" w:date="2026-01-01T00:00:00Z">
        <w:r>
          <w:t xml:space="preserve"> </w:t>
        </w:r>
      </w:ins>
      <w:ins w:id="6595" w:author="PR Preview" w:date="2026-01-01T00:00:00Z">
        <w:r>
          <w:t xml:space="preserve">is not an eigenvalue (</w:t>
        </w:r>
      </w:ins>
      <w:hyperlink w:anchor="thm-eigenvalue-singular">
        <w:ins w:id="6596" w:author="PR Preview" w:date="2026-01-01T00:00:00Z">
          <w:r>
            <w:rPr>
              <w:rStyle w:val="Hyperlink"/>
            </w:rPr>
            <w:t xml:space="preserve">Theorem 99</w:t>
          </w:r>
        </w:ins>
      </w:hyperlink>
      <w:ins w:id="6597"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del w:id="6598" w:author="PR Preview" w:date="2026-01-01T00:00:00Z">
        <w:r>
          <w:delText xml:space="preserve">for</w:delText>
        </w:r>
      </w:del>
      <w:del w:id="6599" w:author="PR Preview" w:date="2026-01-01T00:00:00Z">
        <w:r>
          <w:delText xml:space="preserve"> </w:delText>
        </w:r>
      </w:del>
      <m:oMath>
        <m:r>
          <m:t>i</m:t>
        </m:r>
        <m:r>
          <m:rPr>
            <m:sty m:val="p"/>
          </m:rPr>
          <m:t>&lt;</m:t>
        </m:r>
        <m:r>
          <m:t>k</m:t>
        </m:r>
      </m:oMath>
      <w:del w:id="6600" w:author="PR Preview" w:date="2026-01-01T00:00:00Z">
        <w:r>
          <w:delText xml:space="preserve"> </w:delText>
        </w:r>
      </w:del>
      <w:del w:id="6601" w:author="PR Preview" w:date="2026-01-01T00:00:00Z">
        <w:r>
          <w:delText xml:space="preserve">it is</w:delText>
        </w:r>
      </w:del>
      <w:del w:id="6602" w:author="PR Preview" w:date="2026-01-01T00:00:00Z">
        <w:r>
          <w:delText xml:space="preserve"> </w:delText>
        </w:r>
      </w:del>
      <m:oMath>
        <m:r>
          <m:t>0</m:t>
        </m:r>
      </m:oMath>
      <w:del w:id="6603" w:author="PR Preview" w:date="2026-01-01T00:00:00Z">
        <w:r>
          <w:delText xml:space="preserve"> </w:delText>
        </w:r>
      </w:del>
      <w:del w:id="6604" w:author="PR Preview" w:date="2026-01-01T00:00:00Z">
        <w:r>
          <w:delText xml:space="preserve">exactly when</w:delText>
        </w:r>
      </w:del>
      <w:del w:id="6605"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6606" w:author="PR Preview" w:date="2026-01-01T00:00:00Z">
        <w:r>
          <w:delText xml:space="preserve">,</w:delText>
        </w:r>
      </w:del>
      <w:del w:id="6607" w:author="PR Preview" w:date="2026-01-01T00:00:00Z">
        <w:r>
          <w:delText xml:space="preserve"> </w:delText>
        </w:r>
      </w:del>
      <w:del w:id="6608" w:author="PR Preview" w:date="2026-01-01T00:00:00Z">
        <w:r>
          <w:delText xml:space="preserve">and these equations fix</w:delText>
        </w:r>
      </w:del>
      <w:del w:id="6609"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6610" w:author="PR Preview" w:date="2026-01-01T00:00:00Z">
        <w:r>
          <w:delText xml:space="preserve"> </w:delText>
        </w:r>
      </w:del>
      <w:del w:id="6611" w:author="PR Preview" w:date="2026-01-01T00:00:00Z">
        <w:r>
          <w:delText xml:space="preserve">in turn, as in</w:delText>
        </w:r>
      </w:del>
      <w:del w:id="6612" w:author="PR Preview" w:date="2026-01-01T00:00:00Z">
        <w:r>
          <w:delText xml:space="preserve"> </w:delText>
        </w:r>
      </w:del>
      <w:hyperlink w:anchor="thm-back-substitution">
        <w:del w:id="6613" w:author="PR Preview" w:date="2026-01-01T00:00:00Z">
          <w:r>
            <w:rPr>
              <w:rStyle w:val="Hyperlink"/>
            </w:rPr>
            <w:delText xml:space="preserve">Theorem 92</w:delText>
          </w:r>
        </w:del>
      </w:hyperlink>
      <w:del w:id="6614" w:author="PR Preview" w:date="2026-01-01T00:00:00Z">
        <w:r>
          <w:delText xml:space="preserve">.</w:delText>
        </w:r>
      </w:del>
    </w:p>
    <w:p>
      <w:pPr>
        <w:pStyle w:val="Compact"/>
        <w:numPr>
          <w:ilvl w:val="0"/>
          <w:numId w:val="1097"/>
        </w:numPr>
      </w:pPr>
      <w:ins w:id="6615" w:author="PR Preview" w:date="2026-01-01T00:00:00Z">
        <w:r>
          <w:t xml:space="preserve">for</w:t>
        </w:r>
      </w:ins>
      <w:ins w:id="6616" w:author="PR Preview" w:date="2026-01-01T00:00:00Z">
        <w:r>
          <w:t xml:space="preserve"> </w:t>
        </w:r>
      </w:ins>
      <m:oMath>
        <m:r>
          <m:t>i</m:t>
        </m:r>
        <m:r>
          <m:rPr>
            <m:sty m:val="p"/>
          </m:rPr>
          <m:t>&lt;</m:t>
        </m:r>
        <m:r>
          <m:t>k</m:t>
        </m:r>
      </m:oMath>
      <w:ins w:id="6617" w:author="PR Preview" w:date="2026-01-01T00:00:00Z">
        <w:r>
          <w:t xml:space="preserve"> </w:t>
        </w:r>
      </w:ins>
      <w:ins w:id="6618" w:author="PR Preview" w:date="2026-01-01T00:00:00Z">
        <w:r>
          <w:t xml:space="preserve">it is</w:t>
        </w:r>
      </w:ins>
      <w:ins w:id="6619" w:author="PR Preview" w:date="2026-01-01T00:00:00Z">
        <w:r>
          <w:t xml:space="preserve"> </w:t>
        </w:r>
      </w:ins>
      <m:oMath>
        <m:r>
          <m:t>0</m:t>
        </m:r>
      </m:oMath>
      <w:ins w:id="6620" w:author="PR Preview" w:date="2026-01-01T00:00:00Z">
        <w:r>
          <w:t xml:space="preserve"> </w:t>
        </w:r>
      </w:ins>
      <w:ins w:id="6621" w:author="PR Preview" w:date="2026-01-01T00:00:00Z">
        <w:r>
          <w:t xml:space="preserve">exactly when</w:t>
        </w:r>
      </w:ins>
      <w:ins w:id="6622"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6623" w:author="PR Preview" w:date="2026-01-01T00:00:00Z">
        <w:r>
          <w:t xml:space="preserve">,</w:t>
        </w:r>
      </w:ins>
      <w:ins w:id="6624" w:author="PR Preview" w:date="2026-01-01T00:00:00Z">
        <w:r>
          <w:t xml:space="preserve"> </w:t>
        </w:r>
      </w:ins>
      <w:ins w:id="6625" w:author="PR Preview" w:date="2026-01-01T00:00:00Z">
        <w:r>
          <w:t xml:space="preserve">and these equations fix</w:t>
        </w:r>
      </w:ins>
      <w:ins w:id="6626"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6627" w:author="PR Preview" w:date="2026-01-01T00:00:00Z">
        <w:r>
          <w:t xml:space="preserve"> </w:t>
        </w:r>
      </w:ins>
      <w:ins w:id="6628" w:author="PR Preview" w:date="2026-01-01T00:00:00Z">
        <w:r>
          <w:t xml:space="preserve">in turn, as in</w:t>
        </w:r>
      </w:ins>
      <w:ins w:id="6629" w:author="PR Preview" w:date="2026-01-01T00:00:00Z">
        <w:r>
          <w:t xml:space="preserve"> </w:t>
        </w:r>
      </w:ins>
      <w:hyperlink w:anchor="thm-back-substitution">
        <w:ins w:id="6630" w:author="PR Preview" w:date="2026-01-01T00:00:00Z">
          <w:r>
            <w:rPr>
              <w:rStyle w:val="Hyperlink"/>
            </w:rPr>
            <w:t xml:space="preserve">Theorem 93</w:t>
          </w:r>
        </w:ins>
      </w:hyperlink>
      <w:ins w:id="6631" w:author="PR Preview" w:date="2026-01-01T00:00:00Z">
        <w:r>
          <w:t xml:space="preserve">.</w:t>
        </w:r>
      </w:ins>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del w:id="6632" w:author="PR Preview" w:date="2026-01-01T00:00:00Z">
        <w:r>
          <w:rPr>
            <w:b/>
            <w:bCs/>
          </w:rPr>
          <w:delText xml:space="preserve">Example 184 (Eigenvalues read off the diagonal)</w:delText>
        </w:r>
      </w:del>
      <w:del w:id="663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6634" w:author="PR Preview" w:date="2026-01-01T00:00:00Z">
        <w:r>
          <w:delText xml:space="preserve"> </w:delText>
        </w:r>
      </w:del>
      <w:del w:id="6635" w:author="PR Preview" w:date="2026-01-01T00:00:00Z">
        <w:r>
          <w:delText xml:space="preserve">of</w:delText>
        </w:r>
      </w:del>
      <w:del w:id="6636" w:author="PR Preview" w:date="2026-01-01T00:00:00Z">
        <w:r>
          <w:delText xml:space="preserve"> </w:delText>
        </w:r>
      </w:del>
      <w:hyperlink w:anchor="exm-triangular-matrix">
        <w:del w:id="6637" w:author="PR Preview" w:date="2026-01-01T00:00:00Z">
          <w:r>
            <w:rPr>
              <w:rStyle w:val="Hyperlink"/>
            </w:rPr>
            <w:delText xml:space="preserve">Example 169</w:delText>
          </w:r>
        </w:del>
      </w:hyperlink>
      <w:del w:id="6638" w:author="PR Preview" w:date="2026-01-01T00:00:00Z">
        <w:r>
          <w:delText xml:space="preserve"> </w:delText>
        </w:r>
      </w:del>
      <w:del w:id="6639" w:author="PR Preview" w:date="2026-01-01T00:00:00Z">
        <w:r>
          <w:delText xml:space="preserve">has eigenvalues</w:delText>
        </w:r>
      </w:del>
      <w:del w:id="6640" w:author="PR Preview" w:date="2026-01-01T00:00:00Z">
        <w:r>
          <w:delText xml:space="preserve"> </w:delText>
        </w:r>
      </w:del>
      <m:oMath>
        <m:r>
          <m:t>2</m:t>
        </m:r>
      </m:oMath>
      <w:del w:id="6641" w:author="PR Preview" w:date="2026-01-01T00:00:00Z">
        <w:r>
          <w:delText xml:space="preserve">,</w:delText>
        </w:r>
      </w:del>
      <w:del w:id="6642" w:author="PR Preview" w:date="2026-01-01T00:00:00Z">
        <w:r>
          <w:delText xml:space="preserve"> </w:delText>
        </w:r>
      </w:del>
      <m:oMath>
        <m:f>
          <m:fPr>
            <m:type m:val="lin"/>
          </m:fPr>
          <m:num>
            <m:r>
              <m:t>1</m:t>
            </m:r>
          </m:num>
          <m:den>
            <m:r>
              <m:t>2</m:t>
            </m:r>
          </m:den>
        </m:f>
      </m:oMath>
      <w:del w:id="6643" w:author="PR Preview" w:date="2026-01-01T00:00:00Z">
        <w:r>
          <w:delText xml:space="preserve"> </w:delText>
        </w:r>
      </w:del>
      <w:del w:id="6644" w:author="PR Preview" w:date="2026-01-01T00:00:00Z">
        <w:r>
          <w:delText xml:space="preserve">and</w:delText>
        </w:r>
      </w:del>
      <w:del w:id="6645" w:author="PR Preview" w:date="2026-01-01T00:00:00Z">
        <w:r>
          <w:delText xml:space="preserve"> </w:delText>
        </w:r>
      </w:del>
      <m:oMath>
        <m:r>
          <m:rPr>
            <m:sty m:val="p"/>
          </m:rPr>
          <m:t>−</m:t>
        </m:r>
        <m:r>
          <m:t>1</m:t>
        </m:r>
      </m:oMath>
      <w:del w:id="6646" w:author="PR Preview" w:date="2026-01-01T00:00:00Z">
        <w:r>
          <w:delText xml:space="preserve">.</w:delText>
        </w:r>
      </w:del>
      <w:del w:id="6647" w:author="PR Preview" w:date="2026-01-01T00:00:00Z">
        <w:r>
          <w:delText xml:space="preserve"> </w:delText>
        </w:r>
      </w:del>
      <w:del w:id="6648" w:author="PR Preview" w:date="2026-01-01T00:00:00Z">
        <w:r>
          <w:delText xml:space="preserve">For</w:delText>
        </w:r>
      </w:del>
      <w:del w:id="6649" w:author="PR Preview" w:date="2026-01-01T00:00:00Z">
        <w:r>
          <w:delText xml:space="preserve"> </w:delText>
        </w:r>
      </w:del>
      <m:oMath>
        <m:r>
          <m:t>λ</m:t>
        </m:r>
        <m:r>
          <m:rPr>
            <m:sty m:val="p"/>
          </m:rPr>
          <m:t>=</m:t>
        </m:r>
        <m:f>
          <m:fPr>
            <m:type m:val="lin"/>
          </m:fPr>
          <m:num>
            <m:r>
              <m:t>1</m:t>
            </m:r>
          </m:num>
          <m:den>
            <m:r>
              <m:t>2</m:t>
            </m:r>
          </m:den>
        </m:f>
      </m:oMath>
      <w:del w:id="6650" w:author="PR Preview" w:date="2026-01-01T00:00:00Z">
        <w:r>
          <w:delText xml:space="preserve"> </w:delText>
        </w:r>
      </w:del>
      <w:del w:id="6651" w:author="PR Preview" w:date="2026-01-01T00:00:00Z">
        <w:r>
          <w:delText xml:space="preserve">(so</w:delText>
        </w:r>
      </w:del>
      <w:del w:id="6652" w:author="PR Preview" w:date="2026-01-01T00:00:00Z">
        <w:r>
          <w:delText xml:space="preserve"> </w:delText>
        </w:r>
      </w:del>
      <m:oMath>
        <m:r>
          <m:t>k</m:t>
        </m:r>
        <m:r>
          <m:rPr>
            <m:sty m:val="p"/>
          </m:rPr>
          <m:t>=</m:t>
        </m:r>
        <m:r>
          <m:t>2</m:t>
        </m:r>
      </m:oMath>
      <w:del w:id="6653" w:author="PR Preview" w:date="2026-01-01T00:00:00Z">
        <w:r>
          <w:delText xml:space="preserve">), take</w:delText>
        </w:r>
      </w:del>
      <w:del w:id="6654" w:author="PR Preview" w:date="2026-01-01T00:00:00Z">
        <w:r>
          <w:delText xml:space="preserve"> </w:delText>
        </w:r>
      </w:del>
      <m:oMath>
        <m:sSub>
          <m:e>
            <m:r>
              <m:t>v</m:t>
            </m:r>
          </m:e>
          <m:sub>
            <m:r>
              <m:t>2</m:t>
            </m:r>
          </m:sub>
        </m:sSub>
        <m:r>
          <m:rPr>
            <m:sty m:val="p"/>
          </m:rPr>
          <m:t>=</m:t>
        </m:r>
        <m:r>
          <m:t>1</m:t>
        </m:r>
      </m:oMath>
      <w:del w:id="6655" w:author="PR Preview" w:date="2026-01-01T00:00:00Z">
        <w:r>
          <w:delText xml:space="preserve">,</w:delText>
        </w:r>
      </w:del>
      <w:del w:id="6656" w:author="PR Preview" w:date="2026-01-01T00:00:00Z">
        <w:r>
          <w:delText xml:space="preserve"> </w:delText>
        </w:r>
      </w:del>
      <m:oMath>
        <m:sSub>
          <m:e>
            <m:r>
              <m:t>v</m:t>
            </m:r>
          </m:e>
          <m:sub>
            <m:r>
              <m:t>3</m:t>
            </m:r>
          </m:sub>
        </m:sSub>
        <m:r>
          <m:rPr>
            <m:sty m:val="p"/>
          </m:rPr>
          <m:t>=</m:t>
        </m:r>
        <m:r>
          <m:t>0</m:t>
        </m:r>
      </m:oMath>
      <w:del w:id="6657" w:author="PR Preview" w:date="2026-01-01T00:00:00Z">
        <w:r>
          <w:delText xml:space="preserve">;</w:delText>
        </w:r>
      </w:del>
      <w:del w:id="6658" w:author="PR Preview" w:date="2026-01-01T00:00:00Z">
        <w:r>
          <w:delText xml:space="preserve"> </w:delText>
        </w:r>
      </w:del>
      <w:del w:id="6659" w:author="PR Preview" w:date="2026-01-01T00:00:00Z">
        <w:r>
          <w:delText xml:space="preserve">row 1 of</w:delText>
        </w:r>
      </w:del>
      <w:del w:id="6660"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del w:id="6661" w:author="PR Preview" w:date="2026-01-01T00:00:00Z">
        <w:r>
          <w:delText xml:space="preserve"> </w:delText>
        </w:r>
      </w:del>
      <w:del w:id="6662" w:author="PR Preview" w:date="2026-01-01T00:00:00Z">
        <w:r>
          <w:delText xml:space="preserve">is</w:delText>
        </w:r>
      </w:del>
      <w:del w:id="6663"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6664" w:author="PR Preview" w:date="2026-01-01T00:00:00Z">
        <w:r>
          <w:delText xml:space="preserve">, so</w:delText>
        </w:r>
      </w:del>
      <w:del w:id="6665"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6666" w:author="PR Preview" w:date="2026-01-01T00:00:00Z">
        <w:r>
          <w:delText xml:space="preserve">.</w:delText>
        </w:r>
      </w:del>
      <w:del w:id="6667" w:author="PR Preview" w:date="2026-01-01T00:00:00Z">
        <w:r>
          <w:delText xml:space="preserve"> </w:delText>
        </w:r>
      </w:del>
      <w:del w:id="6668" w:author="PR Preview" w:date="2026-01-01T00:00:00Z">
        <w:r>
          <w:delText xml:space="preserve">Check:</w:delText>
        </w:r>
      </w:del>
      <w:del w:id="6669" w:author="PR Preview" w:date="2026-01-01T00:00:00Z">
        <w:r>
          <w:delText xml:space="preserve"> </w:delText>
        </w:r>
      </w:del>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del w:id="6670" w:author="PR Preview" w:date="2026-01-01T00:00:00Z">
        <w:r>
          <w:delText xml:space="preserve">.</w:delText>
        </w:r>
      </w:del>
      <w:del w:id="6671" w:author="PR Preview" w:date="2026-01-01T00:00:00Z">
        <w:r>
          <w:delText xml:space="preserve"> </w:delText>
        </w:r>
      </w:del>
      <w:del w:id="6672" w:author="PR Preview" w:date="2026-01-01T00:00:00Z">
        <w:r>
          <w:delText xml:space="preserve">The matrix</w:delText>
        </w:r>
      </w:del>
      <w:del w:id="6673" w:author="PR Preview" w:date="2026-01-01T00:00:00Z">
        <w:r>
          <w:delText xml:space="preserve"> </w:delText>
        </w:r>
      </w:del>
      <m:oMath>
        <m:r>
          <m:rPr>
            <m:sty m:val="bi"/>
          </m:rPr>
          <m:t>J</m:t>
        </m:r>
      </m:oMath>
      <w:del w:id="6674" w:author="PR Preview" w:date="2026-01-01T00:00:00Z">
        <w:r>
          <w:delText xml:space="preserve"> </w:delText>
        </w:r>
      </w:del>
      <w:del w:id="6675" w:author="PR Preview" w:date="2026-01-01T00:00:00Z">
        <w:r>
          <w:delText xml:space="preserve">of</w:delText>
        </w:r>
      </w:del>
      <w:del w:id="6676" w:author="PR Preview" w:date="2026-01-01T00:00:00Z">
        <w:r>
          <w:delText xml:space="preserve"> </w:delText>
        </w:r>
      </w:del>
      <w:hyperlink w:anchor="exm-eigenspace">
        <w:del w:id="6677" w:author="PR Preview" w:date="2026-01-01T00:00:00Z">
          <w:r>
            <w:rPr>
              <w:rStyle w:val="Hyperlink"/>
            </w:rPr>
            <w:delText xml:space="preserve">Example 180</w:delText>
          </w:r>
        </w:del>
      </w:hyperlink>
      <w:del w:id="6678" w:author="PR Preview" w:date="2026-01-01T00:00:00Z">
        <w:r>
          <w:delText xml:space="preserve"> </w:delText>
        </w:r>
      </w:del>
      <w:del w:id="6679" w:author="PR Preview" w:date="2026-01-01T00:00:00Z">
        <w:r>
          <w:delText xml:space="preserve">is upper triangular with both diagonal entries</w:delText>
        </w:r>
      </w:del>
      <w:del w:id="6680" w:author="PR Preview" w:date="2026-01-01T00:00:00Z">
        <w:r>
          <w:delText xml:space="preserve"> </w:delText>
        </w:r>
      </w:del>
      <m:oMath>
        <m:r>
          <m:t>0</m:t>
        </m:r>
      </m:oMath>
      <w:del w:id="6681" w:author="PR Preview" w:date="2026-01-01T00:00:00Z">
        <w:r>
          <w:delText xml:space="preserve">,</w:delText>
        </w:r>
      </w:del>
      <w:del w:id="6682" w:author="PR Preview" w:date="2026-01-01T00:00:00Z">
        <w:r>
          <w:delText xml:space="preserve"> </w:delText>
        </w:r>
      </w:del>
      <w:del w:id="6683" w:author="PR Preview" w:date="2026-01-01T00:00:00Z">
        <w:r>
          <w:delText xml:space="preserve">and</w:delText>
        </w:r>
      </w:del>
      <w:del w:id="6684" w:author="PR Preview" w:date="2026-01-01T00:00:00Z">
        <w:r>
          <w:delText xml:space="preserve"> </w:delText>
        </w:r>
      </w:del>
      <m:oMath>
        <m:r>
          <m:t>0</m:t>
        </m:r>
      </m:oMath>
      <w:del w:id="6685" w:author="PR Preview" w:date="2026-01-01T00:00:00Z">
        <w:r>
          <w:delText xml:space="preserve"> </w:delText>
        </w:r>
      </w:del>
      <w:del w:id="6686" w:author="PR Preview" w:date="2026-01-01T00:00:00Z">
        <w:r>
          <w:delText xml:space="preserve">is its only eigenvalue.</w:delText>
        </w:r>
      </w:del>
    </w:p>
    <w:p>
      <w:pPr>
        <w:pStyle w:val="BodyText"/>
      </w:pPr>
      <w:del w:id="6687" w:author="PR Preview" w:date="2026-01-01T00:00:00Z">
        <w:r>
          <w:rPr>
            <w:b/>
            <w:bCs/>
          </w:rPr>
          <w:delText xml:space="preserve">Theorem 101 (Eigenvalues of idempotent and orthogonal matrices)</w:delText>
        </w:r>
      </w:del>
      <w:del w:id="6688" w:author="PR Preview" w:date="2026-01-01T00:00:00Z">
        <w:r>
          <w:delText xml:space="preserve"> </w:delText>
        </w:r>
      </w:del>
      <w:del w:id="6689" w:author="PR Preview" w:date="2026-01-01T00:00:00Z">
        <w:r>
          <w:delText xml:space="preserve"> </w:delText>
        </w:r>
      </w:del>
    </w:p>
    <w:p>
      <w:pPr>
        <w:pStyle w:val="BodyText"/>
      </w:pPr>
      <w:ins w:id="6690" w:author="PR Preview" w:date="2026-01-01T00:00:00Z">
        <w:r>
          <w:rPr>
            <w:b/>
            <w:bCs/>
          </w:rPr>
          <w:t xml:space="preserve">Example 185 (Eigenvalues read off the diagonal)</w:t>
        </w:r>
      </w:ins>
      <w:ins w:id="669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6692" w:author="PR Preview" w:date="2026-01-01T00:00:00Z">
        <w:r>
          <w:t xml:space="preserve"> </w:t>
        </w:r>
      </w:ins>
      <w:ins w:id="6693" w:author="PR Preview" w:date="2026-01-01T00:00:00Z">
        <w:r>
          <w:t xml:space="preserve">of</w:t>
        </w:r>
      </w:ins>
      <w:ins w:id="6694" w:author="PR Preview" w:date="2026-01-01T00:00:00Z">
        <w:r>
          <w:t xml:space="preserve"> </w:t>
        </w:r>
      </w:ins>
      <w:hyperlink w:anchor="exm-triangular-matrix">
        <w:ins w:id="6695" w:author="PR Preview" w:date="2026-01-01T00:00:00Z">
          <w:r>
            <w:rPr>
              <w:rStyle w:val="Hyperlink"/>
            </w:rPr>
            <w:t xml:space="preserve">Example 170</w:t>
          </w:r>
        </w:ins>
      </w:hyperlink>
      <w:ins w:id="6696" w:author="PR Preview" w:date="2026-01-01T00:00:00Z">
        <w:r>
          <w:t xml:space="preserve"> </w:t>
        </w:r>
      </w:ins>
      <w:ins w:id="6697" w:author="PR Preview" w:date="2026-01-01T00:00:00Z">
        <w:r>
          <w:t xml:space="preserve">has eigenvalues</w:t>
        </w:r>
      </w:ins>
      <w:ins w:id="6698" w:author="PR Preview" w:date="2026-01-01T00:00:00Z">
        <w:r>
          <w:t xml:space="preserve"> </w:t>
        </w:r>
      </w:ins>
      <m:oMath>
        <m:r>
          <m:t>2</m:t>
        </m:r>
      </m:oMath>
      <w:ins w:id="6699" w:author="PR Preview" w:date="2026-01-01T00:00:00Z">
        <w:r>
          <w:t xml:space="preserve">,</w:t>
        </w:r>
      </w:ins>
      <w:ins w:id="6700" w:author="PR Preview" w:date="2026-01-01T00:00:00Z">
        <w:r>
          <w:t xml:space="preserve"> </w:t>
        </w:r>
      </w:ins>
      <m:oMath>
        <m:f>
          <m:fPr>
            <m:type m:val="lin"/>
          </m:fPr>
          <m:num>
            <m:r>
              <m:t>1</m:t>
            </m:r>
          </m:num>
          <m:den>
            <m:r>
              <m:t>2</m:t>
            </m:r>
          </m:den>
        </m:f>
      </m:oMath>
      <w:ins w:id="6701" w:author="PR Preview" w:date="2026-01-01T00:00:00Z">
        <w:r>
          <w:t xml:space="preserve"> </w:t>
        </w:r>
      </w:ins>
      <w:ins w:id="6702" w:author="PR Preview" w:date="2026-01-01T00:00:00Z">
        <w:r>
          <w:t xml:space="preserve">and</w:t>
        </w:r>
      </w:ins>
      <w:ins w:id="6703" w:author="PR Preview" w:date="2026-01-01T00:00:00Z">
        <w:r>
          <w:t xml:space="preserve"> </w:t>
        </w:r>
      </w:ins>
      <m:oMath>
        <m:r>
          <m:rPr>
            <m:sty m:val="p"/>
          </m:rPr>
          <m:t>−</m:t>
        </m:r>
        <m:r>
          <m:t>1</m:t>
        </m:r>
      </m:oMath>
      <w:ins w:id="6704" w:author="PR Preview" w:date="2026-01-01T00:00:00Z">
        <w:r>
          <w:t xml:space="preserve">.</w:t>
        </w:r>
      </w:ins>
      <w:ins w:id="6705" w:author="PR Preview" w:date="2026-01-01T00:00:00Z">
        <w:r>
          <w:t xml:space="preserve"> </w:t>
        </w:r>
      </w:ins>
      <w:ins w:id="6706" w:author="PR Preview" w:date="2026-01-01T00:00:00Z">
        <w:r>
          <w:t xml:space="preserve">For</w:t>
        </w:r>
      </w:ins>
      <w:ins w:id="6707" w:author="PR Preview" w:date="2026-01-01T00:00:00Z">
        <w:r>
          <w:t xml:space="preserve"> </w:t>
        </w:r>
      </w:ins>
      <m:oMath>
        <m:r>
          <m:t>λ</m:t>
        </m:r>
        <m:r>
          <m:rPr>
            <m:sty m:val="p"/>
          </m:rPr>
          <m:t>=</m:t>
        </m:r>
        <m:f>
          <m:fPr>
            <m:type m:val="lin"/>
          </m:fPr>
          <m:num>
            <m:r>
              <m:t>1</m:t>
            </m:r>
          </m:num>
          <m:den>
            <m:r>
              <m:t>2</m:t>
            </m:r>
          </m:den>
        </m:f>
      </m:oMath>
      <w:ins w:id="6708" w:author="PR Preview" w:date="2026-01-01T00:00:00Z">
        <w:r>
          <w:t xml:space="preserve"> </w:t>
        </w:r>
      </w:ins>
      <w:ins w:id="6709" w:author="PR Preview" w:date="2026-01-01T00:00:00Z">
        <w:r>
          <w:t xml:space="preserve">(so</w:t>
        </w:r>
      </w:ins>
      <w:ins w:id="6710" w:author="PR Preview" w:date="2026-01-01T00:00:00Z">
        <w:r>
          <w:t xml:space="preserve"> </w:t>
        </w:r>
      </w:ins>
      <m:oMath>
        <m:r>
          <m:t>k</m:t>
        </m:r>
        <m:r>
          <m:rPr>
            <m:sty m:val="p"/>
          </m:rPr>
          <m:t>=</m:t>
        </m:r>
        <m:r>
          <m:t>2</m:t>
        </m:r>
      </m:oMath>
      <w:ins w:id="6711" w:author="PR Preview" w:date="2026-01-01T00:00:00Z">
        <w:r>
          <w:t xml:space="preserve">), take</w:t>
        </w:r>
      </w:ins>
      <w:ins w:id="6712" w:author="PR Preview" w:date="2026-01-01T00:00:00Z">
        <w:r>
          <w:t xml:space="preserve"> </w:t>
        </w:r>
      </w:ins>
      <m:oMath>
        <m:sSub>
          <m:e>
            <m:r>
              <m:t>v</m:t>
            </m:r>
          </m:e>
          <m:sub>
            <m:r>
              <m:t>2</m:t>
            </m:r>
          </m:sub>
        </m:sSub>
        <m:r>
          <m:rPr>
            <m:sty m:val="p"/>
          </m:rPr>
          <m:t>=</m:t>
        </m:r>
        <m:r>
          <m:t>1</m:t>
        </m:r>
      </m:oMath>
      <w:ins w:id="6713" w:author="PR Preview" w:date="2026-01-01T00:00:00Z">
        <w:r>
          <w:t xml:space="preserve">,</w:t>
        </w:r>
      </w:ins>
      <w:ins w:id="6714" w:author="PR Preview" w:date="2026-01-01T00:00:00Z">
        <w:r>
          <w:t xml:space="preserve"> </w:t>
        </w:r>
      </w:ins>
      <m:oMath>
        <m:sSub>
          <m:e>
            <m:r>
              <m:t>v</m:t>
            </m:r>
          </m:e>
          <m:sub>
            <m:r>
              <m:t>3</m:t>
            </m:r>
          </m:sub>
        </m:sSub>
        <m:r>
          <m:rPr>
            <m:sty m:val="p"/>
          </m:rPr>
          <m:t>=</m:t>
        </m:r>
        <m:r>
          <m:t>0</m:t>
        </m:r>
      </m:oMath>
      <w:ins w:id="6715" w:author="PR Preview" w:date="2026-01-01T00:00:00Z">
        <w:r>
          <w:t xml:space="preserve">;</w:t>
        </w:r>
      </w:ins>
      <w:ins w:id="6716" w:author="PR Preview" w:date="2026-01-01T00:00:00Z">
        <w:r>
          <w:t xml:space="preserve"> </w:t>
        </w:r>
      </w:ins>
      <w:ins w:id="6717" w:author="PR Preview" w:date="2026-01-01T00:00:00Z">
        <w:r>
          <w:t xml:space="preserve">row 1 of</w:t>
        </w:r>
      </w:ins>
      <w:ins w:id="6718" w:author="PR Preview" w:date="2026-01-01T00:00:00Z">
        <w:r>
          <w:t xml:space="preserve"> </w:t>
        </w:r>
      </w:ins>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ins w:id="6719" w:author="PR Preview" w:date="2026-01-01T00:00:00Z">
        <w:r>
          <w:t xml:space="preserve"> </w:t>
        </w:r>
      </w:ins>
      <w:ins w:id="6720" w:author="PR Preview" w:date="2026-01-01T00:00:00Z">
        <w:r>
          <w:t xml:space="preserve">is</w:t>
        </w:r>
      </w:ins>
      <w:ins w:id="6721"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6722" w:author="PR Preview" w:date="2026-01-01T00:00:00Z">
        <w:r>
          <w:t xml:space="preserve">, so</w:t>
        </w:r>
      </w:ins>
      <w:ins w:id="6723"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6724" w:author="PR Preview" w:date="2026-01-01T00:00:00Z">
        <w:r>
          <w:t xml:space="preserve">.</w:t>
        </w:r>
      </w:ins>
      <w:ins w:id="6725" w:author="PR Preview" w:date="2026-01-01T00:00:00Z">
        <w:r>
          <w:t xml:space="preserve"> </w:t>
        </w:r>
      </w:ins>
      <w:ins w:id="6726" w:author="PR Preview" w:date="2026-01-01T00:00:00Z">
        <w:r>
          <w:t xml:space="preserve">Check:</w:t>
        </w:r>
      </w:ins>
      <w:ins w:id="6727" w:author="PR Preview" w:date="2026-01-01T00:00:00Z">
        <w:r>
          <w:t xml:space="preserve"> </w:t>
        </w:r>
      </w:ins>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ins w:id="6728" w:author="PR Preview" w:date="2026-01-01T00:00:00Z">
        <w:r>
          <w:t xml:space="preserve">.</w:t>
        </w:r>
      </w:ins>
      <w:ins w:id="6729" w:author="PR Preview" w:date="2026-01-01T00:00:00Z">
        <w:r>
          <w:t xml:space="preserve"> </w:t>
        </w:r>
      </w:ins>
      <w:ins w:id="6730" w:author="PR Preview" w:date="2026-01-01T00:00:00Z">
        <w:r>
          <w:t xml:space="preserve">The matrix</w:t>
        </w:r>
      </w:ins>
      <w:ins w:id="6731" w:author="PR Preview" w:date="2026-01-01T00:00:00Z">
        <w:r>
          <w:t xml:space="preserve"> </w:t>
        </w:r>
      </w:ins>
      <m:oMath>
        <m:r>
          <m:rPr>
            <m:sty m:val="bi"/>
          </m:rPr>
          <m:t>J</m:t>
        </m:r>
      </m:oMath>
      <w:ins w:id="6732" w:author="PR Preview" w:date="2026-01-01T00:00:00Z">
        <w:r>
          <w:t xml:space="preserve"> </w:t>
        </w:r>
      </w:ins>
      <w:ins w:id="6733" w:author="PR Preview" w:date="2026-01-01T00:00:00Z">
        <w:r>
          <w:t xml:space="preserve">of</w:t>
        </w:r>
      </w:ins>
      <w:ins w:id="6734" w:author="PR Preview" w:date="2026-01-01T00:00:00Z">
        <w:r>
          <w:t xml:space="preserve"> </w:t>
        </w:r>
      </w:ins>
      <w:hyperlink w:anchor="exm-eigenspace">
        <w:ins w:id="6735" w:author="PR Preview" w:date="2026-01-01T00:00:00Z">
          <w:r>
            <w:rPr>
              <w:rStyle w:val="Hyperlink"/>
            </w:rPr>
            <w:t xml:space="preserve">Example 181</w:t>
          </w:r>
        </w:ins>
      </w:hyperlink>
      <w:ins w:id="6736" w:author="PR Preview" w:date="2026-01-01T00:00:00Z">
        <w:r>
          <w:t xml:space="preserve"> </w:t>
        </w:r>
      </w:ins>
      <w:ins w:id="6737" w:author="PR Preview" w:date="2026-01-01T00:00:00Z">
        <w:r>
          <w:t xml:space="preserve">is upper triangular with both diagonal entries</w:t>
        </w:r>
      </w:ins>
      <w:ins w:id="6738" w:author="PR Preview" w:date="2026-01-01T00:00:00Z">
        <w:r>
          <w:t xml:space="preserve"> </w:t>
        </w:r>
      </w:ins>
      <m:oMath>
        <m:r>
          <m:t>0</m:t>
        </m:r>
      </m:oMath>
      <w:ins w:id="6739" w:author="PR Preview" w:date="2026-01-01T00:00:00Z">
        <w:r>
          <w:t xml:space="preserve">,</w:t>
        </w:r>
      </w:ins>
      <w:ins w:id="6740" w:author="PR Preview" w:date="2026-01-01T00:00:00Z">
        <w:r>
          <w:t xml:space="preserve"> </w:t>
        </w:r>
      </w:ins>
      <w:ins w:id="6741" w:author="PR Preview" w:date="2026-01-01T00:00:00Z">
        <w:r>
          <w:t xml:space="preserve">and</w:t>
        </w:r>
      </w:ins>
      <w:ins w:id="6742" w:author="PR Preview" w:date="2026-01-01T00:00:00Z">
        <w:r>
          <w:t xml:space="preserve"> </w:t>
        </w:r>
      </w:ins>
      <m:oMath>
        <m:r>
          <m:t>0</m:t>
        </m:r>
      </m:oMath>
      <w:ins w:id="6743" w:author="PR Preview" w:date="2026-01-01T00:00:00Z">
        <w:r>
          <w:t xml:space="preserve"> </w:t>
        </w:r>
      </w:ins>
      <w:ins w:id="6744" w:author="PR Preview" w:date="2026-01-01T00:00:00Z">
        <w:r>
          <w:t xml:space="preserve">is its only eigenvalue.</w:t>
        </w:r>
      </w:ins>
    </w:p>
    <w:bookmarkEnd w:id="568"/>
    <w:bookmarkStart w:id="569" w:name="thm-eigen-idempotent-orthogonal"/>
    <w:p>
      <w:pPr>
        <w:pStyle w:val="BodyText"/>
      </w:pPr>
      <w:ins w:id="6745" w:author="PR Preview" w:date="2026-01-01T00:00:00Z">
        <w:r>
          <w:rPr>
            <w:b/>
            <w:bCs/>
          </w:rPr>
          <w:t xml:space="preserve">Theorem 102 (Eigenvalues of idempotent and orthogonal matrices)</w:t>
        </w:r>
      </w:ins>
      <w:ins w:id="6746" w:author="PR Preview" w:date="2026-01-01T00:00:00Z">
        <w:r>
          <w:t xml:space="preserve"> </w:t>
        </w:r>
      </w:ins>
      <w:ins w:id="6747" w:author="PR Preview" w:date="2026-01-01T00:00:00Z">
        <w:r>
          <w:t xml:space="preserve"> </w:t>
        </w:r>
      </w:ins>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del w:id="6748" w:author="PR Preview" w:date="2026-01-01T00:00:00Z">
        <w:r>
          <w:rPr>
            <w:b/>
            <w:bCs/>
          </w:rPr>
          <w:delText xml:space="preserve">Example 185 (Projections and reflections)</w:delText>
        </w:r>
      </w:del>
      <w:del w:id="6749" w:author="PR Preview" w:date="2026-01-01T00:00:00Z">
        <w:r>
          <w:delText xml:space="preserve"> </w:delText>
        </w:r>
      </w:del>
      <w:del w:id="6750" w:author="PR Preview" w:date="2026-01-01T00:00:00Z">
        <w:r>
          <w:delText xml:space="preserve"> </w:delText>
        </w:r>
      </w:del>
    </w:p>
    <w:p>
      <w:pPr>
        <w:pStyle w:val="Compact"/>
        <w:numPr>
          <w:ilvl w:val="0"/>
          <w:numId w:val="1099"/>
        </w:numPr>
      </w:pPr>
      <w:del w:id="6751" w:author="PR Preview" w:date="2026-01-01T00:00:00Z">
        <w:r>
          <w:delText xml:space="preserve">The idempotent matrix</w:delText>
        </w:r>
      </w:del>
      <w:del w:id="675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6753" w:author="PR Preview" w:date="2026-01-01T00:00:00Z">
        <w:r>
          <w:delText xml:space="preserve"> </w:delText>
        </w:r>
      </w:del>
      <w:del w:id="6754" w:author="PR Preview" w:date="2026-01-01T00:00:00Z">
        <w:r>
          <w:delText xml:space="preserve">of</w:delText>
        </w:r>
      </w:del>
      <w:del w:id="6755" w:author="PR Preview" w:date="2026-01-01T00:00:00Z">
        <w:r>
          <w:delText xml:space="preserve"> </w:delText>
        </w:r>
      </w:del>
      <w:hyperlink w:anchor="exm-hat-matrix-projection">
        <w:del w:id="6756" w:author="PR Preview" w:date="2026-01-01T00:00:00Z">
          <w:r>
            <w:rPr>
              <w:rStyle w:val="Hyperlink"/>
            </w:rPr>
            <w:delText xml:space="preserve">Example 150</w:delText>
          </w:r>
        </w:del>
      </w:hyperlink>
      <w:del w:id="6757" w:author="PR Preview" w:date="2026-01-01T00:00:00Z">
        <w:r>
          <w:delText xml:space="preserve"> </w:delText>
        </w:r>
      </w:del>
      <w:del w:id="6758" w:author="PR Preview" w:date="2026-01-01T00:00:00Z">
        <w:r>
          <w:delText xml:space="preserve">sends</w:delText>
        </w:r>
      </w:del>
      <w:del w:id="6759" w:author="PR Preview" w:date="2026-01-01T00:00:00Z">
        <w:r>
          <w:delText xml:space="preserve"> </w:delText>
        </w:r>
      </w:del>
      <m:oMath>
        <m:r>
          <m:rPr>
            <m:sty m:val="p"/>
          </m:rPr>
          <m:t>(</m:t>
        </m:r>
        <m:r>
          <m:t>1</m:t>
        </m:r>
        <m:r>
          <m:rPr>
            <m:sty m:val="p"/>
          </m:rPr>
          <m:t>,</m:t>
        </m:r>
        <m:r>
          <m:t>1</m:t>
        </m:r>
        <m:r>
          <m:rPr>
            <m:sty m:val="p"/>
          </m:rPr>
          <m:t>)</m:t>
        </m:r>
      </m:oMath>
      <w:del w:id="6760" w:author="PR Preview" w:date="2026-01-01T00:00:00Z">
        <w:r>
          <w:delText xml:space="preserve"> </w:delText>
        </w:r>
      </w:del>
      <w:del w:id="6761" w:author="PR Preview" w:date="2026-01-01T00:00:00Z">
        <w:r>
          <w:delText xml:space="preserve">to</w:delText>
        </w:r>
      </w:del>
      <w:del w:id="6762" w:author="PR Preview" w:date="2026-01-01T00:00:00Z">
        <w:r>
          <w:delText xml:space="preserve"> </w:delText>
        </w:r>
      </w:del>
      <m:oMath>
        <m:r>
          <m:rPr>
            <m:sty m:val="p"/>
          </m:rPr>
          <m:t>(</m:t>
        </m:r>
        <m:r>
          <m:t>1</m:t>
        </m:r>
        <m:r>
          <m:rPr>
            <m:sty m:val="p"/>
          </m:rPr>
          <m:t>,</m:t>
        </m:r>
        <m:r>
          <m:t>1</m:t>
        </m:r>
        <m:r>
          <m:rPr>
            <m:sty m:val="p"/>
          </m:rPr>
          <m:t>)</m:t>
        </m:r>
      </m:oMath>
      <w:del w:id="6763" w:author="PR Preview" w:date="2026-01-01T00:00:00Z">
        <w:r>
          <w:delText xml:space="preserve"> </w:delText>
        </w:r>
      </w:del>
      <w:del w:id="6764" w:author="PR Preview" w:date="2026-01-01T00:00:00Z">
        <w:r>
          <w:delText xml:space="preserve">and</w:delText>
        </w:r>
      </w:del>
      <w:del w:id="6765" w:author="PR Preview" w:date="2026-01-01T00:00:00Z">
        <w:r>
          <w:delText xml:space="preserve"> </w:delText>
        </w:r>
      </w:del>
      <m:oMath>
        <m:r>
          <m:rPr>
            <m:sty m:val="p"/>
          </m:rPr>
          <m:t>(</m:t>
        </m:r>
        <m:r>
          <m:t>1</m:t>
        </m:r>
        <m:r>
          <m:rPr>
            <m:sty m:val="p"/>
          </m:rPr>
          <m:t>,</m:t>
        </m:r>
        <m:r>
          <m:rPr>
            <m:sty m:val="p"/>
          </m:rPr>
          <m:t>−</m:t>
        </m:r>
        <m:r>
          <m:t>1</m:t>
        </m:r>
        <m:r>
          <m:rPr>
            <m:sty m:val="p"/>
          </m:rPr>
          <m:t>)</m:t>
        </m:r>
      </m:oMath>
      <w:del w:id="6766" w:author="PR Preview" w:date="2026-01-01T00:00:00Z">
        <w:r>
          <w:delText xml:space="preserve"> </w:delText>
        </w:r>
      </w:del>
      <w:del w:id="6767" w:author="PR Preview" w:date="2026-01-01T00:00:00Z">
        <w:r>
          <w:delText xml:space="preserve">to</w:delText>
        </w:r>
      </w:del>
      <w:del w:id="6768" w:author="PR Preview" w:date="2026-01-01T00:00:00Z">
        <w:r>
          <w:delText xml:space="preserve"> </w:delText>
        </w:r>
      </w:del>
      <m:oMath>
        <m:r>
          <m:rPr>
            <m:sty m:val="p"/>
          </m:rPr>
          <m:t>(</m:t>
        </m:r>
        <m:r>
          <m:t>0</m:t>
        </m:r>
        <m:r>
          <m:rPr>
            <m:sty m:val="p"/>
          </m:rPr>
          <m:t>,</m:t>
        </m:r>
        <m:r>
          <m:t>0</m:t>
        </m:r>
        <m:r>
          <m:rPr>
            <m:sty m:val="p"/>
          </m:rPr>
          <m:t>)</m:t>
        </m:r>
      </m:oMath>
      <w:del w:id="6769" w:author="PR Preview" w:date="2026-01-01T00:00:00Z">
        <w:r>
          <w:delText xml:space="preserve">: eigenvalues</w:delText>
        </w:r>
      </w:del>
      <w:del w:id="6770" w:author="PR Preview" w:date="2026-01-01T00:00:00Z">
        <w:r>
          <w:delText xml:space="preserve"> </w:delText>
        </w:r>
      </w:del>
      <m:oMath>
        <m:r>
          <m:t>1</m:t>
        </m:r>
      </m:oMath>
      <w:del w:id="6771" w:author="PR Preview" w:date="2026-01-01T00:00:00Z">
        <w:r>
          <w:delText xml:space="preserve"> </w:delText>
        </w:r>
      </w:del>
      <w:del w:id="6772" w:author="PR Preview" w:date="2026-01-01T00:00:00Z">
        <w:r>
          <w:delText xml:space="preserve">and</w:delText>
        </w:r>
      </w:del>
      <w:del w:id="6773" w:author="PR Preview" w:date="2026-01-01T00:00:00Z">
        <w:r>
          <w:delText xml:space="preserve"> </w:delText>
        </w:r>
      </w:del>
      <m:oMath>
        <m:r>
          <m:t>0</m:t>
        </m:r>
      </m:oMath>
      <w:del w:id="6774" w:author="PR Preview" w:date="2026-01-01T00:00:00Z">
        <w:r>
          <w:delText xml:space="preserve">.</w:delText>
        </w:r>
      </w:del>
    </w:p>
    <w:p>
      <w:pPr>
        <w:pStyle w:val="BodyText"/>
      </w:pPr>
      <w:ins w:id="6775" w:author="PR Preview" w:date="2026-01-01T00:00:00Z">
        <w:r>
          <w:rPr>
            <w:b/>
            <w:bCs/>
          </w:rPr>
          <w:t xml:space="preserve">Example 186 (Projections and reflections)</w:t>
        </w:r>
      </w:ins>
      <w:ins w:id="6776" w:author="PR Preview" w:date="2026-01-01T00:00:00Z">
        <w:r>
          <w:t xml:space="preserve"> </w:t>
        </w:r>
      </w:ins>
      <w:ins w:id="6777" w:author="PR Preview" w:date="2026-01-01T00:00:00Z">
        <w:r>
          <w:t xml:space="preserve"> </w:t>
        </w:r>
      </w:ins>
    </w:p>
    <w:p>
      <w:pPr>
        <w:pStyle w:val="Compact"/>
        <w:numPr>
          <w:ilvl w:val="0"/>
          <w:numId w:val="1099"/>
        </w:numPr>
      </w:pPr>
      <w:ins w:id="6778" w:author="PR Preview" w:date="2026-01-01T00:00:00Z">
        <w:r>
          <w:t xml:space="preserve">The idempotent matrix</w:t>
        </w:r>
      </w:ins>
      <w:ins w:id="677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6780" w:author="PR Preview" w:date="2026-01-01T00:00:00Z">
        <w:r>
          <w:t xml:space="preserve"> </w:t>
        </w:r>
      </w:ins>
      <w:ins w:id="6781" w:author="PR Preview" w:date="2026-01-01T00:00:00Z">
        <w:r>
          <w:t xml:space="preserve">of</w:t>
        </w:r>
      </w:ins>
      <w:ins w:id="6782" w:author="PR Preview" w:date="2026-01-01T00:00:00Z">
        <w:r>
          <w:t xml:space="preserve"> </w:t>
        </w:r>
      </w:ins>
      <w:hyperlink w:anchor="exm-hat-matrix-projection">
        <w:ins w:id="6783" w:author="PR Preview" w:date="2026-01-01T00:00:00Z">
          <w:r>
            <w:rPr>
              <w:rStyle w:val="Hyperlink"/>
            </w:rPr>
            <w:t xml:space="preserve">Example 151</w:t>
          </w:r>
        </w:ins>
      </w:hyperlink>
      <w:ins w:id="6784" w:author="PR Preview" w:date="2026-01-01T00:00:00Z">
        <w:r>
          <w:t xml:space="preserve"> </w:t>
        </w:r>
      </w:ins>
      <w:ins w:id="6785" w:author="PR Preview" w:date="2026-01-01T00:00:00Z">
        <w:r>
          <w:t xml:space="preserve">sends</w:t>
        </w:r>
      </w:ins>
      <w:ins w:id="6786" w:author="PR Preview" w:date="2026-01-01T00:00:00Z">
        <w:r>
          <w:t xml:space="preserve"> </w:t>
        </w:r>
      </w:ins>
      <m:oMath>
        <m:r>
          <m:rPr>
            <m:sty m:val="p"/>
          </m:rPr>
          <m:t>(</m:t>
        </m:r>
        <m:r>
          <m:t>1</m:t>
        </m:r>
        <m:r>
          <m:rPr>
            <m:sty m:val="p"/>
          </m:rPr>
          <m:t>,</m:t>
        </m:r>
        <m:r>
          <m:t>1</m:t>
        </m:r>
        <m:r>
          <m:rPr>
            <m:sty m:val="p"/>
          </m:rPr>
          <m:t>)</m:t>
        </m:r>
      </m:oMath>
      <w:ins w:id="6787" w:author="PR Preview" w:date="2026-01-01T00:00:00Z">
        <w:r>
          <w:t xml:space="preserve"> </w:t>
        </w:r>
      </w:ins>
      <w:ins w:id="6788" w:author="PR Preview" w:date="2026-01-01T00:00:00Z">
        <w:r>
          <w:t xml:space="preserve">to</w:t>
        </w:r>
      </w:ins>
      <w:ins w:id="6789" w:author="PR Preview" w:date="2026-01-01T00:00:00Z">
        <w:r>
          <w:t xml:space="preserve"> </w:t>
        </w:r>
      </w:ins>
      <m:oMath>
        <m:r>
          <m:rPr>
            <m:sty m:val="p"/>
          </m:rPr>
          <m:t>(</m:t>
        </m:r>
        <m:r>
          <m:t>1</m:t>
        </m:r>
        <m:r>
          <m:rPr>
            <m:sty m:val="p"/>
          </m:rPr>
          <m:t>,</m:t>
        </m:r>
        <m:r>
          <m:t>1</m:t>
        </m:r>
        <m:r>
          <m:rPr>
            <m:sty m:val="p"/>
          </m:rPr>
          <m:t>)</m:t>
        </m:r>
      </m:oMath>
      <w:ins w:id="6790" w:author="PR Preview" w:date="2026-01-01T00:00:00Z">
        <w:r>
          <w:t xml:space="preserve"> </w:t>
        </w:r>
      </w:ins>
      <w:ins w:id="6791" w:author="PR Preview" w:date="2026-01-01T00:00:00Z">
        <w:r>
          <w:t xml:space="preserve">and</w:t>
        </w:r>
      </w:ins>
      <w:ins w:id="6792" w:author="PR Preview" w:date="2026-01-01T00:00:00Z">
        <w:r>
          <w:t xml:space="preserve"> </w:t>
        </w:r>
      </w:ins>
      <m:oMath>
        <m:r>
          <m:rPr>
            <m:sty m:val="p"/>
          </m:rPr>
          <m:t>(</m:t>
        </m:r>
        <m:r>
          <m:t>1</m:t>
        </m:r>
        <m:r>
          <m:rPr>
            <m:sty m:val="p"/>
          </m:rPr>
          <m:t>,</m:t>
        </m:r>
        <m:r>
          <m:rPr>
            <m:sty m:val="p"/>
          </m:rPr>
          <m:t>−</m:t>
        </m:r>
        <m:r>
          <m:t>1</m:t>
        </m:r>
        <m:r>
          <m:rPr>
            <m:sty m:val="p"/>
          </m:rPr>
          <m:t>)</m:t>
        </m:r>
      </m:oMath>
      <w:ins w:id="6793" w:author="PR Preview" w:date="2026-01-01T00:00:00Z">
        <w:r>
          <w:t xml:space="preserve"> </w:t>
        </w:r>
      </w:ins>
      <w:ins w:id="6794" w:author="PR Preview" w:date="2026-01-01T00:00:00Z">
        <w:r>
          <w:t xml:space="preserve">to</w:t>
        </w:r>
      </w:ins>
      <w:ins w:id="6795" w:author="PR Preview" w:date="2026-01-01T00:00:00Z">
        <w:r>
          <w:t xml:space="preserve"> </w:t>
        </w:r>
      </w:ins>
      <m:oMath>
        <m:r>
          <m:rPr>
            <m:sty m:val="p"/>
          </m:rPr>
          <m:t>(</m:t>
        </m:r>
        <m:r>
          <m:t>0</m:t>
        </m:r>
        <m:r>
          <m:rPr>
            <m:sty m:val="p"/>
          </m:rPr>
          <m:t>,</m:t>
        </m:r>
        <m:r>
          <m:t>0</m:t>
        </m:r>
        <m:r>
          <m:rPr>
            <m:sty m:val="p"/>
          </m:rPr>
          <m:t>)</m:t>
        </m:r>
      </m:oMath>
      <w:ins w:id="6796" w:author="PR Preview" w:date="2026-01-01T00:00:00Z">
        <w:r>
          <w:t xml:space="preserve">: eigenvalues</w:t>
        </w:r>
      </w:ins>
      <w:ins w:id="6797" w:author="PR Preview" w:date="2026-01-01T00:00:00Z">
        <w:r>
          <w:t xml:space="preserve"> </w:t>
        </w:r>
      </w:ins>
      <m:oMath>
        <m:r>
          <m:t>1</m:t>
        </m:r>
      </m:oMath>
      <w:ins w:id="6798" w:author="PR Preview" w:date="2026-01-01T00:00:00Z">
        <w:r>
          <w:t xml:space="preserve"> </w:t>
        </w:r>
      </w:ins>
      <w:ins w:id="6799" w:author="PR Preview" w:date="2026-01-01T00:00:00Z">
        <w:r>
          <w:t xml:space="preserve">and</w:t>
        </w:r>
      </w:ins>
      <w:ins w:id="6800" w:author="PR Preview" w:date="2026-01-01T00:00:00Z">
        <w:r>
          <w:t xml:space="preserve"> </w:t>
        </w:r>
      </w:ins>
      <m:oMath>
        <m:r>
          <m:t>0</m:t>
        </m:r>
      </m:oMath>
      <w:ins w:id="6801" w:author="PR Preview" w:date="2026-01-01T00:00:00Z">
        <w:r>
          <w:t xml:space="preserve">.</w:t>
        </w:r>
      </w:ins>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del w:id="6802" w:author="PR Preview" w:date="2026-01-01T00:00:00Z">
        <w:r>
          <w:rPr>
            <w:b/>
            <w:bCs/>
          </w:rPr>
          <w:delText xml:space="preserve">Example 186 (A matrix similar to a diagonal one)</w:delText>
        </w:r>
      </w:del>
      <w:del w:id="6803" w:author="PR Preview" w:date="2026-01-01T00:00:00Z">
        <w:r>
          <w:delText xml:space="preserve"> </w:delText>
        </w:r>
      </w:del>
      <w:del w:id="6804" w:author="PR Preview" w:date="2026-01-01T00:00:00Z">
        <w:r>
          <w:delText xml:space="preserve">Let</w:delText>
        </w:r>
      </w:del>
      <w:del w:id="68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806" w:author="PR Preview" w:date="2026-01-01T00:00:00Z">
        <w:r>
          <w:delText xml:space="preserve"> </w:delText>
        </w:r>
      </w:del>
      <w:del w:id="6807" w:author="PR Preview" w:date="2026-01-01T00:00:00Z">
        <w:r>
          <w:delText xml:space="preserve">and</w:delText>
        </w:r>
      </w:del>
      <w:del w:id="680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6809" w:author="PR Preview" w:date="2026-01-01T00:00:00Z">
        <w:r>
          <w:delText xml:space="preserve">.</w:delText>
        </w:r>
      </w:del>
      <w:del w:id="6810" w:author="PR Preview" w:date="2026-01-01T00:00:00Z">
        <w:r>
          <w:delText xml:space="preserve"> </w:delText>
        </w:r>
      </w:del>
      <w:del w:id="6811" w:author="PR Preview" w:date="2026-01-01T00:00:00Z">
        <w:r>
          <w:delText xml:space="preserve">Then</w:delText>
        </w:r>
      </w:del>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del w:id="6812" w:author="PR Preview" w:date="2026-01-01T00:00:00Z">
        <w:r>
          <w:delText xml:space="preserve">so</w:delText>
        </w:r>
      </w:del>
      <w:del w:id="6813" w:author="PR Preview" w:date="2026-01-01T00:00:00Z">
        <w:r>
          <w:delText xml:space="preserve"> </w:delText>
        </w:r>
      </w:del>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del w:id="6814" w:author="PR Preview" w:date="2026-01-01T00:00:00Z">
        <w:r>
          <w:delText xml:space="preserve"> </w:delText>
        </w:r>
      </w:del>
      <w:del w:id="6815" w:author="PR Preview" w:date="2026-01-01T00:00:00Z">
        <w:r>
          <w:delText xml:space="preserve">and likewise</w:delText>
        </w:r>
      </w:del>
      <w:del w:id="6816"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6817" w:author="PR Preview" w:date="2026-01-01T00:00:00Z">
        <w:r>
          <w:delText xml:space="preserve"> </w:delText>
        </w:r>
      </w:del>
      <w:del w:id="6818" w:author="PR Preview" w:date="2026-01-01T00:00:00Z">
        <w:r>
          <w:delText xml:space="preserve">(</w:delText>
        </w:r>
      </w:del>
      <w:hyperlink w:anchor="thm-scalar-matmul">
        <w:del w:id="6819" w:author="PR Preview" w:date="2026-01-01T00:00:00Z">
          <w:r>
            <w:rPr>
              <w:rStyle w:val="Hyperlink"/>
            </w:rPr>
            <w:delText xml:space="preserve">Theorem 84</w:delText>
          </w:r>
        </w:del>
      </w:hyperlink>
      <w:del w:id="6820" w:author="PR Preview" w:date="2026-01-01T00:00:00Z">
        <w:r>
          <w:delText xml:space="preserve">):</w:delText>
        </w:r>
      </w:del>
      <w:del w:id="6821"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6822" w:author="PR Preview" w:date="2026-01-01T00:00:00Z">
        <w:r>
          <w:delText xml:space="preserve"> </w:delText>
        </w:r>
      </w:del>
      <w:del w:id="6823" w:author="PR Preview" w:date="2026-01-01T00:00:00Z">
        <w:r>
          <w:delText xml:space="preserve">(</w:delText>
        </w:r>
      </w:del>
      <w:hyperlink w:anchor="def-matrix-inverse">
        <w:del w:id="6824" w:author="PR Preview" w:date="2026-01-01T00:00:00Z">
          <w:r>
            <w:rPr>
              <w:rStyle w:val="Hyperlink"/>
            </w:rPr>
            <w:delText xml:space="preserve">Definition 71</w:delText>
          </w:r>
        </w:del>
      </w:hyperlink>
      <w:del w:id="6825" w:author="PR Preview" w:date="2026-01-01T00:00:00Z">
        <w:r>
          <w:delText xml:space="preserve">). Then</w:delText>
        </w:r>
      </w:del>
    </w:p>
    <w:p>
      <w:pPr>
        <w:pStyle w:val="BodyText"/>
      </w:pPr>
      <w:ins w:id="6826" w:author="PR Preview" w:date="2026-01-01T00:00:00Z">
        <w:r>
          <w:rPr>
            <w:b/>
            <w:bCs/>
          </w:rPr>
          <w:t xml:space="preserve">Example 187 (A matrix similar to a diagonal one)</w:t>
        </w:r>
      </w:ins>
      <w:ins w:id="6827" w:author="PR Preview" w:date="2026-01-01T00:00:00Z">
        <w:r>
          <w:t xml:space="preserve"> </w:t>
        </w:r>
      </w:ins>
      <w:ins w:id="6828" w:author="PR Preview" w:date="2026-01-01T00:00:00Z">
        <w:r>
          <w:t xml:space="preserve">Let</w:t>
        </w:r>
      </w:ins>
      <w:ins w:id="68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830" w:author="PR Preview" w:date="2026-01-01T00:00:00Z">
        <w:r>
          <w:t xml:space="preserve"> </w:t>
        </w:r>
      </w:ins>
      <w:ins w:id="6831" w:author="PR Preview" w:date="2026-01-01T00:00:00Z">
        <w:r>
          <w:t xml:space="preserve">and</w:t>
        </w:r>
      </w:ins>
      <w:ins w:id="6832"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6833" w:author="PR Preview" w:date="2026-01-01T00:00:00Z">
        <w:r>
          <w:t xml:space="preserve">.</w:t>
        </w:r>
      </w:ins>
      <w:ins w:id="6834" w:author="PR Preview" w:date="2026-01-01T00:00:00Z">
        <w:r>
          <w:t xml:space="preserve"> </w:t>
        </w:r>
      </w:ins>
      <w:ins w:id="6835"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ins w:id="6836" w:author="PR Preview" w:date="2026-01-01T00:00:00Z">
        <w:r>
          <w:t xml:space="preserve">so</w:t>
        </w:r>
      </w:ins>
      <w:ins w:id="6837" w:author="PR Preview" w:date="2026-01-01T00:00:00Z">
        <w:r>
          <w:t xml:space="preserve"> </w:t>
        </w:r>
      </w:ins>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ins w:id="6838" w:author="PR Preview" w:date="2026-01-01T00:00:00Z">
        <w:r>
          <w:t xml:space="preserve"> </w:t>
        </w:r>
      </w:ins>
      <w:ins w:id="6839" w:author="PR Preview" w:date="2026-01-01T00:00:00Z">
        <w:r>
          <w:t xml:space="preserve">and likewise</w:t>
        </w:r>
      </w:ins>
      <w:ins w:id="6840"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6841" w:author="PR Preview" w:date="2026-01-01T00:00:00Z">
        <w:r>
          <w:t xml:space="preserve"> </w:t>
        </w:r>
      </w:ins>
      <w:ins w:id="6842" w:author="PR Preview" w:date="2026-01-01T00:00:00Z">
        <w:r>
          <w:t xml:space="preserve">(</w:t>
        </w:r>
      </w:ins>
      <w:hyperlink w:anchor="thm-scalar-matmul">
        <w:ins w:id="6843" w:author="PR Preview" w:date="2026-01-01T00:00:00Z">
          <w:r>
            <w:rPr>
              <w:rStyle w:val="Hyperlink"/>
            </w:rPr>
            <w:t xml:space="preserve">Theorem 85</w:t>
          </w:r>
        </w:ins>
      </w:hyperlink>
      <w:ins w:id="6844" w:author="PR Preview" w:date="2026-01-01T00:00:00Z">
        <w:r>
          <w:t xml:space="preserve">):</w:t>
        </w:r>
      </w:ins>
      <w:ins w:id="6845"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6846" w:author="PR Preview" w:date="2026-01-01T00:00:00Z">
        <w:r>
          <w:t xml:space="preserve"> </w:t>
        </w:r>
      </w:ins>
      <w:ins w:id="6847" w:author="PR Preview" w:date="2026-01-01T00:00:00Z">
        <w:r>
          <w:t xml:space="preserve">(</w:t>
        </w:r>
      </w:ins>
      <w:hyperlink w:anchor="def-matrix-inverse">
        <w:ins w:id="6848" w:author="PR Preview" w:date="2026-01-01T00:00:00Z">
          <w:r>
            <w:rPr>
              <w:rStyle w:val="Hyperlink"/>
            </w:rPr>
            <w:t xml:space="preserve">Definition 71</w:t>
          </w:r>
        </w:ins>
      </w:hyperlink>
      <w:ins w:id="6849" w:author="PR Preview" w:date="2026-01-01T00:00:00Z">
        <w:r>
          <w:t xml:space="preserve">).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del w:id="6850" w:author="PR Preview" w:date="2026-01-01T00:00:00Z">
        <w:r>
          <w:rPr>
            <w:b/>
            <w:bCs/>
          </w:rPr>
          <w:delText xml:space="preserve">Theorem 102 (Similar matrices have the same eigenvalues)</w:delText>
        </w:r>
      </w:del>
      <w:del w:id="6851" w:author="PR Preview" w:date="2026-01-01T00:00:00Z">
        <w:r>
          <w:delText xml:space="preserve"> </w:delText>
        </w:r>
      </w:del>
      <w:del w:id="6852" w:author="PR Preview" w:date="2026-01-01T00:00:00Z">
        <w:r>
          <w:delText xml:space="preserve">If</w:delText>
        </w:r>
      </w:del>
      <w:del w:id="685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6854" w:author="PR Preview" w:date="2026-01-01T00:00:00Z">
        <w:r>
          <w:delText xml:space="preserve"> </w:delText>
        </w:r>
      </w:del>
      <w:del w:id="6855" w:author="PR Preview" w:date="2026-01-01T00:00:00Z">
        <w:r>
          <w:delText xml:space="preserve">(</w:delText>
        </w:r>
      </w:del>
      <w:hyperlink w:anchor="def-similar">
        <w:del w:id="6856" w:author="PR Preview" w:date="2026-01-01T00:00:00Z">
          <w:r>
            <w:rPr>
              <w:rStyle w:val="Hyperlink"/>
            </w:rPr>
            <w:delText xml:space="preserve">Definition 99</w:delText>
          </w:r>
        </w:del>
      </w:hyperlink>
      <w:del w:id="6857" w:author="PR Preview" w:date="2026-01-01T00:00:00Z">
        <w:r>
          <w:delText xml:space="preserve">),</w:delText>
        </w:r>
      </w:del>
      <w:del w:id="6858" w:author="PR Preview" w:date="2026-01-01T00:00:00Z">
        <w:r>
          <w:delText xml:space="preserve"> </w:delText>
        </w:r>
      </w:del>
      <w:del w:id="6859" w:author="PR Preview" w:date="2026-01-01T00:00:00Z">
        <w:r>
          <w:delText xml:space="preserve">then</w:delText>
        </w:r>
      </w:del>
      <w:del w:id="6860" w:author="PR Preview" w:date="2026-01-01T00:00:00Z">
        <w:r>
          <w:delText xml:space="preserve"> </w:delText>
        </w:r>
      </w:del>
      <m:oMath>
        <m:acc>
          <m:accPr>
            <m:chr m:val="̃"/>
          </m:accPr>
          <m:e>
            <m:r>
              <m:t>v</m:t>
            </m:r>
          </m:e>
        </m:acc>
      </m:oMath>
      <w:del w:id="6861" w:author="PR Preview" w:date="2026-01-01T00:00:00Z">
        <w:r>
          <w:delText xml:space="preserve"> </w:delText>
        </w:r>
      </w:del>
      <w:del w:id="6862" w:author="PR Preview" w:date="2026-01-01T00:00:00Z">
        <w:r>
          <w:delText xml:space="preserve">is an eigenvector of</w:delText>
        </w:r>
      </w:del>
      <w:del w:id="6863" w:author="PR Preview" w:date="2026-01-01T00:00:00Z">
        <w:r>
          <w:delText xml:space="preserve"> </w:delText>
        </w:r>
      </w:del>
      <m:oMath>
        <m:r>
          <m:rPr>
            <m:sty m:val="bi"/>
          </m:rPr>
          <m:t>A</m:t>
        </m:r>
      </m:oMath>
      <w:del w:id="6864" w:author="PR Preview" w:date="2026-01-01T00:00:00Z">
        <w:r>
          <w:delText xml:space="preserve"> </w:delText>
        </w:r>
      </w:del>
      <w:del w:id="6865" w:author="PR Preview" w:date="2026-01-01T00:00:00Z">
        <w:r>
          <w:delText xml:space="preserve">for</w:delText>
        </w:r>
      </w:del>
      <w:del w:id="6866" w:author="PR Preview" w:date="2026-01-01T00:00:00Z">
        <w:r>
          <w:delText xml:space="preserve"> </w:delText>
        </w:r>
      </w:del>
      <m:oMath>
        <m:r>
          <m:t>λ</m:t>
        </m:r>
      </m:oMath>
      <w:del w:id="6867" w:author="PR Preview" w:date="2026-01-01T00:00:00Z">
        <w:r>
          <w:delText xml:space="preserve"> </w:delText>
        </w:r>
      </w:del>
      <w:del w:id="6868" w:author="PR Preview" w:date="2026-01-01T00:00:00Z">
        <w:r>
          <w:delText xml:space="preserve">exactly when</w:delText>
        </w:r>
      </w:del>
      <w:del w:id="6869" w:author="PR Preview" w:date="2026-01-01T00:00:00Z">
        <w:r>
          <w:delText xml:space="preserve"> </w:delText>
        </w:r>
      </w:del>
      <m:oMath>
        <m:sSup>
          <m:e>
            <m:r>
              <m:rPr>
                <m:sty m:val="bi"/>
              </m:rPr>
              <m:t>P</m:t>
            </m:r>
          </m:e>
          <m:sup>
            <m:r>
              <m:rPr>
                <m:sty m:val="p"/>
              </m:rPr>
              <m:t>−</m:t>
            </m:r>
            <m:r>
              <m:t>1</m:t>
            </m:r>
          </m:sup>
        </m:sSup>
        <m:acc>
          <m:accPr>
            <m:chr m:val="̃"/>
          </m:accPr>
          <m:e>
            <m:r>
              <m:t>v</m:t>
            </m:r>
          </m:e>
        </m:acc>
      </m:oMath>
      <w:del w:id="6870" w:author="PR Preview" w:date="2026-01-01T00:00:00Z">
        <w:r>
          <w:delText xml:space="preserve"> </w:delText>
        </w:r>
      </w:del>
      <w:del w:id="6871" w:author="PR Preview" w:date="2026-01-01T00:00:00Z">
        <w:r>
          <w:delText xml:space="preserve">is an eigenvector of</w:delText>
        </w:r>
      </w:del>
      <w:del w:id="6872" w:author="PR Preview" w:date="2026-01-01T00:00:00Z">
        <w:r>
          <w:delText xml:space="preserve"> </w:delText>
        </w:r>
      </w:del>
      <m:oMath>
        <m:r>
          <m:rPr>
            <m:sty m:val="bi"/>
          </m:rPr>
          <m:t>B</m:t>
        </m:r>
      </m:oMath>
      <w:del w:id="6873" w:author="PR Preview" w:date="2026-01-01T00:00:00Z">
        <w:r>
          <w:delText xml:space="preserve"> </w:delText>
        </w:r>
      </w:del>
      <w:del w:id="6874" w:author="PR Preview" w:date="2026-01-01T00:00:00Z">
        <w:r>
          <w:delText xml:space="preserve">for</w:delText>
        </w:r>
      </w:del>
      <w:del w:id="6875" w:author="PR Preview" w:date="2026-01-01T00:00:00Z">
        <w:r>
          <w:delText xml:space="preserve"> </w:delText>
        </w:r>
      </w:del>
      <m:oMath>
        <m:r>
          <m:t>λ</m:t>
        </m:r>
      </m:oMath>
      <w:del w:id="6876" w:author="PR Preview" w:date="2026-01-01T00:00:00Z">
        <w:r>
          <w:delText xml:space="preserve">.</w:delText>
        </w:r>
      </w:del>
      <w:del w:id="6877" w:author="PR Preview" w:date="2026-01-01T00:00:00Z">
        <w:r>
          <w:delText xml:space="preserve"> </w:delText>
        </w:r>
      </w:del>
      <w:del w:id="6878" w:author="PR Preview" w:date="2026-01-01T00:00:00Z">
        <w:r>
          <w:delText xml:space="preserve">So</w:delText>
        </w:r>
      </w:del>
      <w:del w:id="6879" w:author="PR Preview" w:date="2026-01-01T00:00:00Z">
        <w:r>
          <w:delText xml:space="preserve"> </w:delText>
        </w:r>
      </w:del>
      <m:oMath>
        <m:r>
          <m:rPr>
            <m:sty m:val="bi"/>
          </m:rPr>
          <m:t>A</m:t>
        </m:r>
      </m:oMath>
      <w:del w:id="6880" w:author="PR Preview" w:date="2026-01-01T00:00:00Z">
        <w:r>
          <w:delText xml:space="preserve"> </w:delText>
        </w:r>
      </w:del>
      <w:del w:id="6881" w:author="PR Preview" w:date="2026-01-01T00:00:00Z">
        <w:r>
          <w:delText xml:space="preserve">and</w:delText>
        </w:r>
      </w:del>
      <w:del w:id="6882" w:author="PR Preview" w:date="2026-01-01T00:00:00Z">
        <w:r>
          <w:delText xml:space="preserve"> </w:delText>
        </w:r>
      </w:del>
      <m:oMath>
        <m:r>
          <m:rPr>
            <m:sty m:val="bi"/>
          </m:rPr>
          <m:t>B</m:t>
        </m:r>
      </m:oMath>
      <w:del w:id="6883" w:author="PR Preview" w:date="2026-01-01T00:00:00Z">
        <w:r>
          <w:delText xml:space="preserve"> </w:delText>
        </w:r>
      </w:del>
      <w:del w:id="6884" w:author="PR Preview" w:date="2026-01-01T00:00:00Z">
        <w:r>
          <w:delText xml:space="preserve">have the same eigenvalues.</w:delText>
        </w:r>
      </w:del>
    </w:p>
    <w:p>
      <w:pPr>
        <w:pStyle w:val="BodyText"/>
      </w:pPr>
      <w:ins w:id="6885" w:author="PR Preview" w:date="2026-01-01T00:00:00Z">
        <w:r>
          <w:rPr>
            <w:b/>
            <w:bCs/>
          </w:rPr>
          <w:t xml:space="preserve">Theorem 103 (Similar matrices have the same eigenvalues)</w:t>
        </w:r>
      </w:ins>
      <w:ins w:id="6886" w:author="PR Preview" w:date="2026-01-01T00:00:00Z">
        <w:r>
          <w:t xml:space="preserve"> </w:t>
        </w:r>
      </w:ins>
      <w:ins w:id="6887" w:author="PR Preview" w:date="2026-01-01T00:00:00Z">
        <w:r>
          <w:t xml:space="preserve">If</w:t>
        </w:r>
      </w:ins>
      <w:ins w:id="6888"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6889" w:author="PR Preview" w:date="2026-01-01T00:00:00Z">
        <w:r>
          <w:t xml:space="preserve"> </w:t>
        </w:r>
      </w:ins>
      <w:ins w:id="6890" w:author="PR Preview" w:date="2026-01-01T00:00:00Z">
        <w:r>
          <w:t xml:space="preserve">(</w:t>
        </w:r>
      </w:ins>
      <w:hyperlink w:anchor="def-similar">
        <w:ins w:id="6891" w:author="PR Preview" w:date="2026-01-01T00:00:00Z">
          <w:r>
            <w:rPr>
              <w:rStyle w:val="Hyperlink"/>
            </w:rPr>
            <w:t xml:space="preserve">Definition 99</w:t>
          </w:r>
        </w:ins>
      </w:hyperlink>
      <w:ins w:id="6892" w:author="PR Preview" w:date="2026-01-01T00:00:00Z">
        <w:r>
          <w:t xml:space="preserve">),</w:t>
        </w:r>
      </w:ins>
      <w:ins w:id="6893" w:author="PR Preview" w:date="2026-01-01T00:00:00Z">
        <w:r>
          <w:t xml:space="preserve"> </w:t>
        </w:r>
      </w:ins>
      <w:ins w:id="6894" w:author="PR Preview" w:date="2026-01-01T00:00:00Z">
        <w:r>
          <w:t xml:space="preserve">then</w:t>
        </w:r>
      </w:ins>
      <w:ins w:id="6895" w:author="PR Preview" w:date="2026-01-01T00:00:00Z">
        <w:r>
          <w:t xml:space="preserve"> </w:t>
        </w:r>
      </w:ins>
      <m:oMath>
        <m:acc>
          <m:accPr>
            <m:chr m:val="̃"/>
          </m:accPr>
          <m:e>
            <m:r>
              <m:t>v</m:t>
            </m:r>
          </m:e>
        </m:acc>
      </m:oMath>
      <w:ins w:id="6896" w:author="PR Preview" w:date="2026-01-01T00:00:00Z">
        <w:r>
          <w:t xml:space="preserve"> </w:t>
        </w:r>
      </w:ins>
      <w:ins w:id="6897" w:author="PR Preview" w:date="2026-01-01T00:00:00Z">
        <w:r>
          <w:t xml:space="preserve">is an eigenvector of</w:t>
        </w:r>
      </w:ins>
      <w:ins w:id="6898" w:author="PR Preview" w:date="2026-01-01T00:00:00Z">
        <w:r>
          <w:t xml:space="preserve"> </w:t>
        </w:r>
      </w:ins>
      <m:oMath>
        <m:r>
          <m:rPr>
            <m:sty m:val="bi"/>
          </m:rPr>
          <m:t>A</m:t>
        </m:r>
      </m:oMath>
      <w:ins w:id="6899" w:author="PR Preview" w:date="2026-01-01T00:00:00Z">
        <w:r>
          <w:t xml:space="preserve"> </w:t>
        </w:r>
      </w:ins>
      <w:ins w:id="6900" w:author="PR Preview" w:date="2026-01-01T00:00:00Z">
        <w:r>
          <w:t xml:space="preserve">for</w:t>
        </w:r>
      </w:ins>
      <w:ins w:id="6901" w:author="PR Preview" w:date="2026-01-01T00:00:00Z">
        <w:r>
          <w:t xml:space="preserve"> </w:t>
        </w:r>
      </w:ins>
      <m:oMath>
        <m:r>
          <m:t>λ</m:t>
        </m:r>
      </m:oMath>
      <w:ins w:id="6902" w:author="PR Preview" w:date="2026-01-01T00:00:00Z">
        <w:r>
          <w:t xml:space="preserve"> </w:t>
        </w:r>
      </w:ins>
      <w:ins w:id="6903" w:author="PR Preview" w:date="2026-01-01T00:00:00Z">
        <w:r>
          <w:t xml:space="preserve">exactly when</w:t>
        </w:r>
      </w:ins>
      <w:ins w:id="6904" w:author="PR Preview" w:date="2026-01-01T00:00:00Z">
        <w:r>
          <w:t xml:space="preserve"> </w:t>
        </w:r>
      </w:ins>
      <m:oMath>
        <m:sSup>
          <m:e>
            <m:r>
              <m:rPr>
                <m:sty m:val="bi"/>
              </m:rPr>
              <m:t>P</m:t>
            </m:r>
          </m:e>
          <m:sup>
            <m:r>
              <m:rPr>
                <m:sty m:val="p"/>
              </m:rPr>
              <m:t>−</m:t>
            </m:r>
            <m:r>
              <m:t>1</m:t>
            </m:r>
          </m:sup>
        </m:sSup>
        <m:acc>
          <m:accPr>
            <m:chr m:val="̃"/>
          </m:accPr>
          <m:e>
            <m:r>
              <m:t>v</m:t>
            </m:r>
          </m:e>
        </m:acc>
      </m:oMath>
      <w:ins w:id="6905" w:author="PR Preview" w:date="2026-01-01T00:00:00Z">
        <w:r>
          <w:t xml:space="preserve"> </w:t>
        </w:r>
      </w:ins>
      <w:ins w:id="6906" w:author="PR Preview" w:date="2026-01-01T00:00:00Z">
        <w:r>
          <w:t xml:space="preserve">is an eigenvector of</w:t>
        </w:r>
      </w:ins>
      <w:ins w:id="6907" w:author="PR Preview" w:date="2026-01-01T00:00:00Z">
        <w:r>
          <w:t xml:space="preserve"> </w:t>
        </w:r>
      </w:ins>
      <m:oMath>
        <m:r>
          <m:rPr>
            <m:sty m:val="bi"/>
          </m:rPr>
          <m:t>B</m:t>
        </m:r>
      </m:oMath>
      <w:ins w:id="6908" w:author="PR Preview" w:date="2026-01-01T00:00:00Z">
        <w:r>
          <w:t xml:space="preserve"> </w:t>
        </w:r>
      </w:ins>
      <w:ins w:id="6909" w:author="PR Preview" w:date="2026-01-01T00:00:00Z">
        <w:r>
          <w:t xml:space="preserve">for</w:t>
        </w:r>
      </w:ins>
      <w:ins w:id="6910" w:author="PR Preview" w:date="2026-01-01T00:00:00Z">
        <w:r>
          <w:t xml:space="preserve"> </w:t>
        </w:r>
      </w:ins>
      <m:oMath>
        <m:r>
          <m:t>λ</m:t>
        </m:r>
      </m:oMath>
      <w:ins w:id="6911" w:author="PR Preview" w:date="2026-01-01T00:00:00Z">
        <w:r>
          <w:t xml:space="preserve">.</w:t>
        </w:r>
      </w:ins>
      <w:ins w:id="6912" w:author="PR Preview" w:date="2026-01-01T00:00:00Z">
        <w:r>
          <w:t xml:space="preserve"> </w:t>
        </w:r>
      </w:ins>
      <w:ins w:id="6913" w:author="PR Preview" w:date="2026-01-01T00:00:00Z">
        <w:r>
          <w:t xml:space="preserve">So</w:t>
        </w:r>
      </w:ins>
      <w:ins w:id="6914" w:author="PR Preview" w:date="2026-01-01T00:00:00Z">
        <w:r>
          <w:t xml:space="preserve"> </w:t>
        </w:r>
      </w:ins>
      <m:oMath>
        <m:r>
          <m:rPr>
            <m:sty m:val="bi"/>
          </m:rPr>
          <m:t>A</m:t>
        </m:r>
      </m:oMath>
      <w:ins w:id="6915" w:author="PR Preview" w:date="2026-01-01T00:00:00Z">
        <w:r>
          <w:t xml:space="preserve"> </w:t>
        </w:r>
      </w:ins>
      <w:ins w:id="6916" w:author="PR Preview" w:date="2026-01-01T00:00:00Z">
        <w:r>
          <w:t xml:space="preserve">and</w:t>
        </w:r>
      </w:ins>
      <w:ins w:id="6917" w:author="PR Preview" w:date="2026-01-01T00:00:00Z">
        <w:r>
          <w:t xml:space="preserve"> </w:t>
        </w:r>
      </w:ins>
      <m:oMath>
        <m:r>
          <m:rPr>
            <m:sty m:val="bi"/>
          </m:rPr>
          <m:t>B</m:t>
        </m:r>
      </m:oMath>
      <w:ins w:id="6918" w:author="PR Preview" w:date="2026-01-01T00:00:00Z">
        <w:r>
          <w:t xml:space="preserve"> </w:t>
        </w:r>
      </w:ins>
      <w:ins w:id="6919" w:author="PR Preview" w:date="2026-01-01T00:00:00Z">
        <w:r>
          <w:t xml:space="preserve">have the same eigenvalues.</w:t>
        </w:r>
      </w:ins>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del w:id="6920" w:author="PR Preview" w:date="2026-01-01T00:00:00Z">
        <w:r>
          <w:rPr>
            <w:b/>
            <w:bCs/>
          </w:rPr>
          <w:delText xml:space="preserve">Example 187 (Eigenvectors carried across a similarity)</w:delText>
        </w:r>
      </w:del>
      <w:del w:id="6921" w:author="PR Preview" w:date="2026-01-01T00:00:00Z">
        <w:r>
          <w:delText xml:space="preserve"> </w:delText>
        </w:r>
      </w:del>
      <w:del w:id="6922" w:author="PR Preview" w:date="2026-01-01T00:00:00Z">
        <w:r>
          <w:delText xml:space="preserve">In</w:delText>
        </w:r>
      </w:del>
      <w:del w:id="6923" w:author="PR Preview" w:date="2026-01-01T00:00:00Z">
        <w:r>
          <w:delText xml:space="preserve"> </w:delText>
        </w:r>
      </w:del>
      <w:hyperlink w:anchor="exm-similar">
        <w:del w:id="6924" w:author="PR Preview" w:date="2026-01-01T00:00:00Z">
          <w:r>
            <w:rPr>
              <w:rStyle w:val="Hyperlink"/>
            </w:rPr>
            <w:delText xml:space="preserve">Example 186</w:delText>
          </w:r>
        </w:del>
      </w:hyperlink>
      <w:del w:id="6925" w:author="PR Preview" w:date="2026-01-01T00:00:00Z">
        <w:r>
          <w:delText xml:space="preserve">,</w:delText>
        </w:r>
      </w:del>
      <w:del w:id="6926"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6927" w:author="PR Preview" w:date="2026-01-01T00:00:00Z">
        <w:r>
          <w:delText xml:space="preserve"> </w:delText>
        </w:r>
      </w:del>
      <w:del w:id="6928" w:author="PR Preview" w:date="2026-01-01T00:00:00Z">
        <w:r>
          <w:delText xml:space="preserve">has eigenvectors</w:delText>
        </w:r>
      </w:del>
      <w:del w:id="6929" w:author="PR Preview" w:date="2026-01-01T00:00:00Z">
        <w:r>
          <w:delText xml:space="preserve"> </w:delText>
        </w:r>
      </w:del>
      <m:oMath>
        <m:r>
          <m:rPr>
            <m:sty m:val="p"/>
          </m:rPr>
          <m:t>(</m:t>
        </m:r>
        <m:r>
          <m:t>1</m:t>
        </m:r>
        <m:r>
          <m:rPr>
            <m:sty m:val="p"/>
          </m:rPr>
          <m:t>,</m:t>
        </m:r>
        <m:r>
          <m:t>0</m:t>
        </m:r>
        <m:r>
          <m:rPr>
            <m:sty m:val="p"/>
          </m:rPr>
          <m:t>)</m:t>
        </m:r>
      </m:oMath>
      <w:del w:id="6930" w:author="PR Preview" w:date="2026-01-01T00:00:00Z">
        <w:r>
          <w:delText xml:space="preserve"> </w:delText>
        </w:r>
      </w:del>
      <w:del w:id="6931" w:author="PR Preview" w:date="2026-01-01T00:00:00Z">
        <w:r>
          <w:delText xml:space="preserve">for</w:delText>
        </w:r>
      </w:del>
      <w:del w:id="6932" w:author="PR Preview" w:date="2026-01-01T00:00:00Z">
        <w:r>
          <w:delText xml:space="preserve"> </w:delText>
        </w:r>
      </w:del>
      <m:oMath>
        <m:r>
          <m:t>3</m:t>
        </m:r>
      </m:oMath>
      <w:del w:id="6933" w:author="PR Preview" w:date="2026-01-01T00:00:00Z">
        <w:r>
          <w:delText xml:space="preserve"> </w:delText>
        </w:r>
      </w:del>
      <w:del w:id="6934" w:author="PR Preview" w:date="2026-01-01T00:00:00Z">
        <w:r>
          <w:delText xml:space="preserve">and</w:delText>
        </w:r>
      </w:del>
      <w:del w:id="6935" w:author="PR Preview" w:date="2026-01-01T00:00:00Z">
        <w:r>
          <w:delText xml:space="preserve"> </w:delText>
        </w:r>
      </w:del>
      <m:oMath>
        <m:r>
          <m:rPr>
            <m:sty m:val="p"/>
          </m:rPr>
          <m:t>(</m:t>
        </m:r>
        <m:r>
          <m:t>0</m:t>
        </m:r>
        <m:r>
          <m:rPr>
            <m:sty m:val="p"/>
          </m:rPr>
          <m:t>,</m:t>
        </m:r>
        <m:r>
          <m:t>1</m:t>
        </m:r>
        <m:r>
          <m:rPr>
            <m:sty m:val="p"/>
          </m:rPr>
          <m:t>)</m:t>
        </m:r>
      </m:oMath>
      <w:del w:id="6936" w:author="PR Preview" w:date="2026-01-01T00:00:00Z">
        <w:r>
          <w:delText xml:space="preserve"> </w:delText>
        </w:r>
      </w:del>
      <w:del w:id="6937" w:author="PR Preview" w:date="2026-01-01T00:00:00Z">
        <w:r>
          <w:delText xml:space="preserve">for</w:delText>
        </w:r>
      </w:del>
      <w:del w:id="6938" w:author="PR Preview" w:date="2026-01-01T00:00:00Z">
        <w:r>
          <w:delText xml:space="preserve"> </w:delText>
        </w:r>
      </w:del>
      <m:oMath>
        <m:r>
          <m:t>1</m:t>
        </m:r>
      </m:oMath>
      <w:del w:id="6939" w:author="PR Preview" w:date="2026-01-01T00:00:00Z">
        <w:r>
          <w:delText xml:space="preserve">:</w:delText>
        </w:r>
      </w:del>
      <w:del w:id="6940"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6941" w:author="PR Preview" w:date="2026-01-01T00:00:00Z">
        <w:r>
          <w:delText xml:space="preserve"> </w:delText>
        </w:r>
      </w:del>
      <w:del w:id="6942" w:author="PR Preview" w:date="2026-01-01T00:00:00Z">
        <w:r>
          <w:delText xml:space="preserve">and</w:delText>
        </w:r>
      </w:del>
      <w:del w:id="6943"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6944" w:author="PR Preview" w:date="2026-01-01T00:00:00Z">
        <w:r>
          <w:delText xml:space="preserve">.</w:delText>
        </w:r>
      </w:del>
      <w:del w:id="6945"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6946" w:author="PR Preview" w:date="2026-01-01T00:00:00Z">
        <w:r>
          <w:delText xml:space="preserve"> </w:delText>
        </w:r>
      </w:del>
      <w:del w:id="6947" w:author="PR Preview" w:date="2026-01-01T00:00:00Z">
        <w:r>
          <w:delText xml:space="preserve">and</w:delText>
        </w:r>
      </w:del>
      <w:del w:id="6948"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6949" w:author="PR Preview" w:date="2026-01-01T00:00:00Z">
        <w:r>
          <w:delText xml:space="preserve"> </w:delText>
        </w:r>
      </w:del>
      <w:del w:id="6950" w:author="PR Preview" w:date="2026-01-01T00:00:00Z">
        <w:r>
          <w:delText xml:space="preserve">are the eigenvectors of</w:delText>
        </w:r>
      </w:del>
      <w:del w:id="6951" w:author="PR Preview" w:date="2026-01-01T00:00:00Z">
        <w:r>
          <w:delText xml:space="preserve"> </w:delText>
        </w:r>
      </w:del>
      <m:oMath>
        <m:r>
          <m:rPr>
            <m:sty m:val="bi"/>
          </m:rPr>
          <m:t>A</m:t>
        </m:r>
      </m:oMath>
      <w:del w:id="6952" w:author="PR Preview" w:date="2026-01-01T00:00:00Z">
        <w:r>
          <w:delText xml:space="preserve"> </w:delText>
        </w:r>
      </w:del>
      <w:del w:id="6953" w:author="PR Preview" w:date="2026-01-01T00:00:00Z">
        <w:r>
          <w:delText xml:space="preserve">for</w:delText>
        </w:r>
      </w:del>
      <w:del w:id="6954" w:author="PR Preview" w:date="2026-01-01T00:00:00Z">
        <w:r>
          <w:delText xml:space="preserve"> </w:delText>
        </w:r>
      </w:del>
      <m:oMath>
        <m:r>
          <m:t>3</m:t>
        </m:r>
      </m:oMath>
      <w:del w:id="6955" w:author="PR Preview" w:date="2026-01-01T00:00:00Z">
        <w:r>
          <w:delText xml:space="preserve"> </w:delText>
        </w:r>
      </w:del>
      <w:del w:id="6956" w:author="PR Preview" w:date="2026-01-01T00:00:00Z">
        <w:r>
          <w:delText xml:space="preserve">and</w:delText>
        </w:r>
      </w:del>
      <w:del w:id="6957" w:author="PR Preview" w:date="2026-01-01T00:00:00Z">
        <w:r>
          <w:delText xml:space="preserve"> </w:delText>
        </w:r>
      </w:del>
      <m:oMath>
        <m:r>
          <m:t>1</m:t>
        </m:r>
      </m:oMath>
      <w:del w:id="6958" w:author="PR Preview" w:date="2026-01-01T00:00:00Z">
        <w:r>
          <w:delText xml:space="preserve"> </w:delText>
        </w:r>
      </w:del>
      <w:del w:id="6959" w:author="PR Preview" w:date="2026-01-01T00:00:00Z">
        <w:r>
          <w:delText xml:space="preserve">found in</w:delText>
        </w:r>
      </w:del>
      <w:del w:id="6960" w:author="PR Preview" w:date="2026-01-01T00:00:00Z">
        <w:r>
          <w:delText xml:space="preserve"> </w:delText>
        </w:r>
      </w:del>
      <w:hyperlink w:anchor="exm-eigenvalue">
        <w:del w:id="6961" w:author="PR Preview" w:date="2026-01-01T00:00:00Z">
          <w:r>
            <w:rPr>
              <w:rStyle w:val="Hyperlink"/>
            </w:rPr>
            <w:delText xml:space="preserve">Example 134</w:delText>
          </w:r>
        </w:del>
      </w:hyperlink>
      <w:del w:id="6962" w:author="PR Preview" w:date="2026-01-01T00:00:00Z">
        <w:r>
          <w:delText xml:space="preserve">.</w:delText>
        </w:r>
      </w:del>
    </w:p>
    <w:p>
      <w:pPr>
        <w:pStyle w:val="BodyText"/>
      </w:pPr>
      <w:del w:id="6963" w:author="PR Preview" w:date="2026-01-01T00:00:00Z">
        <w:r>
          <w:rPr>
            <w:b/>
            <w:bCs/>
          </w:rPr>
          <w:delText xml:space="preserve">Theorem 103 (Eigenvectors for distinct eigenvalues are linearly independent)</w:delText>
        </w:r>
      </w:del>
      <w:del w:id="6964" w:author="PR Preview" w:date="2026-01-01T00:00:00Z">
        <w:r>
          <w:delText xml:space="preserve"> </w:delText>
        </w:r>
      </w:del>
      <w:del w:id="6965" w:author="PR Preview" w:date="2026-01-01T00:00:00Z">
        <w:r>
          <w:delText xml:space="preserve">If</w:delText>
        </w:r>
      </w:del>
      <w:del w:id="6966"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6967" w:author="PR Preview" w:date="2026-01-01T00:00:00Z">
        <w:r>
          <w:delText xml:space="preserve"> </w:delText>
        </w:r>
      </w:del>
      <w:del w:id="6968" w:author="PR Preview" w:date="2026-01-01T00:00:00Z">
        <w:r>
          <w:delText xml:space="preserve">are eigenvectors of a</w:delText>
        </w:r>
      </w:del>
      <w:del w:id="6969" w:author="PR Preview" w:date="2026-01-01T00:00:00Z">
        <w:r>
          <w:delText xml:space="preserve"> </w:delText>
        </w:r>
      </w:del>
      <m:oMath>
        <m:r>
          <m:t>p</m:t>
        </m:r>
        <m:r>
          <m:rPr>
            <m:sty m:val="p"/>
          </m:rPr>
          <m:t>×</m:t>
        </m:r>
        <m:r>
          <m:t>p</m:t>
        </m:r>
      </m:oMath>
      <w:del w:id="6970" w:author="PR Preview" w:date="2026-01-01T00:00:00Z">
        <w:r>
          <w:delText xml:space="preserve"> </w:delText>
        </w:r>
      </w:del>
      <w:del w:id="6971" w:author="PR Preview" w:date="2026-01-01T00:00:00Z">
        <w:r>
          <w:delText xml:space="preserve">matrix</w:delText>
        </w:r>
      </w:del>
      <w:del w:id="6972" w:author="PR Preview" w:date="2026-01-01T00:00:00Z">
        <w:r>
          <w:delText xml:space="preserve"> </w:delText>
        </w:r>
      </w:del>
      <m:oMath>
        <m:r>
          <m:rPr>
            <m:sty m:val="bi"/>
          </m:rPr>
          <m:t>A</m:t>
        </m:r>
      </m:oMath>
      <w:del w:id="6973" w:author="PR Preview" w:date="2026-01-01T00:00:00Z">
        <w:r>
          <w:delText xml:space="preserve"> </w:delText>
        </w:r>
      </w:del>
      <w:del w:id="6974" w:author="PR Preview" w:date="2026-01-01T00:00:00Z">
        <w:r>
          <w:delText xml:space="preserve">for eigenvalues</w:delText>
        </w:r>
      </w:del>
      <w:del w:id="6975"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6976" w:author="PR Preview" w:date="2026-01-01T00:00:00Z">
        <w:r>
          <w:delText xml:space="preserve"> </w:delText>
        </w:r>
      </w:del>
      <w:del w:id="6977" w:author="PR Preview" w:date="2026-01-01T00:00:00Z">
        <w:r>
          <w:delText xml:space="preserve">that are all different,</w:delText>
        </w:r>
      </w:del>
      <w:del w:id="6978" w:author="PR Preview" w:date="2026-01-01T00:00:00Z">
        <w:r>
          <w:delText xml:space="preserve"> </w:delText>
        </w:r>
      </w:del>
      <w:del w:id="6979" w:author="PR Preview" w:date="2026-01-01T00:00:00Z">
        <w:r>
          <w:delText xml:space="preserve">then</w:delText>
        </w:r>
      </w:del>
      <w:del w:id="6980"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6981" w:author="PR Preview" w:date="2026-01-01T00:00:00Z">
        <w:r>
          <w:delText xml:space="preserve"> </w:delText>
        </w:r>
      </w:del>
      <w:del w:id="6982" w:author="PR Preview" w:date="2026-01-01T00:00:00Z">
        <w:r>
          <w:delText xml:space="preserve">are linearly independent (</w:delText>
        </w:r>
      </w:del>
      <w:hyperlink w:anchor="def-linearly-independent">
        <w:del w:id="6983" w:author="PR Preview" w:date="2026-01-01T00:00:00Z">
          <w:r>
            <w:rPr>
              <w:rStyle w:val="Hyperlink"/>
            </w:rPr>
            <w:delText xml:space="preserve">Definition 37</w:delText>
          </w:r>
        </w:del>
      </w:hyperlink>
      <w:del w:id="6984" w:author="PR Preview" w:date="2026-01-01T00:00:00Z">
        <w:r>
          <w:delText xml:space="preserve">).</w:delText>
        </w:r>
      </w:del>
    </w:p>
    <w:p>
      <w:pPr>
        <w:pStyle w:val="BodyText"/>
      </w:pPr>
      <w:ins w:id="6985" w:author="PR Preview" w:date="2026-01-01T00:00:00Z">
        <w:r>
          <w:rPr>
            <w:b/>
            <w:bCs/>
          </w:rPr>
          <w:t xml:space="preserve">Example 188 (Eigenvectors carried across a similarity)</w:t>
        </w:r>
      </w:ins>
      <w:ins w:id="6986" w:author="PR Preview" w:date="2026-01-01T00:00:00Z">
        <w:r>
          <w:t xml:space="preserve"> </w:t>
        </w:r>
      </w:ins>
      <w:ins w:id="6987" w:author="PR Preview" w:date="2026-01-01T00:00:00Z">
        <w:r>
          <w:t xml:space="preserve">In</w:t>
        </w:r>
      </w:ins>
      <w:ins w:id="6988" w:author="PR Preview" w:date="2026-01-01T00:00:00Z">
        <w:r>
          <w:t xml:space="preserve"> </w:t>
        </w:r>
      </w:ins>
      <w:hyperlink w:anchor="exm-similar">
        <w:ins w:id="6989" w:author="PR Preview" w:date="2026-01-01T00:00:00Z">
          <w:r>
            <w:rPr>
              <w:rStyle w:val="Hyperlink"/>
            </w:rPr>
            <w:t xml:space="preserve">Example 187</w:t>
          </w:r>
        </w:ins>
      </w:hyperlink>
      <w:ins w:id="6990" w:author="PR Preview" w:date="2026-01-01T00:00:00Z">
        <w:r>
          <w:t xml:space="preserve">,</w:t>
        </w:r>
      </w:ins>
      <w:ins w:id="6991"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6992" w:author="PR Preview" w:date="2026-01-01T00:00:00Z">
        <w:r>
          <w:t xml:space="preserve"> </w:t>
        </w:r>
      </w:ins>
      <w:ins w:id="6993" w:author="PR Preview" w:date="2026-01-01T00:00:00Z">
        <w:r>
          <w:t xml:space="preserve">has eigenvectors</w:t>
        </w:r>
      </w:ins>
      <w:ins w:id="6994" w:author="PR Preview" w:date="2026-01-01T00:00:00Z">
        <w:r>
          <w:t xml:space="preserve"> </w:t>
        </w:r>
      </w:ins>
      <m:oMath>
        <m:r>
          <m:rPr>
            <m:sty m:val="p"/>
          </m:rPr>
          <m:t>(</m:t>
        </m:r>
        <m:r>
          <m:t>1</m:t>
        </m:r>
        <m:r>
          <m:rPr>
            <m:sty m:val="p"/>
          </m:rPr>
          <m:t>,</m:t>
        </m:r>
        <m:r>
          <m:t>0</m:t>
        </m:r>
        <m:r>
          <m:rPr>
            <m:sty m:val="p"/>
          </m:rPr>
          <m:t>)</m:t>
        </m:r>
      </m:oMath>
      <w:ins w:id="6995" w:author="PR Preview" w:date="2026-01-01T00:00:00Z">
        <w:r>
          <w:t xml:space="preserve"> </w:t>
        </w:r>
      </w:ins>
      <w:ins w:id="6996" w:author="PR Preview" w:date="2026-01-01T00:00:00Z">
        <w:r>
          <w:t xml:space="preserve">for</w:t>
        </w:r>
      </w:ins>
      <w:ins w:id="6997" w:author="PR Preview" w:date="2026-01-01T00:00:00Z">
        <w:r>
          <w:t xml:space="preserve"> </w:t>
        </w:r>
      </w:ins>
      <m:oMath>
        <m:r>
          <m:t>3</m:t>
        </m:r>
      </m:oMath>
      <w:ins w:id="6998" w:author="PR Preview" w:date="2026-01-01T00:00:00Z">
        <w:r>
          <w:t xml:space="preserve"> </w:t>
        </w:r>
      </w:ins>
      <w:ins w:id="6999" w:author="PR Preview" w:date="2026-01-01T00:00:00Z">
        <w:r>
          <w:t xml:space="preserve">and</w:t>
        </w:r>
      </w:ins>
      <w:ins w:id="7000" w:author="PR Preview" w:date="2026-01-01T00:00:00Z">
        <w:r>
          <w:t xml:space="preserve"> </w:t>
        </w:r>
      </w:ins>
      <m:oMath>
        <m:r>
          <m:rPr>
            <m:sty m:val="p"/>
          </m:rPr>
          <m:t>(</m:t>
        </m:r>
        <m:r>
          <m:t>0</m:t>
        </m:r>
        <m:r>
          <m:rPr>
            <m:sty m:val="p"/>
          </m:rPr>
          <m:t>,</m:t>
        </m:r>
        <m:r>
          <m:t>1</m:t>
        </m:r>
        <m:r>
          <m:rPr>
            <m:sty m:val="p"/>
          </m:rPr>
          <m:t>)</m:t>
        </m:r>
      </m:oMath>
      <w:ins w:id="7001" w:author="PR Preview" w:date="2026-01-01T00:00:00Z">
        <w:r>
          <w:t xml:space="preserve"> </w:t>
        </w:r>
      </w:ins>
      <w:ins w:id="7002" w:author="PR Preview" w:date="2026-01-01T00:00:00Z">
        <w:r>
          <w:t xml:space="preserve">for</w:t>
        </w:r>
      </w:ins>
      <w:ins w:id="7003" w:author="PR Preview" w:date="2026-01-01T00:00:00Z">
        <w:r>
          <w:t xml:space="preserve"> </w:t>
        </w:r>
      </w:ins>
      <m:oMath>
        <m:r>
          <m:t>1</m:t>
        </m:r>
      </m:oMath>
      <w:ins w:id="7004" w:author="PR Preview" w:date="2026-01-01T00:00:00Z">
        <w:r>
          <w:t xml:space="preserve">:</w:t>
        </w:r>
      </w:ins>
      <w:ins w:id="7005"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7006" w:author="PR Preview" w:date="2026-01-01T00:00:00Z">
        <w:r>
          <w:t xml:space="preserve"> </w:t>
        </w:r>
      </w:ins>
      <w:ins w:id="7007" w:author="PR Preview" w:date="2026-01-01T00:00:00Z">
        <w:r>
          <w:t xml:space="preserve">and</w:t>
        </w:r>
      </w:ins>
      <w:ins w:id="7008"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7009" w:author="PR Preview" w:date="2026-01-01T00:00:00Z">
        <w:r>
          <w:t xml:space="preserve">.</w:t>
        </w:r>
      </w:ins>
      <w:ins w:id="7010"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7011" w:author="PR Preview" w:date="2026-01-01T00:00:00Z">
        <w:r>
          <w:t xml:space="preserve"> </w:t>
        </w:r>
      </w:ins>
      <w:ins w:id="7012" w:author="PR Preview" w:date="2026-01-01T00:00:00Z">
        <w:r>
          <w:t xml:space="preserve">and</w:t>
        </w:r>
      </w:ins>
      <w:ins w:id="7013"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7014" w:author="PR Preview" w:date="2026-01-01T00:00:00Z">
        <w:r>
          <w:t xml:space="preserve"> </w:t>
        </w:r>
      </w:ins>
      <w:ins w:id="7015" w:author="PR Preview" w:date="2026-01-01T00:00:00Z">
        <w:r>
          <w:t xml:space="preserve">are the eigenvectors of</w:t>
        </w:r>
      </w:ins>
      <w:ins w:id="7016" w:author="PR Preview" w:date="2026-01-01T00:00:00Z">
        <w:r>
          <w:t xml:space="preserve"> </w:t>
        </w:r>
      </w:ins>
      <m:oMath>
        <m:r>
          <m:rPr>
            <m:sty m:val="bi"/>
          </m:rPr>
          <m:t>A</m:t>
        </m:r>
      </m:oMath>
      <w:ins w:id="7017" w:author="PR Preview" w:date="2026-01-01T00:00:00Z">
        <w:r>
          <w:t xml:space="preserve"> </w:t>
        </w:r>
      </w:ins>
      <w:ins w:id="7018" w:author="PR Preview" w:date="2026-01-01T00:00:00Z">
        <w:r>
          <w:t xml:space="preserve">for</w:t>
        </w:r>
      </w:ins>
      <w:ins w:id="7019" w:author="PR Preview" w:date="2026-01-01T00:00:00Z">
        <w:r>
          <w:t xml:space="preserve"> </w:t>
        </w:r>
      </w:ins>
      <m:oMath>
        <m:r>
          <m:t>3</m:t>
        </m:r>
      </m:oMath>
      <w:ins w:id="7020" w:author="PR Preview" w:date="2026-01-01T00:00:00Z">
        <w:r>
          <w:t xml:space="preserve"> </w:t>
        </w:r>
      </w:ins>
      <w:ins w:id="7021" w:author="PR Preview" w:date="2026-01-01T00:00:00Z">
        <w:r>
          <w:t xml:space="preserve">and</w:t>
        </w:r>
      </w:ins>
      <w:ins w:id="7022" w:author="PR Preview" w:date="2026-01-01T00:00:00Z">
        <w:r>
          <w:t xml:space="preserve"> </w:t>
        </w:r>
      </w:ins>
      <m:oMath>
        <m:r>
          <m:t>1</m:t>
        </m:r>
      </m:oMath>
      <w:ins w:id="7023" w:author="PR Preview" w:date="2026-01-01T00:00:00Z">
        <w:r>
          <w:t xml:space="preserve"> </w:t>
        </w:r>
      </w:ins>
      <w:ins w:id="7024" w:author="PR Preview" w:date="2026-01-01T00:00:00Z">
        <w:r>
          <w:t xml:space="preserve">found in</w:t>
        </w:r>
      </w:ins>
      <w:ins w:id="7025" w:author="PR Preview" w:date="2026-01-01T00:00:00Z">
        <w:r>
          <w:t xml:space="preserve"> </w:t>
        </w:r>
      </w:ins>
      <w:hyperlink w:anchor="exm-eigenvalue">
        <w:ins w:id="7026" w:author="PR Preview" w:date="2026-01-01T00:00:00Z">
          <w:r>
            <w:rPr>
              <w:rStyle w:val="Hyperlink"/>
            </w:rPr>
            <w:t xml:space="preserve">Example 135</w:t>
          </w:r>
        </w:ins>
      </w:hyperlink>
      <w:ins w:id="7027" w:author="PR Preview" w:date="2026-01-01T00:00:00Z">
        <w:r>
          <w:t xml:space="preserve">.</w:t>
        </w:r>
      </w:ins>
    </w:p>
    <w:bookmarkEnd w:id="575"/>
    <w:bookmarkStart w:id="576" w:name="thm-eigenvectors-independent"/>
    <w:p>
      <w:pPr>
        <w:pStyle w:val="BodyText"/>
      </w:pPr>
      <w:ins w:id="7028" w:author="PR Preview" w:date="2026-01-01T00:00:00Z">
        <w:r>
          <w:rPr>
            <w:b/>
            <w:bCs/>
          </w:rPr>
          <w:t xml:space="preserve">Theorem 104 (Eigenvectors for distinct eigenvalues are linearly independent)</w:t>
        </w:r>
      </w:ins>
      <w:ins w:id="7029" w:author="PR Preview" w:date="2026-01-01T00:00:00Z">
        <w:r>
          <w:t xml:space="preserve"> </w:t>
        </w:r>
      </w:ins>
      <w:ins w:id="7030" w:author="PR Preview" w:date="2026-01-01T00:00:00Z">
        <w:r>
          <w:t xml:space="preserve">If</w:t>
        </w:r>
      </w:ins>
      <w:ins w:id="7031"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7032" w:author="PR Preview" w:date="2026-01-01T00:00:00Z">
        <w:r>
          <w:t xml:space="preserve"> </w:t>
        </w:r>
      </w:ins>
      <w:ins w:id="7033" w:author="PR Preview" w:date="2026-01-01T00:00:00Z">
        <w:r>
          <w:t xml:space="preserve">are eigenvectors of a</w:t>
        </w:r>
      </w:ins>
      <w:ins w:id="7034" w:author="PR Preview" w:date="2026-01-01T00:00:00Z">
        <w:r>
          <w:t xml:space="preserve"> </w:t>
        </w:r>
      </w:ins>
      <m:oMath>
        <m:r>
          <m:t>p</m:t>
        </m:r>
        <m:r>
          <m:rPr>
            <m:sty m:val="p"/>
          </m:rPr>
          <m:t>×</m:t>
        </m:r>
        <m:r>
          <m:t>p</m:t>
        </m:r>
      </m:oMath>
      <w:ins w:id="7035" w:author="PR Preview" w:date="2026-01-01T00:00:00Z">
        <w:r>
          <w:t xml:space="preserve"> </w:t>
        </w:r>
      </w:ins>
      <w:ins w:id="7036" w:author="PR Preview" w:date="2026-01-01T00:00:00Z">
        <w:r>
          <w:t xml:space="preserve">matrix</w:t>
        </w:r>
      </w:ins>
      <w:ins w:id="7037" w:author="PR Preview" w:date="2026-01-01T00:00:00Z">
        <w:r>
          <w:t xml:space="preserve"> </w:t>
        </w:r>
      </w:ins>
      <m:oMath>
        <m:r>
          <m:rPr>
            <m:sty m:val="bi"/>
          </m:rPr>
          <m:t>A</m:t>
        </m:r>
      </m:oMath>
      <w:ins w:id="7038" w:author="PR Preview" w:date="2026-01-01T00:00:00Z">
        <w:r>
          <w:t xml:space="preserve"> </w:t>
        </w:r>
      </w:ins>
      <w:ins w:id="7039" w:author="PR Preview" w:date="2026-01-01T00:00:00Z">
        <w:r>
          <w:t xml:space="preserve">for eigenvalues</w:t>
        </w:r>
      </w:ins>
      <w:ins w:id="7040"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7041" w:author="PR Preview" w:date="2026-01-01T00:00:00Z">
        <w:r>
          <w:t xml:space="preserve"> </w:t>
        </w:r>
      </w:ins>
      <w:ins w:id="7042" w:author="PR Preview" w:date="2026-01-01T00:00:00Z">
        <w:r>
          <w:t xml:space="preserve">that are all different,</w:t>
        </w:r>
      </w:ins>
      <w:ins w:id="7043" w:author="PR Preview" w:date="2026-01-01T00:00:00Z">
        <w:r>
          <w:t xml:space="preserve"> </w:t>
        </w:r>
      </w:ins>
      <w:ins w:id="7044" w:author="PR Preview" w:date="2026-01-01T00:00:00Z">
        <w:r>
          <w:t xml:space="preserve">then</w:t>
        </w:r>
      </w:ins>
      <w:ins w:id="7045"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7046" w:author="PR Preview" w:date="2026-01-01T00:00:00Z">
        <w:r>
          <w:t xml:space="preserve"> </w:t>
        </w:r>
      </w:ins>
      <w:ins w:id="7047" w:author="PR Preview" w:date="2026-01-01T00:00:00Z">
        <w:r>
          <w:t xml:space="preserve">are linearly independent (</w:t>
        </w:r>
      </w:ins>
      <w:hyperlink w:anchor="def-linearly-independent">
        <w:ins w:id="7048" w:author="PR Preview" w:date="2026-01-01T00:00:00Z">
          <w:r>
            <w:rPr>
              <w:rStyle w:val="Hyperlink"/>
            </w:rPr>
            <w:t xml:space="preserve">Definition 37</w:t>
          </w:r>
        </w:ins>
      </w:hyperlink>
      <w:ins w:id="7049" w:author="PR Preview" w:date="2026-01-01T00:00:00Z">
        <w:r>
          <w:t xml:space="preserve">).</w:t>
        </w:r>
      </w:ins>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del w:id="7050" w:author="PR Preview" w:date="2026-01-01T00:00:00Z">
        <w:r>
          <w:rPr>
            <w:b/>
            <w:bCs/>
          </w:rPr>
          <w:delText xml:space="preserve">Example 188 (Independent eigenvectors)</w:delText>
        </w:r>
      </w:del>
      <w:del w:id="7051" w:author="PR Preview" w:date="2026-01-01T00:00:00Z">
        <w:r>
          <w:delText xml:space="preserve"> </w:delText>
        </w:r>
      </w:del>
      <w:del w:id="7052" w:author="PR Preview" w:date="2026-01-01T00:00:00Z">
        <w:r>
          <w:delText xml:space="preserve">The eigenvectors</w:delText>
        </w:r>
      </w:del>
      <w:del w:id="7053" w:author="PR Preview" w:date="2026-01-01T00:00:00Z">
        <w:r>
          <w:delText xml:space="preserve"> </w:delText>
        </w:r>
      </w:del>
      <m:oMath>
        <m:r>
          <m:rPr>
            <m:sty m:val="p"/>
          </m:rPr>
          <m:t>(</m:t>
        </m:r>
        <m:r>
          <m:t>1</m:t>
        </m:r>
        <m:r>
          <m:rPr>
            <m:sty m:val="p"/>
          </m:rPr>
          <m:t>,</m:t>
        </m:r>
        <m:r>
          <m:t>1</m:t>
        </m:r>
        <m:r>
          <m:rPr>
            <m:sty m:val="p"/>
          </m:rPr>
          <m:t>)</m:t>
        </m:r>
      </m:oMath>
      <w:del w:id="7054" w:author="PR Preview" w:date="2026-01-01T00:00:00Z">
        <w:r>
          <w:delText xml:space="preserve"> </w:delText>
        </w:r>
      </w:del>
      <w:del w:id="7055" w:author="PR Preview" w:date="2026-01-01T00:00:00Z">
        <w:r>
          <w:delText xml:space="preserve">for</w:delText>
        </w:r>
      </w:del>
      <w:del w:id="7056" w:author="PR Preview" w:date="2026-01-01T00:00:00Z">
        <w:r>
          <w:delText xml:space="preserve"> </w:delText>
        </w:r>
      </w:del>
      <m:oMath>
        <m:r>
          <m:t>3</m:t>
        </m:r>
      </m:oMath>
      <w:del w:id="7057" w:author="PR Preview" w:date="2026-01-01T00:00:00Z">
        <w:r>
          <w:delText xml:space="preserve"> </w:delText>
        </w:r>
      </w:del>
      <w:del w:id="7058" w:author="PR Preview" w:date="2026-01-01T00:00:00Z">
        <w:r>
          <w:delText xml:space="preserve">and</w:delText>
        </w:r>
      </w:del>
      <w:del w:id="7059" w:author="PR Preview" w:date="2026-01-01T00:00:00Z">
        <w:r>
          <w:delText xml:space="preserve"> </w:delText>
        </w:r>
      </w:del>
      <m:oMath>
        <m:r>
          <m:rPr>
            <m:sty m:val="p"/>
          </m:rPr>
          <m:t>(</m:t>
        </m:r>
        <m:r>
          <m:t>1</m:t>
        </m:r>
        <m:r>
          <m:rPr>
            <m:sty m:val="p"/>
          </m:rPr>
          <m:t>,</m:t>
        </m:r>
        <m:r>
          <m:rPr>
            <m:sty m:val="p"/>
          </m:rPr>
          <m:t>−</m:t>
        </m:r>
        <m:r>
          <m:t>1</m:t>
        </m:r>
        <m:r>
          <m:rPr>
            <m:sty m:val="p"/>
          </m:rPr>
          <m:t>)</m:t>
        </m:r>
      </m:oMath>
      <w:del w:id="7060" w:author="PR Preview" w:date="2026-01-01T00:00:00Z">
        <w:r>
          <w:delText xml:space="preserve"> </w:delText>
        </w:r>
      </w:del>
      <w:del w:id="7061" w:author="PR Preview" w:date="2026-01-01T00:00:00Z">
        <w:r>
          <w:delText xml:space="preserve">for</w:delText>
        </w:r>
      </w:del>
      <w:del w:id="7062" w:author="PR Preview" w:date="2026-01-01T00:00:00Z">
        <w:r>
          <w:delText xml:space="preserve"> </w:delText>
        </w:r>
      </w:del>
      <m:oMath>
        <m:r>
          <m:t>1</m:t>
        </m:r>
      </m:oMath>
      <w:del w:id="7063" w:author="PR Preview" w:date="2026-01-01T00:00:00Z">
        <w:r>
          <w:delText xml:space="preserve"> </w:delText>
        </w:r>
      </w:del>
      <w:del w:id="7064" w:author="PR Preview" w:date="2026-01-01T00:00:00Z">
        <w:r>
          <w:delText xml:space="preserve">of</w:delText>
        </w:r>
      </w:del>
      <w:del w:id="7065" w:author="PR Preview" w:date="2026-01-01T00:00:00Z">
        <w:r>
          <w:delText xml:space="preserve"> </w:delText>
        </w:r>
      </w:del>
      <w:hyperlink w:anchor="exm-eigenvalue">
        <w:del w:id="7066" w:author="PR Preview" w:date="2026-01-01T00:00:00Z">
          <w:r>
            <w:rPr>
              <w:rStyle w:val="Hyperlink"/>
            </w:rPr>
            <w:delText xml:space="preserve">Example 134</w:delText>
          </w:r>
        </w:del>
      </w:hyperlink>
      <w:del w:id="7067" w:author="PR Preview" w:date="2026-01-01T00:00:00Z">
        <w:r>
          <w:delText xml:space="preserve"> </w:delText>
        </w:r>
      </w:del>
      <w:del w:id="7068" w:author="PR Preview" w:date="2026-01-01T00:00:00Z">
        <w:r>
          <w:delText xml:space="preserve">are linearly independent, as</w:delText>
        </w:r>
      </w:del>
      <w:del w:id="7069" w:author="PR Preview" w:date="2026-01-01T00:00:00Z">
        <w:r>
          <w:delText xml:space="preserve"> </w:delText>
        </w:r>
      </w:del>
      <w:hyperlink w:anchor="thm-eigenvectors-independent">
        <w:del w:id="7070" w:author="PR Preview" w:date="2026-01-01T00:00:00Z">
          <w:r>
            <w:rPr>
              <w:rStyle w:val="Hyperlink"/>
            </w:rPr>
            <w:delText xml:space="preserve">Theorem 103</w:delText>
          </w:r>
        </w:del>
      </w:hyperlink>
      <w:del w:id="7071" w:author="PR Preview" w:date="2026-01-01T00:00:00Z">
        <w:r>
          <w:delText xml:space="preserve"> </w:delText>
        </w:r>
      </w:del>
      <w:del w:id="7072" w:author="PR Preview" w:date="2026-01-01T00:00:00Z">
        <w:r>
          <w:delText xml:space="preserve">says they must be:</w:delText>
        </w:r>
      </w:del>
      <w:del w:id="7073"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7074" w:author="PR Preview" w:date="2026-01-01T00:00:00Z">
        <w:r>
          <w:delText xml:space="preserve"> </w:delText>
        </w:r>
      </w:del>
      <w:del w:id="7075" w:author="PR Preview" w:date="2026-01-01T00:00:00Z">
        <w:r>
          <w:delText xml:space="preserve">is</w:delText>
        </w:r>
      </w:del>
      <w:del w:id="7076" w:author="PR Preview" w:date="2026-01-01T00:00:00Z">
        <w:r>
          <w:delText xml:space="preserve"> </w:delText>
        </w:r>
      </w:del>
      <m:oMath>
        <m:acc>
          <m:accPr>
            <m:chr m:val="̃"/>
          </m:accPr>
          <m:e>
            <m:r>
              <m:t>0</m:t>
            </m:r>
          </m:e>
        </m:acc>
      </m:oMath>
      <w:del w:id="7077" w:author="PR Preview" w:date="2026-01-01T00:00:00Z">
        <w:r>
          <w:delText xml:space="preserve"> </w:delText>
        </w:r>
      </w:del>
      <w:del w:id="7078" w:author="PR Preview" w:date="2026-01-01T00:00:00Z">
        <w:r>
          <w:delText xml:space="preserve">only if</w:delText>
        </w:r>
      </w:del>
      <w:del w:id="7079"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7080" w:author="PR Preview" w:date="2026-01-01T00:00:00Z">
        <w:r>
          <w:delText xml:space="preserve">.</w:delText>
        </w:r>
      </w:del>
      <w:del w:id="7081" w:author="PR Preview" w:date="2026-01-01T00:00:00Z">
        <w:r>
          <w:delText xml:space="preserve"> </w:delText>
        </w:r>
      </w:del>
      <w:del w:id="7082" w:author="PR Preview" w:date="2026-01-01T00:00:00Z">
        <w:r>
          <w:delText xml:space="preserve">Two eigenvectors for the same eigenvalue need not be independent:</w:delText>
        </w:r>
      </w:del>
      <w:del w:id="7083" w:author="PR Preview" w:date="2026-01-01T00:00:00Z">
        <w:r>
          <w:delText xml:space="preserve"> </w:delText>
        </w:r>
      </w:del>
      <m:oMath>
        <m:r>
          <m:rPr>
            <m:sty m:val="p"/>
          </m:rPr>
          <m:t>(</m:t>
        </m:r>
        <m:r>
          <m:t>1</m:t>
        </m:r>
        <m:r>
          <m:rPr>
            <m:sty m:val="p"/>
          </m:rPr>
          <m:t>,</m:t>
        </m:r>
        <m:r>
          <m:t>1</m:t>
        </m:r>
        <m:r>
          <m:rPr>
            <m:sty m:val="p"/>
          </m:rPr>
          <m:t>)</m:t>
        </m:r>
      </m:oMath>
      <w:del w:id="7084" w:author="PR Preview" w:date="2026-01-01T00:00:00Z">
        <w:r>
          <w:delText xml:space="preserve"> </w:delText>
        </w:r>
      </w:del>
      <w:del w:id="7085" w:author="PR Preview" w:date="2026-01-01T00:00:00Z">
        <w:r>
          <w:delText xml:space="preserve">and</w:delText>
        </w:r>
      </w:del>
      <w:del w:id="7086" w:author="PR Preview" w:date="2026-01-01T00:00:00Z">
        <w:r>
          <w:delText xml:space="preserve"> </w:delText>
        </w:r>
      </w:del>
      <m:oMath>
        <m:r>
          <m:rPr>
            <m:sty m:val="p"/>
          </m:rPr>
          <m:t>(</m:t>
        </m:r>
        <m:r>
          <m:t>2</m:t>
        </m:r>
        <m:r>
          <m:rPr>
            <m:sty m:val="p"/>
          </m:rPr>
          <m:t>,</m:t>
        </m:r>
        <m:r>
          <m:t>2</m:t>
        </m:r>
        <m:r>
          <m:rPr>
            <m:sty m:val="p"/>
          </m:rPr>
          <m:t>)</m:t>
        </m:r>
      </m:oMath>
      <w:del w:id="7087" w:author="PR Preview" w:date="2026-01-01T00:00:00Z">
        <w:r>
          <w:delText xml:space="preserve"> </w:delText>
        </w:r>
      </w:del>
      <w:del w:id="7088" w:author="PR Preview" w:date="2026-01-01T00:00:00Z">
        <w:r>
          <w:delText xml:space="preserve">are both eigenvectors for</w:delText>
        </w:r>
      </w:del>
      <w:del w:id="7089" w:author="PR Preview" w:date="2026-01-01T00:00:00Z">
        <w:r>
          <w:delText xml:space="preserve"> </w:delText>
        </w:r>
      </w:del>
      <m:oMath>
        <m:r>
          <m:t>3</m:t>
        </m:r>
      </m:oMath>
      <w:del w:id="7090" w:author="PR Preview" w:date="2026-01-01T00:00:00Z">
        <w:r>
          <w:delText xml:space="preserve">.</w:delText>
        </w:r>
      </w:del>
    </w:p>
    <w:p>
      <w:pPr>
        <w:pStyle w:val="BodyText"/>
      </w:pPr>
      <w:ins w:id="7091" w:author="PR Preview" w:date="2026-01-01T00:00:00Z">
        <w:r>
          <w:rPr>
            <w:b/>
            <w:bCs/>
          </w:rPr>
          <w:t xml:space="preserve">Example 189 (Independent eigenvectors)</w:t>
        </w:r>
      </w:ins>
      <w:ins w:id="7092" w:author="PR Preview" w:date="2026-01-01T00:00:00Z">
        <w:r>
          <w:t xml:space="preserve"> </w:t>
        </w:r>
      </w:ins>
      <w:ins w:id="7093" w:author="PR Preview" w:date="2026-01-01T00:00:00Z">
        <w:r>
          <w:t xml:space="preserve">The eigenvectors</w:t>
        </w:r>
      </w:ins>
      <w:ins w:id="7094" w:author="PR Preview" w:date="2026-01-01T00:00:00Z">
        <w:r>
          <w:t xml:space="preserve"> </w:t>
        </w:r>
      </w:ins>
      <m:oMath>
        <m:r>
          <m:rPr>
            <m:sty m:val="p"/>
          </m:rPr>
          <m:t>(</m:t>
        </m:r>
        <m:r>
          <m:t>1</m:t>
        </m:r>
        <m:r>
          <m:rPr>
            <m:sty m:val="p"/>
          </m:rPr>
          <m:t>,</m:t>
        </m:r>
        <m:r>
          <m:t>1</m:t>
        </m:r>
        <m:r>
          <m:rPr>
            <m:sty m:val="p"/>
          </m:rPr>
          <m:t>)</m:t>
        </m:r>
      </m:oMath>
      <w:ins w:id="7095" w:author="PR Preview" w:date="2026-01-01T00:00:00Z">
        <w:r>
          <w:t xml:space="preserve"> </w:t>
        </w:r>
      </w:ins>
      <w:ins w:id="7096" w:author="PR Preview" w:date="2026-01-01T00:00:00Z">
        <w:r>
          <w:t xml:space="preserve">for</w:t>
        </w:r>
      </w:ins>
      <w:ins w:id="7097" w:author="PR Preview" w:date="2026-01-01T00:00:00Z">
        <w:r>
          <w:t xml:space="preserve"> </w:t>
        </w:r>
      </w:ins>
      <m:oMath>
        <m:r>
          <m:t>3</m:t>
        </m:r>
      </m:oMath>
      <w:ins w:id="7098" w:author="PR Preview" w:date="2026-01-01T00:00:00Z">
        <w:r>
          <w:t xml:space="preserve"> </w:t>
        </w:r>
      </w:ins>
      <w:ins w:id="7099" w:author="PR Preview" w:date="2026-01-01T00:00:00Z">
        <w:r>
          <w:t xml:space="preserve">and</w:t>
        </w:r>
      </w:ins>
      <w:ins w:id="7100" w:author="PR Preview" w:date="2026-01-01T00:00:00Z">
        <w:r>
          <w:t xml:space="preserve"> </w:t>
        </w:r>
      </w:ins>
      <m:oMath>
        <m:r>
          <m:rPr>
            <m:sty m:val="p"/>
          </m:rPr>
          <m:t>(</m:t>
        </m:r>
        <m:r>
          <m:t>1</m:t>
        </m:r>
        <m:r>
          <m:rPr>
            <m:sty m:val="p"/>
          </m:rPr>
          <m:t>,</m:t>
        </m:r>
        <m:r>
          <m:rPr>
            <m:sty m:val="p"/>
          </m:rPr>
          <m:t>−</m:t>
        </m:r>
        <m:r>
          <m:t>1</m:t>
        </m:r>
        <m:r>
          <m:rPr>
            <m:sty m:val="p"/>
          </m:rPr>
          <m:t>)</m:t>
        </m:r>
      </m:oMath>
      <w:ins w:id="7101" w:author="PR Preview" w:date="2026-01-01T00:00:00Z">
        <w:r>
          <w:t xml:space="preserve"> </w:t>
        </w:r>
      </w:ins>
      <w:ins w:id="7102" w:author="PR Preview" w:date="2026-01-01T00:00:00Z">
        <w:r>
          <w:t xml:space="preserve">for</w:t>
        </w:r>
      </w:ins>
      <w:ins w:id="7103" w:author="PR Preview" w:date="2026-01-01T00:00:00Z">
        <w:r>
          <w:t xml:space="preserve"> </w:t>
        </w:r>
      </w:ins>
      <m:oMath>
        <m:r>
          <m:t>1</m:t>
        </m:r>
      </m:oMath>
      <w:ins w:id="7104" w:author="PR Preview" w:date="2026-01-01T00:00:00Z">
        <w:r>
          <w:t xml:space="preserve"> </w:t>
        </w:r>
      </w:ins>
      <w:ins w:id="7105" w:author="PR Preview" w:date="2026-01-01T00:00:00Z">
        <w:r>
          <w:t xml:space="preserve">of</w:t>
        </w:r>
      </w:ins>
      <w:ins w:id="7106" w:author="PR Preview" w:date="2026-01-01T00:00:00Z">
        <w:r>
          <w:t xml:space="preserve"> </w:t>
        </w:r>
      </w:ins>
      <w:hyperlink w:anchor="exm-eigenvalue">
        <w:ins w:id="7107" w:author="PR Preview" w:date="2026-01-01T00:00:00Z">
          <w:r>
            <w:rPr>
              <w:rStyle w:val="Hyperlink"/>
            </w:rPr>
            <w:t xml:space="preserve">Example 135</w:t>
          </w:r>
        </w:ins>
      </w:hyperlink>
      <w:ins w:id="7108" w:author="PR Preview" w:date="2026-01-01T00:00:00Z">
        <w:r>
          <w:t xml:space="preserve"> </w:t>
        </w:r>
      </w:ins>
      <w:ins w:id="7109" w:author="PR Preview" w:date="2026-01-01T00:00:00Z">
        <w:r>
          <w:t xml:space="preserve">are linearly independent, as</w:t>
        </w:r>
      </w:ins>
      <w:ins w:id="7110" w:author="PR Preview" w:date="2026-01-01T00:00:00Z">
        <w:r>
          <w:t xml:space="preserve"> </w:t>
        </w:r>
      </w:ins>
      <w:hyperlink w:anchor="thm-eigenvectors-independent">
        <w:ins w:id="7111" w:author="PR Preview" w:date="2026-01-01T00:00:00Z">
          <w:r>
            <w:rPr>
              <w:rStyle w:val="Hyperlink"/>
            </w:rPr>
            <w:t xml:space="preserve">Theorem 104</w:t>
          </w:r>
        </w:ins>
      </w:hyperlink>
      <w:ins w:id="7112" w:author="PR Preview" w:date="2026-01-01T00:00:00Z">
        <w:r>
          <w:t xml:space="preserve"> </w:t>
        </w:r>
      </w:ins>
      <w:ins w:id="7113" w:author="PR Preview" w:date="2026-01-01T00:00:00Z">
        <w:r>
          <w:t xml:space="preserve">says they must be:</w:t>
        </w:r>
      </w:ins>
      <w:ins w:id="7114"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7115" w:author="PR Preview" w:date="2026-01-01T00:00:00Z">
        <w:r>
          <w:t xml:space="preserve"> </w:t>
        </w:r>
      </w:ins>
      <w:ins w:id="7116" w:author="PR Preview" w:date="2026-01-01T00:00:00Z">
        <w:r>
          <w:t xml:space="preserve">is</w:t>
        </w:r>
      </w:ins>
      <w:ins w:id="7117" w:author="PR Preview" w:date="2026-01-01T00:00:00Z">
        <w:r>
          <w:t xml:space="preserve"> </w:t>
        </w:r>
      </w:ins>
      <m:oMath>
        <m:acc>
          <m:accPr>
            <m:chr m:val="̃"/>
          </m:accPr>
          <m:e>
            <m:r>
              <m:t>0</m:t>
            </m:r>
          </m:e>
        </m:acc>
      </m:oMath>
      <w:ins w:id="7118" w:author="PR Preview" w:date="2026-01-01T00:00:00Z">
        <w:r>
          <w:t xml:space="preserve"> </w:t>
        </w:r>
      </w:ins>
      <w:ins w:id="7119" w:author="PR Preview" w:date="2026-01-01T00:00:00Z">
        <w:r>
          <w:t xml:space="preserve">only if</w:t>
        </w:r>
      </w:ins>
      <w:ins w:id="7120" w:author="PR Preview" w:date="2026-01-01T00:00:00Z">
        <w:r>
          <w:t xml:space="preserve"> </w:t>
        </w:r>
      </w:ins>
      <m:oMath>
        <m:sSub>
          <m:e>
            <m:r>
              <m:t>c</m:t>
            </m:r>
          </m:e>
          <m:sub>
            <m:r>
              <m:t>1</m:t>
            </m:r>
          </m:sub>
        </m:sSub>
        <m:r>
          <m:rPr>
            <m:sty m:val="p"/>
          </m:rPr>
          <m:t>=</m:t>
        </m:r>
        <m:sSub>
          <m:e>
            <m:r>
              <m:t>c</m:t>
            </m:r>
          </m:e>
          <m:sub>
            <m:r>
              <m:t>2</m:t>
            </m:r>
          </m:sub>
        </m:sSub>
        <m:r>
          <m:rPr>
            <m:sty m:val="p"/>
          </m:rPr>
          <m:t>=</m:t>
        </m:r>
        <m:r>
          <m:t>0</m:t>
        </m:r>
      </m:oMath>
      <w:ins w:id="7121" w:author="PR Preview" w:date="2026-01-01T00:00:00Z">
        <w:r>
          <w:t xml:space="preserve">.</w:t>
        </w:r>
      </w:ins>
      <w:ins w:id="7122" w:author="PR Preview" w:date="2026-01-01T00:00:00Z">
        <w:r>
          <w:t xml:space="preserve"> </w:t>
        </w:r>
      </w:ins>
      <w:ins w:id="7123" w:author="PR Preview" w:date="2026-01-01T00:00:00Z">
        <w:r>
          <w:t xml:space="preserve">Two eigenvectors for the same eigenvalue need not be independent:</w:t>
        </w:r>
      </w:ins>
      <w:ins w:id="7124" w:author="PR Preview" w:date="2026-01-01T00:00:00Z">
        <w:r>
          <w:t xml:space="preserve"> </w:t>
        </w:r>
      </w:ins>
      <m:oMath>
        <m:r>
          <m:rPr>
            <m:sty m:val="p"/>
          </m:rPr>
          <m:t>(</m:t>
        </m:r>
        <m:r>
          <m:t>1</m:t>
        </m:r>
        <m:r>
          <m:rPr>
            <m:sty m:val="p"/>
          </m:rPr>
          <m:t>,</m:t>
        </m:r>
        <m:r>
          <m:t>1</m:t>
        </m:r>
        <m:r>
          <m:rPr>
            <m:sty m:val="p"/>
          </m:rPr>
          <m:t>)</m:t>
        </m:r>
      </m:oMath>
      <w:ins w:id="7125" w:author="PR Preview" w:date="2026-01-01T00:00:00Z">
        <w:r>
          <w:t xml:space="preserve"> </w:t>
        </w:r>
      </w:ins>
      <w:ins w:id="7126" w:author="PR Preview" w:date="2026-01-01T00:00:00Z">
        <w:r>
          <w:t xml:space="preserve">and</w:t>
        </w:r>
      </w:ins>
      <w:ins w:id="7127" w:author="PR Preview" w:date="2026-01-01T00:00:00Z">
        <w:r>
          <w:t xml:space="preserve"> </w:t>
        </w:r>
      </w:ins>
      <m:oMath>
        <m:r>
          <m:rPr>
            <m:sty m:val="p"/>
          </m:rPr>
          <m:t>(</m:t>
        </m:r>
        <m:r>
          <m:t>2</m:t>
        </m:r>
        <m:r>
          <m:rPr>
            <m:sty m:val="p"/>
          </m:rPr>
          <m:t>,</m:t>
        </m:r>
        <m:r>
          <m:t>2</m:t>
        </m:r>
        <m:r>
          <m:rPr>
            <m:sty m:val="p"/>
          </m:rPr>
          <m:t>)</m:t>
        </m:r>
      </m:oMath>
      <w:ins w:id="7128" w:author="PR Preview" w:date="2026-01-01T00:00:00Z">
        <w:r>
          <w:t xml:space="preserve"> </w:t>
        </w:r>
      </w:ins>
      <w:ins w:id="7129" w:author="PR Preview" w:date="2026-01-01T00:00:00Z">
        <w:r>
          <w:t xml:space="preserve">are both eigenvectors for</w:t>
        </w:r>
      </w:ins>
      <w:ins w:id="7130" w:author="PR Preview" w:date="2026-01-01T00:00:00Z">
        <w:r>
          <w:t xml:space="preserve"> </w:t>
        </w:r>
      </w:ins>
      <m:oMath>
        <m:r>
          <m:t>3</m:t>
        </m:r>
      </m:oMath>
      <w:ins w:id="7131" w:author="PR Preview" w:date="2026-01-01T00:00:00Z">
        <w:r>
          <w:t xml:space="preserve">.</w:t>
        </w:r>
      </w:ins>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del w:id="7132" w:author="PR Preview" w:date="2026-01-01T00:00:00Z">
        <w:r>
          <w:rPr>
            <w:b/>
            <w:bCs/>
          </w:rPr>
          <w:delText xml:space="preserve">Example 189 (Diagonalizable and not)</w:delText>
        </w:r>
      </w:del>
      <w:del w:id="7133" w:author="PR Preview" w:date="2026-01-01T00:00:00Z">
        <w:r>
          <w:delText xml:space="preserve"> </w:delText>
        </w:r>
      </w:del>
      <w:del w:id="7134" w:author="PR Preview" w:date="2026-01-01T00:00:00Z">
        <w:r>
          <w:delText xml:space="preserve"> </w:delText>
        </w:r>
      </w:del>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135" w:author="PR Preview" w:date="2026-01-01T00:00:00Z">
        <w:r>
          <w:delText xml:space="preserve"> </w:delText>
        </w:r>
      </w:del>
      <w:del w:id="7136" w:author="PR Preview" w:date="2026-01-01T00:00:00Z">
        <w:r>
          <w:delText xml:space="preserve">is diagonalizable:</w:delText>
        </w:r>
      </w:del>
      <w:del w:id="7137" w:author="PR Preview" w:date="2026-01-01T00:00:00Z">
        <w:r>
          <w:delText xml:space="preserve"> </w:delText>
        </w:r>
      </w:del>
      <w:del w:id="7138" w:author="PR Preview" w:date="2026-01-01T00:00:00Z">
        <w:r>
          <w:delText xml:space="preserve">with</w:delText>
        </w:r>
      </w:del>
      <w:del w:id="7139" w:author="PR Preview" w:date="2026-01-01T00:00:00Z">
        <w:r>
          <w:delText xml:space="preserve"> </w:delText>
        </w:r>
      </w:del>
      <m:oMath>
        <m:r>
          <m:rPr>
            <m:sty m:val="bi"/>
          </m:rPr>
          <m:t>P</m:t>
        </m:r>
      </m:oMath>
      <w:del w:id="7140" w:author="PR Preview" w:date="2026-01-01T00:00:00Z">
        <w:r>
          <w:delText xml:space="preserve"> </w:delText>
        </w:r>
      </w:del>
      <w:del w:id="7141" w:author="PR Preview" w:date="2026-01-01T00:00:00Z">
        <w:r>
          <w:delText xml:space="preserve">as in</w:delText>
        </w:r>
      </w:del>
      <w:del w:id="7142" w:author="PR Preview" w:date="2026-01-01T00:00:00Z">
        <w:r>
          <w:delText xml:space="preserve"> </w:delText>
        </w:r>
      </w:del>
      <w:hyperlink w:anchor="exm-similar">
        <w:del w:id="7143" w:author="PR Preview" w:date="2026-01-01T00:00:00Z">
          <w:r>
            <w:rPr>
              <w:rStyle w:val="Hyperlink"/>
            </w:rPr>
            <w:delText xml:space="preserve">Example 186</w:delText>
          </w:r>
        </w:del>
      </w:hyperlink>
      <w:del w:id="7144" w:author="PR Preview" w:date="2026-01-01T00:00:00Z">
        <w:r>
          <w:delText xml:space="preserve">,</w:delText>
        </w:r>
      </w:del>
      <w:del w:id="7145"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7146" w:author="PR Preview" w:date="2026-01-01T00:00:00Z">
        <w:r>
          <w:delText xml:space="preserve">.</w:delText>
        </w:r>
      </w:del>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7147" w:author="PR Preview" w:date="2026-01-01T00:00:00Z">
        <w:r>
          <w:delText xml:space="preserve"> </w:delText>
        </w:r>
      </w:del>
      <w:del w:id="7148" w:author="PR Preview" w:date="2026-01-01T00:00:00Z">
        <w:r>
          <w:delText xml:space="preserve">is not.</w:delText>
        </w:r>
      </w:del>
      <w:del w:id="7149" w:author="PR Preview" w:date="2026-01-01T00:00:00Z">
        <w:r>
          <w:delText xml:space="preserve"> </w:delText>
        </w:r>
      </w:del>
      <w:del w:id="7150" w:author="PR Preview" w:date="2026-01-01T00:00:00Z">
        <w:r>
          <w:delText xml:space="preserve">Suppose</w:delText>
        </w:r>
      </w:del>
      <w:del w:id="7151"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7152" w:author="PR Preview" w:date="2026-01-01T00:00:00Z">
        <w:r>
          <w:delText xml:space="preserve">,</w:delText>
        </w:r>
      </w:del>
      <w:del w:id="7153" w:author="PR Preview" w:date="2026-01-01T00:00:00Z">
        <w:r>
          <w:delText xml:space="preserve"> </w:delText>
        </w:r>
      </w:del>
      <w:del w:id="7154" w:author="PR Preview" w:date="2026-01-01T00:00:00Z">
        <w:r>
          <w:delText xml:space="preserve">so</w:delText>
        </w:r>
      </w:del>
      <w:del w:id="7155"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7156" w:author="PR Preview" w:date="2026-01-01T00:00:00Z">
        <w:r>
          <w:delText xml:space="preserve"> </w:delText>
        </w:r>
      </w:del>
      <w:del w:id="7157" w:author="PR Preview" w:date="2026-01-01T00:00:00Z">
        <w:r>
          <w:delText xml:space="preserve">(</w:delText>
        </w:r>
      </w:del>
      <w:hyperlink w:anchor="rem-similar-both-ways">
        <w:del w:id="7158" w:author="PR Preview" w:date="2026-01-01T00:00:00Z">
          <w:r>
            <w:rPr>
              <w:rStyle w:val="Hyperlink"/>
            </w:rPr>
            <w:delText xml:space="preserve">Remark 42</w:delText>
          </w:r>
        </w:del>
      </w:hyperlink>
      <w:del w:id="7159" w:author="PR Preview" w:date="2026-01-01T00:00:00Z">
        <w:r>
          <w:delText xml:space="preserve">).</w:delText>
        </w:r>
      </w:del>
      <w:del w:id="7160" w:author="PR Preview" w:date="2026-01-01T00:00:00Z">
        <w:r>
          <w:delText xml:space="preserve"> </w:delText>
        </w:r>
      </w:del>
      <w:del w:id="7161" w:author="PR Preview" w:date="2026-01-01T00:00:00Z">
        <w:r>
          <w:delText xml:space="preserve">The eigenvalues of</w:delText>
        </w:r>
      </w:del>
      <w:del w:id="7162" w:author="PR Preview" w:date="2026-01-01T00:00:00Z">
        <w:r>
          <w:delText xml:space="preserve"> </w:delText>
        </w:r>
      </w:del>
      <m:oMath>
        <m:r>
          <m:rPr>
            <m:sty m:val="b"/>
          </m:rPr>
          <m:t>Λ</m:t>
        </m:r>
      </m:oMath>
      <w:del w:id="7163" w:author="PR Preview" w:date="2026-01-01T00:00:00Z">
        <w:r>
          <w:delText xml:space="preserve"> </w:delText>
        </w:r>
      </w:del>
      <w:del w:id="7164" w:author="PR Preview" w:date="2026-01-01T00:00:00Z">
        <w:r>
          <w:delText xml:space="preserve">are its diagonal entries (</w:delText>
        </w:r>
      </w:del>
      <w:hyperlink w:anchor="thm-eigen-triangular">
        <w:del w:id="7165" w:author="PR Preview" w:date="2026-01-01T00:00:00Z">
          <w:r>
            <w:rPr>
              <w:rStyle w:val="Hyperlink"/>
            </w:rPr>
            <w:delText xml:space="preserve">Theorem 100</w:delText>
          </w:r>
        </w:del>
      </w:hyperlink>
      <w:del w:id="7166" w:author="PR Preview" w:date="2026-01-01T00:00:00Z">
        <w:r>
          <w:delText xml:space="preserve">,</w:delText>
        </w:r>
      </w:del>
      <w:del w:id="7167" w:author="PR Preview" w:date="2026-01-01T00:00:00Z">
        <w:r>
          <w:delText xml:space="preserve"> </w:delText>
        </w:r>
      </w:del>
      <w:del w:id="7168" w:author="PR Preview" w:date="2026-01-01T00:00:00Z">
        <w:r>
          <w:delText xml:space="preserve">since a diagonal matrix is upper triangular)</w:delText>
        </w:r>
      </w:del>
      <w:del w:id="7169" w:author="PR Preview" w:date="2026-01-01T00:00:00Z">
        <w:r>
          <w:delText xml:space="preserve"> </w:delText>
        </w:r>
      </w:del>
      <w:del w:id="7170" w:author="PR Preview" w:date="2026-01-01T00:00:00Z">
        <w:r>
          <w:delText xml:space="preserve">and are the eigenvalues of</w:delText>
        </w:r>
      </w:del>
      <w:del w:id="7171" w:author="PR Preview" w:date="2026-01-01T00:00:00Z">
        <w:r>
          <w:delText xml:space="preserve"> </w:delText>
        </w:r>
      </w:del>
      <m:oMath>
        <m:r>
          <m:rPr>
            <m:sty m:val="bi"/>
          </m:rPr>
          <m:t>J</m:t>
        </m:r>
      </m:oMath>
      <w:del w:id="7172" w:author="PR Preview" w:date="2026-01-01T00:00:00Z">
        <w:r>
          <w:delText xml:space="preserve"> </w:delText>
        </w:r>
      </w:del>
      <w:del w:id="7173" w:author="PR Preview" w:date="2026-01-01T00:00:00Z">
        <w:r>
          <w:delText xml:space="preserve">(</w:delText>
        </w:r>
      </w:del>
      <w:hyperlink w:anchor="thm-similar-eigenvalues">
        <w:del w:id="7174" w:author="PR Preview" w:date="2026-01-01T00:00:00Z">
          <w:r>
            <w:rPr>
              <w:rStyle w:val="Hyperlink"/>
            </w:rPr>
            <w:delText xml:space="preserve">Theorem 102</w:delText>
          </w:r>
        </w:del>
      </w:hyperlink>
      <w:del w:id="7175" w:author="PR Preview" w:date="2026-01-01T00:00:00Z">
        <w:r>
          <w:delText xml:space="preserve">),</w:delText>
        </w:r>
      </w:del>
      <w:del w:id="7176" w:author="PR Preview" w:date="2026-01-01T00:00:00Z">
        <w:r>
          <w:delText xml:space="preserve"> </w:delText>
        </w:r>
      </w:del>
      <w:del w:id="7177" w:author="PR Preview" w:date="2026-01-01T00:00:00Z">
        <w:r>
          <w:delText xml:space="preserve">of which</w:delText>
        </w:r>
      </w:del>
      <w:del w:id="7178" w:author="PR Preview" w:date="2026-01-01T00:00:00Z">
        <w:r>
          <w:delText xml:space="preserve"> </w:delText>
        </w:r>
      </w:del>
      <m:oMath>
        <m:r>
          <m:t>0</m:t>
        </m:r>
      </m:oMath>
      <w:del w:id="7179" w:author="PR Preview" w:date="2026-01-01T00:00:00Z">
        <w:r>
          <w:delText xml:space="preserve"> </w:delText>
        </w:r>
      </w:del>
      <w:del w:id="7180" w:author="PR Preview" w:date="2026-01-01T00:00:00Z">
        <w:r>
          <w:delText xml:space="preserve">is the only one (</w:delText>
        </w:r>
      </w:del>
      <w:hyperlink w:anchor="exm-eigenspace">
        <w:del w:id="7181" w:author="PR Preview" w:date="2026-01-01T00:00:00Z">
          <w:r>
            <w:rPr>
              <w:rStyle w:val="Hyperlink"/>
            </w:rPr>
            <w:delText xml:space="preserve">Example 180</w:delText>
          </w:r>
        </w:del>
      </w:hyperlink>
      <w:del w:id="7182" w:author="PR Preview" w:date="2026-01-01T00:00:00Z">
        <w:r>
          <w:delText xml:space="preserve">).</w:delText>
        </w:r>
      </w:del>
      <w:del w:id="7183" w:author="PR Preview" w:date="2026-01-01T00:00:00Z">
        <w:r>
          <w:delText xml:space="preserve"> </w:delText>
        </w:r>
      </w:del>
      <w:del w:id="7184" w:author="PR Preview" w:date="2026-01-01T00:00:00Z">
        <w:r>
          <w:delText xml:space="preserve">So</w:delText>
        </w:r>
      </w:del>
      <w:del w:id="7185"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7186" w:author="PR Preview" w:date="2026-01-01T00:00:00Z">
        <w:r>
          <w:delText xml:space="preserve">,</w:delText>
        </w:r>
      </w:del>
      <w:del w:id="7187" w:author="PR Preview" w:date="2026-01-01T00:00:00Z">
        <w:r>
          <w:delText xml:space="preserve"> </w:delText>
        </w:r>
      </w:del>
      <w:del w:id="7188" w:author="PR Preview" w:date="2026-01-01T00:00:00Z">
        <w:r>
          <w:delText xml:space="preserve">and then</w:delText>
        </w:r>
      </w:del>
      <w:del w:id="7189" w:author="PR Preview" w:date="2026-01-01T00:00:00Z">
        <w:r>
          <w:delText xml:space="preserve"> </w:delText>
        </w:r>
      </w:del>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del w:id="7190" w:author="PR Preview" w:date="2026-01-01T00:00:00Z">
        <w:r>
          <w:delText xml:space="preserve"> </w:delText>
        </w:r>
      </w:del>
      <w:del w:id="7191" w:author="PR Preview" w:date="2026-01-01T00:00:00Z">
        <w:r>
          <w:delText xml:space="preserve">(</w:delText>
        </w:r>
      </w:del>
      <w:hyperlink w:anchor="def-matrix-mult">
        <w:del w:id="7192" w:author="PR Preview" w:date="2026-01-01T00:00:00Z">
          <w:r>
            <w:rPr>
              <w:rStyle w:val="Hyperlink"/>
            </w:rPr>
            <w:delText xml:space="preserve">Definition 24</w:delText>
          </w:r>
        </w:del>
      </w:hyperlink>
      <w:del w:id="7193" w:author="PR Preview" w:date="2026-01-01T00:00:00Z">
        <w:r>
          <w:delText xml:space="preserve">),</w:delText>
        </w:r>
      </w:del>
      <w:del w:id="7194" w:author="PR Preview" w:date="2026-01-01T00:00:00Z">
        <w:r>
          <w:delText xml:space="preserve"> </w:delText>
        </w:r>
      </w:del>
      <w:del w:id="7195" w:author="PR Preview" w:date="2026-01-01T00:00:00Z">
        <w:r>
          <w:delText xml:space="preserve">which it is not.</w:delText>
        </w:r>
      </w:del>
    </w:p>
    <w:p>
      <w:pPr>
        <w:pStyle w:val="FirstParagraph"/>
      </w:pPr>
      <w:del w:id="7196" w:author="PR Preview" w:date="2026-01-01T00:00:00Z">
        <w:r>
          <w:rPr>
            <w:b/>
            <w:bCs/>
          </w:rPr>
          <w:delText xml:space="preserve">Theorem 104 (Diagonalizable means a basis of eigenvectors)</w:delText>
        </w:r>
      </w:del>
      <w:del w:id="7197" w:author="PR Preview" w:date="2026-01-01T00:00:00Z">
        <w:r>
          <w:delText xml:space="preserve"> </w:delText>
        </w:r>
      </w:del>
      <w:del w:id="7198" w:author="PR Preview" w:date="2026-01-01T00:00:00Z">
        <w:r>
          <w:delText xml:space="preserve">A</w:delText>
        </w:r>
      </w:del>
      <w:del w:id="7199" w:author="PR Preview" w:date="2026-01-01T00:00:00Z">
        <w:r>
          <w:delText xml:space="preserve"> </w:delText>
        </w:r>
      </w:del>
      <m:oMath>
        <m:r>
          <m:t>p</m:t>
        </m:r>
        <m:r>
          <m:rPr>
            <m:sty m:val="p"/>
          </m:rPr>
          <m:t>×</m:t>
        </m:r>
        <m:r>
          <m:t>p</m:t>
        </m:r>
      </m:oMath>
      <w:del w:id="7200" w:author="PR Preview" w:date="2026-01-01T00:00:00Z">
        <w:r>
          <w:delText xml:space="preserve"> </w:delText>
        </w:r>
      </w:del>
      <w:del w:id="7201" w:author="PR Preview" w:date="2026-01-01T00:00:00Z">
        <w:r>
          <w:delText xml:space="preserve">matrix</w:delText>
        </w:r>
      </w:del>
      <w:del w:id="7202" w:author="PR Preview" w:date="2026-01-01T00:00:00Z">
        <w:r>
          <w:delText xml:space="preserve"> </w:delText>
        </w:r>
      </w:del>
      <m:oMath>
        <m:r>
          <m:rPr>
            <m:sty m:val="bi"/>
          </m:rPr>
          <m:t>A</m:t>
        </m:r>
      </m:oMath>
      <w:del w:id="7203" w:author="PR Preview" w:date="2026-01-01T00:00:00Z">
        <w:r>
          <w:delText xml:space="preserve"> </w:delText>
        </w:r>
      </w:del>
      <w:del w:id="7204" w:author="PR Preview" w:date="2026-01-01T00:00:00Z">
        <w:r>
          <w:delText xml:space="preserve">is diagonalizable (</w:delText>
        </w:r>
      </w:del>
      <w:hyperlink w:anchor="def-diagonalizable">
        <w:del w:id="7205" w:author="PR Preview" w:date="2026-01-01T00:00:00Z">
          <w:r>
            <w:rPr>
              <w:rStyle w:val="Hyperlink"/>
            </w:rPr>
            <w:delText xml:space="preserve">Definition 100</w:delText>
          </w:r>
        </w:del>
      </w:hyperlink>
      <w:del w:id="7206" w:author="PR Preview" w:date="2026-01-01T00:00:00Z">
        <w:r>
          <w:delText xml:space="preserve">)</w:delText>
        </w:r>
      </w:del>
      <w:del w:id="7207" w:author="PR Preview" w:date="2026-01-01T00:00:00Z">
        <w:r>
          <w:delText xml:space="preserve"> </w:delText>
        </w:r>
      </w:del>
      <w:del w:id="7208" w:author="PR Preview" w:date="2026-01-01T00:00:00Z">
        <w:r>
          <w:delText xml:space="preserve">exactly when it has</w:delText>
        </w:r>
      </w:del>
      <w:del w:id="7209" w:author="PR Preview" w:date="2026-01-01T00:00:00Z">
        <w:r>
          <w:delText xml:space="preserve"> </w:delText>
        </w:r>
      </w:del>
      <m:oMath>
        <m:r>
          <m:t>p</m:t>
        </m:r>
      </m:oMath>
      <w:del w:id="7210" w:author="PR Preview" w:date="2026-01-01T00:00:00Z">
        <w:r>
          <w:delText xml:space="preserve"> </w:delText>
        </w:r>
      </w:del>
      <w:del w:id="7211" w:author="PR Preview" w:date="2026-01-01T00:00:00Z">
        <w:r>
          <w:delText xml:space="preserve">linearly independent eigenvectors.</w:delText>
        </w:r>
      </w:del>
      <w:del w:id="7212" w:author="PR Preview" w:date="2026-01-01T00:00:00Z">
        <w:r>
          <w:delText xml:space="preserve"> </w:delText>
        </w:r>
      </w:del>
      <w:del w:id="7213" w:author="PR Preview" w:date="2026-01-01T00:00:00Z">
        <w:r>
          <w:delText xml:space="preserve">Then</w:delText>
        </w:r>
      </w:del>
      <w:del w:id="7214"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7215" w:author="PR Preview" w:date="2026-01-01T00:00:00Z">
        <w:r>
          <w:delText xml:space="preserve"> </w:delText>
        </w:r>
      </w:del>
      <w:del w:id="7216" w:author="PR Preview" w:date="2026-01-01T00:00:00Z">
        <w:r>
          <w:delText xml:space="preserve">with the eigenvectors as the columns of</w:delText>
        </w:r>
      </w:del>
      <w:del w:id="7217" w:author="PR Preview" w:date="2026-01-01T00:00:00Z">
        <w:r>
          <w:delText xml:space="preserve"> </w:delText>
        </w:r>
      </w:del>
      <m:oMath>
        <m:r>
          <m:rPr>
            <m:sty m:val="bi"/>
          </m:rPr>
          <m:t>X</m:t>
        </m:r>
      </m:oMath>
      <w:del w:id="7218" w:author="PR Preview" w:date="2026-01-01T00:00:00Z">
        <w:r>
          <w:delText xml:space="preserve"> </w:delText>
        </w:r>
      </w:del>
      <w:del w:id="7219" w:author="PR Preview" w:date="2026-01-01T00:00:00Z">
        <w:r>
          <w:delText xml:space="preserve">and their eigenvalues, in the same order, on the diagonal of</w:delText>
        </w:r>
      </w:del>
      <w:del w:id="7220" w:author="PR Preview" w:date="2026-01-01T00:00:00Z">
        <w:r>
          <w:delText xml:space="preserve"> </w:delText>
        </w:r>
      </w:del>
      <m:oMath>
        <m:r>
          <m:rPr>
            <m:sty m:val="b"/>
          </m:rPr>
          <m:t>Λ</m:t>
        </m:r>
      </m:oMath>
      <w:del w:id="7221" w:author="PR Preview" w:date="2026-01-01T00:00:00Z">
        <w:r>
          <w:delText xml:space="preserve">.</w:delText>
        </w:r>
      </w:del>
    </w:p>
    <w:p>
      <w:pPr>
        <w:pStyle w:val="BodyText"/>
      </w:pPr>
      <w:del w:id="7222" w:author="PR Preview" w:date="2026-01-01T00:00:00Z">
        <w:r>
          <w:rPr>
            <w:i/>
            <w:iCs/>
          </w:rPr>
          <w:delText xml:space="preserve">Proof</w:delText>
        </w:r>
      </w:del>
      <w:del w:id="7223" w:author="PR Preview" w:date="2026-01-01T00:00:00Z">
        <w:r>
          <w:delText xml:space="preserve">. </w:delText>
        </w:r>
      </w:del>
      <w:del w:id="7224" w:author="PR Preview" w:date="2026-01-01T00:00:00Z">
        <w:r>
          <w:delText xml:space="preserve">Let</w:delText>
        </w:r>
      </w:del>
      <w:del w:id="7225" w:author="PR Preview" w:date="2026-01-01T00:00:00Z">
        <w:r>
          <w:delText xml:space="preserve"> </w:delText>
        </w:r>
      </w:del>
      <m:oMath>
        <m:r>
          <m:rPr>
            <m:sty m:val="bi"/>
          </m:rPr>
          <m:t>X</m:t>
        </m:r>
      </m:oMath>
      <w:del w:id="7226" w:author="PR Preview" w:date="2026-01-01T00:00:00Z">
        <w:r>
          <w:delText xml:space="preserve"> </w:delText>
        </w:r>
      </w:del>
      <w:del w:id="7227" w:author="PR Preview" w:date="2026-01-01T00:00:00Z">
        <w:r>
          <w:delText xml:space="preserve">have columns</w:delText>
        </w:r>
      </w:del>
      <w:del w:id="7228" w:author="PR Preview" w:date="2026-01-01T00:00:00Z">
        <w:r>
          <w:delText xml:space="preserve"> </w:delText>
        </w:r>
      </w:del>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del w:id="7229" w:author="PR Preview" w:date="2026-01-01T00:00:00Z">
        <w:r>
          <w:delText xml:space="preserve"> </w:delText>
        </w:r>
      </w:del>
      <w:del w:id="7230" w:author="PR Preview" w:date="2026-01-01T00:00:00Z">
        <w:r>
          <w:delText xml:space="preserve">and</w:delText>
        </w:r>
      </w:del>
      <w:del w:id="7231"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7232" w:author="PR Preview" w:date="2026-01-01T00:00:00Z">
        <w:r>
          <w:delText xml:space="preserve">.</w:delText>
        </w:r>
      </w:del>
      <w:del w:id="7233" w:author="PR Preview" w:date="2026-01-01T00:00:00Z">
        <w:r>
          <w:delText xml:space="preserve"> </w:delText>
        </w:r>
      </w:del>
      <w:del w:id="7234" w:author="PR Preview" w:date="2026-01-01T00:00:00Z">
        <w:r>
          <w:delText xml:space="preserve">Column</w:delText>
        </w:r>
      </w:del>
      <w:del w:id="7235" w:author="PR Preview" w:date="2026-01-01T00:00:00Z">
        <w:r>
          <w:delText xml:space="preserve"> </w:delText>
        </w:r>
      </w:del>
      <m:oMath>
        <m:r>
          <m:t>j</m:t>
        </m:r>
      </m:oMath>
      <w:del w:id="7236" w:author="PR Preview" w:date="2026-01-01T00:00:00Z">
        <w:r>
          <w:delText xml:space="preserve"> </w:delText>
        </w:r>
      </w:del>
      <w:del w:id="7237" w:author="PR Preview" w:date="2026-01-01T00:00:00Z">
        <w:r>
          <w:delText xml:space="preserve">of</w:delText>
        </w:r>
      </w:del>
      <w:del w:id="7238" w:author="PR Preview" w:date="2026-01-01T00:00:00Z">
        <w:r>
          <w:delText xml:space="preserve"> </w:delText>
        </w:r>
      </w:del>
      <m:oMath>
        <m:r>
          <m:rPr>
            <m:sty m:val="bi"/>
          </m:rPr>
          <m:t>A</m:t>
        </m:r>
        <m:r>
          <m:rPr>
            <m:sty m:val="bi"/>
          </m:rPr>
          <m:t>X</m:t>
        </m:r>
      </m:oMath>
      <w:del w:id="7239" w:author="PR Preview" w:date="2026-01-01T00:00:00Z">
        <w:r>
          <w:delText xml:space="preserve"> </w:delText>
        </w:r>
      </w:del>
      <w:del w:id="7240" w:author="PR Preview" w:date="2026-01-01T00:00:00Z">
        <w:r>
          <w:delText xml:space="preserve">is</w:delText>
        </w:r>
      </w:del>
      <w:del w:id="7241" w:author="PR Preview" w:date="2026-01-01T00:00:00Z">
        <w:r>
          <w:delText xml:space="preserve"> </w:delText>
        </w:r>
      </w:del>
      <m:oMath>
        <m:r>
          <m:rPr>
            <m:sty m:val="bi"/>
          </m:rPr>
          <m:t>A</m:t>
        </m:r>
        <m:sSub>
          <m:e>
            <m:acc>
              <m:accPr>
                <m:chr m:val="̃"/>
              </m:accPr>
              <m:e>
                <m:r>
                  <m:t>x</m:t>
                </m:r>
              </m:e>
            </m:acc>
          </m:e>
          <m:sub>
            <m:r>
              <m:t>j</m:t>
            </m:r>
          </m:sub>
        </m:sSub>
      </m:oMath>
      <w:del w:id="7242" w:author="PR Preview" w:date="2026-01-01T00:00:00Z">
        <w:r>
          <w:delText xml:space="preserve">,</w:delText>
        </w:r>
      </w:del>
      <w:del w:id="7243" w:author="PR Preview" w:date="2026-01-01T00:00:00Z">
        <w:r>
          <w:delText xml:space="preserve"> </w:delText>
        </w:r>
      </w:del>
      <w:del w:id="7244" w:author="PR Preview" w:date="2026-01-01T00:00:00Z">
        <w:r>
          <w:delText xml:space="preserve">and column</w:delText>
        </w:r>
      </w:del>
      <w:del w:id="7245" w:author="PR Preview" w:date="2026-01-01T00:00:00Z">
        <w:r>
          <w:delText xml:space="preserve"> </w:delText>
        </w:r>
      </w:del>
      <m:oMath>
        <m:r>
          <m:t>j</m:t>
        </m:r>
      </m:oMath>
      <w:del w:id="7246" w:author="PR Preview" w:date="2026-01-01T00:00:00Z">
        <w:r>
          <w:delText xml:space="preserve"> </w:delText>
        </w:r>
      </w:del>
      <w:del w:id="7247" w:author="PR Preview" w:date="2026-01-01T00:00:00Z">
        <w:r>
          <w:delText xml:space="preserve">of</w:delText>
        </w:r>
      </w:del>
      <w:del w:id="7248" w:author="PR Preview" w:date="2026-01-01T00:00:00Z">
        <w:r>
          <w:delText xml:space="preserve"> </w:delText>
        </w:r>
      </w:del>
      <m:oMath>
        <m:r>
          <m:rPr>
            <m:sty m:val="bi"/>
          </m:rPr>
          <m:t>X</m:t>
        </m:r>
        <m:r>
          <m:rPr>
            <m:sty m:val="b"/>
          </m:rPr>
          <m:t>Λ</m:t>
        </m:r>
      </m:oMath>
      <w:del w:id="7249" w:author="PR Preview" w:date="2026-01-01T00:00:00Z">
        <w:r>
          <w:delText xml:space="preserve"> </w:delText>
        </w:r>
      </w:del>
      <w:del w:id="7250" w:author="PR Preview" w:date="2026-01-01T00:00:00Z">
        <w:r>
          <w:delText xml:space="preserve">is</w:delText>
        </w:r>
      </w:del>
      <w:del w:id="7251" w:author="PR Preview" w:date="2026-01-01T00:00:00Z">
        <w:r>
          <w:delText xml:space="preserve"> </w:delText>
        </w:r>
      </w:del>
      <m:oMath>
        <m:r>
          <m:rPr>
            <m:sty m:val="bi"/>
          </m:rPr>
          <m:t>X</m:t>
        </m:r>
      </m:oMath>
      <w:del w:id="7252" w:author="PR Preview" w:date="2026-01-01T00:00:00Z">
        <w:r>
          <w:delText xml:space="preserve"> </w:delText>
        </w:r>
      </w:del>
      <w:del w:id="7253" w:author="PR Preview" w:date="2026-01-01T00:00:00Z">
        <w:r>
          <w:delText xml:space="preserve">times column</w:delText>
        </w:r>
      </w:del>
      <w:del w:id="7254" w:author="PR Preview" w:date="2026-01-01T00:00:00Z">
        <w:r>
          <w:delText xml:space="preserve"> </w:delText>
        </w:r>
      </w:del>
      <m:oMath>
        <m:r>
          <m:t>j</m:t>
        </m:r>
      </m:oMath>
      <w:del w:id="7255" w:author="PR Preview" w:date="2026-01-01T00:00:00Z">
        <w:r>
          <w:delText xml:space="preserve"> </w:delText>
        </w:r>
      </w:del>
      <w:del w:id="7256" w:author="PR Preview" w:date="2026-01-01T00:00:00Z">
        <w:r>
          <w:delText xml:space="preserve">of</w:delText>
        </w:r>
      </w:del>
      <w:del w:id="7257" w:author="PR Preview" w:date="2026-01-01T00:00:00Z">
        <w:r>
          <w:delText xml:space="preserve"> </w:delText>
        </w:r>
      </w:del>
      <m:oMath>
        <m:r>
          <m:rPr>
            <m:sty m:val="b"/>
          </m:rPr>
          <m:t>Λ</m:t>
        </m:r>
      </m:oMath>
      <w:del w:id="7258" w:author="PR Preview" w:date="2026-01-01T00:00:00Z">
        <w:r>
          <w:delText xml:space="preserve"> </w:delText>
        </w:r>
      </w:del>
      <w:del w:id="7259" w:author="PR Preview" w:date="2026-01-01T00:00:00Z">
        <w:r>
          <w:delText xml:space="preserve">(</w:delText>
        </w:r>
      </w:del>
      <w:hyperlink w:anchor="def-matrix-mult">
        <w:del w:id="7260" w:author="PR Preview" w:date="2026-01-01T00:00:00Z">
          <w:r>
            <w:rPr>
              <w:rStyle w:val="Hyperlink"/>
            </w:rPr>
            <w:delText xml:space="preserve">Definition 24</w:delText>
          </w:r>
        </w:del>
      </w:hyperlink>
      <w:del w:id="7261" w:author="PR Preview" w:date="2026-01-01T00:00:00Z">
        <w:r>
          <w:delText xml:space="preserve">),</w:delText>
        </w:r>
      </w:del>
      <w:del w:id="7262" w:author="PR Preview" w:date="2026-01-01T00:00:00Z">
        <w:r>
          <w:delText xml:space="preserve"> </w:delText>
        </w:r>
      </w:del>
      <w:del w:id="7263" w:author="PR Preview" w:date="2026-01-01T00:00:00Z">
        <w:r>
          <w:delText xml:space="preserve">which is</w:delText>
        </w:r>
      </w:del>
      <w:del w:id="7264" w:author="PR Preview" w:date="2026-01-01T00:00:00Z">
        <w:r>
          <w:delText xml:space="preserve"> </w:delText>
        </w:r>
      </w:del>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del w:id="7265" w:author="PR Preview" w:date="2026-01-01T00:00:00Z">
        <w:r>
          <w:delText xml:space="preserve"> </w:delText>
        </w:r>
      </w:del>
      <w:del w:id="7266" w:author="PR Preview" w:date="2026-01-01T00:00:00Z">
        <w:r>
          <w:delText xml:space="preserve">(</w:delText>
        </w:r>
      </w:del>
      <w:hyperlink w:anchor="thm-scalar-matmul">
        <w:del w:id="7267" w:author="PR Preview" w:date="2026-01-01T00:00:00Z">
          <w:r>
            <w:rPr>
              <w:rStyle w:val="Hyperlink"/>
            </w:rPr>
            <w:delText xml:space="preserve">Theorem 84</w:delText>
          </w:r>
        </w:del>
      </w:hyperlink>
      <w:del w:id="7268" w:author="PR Preview" w:date="2026-01-01T00:00:00Z">
        <w:r>
          <w:delText xml:space="preserve">,</w:delText>
        </w:r>
      </w:del>
      <w:del w:id="7269" w:author="PR Preview" w:date="2026-01-01T00:00:00Z">
        <w:r>
          <w:delText xml:space="preserve"> </w:delText>
        </w:r>
      </w:del>
      <w:hyperlink w:anchor="thm-matvec-columns">
        <w:del w:id="7270" w:author="PR Preview" w:date="2026-01-01T00:00:00Z">
          <w:r>
            <w:rPr>
              <w:rStyle w:val="Hyperlink"/>
            </w:rPr>
            <w:delText xml:space="preserve">Theorem 22</w:delText>
          </w:r>
        </w:del>
      </w:hyperlink>
      <w:del w:id="7271" w:author="PR Preview" w:date="2026-01-01T00:00:00Z">
        <w:r>
          <w:delText xml:space="preserve">),</w:delText>
        </w:r>
      </w:del>
      <w:del w:id="7272" w:author="PR Preview" w:date="2026-01-01T00:00:00Z">
        <w:r>
          <w:delText xml:space="preserve"> </w:delText>
        </w:r>
      </w:del>
      <w:del w:id="7273" w:author="PR Preview" w:date="2026-01-01T00:00:00Z">
        <w:r>
          <w:delText xml:space="preserve">so</w:delText>
        </w:r>
      </w:del>
    </w:p>
    <w:p>
      <w:pPr>
        <w:pStyle w:val="BodyText"/>
      </w:pPr>
      <w:bookmarkStart w:id="57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9"/>
    </w:p>
    <w:p>
      <w:pPr>
        <w:pStyle w:val="FirstParagraph"/>
      </w:pPr>
      <w:del w:id="7274" w:author="PR Preview" w:date="2026-01-01T00:00:00Z">
        <w:r>
          <w:delText xml:space="preserve">Also,</w:delText>
        </w:r>
      </w:del>
      <w:del w:id="7275" w:author="PR Preview" w:date="2026-01-01T00:00:00Z">
        <w:r>
          <w:delText xml:space="preserve"> </w:delText>
        </w:r>
      </w:del>
      <m:oMath>
        <m:r>
          <m:rPr>
            <m:sty m:val="bi"/>
          </m:rPr>
          <m:t>X</m:t>
        </m:r>
      </m:oMath>
      <w:del w:id="7276" w:author="PR Preview" w:date="2026-01-01T00:00:00Z">
        <w:r>
          <w:delText xml:space="preserve"> </w:delText>
        </w:r>
      </w:del>
      <w:del w:id="7277" w:author="PR Preview" w:date="2026-01-01T00:00:00Z">
        <w:r>
          <w:delText xml:space="preserve">has rank</w:delText>
        </w:r>
      </w:del>
      <w:del w:id="7278" w:author="PR Preview" w:date="2026-01-01T00:00:00Z">
        <w:r>
          <w:delText xml:space="preserve"> </w:delText>
        </w:r>
      </w:del>
      <m:oMath>
        <m:r>
          <m:t>p</m:t>
        </m:r>
      </m:oMath>
      <w:del w:id="7279" w:author="PR Preview" w:date="2026-01-01T00:00:00Z">
        <w:r>
          <w:delText xml:space="preserve"> </w:delText>
        </w:r>
      </w:del>
      <w:del w:id="7280" w:author="PR Preview" w:date="2026-01-01T00:00:00Z">
        <w:r>
          <w:delText xml:space="preserve">exactly when its</w:delText>
        </w:r>
      </w:del>
      <w:del w:id="7281" w:author="PR Preview" w:date="2026-01-01T00:00:00Z">
        <w:r>
          <w:delText xml:space="preserve"> </w:delText>
        </w:r>
      </w:del>
      <m:oMath>
        <m:r>
          <m:t>p</m:t>
        </m:r>
      </m:oMath>
      <w:del w:id="7282" w:author="PR Preview" w:date="2026-01-01T00:00:00Z">
        <w:r>
          <w:delText xml:space="preserve"> </w:delText>
        </w:r>
      </w:del>
      <w:del w:id="7283" w:author="PR Preview" w:date="2026-01-01T00:00:00Z">
        <w:r>
          <w:delText xml:space="preserve">columns are linearly independent (</w:delText>
        </w:r>
      </w:del>
      <w:hyperlink w:anchor="def-rank">
        <w:del w:id="7284" w:author="PR Preview" w:date="2026-01-01T00:00:00Z">
          <w:r>
            <w:rPr>
              <w:rStyle w:val="Hyperlink"/>
            </w:rPr>
            <w:delText xml:space="preserve">Definition 38</w:delText>
          </w:r>
        </w:del>
      </w:hyperlink>
      <w:del w:id="7285" w:author="PR Preview" w:date="2026-01-01T00:00:00Z">
        <w:r>
          <w:delText xml:space="preserve">),</w:delText>
        </w:r>
      </w:del>
      <w:del w:id="7286" w:author="PR Preview" w:date="2026-01-01T00:00:00Z">
        <w:r>
          <w:delText xml:space="preserve"> </w:delText>
        </w:r>
      </w:del>
      <w:del w:id="7287" w:author="PR Preview" w:date="2026-01-01T00:00:00Z">
        <w:r>
          <w:delText xml:space="preserve">which by</w:delText>
        </w:r>
      </w:del>
      <w:del w:id="7288" w:author="PR Preview" w:date="2026-01-01T00:00:00Z">
        <w:r>
          <w:delText xml:space="preserve"> </w:delText>
        </w:r>
      </w:del>
      <w:hyperlink w:anchor="thm-invertible-rank">
        <w:del w:id="7289" w:author="PR Preview" w:date="2026-01-01T00:00:00Z">
          <w:r>
            <w:rPr>
              <w:rStyle w:val="Hyperlink"/>
            </w:rPr>
            <w:delText xml:space="preserve">Theorem 97</w:delText>
          </w:r>
        </w:del>
      </w:hyperlink>
      <w:del w:id="7290" w:author="PR Preview" w:date="2026-01-01T00:00:00Z">
        <w:r>
          <w:delText xml:space="preserve"> </w:delText>
        </w:r>
      </w:del>
      <w:del w:id="7291" w:author="PR Preview" w:date="2026-01-01T00:00:00Z">
        <w:r>
          <w:delText xml:space="preserve">is exactly when</w:delText>
        </w:r>
      </w:del>
      <w:del w:id="7292" w:author="PR Preview" w:date="2026-01-01T00:00:00Z">
        <w:r>
          <w:delText xml:space="preserve"> </w:delText>
        </w:r>
      </w:del>
      <m:oMath>
        <m:r>
          <m:rPr>
            <m:sty m:val="bi"/>
          </m:rPr>
          <m:t>X</m:t>
        </m:r>
      </m:oMath>
      <w:del w:id="7293" w:author="PR Preview" w:date="2026-01-01T00:00:00Z">
        <w:r>
          <w:delText xml:space="preserve"> </w:delText>
        </w:r>
      </w:del>
      <w:del w:id="7294" w:author="PR Preview" w:date="2026-01-01T00:00:00Z">
        <w:r>
          <w:delText xml:space="preserve">is invertible.</w:delText>
        </w:r>
      </w:del>
    </w:p>
    <w:p>
      <w:pPr>
        <w:pStyle w:val="BodyText"/>
      </w:pPr>
      <w:ins w:id="7295" w:author="PR Preview" w:date="2026-01-01T00:00:00Z">
        <w:r>
          <w:rPr>
            <w:b/>
            <w:bCs/>
          </w:rPr>
          <w:t xml:space="preserve">Example 190 (Diagonalizable and not)</w:t>
        </w:r>
      </w:ins>
      <w:ins w:id="7296" w:author="PR Preview" w:date="2026-01-01T00:00:00Z">
        <w:r>
          <w:t xml:space="preserve"> </w:t>
        </w:r>
      </w:ins>
      <w:ins w:id="7297" w:author="PR Preview" w:date="2026-01-01T00:00:00Z">
        <w:r>
          <w:t xml:space="preserve"> </w:t>
        </w:r>
      </w:ins>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298" w:author="PR Preview" w:date="2026-01-01T00:00:00Z">
        <w:r>
          <w:t xml:space="preserve"> </w:t>
        </w:r>
      </w:ins>
      <w:ins w:id="7299" w:author="PR Preview" w:date="2026-01-01T00:00:00Z">
        <w:r>
          <w:t xml:space="preserve">is diagonalizable:</w:t>
        </w:r>
      </w:ins>
      <w:ins w:id="7300" w:author="PR Preview" w:date="2026-01-01T00:00:00Z">
        <w:r>
          <w:t xml:space="preserve"> </w:t>
        </w:r>
      </w:ins>
      <w:ins w:id="7301" w:author="PR Preview" w:date="2026-01-01T00:00:00Z">
        <w:r>
          <w:t xml:space="preserve">with</w:t>
        </w:r>
      </w:ins>
      <w:ins w:id="7302" w:author="PR Preview" w:date="2026-01-01T00:00:00Z">
        <w:r>
          <w:t xml:space="preserve"> </w:t>
        </w:r>
      </w:ins>
      <m:oMath>
        <m:r>
          <m:rPr>
            <m:sty m:val="bi"/>
          </m:rPr>
          <m:t>P</m:t>
        </m:r>
      </m:oMath>
      <w:ins w:id="7303" w:author="PR Preview" w:date="2026-01-01T00:00:00Z">
        <w:r>
          <w:t xml:space="preserve"> </w:t>
        </w:r>
      </w:ins>
      <w:ins w:id="7304" w:author="PR Preview" w:date="2026-01-01T00:00:00Z">
        <w:r>
          <w:t xml:space="preserve">as in</w:t>
        </w:r>
      </w:ins>
      <w:ins w:id="7305" w:author="PR Preview" w:date="2026-01-01T00:00:00Z">
        <w:r>
          <w:t xml:space="preserve"> </w:t>
        </w:r>
      </w:ins>
      <w:hyperlink w:anchor="exm-similar">
        <w:ins w:id="7306" w:author="PR Preview" w:date="2026-01-01T00:00:00Z">
          <w:r>
            <w:rPr>
              <w:rStyle w:val="Hyperlink"/>
            </w:rPr>
            <w:t xml:space="preserve">Example 187</w:t>
          </w:r>
        </w:ins>
      </w:hyperlink>
      <w:ins w:id="7307" w:author="PR Preview" w:date="2026-01-01T00:00:00Z">
        <w:r>
          <w:t xml:space="preserve">,</w:t>
        </w:r>
      </w:ins>
      <w:ins w:id="7308"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7309" w:author="PR Preview" w:date="2026-01-01T00:00:00Z">
        <w:r>
          <w:t xml:space="preserve">.</w:t>
        </w:r>
      </w:ins>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7310" w:author="PR Preview" w:date="2026-01-01T00:00:00Z">
        <w:r>
          <w:t xml:space="preserve"> </w:t>
        </w:r>
      </w:ins>
      <w:ins w:id="7311" w:author="PR Preview" w:date="2026-01-01T00:00:00Z">
        <w:r>
          <w:t xml:space="preserve">is not.</w:t>
        </w:r>
      </w:ins>
      <w:ins w:id="7312" w:author="PR Preview" w:date="2026-01-01T00:00:00Z">
        <w:r>
          <w:t xml:space="preserve"> </w:t>
        </w:r>
      </w:ins>
      <w:ins w:id="7313" w:author="PR Preview" w:date="2026-01-01T00:00:00Z">
        <w:r>
          <w:t xml:space="preserve">Suppose</w:t>
        </w:r>
      </w:ins>
      <w:ins w:id="7314"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7315" w:author="PR Preview" w:date="2026-01-01T00:00:00Z">
        <w:r>
          <w:t xml:space="preserve">,</w:t>
        </w:r>
      </w:ins>
      <w:ins w:id="7316" w:author="PR Preview" w:date="2026-01-01T00:00:00Z">
        <w:r>
          <w:t xml:space="preserve"> </w:t>
        </w:r>
      </w:ins>
      <w:ins w:id="7317" w:author="PR Preview" w:date="2026-01-01T00:00:00Z">
        <w:r>
          <w:t xml:space="preserve">so</w:t>
        </w:r>
      </w:ins>
      <w:ins w:id="7318"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7319" w:author="PR Preview" w:date="2026-01-01T00:00:00Z">
        <w:r>
          <w:t xml:space="preserve"> </w:t>
        </w:r>
      </w:ins>
      <w:ins w:id="7320" w:author="PR Preview" w:date="2026-01-01T00:00:00Z">
        <w:r>
          <w:t xml:space="preserve">(</w:t>
        </w:r>
      </w:ins>
      <w:hyperlink w:anchor="rem-similar-both-ways">
        <w:ins w:id="7321" w:author="PR Preview" w:date="2026-01-01T00:00:00Z">
          <w:r>
            <w:rPr>
              <w:rStyle w:val="Hyperlink"/>
            </w:rPr>
            <w:t xml:space="preserve">Remark 42</w:t>
          </w:r>
        </w:ins>
      </w:hyperlink>
      <w:ins w:id="7322" w:author="PR Preview" w:date="2026-01-01T00:00:00Z">
        <w:r>
          <w:t xml:space="preserve">).</w:t>
        </w:r>
      </w:ins>
      <w:ins w:id="7323" w:author="PR Preview" w:date="2026-01-01T00:00:00Z">
        <w:r>
          <w:t xml:space="preserve"> </w:t>
        </w:r>
      </w:ins>
      <w:ins w:id="7324" w:author="PR Preview" w:date="2026-01-01T00:00:00Z">
        <w:r>
          <w:t xml:space="preserve">The eigenvalues of</w:t>
        </w:r>
      </w:ins>
      <w:ins w:id="7325" w:author="PR Preview" w:date="2026-01-01T00:00:00Z">
        <w:r>
          <w:t xml:space="preserve"> </w:t>
        </w:r>
      </w:ins>
      <m:oMath>
        <m:r>
          <m:rPr>
            <m:sty m:val="b"/>
          </m:rPr>
          <m:t>Λ</m:t>
        </m:r>
      </m:oMath>
      <w:ins w:id="7326" w:author="PR Preview" w:date="2026-01-01T00:00:00Z">
        <w:r>
          <w:t xml:space="preserve"> </w:t>
        </w:r>
      </w:ins>
      <w:ins w:id="7327" w:author="PR Preview" w:date="2026-01-01T00:00:00Z">
        <w:r>
          <w:t xml:space="preserve">are its diagonal entries (</w:t>
        </w:r>
      </w:ins>
      <w:hyperlink w:anchor="thm-eigen-triangular">
        <w:ins w:id="7328" w:author="PR Preview" w:date="2026-01-01T00:00:00Z">
          <w:r>
            <w:rPr>
              <w:rStyle w:val="Hyperlink"/>
            </w:rPr>
            <w:t xml:space="preserve">Theorem 101</w:t>
          </w:r>
        </w:ins>
      </w:hyperlink>
      <w:ins w:id="7329" w:author="PR Preview" w:date="2026-01-01T00:00:00Z">
        <w:r>
          <w:t xml:space="preserve">,</w:t>
        </w:r>
      </w:ins>
      <w:ins w:id="7330" w:author="PR Preview" w:date="2026-01-01T00:00:00Z">
        <w:r>
          <w:t xml:space="preserve"> </w:t>
        </w:r>
      </w:ins>
      <w:ins w:id="7331" w:author="PR Preview" w:date="2026-01-01T00:00:00Z">
        <w:r>
          <w:t xml:space="preserve">since a diagonal matrix is upper triangular)</w:t>
        </w:r>
      </w:ins>
      <w:ins w:id="7332" w:author="PR Preview" w:date="2026-01-01T00:00:00Z">
        <w:r>
          <w:t xml:space="preserve"> </w:t>
        </w:r>
      </w:ins>
      <w:ins w:id="7333" w:author="PR Preview" w:date="2026-01-01T00:00:00Z">
        <w:r>
          <w:t xml:space="preserve">and are the eigenvalues of</w:t>
        </w:r>
      </w:ins>
      <w:ins w:id="7334" w:author="PR Preview" w:date="2026-01-01T00:00:00Z">
        <w:r>
          <w:t xml:space="preserve"> </w:t>
        </w:r>
      </w:ins>
      <m:oMath>
        <m:r>
          <m:rPr>
            <m:sty m:val="bi"/>
          </m:rPr>
          <m:t>J</m:t>
        </m:r>
      </m:oMath>
      <w:ins w:id="7335" w:author="PR Preview" w:date="2026-01-01T00:00:00Z">
        <w:r>
          <w:t xml:space="preserve"> </w:t>
        </w:r>
      </w:ins>
      <w:ins w:id="7336" w:author="PR Preview" w:date="2026-01-01T00:00:00Z">
        <w:r>
          <w:t xml:space="preserve">(</w:t>
        </w:r>
      </w:ins>
      <w:hyperlink w:anchor="thm-similar-eigenvalues">
        <w:ins w:id="7337" w:author="PR Preview" w:date="2026-01-01T00:00:00Z">
          <w:r>
            <w:rPr>
              <w:rStyle w:val="Hyperlink"/>
            </w:rPr>
            <w:t xml:space="preserve">Theorem 103</w:t>
          </w:r>
        </w:ins>
      </w:hyperlink>
      <w:ins w:id="7338" w:author="PR Preview" w:date="2026-01-01T00:00:00Z">
        <w:r>
          <w:t xml:space="preserve">),</w:t>
        </w:r>
      </w:ins>
      <w:ins w:id="7339" w:author="PR Preview" w:date="2026-01-01T00:00:00Z">
        <w:r>
          <w:t xml:space="preserve"> </w:t>
        </w:r>
      </w:ins>
      <w:ins w:id="7340" w:author="PR Preview" w:date="2026-01-01T00:00:00Z">
        <w:r>
          <w:t xml:space="preserve">of which</w:t>
        </w:r>
      </w:ins>
      <w:ins w:id="7341" w:author="PR Preview" w:date="2026-01-01T00:00:00Z">
        <w:r>
          <w:t xml:space="preserve"> </w:t>
        </w:r>
      </w:ins>
      <m:oMath>
        <m:r>
          <m:t>0</m:t>
        </m:r>
      </m:oMath>
      <w:ins w:id="7342" w:author="PR Preview" w:date="2026-01-01T00:00:00Z">
        <w:r>
          <w:t xml:space="preserve"> </w:t>
        </w:r>
      </w:ins>
      <w:ins w:id="7343" w:author="PR Preview" w:date="2026-01-01T00:00:00Z">
        <w:r>
          <w:t xml:space="preserve">is the only one (</w:t>
        </w:r>
      </w:ins>
      <w:hyperlink w:anchor="exm-eigenspace">
        <w:ins w:id="7344" w:author="PR Preview" w:date="2026-01-01T00:00:00Z">
          <w:r>
            <w:rPr>
              <w:rStyle w:val="Hyperlink"/>
            </w:rPr>
            <w:t xml:space="preserve">Example 181</w:t>
          </w:r>
        </w:ins>
      </w:hyperlink>
      <w:ins w:id="7345" w:author="PR Preview" w:date="2026-01-01T00:00:00Z">
        <w:r>
          <w:t xml:space="preserve">).</w:t>
        </w:r>
      </w:ins>
      <w:ins w:id="7346" w:author="PR Preview" w:date="2026-01-01T00:00:00Z">
        <w:r>
          <w:t xml:space="preserve"> </w:t>
        </w:r>
      </w:ins>
      <w:ins w:id="7347" w:author="PR Preview" w:date="2026-01-01T00:00:00Z">
        <w:r>
          <w:t xml:space="preserve">So</w:t>
        </w:r>
      </w:ins>
      <w:ins w:id="7348"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7349" w:author="PR Preview" w:date="2026-01-01T00:00:00Z">
        <w:r>
          <w:t xml:space="preserve">,</w:t>
        </w:r>
      </w:ins>
      <w:ins w:id="7350" w:author="PR Preview" w:date="2026-01-01T00:00:00Z">
        <w:r>
          <w:t xml:space="preserve"> </w:t>
        </w:r>
      </w:ins>
      <w:ins w:id="7351" w:author="PR Preview" w:date="2026-01-01T00:00:00Z">
        <w:r>
          <w:t xml:space="preserve">and then</w:t>
        </w:r>
      </w:ins>
      <w:ins w:id="7352" w:author="PR Preview" w:date="2026-01-01T00:00:00Z">
        <w:r>
          <w:t xml:space="preserve"> </w:t>
        </w:r>
      </w:ins>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ins w:id="7353" w:author="PR Preview" w:date="2026-01-01T00:00:00Z">
        <w:r>
          <w:t xml:space="preserve"> </w:t>
        </w:r>
      </w:ins>
      <w:ins w:id="7354" w:author="PR Preview" w:date="2026-01-01T00:00:00Z">
        <w:r>
          <w:t xml:space="preserve">(</w:t>
        </w:r>
      </w:ins>
      <w:hyperlink w:anchor="def-matrix-mult">
        <w:ins w:id="7355" w:author="PR Preview" w:date="2026-01-01T00:00:00Z">
          <w:r>
            <w:rPr>
              <w:rStyle w:val="Hyperlink"/>
            </w:rPr>
            <w:t xml:space="preserve">Definition 24</w:t>
          </w:r>
        </w:ins>
      </w:hyperlink>
      <w:ins w:id="7356" w:author="PR Preview" w:date="2026-01-01T00:00:00Z">
        <w:r>
          <w:t xml:space="preserve">),</w:t>
        </w:r>
      </w:ins>
      <w:ins w:id="7357" w:author="PR Preview" w:date="2026-01-01T00:00:00Z">
        <w:r>
          <w:t xml:space="preserve"> </w:t>
        </w:r>
      </w:ins>
      <w:ins w:id="7358" w:author="PR Preview" w:date="2026-01-01T00:00:00Z">
        <w:r>
          <w:t xml:space="preserve">which it is not.</w:t>
        </w:r>
      </w:ins>
    </w:p>
    <w:bookmarkEnd w:id="579"/>
    <w:bookmarkStart w:id="580" w:name="thm-diagonalizable"/>
    <w:p>
      <w:pPr>
        <w:pStyle w:val="FirstParagraph"/>
      </w:pPr>
      <w:ins w:id="7359" w:author="PR Preview" w:date="2026-01-01T00:00:00Z">
        <w:r>
          <w:rPr>
            <w:b/>
            <w:bCs/>
          </w:rPr>
          <w:t xml:space="preserve">Theorem 105 (Diagonalizable means a basis of eigenvectors)</w:t>
        </w:r>
      </w:ins>
      <w:ins w:id="7360" w:author="PR Preview" w:date="2026-01-01T00:00:00Z">
        <w:r>
          <w:t xml:space="preserve"> </w:t>
        </w:r>
      </w:ins>
      <w:ins w:id="7361" w:author="PR Preview" w:date="2026-01-01T00:00:00Z">
        <w:r>
          <w:t xml:space="preserve">A</w:t>
        </w:r>
      </w:ins>
      <w:ins w:id="7362" w:author="PR Preview" w:date="2026-01-01T00:00:00Z">
        <w:r>
          <w:t xml:space="preserve"> </w:t>
        </w:r>
      </w:ins>
      <m:oMath>
        <m:r>
          <m:t>p</m:t>
        </m:r>
        <m:r>
          <m:rPr>
            <m:sty m:val="p"/>
          </m:rPr>
          <m:t>×</m:t>
        </m:r>
        <m:r>
          <m:t>p</m:t>
        </m:r>
      </m:oMath>
      <w:ins w:id="7363" w:author="PR Preview" w:date="2026-01-01T00:00:00Z">
        <w:r>
          <w:t xml:space="preserve"> </w:t>
        </w:r>
      </w:ins>
      <w:ins w:id="7364" w:author="PR Preview" w:date="2026-01-01T00:00:00Z">
        <w:r>
          <w:t xml:space="preserve">matrix</w:t>
        </w:r>
      </w:ins>
      <w:ins w:id="7365" w:author="PR Preview" w:date="2026-01-01T00:00:00Z">
        <w:r>
          <w:t xml:space="preserve"> </w:t>
        </w:r>
      </w:ins>
      <m:oMath>
        <m:r>
          <m:rPr>
            <m:sty m:val="bi"/>
          </m:rPr>
          <m:t>A</m:t>
        </m:r>
      </m:oMath>
      <w:ins w:id="7366" w:author="PR Preview" w:date="2026-01-01T00:00:00Z">
        <w:r>
          <w:t xml:space="preserve"> </w:t>
        </w:r>
      </w:ins>
      <w:ins w:id="7367" w:author="PR Preview" w:date="2026-01-01T00:00:00Z">
        <w:r>
          <w:t xml:space="preserve">is diagonalizable (</w:t>
        </w:r>
      </w:ins>
      <w:hyperlink w:anchor="def-diagonalizable">
        <w:ins w:id="7368" w:author="PR Preview" w:date="2026-01-01T00:00:00Z">
          <w:r>
            <w:rPr>
              <w:rStyle w:val="Hyperlink"/>
            </w:rPr>
            <w:t xml:space="preserve">Definition 100</w:t>
          </w:r>
        </w:ins>
      </w:hyperlink>
      <w:ins w:id="7369" w:author="PR Preview" w:date="2026-01-01T00:00:00Z">
        <w:r>
          <w:t xml:space="preserve">)</w:t>
        </w:r>
      </w:ins>
      <w:ins w:id="7370" w:author="PR Preview" w:date="2026-01-01T00:00:00Z">
        <w:r>
          <w:t xml:space="preserve"> </w:t>
        </w:r>
      </w:ins>
      <w:ins w:id="7371" w:author="PR Preview" w:date="2026-01-01T00:00:00Z">
        <w:r>
          <w:t xml:space="preserve">exactly when it has</w:t>
        </w:r>
      </w:ins>
      <w:ins w:id="7372" w:author="PR Preview" w:date="2026-01-01T00:00:00Z">
        <w:r>
          <w:t xml:space="preserve"> </w:t>
        </w:r>
      </w:ins>
      <m:oMath>
        <m:r>
          <m:t>p</m:t>
        </m:r>
      </m:oMath>
      <w:ins w:id="7373" w:author="PR Preview" w:date="2026-01-01T00:00:00Z">
        <w:r>
          <w:t xml:space="preserve"> </w:t>
        </w:r>
      </w:ins>
      <w:ins w:id="7374" w:author="PR Preview" w:date="2026-01-01T00:00:00Z">
        <w:r>
          <w:t xml:space="preserve">linearly independent eigenvectors.</w:t>
        </w:r>
      </w:ins>
      <w:ins w:id="7375" w:author="PR Preview" w:date="2026-01-01T00:00:00Z">
        <w:r>
          <w:t xml:space="preserve"> </w:t>
        </w:r>
      </w:ins>
      <w:ins w:id="7376" w:author="PR Preview" w:date="2026-01-01T00:00:00Z">
        <w:r>
          <w:t xml:space="preserve">Then</w:t>
        </w:r>
      </w:ins>
      <w:ins w:id="7377"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7378" w:author="PR Preview" w:date="2026-01-01T00:00:00Z">
        <w:r>
          <w:t xml:space="preserve"> </w:t>
        </w:r>
      </w:ins>
      <w:ins w:id="7379" w:author="PR Preview" w:date="2026-01-01T00:00:00Z">
        <w:r>
          <w:t xml:space="preserve">with the eigenvectors as the columns of</w:t>
        </w:r>
      </w:ins>
      <w:ins w:id="7380" w:author="PR Preview" w:date="2026-01-01T00:00:00Z">
        <w:r>
          <w:t xml:space="preserve"> </w:t>
        </w:r>
      </w:ins>
      <m:oMath>
        <m:r>
          <m:rPr>
            <m:sty m:val="bi"/>
          </m:rPr>
          <m:t>X</m:t>
        </m:r>
      </m:oMath>
      <w:ins w:id="7381" w:author="PR Preview" w:date="2026-01-01T00:00:00Z">
        <w:r>
          <w:t xml:space="preserve"> </w:t>
        </w:r>
      </w:ins>
      <w:ins w:id="7382" w:author="PR Preview" w:date="2026-01-01T00:00:00Z">
        <w:r>
          <w:t xml:space="preserve">and their eigenvalues, in the same order, on the diagonal of</w:t>
        </w:r>
      </w:ins>
      <w:ins w:id="7383" w:author="PR Preview" w:date="2026-01-01T00:00:00Z">
        <w:r>
          <w:t xml:space="preserve"> </w:t>
        </w:r>
      </w:ins>
      <m:oMath>
        <m:r>
          <m:rPr>
            <m:sty m:val="b"/>
          </m:rPr>
          <m:t>Λ</m:t>
        </m:r>
      </m:oMath>
      <w:ins w:id="7384" w:author="PR Preview" w:date="2026-01-01T00:00:00Z">
        <w:r>
          <w:t xml:space="preserve">.</w:t>
        </w:r>
      </w:ins>
    </w:p>
    <w:bookmarkEnd w:id="580"/>
    <w:p>
      <w:pPr>
        <w:pStyle w:val="BodyText"/>
      </w:pPr>
      <w:ins w:id="7385" w:author="PR Preview" w:date="2026-01-01T00:00:00Z">
        <w:r>
          <w:rPr>
            <w:i/>
            <w:iCs/>
          </w:rPr>
          <w:t xml:space="preserve">Proof</w:t>
        </w:r>
      </w:ins>
      <w:ins w:id="7386" w:author="PR Preview" w:date="2026-01-01T00:00:00Z">
        <w:r>
          <w:t xml:space="preserve">. </w:t>
        </w:r>
      </w:ins>
      <w:ins w:id="7387" w:author="PR Preview" w:date="2026-01-01T00:00:00Z">
        <w:r>
          <w:t xml:space="preserve">Let</w:t>
        </w:r>
      </w:ins>
      <w:ins w:id="7388" w:author="PR Preview" w:date="2026-01-01T00:00:00Z">
        <w:r>
          <w:t xml:space="preserve"> </w:t>
        </w:r>
      </w:ins>
      <m:oMath>
        <m:r>
          <m:rPr>
            <m:sty m:val="bi"/>
          </m:rPr>
          <m:t>X</m:t>
        </m:r>
      </m:oMath>
      <w:ins w:id="7389" w:author="PR Preview" w:date="2026-01-01T00:00:00Z">
        <w:r>
          <w:t xml:space="preserve"> </w:t>
        </w:r>
      </w:ins>
      <w:ins w:id="7390" w:author="PR Preview" w:date="2026-01-01T00:00:00Z">
        <w:r>
          <w:t xml:space="preserve">have columns</w:t>
        </w:r>
      </w:ins>
      <w:ins w:id="7391" w:author="PR Preview" w:date="2026-01-01T00:00:00Z">
        <w:r>
          <w:t xml:space="preserve"> </w:t>
        </w:r>
      </w:ins>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ins w:id="7392" w:author="PR Preview" w:date="2026-01-01T00:00:00Z">
        <w:r>
          <w:t xml:space="preserve"> </w:t>
        </w:r>
      </w:ins>
      <w:ins w:id="7393" w:author="PR Preview" w:date="2026-01-01T00:00:00Z">
        <w:r>
          <w:t xml:space="preserve">and</w:t>
        </w:r>
      </w:ins>
      <w:ins w:id="7394"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7395" w:author="PR Preview" w:date="2026-01-01T00:00:00Z">
        <w:r>
          <w:t xml:space="preserve">.</w:t>
        </w:r>
      </w:ins>
      <w:ins w:id="7396" w:author="PR Preview" w:date="2026-01-01T00:00:00Z">
        <w:r>
          <w:t xml:space="preserve"> </w:t>
        </w:r>
      </w:ins>
      <w:ins w:id="7397" w:author="PR Preview" w:date="2026-01-01T00:00:00Z">
        <w:r>
          <w:t xml:space="preserve">Column</w:t>
        </w:r>
      </w:ins>
      <w:ins w:id="7398" w:author="PR Preview" w:date="2026-01-01T00:00:00Z">
        <w:r>
          <w:t xml:space="preserve"> </w:t>
        </w:r>
      </w:ins>
      <m:oMath>
        <m:r>
          <m:t>j</m:t>
        </m:r>
      </m:oMath>
      <w:ins w:id="7399" w:author="PR Preview" w:date="2026-01-01T00:00:00Z">
        <w:r>
          <w:t xml:space="preserve"> </w:t>
        </w:r>
      </w:ins>
      <w:ins w:id="7400" w:author="PR Preview" w:date="2026-01-01T00:00:00Z">
        <w:r>
          <w:t xml:space="preserve">of</w:t>
        </w:r>
      </w:ins>
      <w:ins w:id="7401" w:author="PR Preview" w:date="2026-01-01T00:00:00Z">
        <w:r>
          <w:t xml:space="preserve"> </w:t>
        </w:r>
      </w:ins>
      <m:oMath>
        <m:r>
          <m:rPr>
            <m:sty m:val="bi"/>
          </m:rPr>
          <m:t>A</m:t>
        </m:r>
        <m:r>
          <m:rPr>
            <m:sty m:val="bi"/>
          </m:rPr>
          <m:t>X</m:t>
        </m:r>
      </m:oMath>
      <w:ins w:id="7402" w:author="PR Preview" w:date="2026-01-01T00:00:00Z">
        <w:r>
          <w:t xml:space="preserve"> </w:t>
        </w:r>
      </w:ins>
      <w:ins w:id="7403" w:author="PR Preview" w:date="2026-01-01T00:00:00Z">
        <w:r>
          <w:t xml:space="preserve">is</w:t>
        </w:r>
      </w:ins>
      <w:ins w:id="7404" w:author="PR Preview" w:date="2026-01-01T00:00:00Z">
        <w:r>
          <w:t xml:space="preserve"> </w:t>
        </w:r>
      </w:ins>
      <m:oMath>
        <m:r>
          <m:rPr>
            <m:sty m:val="bi"/>
          </m:rPr>
          <m:t>A</m:t>
        </m:r>
        <m:sSub>
          <m:e>
            <m:acc>
              <m:accPr>
                <m:chr m:val="̃"/>
              </m:accPr>
              <m:e>
                <m:r>
                  <m:t>x</m:t>
                </m:r>
              </m:e>
            </m:acc>
          </m:e>
          <m:sub>
            <m:r>
              <m:t>j</m:t>
            </m:r>
          </m:sub>
        </m:sSub>
      </m:oMath>
      <w:ins w:id="7405" w:author="PR Preview" w:date="2026-01-01T00:00:00Z">
        <w:r>
          <w:t xml:space="preserve">,</w:t>
        </w:r>
      </w:ins>
      <w:ins w:id="7406" w:author="PR Preview" w:date="2026-01-01T00:00:00Z">
        <w:r>
          <w:t xml:space="preserve"> </w:t>
        </w:r>
      </w:ins>
      <w:ins w:id="7407" w:author="PR Preview" w:date="2026-01-01T00:00:00Z">
        <w:r>
          <w:t xml:space="preserve">and column</w:t>
        </w:r>
      </w:ins>
      <w:ins w:id="7408" w:author="PR Preview" w:date="2026-01-01T00:00:00Z">
        <w:r>
          <w:t xml:space="preserve"> </w:t>
        </w:r>
      </w:ins>
      <m:oMath>
        <m:r>
          <m:t>j</m:t>
        </m:r>
      </m:oMath>
      <w:ins w:id="7409" w:author="PR Preview" w:date="2026-01-01T00:00:00Z">
        <w:r>
          <w:t xml:space="preserve"> </w:t>
        </w:r>
      </w:ins>
      <w:ins w:id="7410" w:author="PR Preview" w:date="2026-01-01T00:00:00Z">
        <w:r>
          <w:t xml:space="preserve">of</w:t>
        </w:r>
      </w:ins>
      <w:ins w:id="7411" w:author="PR Preview" w:date="2026-01-01T00:00:00Z">
        <w:r>
          <w:t xml:space="preserve"> </w:t>
        </w:r>
      </w:ins>
      <m:oMath>
        <m:r>
          <m:rPr>
            <m:sty m:val="bi"/>
          </m:rPr>
          <m:t>X</m:t>
        </m:r>
        <m:r>
          <m:rPr>
            <m:sty m:val="b"/>
          </m:rPr>
          <m:t>Λ</m:t>
        </m:r>
      </m:oMath>
      <w:ins w:id="7412" w:author="PR Preview" w:date="2026-01-01T00:00:00Z">
        <w:r>
          <w:t xml:space="preserve"> </w:t>
        </w:r>
      </w:ins>
      <w:ins w:id="7413" w:author="PR Preview" w:date="2026-01-01T00:00:00Z">
        <w:r>
          <w:t xml:space="preserve">is</w:t>
        </w:r>
      </w:ins>
      <w:ins w:id="7414" w:author="PR Preview" w:date="2026-01-01T00:00:00Z">
        <w:r>
          <w:t xml:space="preserve"> </w:t>
        </w:r>
      </w:ins>
      <m:oMath>
        <m:r>
          <m:rPr>
            <m:sty m:val="bi"/>
          </m:rPr>
          <m:t>X</m:t>
        </m:r>
      </m:oMath>
      <w:ins w:id="7415" w:author="PR Preview" w:date="2026-01-01T00:00:00Z">
        <w:r>
          <w:t xml:space="preserve"> </w:t>
        </w:r>
      </w:ins>
      <w:ins w:id="7416" w:author="PR Preview" w:date="2026-01-01T00:00:00Z">
        <w:r>
          <w:t xml:space="preserve">times column</w:t>
        </w:r>
      </w:ins>
      <w:ins w:id="7417" w:author="PR Preview" w:date="2026-01-01T00:00:00Z">
        <w:r>
          <w:t xml:space="preserve"> </w:t>
        </w:r>
      </w:ins>
      <m:oMath>
        <m:r>
          <m:t>j</m:t>
        </m:r>
      </m:oMath>
      <w:ins w:id="7418" w:author="PR Preview" w:date="2026-01-01T00:00:00Z">
        <w:r>
          <w:t xml:space="preserve"> </w:t>
        </w:r>
      </w:ins>
      <w:ins w:id="7419" w:author="PR Preview" w:date="2026-01-01T00:00:00Z">
        <w:r>
          <w:t xml:space="preserve">of</w:t>
        </w:r>
      </w:ins>
      <w:ins w:id="7420" w:author="PR Preview" w:date="2026-01-01T00:00:00Z">
        <w:r>
          <w:t xml:space="preserve"> </w:t>
        </w:r>
      </w:ins>
      <m:oMath>
        <m:r>
          <m:rPr>
            <m:sty m:val="b"/>
          </m:rPr>
          <m:t>Λ</m:t>
        </m:r>
      </m:oMath>
      <w:ins w:id="7421" w:author="PR Preview" w:date="2026-01-01T00:00:00Z">
        <w:r>
          <w:t xml:space="preserve"> </w:t>
        </w:r>
      </w:ins>
      <w:ins w:id="7422" w:author="PR Preview" w:date="2026-01-01T00:00:00Z">
        <w:r>
          <w:t xml:space="preserve">(</w:t>
        </w:r>
      </w:ins>
      <w:hyperlink w:anchor="def-matrix-mult">
        <w:ins w:id="7423" w:author="PR Preview" w:date="2026-01-01T00:00:00Z">
          <w:r>
            <w:rPr>
              <w:rStyle w:val="Hyperlink"/>
            </w:rPr>
            <w:t xml:space="preserve">Definition 24</w:t>
          </w:r>
        </w:ins>
      </w:hyperlink>
      <w:ins w:id="7424" w:author="PR Preview" w:date="2026-01-01T00:00:00Z">
        <w:r>
          <w:t xml:space="preserve">),</w:t>
        </w:r>
      </w:ins>
      <w:ins w:id="7425" w:author="PR Preview" w:date="2026-01-01T00:00:00Z">
        <w:r>
          <w:t xml:space="preserve"> </w:t>
        </w:r>
      </w:ins>
      <w:ins w:id="7426" w:author="PR Preview" w:date="2026-01-01T00:00:00Z">
        <w:r>
          <w:t xml:space="preserve">which is</w:t>
        </w:r>
      </w:ins>
      <w:ins w:id="7427" w:author="PR Preview" w:date="2026-01-01T00:00:00Z">
        <w:r>
          <w:t xml:space="preserve"> </w:t>
        </w:r>
      </w:ins>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ins w:id="7428" w:author="PR Preview" w:date="2026-01-01T00:00:00Z">
        <w:r>
          <w:t xml:space="preserve"> </w:t>
        </w:r>
      </w:ins>
      <w:ins w:id="7429" w:author="PR Preview" w:date="2026-01-01T00:00:00Z">
        <w:r>
          <w:t xml:space="preserve">(</w:t>
        </w:r>
      </w:ins>
      <w:hyperlink w:anchor="thm-scalar-matmul">
        <w:ins w:id="7430" w:author="PR Preview" w:date="2026-01-01T00:00:00Z">
          <w:r>
            <w:rPr>
              <w:rStyle w:val="Hyperlink"/>
            </w:rPr>
            <w:t xml:space="preserve">Theorem 85</w:t>
          </w:r>
        </w:ins>
      </w:hyperlink>
      <w:ins w:id="7431" w:author="PR Preview" w:date="2026-01-01T00:00:00Z">
        <w:r>
          <w:t xml:space="preserve">,</w:t>
        </w:r>
      </w:ins>
      <w:ins w:id="7432" w:author="PR Preview" w:date="2026-01-01T00:00:00Z">
        <w:r>
          <w:t xml:space="preserve"> </w:t>
        </w:r>
      </w:ins>
      <w:hyperlink w:anchor="thm-matvec-columns">
        <w:ins w:id="7433" w:author="PR Preview" w:date="2026-01-01T00:00:00Z">
          <w:r>
            <w:rPr>
              <w:rStyle w:val="Hyperlink"/>
            </w:rPr>
            <w:t xml:space="preserve">Theorem 22</w:t>
          </w:r>
        </w:ins>
      </w:hyperlink>
      <w:ins w:id="7434" w:author="PR Preview" w:date="2026-01-01T00:00:00Z">
        <w:r>
          <w:t xml:space="preserve">),</w:t>
        </w:r>
      </w:ins>
      <w:ins w:id="7435" w:author="PR Preview" w:date="2026-01-01T00:00:00Z">
        <w:r>
          <w:t xml:space="preserve"> </w:t>
        </w:r>
      </w:ins>
      <w:ins w:id="7436" w:author="PR Preview" w:date="2026-01-01T00:00:00Z">
        <w:r>
          <w:t xml:space="preserve">so</w:t>
        </w:r>
      </w:ins>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ins w:id="7437" w:author="PR Preview" w:date="2026-01-01T00:00:00Z">
        <w:r>
          <w:t xml:space="preserve">Also,</w:t>
        </w:r>
      </w:ins>
      <w:ins w:id="7438" w:author="PR Preview" w:date="2026-01-01T00:00:00Z">
        <w:r>
          <w:t xml:space="preserve"> </w:t>
        </w:r>
      </w:ins>
      <m:oMath>
        <m:r>
          <m:rPr>
            <m:sty m:val="bi"/>
          </m:rPr>
          <m:t>X</m:t>
        </m:r>
      </m:oMath>
      <w:ins w:id="7439" w:author="PR Preview" w:date="2026-01-01T00:00:00Z">
        <w:r>
          <w:t xml:space="preserve"> </w:t>
        </w:r>
      </w:ins>
      <w:ins w:id="7440" w:author="PR Preview" w:date="2026-01-01T00:00:00Z">
        <w:r>
          <w:t xml:space="preserve">has rank</w:t>
        </w:r>
      </w:ins>
      <w:ins w:id="7441" w:author="PR Preview" w:date="2026-01-01T00:00:00Z">
        <w:r>
          <w:t xml:space="preserve"> </w:t>
        </w:r>
      </w:ins>
      <m:oMath>
        <m:r>
          <m:t>p</m:t>
        </m:r>
      </m:oMath>
      <w:ins w:id="7442" w:author="PR Preview" w:date="2026-01-01T00:00:00Z">
        <w:r>
          <w:t xml:space="preserve"> </w:t>
        </w:r>
      </w:ins>
      <w:ins w:id="7443" w:author="PR Preview" w:date="2026-01-01T00:00:00Z">
        <w:r>
          <w:t xml:space="preserve">exactly when its</w:t>
        </w:r>
      </w:ins>
      <w:ins w:id="7444" w:author="PR Preview" w:date="2026-01-01T00:00:00Z">
        <w:r>
          <w:t xml:space="preserve"> </w:t>
        </w:r>
      </w:ins>
      <m:oMath>
        <m:r>
          <m:t>p</m:t>
        </m:r>
      </m:oMath>
      <w:ins w:id="7445" w:author="PR Preview" w:date="2026-01-01T00:00:00Z">
        <w:r>
          <w:t xml:space="preserve"> </w:t>
        </w:r>
      </w:ins>
      <w:ins w:id="7446" w:author="PR Preview" w:date="2026-01-01T00:00:00Z">
        <w:r>
          <w:t xml:space="preserve">columns are linearly independent (</w:t>
        </w:r>
      </w:ins>
      <w:hyperlink w:anchor="def-rank">
        <w:ins w:id="7447" w:author="PR Preview" w:date="2026-01-01T00:00:00Z">
          <w:r>
            <w:rPr>
              <w:rStyle w:val="Hyperlink"/>
            </w:rPr>
            <w:t xml:space="preserve">Definition 38</w:t>
          </w:r>
        </w:ins>
      </w:hyperlink>
      <w:ins w:id="7448" w:author="PR Preview" w:date="2026-01-01T00:00:00Z">
        <w:r>
          <w:t xml:space="preserve">),</w:t>
        </w:r>
      </w:ins>
      <w:ins w:id="7449" w:author="PR Preview" w:date="2026-01-01T00:00:00Z">
        <w:r>
          <w:t xml:space="preserve"> </w:t>
        </w:r>
      </w:ins>
      <w:ins w:id="7450" w:author="PR Preview" w:date="2026-01-01T00:00:00Z">
        <w:r>
          <w:t xml:space="preserve">which by</w:t>
        </w:r>
      </w:ins>
      <w:ins w:id="7451" w:author="PR Preview" w:date="2026-01-01T00:00:00Z">
        <w:r>
          <w:t xml:space="preserve"> </w:t>
        </w:r>
      </w:ins>
      <w:hyperlink w:anchor="thm-invertible-rank">
        <w:ins w:id="7452" w:author="PR Preview" w:date="2026-01-01T00:00:00Z">
          <w:r>
            <w:rPr>
              <w:rStyle w:val="Hyperlink"/>
            </w:rPr>
            <w:t xml:space="preserve">Theorem 98</w:t>
          </w:r>
        </w:ins>
      </w:hyperlink>
      <w:ins w:id="7453" w:author="PR Preview" w:date="2026-01-01T00:00:00Z">
        <w:r>
          <w:t xml:space="preserve"> </w:t>
        </w:r>
      </w:ins>
      <w:ins w:id="7454" w:author="PR Preview" w:date="2026-01-01T00:00:00Z">
        <w:r>
          <w:t xml:space="preserve">is exactly when</w:t>
        </w:r>
      </w:ins>
      <w:ins w:id="7455" w:author="PR Preview" w:date="2026-01-01T00:00:00Z">
        <w:r>
          <w:t xml:space="preserve"> </w:t>
        </w:r>
      </w:ins>
      <m:oMath>
        <m:r>
          <m:rPr>
            <m:sty m:val="bi"/>
          </m:rPr>
          <m:t>X</m:t>
        </m:r>
      </m:oMath>
      <w:ins w:id="7456" w:author="PR Preview" w:date="2026-01-01T00:00:00Z">
        <w:r>
          <w:t xml:space="preserve"> </w:t>
        </w:r>
      </w:ins>
      <w:ins w:id="7457"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del w:id="7458" w:author="PR Preview" w:date="2026-01-01T00:00:00Z">
        <w:r>
          <w:rPr>
            <w:b/>
            <w:bCs/>
          </w:rPr>
          <w:delText xml:space="preserve">Example 190 (Building the diagonalization from eigenvectors)</w:delText>
        </w:r>
      </w:del>
      <w:del w:id="7459" w:author="PR Preview" w:date="2026-01-01T00:00:00Z">
        <w:r>
          <w:delText xml:space="preserve"> </w:delText>
        </w:r>
      </w:del>
      <w:del w:id="7460" w:author="PR Preview" w:date="2026-01-01T00:00:00Z">
        <w:r>
          <w:delText xml:space="preserve">The eigenvectors</w:delText>
        </w:r>
      </w:del>
      <w:del w:id="7461" w:author="PR Preview" w:date="2026-01-01T00:00:00Z">
        <w:r>
          <w:delText xml:space="preserve"> </w:delText>
        </w:r>
      </w:del>
      <m:oMath>
        <m:r>
          <m:rPr>
            <m:sty m:val="p"/>
          </m:rPr>
          <m:t>(</m:t>
        </m:r>
        <m:r>
          <m:t>1</m:t>
        </m:r>
        <m:r>
          <m:rPr>
            <m:sty m:val="p"/>
          </m:rPr>
          <m:t>,</m:t>
        </m:r>
        <m:r>
          <m:t>1</m:t>
        </m:r>
        <m:r>
          <m:rPr>
            <m:sty m:val="p"/>
          </m:rPr>
          <m:t>)</m:t>
        </m:r>
      </m:oMath>
      <w:del w:id="7462" w:author="PR Preview" w:date="2026-01-01T00:00:00Z">
        <w:r>
          <w:delText xml:space="preserve"> </w:delText>
        </w:r>
      </w:del>
      <w:del w:id="7463" w:author="PR Preview" w:date="2026-01-01T00:00:00Z">
        <w:r>
          <w:delText xml:space="preserve">and</w:delText>
        </w:r>
      </w:del>
      <w:del w:id="7464" w:author="PR Preview" w:date="2026-01-01T00:00:00Z">
        <w:r>
          <w:delText xml:space="preserve"> </w:delText>
        </w:r>
      </w:del>
      <m:oMath>
        <m:r>
          <m:rPr>
            <m:sty m:val="p"/>
          </m:rPr>
          <m:t>(</m:t>
        </m:r>
        <m:r>
          <m:t>1</m:t>
        </m:r>
        <m:r>
          <m:rPr>
            <m:sty m:val="p"/>
          </m:rPr>
          <m:t>,</m:t>
        </m:r>
        <m:r>
          <m:rPr>
            <m:sty m:val="p"/>
          </m:rPr>
          <m:t>−</m:t>
        </m:r>
        <m:r>
          <m:t>1</m:t>
        </m:r>
        <m:r>
          <m:rPr>
            <m:sty m:val="p"/>
          </m:rPr>
          <m:t>)</m:t>
        </m:r>
      </m:oMath>
      <w:del w:id="7465" w:author="PR Preview" w:date="2026-01-01T00:00:00Z">
        <w:r>
          <w:delText xml:space="preserve"> </w:delText>
        </w:r>
      </w:del>
      <w:del w:id="7466" w:author="PR Preview" w:date="2026-01-01T00:00:00Z">
        <w:r>
          <w:delText xml:space="preserve">of</w:delText>
        </w:r>
      </w:del>
      <w:del w:id="74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468" w:author="PR Preview" w:date="2026-01-01T00:00:00Z">
        <w:r>
          <w:delText xml:space="preserve"> </w:delText>
        </w:r>
      </w:del>
      <w:del w:id="7469" w:author="PR Preview" w:date="2026-01-01T00:00:00Z">
        <w:r>
          <w:delText xml:space="preserve">are linearly independent (</w:delText>
        </w:r>
      </w:del>
      <w:hyperlink w:anchor="exm-eigenvectors-independent">
        <w:del w:id="7470" w:author="PR Preview" w:date="2026-01-01T00:00:00Z">
          <w:r>
            <w:rPr>
              <w:rStyle w:val="Hyperlink"/>
            </w:rPr>
            <w:delText xml:space="preserve">Example 188</w:delText>
          </w:r>
        </w:del>
      </w:hyperlink>
      <w:del w:id="7471" w:author="PR Preview" w:date="2026-01-01T00:00:00Z">
        <w:r>
          <w:delText xml:space="preserve">),</w:delText>
        </w:r>
      </w:del>
      <w:del w:id="7472" w:author="PR Preview" w:date="2026-01-01T00:00:00Z">
        <w:r>
          <w:delText xml:space="preserve"> </w:delText>
        </w:r>
      </w:del>
      <w:del w:id="7473" w:author="PR Preview" w:date="2026-01-01T00:00:00Z">
        <w:r>
          <w:delText xml:space="preserve">so with</w:delText>
        </w:r>
      </w:del>
      <w:del w:id="747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7475" w:author="PR Preview" w:date="2026-01-01T00:00:00Z">
        <w:r>
          <w:delText xml:space="preserve"> </w:delText>
        </w:r>
      </w:del>
      <w:del w:id="7476" w:author="PR Preview" w:date="2026-01-01T00:00:00Z">
        <w:r>
          <w:delText xml:space="preserve">and</w:delText>
        </w:r>
      </w:del>
      <w:del w:id="7477"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7478" w:author="PR Preview" w:date="2026-01-01T00:00:00Z">
        <w:r>
          <w:delText xml:space="preserve">,</w:delText>
        </w:r>
      </w:del>
      <w:del w:id="747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7480" w:author="PR Preview" w:date="2026-01-01T00:00:00Z">
        <w:r>
          <w:delText xml:space="preserve">;</w:delText>
        </w:r>
      </w:del>
      <w:del w:id="7481" w:author="PR Preview" w:date="2026-01-01T00:00:00Z">
        <w:r>
          <w:delText xml:space="preserve"> </w:delText>
        </w:r>
      </w:del>
      <w:del w:id="7482" w:author="PR Preview" w:date="2026-01-01T00:00:00Z">
        <w:r>
          <w:delText xml:space="preserve">by</w:delText>
        </w:r>
      </w:del>
      <w:del w:id="7483" w:author="PR Preview" w:date="2026-01-01T00:00:00Z">
        <w:r>
          <w:delText xml:space="preserve"> </w:delText>
        </w:r>
      </w:del>
      <w:hyperlink w:anchor="rem-similar-both-ways">
        <w:del w:id="7484" w:author="PR Preview" w:date="2026-01-01T00:00:00Z">
          <w:r>
            <w:rPr>
              <w:rStyle w:val="Hyperlink"/>
            </w:rPr>
            <w:delText xml:space="preserve">Remark 42</w:delText>
          </w:r>
        </w:del>
      </w:hyperlink>
      <w:del w:id="7485" w:author="PR Preview" w:date="2026-01-01T00:00:00Z">
        <w:r>
          <w:delText xml:space="preserve"> </w:delText>
        </w:r>
      </w:del>
      <w:del w:id="7486" w:author="PR Preview" w:date="2026-01-01T00:00:00Z">
        <w:r>
          <w:delText xml:space="preserve">this is the similarity of</w:delText>
        </w:r>
      </w:del>
      <w:del w:id="7487" w:author="PR Preview" w:date="2026-01-01T00:00:00Z">
        <w:r>
          <w:delText xml:space="preserve"> </w:delText>
        </w:r>
      </w:del>
      <w:hyperlink w:anchor="exm-similar">
        <w:del w:id="7488" w:author="PR Preview" w:date="2026-01-01T00:00:00Z">
          <w:r>
            <w:rPr>
              <w:rStyle w:val="Hyperlink"/>
            </w:rPr>
            <w:delText xml:space="preserve">Example 186</w:delText>
          </w:r>
        </w:del>
      </w:hyperlink>
      <w:del w:id="7489" w:author="PR Preview" w:date="2026-01-01T00:00:00Z">
        <w:r>
          <w:delText xml:space="preserve">, with</w:delText>
        </w:r>
      </w:del>
      <w:del w:id="7490" w:author="PR Preview" w:date="2026-01-01T00:00:00Z">
        <w:r>
          <w:delText xml:space="preserve"> </w:delText>
        </w:r>
      </w:del>
      <m:oMath>
        <m:r>
          <m:rPr>
            <m:sty m:val="bi"/>
          </m:rPr>
          <m:t>X</m:t>
        </m:r>
        <m:r>
          <m:rPr>
            <m:sty m:val="p"/>
          </m:rPr>
          <m:t>=</m:t>
        </m:r>
        <m:r>
          <m:rPr>
            <m:sty m:val="bi"/>
          </m:rPr>
          <m:t>P</m:t>
        </m:r>
      </m:oMath>
      <w:del w:id="7491" w:author="PR Preview" w:date="2026-01-01T00:00:00Z">
        <w:r>
          <w:delText xml:space="preserve">.</w:delText>
        </w:r>
      </w:del>
      <w:del w:id="7492" w:author="PR Preview" w:date="2026-01-01T00:00:00Z">
        <w:r>
          <w:delText xml:space="preserve"> </w:delText>
        </w:r>
      </w:del>
      <w:del w:id="7493" w:author="PR Preview" w:date="2026-01-01T00:00:00Z">
        <w:r>
          <w:delText xml:space="preserve">Because</w:delText>
        </w:r>
      </w:del>
      <w:del w:id="7494" w:author="PR Preview" w:date="2026-01-01T00:00:00Z">
        <w:r>
          <w:delText xml:space="preserve"> </w:delText>
        </w:r>
      </w:del>
      <m:oMath>
        <m:r>
          <m:rPr>
            <m:sty m:val="bi"/>
          </m:rPr>
          <m:t>A</m:t>
        </m:r>
      </m:oMath>
      <w:del w:id="7495" w:author="PR Preview" w:date="2026-01-01T00:00:00Z">
        <w:r>
          <w:delText xml:space="preserve"> </w:delText>
        </w:r>
      </w:del>
      <w:del w:id="7496" w:author="PR Preview" w:date="2026-01-01T00:00:00Z">
        <w:r>
          <w:delText xml:space="preserve">is symmetric,</w:delText>
        </w:r>
      </w:del>
      <w:del w:id="7497" w:author="PR Preview" w:date="2026-01-01T00:00:00Z">
        <w:r>
          <w:delText xml:space="preserve"> </w:delText>
        </w:r>
      </w:del>
      <w:hyperlink w:anchor="thm-spectral">
        <w:del w:id="7498" w:author="PR Preview" w:date="2026-01-01T00:00:00Z">
          <w:r>
            <w:rPr>
              <w:rStyle w:val="Hyperlink"/>
            </w:rPr>
            <w:delText xml:space="preserve">Theorem 69</w:delText>
          </w:r>
        </w:del>
      </w:hyperlink>
      <w:del w:id="7499" w:author="PR Preview" w:date="2026-01-01T00:00:00Z">
        <w:r>
          <w:delText xml:space="preserve"> </w:delText>
        </w:r>
      </w:del>
      <w:del w:id="7500" w:author="PR Preview" w:date="2026-01-01T00:00:00Z">
        <w:r>
          <w:delText xml:space="preserve">even gives such a factorization with orthonormal eigenvectors</w:delText>
        </w:r>
      </w:del>
      <w:del w:id="7501" w:author="PR Preview" w:date="2026-01-01T00:00:00Z">
        <w:r>
          <w:delText xml:space="preserve"> </w:delText>
        </w:r>
      </w:del>
      <w:del w:id="7502" w:author="PR Preview" w:date="2026-01-01T00:00:00Z">
        <w:r>
          <w:delText xml:space="preserve">(</w:delText>
        </w:r>
      </w:del>
      <w:hyperlink w:anchor="def-eigendecomposition">
        <w:del w:id="7503" w:author="PR Preview" w:date="2026-01-01T00:00:00Z">
          <w:r>
            <w:rPr>
              <w:rStyle w:val="Hyperlink"/>
            </w:rPr>
            <w:delText xml:space="preserve">Definition 83</w:delText>
          </w:r>
        </w:del>
      </w:hyperlink>
      <w:del w:id="7504" w:author="PR Preview" w:date="2026-01-01T00:00:00Z">
        <w:r>
          <w:delText xml:space="preserve">):</w:delText>
        </w:r>
      </w:del>
      <w:del w:id="7505" w:author="PR Preview" w:date="2026-01-01T00:00:00Z">
        <w:r>
          <w:delText xml:space="preserve"> </w:delText>
        </w:r>
      </w:del>
      <w:del w:id="7506" w:author="PR Preview" w:date="2026-01-01T00:00:00Z">
        <w:r>
          <w:delText xml:space="preserve">dividing each column of</w:delText>
        </w:r>
      </w:del>
      <w:del w:id="7507" w:author="PR Preview" w:date="2026-01-01T00:00:00Z">
        <w:r>
          <w:delText xml:space="preserve"> </w:delText>
        </w:r>
      </w:del>
      <m:oMath>
        <m:r>
          <m:rPr>
            <m:sty m:val="bi"/>
          </m:rPr>
          <m:t>X</m:t>
        </m:r>
      </m:oMath>
      <w:del w:id="7508" w:author="PR Preview" w:date="2026-01-01T00:00:00Z">
        <w:r>
          <w:delText xml:space="preserve"> </w:delText>
        </w:r>
      </w:del>
      <w:del w:id="7509" w:author="PR Preview" w:date="2026-01-01T00:00:00Z">
        <w:r>
          <w:delText xml:space="preserve">by its length</w:delText>
        </w:r>
      </w:del>
      <w:del w:id="7510" w:author="PR Preview" w:date="2026-01-01T00:00:00Z">
        <w:r>
          <w:delText xml:space="preserve"> </w:delText>
        </w:r>
      </w:del>
      <m:oMath>
        <m:rad>
          <m:radPr>
            <m:degHide m:val="on"/>
          </m:radPr>
          <m:deg/>
          <m:e>
            <m:r>
              <m:t>2</m:t>
            </m:r>
          </m:e>
        </m:rad>
      </m:oMath>
      <w:del w:id="7511" w:author="PR Preview" w:date="2026-01-01T00:00:00Z">
        <w:r>
          <w:delText xml:space="preserve"> </w:delText>
        </w:r>
      </w:del>
      <w:del w:id="7512" w:author="PR Preview" w:date="2026-01-01T00:00:00Z">
        <w:r>
          <w:delText xml:space="preserve">gives one.</w:delText>
        </w:r>
      </w:del>
      <w:del w:id="7513" w:author="PR Preview" w:date="2026-01-01T00:00:00Z">
        <w:r>
          <w:delText xml:space="preserve"> </w:delText>
        </w:r>
      </w:del>
      <w:del w:id="7514" w:author="PR Preview" w:date="2026-01-01T00:00:00Z">
        <w:r>
          <w:delText xml:space="preserve">By contrast, every eigenvector of</w:delText>
        </w:r>
      </w:del>
      <w:del w:id="7515" w:author="PR Preview" w:date="2026-01-01T00:00:00Z">
        <w:r>
          <w:delText xml:space="preserve"> </w:delText>
        </w:r>
      </w:del>
      <m:oMath>
        <m:r>
          <m:rPr>
            <m:sty m:val="bi"/>
          </m:rPr>
          <m:t>J</m:t>
        </m:r>
      </m:oMath>
      <w:del w:id="7516" w:author="PR Preview" w:date="2026-01-01T00:00:00Z">
        <w:r>
          <w:delText xml:space="preserve"> </w:delText>
        </w:r>
      </w:del>
      <w:del w:id="7517" w:author="PR Preview" w:date="2026-01-01T00:00:00Z">
        <w:r>
          <w:delText xml:space="preserve">in</w:delText>
        </w:r>
      </w:del>
      <w:del w:id="7518" w:author="PR Preview" w:date="2026-01-01T00:00:00Z">
        <w:r>
          <w:delText xml:space="preserve"> </w:delText>
        </w:r>
      </w:del>
      <w:hyperlink w:anchor="exm-eigenspace">
        <w:del w:id="7519" w:author="PR Preview" w:date="2026-01-01T00:00:00Z">
          <w:r>
            <w:rPr>
              <w:rStyle w:val="Hyperlink"/>
            </w:rPr>
            <w:delText xml:space="preserve">Example 180</w:delText>
          </w:r>
        </w:del>
      </w:hyperlink>
      <w:del w:id="7520" w:author="PR Preview" w:date="2026-01-01T00:00:00Z">
        <w:r>
          <w:delText xml:space="preserve"> </w:delText>
        </w:r>
      </w:del>
      <w:del w:id="7521" w:author="PR Preview" w:date="2026-01-01T00:00:00Z">
        <w:r>
          <w:delText xml:space="preserve">has the form</w:delText>
        </w:r>
      </w:del>
      <w:del w:id="7522" w:author="PR Preview" w:date="2026-01-01T00:00:00Z">
        <w:r>
          <w:delText xml:space="preserve"> </w:delText>
        </w:r>
      </w:del>
      <m:oMath>
        <m:r>
          <m:rPr>
            <m:sty m:val="p"/>
          </m:rPr>
          <m:t>(</m:t>
        </m:r>
        <m:r>
          <m:t>t</m:t>
        </m:r>
        <m:r>
          <m:rPr>
            <m:sty m:val="p"/>
          </m:rPr>
          <m:t>,</m:t>
        </m:r>
        <m:r>
          <m:t>0</m:t>
        </m:r>
        <m:r>
          <m:rPr>
            <m:sty m:val="p"/>
          </m:rPr>
          <m:t>)</m:t>
        </m:r>
      </m:oMath>
      <w:del w:id="7523" w:author="PR Preview" w:date="2026-01-01T00:00:00Z">
        <w:r>
          <w:delText xml:space="preserve">,</w:delText>
        </w:r>
      </w:del>
      <w:del w:id="7524" w:author="PR Preview" w:date="2026-01-01T00:00:00Z">
        <w:r>
          <w:delText xml:space="preserve"> </w:delText>
        </w:r>
      </w:del>
      <w:del w:id="7525" w:author="PR Preview" w:date="2026-01-01T00:00:00Z">
        <w:r>
          <w:delText xml:space="preserve">so any two of them are multiples of each other,</w:delText>
        </w:r>
      </w:del>
      <w:del w:id="7526" w:author="PR Preview" w:date="2026-01-01T00:00:00Z">
        <w:r>
          <w:delText xml:space="preserve"> </w:delText>
        </w:r>
      </w:del>
      <w:del w:id="7527" w:author="PR Preview" w:date="2026-01-01T00:00:00Z">
        <w:r>
          <w:delText xml:space="preserve">and</w:delText>
        </w:r>
      </w:del>
      <w:del w:id="7528" w:author="PR Preview" w:date="2026-01-01T00:00:00Z">
        <w:r>
          <w:delText xml:space="preserve"> </w:delText>
        </w:r>
      </w:del>
      <m:oMath>
        <m:r>
          <m:rPr>
            <m:sty m:val="bi"/>
          </m:rPr>
          <m:t>J</m:t>
        </m:r>
      </m:oMath>
      <w:del w:id="7529" w:author="PR Preview" w:date="2026-01-01T00:00:00Z">
        <w:r>
          <w:delText xml:space="preserve"> </w:delText>
        </w:r>
      </w:del>
      <w:del w:id="7530" w:author="PR Preview" w:date="2026-01-01T00:00:00Z">
        <w:r>
          <w:delText xml:space="preserve">has no two linearly independent eigenvectors:</w:delText>
        </w:r>
      </w:del>
      <w:del w:id="7531" w:author="PR Preview" w:date="2026-01-01T00:00:00Z">
        <w:r>
          <w:delText xml:space="preserve"> </w:delText>
        </w:r>
      </w:del>
      <w:del w:id="7532" w:author="PR Preview" w:date="2026-01-01T00:00:00Z">
        <w:r>
          <w:delText xml:space="preserve">another way to see that it is not diagonalizable.</w:delText>
        </w:r>
      </w:del>
    </w:p>
    <w:p>
      <w:pPr>
        <w:pStyle w:val="BodyText"/>
      </w:pPr>
      <w:ins w:id="7533" w:author="PR Preview" w:date="2026-01-01T00:00:00Z">
        <w:r>
          <w:rPr>
            <w:b/>
            <w:bCs/>
          </w:rPr>
          <w:t xml:space="preserve">Example 191 (Building the diagonalization from eigenvectors)</w:t>
        </w:r>
      </w:ins>
      <w:ins w:id="7534" w:author="PR Preview" w:date="2026-01-01T00:00:00Z">
        <w:r>
          <w:t xml:space="preserve"> </w:t>
        </w:r>
      </w:ins>
      <w:ins w:id="7535" w:author="PR Preview" w:date="2026-01-01T00:00:00Z">
        <w:r>
          <w:t xml:space="preserve">The eigenvectors</w:t>
        </w:r>
      </w:ins>
      <w:ins w:id="7536" w:author="PR Preview" w:date="2026-01-01T00:00:00Z">
        <w:r>
          <w:t xml:space="preserve"> </w:t>
        </w:r>
      </w:ins>
      <m:oMath>
        <m:r>
          <m:rPr>
            <m:sty m:val="p"/>
          </m:rPr>
          <m:t>(</m:t>
        </m:r>
        <m:r>
          <m:t>1</m:t>
        </m:r>
        <m:r>
          <m:rPr>
            <m:sty m:val="p"/>
          </m:rPr>
          <m:t>,</m:t>
        </m:r>
        <m:r>
          <m:t>1</m:t>
        </m:r>
        <m:r>
          <m:rPr>
            <m:sty m:val="p"/>
          </m:rPr>
          <m:t>)</m:t>
        </m:r>
      </m:oMath>
      <w:ins w:id="7537" w:author="PR Preview" w:date="2026-01-01T00:00:00Z">
        <w:r>
          <w:t xml:space="preserve"> </w:t>
        </w:r>
      </w:ins>
      <w:ins w:id="7538" w:author="PR Preview" w:date="2026-01-01T00:00:00Z">
        <w:r>
          <w:t xml:space="preserve">and</w:t>
        </w:r>
      </w:ins>
      <w:ins w:id="7539" w:author="PR Preview" w:date="2026-01-01T00:00:00Z">
        <w:r>
          <w:t xml:space="preserve"> </w:t>
        </w:r>
      </w:ins>
      <m:oMath>
        <m:r>
          <m:rPr>
            <m:sty m:val="p"/>
          </m:rPr>
          <m:t>(</m:t>
        </m:r>
        <m:r>
          <m:t>1</m:t>
        </m:r>
        <m:r>
          <m:rPr>
            <m:sty m:val="p"/>
          </m:rPr>
          <m:t>,</m:t>
        </m:r>
        <m:r>
          <m:rPr>
            <m:sty m:val="p"/>
          </m:rPr>
          <m:t>−</m:t>
        </m:r>
        <m:r>
          <m:t>1</m:t>
        </m:r>
        <m:r>
          <m:rPr>
            <m:sty m:val="p"/>
          </m:rPr>
          <m:t>)</m:t>
        </m:r>
      </m:oMath>
      <w:ins w:id="7540" w:author="PR Preview" w:date="2026-01-01T00:00:00Z">
        <w:r>
          <w:t xml:space="preserve"> </w:t>
        </w:r>
      </w:ins>
      <w:ins w:id="7541" w:author="PR Preview" w:date="2026-01-01T00:00:00Z">
        <w:r>
          <w:t xml:space="preserve">of</w:t>
        </w:r>
      </w:ins>
      <w:ins w:id="75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543" w:author="PR Preview" w:date="2026-01-01T00:00:00Z">
        <w:r>
          <w:t xml:space="preserve"> </w:t>
        </w:r>
      </w:ins>
      <w:ins w:id="7544" w:author="PR Preview" w:date="2026-01-01T00:00:00Z">
        <w:r>
          <w:t xml:space="preserve">are linearly independent (</w:t>
        </w:r>
      </w:ins>
      <w:hyperlink w:anchor="exm-eigenvectors-independent">
        <w:ins w:id="7545" w:author="PR Preview" w:date="2026-01-01T00:00:00Z">
          <w:r>
            <w:rPr>
              <w:rStyle w:val="Hyperlink"/>
            </w:rPr>
            <w:t xml:space="preserve">Example 189</w:t>
          </w:r>
        </w:ins>
      </w:hyperlink>
      <w:ins w:id="7546" w:author="PR Preview" w:date="2026-01-01T00:00:00Z">
        <w:r>
          <w:t xml:space="preserve">),</w:t>
        </w:r>
      </w:ins>
      <w:ins w:id="7547" w:author="PR Preview" w:date="2026-01-01T00:00:00Z">
        <w:r>
          <w:t xml:space="preserve"> </w:t>
        </w:r>
      </w:ins>
      <w:ins w:id="7548" w:author="PR Preview" w:date="2026-01-01T00:00:00Z">
        <w:r>
          <w:t xml:space="preserve">so with</w:t>
        </w:r>
      </w:ins>
      <w:ins w:id="754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7550" w:author="PR Preview" w:date="2026-01-01T00:00:00Z">
        <w:r>
          <w:t xml:space="preserve"> </w:t>
        </w:r>
      </w:ins>
      <w:ins w:id="7551" w:author="PR Preview" w:date="2026-01-01T00:00:00Z">
        <w:r>
          <w:t xml:space="preserve">and</w:t>
        </w:r>
      </w:ins>
      <w:ins w:id="7552"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7553" w:author="PR Preview" w:date="2026-01-01T00:00:00Z">
        <w:r>
          <w:t xml:space="preserve">,</w:t>
        </w:r>
      </w:ins>
      <w:ins w:id="7554"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7555" w:author="PR Preview" w:date="2026-01-01T00:00:00Z">
        <w:r>
          <w:t xml:space="preserve">;</w:t>
        </w:r>
      </w:ins>
      <w:ins w:id="7556" w:author="PR Preview" w:date="2026-01-01T00:00:00Z">
        <w:r>
          <w:t xml:space="preserve"> </w:t>
        </w:r>
      </w:ins>
      <w:ins w:id="7557" w:author="PR Preview" w:date="2026-01-01T00:00:00Z">
        <w:r>
          <w:t xml:space="preserve">by</w:t>
        </w:r>
      </w:ins>
      <w:ins w:id="7558" w:author="PR Preview" w:date="2026-01-01T00:00:00Z">
        <w:r>
          <w:t xml:space="preserve"> </w:t>
        </w:r>
      </w:ins>
      <w:hyperlink w:anchor="rem-similar-both-ways">
        <w:ins w:id="7559" w:author="PR Preview" w:date="2026-01-01T00:00:00Z">
          <w:r>
            <w:rPr>
              <w:rStyle w:val="Hyperlink"/>
            </w:rPr>
            <w:t xml:space="preserve">Remark 42</w:t>
          </w:r>
        </w:ins>
      </w:hyperlink>
      <w:ins w:id="7560" w:author="PR Preview" w:date="2026-01-01T00:00:00Z">
        <w:r>
          <w:t xml:space="preserve"> </w:t>
        </w:r>
      </w:ins>
      <w:ins w:id="7561" w:author="PR Preview" w:date="2026-01-01T00:00:00Z">
        <w:r>
          <w:t xml:space="preserve">this is the similarity of</w:t>
        </w:r>
      </w:ins>
      <w:ins w:id="7562" w:author="PR Preview" w:date="2026-01-01T00:00:00Z">
        <w:r>
          <w:t xml:space="preserve"> </w:t>
        </w:r>
      </w:ins>
      <w:hyperlink w:anchor="exm-similar">
        <w:ins w:id="7563" w:author="PR Preview" w:date="2026-01-01T00:00:00Z">
          <w:r>
            <w:rPr>
              <w:rStyle w:val="Hyperlink"/>
            </w:rPr>
            <w:t xml:space="preserve">Example 187</w:t>
          </w:r>
        </w:ins>
      </w:hyperlink>
      <w:ins w:id="7564" w:author="PR Preview" w:date="2026-01-01T00:00:00Z">
        <w:r>
          <w:t xml:space="preserve">, with</w:t>
        </w:r>
      </w:ins>
      <w:ins w:id="7565" w:author="PR Preview" w:date="2026-01-01T00:00:00Z">
        <w:r>
          <w:t xml:space="preserve"> </w:t>
        </w:r>
      </w:ins>
      <m:oMath>
        <m:r>
          <m:rPr>
            <m:sty m:val="bi"/>
          </m:rPr>
          <m:t>X</m:t>
        </m:r>
        <m:r>
          <m:rPr>
            <m:sty m:val="p"/>
          </m:rPr>
          <m:t>=</m:t>
        </m:r>
        <m:r>
          <m:rPr>
            <m:sty m:val="bi"/>
          </m:rPr>
          <m:t>P</m:t>
        </m:r>
      </m:oMath>
      <w:ins w:id="7566" w:author="PR Preview" w:date="2026-01-01T00:00:00Z">
        <w:r>
          <w:t xml:space="preserve">.</w:t>
        </w:r>
      </w:ins>
      <w:ins w:id="7567" w:author="PR Preview" w:date="2026-01-01T00:00:00Z">
        <w:r>
          <w:t xml:space="preserve"> </w:t>
        </w:r>
      </w:ins>
      <w:ins w:id="7568" w:author="PR Preview" w:date="2026-01-01T00:00:00Z">
        <w:r>
          <w:t xml:space="preserve">Because</w:t>
        </w:r>
      </w:ins>
      <w:ins w:id="7569" w:author="PR Preview" w:date="2026-01-01T00:00:00Z">
        <w:r>
          <w:t xml:space="preserve"> </w:t>
        </w:r>
      </w:ins>
      <m:oMath>
        <m:r>
          <m:rPr>
            <m:sty m:val="bi"/>
          </m:rPr>
          <m:t>A</m:t>
        </m:r>
      </m:oMath>
      <w:ins w:id="7570" w:author="PR Preview" w:date="2026-01-01T00:00:00Z">
        <w:r>
          <w:t xml:space="preserve"> </w:t>
        </w:r>
      </w:ins>
      <w:ins w:id="7571" w:author="PR Preview" w:date="2026-01-01T00:00:00Z">
        <w:r>
          <w:t xml:space="preserve">is symmetric,</w:t>
        </w:r>
      </w:ins>
      <w:ins w:id="7572" w:author="PR Preview" w:date="2026-01-01T00:00:00Z">
        <w:r>
          <w:t xml:space="preserve"> </w:t>
        </w:r>
      </w:ins>
      <w:hyperlink w:anchor="thm-spectral">
        <w:ins w:id="7573" w:author="PR Preview" w:date="2026-01-01T00:00:00Z">
          <w:r>
            <w:rPr>
              <w:rStyle w:val="Hyperlink"/>
            </w:rPr>
            <w:t xml:space="preserve">Theorem 70</w:t>
          </w:r>
        </w:ins>
      </w:hyperlink>
      <w:ins w:id="7574" w:author="PR Preview" w:date="2026-01-01T00:00:00Z">
        <w:r>
          <w:t xml:space="preserve"> </w:t>
        </w:r>
      </w:ins>
      <w:ins w:id="7575" w:author="PR Preview" w:date="2026-01-01T00:00:00Z">
        <w:r>
          <w:t xml:space="preserve">even gives such a factorization with orthonormal eigenvectors</w:t>
        </w:r>
      </w:ins>
      <w:ins w:id="7576" w:author="PR Preview" w:date="2026-01-01T00:00:00Z">
        <w:r>
          <w:t xml:space="preserve"> </w:t>
        </w:r>
      </w:ins>
      <w:ins w:id="7577" w:author="PR Preview" w:date="2026-01-01T00:00:00Z">
        <w:r>
          <w:t xml:space="preserve">(</w:t>
        </w:r>
      </w:ins>
      <w:hyperlink w:anchor="def-eigendecomposition">
        <w:ins w:id="7578" w:author="PR Preview" w:date="2026-01-01T00:00:00Z">
          <w:r>
            <w:rPr>
              <w:rStyle w:val="Hyperlink"/>
            </w:rPr>
            <w:t xml:space="preserve">Definition 83</w:t>
          </w:r>
        </w:ins>
      </w:hyperlink>
      <w:ins w:id="7579" w:author="PR Preview" w:date="2026-01-01T00:00:00Z">
        <w:r>
          <w:t xml:space="preserve">):</w:t>
        </w:r>
      </w:ins>
      <w:ins w:id="7580" w:author="PR Preview" w:date="2026-01-01T00:00:00Z">
        <w:r>
          <w:t xml:space="preserve"> </w:t>
        </w:r>
      </w:ins>
      <w:ins w:id="7581" w:author="PR Preview" w:date="2026-01-01T00:00:00Z">
        <w:r>
          <w:t xml:space="preserve">dividing each column of</w:t>
        </w:r>
      </w:ins>
      <w:ins w:id="7582" w:author="PR Preview" w:date="2026-01-01T00:00:00Z">
        <w:r>
          <w:t xml:space="preserve"> </w:t>
        </w:r>
      </w:ins>
      <m:oMath>
        <m:r>
          <m:rPr>
            <m:sty m:val="bi"/>
          </m:rPr>
          <m:t>X</m:t>
        </m:r>
      </m:oMath>
      <w:ins w:id="7583" w:author="PR Preview" w:date="2026-01-01T00:00:00Z">
        <w:r>
          <w:t xml:space="preserve"> </w:t>
        </w:r>
      </w:ins>
      <w:ins w:id="7584" w:author="PR Preview" w:date="2026-01-01T00:00:00Z">
        <w:r>
          <w:t xml:space="preserve">by its length</w:t>
        </w:r>
      </w:ins>
      <w:ins w:id="7585" w:author="PR Preview" w:date="2026-01-01T00:00:00Z">
        <w:r>
          <w:t xml:space="preserve"> </w:t>
        </w:r>
      </w:ins>
      <m:oMath>
        <m:rad>
          <m:radPr>
            <m:degHide m:val="on"/>
          </m:radPr>
          <m:deg/>
          <m:e>
            <m:r>
              <m:t>2</m:t>
            </m:r>
          </m:e>
        </m:rad>
      </m:oMath>
      <w:ins w:id="7586" w:author="PR Preview" w:date="2026-01-01T00:00:00Z">
        <w:r>
          <w:t xml:space="preserve"> </w:t>
        </w:r>
      </w:ins>
      <w:ins w:id="7587" w:author="PR Preview" w:date="2026-01-01T00:00:00Z">
        <w:r>
          <w:t xml:space="preserve">gives one.</w:t>
        </w:r>
      </w:ins>
      <w:ins w:id="7588" w:author="PR Preview" w:date="2026-01-01T00:00:00Z">
        <w:r>
          <w:t xml:space="preserve"> </w:t>
        </w:r>
      </w:ins>
      <w:ins w:id="7589" w:author="PR Preview" w:date="2026-01-01T00:00:00Z">
        <w:r>
          <w:t xml:space="preserve">By contrast, every eigenvector of</w:t>
        </w:r>
      </w:ins>
      <w:ins w:id="7590" w:author="PR Preview" w:date="2026-01-01T00:00:00Z">
        <w:r>
          <w:t xml:space="preserve"> </w:t>
        </w:r>
      </w:ins>
      <m:oMath>
        <m:r>
          <m:rPr>
            <m:sty m:val="bi"/>
          </m:rPr>
          <m:t>J</m:t>
        </m:r>
      </m:oMath>
      <w:ins w:id="7591" w:author="PR Preview" w:date="2026-01-01T00:00:00Z">
        <w:r>
          <w:t xml:space="preserve"> </w:t>
        </w:r>
      </w:ins>
      <w:ins w:id="7592" w:author="PR Preview" w:date="2026-01-01T00:00:00Z">
        <w:r>
          <w:t xml:space="preserve">in</w:t>
        </w:r>
      </w:ins>
      <w:ins w:id="7593" w:author="PR Preview" w:date="2026-01-01T00:00:00Z">
        <w:r>
          <w:t xml:space="preserve"> </w:t>
        </w:r>
      </w:ins>
      <w:hyperlink w:anchor="exm-eigenspace">
        <w:ins w:id="7594" w:author="PR Preview" w:date="2026-01-01T00:00:00Z">
          <w:r>
            <w:rPr>
              <w:rStyle w:val="Hyperlink"/>
            </w:rPr>
            <w:t xml:space="preserve">Example 181</w:t>
          </w:r>
        </w:ins>
      </w:hyperlink>
      <w:ins w:id="7595" w:author="PR Preview" w:date="2026-01-01T00:00:00Z">
        <w:r>
          <w:t xml:space="preserve"> </w:t>
        </w:r>
      </w:ins>
      <w:ins w:id="7596" w:author="PR Preview" w:date="2026-01-01T00:00:00Z">
        <w:r>
          <w:t xml:space="preserve">has the form</w:t>
        </w:r>
      </w:ins>
      <w:ins w:id="7597" w:author="PR Preview" w:date="2026-01-01T00:00:00Z">
        <w:r>
          <w:t xml:space="preserve"> </w:t>
        </w:r>
      </w:ins>
      <m:oMath>
        <m:r>
          <m:rPr>
            <m:sty m:val="p"/>
          </m:rPr>
          <m:t>(</m:t>
        </m:r>
        <m:r>
          <m:t>t</m:t>
        </m:r>
        <m:r>
          <m:rPr>
            <m:sty m:val="p"/>
          </m:rPr>
          <m:t>,</m:t>
        </m:r>
        <m:r>
          <m:t>0</m:t>
        </m:r>
        <m:r>
          <m:rPr>
            <m:sty m:val="p"/>
          </m:rPr>
          <m:t>)</m:t>
        </m:r>
      </m:oMath>
      <w:ins w:id="7598" w:author="PR Preview" w:date="2026-01-01T00:00:00Z">
        <w:r>
          <w:t xml:space="preserve">,</w:t>
        </w:r>
      </w:ins>
      <w:ins w:id="7599" w:author="PR Preview" w:date="2026-01-01T00:00:00Z">
        <w:r>
          <w:t xml:space="preserve"> </w:t>
        </w:r>
      </w:ins>
      <w:ins w:id="7600" w:author="PR Preview" w:date="2026-01-01T00:00:00Z">
        <w:r>
          <w:t xml:space="preserve">so any two of them are multiples of each other,</w:t>
        </w:r>
      </w:ins>
      <w:ins w:id="7601" w:author="PR Preview" w:date="2026-01-01T00:00:00Z">
        <w:r>
          <w:t xml:space="preserve"> </w:t>
        </w:r>
      </w:ins>
      <w:ins w:id="7602" w:author="PR Preview" w:date="2026-01-01T00:00:00Z">
        <w:r>
          <w:t xml:space="preserve">and</w:t>
        </w:r>
      </w:ins>
      <w:ins w:id="7603" w:author="PR Preview" w:date="2026-01-01T00:00:00Z">
        <w:r>
          <w:t xml:space="preserve"> </w:t>
        </w:r>
      </w:ins>
      <m:oMath>
        <m:r>
          <m:rPr>
            <m:sty m:val="bi"/>
          </m:rPr>
          <m:t>J</m:t>
        </m:r>
      </m:oMath>
      <w:ins w:id="7604" w:author="PR Preview" w:date="2026-01-01T00:00:00Z">
        <w:r>
          <w:t xml:space="preserve"> </w:t>
        </w:r>
      </w:ins>
      <w:ins w:id="7605" w:author="PR Preview" w:date="2026-01-01T00:00:00Z">
        <w:r>
          <w:t xml:space="preserve">has no two linearly independent eigenvectors:</w:t>
        </w:r>
      </w:ins>
      <w:ins w:id="7606" w:author="PR Preview" w:date="2026-01-01T00:00:00Z">
        <w:r>
          <w:t xml:space="preserve"> </w:t>
        </w:r>
      </w:ins>
      <w:ins w:id="7607" w:author="PR Preview" w:date="2026-01-01T00:00:00Z">
        <w:r>
          <w:t xml:space="preserve">another way to see that it is not diagonalizable.</w:t>
        </w:r>
      </w:ins>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del w:id="7608" w:author="PR Preview" w:date="2026-01-01T00:00:00Z">
        <w:r>
          <w:rPr>
            <w:i/>
            <w:iCs/>
          </w:rPr>
          <w:delText xml:space="preserve">Proof</w:delText>
        </w:r>
      </w:del>
      <w:del w:id="7609" w:author="PR Preview" w:date="2026-01-01T00:00:00Z">
        <w:r>
          <w:delText xml:space="preserve">. </w:delText>
        </w:r>
      </w:del>
      <w:del w:id="7610" w:author="PR Preview" w:date="2026-01-01T00:00:00Z">
        <w:r>
          <w:delText xml:space="preserve">Choose one eigenvector for each eigenvalue.</w:delText>
        </w:r>
      </w:del>
      <w:del w:id="7611" w:author="PR Preview" w:date="2026-01-01T00:00:00Z">
        <w:r>
          <w:delText xml:space="preserve"> </w:delText>
        </w:r>
      </w:del>
      <w:del w:id="7612" w:author="PR Preview" w:date="2026-01-01T00:00:00Z">
        <w:r>
          <w:delText xml:space="preserve">These</w:delText>
        </w:r>
      </w:del>
      <w:del w:id="7613" w:author="PR Preview" w:date="2026-01-01T00:00:00Z">
        <w:r>
          <w:delText xml:space="preserve"> </w:delText>
        </w:r>
      </w:del>
      <m:oMath>
        <m:r>
          <m:t>p</m:t>
        </m:r>
      </m:oMath>
      <w:del w:id="7614" w:author="PR Preview" w:date="2026-01-01T00:00:00Z">
        <w:r>
          <w:delText xml:space="preserve"> </w:delText>
        </w:r>
      </w:del>
      <w:del w:id="7615" w:author="PR Preview" w:date="2026-01-01T00:00:00Z">
        <w:r>
          <w:delText xml:space="preserve">eigenvectors are linearly independent (</w:delText>
        </w:r>
      </w:del>
      <w:hyperlink w:anchor="thm-eigenvectors-independent">
        <w:del w:id="7616" w:author="PR Preview" w:date="2026-01-01T00:00:00Z">
          <w:r>
            <w:rPr>
              <w:rStyle w:val="Hyperlink"/>
            </w:rPr>
            <w:delText xml:space="preserve">Theorem 103</w:delText>
          </w:r>
        </w:del>
      </w:hyperlink>
      <w:del w:id="7617" w:author="PR Preview" w:date="2026-01-01T00:00:00Z">
        <w:r>
          <w:delText xml:space="preserve">),</w:delText>
        </w:r>
      </w:del>
      <w:del w:id="7618" w:author="PR Preview" w:date="2026-01-01T00:00:00Z">
        <w:r>
          <w:delText xml:space="preserve"> </w:delText>
        </w:r>
      </w:del>
      <w:del w:id="7619" w:author="PR Preview" w:date="2026-01-01T00:00:00Z">
        <w:r>
          <w:delText xml:space="preserve">so the matrix is diagonalizable (</w:delText>
        </w:r>
      </w:del>
      <w:hyperlink w:anchor="thm-diagonalizable">
        <w:del w:id="7620" w:author="PR Preview" w:date="2026-01-01T00:00:00Z">
          <w:r>
            <w:rPr>
              <w:rStyle w:val="Hyperlink"/>
            </w:rPr>
            <w:delText xml:space="preserve">Theorem 104</w:delText>
          </w:r>
        </w:del>
      </w:hyperlink>
      <w:del w:id="7621" w:author="PR Preview" w:date="2026-01-01T00:00:00Z">
        <w:r>
          <w:delText xml:space="preserve">).</w:delText>
        </w:r>
      </w:del>
    </w:p>
    <w:p>
      <w:pPr>
        <w:pStyle w:val="BodyText"/>
      </w:pPr>
      <w:del w:id="7622" w:author="PR Preview" w:date="2026-01-01T00:00:00Z">
        <w:r>
          <w:rPr>
            <w:b/>
            <w:bCs/>
          </w:rPr>
          <w:delText xml:space="preserve">Example 191 (A triangular matrix with distinct diagonal entries)</w:delText>
        </w:r>
      </w:del>
      <w:del w:id="7623" w:author="PR Preview" w:date="2026-01-01T00:00:00Z">
        <w:r>
          <w:delText xml:space="preserve"> </w:delText>
        </w:r>
      </w:del>
      <m:oMath>
        <m:r>
          <m:rPr>
            <m:sty m:val="bi"/>
          </m:rPr>
          <m:t>U</m:t>
        </m:r>
      </m:oMath>
      <w:del w:id="7624" w:author="PR Preview" w:date="2026-01-01T00:00:00Z">
        <w:r>
          <w:delText xml:space="preserve"> </w:delText>
        </w:r>
      </w:del>
      <w:del w:id="7625" w:author="PR Preview" w:date="2026-01-01T00:00:00Z">
        <w:r>
          <w:delText xml:space="preserve">of</w:delText>
        </w:r>
      </w:del>
      <w:del w:id="7626" w:author="PR Preview" w:date="2026-01-01T00:00:00Z">
        <w:r>
          <w:delText xml:space="preserve"> </w:delText>
        </w:r>
      </w:del>
      <w:hyperlink w:anchor="exm-eigen-triangular">
        <w:del w:id="7627" w:author="PR Preview" w:date="2026-01-01T00:00:00Z">
          <w:r>
            <w:rPr>
              <w:rStyle w:val="Hyperlink"/>
            </w:rPr>
            <w:delText xml:space="preserve">Example 184</w:delText>
          </w:r>
        </w:del>
      </w:hyperlink>
      <w:del w:id="7628" w:author="PR Preview" w:date="2026-01-01T00:00:00Z">
        <w:r>
          <w:delText xml:space="preserve"> </w:delText>
        </w:r>
      </w:del>
      <w:del w:id="7629" w:author="PR Preview" w:date="2026-01-01T00:00:00Z">
        <w:r>
          <w:delText xml:space="preserve">has the three different eigenvalues</w:delText>
        </w:r>
      </w:del>
      <w:del w:id="7630" w:author="PR Preview" w:date="2026-01-01T00:00:00Z">
        <w:r>
          <w:delText xml:space="preserve"> </w:delText>
        </w:r>
      </w:del>
      <m:oMath>
        <m:r>
          <m:t>2</m:t>
        </m:r>
      </m:oMath>
      <w:del w:id="7631" w:author="PR Preview" w:date="2026-01-01T00:00:00Z">
        <w:r>
          <w:delText xml:space="preserve">,</w:delText>
        </w:r>
      </w:del>
      <w:del w:id="7632" w:author="PR Preview" w:date="2026-01-01T00:00:00Z">
        <w:r>
          <w:delText xml:space="preserve"> </w:delText>
        </w:r>
      </w:del>
      <m:oMath>
        <m:f>
          <m:fPr>
            <m:type m:val="lin"/>
          </m:fPr>
          <m:num>
            <m:r>
              <m:t>1</m:t>
            </m:r>
          </m:num>
          <m:den>
            <m:r>
              <m:t>2</m:t>
            </m:r>
          </m:den>
        </m:f>
      </m:oMath>
      <w:del w:id="7633" w:author="PR Preview" w:date="2026-01-01T00:00:00Z">
        <w:r>
          <w:delText xml:space="preserve"> </w:delText>
        </w:r>
      </w:del>
      <w:del w:id="7634" w:author="PR Preview" w:date="2026-01-01T00:00:00Z">
        <w:r>
          <w:delText xml:space="preserve">and</w:delText>
        </w:r>
      </w:del>
      <w:del w:id="7635" w:author="PR Preview" w:date="2026-01-01T00:00:00Z">
        <w:r>
          <w:delText xml:space="preserve"> </w:delText>
        </w:r>
      </w:del>
      <m:oMath>
        <m:r>
          <m:rPr>
            <m:sty m:val="p"/>
          </m:rPr>
          <m:t>−</m:t>
        </m:r>
        <m:r>
          <m:t>1</m:t>
        </m:r>
      </m:oMath>
      <w:del w:id="7636" w:author="PR Preview" w:date="2026-01-01T00:00:00Z">
        <w:r>
          <w:delText xml:space="preserve"> </w:delText>
        </w:r>
      </w:del>
      <w:del w:id="7637" w:author="PR Preview" w:date="2026-01-01T00:00:00Z">
        <w:r>
          <w:delText xml:space="preserve">(</w:delText>
        </w:r>
      </w:del>
      <w:hyperlink w:anchor="thm-eigen-triangular">
        <w:del w:id="7638" w:author="PR Preview" w:date="2026-01-01T00:00:00Z">
          <w:r>
            <w:rPr>
              <w:rStyle w:val="Hyperlink"/>
            </w:rPr>
            <w:delText xml:space="preserve">Theorem 100</w:delText>
          </w:r>
        </w:del>
      </w:hyperlink>
      <w:del w:id="7639" w:author="PR Preview" w:date="2026-01-01T00:00:00Z">
        <w:r>
          <w:delText xml:space="preserve">), so it is diagonalizable,</w:delText>
        </w:r>
      </w:del>
      <w:del w:id="7640" w:author="PR Preview" w:date="2026-01-01T00:00:00Z">
        <w:r>
          <w:delText xml:space="preserve"> </w:delText>
        </w:r>
      </w:del>
      <w:del w:id="7641" w:author="PR Preview" w:date="2026-01-01T00:00:00Z">
        <w:r>
          <w:delText xml:space="preserve">even though it is not symmetric, so</w:delText>
        </w:r>
      </w:del>
      <w:del w:id="7642" w:author="PR Preview" w:date="2026-01-01T00:00:00Z">
        <w:r>
          <w:delText xml:space="preserve"> </w:delText>
        </w:r>
      </w:del>
      <w:hyperlink w:anchor="thm-spectral">
        <w:del w:id="7643" w:author="PR Preview" w:date="2026-01-01T00:00:00Z">
          <w:r>
            <w:rPr>
              <w:rStyle w:val="Hyperlink"/>
            </w:rPr>
            <w:delText xml:space="preserve">Theorem 69</w:delText>
          </w:r>
        </w:del>
      </w:hyperlink>
      <w:del w:id="7644" w:author="PR Preview" w:date="2026-01-01T00:00:00Z">
        <w:r>
          <w:delText xml:space="preserve"> </w:delText>
        </w:r>
      </w:del>
      <w:del w:id="7645" w:author="PR Preview" w:date="2026-01-01T00:00:00Z">
        <w:r>
          <w:delText xml:space="preserve">does not apply to it.</w:delText>
        </w:r>
      </w:del>
      <w:del w:id="7646" w:author="PR Preview" w:date="2026-01-01T00:00:00Z">
        <w:r>
          <w:delText xml:space="preserve"> </w:delText>
        </w:r>
      </w:del>
      <w:del w:id="7647" w:author="PR Preview" w:date="2026-01-01T00:00:00Z">
        <w:r>
          <w:delText xml:space="preserve">The converse fails:</w:delText>
        </w:r>
      </w:del>
      <w:del w:id="7648" w:author="PR Preview" w:date="2026-01-01T00:00:00Z">
        <w:r>
          <w:delText xml:space="preserve"> </w:delText>
        </w:r>
      </w:del>
      <m:oMath>
        <m:sSub>
          <m:e>
            <m:r>
              <m:rPr>
                <m:sty m:val="bi"/>
              </m:rPr>
              <m:t>I</m:t>
            </m:r>
          </m:e>
          <m:sub>
            <m:r>
              <m:t>2</m:t>
            </m:r>
          </m:sub>
        </m:sSub>
      </m:oMath>
      <w:del w:id="7649" w:author="PR Preview" w:date="2026-01-01T00:00:00Z">
        <w:r>
          <w:delText xml:space="preserve"> </w:delText>
        </w:r>
      </w:del>
      <w:del w:id="7650" w:author="PR Preview" w:date="2026-01-01T00:00:00Z">
        <w:r>
          <w:delText xml:space="preserve">is diagonal, hence diagonalizable</w:delText>
        </w:r>
      </w:del>
      <w:del w:id="7651" w:author="PR Preview" w:date="2026-01-01T00:00:00Z">
        <w:r>
          <w:delText xml:space="preserve"> </w:delText>
        </w:r>
      </w:del>
      <w:del w:id="7652"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7653" w:author="PR Preview" w:date="2026-01-01T00:00:00Z">
        <w:r>
          <w:delText xml:space="preserve">),</w:delText>
        </w:r>
      </w:del>
      <w:del w:id="7654" w:author="PR Preview" w:date="2026-01-01T00:00:00Z">
        <w:r>
          <w:delText xml:space="preserve"> </w:delText>
        </w:r>
      </w:del>
      <w:del w:id="7655" w:author="PR Preview" w:date="2026-01-01T00:00:00Z">
        <w:r>
          <w:delText xml:space="preserve">but has only the eigenvalue</w:delText>
        </w:r>
      </w:del>
      <w:del w:id="7656" w:author="PR Preview" w:date="2026-01-01T00:00:00Z">
        <w:r>
          <w:delText xml:space="preserve"> </w:delText>
        </w:r>
      </w:del>
      <m:oMath>
        <m:r>
          <m:t>1</m:t>
        </m:r>
      </m:oMath>
      <w:del w:id="7657" w:author="PR Preview" w:date="2026-01-01T00:00:00Z">
        <w:r>
          <w:delText xml:space="preserve">.</w:delText>
        </w:r>
      </w:del>
    </w:p>
    <w:p>
      <w:pPr>
        <w:pStyle w:val="BodyText"/>
      </w:pPr>
      <w:del w:id="7658" w:author="PR Preview" w:date="2026-01-01T00:00:00Z">
        <w:r>
          <w:rPr>
            <w:b/>
            <w:bCs/>
          </w:rPr>
          <w:delText xml:space="preserve">Theorem 105 (Powers of a diagonalizable matrix)</w:delText>
        </w:r>
      </w:del>
      <w:del w:id="7659" w:author="PR Preview" w:date="2026-01-01T00:00:00Z">
        <w:r>
          <w:delText xml:space="preserve"> </w:delText>
        </w:r>
      </w:del>
      <w:del w:id="7660" w:author="PR Preview" w:date="2026-01-01T00:00:00Z">
        <w:r>
          <w:delText xml:space="preserve">If</w:delText>
        </w:r>
      </w:del>
      <w:del w:id="766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7662" w:author="PR Preview" w:date="2026-01-01T00:00:00Z">
        <w:r>
          <w:delText xml:space="preserve"> </w:delText>
        </w:r>
      </w:del>
      <w:del w:id="7663" w:author="PR Preview" w:date="2026-01-01T00:00:00Z">
        <w:r>
          <w:delText xml:space="preserve">(</w:delText>
        </w:r>
      </w:del>
      <w:hyperlink w:anchor="def-diagonalizable">
        <w:del w:id="7664" w:author="PR Preview" w:date="2026-01-01T00:00:00Z">
          <w:r>
            <w:rPr>
              <w:rStyle w:val="Hyperlink"/>
            </w:rPr>
            <w:delText xml:space="preserve">Definition 100</w:delText>
          </w:r>
        </w:del>
      </w:hyperlink>
      <w:del w:id="7665" w:author="PR Preview" w:date="2026-01-01T00:00:00Z">
        <w:r>
          <w:delText xml:space="preserve">)</w:delText>
        </w:r>
      </w:del>
      <w:del w:id="7666" w:author="PR Preview" w:date="2026-01-01T00:00:00Z">
        <w:r>
          <w:delText xml:space="preserve"> </w:delText>
        </w:r>
      </w:del>
      <w:del w:id="7667" w:author="PR Preview" w:date="2026-01-01T00:00:00Z">
        <w:r>
          <w:delText xml:space="preserve">with</w:delText>
        </w:r>
      </w:del>
      <w:del w:id="7668"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7669" w:author="PR Preview" w:date="2026-01-01T00:00:00Z">
        <w:r>
          <w:delText xml:space="preserve">,</w:delText>
        </w:r>
      </w:del>
      <w:del w:id="7670" w:author="PR Preview" w:date="2026-01-01T00:00:00Z">
        <w:r>
          <w:delText xml:space="preserve"> </w:delText>
        </w:r>
      </w:del>
      <w:del w:id="7671" w:author="PR Preview" w:date="2026-01-01T00:00:00Z">
        <w:r>
          <w:delText xml:space="preserve">then for every positive integer</w:delText>
        </w:r>
      </w:del>
      <w:del w:id="7672" w:author="PR Preview" w:date="2026-01-01T00:00:00Z">
        <w:r>
          <w:delText xml:space="preserve"> </w:delText>
        </w:r>
      </w:del>
      <m:oMath>
        <m:r>
          <m:t>k</m:t>
        </m:r>
      </m:oMath>
      <w:del w:id="7673" w:author="PR Preview" w:date="2026-01-01T00:00:00Z">
        <w:r>
          <w:delText xml:space="preserve">,</w:delText>
        </w:r>
      </w:del>
      <w:del w:id="7674"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7675" w:author="PR Preview" w:date="2026-01-01T00:00:00Z">
        <w:r>
          <w:delText xml:space="preserve"> </w:delText>
        </w:r>
      </w:del>
      <w:del w:id="7676" w:author="PR Preview" w:date="2026-01-01T00:00:00Z">
        <w:r>
          <w:delText xml:space="preserve">and</w:delText>
        </w:r>
      </w:del>
      <w:del w:id="7677"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7678" w:author="PR Preview" w:date="2026-01-01T00:00:00Z">
        <w:r>
          <w:delText xml:space="preserve">.</w:delText>
        </w:r>
      </w:del>
    </w:p>
    <w:p>
      <w:pPr>
        <w:pStyle w:val="BodyText"/>
      </w:pPr>
      <w:ins w:id="7679" w:author="PR Preview" w:date="2026-01-01T00:00:00Z">
        <w:r>
          <w:rPr>
            <w:i/>
            <w:iCs/>
          </w:rPr>
          <w:t xml:space="preserve">Proof</w:t>
        </w:r>
      </w:ins>
      <w:ins w:id="7680" w:author="PR Preview" w:date="2026-01-01T00:00:00Z">
        <w:r>
          <w:t xml:space="preserve">. </w:t>
        </w:r>
      </w:ins>
      <w:ins w:id="7681" w:author="PR Preview" w:date="2026-01-01T00:00:00Z">
        <w:r>
          <w:t xml:space="preserve">Choose one eigenvector for each eigenvalue.</w:t>
        </w:r>
      </w:ins>
      <w:ins w:id="7682" w:author="PR Preview" w:date="2026-01-01T00:00:00Z">
        <w:r>
          <w:t xml:space="preserve"> </w:t>
        </w:r>
      </w:ins>
      <w:ins w:id="7683" w:author="PR Preview" w:date="2026-01-01T00:00:00Z">
        <w:r>
          <w:t xml:space="preserve">These</w:t>
        </w:r>
      </w:ins>
      <w:ins w:id="7684" w:author="PR Preview" w:date="2026-01-01T00:00:00Z">
        <w:r>
          <w:t xml:space="preserve"> </w:t>
        </w:r>
      </w:ins>
      <m:oMath>
        <m:r>
          <m:t>p</m:t>
        </m:r>
      </m:oMath>
      <w:ins w:id="7685" w:author="PR Preview" w:date="2026-01-01T00:00:00Z">
        <w:r>
          <w:t xml:space="preserve"> </w:t>
        </w:r>
      </w:ins>
      <w:ins w:id="7686" w:author="PR Preview" w:date="2026-01-01T00:00:00Z">
        <w:r>
          <w:t xml:space="preserve">eigenvectors are linearly independent (</w:t>
        </w:r>
      </w:ins>
      <w:hyperlink w:anchor="thm-eigenvectors-independent">
        <w:ins w:id="7687" w:author="PR Preview" w:date="2026-01-01T00:00:00Z">
          <w:r>
            <w:rPr>
              <w:rStyle w:val="Hyperlink"/>
            </w:rPr>
            <w:t xml:space="preserve">Theorem 104</w:t>
          </w:r>
        </w:ins>
      </w:hyperlink>
      <w:ins w:id="7688" w:author="PR Preview" w:date="2026-01-01T00:00:00Z">
        <w:r>
          <w:t xml:space="preserve">),</w:t>
        </w:r>
      </w:ins>
      <w:ins w:id="7689" w:author="PR Preview" w:date="2026-01-01T00:00:00Z">
        <w:r>
          <w:t xml:space="preserve"> </w:t>
        </w:r>
      </w:ins>
      <w:ins w:id="7690" w:author="PR Preview" w:date="2026-01-01T00:00:00Z">
        <w:r>
          <w:t xml:space="preserve">so the matrix is diagonalizable (</w:t>
        </w:r>
      </w:ins>
      <w:hyperlink w:anchor="thm-diagonalizable">
        <w:ins w:id="7691" w:author="PR Preview" w:date="2026-01-01T00:00:00Z">
          <w:r>
            <w:rPr>
              <w:rStyle w:val="Hyperlink"/>
            </w:rPr>
            <w:t xml:space="preserve">Theorem 105</w:t>
          </w:r>
        </w:ins>
      </w:hyperlink>
      <w:ins w:id="7692" w:author="PR Preview" w:date="2026-01-01T00:00:00Z">
        <w:r>
          <w:t xml:space="preserve">).</w:t>
        </w:r>
      </w:ins>
    </w:p>
    <w:bookmarkStart w:id="584" w:name="exm-distinct-diagonalizable"/>
    <w:p>
      <w:pPr>
        <w:pStyle w:val="BodyText"/>
      </w:pPr>
      <w:ins w:id="7693" w:author="PR Preview" w:date="2026-01-01T00:00:00Z">
        <w:r>
          <w:rPr>
            <w:b/>
            <w:bCs/>
          </w:rPr>
          <w:t xml:space="preserve">Example 192 (A triangular matrix with distinct diagonal entries)</w:t>
        </w:r>
      </w:ins>
      <w:ins w:id="7694" w:author="PR Preview" w:date="2026-01-01T00:00:00Z">
        <w:r>
          <w:t xml:space="preserve"> </w:t>
        </w:r>
      </w:ins>
      <m:oMath>
        <m:r>
          <m:rPr>
            <m:sty m:val="bi"/>
          </m:rPr>
          <m:t>U</m:t>
        </m:r>
      </m:oMath>
      <w:ins w:id="7695" w:author="PR Preview" w:date="2026-01-01T00:00:00Z">
        <w:r>
          <w:t xml:space="preserve"> </w:t>
        </w:r>
      </w:ins>
      <w:ins w:id="7696" w:author="PR Preview" w:date="2026-01-01T00:00:00Z">
        <w:r>
          <w:t xml:space="preserve">of</w:t>
        </w:r>
      </w:ins>
      <w:ins w:id="7697" w:author="PR Preview" w:date="2026-01-01T00:00:00Z">
        <w:r>
          <w:t xml:space="preserve"> </w:t>
        </w:r>
      </w:ins>
      <w:hyperlink w:anchor="exm-eigen-triangular">
        <w:ins w:id="7698" w:author="PR Preview" w:date="2026-01-01T00:00:00Z">
          <w:r>
            <w:rPr>
              <w:rStyle w:val="Hyperlink"/>
            </w:rPr>
            <w:t xml:space="preserve">Example 185</w:t>
          </w:r>
        </w:ins>
      </w:hyperlink>
      <w:ins w:id="7699" w:author="PR Preview" w:date="2026-01-01T00:00:00Z">
        <w:r>
          <w:t xml:space="preserve"> </w:t>
        </w:r>
      </w:ins>
      <w:ins w:id="7700" w:author="PR Preview" w:date="2026-01-01T00:00:00Z">
        <w:r>
          <w:t xml:space="preserve">has the three different eigenvalues</w:t>
        </w:r>
      </w:ins>
      <w:ins w:id="7701" w:author="PR Preview" w:date="2026-01-01T00:00:00Z">
        <w:r>
          <w:t xml:space="preserve"> </w:t>
        </w:r>
      </w:ins>
      <m:oMath>
        <m:r>
          <m:t>2</m:t>
        </m:r>
      </m:oMath>
      <w:ins w:id="7702" w:author="PR Preview" w:date="2026-01-01T00:00:00Z">
        <w:r>
          <w:t xml:space="preserve">,</w:t>
        </w:r>
      </w:ins>
      <w:ins w:id="7703" w:author="PR Preview" w:date="2026-01-01T00:00:00Z">
        <w:r>
          <w:t xml:space="preserve"> </w:t>
        </w:r>
      </w:ins>
      <m:oMath>
        <m:f>
          <m:fPr>
            <m:type m:val="lin"/>
          </m:fPr>
          <m:num>
            <m:r>
              <m:t>1</m:t>
            </m:r>
          </m:num>
          <m:den>
            <m:r>
              <m:t>2</m:t>
            </m:r>
          </m:den>
        </m:f>
      </m:oMath>
      <w:ins w:id="7704" w:author="PR Preview" w:date="2026-01-01T00:00:00Z">
        <w:r>
          <w:t xml:space="preserve"> </w:t>
        </w:r>
      </w:ins>
      <w:ins w:id="7705" w:author="PR Preview" w:date="2026-01-01T00:00:00Z">
        <w:r>
          <w:t xml:space="preserve">and</w:t>
        </w:r>
      </w:ins>
      <w:ins w:id="7706" w:author="PR Preview" w:date="2026-01-01T00:00:00Z">
        <w:r>
          <w:t xml:space="preserve"> </w:t>
        </w:r>
      </w:ins>
      <m:oMath>
        <m:r>
          <m:rPr>
            <m:sty m:val="p"/>
          </m:rPr>
          <m:t>−</m:t>
        </m:r>
        <m:r>
          <m:t>1</m:t>
        </m:r>
      </m:oMath>
      <w:ins w:id="7707" w:author="PR Preview" w:date="2026-01-01T00:00:00Z">
        <w:r>
          <w:t xml:space="preserve"> </w:t>
        </w:r>
      </w:ins>
      <w:ins w:id="7708" w:author="PR Preview" w:date="2026-01-01T00:00:00Z">
        <w:r>
          <w:t xml:space="preserve">(</w:t>
        </w:r>
      </w:ins>
      <w:hyperlink w:anchor="thm-eigen-triangular">
        <w:ins w:id="7709" w:author="PR Preview" w:date="2026-01-01T00:00:00Z">
          <w:r>
            <w:rPr>
              <w:rStyle w:val="Hyperlink"/>
            </w:rPr>
            <w:t xml:space="preserve">Theorem 101</w:t>
          </w:r>
        </w:ins>
      </w:hyperlink>
      <w:ins w:id="7710" w:author="PR Preview" w:date="2026-01-01T00:00:00Z">
        <w:r>
          <w:t xml:space="preserve">), so it is diagonalizable,</w:t>
        </w:r>
      </w:ins>
      <w:ins w:id="7711" w:author="PR Preview" w:date="2026-01-01T00:00:00Z">
        <w:r>
          <w:t xml:space="preserve"> </w:t>
        </w:r>
      </w:ins>
      <w:ins w:id="7712" w:author="PR Preview" w:date="2026-01-01T00:00:00Z">
        <w:r>
          <w:t xml:space="preserve">even though it is not symmetric, so</w:t>
        </w:r>
      </w:ins>
      <w:ins w:id="7713" w:author="PR Preview" w:date="2026-01-01T00:00:00Z">
        <w:r>
          <w:t xml:space="preserve"> </w:t>
        </w:r>
      </w:ins>
      <w:hyperlink w:anchor="thm-spectral">
        <w:ins w:id="7714" w:author="PR Preview" w:date="2026-01-01T00:00:00Z">
          <w:r>
            <w:rPr>
              <w:rStyle w:val="Hyperlink"/>
            </w:rPr>
            <w:t xml:space="preserve">Theorem 70</w:t>
          </w:r>
        </w:ins>
      </w:hyperlink>
      <w:ins w:id="7715" w:author="PR Preview" w:date="2026-01-01T00:00:00Z">
        <w:r>
          <w:t xml:space="preserve"> </w:t>
        </w:r>
      </w:ins>
      <w:ins w:id="7716" w:author="PR Preview" w:date="2026-01-01T00:00:00Z">
        <w:r>
          <w:t xml:space="preserve">does not apply to it.</w:t>
        </w:r>
      </w:ins>
      <w:ins w:id="7717" w:author="PR Preview" w:date="2026-01-01T00:00:00Z">
        <w:r>
          <w:t xml:space="preserve"> </w:t>
        </w:r>
      </w:ins>
      <w:ins w:id="7718" w:author="PR Preview" w:date="2026-01-01T00:00:00Z">
        <w:r>
          <w:t xml:space="preserve">The converse fails:</w:t>
        </w:r>
      </w:ins>
      <w:ins w:id="7719" w:author="PR Preview" w:date="2026-01-01T00:00:00Z">
        <w:r>
          <w:t xml:space="preserve"> </w:t>
        </w:r>
      </w:ins>
      <m:oMath>
        <m:sSub>
          <m:e>
            <m:r>
              <m:rPr>
                <m:sty m:val="bi"/>
              </m:rPr>
              <m:t>I</m:t>
            </m:r>
          </m:e>
          <m:sub>
            <m:r>
              <m:t>2</m:t>
            </m:r>
          </m:sub>
        </m:sSub>
      </m:oMath>
      <w:ins w:id="7720" w:author="PR Preview" w:date="2026-01-01T00:00:00Z">
        <w:r>
          <w:t xml:space="preserve"> </w:t>
        </w:r>
      </w:ins>
      <w:ins w:id="7721" w:author="PR Preview" w:date="2026-01-01T00:00:00Z">
        <w:r>
          <w:t xml:space="preserve">is diagonal, hence diagonalizable</w:t>
        </w:r>
      </w:ins>
      <w:ins w:id="7722" w:author="PR Preview" w:date="2026-01-01T00:00:00Z">
        <w:r>
          <w:t xml:space="preserve"> </w:t>
        </w:r>
      </w:ins>
      <w:ins w:id="7723"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7724" w:author="PR Preview" w:date="2026-01-01T00:00:00Z">
        <w:r>
          <w:t xml:space="preserve">),</w:t>
        </w:r>
      </w:ins>
      <w:ins w:id="7725" w:author="PR Preview" w:date="2026-01-01T00:00:00Z">
        <w:r>
          <w:t xml:space="preserve"> </w:t>
        </w:r>
      </w:ins>
      <w:ins w:id="7726" w:author="PR Preview" w:date="2026-01-01T00:00:00Z">
        <w:r>
          <w:t xml:space="preserve">but has only the eigenvalue</w:t>
        </w:r>
      </w:ins>
      <w:ins w:id="7727" w:author="PR Preview" w:date="2026-01-01T00:00:00Z">
        <w:r>
          <w:t xml:space="preserve"> </w:t>
        </w:r>
      </w:ins>
      <m:oMath>
        <m:r>
          <m:t>1</m:t>
        </m:r>
      </m:oMath>
      <w:ins w:id="7728" w:author="PR Preview" w:date="2026-01-01T00:00:00Z">
        <w:r>
          <w:t xml:space="preserve">.</w:t>
        </w:r>
      </w:ins>
    </w:p>
    <w:bookmarkEnd w:id="584"/>
    <w:bookmarkStart w:id="585" w:name="thm-diagonalizable-powers"/>
    <w:p>
      <w:pPr>
        <w:pStyle w:val="BodyText"/>
      </w:pPr>
      <w:ins w:id="7729" w:author="PR Preview" w:date="2026-01-01T00:00:00Z">
        <w:r>
          <w:rPr>
            <w:b/>
            <w:bCs/>
          </w:rPr>
          <w:t xml:space="preserve">Theorem 106 (Powers of a diagonalizable matrix)</w:t>
        </w:r>
      </w:ins>
      <w:ins w:id="7730" w:author="PR Preview" w:date="2026-01-01T00:00:00Z">
        <w:r>
          <w:t xml:space="preserve"> </w:t>
        </w:r>
      </w:ins>
      <w:ins w:id="7731" w:author="PR Preview" w:date="2026-01-01T00:00:00Z">
        <w:r>
          <w:t xml:space="preserve">If</w:t>
        </w:r>
      </w:ins>
      <w:ins w:id="773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7733" w:author="PR Preview" w:date="2026-01-01T00:00:00Z">
        <w:r>
          <w:t xml:space="preserve"> </w:t>
        </w:r>
      </w:ins>
      <w:ins w:id="7734" w:author="PR Preview" w:date="2026-01-01T00:00:00Z">
        <w:r>
          <w:t xml:space="preserve">(</w:t>
        </w:r>
      </w:ins>
      <w:hyperlink w:anchor="def-diagonalizable">
        <w:ins w:id="7735" w:author="PR Preview" w:date="2026-01-01T00:00:00Z">
          <w:r>
            <w:rPr>
              <w:rStyle w:val="Hyperlink"/>
            </w:rPr>
            <w:t xml:space="preserve">Definition 100</w:t>
          </w:r>
        </w:ins>
      </w:hyperlink>
      <w:ins w:id="7736" w:author="PR Preview" w:date="2026-01-01T00:00:00Z">
        <w:r>
          <w:t xml:space="preserve">)</w:t>
        </w:r>
      </w:ins>
      <w:ins w:id="7737" w:author="PR Preview" w:date="2026-01-01T00:00:00Z">
        <w:r>
          <w:t xml:space="preserve"> </w:t>
        </w:r>
      </w:ins>
      <w:ins w:id="7738" w:author="PR Preview" w:date="2026-01-01T00:00:00Z">
        <w:r>
          <w:t xml:space="preserve">with</w:t>
        </w:r>
      </w:ins>
      <w:ins w:id="7739"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7740" w:author="PR Preview" w:date="2026-01-01T00:00:00Z">
        <w:r>
          <w:t xml:space="preserve">,</w:t>
        </w:r>
      </w:ins>
      <w:ins w:id="7741" w:author="PR Preview" w:date="2026-01-01T00:00:00Z">
        <w:r>
          <w:t xml:space="preserve"> </w:t>
        </w:r>
      </w:ins>
      <w:ins w:id="7742" w:author="PR Preview" w:date="2026-01-01T00:00:00Z">
        <w:r>
          <w:t xml:space="preserve">then for every positive integer</w:t>
        </w:r>
      </w:ins>
      <w:ins w:id="7743" w:author="PR Preview" w:date="2026-01-01T00:00:00Z">
        <w:r>
          <w:t xml:space="preserve"> </w:t>
        </w:r>
      </w:ins>
      <m:oMath>
        <m:r>
          <m:t>k</m:t>
        </m:r>
      </m:oMath>
      <w:ins w:id="7744" w:author="PR Preview" w:date="2026-01-01T00:00:00Z">
        <w:r>
          <w:t xml:space="preserve">,</w:t>
        </w:r>
      </w:ins>
      <w:ins w:id="7745"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7746" w:author="PR Preview" w:date="2026-01-01T00:00:00Z">
        <w:r>
          <w:t xml:space="preserve"> </w:t>
        </w:r>
      </w:ins>
      <w:ins w:id="7747" w:author="PR Preview" w:date="2026-01-01T00:00:00Z">
        <w:r>
          <w:t xml:space="preserve">and</w:t>
        </w:r>
      </w:ins>
      <w:ins w:id="7748"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7749" w:author="PR Preview" w:date="2026-01-01T00:00:00Z">
        <w:r>
          <w:t xml:space="preserve">.</w:t>
        </w:r>
      </w:ins>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del w:id="7750" w:author="PR Preview" w:date="2026-01-01T00:00:00Z">
        <w:r>
          <w:rPr>
            <w:b/>
            <w:bCs/>
          </w:rPr>
          <w:delText xml:space="preserve">Example 192 (A closed form for the powers)</w:delText>
        </w:r>
      </w:del>
      <w:del w:id="7751" w:author="PR Preview" w:date="2026-01-01T00:00:00Z">
        <w:r>
          <w:delText xml:space="preserve"> </w:delText>
        </w:r>
      </w:del>
      <w:del w:id="7752" w:author="PR Preview" w:date="2026-01-01T00:00:00Z">
        <w:r>
          <w:delText xml:space="preserve">For</w:delText>
        </w:r>
      </w:del>
      <w:del w:id="775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754" w:author="PR Preview" w:date="2026-01-01T00:00:00Z">
        <w:r>
          <w:delText xml:space="preserve">,</w:delText>
        </w:r>
      </w:del>
      <w:del w:id="7755" w:author="PR Preview" w:date="2026-01-01T00:00:00Z">
        <w:r>
          <w:delText xml:space="preserve"> </w:delText>
        </w:r>
      </w:del>
      <w:del w:id="7756" w:author="PR Preview" w:date="2026-01-01T00:00:00Z">
        <w:r>
          <w:delText xml:space="preserve">with</w:delText>
        </w:r>
      </w:del>
      <w:del w:id="7757" w:author="PR Preview" w:date="2026-01-01T00:00:00Z">
        <w:r>
          <w:delText xml:space="preserve"> </w:delText>
        </w:r>
      </w:del>
      <m:oMath>
        <m:r>
          <m:rPr>
            <m:sty m:val="bi"/>
          </m:rPr>
          <m:t>X</m:t>
        </m:r>
      </m:oMath>
      <w:del w:id="7758" w:author="PR Preview" w:date="2026-01-01T00:00:00Z">
        <w:r>
          <w:delText xml:space="preserve"> </w:delText>
        </w:r>
      </w:del>
      <w:del w:id="7759" w:author="PR Preview" w:date="2026-01-01T00:00:00Z">
        <w:r>
          <w:delText xml:space="preserve">as in</w:delText>
        </w:r>
      </w:del>
      <w:del w:id="7760" w:author="PR Preview" w:date="2026-01-01T00:00:00Z">
        <w:r>
          <w:delText xml:space="preserve"> </w:delText>
        </w:r>
      </w:del>
      <w:hyperlink w:anchor="exm-thm-diagonalizable">
        <w:del w:id="7761" w:author="PR Preview" w:date="2026-01-01T00:00:00Z">
          <w:r>
            <w:rPr>
              <w:rStyle w:val="Hyperlink"/>
            </w:rPr>
            <w:delText xml:space="preserve">Example 190</w:delText>
          </w:r>
        </w:del>
      </w:hyperlink>
      <w:del w:id="7762" w:author="PR Preview" w:date="2026-01-01T00:00:00Z">
        <w:r>
          <w:delText xml:space="preserve"> </w:delText>
        </w:r>
      </w:del>
      <w:del w:id="7763" w:author="PR Preview" w:date="2026-01-01T00:00:00Z">
        <w:r>
          <w:delText xml:space="preserve">and</w:delText>
        </w:r>
      </w:del>
      <w:del w:id="7764"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7765" w:author="PR Preview" w:date="2026-01-01T00:00:00Z">
        <w:r>
          <w:delText xml:space="preserve"> </w:delText>
        </w:r>
      </w:del>
      <w:del w:id="7766" w:author="PR Preview" w:date="2026-01-01T00:00:00Z">
        <w:r>
          <w:delText xml:space="preserve">(</w:delText>
        </w:r>
      </w:del>
      <w:hyperlink w:anchor="exm-similar">
        <w:del w:id="7767" w:author="PR Preview" w:date="2026-01-01T00:00:00Z">
          <w:r>
            <w:rPr>
              <w:rStyle w:val="Hyperlink"/>
            </w:rPr>
            <w:delText xml:space="preserve">Example 186</w:delText>
          </w:r>
        </w:del>
      </w:hyperlink>
      <w:del w:id="7768"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7769" w:author="PR Preview" w:date="2026-01-01T00:00:00Z">
        <w:r>
          <w:delText xml:space="preserve">For</w:delText>
        </w:r>
      </w:del>
      <w:del w:id="7770" w:author="PR Preview" w:date="2026-01-01T00:00:00Z">
        <w:r>
          <w:delText xml:space="preserve"> </w:delText>
        </w:r>
      </w:del>
      <m:oMath>
        <m:r>
          <m:t>k</m:t>
        </m:r>
        <m:r>
          <m:rPr>
            <m:sty m:val="p"/>
          </m:rPr>
          <m:t>=</m:t>
        </m:r>
        <m:r>
          <m:t>2</m:t>
        </m:r>
      </m:oMath>
      <w:del w:id="7771" w:author="PR Preview" w:date="2026-01-01T00:00:00Z">
        <w:r>
          <w:delText xml:space="preserve"> </w:delText>
        </w:r>
      </w:del>
      <w:del w:id="7772" w:author="PR Preview" w:date="2026-01-01T00:00:00Z">
        <w:r>
          <w:delText xml:space="preserve">this gives</w:delText>
        </w:r>
      </w:del>
      <w:del w:id="7773"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7774" w:author="PR Preview" w:date="2026-01-01T00:00:00Z">
        <w:r>
          <w:delText xml:space="preserve">,</w:delText>
        </w:r>
      </w:del>
      <w:del w:id="7775" w:author="PR Preview" w:date="2026-01-01T00:00:00Z">
        <w:r>
          <w:delText xml:space="preserve"> </w:delText>
        </w:r>
      </w:del>
      <w:del w:id="7776" w:author="PR Preview" w:date="2026-01-01T00:00:00Z">
        <w:r>
          <w:delText xml:space="preserve">which matches</w:delText>
        </w:r>
      </w:del>
      <w:del w:id="7777" w:author="PR Preview" w:date="2026-01-01T00:00:00Z">
        <w:r>
          <w:delText xml:space="preserve"> </w:delText>
        </w:r>
      </w:del>
      <m:oMath>
        <m:sSup>
          <m:e>
            <m:r>
              <m:rPr>
                <m:sty m:val="bi"/>
              </m:rPr>
              <m:t>A</m:t>
            </m:r>
          </m:e>
          <m:sup>
            <m:r>
              <m:t>2</m:t>
            </m:r>
          </m:sup>
        </m:sSup>
      </m:oMath>
      <w:del w:id="7778" w:author="PR Preview" w:date="2026-01-01T00:00:00Z">
        <w:r>
          <w:delText xml:space="preserve"> </w:delText>
        </w:r>
      </w:del>
      <w:del w:id="7779" w:author="PR Preview" w:date="2026-01-01T00:00:00Z">
        <w:r>
          <w:delText xml:space="preserve">in</w:delText>
        </w:r>
      </w:del>
      <w:del w:id="7780" w:author="PR Preview" w:date="2026-01-01T00:00:00Z">
        <w:r>
          <w:delText xml:space="preserve"> </w:delText>
        </w:r>
      </w:del>
      <w:hyperlink w:anchor="exm-eigen-shift-power">
        <w:del w:id="7781" w:author="PR Preview" w:date="2026-01-01T00:00:00Z">
          <w:r>
            <w:rPr>
              <w:rStyle w:val="Hyperlink"/>
            </w:rPr>
            <w:delText xml:space="preserve">Example 183</w:delText>
          </w:r>
        </w:del>
      </w:hyperlink>
      <w:del w:id="7782" w:author="PR Preview" w:date="2026-01-01T00:00:00Z">
        <w:r>
          <w:delText xml:space="preserve">.</w:delText>
        </w:r>
      </w:del>
    </w:p>
    <w:p>
      <w:pPr>
        <w:pStyle w:val="FirstParagraph"/>
      </w:pPr>
      <w:ins w:id="7783" w:author="PR Preview" w:date="2026-01-01T00:00:00Z">
        <w:r>
          <w:rPr>
            <w:b/>
            <w:bCs/>
          </w:rPr>
          <w:t xml:space="preserve">Example 193 (A closed form for the powers)</w:t>
        </w:r>
      </w:ins>
      <w:ins w:id="7784" w:author="PR Preview" w:date="2026-01-01T00:00:00Z">
        <w:r>
          <w:t xml:space="preserve"> </w:t>
        </w:r>
      </w:ins>
      <w:ins w:id="7785" w:author="PR Preview" w:date="2026-01-01T00:00:00Z">
        <w:r>
          <w:t xml:space="preserve">For</w:t>
        </w:r>
      </w:ins>
      <w:ins w:id="77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787" w:author="PR Preview" w:date="2026-01-01T00:00:00Z">
        <w:r>
          <w:t xml:space="preserve">,</w:t>
        </w:r>
      </w:ins>
      <w:ins w:id="7788" w:author="PR Preview" w:date="2026-01-01T00:00:00Z">
        <w:r>
          <w:t xml:space="preserve"> </w:t>
        </w:r>
      </w:ins>
      <w:ins w:id="7789" w:author="PR Preview" w:date="2026-01-01T00:00:00Z">
        <w:r>
          <w:t xml:space="preserve">with</w:t>
        </w:r>
      </w:ins>
      <w:ins w:id="7790" w:author="PR Preview" w:date="2026-01-01T00:00:00Z">
        <w:r>
          <w:t xml:space="preserve"> </w:t>
        </w:r>
      </w:ins>
      <m:oMath>
        <m:r>
          <m:rPr>
            <m:sty m:val="bi"/>
          </m:rPr>
          <m:t>X</m:t>
        </m:r>
      </m:oMath>
      <w:ins w:id="7791" w:author="PR Preview" w:date="2026-01-01T00:00:00Z">
        <w:r>
          <w:t xml:space="preserve"> </w:t>
        </w:r>
      </w:ins>
      <w:ins w:id="7792" w:author="PR Preview" w:date="2026-01-01T00:00:00Z">
        <w:r>
          <w:t xml:space="preserve">as in</w:t>
        </w:r>
      </w:ins>
      <w:ins w:id="7793" w:author="PR Preview" w:date="2026-01-01T00:00:00Z">
        <w:r>
          <w:t xml:space="preserve"> </w:t>
        </w:r>
      </w:ins>
      <w:hyperlink w:anchor="exm-thm-diagonalizable">
        <w:ins w:id="7794" w:author="PR Preview" w:date="2026-01-01T00:00:00Z">
          <w:r>
            <w:rPr>
              <w:rStyle w:val="Hyperlink"/>
            </w:rPr>
            <w:t xml:space="preserve">Example 191</w:t>
          </w:r>
        </w:ins>
      </w:hyperlink>
      <w:ins w:id="7795" w:author="PR Preview" w:date="2026-01-01T00:00:00Z">
        <w:r>
          <w:t xml:space="preserve"> </w:t>
        </w:r>
      </w:ins>
      <w:ins w:id="7796" w:author="PR Preview" w:date="2026-01-01T00:00:00Z">
        <w:r>
          <w:t xml:space="preserve">and</w:t>
        </w:r>
      </w:ins>
      <w:ins w:id="7797"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7798" w:author="PR Preview" w:date="2026-01-01T00:00:00Z">
        <w:r>
          <w:t xml:space="preserve"> </w:t>
        </w:r>
      </w:ins>
      <w:ins w:id="7799" w:author="PR Preview" w:date="2026-01-01T00:00:00Z">
        <w:r>
          <w:t xml:space="preserve">(</w:t>
        </w:r>
      </w:ins>
      <w:hyperlink w:anchor="exm-similar">
        <w:ins w:id="7800" w:author="PR Preview" w:date="2026-01-01T00:00:00Z">
          <w:r>
            <w:rPr>
              <w:rStyle w:val="Hyperlink"/>
            </w:rPr>
            <w:t xml:space="preserve">Example 187</w:t>
          </w:r>
        </w:ins>
      </w:hyperlink>
      <w:ins w:id="7801"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ins w:id="7802" w:author="PR Preview" w:date="2026-01-01T00:00:00Z">
        <w:r>
          <w:t xml:space="preserve">For</w:t>
        </w:r>
      </w:ins>
      <w:ins w:id="7803" w:author="PR Preview" w:date="2026-01-01T00:00:00Z">
        <w:r>
          <w:t xml:space="preserve"> </w:t>
        </w:r>
      </w:ins>
      <m:oMath>
        <m:r>
          <m:t>k</m:t>
        </m:r>
        <m:r>
          <m:rPr>
            <m:sty m:val="p"/>
          </m:rPr>
          <m:t>=</m:t>
        </m:r>
        <m:r>
          <m:t>2</m:t>
        </m:r>
      </m:oMath>
      <w:ins w:id="7804" w:author="PR Preview" w:date="2026-01-01T00:00:00Z">
        <w:r>
          <w:t xml:space="preserve"> </w:t>
        </w:r>
      </w:ins>
      <w:ins w:id="7805" w:author="PR Preview" w:date="2026-01-01T00:00:00Z">
        <w:r>
          <w:t xml:space="preserve">this gives</w:t>
        </w:r>
      </w:ins>
      <w:ins w:id="7806"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7807" w:author="PR Preview" w:date="2026-01-01T00:00:00Z">
        <w:r>
          <w:t xml:space="preserve">,</w:t>
        </w:r>
      </w:ins>
      <w:ins w:id="7808" w:author="PR Preview" w:date="2026-01-01T00:00:00Z">
        <w:r>
          <w:t xml:space="preserve"> </w:t>
        </w:r>
      </w:ins>
      <w:ins w:id="7809" w:author="PR Preview" w:date="2026-01-01T00:00:00Z">
        <w:r>
          <w:t xml:space="preserve">which matches</w:t>
        </w:r>
      </w:ins>
      <w:ins w:id="7810" w:author="PR Preview" w:date="2026-01-01T00:00:00Z">
        <w:r>
          <w:t xml:space="preserve"> </w:t>
        </w:r>
      </w:ins>
      <m:oMath>
        <m:sSup>
          <m:e>
            <m:r>
              <m:rPr>
                <m:sty m:val="bi"/>
              </m:rPr>
              <m:t>A</m:t>
            </m:r>
          </m:e>
          <m:sup>
            <m:r>
              <m:t>2</m:t>
            </m:r>
          </m:sup>
        </m:sSup>
      </m:oMath>
      <w:ins w:id="7811" w:author="PR Preview" w:date="2026-01-01T00:00:00Z">
        <w:r>
          <w:t xml:space="preserve"> </w:t>
        </w:r>
      </w:ins>
      <w:ins w:id="7812" w:author="PR Preview" w:date="2026-01-01T00:00:00Z">
        <w:r>
          <w:t xml:space="preserve">in</w:t>
        </w:r>
      </w:ins>
      <w:ins w:id="7813" w:author="PR Preview" w:date="2026-01-01T00:00:00Z">
        <w:r>
          <w:t xml:space="preserve"> </w:t>
        </w:r>
      </w:ins>
      <w:hyperlink w:anchor="exm-eigen-shift-power">
        <w:ins w:id="7814" w:author="PR Preview" w:date="2026-01-01T00:00:00Z">
          <w:r>
            <w:rPr>
              <w:rStyle w:val="Hyperlink"/>
            </w:rPr>
            <w:t xml:space="preserve">Example 184</w:t>
          </w:r>
        </w:ins>
      </w:hyperlink>
      <w:ins w:id="7815" w:author="PR Preview" w:date="2026-01-01T00:00:00Z">
        <w:r>
          <w:t xml:space="preserve">.</w:t>
        </w:r>
      </w:ins>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del w:id="7816" w:author="PR Preview" w:date="2026-01-01T00:00:00Z">
        <w:r>
          <w:rPr>
            <w:b/>
            <w:bCs/>
          </w:rPr>
          <w:delText xml:space="preserve">Theorem 106 (Definite matrices are Gram matrices)</w:delText>
        </w:r>
      </w:del>
      <w:del w:id="7817" w:author="PR Preview" w:date="2026-01-01T00:00:00Z">
        <w:r>
          <w:delText xml:space="preserve"> </w:delText>
        </w:r>
      </w:del>
      <w:del w:id="7818" w:author="PR Preview" w:date="2026-01-01T00:00:00Z">
        <w:r>
          <w:delText xml:space="preserve">Let</w:delText>
        </w:r>
      </w:del>
      <w:del w:id="7819" w:author="PR Preview" w:date="2026-01-01T00:00:00Z">
        <w:r>
          <w:delText xml:space="preserve"> </w:delText>
        </w:r>
      </w:del>
      <m:oMath>
        <m:r>
          <m:rPr>
            <m:sty m:val="bi"/>
          </m:rPr>
          <m:t>A</m:t>
        </m:r>
      </m:oMath>
      <w:del w:id="7820" w:author="PR Preview" w:date="2026-01-01T00:00:00Z">
        <w:r>
          <w:delText xml:space="preserve"> </w:delText>
        </w:r>
      </w:del>
      <w:del w:id="7821" w:author="PR Preview" w:date="2026-01-01T00:00:00Z">
        <w:r>
          <w:delText xml:space="preserve">be a</w:delText>
        </w:r>
      </w:del>
      <w:del w:id="7822" w:author="PR Preview" w:date="2026-01-01T00:00:00Z">
        <w:r>
          <w:delText xml:space="preserve"> </w:delText>
        </w:r>
      </w:del>
      <m:oMath>
        <m:r>
          <m:t>p</m:t>
        </m:r>
        <m:r>
          <m:rPr>
            <m:sty m:val="p"/>
          </m:rPr>
          <m:t>×</m:t>
        </m:r>
        <m:r>
          <m:t>p</m:t>
        </m:r>
      </m:oMath>
      <w:del w:id="7823" w:author="PR Preview" w:date="2026-01-01T00:00:00Z">
        <w:r>
          <w:delText xml:space="preserve"> </w:delText>
        </w:r>
      </w:del>
      <w:del w:id="7824" w:author="PR Preview" w:date="2026-01-01T00:00:00Z">
        <w:r>
          <w:delText xml:space="preserve">matrix.</w:delText>
        </w:r>
      </w:del>
    </w:p>
    <w:p>
      <w:pPr>
        <w:pStyle w:val="BodyText"/>
      </w:pPr>
      <w:ins w:id="7825" w:author="PR Preview" w:date="2026-01-01T00:00:00Z">
        <w:r>
          <w:rPr>
            <w:b/>
            <w:bCs/>
          </w:rPr>
          <w:t xml:space="preserve">Theorem 107 (Definite matrices are Gram matrices)</w:t>
        </w:r>
      </w:ins>
      <w:ins w:id="7826" w:author="PR Preview" w:date="2026-01-01T00:00:00Z">
        <w:r>
          <w:t xml:space="preserve"> </w:t>
        </w:r>
      </w:ins>
      <w:ins w:id="7827" w:author="PR Preview" w:date="2026-01-01T00:00:00Z">
        <w:r>
          <w:t xml:space="preserve">Let</w:t>
        </w:r>
      </w:ins>
      <w:ins w:id="7828" w:author="PR Preview" w:date="2026-01-01T00:00:00Z">
        <w:r>
          <w:t xml:space="preserve"> </w:t>
        </w:r>
      </w:ins>
      <m:oMath>
        <m:r>
          <m:rPr>
            <m:sty m:val="bi"/>
          </m:rPr>
          <m:t>A</m:t>
        </m:r>
      </m:oMath>
      <w:ins w:id="7829" w:author="PR Preview" w:date="2026-01-01T00:00:00Z">
        <w:r>
          <w:t xml:space="preserve"> </w:t>
        </w:r>
      </w:ins>
      <w:ins w:id="7830" w:author="PR Preview" w:date="2026-01-01T00:00:00Z">
        <w:r>
          <w:t xml:space="preserve">be a</w:t>
        </w:r>
      </w:ins>
      <w:ins w:id="7831" w:author="PR Preview" w:date="2026-01-01T00:00:00Z">
        <w:r>
          <w:t xml:space="preserve"> </w:t>
        </w:r>
      </w:ins>
      <m:oMath>
        <m:r>
          <m:t>p</m:t>
        </m:r>
        <m:r>
          <m:rPr>
            <m:sty m:val="p"/>
          </m:rPr>
          <m:t>×</m:t>
        </m:r>
        <m:r>
          <m:t>p</m:t>
        </m:r>
      </m:oMath>
      <w:ins w:id="7832" w:author="PR Preview" w:date="2026-01-01T00:00:00Z">
        <w:r>
          <w:t xml:space="preserve"> </w:t>
        </w:r>
      </w:ins>
      <w:ins w:id="7833" w:author="PR Preview" w:date="2026-01-01T00:00:00Z">
        <w:r>
          <w:t xml:space="preserve">matrix.</w:t>
        </w:r>
      </w:ins>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del w:id="7834" w:author="PR Preview" w:date="2026-01-01T00:00:00Z">
        <w:r>
          <w:rPr>
            <w:b/>
            <w:bCs/>
          </w:rPr>
          <w:delText xml:space="preserve">Only if.</w:delText>
        </w:r>
      </w:del>
      <w:del w:id="7835" w:author="PR Preview" w:date="2026-01-01T00:00:00Z">
        <w:r>
          <w:delText xml:space="preserve"> </w:delText>
        </w:r>
      </w:del>
      <w:del w:id="7836" w:author="PR Preview" w:date="2026-01-01T00:00:00Z">
        <w:r>
          <w:delText xml:space="preserve">Let</w:delText>
        </w:r>
      </w:del>
      <w:del w:id="7837" w:author="PR Preview" w:date="2026-01-01T00:00:00Z">
        <w:r>
          <w:delText xml:space="preserve"> </w:delText>
        </w:r>
      </w:del>
      <m:oMath>
        <m:r>
          <m:rPr>
            <m:sty m:val="bi"/>
          </m:rPr>
          <m:t>A</m:t>
        </m:r>
      </m:oMath>
      <w:del w:id="7838" w:author="PR Preview" w:date="2026-01-01T00:00:00Z">
        <w:r>
          <w:delText xml:space="preserve"> </w:delText>
        </w:r>
      </w:del>
      <w:del w:id="7839" w:author="PR Preview" w:date="2026-01-01T00:00:00Z">
        <w:r>
          <w:delText xml:space="preserve">be positive semidefinite.</w:delText>
        </w:r>
      </w:del>
      <w:del w:id="7840" w:author="PR Preview" w:date="2026-01-01T00:00:00Z">
        <w:r>
          <w:delText xml:space="preserve"> </w:delText>
        </w:r>
      </w:del>
      <w:del w:id="7841" w:author="PR Preview" w:date="2026-01-01T00:00:00Z">
        <w:r>
          <w:delText xml:space="preserve">It is symmetric, so</w:delText>
        </w:r>
      </w:del>
      <w:del w:id="784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7843" w:author="PR Preview" w:date="2026-01-01T00:00:00Z">
        <w:r>
          <w:delText xml:space="preserve"> </w:delText>
        </w:r>
      </w:del>
      <w:del w:id="7844" w:author="PR Preview" w:date="2026-01-01T00:00:00Z">
        <w:r>
          <w:delText xml:space="preserve">(</w:delText>
        </w:r>
      </w:del>
      <w:hyperlink w:anchor="thm-spectral">
        <w:del w:id="7845" w:author="PR Preview" w:date="2026-01-01T00:00:00Z">
          <w:r>
            <w:rPr>
              <w:rStyle w:val="Hyperlink"/>
            </w:rPr>
            <w:delText xml:space="preserve">Theorem 69</w:delText>
          </w:r>
        </w:del>
      </w:hyperlink>
      <w:del w:id="7846" w:author="PR Preview" w:date="2026-01-01T00:00:00Z">
        <w:r>
          <w:delText xml:space="preserve">),</w:delText>
        </w:r>
      </w:del>
      <w:del w:id="7847" w:author="PR Preview" w:date="2026-01-01T00:00:00Z">
        <w:r>
          <w:delText xml:space="preserve"> </w:delText>
        </w:r>
      </w:del>
      <w:del w:id="7848" w:author="PR Preview" w:date="2026-01-01T00:00:00Z">
        <w:r>
          <w:delText xml:space="preserve">and every</w:delText>
        </w:r>
      </w:del>
      <w:del w:id="7849" w:author="PR Preview" w:date="2026-01-01T00:00:00Z">
        <w:r>
          <w:delText xml:space="preserve"> </w:delText>
        </w:r>
      </w:del>
      <m:oMath>
        <m:sSub>
          <m:e>
            <m:r>
              <m:t>λ</m:t>
            </m:r>
          </m:e>
          <m:sub>
            <m:r>
              <m:t>i</m:t>
            </m:r>
          </m:sub>
        </m:sSub>
        <m:r>
          <m:rPr>
            <m:sty m:val="p"/>
          </m:rPr>
          <m:t>≥</m:t>
        </m:r>
        <m:r>
          <m:t>0</m:t>
        </m:r>
      </m:oMath>
      <w:del w:id="7850" w:author="PR Preview" w:date="2026-01-01T00:00:00Z">
        <w:r>
          <w:delText xml:space="preserve"> </w:delText>
        </w:r>
      </w:del>
      <w:del w:id="7851" w:author="PR Preview" w:date="2026-01-01T00:00:00Z">
        <w:r>
          <w:delText xml:space="preserve">(</w:delText>
        </w:r>
      </w:del>
      <w:hyperlink w:anchor="thm-definite-eigenvalues">
        <w:del w:id="7852" w:author="PR Preview" w:date="2026-01-01T00:00:00Z">
          <w:r>
            <w:rPr>
              <w:rStyle w:val="Hyperlink"/>
            </w:rPr>
            <w:delText xml:space="preserve">Theorem 72</w:delText>
          </w:r>
        </w:del>
      </w:hyperlink>
      <w:del w:id="7853" w:author="PR Preview" w:date="2026-01-01T00:00:00Z">
        <w:r>
          <w:delText xml:space="preserve">).</w:delText>
        </w:r>
      </w:del>
      <w:del w:id="7854" w:author="PR Preview" w:date="2026-01-01T00:00:00Z">
        <w:r>
          <w:delText xml:space="preserve"> </w:delText>
        </w:r>
      </w:del>
      <w:del w:id="7855" w:author="PR Preview" w:date="2026-01-01T00:00:00Z">
        <w:r>
          <w:delText xml:space="preserve">Let</w:delText>
        </w:r>
      </w:del>
      <w:del w:id="7856"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7857" w:author="PR Preview" w:date="2026-01-01T00:00:00Z">
        <w:r>
          <w:delText xml:space="preserve">,</w:delText>
        </w:r>
      </w:del>
      <w:del w:id="7858" w:author="PR Preview" w:date="2026-01-01T00:00:00Z">
        <w:r>
          <w:delText xml:space="preserve"> </w:delText>
        </w:r>
      </w:del>
      <w:del w:id="7859" w:author="PR Preview" w:date="2026-01-01T00:00:00Z">
        <w:r>
          <w:delText xml:space="preserve">which is symmetric, with</w:delText>
        </w:r>
      </w:del>
      <w:del w:id="7860"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7861" w:author="PR Preview" w:date="2026-01-01T00:00:00Z">
        <w:r>
          <w:delText xml:space="preserve"> </w:delText>
        </w:r>
      </w:del>
      <w:del w:id="7862" w:author="PR Preview" w:date="2026-01-01T00:00:00Z">
        <w:r>
          <w:delText xml:space="preserve">(the product of diagonal matrices multiplies their diagonals, as in the proof of</w:delText>
        </w:r>
      </w:del>
      <w:del w:id="7863" w:author="PR Preview" w:date="2026-01-01T00:00:00Z">
        <w:r>
          <w:delText xml:space="preserve"> </w:delText>
        </w:r>
      </w:del>
      <w:hyperlink w:anchor="thm-diagonalizable-powers">
        <w:del w:id="7864" w:author="PR Preview" w:date="2026-01-01T00:00:00Z">
          <w:r>
            <w:rPr>
              <w:rStyle w:val="Hyperlink"/>
            </w:rPr>
            <w:delText xml:space="preserve">Theorem 105</w:delText>
          </w:r>
        </w:del>
      </w:hyperlink>
      <w:del w:id="7865" w:author="PR Preview" w:date="2026-01-01T00:00:00Z">
        <w:r>
          <w:delText xml:space="preserve">),</w:delText>
        </w:r>
      </w:del>
      <w:del w:id="7866" w:author="PR Preview" w:date="2026-01-01T00:00:00Z">
        <w:r>
          <w:delText xml:space="preserve"> </w:delText>
        </w:r>
      </w:del>
      <w:del w:id="7867" w:author="PR Preview" w:date="2026-01-01T00:00:00Z">
        <w:r>
          <w:delText xml:space="preserve">and let</w:delText>
        </w:r>
      </w:del>
      <w:del w:id="7868"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7869"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del w:id="7870" w:author="PR Preview" w:date="2026-01-01T00:00:00Z">
        <w:r>
          <w:delText xml:space="preserve">If</w:delText>
        </w:r>
      </w:del>
      <w:del w:id="7871" w:author="PR Preview" w:date="2026-01-01T00:00:00Z">
        <w:r>
          <w:delText xml:space="preserve"> </w:delText>
        </w:r>
      </w:del>
      <m:oMath>
        <m:r>
          <m:rPr>
            <m:sty m:val="bi"/>
          </m:rPr>
          <m:t>A</m:t>
        </m:r>
      </m:oMath>
      <w:del w:id="7872" w:author="PR Preview" w:date="2026-01-01T00:00:00Z">
        <w:r>
          <w:delText xml:space="preserve"> </w:delText>
        </w:r>
      </w:del>
      <w:del w:id="7873" w:author="PR Preview" w:date="2026-01-01T00:00:00Z">
        <w:r>
          <w:delText xml:space="preserve">is positive definite, it is positive semidefinite (</w:delText>
        </w:r>
      </w:del>
      <w:hyperlink w:anchor="rem-positive-definite-symmetry">
        <w:del w:id="7874" w:author="PR Preview" w:date="2026-01-01T00:00:00Z">
          <w:r>
            <w:rPr>
              <w:rStyle w:val="Hyperlink"/>
            </w:rPr>
            <w:delText xml:space="preserve">Remark 36</w:delText>
          </w:r>
        </w:del>
      </w:hyperlink>
      <w:del w:id="7875" w:author="PR Preview" w:date="2026-01-01T00:00:00Z">
        <w:r>
          <w:delText xml:space="preserve">),</w:delText>
        </w:r>
      </w:del>
      <w:del w:id="7876" w:author="PR Preview" w:date="2026-01-01T00:00:00Z">
        <w:r>
          <w:delText xml:space="preserve"> </w:delText>
        </w:r>
      </w:del>
      <w:del w:id="7877" w:author="PR Preview" w:date="2026-01-01T00:00:00Z">
        <w:r>
          <w:delText xml:space="preserve">so the same</w:delText>
        </w:r>
      </w:del>
      <w:del w:id="7878" w:author="PR Preview" w:date="2026-01-01T00:00:00Z">
        <w:r>
          <w:delText xml:space="preserve"> </w:delText>
        </w:r>
      </w:del>
      <m:oMath>
        <m:r>
          <m:rPr>
            <m:sty m:val="bi"/>
          </m:rPr>
          <m:t>B</m:t>
        </m:r>
      </m:oMath>
      <w:del w:id="7879" w:author="PR Preview" w:date="2026-01-01T00:00:00Z">
        <w:r>
          <w:delText xml:space="preserve"> </w:delText>
        </w:r>
      </w:del>
      <w:del w:id="7880" w:author="PR Preview" w:date="2026-01-01T00:00:00Z">
        <w:r>
          <w:delText xml:space="preserve">gives</w:delText>
        </w:r>
      </w:del>
      <w:del w:id="7881"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7882" w:author="PR Preview" w:date="2026-01-01T00:00:00Z">
        <w:r>
          <w:delText xml:space="preserve">; and every</w:delText>
        </w:r>
      </w:del>
      <w:del w:id="7883" w:author="PR Preview" w:date="2026-01-01T00:00:00Z">
        <w:r>
          <w:delText xml:space="preserve"> </w:delText>
        </w:r>
      </w:del>
      <m:oMath>
        <m:sSub>
          <m:e>
            <m:r>
              <m:t>λ</m:t>
            </m:r>
          </m:e>
          <m:sub>
            <m:r>
              <m:t>i</m:t>
            </m:r>
          </m:sub>
        </m:sSub>
        <m:r>
          <m:rPr>
            <m:sty m:val="p"/>
          </m:rPr>
          <m:t>&gt;</m:t>
        </m:r>
        <m:r>
          <m:t>0</m:t>
        </m:r>
      </m:oMath>
      <w:del w:id="7884" w:author="PR Preview" w:date="2026-01-01T00:00:00Z">
        <w:r>
          <w:delText xml:space="preserve"> </w:delText>
        </w:r>
      </w:del>
      <w:del w:id="7885" w:author="PR Preview" w:date="2026-01-01T00:00:00Z">
        <w:r>
          <w:delText xml:space="preserve">(</w:delText>
        </w:r>
      </w:del>
      <w:hyperlink w:anchor="thm-definite-eigenvalues">
        <w:del w:id="7886" w:author="PR Preview" w:date="2026-01-01T00:00:00Z">
          <w:r>
            <w:rPr>
              <w:rStyle w:val="Hyperlink"/>
            </w:rPr>
            <w:delText xml:space="preserve">Theorem 72</w:delText>
          </w:r>
        </w:del>
      </w:hyperlink>
      <w:del w:id="7887" w:author="PR Preview" w:date="2026-01-01T00:00:00Z">
        <w:r>
          <w:delText xml:space="preserve">),</w:delText>
        </w:r>
      </w:del>
      <w:del w:id="7888" w:author="PR Preview" w:date="2026-01-01T00:00:00Z">
        <w:r>
          <w:delText xml:space="preserve"> </w:delText>
        </w:r>
      </w:del>
      <w:del w:id="7889" w:author="PR Preview" w:date="2026-01-01T00:00:00Z">
        <w:r>
          <w:delText xml:space="preserve">so</w:delText>
        </w:r>
      </w:del>
      <w:del w:id="7890" w:author="PR Preview" w:date="2026-01-01T00:00:00Z">
        <w:r>
          <w:delText xml:space="preserve"> </w:delText>
        </w:r>
      </w:del>
      <m:oMath>
        <m:sSup>
          <m:e>
            <m:r>
              <m:rPr>
                <m:sty m:val="b"/>
              </m:rPr>
              <m:t>Λ</m:t>
            </m:r>
          </m:e>
          <m:sup>
            <m:r>
              <m:t>1</m:t>
            </m:r>
            <m:r>
              <m:rPr>
                <m:sty m:val="p"/>
              </m:rPr>
              <m:t>/</m:t>
            </m:r>
            <m:r>
              <m:t>2</m:t>
            </m:r>
          </m:sup>
        </m:sSup>
      </m:oMath>
      <w:del w:id="7891" w:author="PR Preview" w:date="2026-01-01T00:00:00Z">
        <w:r>
          <w:delText xml:space="preserve"> </w:delText>
        </w:r>
      </w:del>
      <w:del w:id="7892" w:author="PR Preview" w:date="2026-01-01T00:00:00Z">
        <w:r>
          <w:delText xml:space="preserve">is diagonal with nonzero diagonal, and invertible</w:delText>
        </w:r>
      </w:del>
      <w:del w:id="7893" w:author="PR Preview" w:date="2026-01-01T00:00:00Z">
        <w:r>
          <w:delText xml:space="preserve"> </w:delText>
        </w:r>
      </w:del>
      <w:del w:id="7894" w:author="PR Preview" w:date="2026-01-01T00:00:00Z">
        <w:r>
          <w:delText xml:space="preserve">(its inverse is</w:delText>
        </w:r>
      </w:del>
      <w:del w:id="7895"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7896" w:author="PR Preview" w:date="2026-01-01T00:00:00Z">
        <w:r>
          <w:delText xml:space="preserve">);</w:delText>
        </w:r>
      </w:del>
      <w:del w:id="7897" w:author="PR Preview" w:date="2026-01-01T00:00:00Z">
        <w:r>
          <w:delText xml:space="preserve"> </w:delText>
        </w:r>
      </w:del>
      <m:oMath>
        <m:sSup>
          <m:e>
            <m:r>
              <m:rPr>
                <m:sty m:val="bi"/>
              </m:rPr>
              <m:t>Q</m:t>
            </m:r>
          </m:e>
          <m:sup>
            <m:r>
              <m:rPr>
                <m:sty m:val="p"/>
              </m:rPr>
              <m:t>⊤</m:t>
            </m:r>
          </m:sup>
        </m:sSup>
      </m:oMath>
      <w:del w:id="7898" w:author="PR Preview" w:date="2026-01-01T00:00:00Z">
        <w:r>
          <w:delText xml:space="preserve"> </w:delText>
        </w:r>
      </w:del>
      <w:del w:id="7899" w:author="PR Preview" w:date="2026-01-01T00:00:00Z">
        <w:r>
          <w:delText xml:space="preserve">is invertible with inverse</w:delText>
        </w:r>
      </w:del>
      <w:del w:id="7900" w:author="PR Preview" w:date="2026-01-01T00:00:00Z">
        <w:r>
          <w:delText xml:space="preserve"> </w:delText>
        </w:r>
      </w:del>
      <m:oMath>
        <m:r>
          <m:rPr>
            <m:sty m:val="bi"/>
          </m:rPr>
          <m:t>Q</m:t>
        </m:r>
      </m:oMath>
      <w:del w:id="7901" w:author="PR Preview" w:date="2026-01-01T00:00:00Z">
        <w:r>
          <w:delText xml:space="preserve"> </w:delText>
        </w:r>
      </w:del>
      <w:del w:id="7902" w:author="PR Preview" w:date="2026-01-01T00:00:00Z">
        <w:r>
          <w:delText xml:space="preserve">(</w:delText>
        </w:r>
      </w:del>
      <w:hyperlink w:anchor="rem-orthogonal-matrix-columns">
        <w:del w:id="7903" w:author="PR Preview" w:date="2026-01-01T00:00:00Z">
          <w:r>
            <w:rPr>
              <w:rStyle w:val="Hyperlink"/>
            </w:rPr>
            <w:delText xml:space="preserve">Remark 23</w:delText>
          </w:r>
        </w:del>
      </w:hyperlink>
      <w:del w:id="7904" w:author="PR Preview" w:date="2026-01-01T00:00:00Z">
        <w:r>
          <w:delText xml:space="preserve">).</w:delText>
        </w:r>
      </w:del>
      <w:del w:id="7905" w:author="PR Preview" w:date="2026-01-01T00:00:00Z">
        <w:r>
          <w:delText xml:space="preserve"> </w:delText>
        </w:r>
      </w:del>
      <w:del w:id="7906" w:author="PR Preview" w:date="2026-01-01T00:00:00Z">
        <w:r>
          <w:delText xml:space="preserve">So</w:delText>
        </w:r>
      </w:del>
      <w:del w:id="7907" w:author="PR Preview" w:date="2026-01-01T00:00:00Z">
        <w:r>
          <w:delText xml:space="preserve"> </w:delText>
        </w:r>
      </w:del>
      <m:oMath>
        <m:r>
          <m:rPr>
            <m:sty m:val="bi"/>
          </m:rPr>
          <m:t>B</m:t>
        </m:r>
      </m:oMath>
      <w:del w:id="7908" w:author="PR Preview" w:date="2026-01-01T00:00:00Z">
        <w:r>
          <w:delText xml:space="preserve"> </w:delText>
        </w:r>
      </w:del>
      <w:del w:id="7909" w:author="PR Preview" w:date="2026-01-01T00:00:00Z">
        <w:r>
          <w:delText xml:space="preserve">is invertible (</w:delText>
        </w:r>
      </w:del>
      <w:hyperlink w:anchor="thm-inverse-product">
        <w:del w:id="7910" w:author="PR Preview" w:date="2026-01-01T00:00:00Z">
          <w:r>
            <w:rPr>
              <w:rStyle w:val="Hyperlink"/>
            </w:rPr>
            <w:delText xml:space="preserve">Theorem 61</w:delText>
          </w:r>
        </w:del>
      </w:hyperlink>
      <w:del w:id="7911" w:author="PR Preview" w:date="2026-01-01T00:00:00Z">
        <w:r>
          <w:delText xml:space="preserve">),</w:delText>
        </w:r>
      </w:del>
      <w:del w:id="7912" w:author="PR Preview" w:date="2026-01-01T00:00:00Z">
        <w:r>
          <w:delText xml:space="preserve"> </w:delText>
        </w:r>
      </w:del>
      <w:del w:id="7913" w:author="PR Preview" w:date="2026-01-01T00:00:00Z">
        <w:r>
          <w:delText xml:space="preserve">and its</w:delText>
        </w:r>
      </w:del>
      <w:del w:id="7914" w:author="PR Preview" w:date="2026-01-01T00:00:00Z">
        <w:r>
          <w:delText xml:space="preserve"> </w:delText>
        </w:r>
      </w:del>
      <m:oMath>
        <m:r>
          <m:t>p</m:t>
        </m:r>
      </m:oMath>
      <w:del w:id="7915" w:author="PR Preview" w:date="2026-01-01T00:00:00Z">
        <w:r>
          <w:delText xml:space="preserve"> </w:delText>
        </w:r>
      </w:del>
      <w:del w:id="7916" w:author="PR Preview" w:date="2026-01-01T00:00:00Z">
        <w:r>
          <w:delText xml:space="preserve">columns are linearly independent (</w:delText>
        </w:r>
      </w:del>
      <w:hyperlink w:anchor="thm-invertible-rank">
        <w:del w:id="7917" w:author="PR Preview" w:date="2026-01-01T00:00:00Z">
          <w:r>
            <w:rPr>
              <w:rStyle w:val="Hyperlink"/>
            </w:rPr>
            <w:delText xml:space="preserve">Theorem 97</w:delText>
          </w:r>
        </w:del>
      </w:hyperlink>
      <w:del w:id="7918" w:author="PR Preview" w:date="2026-01-01T00:00:00Z">
        <w:r>
          <w:delText xml:space="preserve">,</w:delText>
        </w:r>
      </w:del>
      <w:del w:id="7919" w:author="PR Preview" w:date="2026-01-01T00:00:00Z">
        <w:r>
          <w:delText xml:space="preserve"> </w:delText>
        </w:r>
      </w:del>
      <w:hyperlink w:anchor="def-rank">
        <w:del w:id="7920" w:author="PR Preview" w:date="2026-01-01T00:00:00Z">
          <w:r>
            <w:rPr>
              <w:rStyle w:val="Hyperlink"/>
            </w:rPr>
            <w:delText xml:space="preserve">Definition 38</w:delText>
          </w:r>
        </w:del>
      </w:hyperlink>
      <w:del w:id="7921" w:author="PR Preview" w:date="2026-01-01T00:00:00Z">
        <w:r>
          <w:delText xml:space="preserve">).</w:delText>
        </w:r>
      </w:del>
    </w:p>
    <w:p>
      <w:pPr>
        <w:pStyle w:val="BodyText"/>
      </w:pPr>
      <w:del w:id="7922" w:author="PR Preview" w:date="2026-01-01T00:00:00Z">
        <w:r>
          <w:rPr>
            <w:b/>
            <w:bCs/>
          </w:rPr>
          <w:delText xml:space="preserve">Example 193 (Gram factorizations)</w:delText>
        </w:r>
      </w:del>
      <w:del w:id="7923" w:author="PR Preview" w:date="2026-01-01T00:00:00Z">
        <w:r>
          <w:delText xml:space="preserve"> </w:delText>
        </w:r>
      </w:del>
      <w:del w:id="7924" w:author="PR Preview" w:date="2026-01-01T00:00:00Z">
        <w:r>
          <w:delText xml:space="preserve"> </w:delText>
        </w:r>
      </w:del>
    </w:p>
    <w:p>
      <w:pPr>
        <w:pStyle w:val="Compact"/>
        <w:numPr>
          <w:ilvl w:val="0"/>
          <w:numId w:val="1103"/>
        </w:numPr>
      </w:pPr>
      <w:del w:id="7925" w:author="PR Preview" w:date="2026-01-01T00:00:00Z">
        <w:r>
          <w:delText xml:space="preserve">With</w:delText>
        </w:r>
      </w:del>
      <w:del w:id="7926"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7927" w:author="PR Preview" w:date="2026-01-01T00:00:00Z">
        <w:r>
          <w:delText xml:space="preserve"> </w:delText>
        </w:r>
      </w:del>
      <w:del w:id="7928" w:author="PR Preview" w:date="2026-01-01T00:00:00Z">
        <w:r>
          <w:delText xml:space="preserve">(</w:delText>
        </w:r>
      </w:del>
      <m:oMath>
        <m:r>
          <m:t>1</m:t>
        </m:r>
        <m:r>
          <m:rPr>
            <m:sty m:val="p"/>
          </m:rPr>
          <m:t>×</m:t>
        </m:r>
        <m:r>
          <m:t>2</m:t>
        </m:r>
      </m:oMath>
      <w:del w:id="7929" w:author="PR Preview" w:date="2026-01-01T00:00:00Z">
        <w:r>
          <w:delText xml:space="preserve">),</w:delText>
        </w:r>
      </w:del>
      <w:del w:id="7930"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931" w:author="PR Preview" w:date="2026-01-01T00:00:00Z">
        <w:r>
          <w:delText xml:space="preserve">,</w:delText>
        </w:r>
      </w:del>
      <w:del w:id="7932" w:author="PR Preview" w:date="2026-01-01T00:00:00Z">
        <w:r>
          <w:delText xml:space="preserve"> </w:delText>
        </w:r>
      </w:del>
      <w:del w:id="7933" w:author="PR Preview" w:date="2026-01-01T00:00:00Z">
        <w:r>
          <w:delText xml:space="preserve">the positive semidefinite matrix of</w:delText>
        </w:r>
      </w:del>
      <w:del w:id="7934" w:author="PR Preview" w:date="2026-01-01T00:00:00Z">
        <w:r>
          <w:delText xml:space="preserve"> </w:delText>
        </w:r>
      </w:del>
      <w:hyperlink w:anchor="exm-positive-semidefinite">
        <w:del w:id="7935" w:author="PR Preview" w:date="2026-01-01T00:00:00Z">
          <w:r>
            <w:rPr>
              <w:rStyle w:val="Hyperlink"/>
            </w:rPr>
            <w:delText xml:space="preserve">Example 139</w:delText>
          </w:r>
        </w:del>
      </w:hyperlink>
      <w:del w:id="7936" w:author="PR Preview" w:date="2026-01-01T00:00:00Z">
        <w:r>
          <w:delText xml:space="preserve">;</w:delText>
        </w:r>
      </w:del>
      <w:del w:id="7937" w:author="PR Preview" w:date="2026-01-01T00:00:00Z">
        <w:r>
          <w:delText xml:space="preserve"> </w:delText>
        </w:r>
      </w:del>
      <w:del w:id="7938" w:author="PR Preview" w:date="2026-01-01T00:00:00Z">
        <w:r>
          <w:delText xml:space="preserve">the two columns of</w:delText>
        </w:r>
      </w:del>
      <w:del w:id="7939" w:author="PR Preview" w:date="2026-01-01T00:00:00Z">
        <w:r>
          <w:delText xml:space="preserve"> </w:delText>
        </w:r>
      </w:del>
      <m:oMath>
        <m:r>
          <m:rPr>
            <m:sty m:val="bi"/>
          </m:rPr>
          <m:t>R</m:t>
        </m:r>
      </m:oMath>
      <w:del w:id="7940" w:author="PR Preview" w:date="2026-01-01T00:00:00Z">
        <w:r>
          <w:delText xml:space="preserve">,</w:delText>
        </w:r>
      </w:del>
      <w:del w:id="7941" w:author="PR Preview" w:date="2026-01-01T00:00:00Z">
        <w:r>
          <w:delText xml:space="preserve"> </w:delText>
        </w:r>
      </w:del>
      <m:oMath>
        <m:r>
          <m:t>1</m:t>
        </m:r>
      </m:oMath>
      <w:del w:id="7942" w:author="PR Preview" w:date="2026-01-01T00:00:00Z">
        <w:r>
          <w:delText xml:space="preserve"> </w:delText>
        </w:r>
      </w:del>
      <w:del w:id="7943" w:author="PR Preview" w:date="2026-01-01T00:00:00Z">
        <w:r>
          <w:delText xml:space="preserve">and</w:delText>
        </w:r>
      </w:del>
      <w:del w:id="7944" w:author="PR Preview" w:date="2026-01-01T00:00:00Z">
        <w:r>
          <w:delText xml:space="preserve"> </w:delText>
        </w:r>
      </w:del>
      <m:oMath>
        <m:r>
          <m:t>1</m:t>
        </m:r>
      </m:oMath>
      <w:del w:id="7945" w:author="PR Preview" w:date="2026-01-01T00:00:00Z">
        <w:r>
          <w:delText xml:space="preserve">, are dependent, so part 2 does not apply to</w:delText>
        </w:r>
      </w:del>
      <w:del w:id="7946" w:author="PR Preview" w:date="2026-01-01T00:00:00Z">
        <w:r>
          <w:delText xml:space="preserve"> </w:delText>
        </w:r>
      </w:del>
      <m:oMath>
        <m:r>
          <m:rPr>
            <m:sty m:val="bi"/>
          </m:rPr>
          <m:t>R</m:t>
        </m:r>
      </m:oMath>
      <w:del w:id="7947" w:author="PR Preview" w:date="2026-01-01T00:00:00Z">
        <w:r>
          <w:delText xml:space="preserve">;</w:delText>
        </w:r>
      </w:del>
      <w:del w:id="7948" w:author="PR Preview" w:date="2026-01-01T00:00:00Z">
        <w:r>
          <w:delText xml:space="preserve"> </w:delText>
        </w:r>
      </w:del>
      <m:oMath>
        <m:sSup>
          <m:e>
            <m:r>
              <m:rPr>
                <m:sty m:val="bi"/>
              </m:rPr>
              <m:t>R</m:t>
            </m:r>
          </m:e>
          <m:sup>
            <m:r>
              <m:rPr>
                <m:sty m:val="p"/>
              </m:rPr>
              <m:t>⊤</m:t>
            </m:r>
          </m:sup>
        </m:sSup>
        <m:r>
          <m:rPr>
            <m:sty m:val="bi"/>
          </m:rPr>
          <m:t>R</m:t>
        </m:r>
      </m:oMath>
      <w:del w:id="7949" w:author="PR Preview" w:date="2026-01-01T00:00:00Z">
        <w:r>
          <w:delText xml:space="preserve"> </w:delText>
        </w:r>
      </w:del>
      <w:del w:id="7950" w:author="PR Preview" w:date="2026-01-01T00:00:00Z">
        <w:r>
          <w:delText xml:space="preserve">is in fact not positive definite (</w:delText>
        </w:r>
      </w:del>
      <w:hyperlink w:anchor="exm-positive-definite">
        <w:del w:id="7951" w:author="PR Preview" w:date="2026-01-01T00:00:00Z">
          <w:r>
            <w:rPr>
              <w:rStyle w:val="Hyperlink"/>
            </w:rPr>
            <w:delText xml:space="preserve">Example 140</w:delText>
          </w:r>
        </w:del>
      </w:hyperlink>
      <w:del w:id="7952" w:author="PR Preview" w:date="2026-01-01T00:00:00Z">
        <w:r>
          <w:delText xml:space="preserve">).</w:delText>
        </w:r>
      </w:del>
    </w:p>
    <w:p>
      <w:pPr>
        <w:pStyle w:val="Compact"/>
        <w:numPr>
          <w:ilvl w:val="0"/>
          <w:numId w:val="1103"/>
        </w:numPr>
      </w:pPr>
      <w:del w:id="7953" w:author="PR Preview" w:date="2026-01-01T00:00:00Z">
        <w:r>
          <w:delText xml:space="preserve">With</w:delText>
        </w:r>
      </w:del>
      <w:del w:id="795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7955" w:author="PR Preview" w:date="2026-01-01T00:00:00Z">
        <w:r>
          <w:delText xml:space="preserve">, whose columns are independent (</w:delText>
        </w:r>
      </w:del>
      <w:hyperlink w:anchor="exm-rank">
        <w:del w:id="7956" w:author="PR Preview" w:date="2026-01-01T00:00:00Z">
          <w:r>
            <w:rPr>
              <w:rStyle w:val="Hyperlink"/>
            </w:rPr>
            <w:delText xml:space="preserve">Example 33</w:delText>
          </w:r>
        </w:del>
      </w:hyperlink>
      <w:del w:id="7957" w:author="PR Preview" w:date="2026-01-01T00:00:00Z">
        <w:r>
          <w:delText xml:space="preserve">),</w:delText>
        </w:r>
      </w:del>
      <w:del w:id="7958"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7959" w:author="PR Preview" w:date="2026-01-01T00:00:00Z">
        <w:r>
          <w:delText xml:space="preserve"> </w:delText>
        </w:r>
      </w:del>
      <w:del w:id="7960" w:author="PR Preview" w:date="2026-01-01T00:00:00Z">
        <w:r>
          <w:delText xml:space="preserve">(</w:delText>
        </w:r>
      </w:del>
      <w:hyperlink w:anchor="exm-gram-invertible">
        <w:del w:id="7961" w:author="PR Preview" w:date="2026-01-01T00:00:00Z">
          <w:r>
            <w:rPr>
              <w:rStyle w:val="Hyperlink"/>
            </w:rPr>
            <w:delText xml:space="preserve">Example 148</w:delText>
          </w:r>
        </w:del>
      </w:hyperlink>
      <w:del w:id="7962" w:author="PR Preview" w:date="2026-01-01T00:00:00Z">
        <w:r>
          <w:delText xml:space="preserve">)</w:delText>
        </w:r>
      </w:del>
      <w:del w:id="7963" w:author="PR Preview" w:date="2026-01-01T00:00:00Z">
        <w:r>
          <w:delText xml:space="preserve"> </w:delText>
        </w:r>
      </w:del>
      <w:del w:id="7964" w:author="PR Preview" w:date="2026-01-01T00:00:00Z">
        <w:r>
          <w:delText xml:space="preserve">is positive definite.</w:delText>
        </w:r>
      </w:del>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7965" w:author="PR Preview" w:date="2026-01-01T00:00:00Z">
        <w:r>
          <w:delText xml:space="preserve"> </w:delText>
        </w:r>
      </w:del>
      <w:del w:id="7966" w:author="PR Preview" w:date="2026-01-01T00:00:00Z">
        <w:r>
          <w:delText xml:space="preserve">of</w:delText>
        </w:r>
      </w:del>
      <w:del w:id="7967" w:author="PR Preview" w:date="2026-01-01T00:00:00Z">
        <w:r>
          <w:delText xml:space="preserve"> </w:delText>
        </w:r>
      </w:del>
      <w:hyperlink w:anchor="exm-positive-definite">
        <w:del w:id="7968" w:author="PR Preview" w:date="2026-01-01T00:00:00Z">
          <w:r>
            <w:rPr>
              <w:rStyle w:val="Hyperlink"/>
            </w:rPr>
            <w:delText xml:space="preserve">Example 140</w:delText>
          </w:r>
        </w:del>
      </w:hyperlink>
      <w:del w:id="7969" w:author="PR Preview" w:date="2026-01-01T00:00:00Z">
        <w:r>
          <w:delText xml:space="preserve"> </w:delText>
        </w:r>
      </w:del>
      <w:del w:id="7970" w:author="PR Preview" w:date="2026-01-01T00:00:00Z">
        <w:r>
          <w:delText xml:space="preserve">is symmetric</w:delText>
        </w:r>
      </w:del>
      <w:del w:id="7971" w:author="PR Preview" w:date="2026-01-01T00:00:00Z">
        <w:r>
          <w:delText xml:space="preserve"> </w:delText>
        </w:r>
      </w:del>
      <w:del w:id="7972" w:author="PR Preview" w:date="2026-01-01T00:00:00Z">
        <w:r>
          <w:delText xml:space="preserve">but not positive semidefinite, so by part 1 it is not</w:delText>
        </w:r>
      </w:del>
      <w:del w:id="7973" w:author="PR Preview" w:date="2026-01-01T00:00:00Z">
        <w:r>
          <w:delText xml:space="preserve"> </w:delText>
        </w:r>
      </w:del>
      <m:oMath>
        <m:sSup>
          <m:e>
            <m:r>
              <m:rPr>
                <m:sty m:val="bi"/>
              </m:rPr>
              <m:t>B</m:t>
            </m:r>
          </m:e>
          <m:sup>
            <m:r>
              <m:rPr>
                <m:sty m:val="p"/>
              </m:rPr>
              <m:t>⊤</m:t>
            </m:r>
          </m:sup>
        </m:sSup>
        <m:r>
          <m:rPr>
            <m:sty m:val="bi"/>
          </m:rPr>
          <m:t>B</m:t>
        </m:r>
      </m:oMath>
      <w:del w:id="7974" w:author="PR Preview" w:date="2026-01-01T00:00:00Z">
        <w:r>
          <w:delText xml:space="preserve"> </w:delText>
        </w:r>
      </w:del>
      <w:del w:id="7975" w:author="PR Preview" w:date="2026-01-01T00:00:00Z">
        <w:r>
          <w:delText xml:space="preserve">for any</w:delText>
        </w:r>
      </w:del>
      <w:del w:id="7976" w:author="PR Preview" w:date="2026-01-01T00:00:00Z">
        <w:r>
          <w:delText xml:space="preserve"> </w:delText>
        </w:r>
      </w:del>
      <m:oMath>
        <m:r>
          <m:rPr>
            <m:sty m:val="bi"/>
          </m:rPr>
          <m:t>B</m:t>
        </m:r>
      </m:oMath>
      <w:del w:id="7977" w:author="PR Preview" w:date="2026-01-01T00:00:00Z">
        <w:r>
          <w:delText xml:space="preserve">.</w:delText>
        </w:r>
      </w:del>
    </w:p>
    <w:p>
      <w:pPr>
        <w:pStyle w:val="FirstParagraph"/>
      </w:pPr>
      <w:del w:id="7978" w:author="PR Preview" w:date="2026-01-01T00:00:00Z">
        <w:r>
          <w:rPr>
            <w:b/>
            <w:bCs/>
          </w:rPr>
          <w:delText xml:space="preserve">Theorem 107 (Operations that preserve definiteness)</w:delText>
        </w:r>
      </w:del>
      <w:del w:id="7979" w:author="PR Preview" w:date="2026-01-01T00:00:00Z">
        <w:r>
          <w:delText xml:space="preserve"> </w:delText>
        </w:r>
      </w:del>
      <w:del w:id="7980" w:author="PR Preview" w:date="2026-01-01T00:00:00Z">
        <w:r>
          <w:delText xml:space="preserve"> </w:delText>
        </w:r>
      </w:del>
    </w:p>
    <w:p>
      <w:pPr>
        <w:pStyle w:val="BodyText"/>
      </w:pPr>
      <w:ins w:id="7981" w:author="PR Preview" w:date="2026-01-01T00:00:00Z">
        <w:r>
          <w:rPr>
            <w:b/>
            <w:bCs/>
          </w:rPr>
          <w:t xml:space="preserve">Only if.</w:t>
        </w:r>
      </w:ins>
      <w:ins w:id="7982" w:author="PR Preview" w:date="2026-01-01T00:00:00Z">
        <w:r>
          <w:t xml:space="preserve"> </w:t>
        </w:r>
      </w:ins>
      <w:ins w:id="7983" w:author="PR Preview" w:date="2026-01-01T00:00:00Z">
        <w:r>
          <w:t xml:space="preserve">Let</w:t>
        </w:r>
      </w:ins>
      <w:ins w:id="7984" w:author="PR Preview" w:date="2026-01-01T00:00:00Z">
        <w:r>
          <w:t xml:space="preserve"> </w:t>
        </w:r>
      </w:ins>
      <m:oMath>
        <m:r>
          <m:rPr>
            <m:sty m:val="bi"/>
          </m:rPr>
          <m:t>A</m:t>
        </m:r>
      </m:oMath>
      <w:ins w:id="7985" w:author="PR Preview" w:date="2026-01-01T00:00:00Z">
        <w:r>
          <w:t xml:space="preserve"> </w:t>
        </w:r>
      </w:ins>
      <w:ins w:id="7986" w:author="PR Preview" w:date="2026-01-01T00:00:00Z">
        <w:r>
          <w:t xml:space="preserve">be positive semidefinite.</w:t>
        </w:r>
      </w:ins>
      <w:ins w:id="7987" w:author="PR Preview" w:date="2026-01-01T00:00:00Z">
        <w:r>
          <w:t xml:space="preserve"> </w:t>
        </w:r>
      </w:ins>
      <w:ins w:id="7988" w:author="PR Preview" w:date="2026-01-01T00:00:00Z">
        <w:r>
          <w:t xml:space="preserve">It is symmetric, so</w:t>
        </w:r>
      </w:ins>
      <w:ins w:id="798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7990" w:author="PR Preview" w:date="2026-01-01T00:00:00Z">
        <w:r>
          <w:t xml:space="preserve"> </w:t>
        </w:r>
      </w:ins>
      <w:ins w:id="7991" w:author="PR Preview" w:date="2026-01-01T00:00:00Z">
        <w:r>
          <w:t xml:space="preserve">(</w:t>
        </w:r>
      </w:ins>
      <w:hyperlink w:anchor="thm-spectral">
        <w:ins w:id="7992" w:author="PR Preview" w:date="2026-01-01T00:00:00Z">
          <w:r>
            <w:rPr>
              <w:rStyle w:val="Hyperlink"/>
            </w:rPr>
            <w:t xml:space="preserve">Theorem 70</w:t>
          </w:r>
        </w:ins>
      </w:hyperlink>
      <w:ins w:id="7993" w:author="PR Preview" w:date="2026-01-01T00:00:00Z">
        <w:r>
          <w:t xml:space="preserve">),</w:t>
        </w:r>
      </w:ins>
      <w:ins w:id="7994" w:author="PR Preview" w:date="2026-01-01T00:00:00Z">
        <w:r>
          <w:t xml:space="preserve"> </w:t>
        </w:r>
      </w:ins>
      <w:ins w:id="7995" w:author="PR Preview" w:date="2026-01-01T00:00:00Z">
        <w:r>
          <w:t xml:space="preserve">and every</w:t>
        </w:r>
      </w:ins>
      <w:ins w:id="7996" w:author="PR Preview" w:date="2026-01-01T00:00:00Z">
        <w:r>
          <w:t xml:space="preserve"> </w:t>
        </w:r>
      </w:ins>
      <m:oMath>
        <m:sSub>
          <m:e>
            <m:r>
              <m:t>λ</m:t>
            </m:r>
          </m:e>
          <m:sub>
            <m:r>
              <m:t>i</m:t>
            </m:r>
          </m:sub>
        </m:sSub>
        <m:r>
          <m:rPr>
            <m:sty m:val="p"/>
          </m:rPr>
          <m:t>≥</m:t>
        </m:r>
        <m:r>
          <m:t>0</m:t>
        </m:r>
      </m:oMath>
      <w:ins w:id="7997" w:author="PR Preview" w:date="2026-01-01T00:00:00Z">
        <w:r>
          <w:t xml:space="preserve"> </w:t>
        </w:r>
      </w:ins>
      <w:ins w:id="7998" w:author="PR Preview" w:date="2026-01-01T00:00:00Z">
        <w:r>
          <w:t xml:space="preserve">(</w:t>
        </w:r>
      </w:ins>
      <w:hyperlink w:anchor="thm-definite-eigenvalues">
        <w:ins w:id="7999" w:author="PR Preview" w:date="2026-01-01T00:00:00Z">
          <w:r>
            <w:rPr>
              <w:rStyle w:val="Hyperlink"/>
            </w:rPr>
            <w:t xml:space="preserve">Theorem 73</w:t>
          </w:r>
        </w:ins>
      </w:hyperlink>
      <w:ins w:id="8000" w:author="PR Preview" w:date="2026-01-01T00:00:00Z">
        <w:r>
          <w:t xml:space="preserve">).</w:t>
        </w:r>
      </w:ins>
      <w:ins w:id="8001" w:author="PR Preview" w:date="2026-01-01T00:00:00Z">
        <w:r>
          <w:t xml:space="preserve"> </w:t>
        </w:r>
      </w:ins>
      <w:ins w:id="8002" w:author="PR Preview" w:date="2026-01-01T00:00:00Z">
        <w:r>
          <w:t xml:space="preserve">Let</w:t>
        </w:r>
      </w:ins>
      <w:ins w:id="8003"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8004" w:author="PR Preview" w:date="2026-01-01T00:00:00Z">
        <w:r>
          <w:t xml:space="preserve">,</w:t>
        </w:r>
      </w:ins>
      <w:ins w:id="8005" w:author="PR Preview" w:date="2026-01-01T00:00:00Z">
        <w:r>
          <w:t xml:space="preserve"> </w:t>
        </w:r>
      </w:ins>
      <w:ins w:id="8006" w:author="PR Preview" w:date="2026-01-01T00:00:00Z">
        <w:r>
          <w:t xml:space="preserve">which is symmetric, with</w:t>
        </w:r>
      </w:ins>
      <w:ins w:id="8007"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8008" w:author="PR Preview" w:date="2026-01-01T00:00:00Z">
        <w:r>
          <w:t xml:space="preserve"> </w:t>
        </w:r>
      </w:ins>
      <w:ins w:id="8009" w:author="PR Preview" w:date="2026-01-01T00:00:00Z">
        <w:r>
          <w:t xml:space="preserve">(the product of diagonal matrices multiplies their diagonals, as in the proof of</w:t>
        </w:r>
      </w:ins>
      <w:ins w:id="8010" w:author="PR Preview" w:date="2026-01-01T00:00:00Z">
        <w:r>
          <w:t xml:space="preserve"> </w:t>
        </w:r>
      </w:ins>
      <w:hyperlink w:anchor="thm-diagonalizable-powers">
        <w:ins w:id="8011" w:author="PR Preview" w:date="2026-01-01T00:00:00Z">
          <w:r>
            <w:rPr>
              <w:rStyle w:val="Hyperlink"/>
            </w:rPr>
            <w:t xml:space="preserve">Theorem 106</w:t>
          </w:r>
        </w:ins>
      </w:hyperlink>
      <w:ins w:id="8012" w:author="PR Preview" w:date="2026-01-01T00:00:00Z">
        <w:r>
          <w:t xml:space="preserve">),</w:t>
        </w:r>
      </w:ins>
      <w:ins w:id="8013" w:author="PR Preview" w:date="2026-01-01T00:00:00Z">
        <w:r>
          <w:t xml:space="preserve"> </w:t>
        </w:r>
      </w:ins>
      <w:ins w:id="8014" w:author="PR Preview" w:date="2026-01-01T00:00:00Z">
        <w:r>
          <w:t xml:space="preserve">and let</w:t>
        </w:r>
      </w:ins>
      <w:ins w:id="8015"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8016"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ins w:id="8017" w:author="PR Preview" w:date="2026-01-01T00:00:00Z">
        <w:r>
          <w:t xml:space="preserve">If</w:t>
        </w:r>
      </w:ins>
      <w:ins w:id="8018" w:author="PR Preview" w:date="2026-01-01T00:00:00Z">
        <w:r>
          <w:t xml:space="preserve"> </w:t>
        </w:r>
      </w:ins>
      <m:oMath>
        <m:r>
          <m:rPr>
            <m:sty m:val="bi"/>
          </m:rPr>
          <m:t>A</m:t>
        </m:r>
      </m:oMath>
      <w:ins w:id="8019" w:author="PR Preview" w:date="2026-01-01T00:00:00Z">
        <w:r>
          <w:t xml:space="preserve"> </w:t>
        </w:r>
      </w:ins>
      <w:ins w:id="8020" w:author="PR Preview" w:date="2026-01-01T00:00:00Z">
        <w:r>
          <w:t xml:space="preserve">is positive definite, it is positive semidefinite (</w:t>
        </w:r>
      </w:ins>
      <w:hyperlink w:anchor="rem-positive-definite-symmetry">
        <w:ins w:id="8021" w:author="PR Preview" w:date="2026-01-01T00:00:00Z">
          <w:r>
            <w:rPr>
              <w:rStyle w:val="Hyperlink"/>
            </w:rPr>
            <w:t xml:space="preserve">Remark 36</w:t>
          </w:r>
        </w:ins>
      </w:hyperlink>
      <w:ins w:id="8022" w:author="PR Preview" w:date="2026-01-01T00:00:00Z">
        <w:r>
          <w:t xml:space="preserve">),</w:t>
        </w:r>
      </w:ins>
      <w:ins w:id="8023" w:author="PR Preview" w:date="2026-01-01T00:00:00Z">
        <w:r>
          <w:t xml:space="preserve"> </w:t>
        </w:r>
      </w:ins>
      <w:ins w:id="8024" w:author="PR Preview" w:date="2026-01-01T00:00:00Z">
        <w:r>
          <w:t xml:space="preserve">so the same</w:t>
        </w:r>
      </w:ins>
      <w:ins w:id="8025" w:author="PR Preview" w:date="2026-01-01T00:00:00Z">
        <w:r>
          <w:t xml:space="preserve"> </w:t>
        </w:r>
      </w:ins>
      <m:oMath>
        <m:r>
          <m:rPr>
            <m:sty m:val="bi"/>
          </m:rPr>
          <m:t>B</m:t>
        </m:r>
      </m:oMath>
      <w:ins w:id="8026" w:author="PR Preview" w:date="2026-01-01T00:00:00Z">
        <w:r>
          <w:t xml:space="preserve"> </w:t>
        </w:r>
      </w:ins>
      <w:ins w:id="8027" w:author="PR Preview" w:date="2026-01-01T00:00:00Z">
        <w:r>
          <w:t xml:space="preserve">gives</w:t>
        </w:r>
      </w:ins>
      <w:ins w:id="8028"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8029" w:author="PR Preview" w:date="2026-01-01T00:00:00Z">
        <w:r>
          <w:t xml:space="preserve">; and every</w:t>
        </w:r>
      </w:ins>
      <w:ins w:id="8030" w:author="PR Preview" w:date="2026-01-01T00:00:00Z">
        <w:r>
          <w:t xml:space="preserve"> </w:t>
        </w:r>
      </w:ins>
      <m:oMath>
        <m:sSub>
          <m:e>
            <m:r>
              <m:t>λ</m:t>
            </m:r>
          </m:e>
          <m:sub>
            <m:r>
              <m:t>i</m:t>
            </m:r>
          </m:sub>
        </m:sSub>
        <m:r>
          <m:rPr>
            <m:sty m:val="p"/>
          </m:rPr>
          <m:t>&gt;</m:t>
        </m:r>
        <m:r>
          <m:t>0</m:t>
        </m:r>
      </m:oMath>
      <w:ins w:id="8031" w:author="PR Preview" w:date="2026-01-01T00:00:00Z">
        <w:r>
          <w:t xml:space="preserve"> </w:t>
        </w:r>
      </w:ins>
      <w:ins w:id="8032" w:author="PR Preview" w:date="2026-01-01T00:00:00Z">
        <w:r>
          <w:t xml:space="preserve">(</w:t>
        </w:r>
      </w:ins>
      <w:hyperlink w:anchor="thm-definite-eigenvalues">
        <w:ins w:id="8033" w:author="PR Preview" w:date="2026-01-01T00:00:00Z">
          <w:r>
            <w:rPr>
              <w:rStyle w:val="Hyperlink"/>
            </w:rPr>
            <w:t xml:space="preserve">Theorem 73</w:t>
          </w:r>
        </w:ins>
      </w:hyperlink>
      <w:ins w:id="8034" w:author="PR Preview" w:date="2026-01-01T00:00:00Z">
        <w:r>
          <w:t xml:space="preserve">),</w:t>
        </w:r>
      </w:ins>
      <w:ins w:id="8035" w:author="PR Preview" w:date="2026-01-01T00:00:00Z">
        <w:r>
          <w:t xml:space="preserve"> </w:t>
        </w:r>
      </w:ins>
      <w:ins w:id="8036" w:author="PR Preview" w:date="2026-01-01T00:00:00Z">
        <w:r>
          <w:t xml:space="preserve">so</w:t>
        </w:r>
      </w:ins>
      <w:ins w:id="8037" w:author="PR Preview" w:date="2026-01-01T00:00:00Z">
        <w:r>
          <w:t xml:space="preserve"> </w:t>
        </w:r>
      </w:ins>
      <m:oMath>
        <m:sSup>
          <m:e>
            <m:r>
              <m:rPr>
                <m:sty m:val="b"/>
              </m:rPr>
              <m:t>Λ</m:t>
            </m:r>
          </m:e>
          <m:sup>
            <m:r>
              <m:t>1</m:t>
            </m:r>
            <m:r>
              <m:rPr>
                <m:sty m:val="p"/>
              </m:rPr>
              <m:t>/</m:t>
            </m:r>
            <m:r>
              <m:t>2</m:t>
            </m:r>
          </m:sup>
        </m:sSup>
      </m:oMath>
      <w:ins w:id="8038" w:author="PR Preview" w:date="2026-01-01T00:00:00Z">
        <w:r>
          <w:t xml:space="preserve"> </w:t>
        </w:r>
      </w:ins>
      <w:ins w:id="8039" w:author="PR Preview" w:date="2026-01-01T00:00:00Z">
        <w:r>
          <w:t xml:space="preserve">is diagonal with nonzero diagonal, and invertible</w:t>
        </w:r>
      </w:ins>
      <w:ins w:id="8040" w:author="PR Preview" w:date="2026-01-01T00:00:00Z">
        <w:r>
          <w:t xml:space="preserve"> </w:t>
        </w:r>
      </w:ins>
      <w:ins w:id="8041" w:author="PR Preview" w:date="2026-01-01T00:00:00Z">
        <w:r>
          <w:t xml:space="preserve">(its inverse is</w:t>
        </w:r>
      </w:ins>
      <w:ins w:id="8042"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8043" w:author="PR Preview" w:date="2026-01-01T00:00:00Z">
        <w:r>
          <w:t xml:space="preserve">);</w:t>
        </w:r>
      </w:ins>
      <w:ins w:id="8044" w:author="PR Preview" w:date="2026-01-01T00:00:00Z">
        <w:r>
          <w:t xml:space="preserve"> </w:t>
        </w:r>
      </w:ins>
      <m:oMath>
        <m:sSup>
          <m:e>
            <m:r>
              <m:rPr>
                <m:sty m:val="bi"/>
              </m:rPr>
              <m:t>Q</m:t>
            </m:r>
          </m:e>
          <m:sup>
            <m:r>
              <m:rPr>
                <m:sty m:val="p"/>
              </m:rPr>
              <m:t>⊤</m:t>
            </m:r>
          </m:sup>
        </m:sSup>
      </m:oMath>
      <w:ins w:id="8045" w:author="PR Preview" w:date="2026-01-01T00:00:00Z">
        <w:r>
          <w:t xml:space="preserve"> </w:t>
        </w:r>
      </w:ins>
      <w:ins w:id="8046" w:author="PR Preview" w:date="2026-01-01T00:00:00Z">
        <w:r>
          <w:t xml:space="preserve">is invertible with inverse</w:t>
        </w:r>
      </w:ins>
      <w:ins w:id="8047" w:author="PR Preview" w:date="2026-01-01T00:00:00Z">
        <w:r>
          <w:t xml:space="preserve"> </w:t>
        </w:r>
      </w:ins>
      <m:oMath>
        <m:r>
          <m:rPr>
            <m:sty m:val="bi"/>
          </m:rPr>
          <m:t>Q</m:t>
        </m:r>
      </m:oMath>
      <w:ins w:id="8048" w:author="PR Preview" w:date="2026-01-01T00:00:00Z">
        <w:r>
          <w:t xml:space="preserve"> </w:t>
        </w:r>
      </w:ins>
      <w:ins w:id="8049" w:author="PR Preview" w:date="2026-01-01T00:00:00Z">
        <w:r>
          <w:t xml:space="preserve">(</w:t>
        </w:r>
      </w:ins>
      <w:hyperlink w:anchor="rem-orthogonal-matrix-columns">
        <w:ins w:id="8050" w:author="PR Preview" w:date="2026-01-01T00:00:00Z">
          <w:r>
            <w:rPr>
              <w:rStyle w:val="Hyperlink"/>
            </w:rPr>
            <w:t xml:space="preserve">Remark 23</w:t>
          </w:r>
        </w:ins>
      </w:hyperlink>
      <w:ins w:id="8051" w:author="PR Preview" w:date="2026-01-01T00:00:00Z">
        <w:r>
          <w:t xml:space="preserve">).</w:t>
        </w:r>
      </w:ins>
      <w:ins w:id="8052" w:author="PR Preview" w:date="2026-01-01T00:00:00Z">
        <w:r>
          <w:t xml:space="preserve"> </w:t>
        </w:r>
      </w:ins>
      <w:ins w:id="8053" w:author="PR Preview" w:date="2026-01-01T00:00:00Z">
        <w:r>
          <w:t xml:space="preserve">So</w:t>
        </w:r>
      </w:ins>
      <w:ins w:id="8054" w:author="PR Preview" w:date="2026-01-01T00:00:00Z">
        <w:r>
          <w:t xml:space="preserve"> </w:t>
        </w:r>
      </w:ins>
      <m:oMath>
        <m:r>
          <m:rPr>
            <m:sty m:val="bi"/>
          </m:rPr>
          <m:t>B</m:t>
        </m:r>
      </m:oMath>
      <w:ins w:id="8055" w:author="PR Preview" w:date="2026-01-01T00:00:00Z">
        <w:r>
          <w:t xml:space="preserve"> </w:t>
        </w:r>
      </w:ins>
      <w:ins w:id="8056" w:author="PR Preview" w:date="2026-01-01T00:00:00Z">
        <w:r>
          <w:t xml:space="preserve">is invertible (</w:t>
        </w:r>
      </w:ins>
      <w:hyperlink w:anchor="thm-inverse-product">
        <w:ins w:id="8057" w:author="PR Preview" w:date="2026-01-01T00:00:00Z">
          <w:r>
            <w:rPr>
              <w:rStyle w:val="Hyperlink"/>
            </w:rPr>
            <w:t xml:space="preserve">Theorem 61</w:t>
          </w:r>
        </w:ins>
      </w:hyperlink>
      <w:ins w:id="8058" w:author="PR Preview" w:date="2026-01-01T00:00:00Z">
        <w:r>
          <w:t xml:space="preserve">),</w:t>
        </w:r>
      </w:ins>
      <w:ins w:id="8059" w:author="PR Preview" w:date="2026-01-01T00:00:00Z">
        <w:r>
          <w:t xml:space="preserve"> </w:t>
        </w:r>
      </w:ins>
      <w:ins w:id="8060" w:author="PR Preview" w:date="2026-01-01T00:00:00Z">
        <w:r>
          <w:t xml:space="preserve">and its</w:t>
        </w:r>
      </w:ins>
      <w:ins w:id="8061" w:author="PR Preview" w:date="2026-01-01T00:00:00Z">
        <w:r>
          <w:t xml:space="preserve"> </w:t>
        </w:r>
      </w:ins>
      <m:oMath>
        <m:r>
          <m:t>p</m:t>
        </m:r>
      </m:oMath>
      <w:ins w:id="8062" w:author="PR Preview" w:date="2026-01-01T00:00:00Z">
        <w:r>
          <w:t xml:space="preserve"> </w:t>
        </w:r>
      </w:ins>
      <w:ins w:id="8063" w:author="PR Preview" w:date="2026-01-01T00:00:00Z">
        <w:r>
          <w:t xml:space="preserve">columns are linearly independent (</w:t>
        </w:r>
      </w:ins>
      <w:hyperlink w:anchor="thm-invertible-rank">
        <w:ins w:id="8064" w:author="PR Preview" w:date="2026-01-01T00:00:00Z">
          <w:r>
            <w:rPr>
              <w:rStyle w:val="Hyperlink"/>
            </w:rPr>
            <w:t xml:space="preserve">Theorem 98</w:t>
          </w:r>
        </w:ins>
      </w:hyperlink>
      <w:ins w:id="8065" w:author="PR Preview" w:date="2026-01-01T00:00:00Z">
        <w:r>
          <w:t xml:space="preserve">,</w:t>
        </w:r>
      </w:ins>
      <w:ins w:id="8066" w:author="PR Preview" w:date="2026-01-01T00:00:00Z">
        <w:r>
          <w:t xml:space="preserve"> </w:t>
        </w:r>
      </w:ins>
      <w:hyperlink w:anchor="def-rank">
        <w:ins w:id="8067" w:author="PR Preview" w:date="2026-01-01T00:00:00Z">
          <w:r>
            <w:rPr>
              <w:rStyle w:val="Hyperlink"/>
            </w:rPr>
            <w:t xml:space="preserve">Definition 38</w:t>
          </w:r>
        </w:ins>
      </w:hyperlink>
      <w:ins w:id="8068" w:author="PR Preview" w:date="2026-01-01T00:00:00Z">
        <w:r>
          <w:t xml:space="preserve">).</w:t>
        </w:r>
      </w:ins>
    </w:p>
    <w:bookmarkStart w:id="591" w:name="exm-pd-gram"/>
    <w:p>
      <w:pPr>
        <w:pStyle w:val="BodyText"/>
      </w:pPr>
      <w:ins w:id="8069" w:author="PR Preview" w:date="2026-01-01T00:00:00Z">
        <w:r>
          <w:rPr>
            <w:b/>
            <w:bCs/>
          </w:rPr>
          <w:t xml:space="preserve">Example 194 (Gram factorizations)</w:t>
        </w:r>
      </w:ins>
      <w:ins w:id="8070" w:author="PR Preview" w:date="2026-01-01T00:00:00Z">
        <w:r>
          <w:t xml:space="preserve"> </w:t>
        </w:r>
      </w:ins>
      <w:ins w:id="8071" w:author="PR Preview" w:date="2026-01-01T00:00:00Z">
        <w:r>
          <w:t xml:space="preserve"> </w:t>
        </w:r>
      </w:ins>
    </w:p>
    <w:p>
      <w:pPr>
        <w:pStyle w:val="Compact"/>
        <w:numPr>
          <w:ilvl w:val="0"/>
          <w:numId w:val="1103"/>
        </w:numPr>
      </w:pPr>
      <w:ins w:id="8072" w:author="PR Preview" w:date="2026-01-01T00:00:00Z">
        <w:r>
          <w:t xml:space="preserve">With</w:t>
        </w:r>
      </w:ins>
      <w:ins w:id="807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8074" w:author="PR Preview" w:date="2026-01-01T00:00:00Z">
        <w:r>
          <w:t xml:space="preserve"> </w:t>
        </w:r>
      </w:ins>
      <w:ins w:id="8075" w:author="PR Preview" w:date="2026-01-01T00:00:00Z">
        <w:r>
          <w:t xml:space="preserve">(</w:t>
        </w:r>
      </w:ins>
      <m:oMath>
        <m:r>
          <m:t>1</m:t>
        </m:r>
        <m:r>
          <m:rPr>
            <m:sty m:val="p"/>
          </m:rPr>
          <m:t>×</m:t>
        </m:r>
        <m:r>
          <m:t>2</m:t>
        </m:r>
      </m:oMath>
      <w:ins w:id="8076" w:author="PR Preview" w:date="2026-01-01T00:00:00Z">
        <w:r>
          <w:t xml:space="preserve">),</w:t>
        </w:r>
      </w:ins>
      <w:ins w:id="8077"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8078" w:author="PR Preview" w:date="2026-01-01T00:00:00Z">
        <w:r>
          <w:t xml:space="preserve">,</w:t>
        </w:r>
      </w:ins>
      <w:ins w:id="8079" w:author="PR Preview" w:date="2026-01-01T00:00:00Z">
        <w:r>
          <w:t xml:space="preserve"> </w:t>
        </w:r>
      </w:ins>
      <w:ins w:id="8080" w:author="PR Preview" w:date="2026-01-01T00:00:00Z">
        <w:r>
          <w:t xml:space="preserve">the positive semidefinite matrix of</w:t>
        </w:r>
      </w:ins>
      <w:ins w:id="8081" w:author="PR Preview" w:date="2026-01-01T00:00:00Z">
        <w:r>
          <w:t xml:space="preserve"> </w:t>
        </w:r>
      </w:ins>
      <w:hyperlink w:anchor="exm-positive-semidefinite">
        <w:ins w:id="8082" w:author="PR Preview" w:date="2026-01-01T00:00:00Z">
          <w:r>
            <w:rPr>
              <w:rStyle w:val="Hyperlink"/>
            </w:rPr>
            <w:t xml:space="preserve">Example 140</w:t>
          </w:r>
        </w:ins>
      </w:hyperlink>
      <w:ins w:id="8083" w:author="PR Preview" w:date="2026-01-01T00:00:00Z">
        <w:r>
          <w:t xml:space="preserve">;</w:t>
        </w:r>
      </w:ins>
      <w:ins w:id="8084" w:author="PR Preview" w:date="2026-01-01T00:00:00Z">
        <w:r>
          <w:t xml:space="preserve"> </w:t>
        </w:r>
      </w:ins>
      <w:ins w:id="8085" w:author="PR Preview" w:date="2026-01-01T00:00:00Z">
        <w:r>
          <w:t xml:space="preserve">the two columns of</w:t>
        </w:r>
      </w:ins>
      <w:ins w:id="8086" w:author="PR Preview" w:date="2026-01-01T00:00:00Z">
        <w:r>
          <w:t xml:space="preserve"> </w:t>
        </w:r>
      </w:ins>
      <m:oMath>
        <m:r>
          <m:rPr>
            <m:sty m:val="bi"/>
          </m:rPr>
          <m:t>R</m:t>
        </m:r>
      </m:oMath>
      <w:ins w:id="8087" w:author="PR Preview" w:date="2026-01-01T00:00:00Z">
        <w:r>
          <w:t xml:space="preserve">,</w:t>
        </w:r>
      </w:ins>
      <w:ins w:id="8088" w:author="PR Preview" w:date="2026-01-01T00:00:00Z">
        <w:r>
          <w:t xml:space="preserve"> </w:t>
        </w:r>
      </w:ins>
      <m:oMath>
        <m:r>
          <m:t>1</m:t>
        </m:r>
      </m:oMath>
      <w:ins w:id="8089" w:author="PR Preview" w:date="2026-01-01T00:00:00Z">
        <w:r>
          <w:t xml:space="preserve"> </w:t>
        </w:r>
      </w:ins>
      <w:ins w:id="8090" w:author="PR Preview" w:date="2026-01-01T00:00:00Z">
        <w:r>
          <w:t xml:space="preserve">and</w:t>
        </w:r>
      </w:ins>
      <w:ins w:id="8091" w:author="PR Preview" w:date="2026-01-01T00:00:00Z">
        <w:r>
          <w:t xml:space="preserve"> </w:t>
        </w:r>
      </w:ins>
      <m:oMath>
        <m:r>
          <m:t>1</m:t>
        </m:r>
      </m:oMath>
      <w:ins w:id="8092" w:author="PR Preview" w:date="2026-01-01T00:00:00Z">
        <w:r>
          <w:t xml:space="preserve">, are dependent, so part 2 does not apply to</w:t>
        </w:r>
      </w:ins>
      <w:ins w:id="8093" w:author="PR Preview" w:date="2026-01-01T00:00:00Z">
        <w:r>
          <w:t xml:space="preserve"> </w:t>
        </w:r>
      </w:ins>
      <m:oMath>
        <m:r>
          <m:rPr>
            <m:sty m:val="bi"/>
          </m:rPr>
          <m:t>R</m:t>
        </m:r>
      </m:oMath>
      <w:ins w:id="8094" w:author="PR Preview" w:date="2026-01-01T00:00:00Z">
        <w:r>
          <w:t xml:space="preserve">;</w:t>
        </w:r>
      </w:ins>
      <w:ins w:id="8095" w:author="PR Preview" w:date="2026-01-01T00:00:00Z">
        <w:r>
          <w:t xml:space="preserve"> </w:t>
        </w:r>
      </w:ins>
      <m:oMath>
        <m:sSup>
          <m:e>
            <m:r>
              <m:rPr>
                <m:sty m:val="bi"/>
              </m:rPr>
              <m:t>R</m:t>
            </m:r>
          </m:e>
          <m:sup>
            <m:r>
              <m:rPr>
                <m:sty m:val="p"/>
              </m:rPr>
              <m:t>⊤</m:t>
            </m:r>
          </m:sup>
        </m:sSup>
        <m:r>
          <m:rPr>
            <m:sty m:val="bi"/>
          </m:rPr>
          <m:t>R</m:t>
        </m:r>
      </m:oMath>
      <w:ins w:id="8096" w:author="PR Preview" w:date="2026-01-01T00:00:00Z">
        <w:r>
          <w:t xml:space="preserve"> </w:t>
        </w:r>
      </w:ins>
      <w:ins w:id="8097" w:author="PR Preview" w:date="2026-01-01T00:00:00Z">
        <w:r>
          <w:t xml:space="preserve">is in fact not positive definite (</w:t>
        </w:r>
      </w:ins>
      <w:hyperlink w:anchor="exm-positive-definite">
        <w:ins w:id="8098" w:author="PR Preview" w:date="2026-01-01T00:00:00Z">
          <w:r>
            <w:rPr>
              <w:rStyle w:val="Hyperlink"/>
            </w:rPr>
            <w:t xml:space="preserve">Example 141</w:t>
          </w:r>
        </w:ins>
      </w:hyperlink>
      <w:ins w:id="8099" w:author="PR Preview" w:date="2026-01-01T00:00:00Z">
        <w:r>
          <w:t xml:space="preserve">).</w:t>
        </w:r>
      </w:ins>
    </w:p>
    <w:p>
      <w:pPr>
        <w:pStyle w:val="Compact"/>
        <w:numPr>
          <w:ilvl w:val="0"/>
          <w:numId w:val="1103"/>
        </w:numPr>
      </w:pPr>
      <w:ins w:id="8100" w:author="PR Preview" w:date="2026-01-01T00:00:00Z">
        <w:r>
          <w:t xml:space="preserve">With</w:t>
        </w:r>
      </w:ins>
      <w:ins w:id="810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8102" w:author="PR Preview" w:date="2026-01-01T00:00:00Z">
        <w:r>
          <w:t xml:space="preserve">, whose columns are independent (</w:t>
        </w:r>
      </w:ins>
      <w:hyperlink w:anchor="exm-rank">
        <w:ins w:id="8103" w:author="PR Preview" w:date="2026-01-01T00:00:00Z">
          <w:r>
            <w:rPr>
              <w:rStyle w:val="Hyperlink"/>
            </w:rPr>
            <w:t xml:space="preserve">Example 33</w:t>
          </w:r>
        </w:ins>
      </w:hyperlink>
      <w:ins w:id="8104" w:author="PR Preview" w:date="2026-01-01T00:00:00Z">
        <w:r>
          <w:t xml:space="preserve">),</w:t>
        </w:r>
      </w:ins>
      <w:ins w:id="810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8106" w:author="PR Preview" w:date="2026-01-01T00:00:00Z">
        <w:r>
          <w:t xml:space="preserve"> </w:t>
        </w:r>
      </w:ins>
      <w:ins w:id="8107" w:author="PR Preview" w:date="2026-01-01T00:00:00Z">
        <w:r>
          <w:t xml:space="preserve">(</w:t>
        </w:r>
      </w:ins>
      <w:hyperlink w:anchor="exm-gram-invertible">
        <w:ins w:id="8108" w:author="PR Preview" w:date="2026-01-01T00:00:00Z">
          <w:r>
            <w:rPr>
              <w:rStyle w:val="Hyperlink"/>
            </w:rPr>
            <w:t xml:space="preserve">Example 149</w:t>
          </w:r>
        </w:ins>
      </w:hyperlink>
      <w:ins w:id="8109" w:author="PR Preview" w:date="2026-01-01T00:00:00Z">
        <w:r>
          <w:t xml:space="preserve">)</w:t>
        </w:r>
      </w:ins>
      <w:ins w:id="8110" w:author="PR Preview" w:date="2026-01-01T00:00:00Z">
        <w:r>
          <w:t xml:space="preserve"> </w:t>
        </w:r>
      </w:ins>
      <w:ins w:id="8111" w:author="PR Preview" w:date="2026-01-01T00:00:00Z">
        <w:r>
          <w:t xml:space="preserve">is positive definite.</w:t>
        </w:r>
      </w:ins>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112" w:author="PR Preview" w:date="2026-01-01T00:00:00Z">
        <w:r>
          <w:t xml:space="preserve"> </w:t>
        </w:r>
      </w:ins>
      <w:ins w:id="8113" w:author="PR Preview" w:date="2026-01-01T00:00:00Z">
        <w:r>
          <w:t xml:space="preserve">of</w:t>
        </w:r>
      </w:ins>
      <w:ins w:id="8114" w:author="PR Preview" w:date="2026-01-01T00:00:00Z">
        <w:r>
          <w:t xml:space="preserve"> </w:t>
        </w:r>
      </w:ins>
      <w:hyperlink w:anchor="exm-positive-definite">
        <w:ins w:id="8115" w:author="PR Preview" w:date="2026-01-01T00:00:00Z">
          <w:r>
            <w:rPr>
              <w:rStyle w:val="Hyperlink"/>
            </w:rPr>
            <w:t xml:space="preserve">Example 141</w:t>
          </w:r>
        </w:ins>
      </w:hyperlink>
      <w:ins w:id="8116" w:author="PR Preview" w:date="2026-01-01T00:00:00Z">
        <w:r>
          <w:t xml:space="preserve"> </w:t>
        </w:r>
      </w:ins>
      <w:ins w:id="8117" w:author="PR Preview" w:date="2026-01-01T00:00:00Z">
        <w:r>
          <w:t xml:space="preserve">is symmetric</w:t>
        </w:r>
      </w:ins>
      <w:ins w:id="8118" w:author="PR Preview" w:date="2026-01-01T00:00:00Z">
        <w:r>
          <w:t xml:space="preserve"> </w:t>
        </w:r>
      </w:ins>
      <w:ins w:id="8119" w:author="PR Preview" w:date="2026-01-01T00:00:00Z">
        <w:r>
          <w:t xml:space="preserve">but not positive semidefinite, so by part 1 it is not</w:t>
        </w:r>
      </w:ins>
      <w:ins w:id="8120" w:author="PR Preview" w:date="2026-01-01T00:00:00Z">
        <w:r>
          <w:t xml:space="preserve"> </w:t>
        </w:r>
      </w:ins>
      <m:oMath>
        <m:sSup>
          <m:e>
            <m:r>
              <m:rPr>
                <m:sty m:val="bi"/>
              </m:rPr>
              <m:t>B</m:t>
            </m:r>
          </m:e>
          <m:sup>
            <m:r>
              <m:rPr>
                <m:sty m:val="p"/>
              </m:rPr>
              <m:t>⊤</m:t>
            </m:r>
          </m:sup>
        </m:sSup>
        <m:r>
          <m:rPr>
            <m:sty m:val="bi"/>
          </m:rPr>
          <m:t>B</m:t>
        </m:r>
      </m:oMath>
      <w:ins w:id="8121" w:author="PR Preview" w:date="2026-01-01T00:00:00Z">
        <w:r>
          <w:t xml:space="preserve"> </w:t>
        </w:r>
      </w:ins>
      <w:ins w:id="8122" w:author="PR Preview" w:date="2026-01-01T00:00:00Z">
        <w:r>
          <w:t xml:space="preserve">for any</w:t>
        </w:r>
      </w:ins>
      <w:ins w:id="8123" w:author="PR Preview" w:date="2026-01-01T00:00:00Z">
        <w:r>
          <w:t xml:space="preserve"> </w:t>
        </w:r>
      </w:ins>
      <m:oMath>
        <m:r>
          <m:rPr>
            <m:sty m:val="bi"/>
          </m:rPr>
          <m:t>B</m:t>
        </m:r>
      </m:oMath>
      <w:ins w:id="8124" w:author="PR Preview" w:date="2026-01-01T00:00:00Z">
        <w:r>
          <w:t xml:space="preserve">.</w:t>
        </w:r>
      </w:ins>
    </w:p>
    <w:bookmarkEnd w:id="591"/>
    <w:bookmarkStart w:id="592" w:name="thm-pd-operations"/>
    <w:p>
      <w:pPr>
        <w:pStyle w:val="FirstParagraph"/>
      </w:pPr>
      <w:ins w:id="8125" w:author="PR Preview" w:date="2026-01-01T00:00:00Z">
        <w:r>
          <w:rPr>
            <w:b/>
            <w:bCs/>
          </w:rPr>
          <w:t xml:space="preserve">Theorem 108 (Operations that preserve definiteness)</w:t>
        </w:r>
      </w:ins>
      <w:ins w:id="8126" w:author="PR Preview" w:date="2026-01-01T00:00:00Z">
        <w:r>
          <w:t xml:space="preserve"> </w:t>
        </w:r>
      </w:ins>
      <w:ins w:id="8127" w:author="PR Preview" w:date="2026-01-01T00:00:00Z">
        <w:r>
          <w:t xml:space="preserve"> </w:t>
        </w:r>
      </w:ins>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del w:id="8128" w:author="PR Preview" w:date="2026-01-01T00:00:00Z">
        <w:r>
          <w:rPr>
            <w:b/>
            <w:bCs/>
          </w:rPr>
          <w:delText xml:space="preserve">Example 194 (Building positive definite matrices)</w:delText>
        </w:r>
      </w:del>
      <w:del w:id="8129" w:author="PR Preview" w:date="2026-01-01T00:00:00Z">
        <w:r>
          <w:delText xml:space="preserve"> </w:delText>
        </w:r>
      </w:del>
      <w:del w:id="8130" w:author="PR Preview" w:date="2026-01-01T00:00:00Z">
        <w:r>
          <w:delText xml:space="preserve"> </w:delText>
        </w:r>
      </w:del>
    </w:p>
    <w:p>
      <w:pPr>
        <w:pStyle w:val="Compact"/>
        <w:numPr>
          <w:ilvl w:val="0"/>
          <w:numId w:val="1105"/>
        </w:numPr>
      </w:pPr>
      <w:del w:id="8131" w:author="PR Preview" w:date="2026-01-01T00:00:00Z">
        <w:r>
          <w:delText xml:space="preserve">With</w:delText>
        </w:r>
      </w:del>
      <w:del w:id="8132" w:author="PR Preview" w:date="2026-01-01T00:00:00Z">
        <w:r>
          <w:delText xml:space="preserve"> </w:delText>
        </w:r>
      </w:del>
      <m:oMath>
        <m:r>
          <m:rPr>
            <m:sty m:val="bi"/>
          </m:rPr>
          <m:t>C</m:t>
        </m:r>
        <m:r>
          <m:rPr>
            <m:sty m:val="p"/>
          </m:rPr>
          <m:t>=</m:t>
        </m:r>
        <m:sSub>
          <m:e>
            <m:r>
              <m:rPr>
                <m:sty m:val="bi"/>
              </m:rPr>
              <m:t>I</m:t>
            </m:r>
          </m:e>
          <m:sub>
            <m:r>
              <m:t>3</m:t>
            </m:r>
          </m:sub>
        </m:sSub>
      </m:oMath>
      <w:del w:id="8133" w:author="PR Preview" w:date="2026-01-01T00:00:00Z">
        <w:r>
          <w:delText xml:space="preserve"> </w:delText>
        </w:r>
      </w:del>
      <w:del w:id="8134" w:author="PR Preview" w:date="2026-01-01T00:00:00Z">
        <w:r>
          <w:delText xml:space="preserve">and</w:delText>
        </w:r>
      </w:del>
      <w:del w:id="8135" w:author="PR Preview" w:date="2026-01-01T00:00:00Z">
        <w:r>
          <w:delText xml:space="preserve"> </w:delText>
        </w:r>
      </w:del>
      <m:oMath>
        <m:r>
          <m:rPr>
            <m:sty m:val="bi"/>
          </m:rPr>
          <m:t>X</m:t>
        </m:r>
      </m:oMath>
      <w:del w:id="8136" w:author="PR Preview" w:date="2026-01-01T00:00:00Z">
        <w:r>
          <w:delText xml:space="preserve"> </w:delText>
        </w:r>
      </w:del>
      <w:del w:id="8137" w:author="PR Preview" w:date="2026-01-01T00:00:00Z">
        <w:r>
          <w:delText xml:space="preserve">of</w:delText>
        </w:r>
      </w:del>
      <w:del w:id="8138" w:author="PR Preview" w:date="2026-01-01T00:00:00Z">
        <w:r>
          <w:delText xml:space="preserve"> </w:delText>
        </w:r>
      </w:del>
      <w:hyperlink w:anchor="exm-pd-gram">
        <w:del w:id="8139" w:author="PR Preview" w:date="2026-01-01T00:00:00Z">
          <w:r>
            <w:rPr>
              <w:rStyle w:val="Hyperlink"/>
            </w:rPr>
            <w:delText xml:space="preserve">Example 193</w:delText>
          </w:r>
        </w:del>
      </w:hyperlink>
      <w:del w:id="8140" w:author="PR Preview" w:date="2026-01-01T00:00:00Z">
        <w:r>
          <w:delText xml:space="preserve">,</w:delText>
        </w:r>
      </w:del>
      <w:del w:id="8141" w:author="PR Preview" w:date="2026-01-01T00:00:00Z">
        <w:r>
          <w:delText xml:space="preserve"> </w:delText>
        </w:r>
      </w:del>
      <w:del w:id="8142" w:author="PR Preview" w:date="2026-01-01T00:00:00Z">
        <w:r>
          <w:delText xml:space="preserve">part 1 gives again that</w:delText>
        </w:r>
      </w:del>
      <w:del w:id="8143" w:author="PR Preview" w:date="2026-01-01T00:00:00Z">
        <w:r>
          <w:delText xml:space="preserve"> </w:delText>
        </w:r>
      </w:del>
      <m:oMath>
        <m:sSup>
          <m:e>
            <m:r>
              <m:rPr>
                <m:sty m:val="bi"/>
              </m:rPr>
              <m:t>X</m:t>
            </m:r>
          </m:e>
          <m:sup>
            <m:r>
              <m:rPr>
                <m:sty m:val="p"/>
              </m:rPr>
              <m:t>⊤</m:t>
            </m:r>
          </m:sup>
        </m:sSup>
        <m:r>
          <m:rPr>
            <m:sty m:val="bi"/>
          </m:rPr>
          <m:t>X</m:t>
        </m:r>
      </m:oMath>
      <w:del w:id="8144" w:author="PR Preview" w:date="2026-01-01T00:00:00Z">
        <w:r>
          <w:delText xml:space="preserve"> </w:delText>
        </w:r>
      </w:del>
      <w:del w:id="8145" w:author="PR Preview" w:date="2026-01-01T00:00:00Z">
        <w:r>
          <w:delText xml:space="preserve">is positive definite.</w:delText>
        </w:r>
      </w:del>
    </w:p>
    <w:p>
      <w:pPr>
        <w:pStyle w:val="Compact"/>
        <w:numPr>
          <w:ilvl w:val="0"/>
          <w:numId w:val="1105"/>
        </w:numPr>
      </w:pPr>
      <w:del w:id="8146" w:author="PR Preview" w:date="2026-01-01T00:00:00Z">
        <w:r>
          <w:delText xml:space="preserve">With</w:delText>
        </w:r>
      </w:del>
      <w:del w:id="8147" w:author="PR Preview" w:date="2026-01-01T00:00:00Z">
        <w:r>
          <w:delText xml:space="preserve"> </w:delText>
        </w:r>
      </w:del>
      <m:oMath>
        <m:sSub>
          <m:e>
            <m:r>
              <m:t>α</m:t>
            </m:r>
          </m:e>
          <m:sub>
            <m:r>
              <m:t>1</m:t>
            </m:r>
          </m:sub>
        </m:sSub>
        <m:r>
          <m:rPr>
            <m:sty m:val="p"/>
          </m:rPr>
          <m:t>=</m:t>
        </m:r>
        <m:r>
          <m:t>2</m:t>
        </m:r>
      </m:oMath>
      <w:del w:id="8148" w:author="PR Preview" w:date="2026-01-01T00:00:00Z">
        <w:r>
          <w:delText xml:space="preserve">,</w:delText>
        </w:r>
      </w:del>
      <w:del w:id="8149"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8150" w:author="PR Preview" w:date="2026-01-01T00:00:00Z">
        <w:r>
          <w:delText xml:space="preserve"> </w:delText>
        </w:r>
      </w:del>
      <w:del w:id="8151" w:author="PR Preview" w:date="2026-01-01T00:00:00Z">
        <w:r>
          <w:delText xml:space="preserve">(</w:delText>
        </w:r>
      </w:del>
      <w:hyperlink w:anchor="exm-positive-definite">
        <w:del w:id="8152" w:author="PR Preview" w:date="2026-01-01T00:00:00Z">
          <w:r>
            <w:rPr>
              <w:rStyle w:val="Hyperlink"/>
            </w:rPr>
            <w:delText xml:space="preserve">Example 140</w:delText>
          </w:r>
        </w:del>
      </w:hyperlink>
      <w:del w:id="8153" w:author="PR Preview" w:date="2026-01-01T00:00:00Z">
        <w:r>
          <w:delText xml:space="preserve">),</w:delText>
        </w:r>
      </w:del>
      <w:del w:id="8154" w:author="PR Preview" w:date="2026-01-01T00:00:00Z">
        <w:r>
          <w:delText xml:space="preserve"> </w:delText>
        </w:r>
      </w:del>
      <m:oMath>
        <m:sSub>
          <m:e>
            <m:r>
              <m:t>α</m:t>
            </m:r>
          </m:e>
          <m:sub>
            <m:r>
              <m:t>2</m:t>
            </m:r>
          </m:sub>
        </m:sSub>
        <m:r>
          <m:rPr>
            <m:sty m:val="p"/>
          </m:rPr>
          <m:t>=</m:t>
        </m:r>
        <m:r>
          <m:t>1</m:t>
        </m:r>
      </m:oMath>
      <w:del w:id="8155" w:author="PR Preview" w:date="2026-01-01T00:00:00Z">
        <w:r>
          <w:delText xml:space="preserve"> </w:delText>
        </w:r>
      </w:del>
      <w:del w:id="8156" w:author="PR Preview" w:date="2026-01-01T00:00:00Z">
        <w:r>
          <w:delText xml:space="preserve">and</w:delText>
        </w:r>
      </w:del>
      <w:del w:id="8157" w:author="PR Preview" w:date="2026-01-01T00:00:00Z">
        <w:r>
          <w:delText xml:space="preserve"> </w:delText>
        </w:r>
      </w:del>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8158" w:author="PR Preview" w:date="2026-01-01T00:00:00Z">
        <w:r>
          <w:delText xml:space="preserve"> </w:delText>
        </w:r>
      </w:del>
      <w:del w:id="8159" w:author="PR Preview" w:date="2026-01-01T00:00:00Z">
        <w:r>
          <w:delText xml:space="preserve">(</w:delText>
        </w:r>
      </w:del>
      <w:hyperlink w:anchor="exm-pd-gram">
        <w:del w:id="8160" w:author="PR Preview" w:date="2026-01-01T00:00:00Z">
          <w:r>
            <w:rPr>
              <w:rStyle w:val="Hyperlink"/>
            </w:rPr>
            <w:delText xml:space="preserve">Example 193</w:delText>
          </w:r>
        </w:del>
      </w:hyperlink>
      <w:del w:id="8161" w:author="PR Preview" w:date="2026-01-01T00:00:00Z">
        <w:r>
          <w:delText xml:space="preserve">),</w:delText>
        </w:r>
      </w:del>
      <w:del w:id="8162" w:author="PR Preview" w:date="2026-01-01T00:00:00Z">
        <w:r>
          <w:delText xml:space="preserve"> </w:delText>
        </w:r>
      </w:del>
      <w:del w:id="8163" w:author="PR Preview" w:date="2026-01-01T00:00:00Z">
        <w:r>
          <w:delText xml:space="preserve">part 2 gives that</w:delText>
        </w:r>
      </w:del>
      <w:del w:id="8164"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8165" w:author="PR Preview" w:date="2026-01-01T00:00:00Z">
        <w:r>
          <w:delText xml:space="preserve"> </w:delText>
        </w:r>
      </w:del>
      <w:del w:id="8166" w:author="PR Preview" w:date="2026-01-01T00:00:00Z">
        <w:r>
          <w:delText xml:space="preserve">is positive definite.</w:delText>
        </w:r>
      </w:del>
    </w:p>
    <w:p>
      <w:pPr>
        <w:pStyle w:val="Compact"/>
        <w:numPr>
          <w:ilvl w:val="0"/>
          <w:numId w:val="1105"/>
        </w:numPr>
      </w:pPr>
      <w:del w:id="8167" w:author="PR Preview" w:date="2026-01-01T00:00:00Z">
        <w:r>
          <w:delText xml:space="preserve">An aside beyond part 2:</w:delText>
        </w:r>
      </w:del>
      <w:del w:id="8168"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69" w:author="PR Preview" w:date="2026-01-01T00:00:00Z">
        <w:r>
          <w:delText xml:space="preserve"> </w:delText>
        </w:r>
      </w:del>
      <w:del w:id="8170" w:author="PR Preview" w:date="2026-01-01T00:00:00Z">
        <w:r>
          <w:delText xml:space="preserve">is positive definite plus positive semidefinite;</w:delText>
        </w:r>
      </w:del>
      <w:del w:id="8171" w:author="PR Preview" w:date="2026-01-01T00:00:00Z">
        <w:r>
          <w:delText xml:space="preserve"> </w:delText>
        </w:r>
      </w:del>
      <w:del w:id="8172" w:author="PR Preview" w:date="2026-01-01T00:00:00Z">
        <w:r>
          <w:delText xml:space="preserve">its quadratic form is</w:delText>
        </w:r>
      </w:del>
      <w:del w:id="8173"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8174" w:author="PR Preview" w:date="2026-01-01T00:00:00Z">
        <w:r>
          <w:delText xml:space="preserve"> </w:delText>
        </w:r>
      </w:del>
      <w:del w:id="8175" w:author="PR Preview" w:date="2026-01-01T00:00:00Z">
        <w:r>
          <w:delText xml:space="preserve">for</w:delText>
        </w:r>
      </w:del>
      <w:del w:id="8176" w:author="PR Preview" w:date="2026-01-01T00:00:00Z">
        <w:r>
          <w:delText xml:space="preserve"> </w:delText>
        </w:r>
      </w:del>
      <m:oMath>
        <m:acc>
          <m:accPr>
            <m:chr m:val="̃"/>
          </m:accPr>
          <m:e>
            <m:r>
              <m:t>x</m:t>
            </m:r>
          </m:e>
        </m:acc>
        <m:r>
          <m:rPr>
            <m:sty m:val="p"/>
          </m:rPr>
          <m:t>≠</m:t>
        </m:r>
        <m:acc>
          <m:accPr>
            <m:chr m:val="̃"/>
          </m:accPr>
          <m:e>
            <m:r>
              <m:t>0</m:t>
            </m:r>
          </m:e>
        </m:acc>
      </m:oMath>
      <w:del w:id="8177" w:author="PR Preview" w:date="2026-01-01T00:00:00Z">
        <w:r>
          <w:delText xml:space="preserve">,</w:delText>
        </w:r>
      </w:del>
      <w:del w:id="8178" w:author="PR Preview" w:date="2026-01-01T00:00:00Z">
        <w:r>
          <w:delText xml:space="preserve"> </w:delText>
        </w:r>
      </w:del>
      <w:del w:id="8179" w:author="PR Preview" w:date="2026-01-01T00:00:00Z">
        <w:r>
          <w:delText xml:space="preserve">so it is positive definite, in line with its eigenvalues</w:delText>
        </w:r>
      </w:del>
      <w:del w:id="8180" w:author="PR Preview" w:date="2026-01-01T00:00:00Z">
        <w:r>
          <w:delText xml:space="preserve"> </w:delText>
        </w:r>
      </w:del>
      <m:oMath>
        <m:r>
          <m:t>3</m:t>
        </m:r>
      </m:oMath>
      <w:del w:id="8181" w:author="PR Preview" w:date="2026-01-01T00:00:00Z">
        <w:r>
          <w:delText xml:space="preserve"> </w:delText>
        </w:r>
      </w:del>
      <w:del w:id="8182" w:author="PR Preview" w:date="2026-01-01T00:00:00Z">
        <w:r>
          <w:delText xml:space="preserve">and</w:delText>
        </w:r>
      </w:del>
      <w:del w:id="8183" w:author="PR Preview" w:date="2026-01-01T00:00:00Z">
        <w:r>
          <w:delText xml:space="preserve"> </w:delText>
        </w:r>
      </w:del>
      <m:oMath>
        <m:r>
          <m:t>1</m:t>
        </m:r>
      </m:oMath>
      <w:del w:id="8184" w:author="PR Preview" w:date="2026-01-01T00:00:00Z">
        <w:r>
          <w:delText xml:space="preserve"> </w:delText>
        </w:r>
      </w:del>
      <w:del w:id="8185" w:author="PR Preview" w:date="2026-01-01T00:00:00Z">
        <w:r>
          <w:delText xml:space="preserve">(</w:delText>
        </w:r>
      </w:del>
      <w:hyperlink w:anchor="exm-eigenvalue">
        <w:del w:id="8186" w:author="PR Preview" w:date="2026-01-01T00:00:00Z">
          <w:r>
            <w:rPr>
              <w:rStyle w:val="Hyperlink"/>
            </w:rPr>
            <w:delText xml:space="preserve">Example 134</w:delText>
          </w:r>
        </w:del>
      </w:hyperlink>
      <w:del w:id="8187" w:author="PR Preview" w:date="2026-01-01T00:00:00Z">
        <w:r>
          <w:delText xml:space="preserve">).</w:delText>
        </w:r>
      </w:del>
    </w:p>
    <w:p>
      <w:pPr>
        <w:pStyle w:val="FirstParagraph"/>
      </w:pPr>
      <w:ins w:id="8188" w:author="PR Preview" w:date="2026-01-01T00:00:00Z">
        <w:r>
          <w:rPr>
            <w:b/>
            <w:bCs/>
          </w:rPr>
          <w:t xml:space="preserve">Example 195 (Building positive definite matrices)</w:t>
        </w:r>
      </w:ins>
      <w:ins w:id="8189" w:author="PR Preview" w:date="2026-01-01T00:00:00Z">
        <w:r>
          <w:t xml:space="preserve"> </w:t>
        </w:r>
      </w:ins>
      <w:ins w:id="8190" w:author="PR Preview" w:date="2026-01-01T00:00:00Z">
        <w:r>
          <w:t xml:space="preserve"> </w:t>
        </w:r>
      </w:ins>
    </w:p>
    <w:p>
      <w:pPr>
        <w:pStyle w:val="Compact"/>
        <w:numPr>
          <w:ilvl w:val="0"/>
          <w:numId w:val="1105"/>
        </w:numPr>
      </w:pPr>
      <w:ins w:id="8191" w:author="PR Preview" w:date="2026-01-01T00:00:00Z">
        <w:r>
          <w:t xml:space="preserve">With</w:t>
        </w:r>
      </w:ins>
      <w:ins w:id="8192" w:author="PR Preview" w:date="2026-01-01T00:00:00Z">
        <w:r>
          <w:t xml:space="preserve"> </w:t>
        </w:r>
      </w:ins>
      <m:oMath>
        <m:r>
          <m:rPr>
            <m:sty m:val="bi"/>
          </m:rPr>
          <m:t>C</m:t>
        </m:r>
        <m:r>
          <m:rPr>
            <m:sty m:val="p"/>
          </m:rPr>
          <m:t>=</m:t>
        </m:r>
        <m:sSub>
          <m:e>
            <m:r>
              <m:rPr>
                <m:sty m:val="bi"/>
              </m:rPr>
              <m:t>I</m:t>
            </m:r>
          </m:e>
          <m:sub>
            <m:r>
              <m:t>3</m:t>
            </m:r>
          </m:sub>
        </m:sSub>
      </m:oMath>
      <w:ins w:id="8193" w:author="PR Preview" w:date="2026-01-01T00:00:00Z">
        <w:r>
          <w:t xml:space="preserve"> </w:t>
        </w:r>
      </w:ins>
      <w:ins w:id="8194" w:author="PR Preview" w:date="2026-01-01T00:00:00Z">
        <w:r>
          <w:t xml:space="preserve">and</w:t>
        </w:r>
      </w:ins>
      <w:ins w:id="8195" w:author="PR Preview" w:date="2026-01-01T00:00:00Z">
        <w:r>
          <w:t xml:space="preserve"> </w:t>
        </w:r>
      </w:ins>
      <m:oMath>
        <m:r>
          <m:rPr>
            <m:sty m:val="bi"/>
          </m:rPr>
          <m:t>X</m:t>
        </m:r>
      </m:oMath>
      <w:ins w:id="8196" w:author="PR Preview" w:date="2026-01-01T00:00:00Z">
        <w:r>
          <w:t xml:space="preserve"> </w:t>
        </w:r>
      </w:ins>
      <w:ins w:id="8197" w:author="PR Preview" w:date="2026-01-01T00:00:00Z">
        <w:r>
          <w:t xml:space="preserve">of</w:t>
        </w:r>
      </w:ins>
      <w:ins w:id="8198" w:author="PR Preview" w:date="2026-01-01T00:00:00Z">
        <w:r>
          <w:t xml:space="preserve"> </w:t>
        </w:r>
      </w:ins>
      <w:hyperlink w:anchor="exm-pd-gram">
        <w:ins w:id="8199" w:author="PR Preview" w:date="2026-01-01T00:00:00Z">
          <w:r>
            <w:rPr>
              <w:rStyle w:val="Hyperlink"/>
            </w:rPr>
            <w:t xml:space="preserve">Example 194</w:t>
          </w:r>
        </w:ins>
      </w:hyperlink>
      <w:ins w:id="8200" w:author="PR Preview" w:date="2026-01-01T00:00:00Z">
        <w:r>
          <w:t xml:space="preserve">,</w:t>
        </w:r>
      </w:ins>
      <w:ins w:id="8201" w:author="PR Preview" w:date="2026-01-01T00:00:00Z">
        <w:r>
          <w:t xml:space="preserve"> </w:t>
        </w:r>
      </w:ins>
      <w:ins w:id="8202" w:author="PR Preview" w:date="2026-01-01T00:00:00Z">
        <w:r>
          <w:t xml:space="preserve">part 1 gives again that</w:t>
        </w:r>
      </w:ins>
      <w:ins w:id="8203" w:author="PR Preview" w:date="2026-01-01T00:00:00Z">
        <w:r>
          <w:t xml:space="preserve"> </w:t>
        </w:r>
      </w:ins>
      <m:oMath>
        <m:sSup>
          <m:e>
            <m:r>
              <m:rPr>
                <m:sty m:val="bi"/>
              </m:rPr>
              <m:t>X</m:t>
            </m:r>
          </m:e>
          <m:sup>
            <m:r>
              <m:rPr>
                <m:sty m:val="p"/>
              </m:rPr>
              <m:t>⊤</m:t>
            </m:r>
          </m:sup>
        </m:sSup>
        <m:r>
          <m:rPr>
            <m:sty m:val="bi"/>
          </m:rPr>
          <m:t>X</m:t>
        </m:r>
      </m:oMath>
      <w:ins w:id="8204" w:author="PR Preview" w:date="2026-01-01T00:00:00Z">
        <w:r>
          <w:t xml:space="preserve"> </w:t>
        </w:r>
      </w:ins>
      <w:ins w:id="8205" w:author="PR Preview" w:date="2026-01-01T00:00:00Z">
        <w:r>
          <w:t xml:space="preserve">is positive definite.</w:t>
        </w:r>
      </w:ins>
    </w:p>
    <w:p>
      <w:pPr>
        <w:pStyle w:val="Compact"/>
        <w:numPr>
          <w:ilvl w:val="0"/>
          <w:numId w:val="1105"/>
        </w:numPr>
      </w:pPr>
      <w:ins w:id="8206" w:author="PR Preview" w:date="2026-01-01T00:00:00Z">
        <w:r>
          <w:t xml:space="preserve">With</w:t>
        </w:r>
      </w:ins>
      <w:ins w:id="8207" w:author="PR Preview" w:date="2026-01-01T00:00:00Z">
        <w:r>
          <w:t xml:space="preserve"> </w:t>
        </w:r>
      </w:ins>
      <m:oMath>
        <m:sSub>
          <m:e>
            <m:r>
              <m:t>α</m:t>
            </m:r>
          </m:e>
          <m:sub>
            <m:r>
              <m:t>1</m:t>
            </m:r>
          </m:sub>
        </m:sSub>
        <m:r>
          <m:rPr>
            <m:sty m:val="p"/>
          </m:rPr>
          <m:t>=</m:t>
        </m:r>
        <m:r>
          <m:t>2</m:t>
        </m:r>
      </m:oMath>
      <w:ins w:id="8208" w:author="PR Preview" w:date="2026-01-01T00:00:00Z">
        <w:r>
          <w:t xml:space="preserve">,</w:t>
        </w:r>
      </w:ins>
      <w:ins w:id="8209" w:author="PR Preview" w:date="2026-01-01T00:00:00Z">
        <w:r>
          <w:t xml:space="preserve"> </w:t>
        </w:r>
      </w:ins>
      <m:oMath>
        <m:sSub>
          <m:e>
            <m:r>
              <m:rPr>
                <m:sty m:val="bi"/>
              </m:rPr>
              <m:t>A</m:t>
            </m:r>
          </m:e>
          <m:sub>
            <m:r>
              <m:t>1</m:t>
            </m:r>
          </m:sub>
        </m:sSub>
        <m:r>
          <m:rPr>
            <m:sty m:val="p"/>
          </m:rPr>
          <m:t>=</m:t>
        </m:r>
        <m:sSub>
          <m:e>
            <m:r>
              <m:rPr>
                <m:sty m:val="bi"/>
              </m:rPr>
              <m:t>I</m:t>
            </m:r>
          </m:e>
          <m:sub>
            <m:r>
              <m:t>2</m:t>
            </m:r>
          </m:sub>
        </m:sSub>
      </m:oMath>
      <w:ins w:id="8210" w:author="PR Preview" w:date="2026-01-01T00:00:00Z">
        <w:r>
          <w:t xml:space="preserve"> </w:t>
        </w:r>
      </w:ins>
      <w:ins w:id="8211" w:author="PR Preview" w:date="2026-01-01T00:00:00Z">
        <w:r>
          <w:t xml:space="preserve">(</w:t>
        </w:r>
      </w:ins>
      <w:hyperlink w:anchor="exm-positive-definite">
        <w:ins w:id="8212" w:author="PR Preview" w:date="2026-01-01T00:00:00Z">
          <w:r>
            <w:rPr>
              <w:rStyle w:val="Hyperlink"/>
            </w:rPr>
            <w:t xml:space="preserve">Example 141</w:t>
          </w:r>
        </w:ins>
      </w:hyperlink>
      <w:ins w:id="8213" w:author="PR Preview" w:date="2026-01-01T00:00:00Z">
        <w:r>
          <w:t xml:space="preserve">),</w:t>
        </w:r>
      </w:ins>
      <w:ins w:id="8214" w:author="PR Preview" w:date="2026-01-01T00:00:00Z">
        <w:r>
          <w:t xml:space="preserve"> </w:t>
        </w:r>
      </w:ins>
      <m:oMath>
        <m:sSub>
          <m:e>
            <m:r>
              <m:t>α</m:t>
            </m:r>
          </m:e>
          <m:sub>
            <m:r>
              <m:t>2</m:t>
            </m:r>
          </m:sub>
        </m:sSub>
        <m:r>
          <m:rPr>
            <m:sty m:val="p"/>
          </m:rPr>
          <m:t>=</m:t>
        </m:r>
        <m:r>
          <m:t>1</m:t>
        </m:r>
      </m:oMath>
      <w:ins w:id="8215" w:author="PR Preview" w:date="2026-01-01T00:00:00Z">
        <w:r>
          <w:t xml:space="preserve"> </w:t>
        </w:r>
      </w:ins>
      <w:ins w:id="8216" w:author="PR Preview" w:date="2026-01-01T00:00:00Z">
        <w:r>
          <w:t xml:space="preserve">and</w:t>
        </w:r>
      </w:ins>
      <w:ins w:id="8217" w:author="PR Preview" w:date="2026-01-01T00:00:00Z">
        <w:r>
          <w:t xml:space="preserve"> </w:t>
        </w:r>
      </w:ins>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8218" w:author="PR Preview" w:date="2026-01-01T00:00:00Z">
        <w:r>
          <w:t xml:space="preserve"> </w:t>
        </w:r>
      </w:ins>
      <w:ins w:id="8219" w:author="PR Preview" w:date="2026-01-01T00:00:00Z">
        <w:r>
          <w:t xml:space="preserve">(</w:t>
        </w:r>
      </w:ins>
      <w:hyperlink w:anchor="exm-pd-gram">
        <w:ins w:id="8220" w:author="PR Preview" w:date="2026-01-01T00:00:00Z">
          <w:r>
            <w:rPr>
              <w:rStyle w:val="Hyperlink"/>
            </w:rPr>
            <w:t xml:space="preserve">Example 194</w:t>
          </w:r>
        </w:ins>
      </w:hyperlink>
      <w:ins w:id="8221" w:author="PR Preview" w:date="2026-01-01T00:00:00Z">
        <w:r>
          <w:t xml:space="preserve">),</w:t>
        </w:r>
      </w:ins>
      <w:ins w:id="8222" w:author="PR Preview" w:date="2026-01-01T00:00:00Z">
        <w:r>
          <w:t xml:space="preserve"> </w:t>
        </w:r>
      </w:ins>
      <w:ins w:id="8223" w:author="PR Preview" w:date="2026-01-01T00:00:00Z">
        <w:r>
          <w:t xml:space="preserve">part 2 gives that</w:t>
        </w:r>
      </w:ins>
      <w:ins w:id="8224"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8225" w:author="PR Preview" w:date="2026-01-01T00:00:00Z">
        <w:r>
          <w:t xml:space="preserve"> </w:t>
        </w:r>
      </w:ins>
      <w:ins w:id="8226" w:author="PR Preview" w:date="2026-01-01T00:00:00Z">
        <w:r>
          <w:t xml:space="preserve">is positive definite.</w:t>
        </w:r>
      </w:ins>
    </w:p>
    <w:p>
      <w:pPr>
        <w:pStyle w:val="Compact"/>
        <w:numPr>
          <w:ilvl w:val="0"/>
          <w:numId w:val="1105"/>
        </w:numPr>
      </w:pPr>
      <w:ins w:id="8227" w:author="PR Preview" w:date="2026-01-01T00:00:00Z">
        <w:r>
          <w:t xml:space="preserve">An aside beyond part 2:</w:t>
        </w:r>
      </w:ins>
      <w:ins w:id="8228"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229" w:author="PR Preview" w:date="2026-01-01T00:00:00Z">
        <w:r>
          <w:t xml:space="preserve"> </w:t>
        </w:r>
      </w:ins>
      <w:ins w:id="8230" w:author="PR Preview" w:date="2026-01-01T00:00:00Z">
        <w:r>
          <w:t xml:space="preserve">is positive definite plus positive semidefinite;</w:t>
        </w:r>
      </w:ins>
      <w:ins w:id="8231" w:author="PR Preview" w:date="2026-01-01T00:00:00Z">
        <w:r>
          <w:t xml:space="preserve"> </w:t>
        </w:r>
      </w:ins>
      <w:ins w:id="8232" w:author="PR Preview" w:date="2026-01-01T00:00:00Z">
        <w:r>
          <w:t xml:space="preserve">its quadratic form is</w:t>
        </w:r>
      </w:ins>
      <w:ins w:id="8233"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8234" w:author="PR Preview" w:date="2026-01-01T00:00:00Z">
        <w:r>
          <w:t xml:space="preserve"> </w:t>
        </w:r>
      </w:ins>
      <w:ins w:id="8235" w:author="PR Preview" w:date="2026-01-01T00:00:00Z">
        <w:r>
          <w:t xml:space="preserve">for</w:t>
        </w:r>
      </w:ins>
      <w:ins w:id="8236" w:author="PR Preview" w:date="2026-01-01T00:00:00Z">
        <w:r>
          <w:t xml:space="preserve"> </w:t>
        </w:r>
      </w:ins>
      <m:oMath>
        <m:acc>
          <m:accPr>
            <m:chr m:val="̃"/>
          </m:accPr>
          <m:e>
            <m:r>
              <m:t>x</m:t>
            </m:r>
          </m:e>
        </m:acc>
        <m:r>
          <m:rPr>
            <m:sty m:val="p"/>
          </m:rPr>
          <m:t>≠</m:t>
        </m:r>
        <m:acc>
          <m:accPr>
            <m:chr m:val="̃"/>
          </m:accPr>
          <m:e>
            <m:r>
              <m:t>0</m:t>
            </m:r>
          </m:e>
        </m:acc>
      </m:oMath>
      <w:ins w:id="8237" w:author="PR Preview" w:date="2026-01-01T00:00:00Z">
        <w:r>
          <w:t xml:space="preserve">,</w:t>
        </w:r>
      </w:ins>
      <w:ins w:id="8238" w:author="PR Preview" w:date="2026-01-01T00:00:00Z">
        <w:r>
          <w:t xml:space="preserve"> </w:t>
        </w:r>
      </w:ins>
      <w:ins w:id="8239" w:author="PR Preview" w:date="2026-01-01T00:00:00Z">
        <w:r>
          <w:t xml:space="preserve">so it is positive definite, in line with its eigenvalues</w:t>
        </w:r>
      </w:ins>
      <w:ins w:id="8240" w:author="PR Preview" w:date="2026-01-01T00:00:00Z">
        <w:r>
          <w:t xml:space="preserve"> </w:t>
        </w:r>
      </w:ins>
      <m:oMath>
        <m:r>
          <m:t>3</m:t>
        </m:r>
      </m:oMath>
      <w:ins w:id="8241" w:author="PR Preview" w:date="2026-01-01T00:00:00Z">
        <w:r>
          <w:t xml:space="preserve"> </w:t>
        </w:r>
      </w:ins>
      <w:ins w:id="8242" w:author="PR Preview" w:date="2026-01-01T00:00:00Z">
        <w:r>
          <w:t xml:space="preserve">and</w:t>
        </w:r>
      </w:ins>
      <w:ins w:id="8243" w:author="PR Preview" w:date="2026-01-01T00:00:00Z">
        <w:r>
          <w:t xml:space="preserve"> </w:t>
        </w:r>
      </w:ins>
      <m:oMath>
        <m:r>
          <m:t>1</m:t>
        </m:r>
      </m:oMath>
      <w:ins w:id="8244" w:author="PR Preview" w:date="2026-01-01T00:00:00Z">
        <w:r>
          <w:t xml:space="preserve"> </w:t>
        </w:r>
      </w:ins>
      <w:ins w:id="8245" w:author="PR Preview" w:date="2026-01-01T00:00:00Z">
        <w:r>
          <w:t xml:space="preserve">(</w:t>
        </w:r>
      </w:ins>
      <w:hyperlink w:anchor="exm-eigenvalue">
        <w:ins w:id="8246" w:author="PR Preview" w:date="2026-01-01T00:00:00Z">
          <w:r>
            <w:rPr>
              <w:rStyle w:val="Hyperlink"/>
            </w:rPr>
            <w:t xml:space="preserve">Example 135</w:t>
          </w:r>
        </w:ins>
      </w:hyperlink>
      <w:ins w:id="8247" w:author="PR Preview" w:date="2026-01-01T00:00:00Z">
        <w:r>
          <w:t xml:space="preserve">).</w:t>
        </w:r>
      </w:ins>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del w:id="8248" w:author="PR Preview" w:date="2026-01-01T00:00:00Z">
        <w:r>
          <w:rPr>
            <w:b/>
            <w:bCs/>
          </w:rPr>
          <w:delText xml:space="preserve">Example 195 (Cutting a</w:delText>
        </w:r>
      </w:del>
      <w:del w:id="8249" w:author="PR Preview" w:date="2026-01-01T00:00:00Z">
        <w:r>
          <w:rPr>
            <w:b/>
            <w:bCs/>
          </w:rPr>
          <w:delText xml:space="preserve"> </w:delText>
        </w:r>
      </w:del>
      <m:oMath>
        <m:r>
          <m:t>3</m:t>
        </m:r>
        <m:r>
          <m:rPr>
            <m:sty m:val="p"/>
          </m:rPr>
          <m:t>×</m:t>
        </m:r>
        <m:r>
          <m:t>3</m:t>
        </m:r>
      </m:oMath>
      <w:del w:id="8250" w:author="PR Preview" w:date="2026-01-01T00:00:00Z">
        <w:r>
          <w:rPr>
            <w:b/>
            <w:bCs/>
          </w:rPr>
          <w:delText xml:space="preserve"> </w:delText>
        </w:r>
      </w:del>
      <w:del w:id="8251" w:author="PR Preview" w:date="2026-01-01T00:00:00Z">
        <w:r>
          <w:rPr>
            <w:b/>
            <w:bCs/>
          </w:rPr>
          <w:delText xml:space="preserve">matrix into blocks)</w:delText>
        </w:r>
      </w:del>
      <w:del w:id="8252" w:author="PR Preview" w:date="2026-01-01T00:00:00Z">
        <w:r>
          <w:delText xml:space="preserve"> </w:delText>
        </w:r>
      </w:del>
      <w:del w:id="8253" w:author="PR Preview" w:date="2026-01-01T00:00:00Z">
        <w:r>
          <w:delText xml:space="preserve">With</w:delText>
        </w:r>
      </w:del>
      <w:del w:id="8254" w:author="PR Preview" w:date="2026-01-01T00:00:00Z">
        <w:r>
          <w:delText xml:space="preserve"> </w:delText>
        </w:r>
      </w:del>
      <m:oMath>
        <m:r>
          <m:t>k</m:t>
        </m:r>
        <m:r>
          <m:rPr>
            <m:sty m:val="p"/>
          </m:rPr>
          <m:t>=</m:t>
        </m:r>
        <m:r>
          <m:t>l</m:t>
        </m:r>
        <m:r>
          <m:rPr>
            <m:sty m:val="p"/>
          </m:rPr>
          <m:t>=</m:t>
        </m:r>
        <m:r>
          <m:t>1</m:t>
        </m:r>
      </m:oMath>
      <w:del w:id="8255" w:author="PR Preview" w:date="2026-01-01T00:00:00Z">
        <w:r>
          <w:delText xml:space="preserve">,</w:delText>
        </w:r>
      </w:del>
    </w:p>
    <w:p>
      <w:pPr>
        <w:pStyle w:val="BodyText"/>
      </w:pPr>
      <w:ins w:id="8256" w:author="PR Preview" w:date="2026-01-01T00:00:00Z">
        <w:r>
          <w:rPr>
            <w:b/>
            <w:bCs/>
          </w:rPr>
          <w:t xml:space="preserve">Example 196 (Cutting a</w:t>
        </w:r>
      </w:ins>
      <w:ins w:id="8257" w:author="PR Preview" w:date="2026-01-01T00:00:00Z">
        <w:r>
          <w:rPr>
            <w:b/>
            <w:bCs/>
          </w:rPr>
          <w:t xml:space="preserve"> </w:t>
        </w:r>
      </w:ins>
      <m:oMath>
        <m:r>
          <m:t>3</m:t>
        </m:r>
        <m:r>
          <m:rPr>
            <m:sty m:val="p"/>
          </m:rPr>
          <m:t>×</m:t>
        </m:r>
        <m:r>
          <m:t>3</m:t>
        </m:r>
      </m:oMath>
      <w:ins w:id="8258" w:author="PR Preview" w:date="2026-01-01T00:00:00Z">
        <w:r>
          <w:rPr>
            <w:b/>
            <w:bCs/>
          </w:rPr>
          <w:t xml:space="preserve"> </w:t>
        </w:r>
      </w:ins>
      <w:ins w:id="8259" w:author="PR Preview" w:date="2026-01-01T00:00:00Z">
        <w:r>
          <w:rPr>
            <w:b/>
            <w:bCs/>
          </w:rPr>
          <w:t xml:space="preserve">matrix into blocks)</w:t>
        </w:r>
      </w:ins>
      <w:ins w:id="8260" w:author="PR Preview" w:date="2026-01-01T00:00:00Z">
        <w:r>
          <w:t xml:space="preserve"> </w:t>
        </w:r>
      </w:ins>
      <w:ins w:id="8261" w:author="PR Preview" w:date="2026-01-01T00:00:00Z">
        <w:r>
          <w:t xml:space="preserve">With</w:t>
        </w:r>
      </w:ins>
      <w:ins w:id="8262" w:author="PR Preview" w:date="2026-01-01T00:00:00Z">
        <w:r>
          <w:t xml:space="preserve"> </w:t>
        </w:r>
      </w:ins>
      <m:oMath>
        <m:r>
          <m:t>k</m:t>
        </m:r>
        <m:r>
          <m:rPr>
            <m:sty m:val="p"/>
          </m:rPr>
          <m:t>=</m:t>
        </m:r>
        <m:r>
          <m:t>l</m:t>
        </m:r>
        <m:r>
          <m:rPr>
            <m:sty m:val="p"/>
          </m:rPr>
          <m:t>=</m:t>
        </m:r>
        <m:r>
          <m:t>1</m:t>
        </m:r>
      </m:oMath>
      <w:ins w:id="8263"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del w:id="8264" w:author="PR Preview" w:date="2026-01-01T00:00:00Z">
        <w:r>
          <w:rPr>
            <w:b/>
            <w:bCs/>
          </w:rPr>
          <w:delText xml:space="preserve">Theorem 108 (Leading blocks of a positive definite matrix are positive definite)</w:delText>
        </w:r>
      </w:del>
      <w:del w:id="8265" w:author="PR Preview" w:date="2026-01-01T00:00:00Z">
        <w:r>
          <w:delText xml:space="preserve"> </w:delText>
        </w:r>
      </w:del>
      <w:del w:id="8266" w:author="PR Preview" w:date="2026-01-01T00:00:00Z">
        <w:r>
          <w:delText xml:space="preserve">Let</w:delText>
        </w:r>
      </w:del>
      <w:del w:id="8267" w:author="PR Preview" w:date="2026-01-01T00:00:00Z">
        <w:r>
          <w:delText xml:space="preserve"> </w:delText>
        </w:r>
      </w:del>
      <m:oMath>
        <m:r>
          <m:rPr>
            <m:sty m:val="bi"/>
          </m:rPr>
          <m:t>X</m:t>
        </m:r>
      </m:oMath>
      <w:del w:id="8268" w:author="PR Preview" w:date="2026-01-01T00:00:00Z">
        <w:r>
          <w:delText xml:space="preserve"> </w:delText>
        </w:r>
      </w:del>
      <w:del w:id="8269" w:author="PR Preview" w:date="2026-01-01T00:00:00Z">
        <w:r>
          <w:delText xml:space="preserve">be a</w:delText>
        </w:r>
      </w:del>
      <w:del w:id="8270" w:author="PR Preview" w:date="2026-01-01T00:00:00Z">
        <w:r>
          <w:delText xml:space="preserve"> </w:delText>
        </w:r>
      </w:del>
      <m:oMath>
        <m:r>
          <m:t>p</m:t>
        </m:r>
        <m:r>
          <m:rPr>
            <m:sty m:val="p"/>
          </m:rPr>
          <m:t>×</m:t>
        </m:r>
        <m:r>
          <m:t>p</m:t>
        </m:r>
      </m:oMath>
      <w:del w:id="8271" w:author="PR Preview" w:date="2026-01-01T00:00:00Z">
        <w:r>
          <w:delText xml:space="preserve"> </w:delText>
        </w:r>
      </w:del>
      <w:del w:id="8272" w:author="PR Preview" w:date="2026-01-01T00:00:00Z">
        <w:r>
          <w:delText xml:space="preserve">positive definite matrix (</w:delText>
        </w:r>
      </w:del>
      <w:hyperlink w:anchor="def-positive-definite">
        <w:del w:id="8273" w:author="PR Preview" w:date="2026-01-01T00:00:00Z">
          <w:r>
            <w:rPr>
              <w:rStyle w:val="Hyperlink"/>
            </w:rPr>
            <w:delText xml:space="preserve">Definition 86</w:delText>
          </w:r>
        </w:del>
      </w:hyperlink>
      <w:del w:id="8274" w:author="PR Preview" w:date="2026-01-01T00:00:00Z">
        <w:r>
          <w:delText xml:space="preserve">),</w:delText>
        </w:r>
      </w:del>
      <w:del w:id="8275" w:author="PR Preview" w:date="2026-01-01T00:00:00Z">
        <w:r>
          <w:delText xml:space="preserve"> </w:delText>
        </w:r>
      </w:del>
      <w:del w:id="8276" w:author="PR Preview" w:date="2026-01-01T00:00:00Z">
        <w:r>
          <w:delText xml:space="preserve">and for</w:delText>
        </w:r>
      </w:del>
      <w:del w:id="8277" w:author="PR Preview" w:date="2026-01-01T00:00:00Z">
        <w:r>
          <w:delText xml:space="preserve"> </w:delText>
        </w:r>
      </w:del>
      <m:oMath>
        <m:r>
          <m:t>1</m:t>
        </m:r>
        <m:r>
          <m:rPr>
            <m:sty m:val="p"/>
          </m:rPr>
          <m:t>≤</m:t>
        </m:r>
        <m:r>
          <m:t>k</m:t>
        </m:r>
        <m:r>
          <m:rPr>
            <m:sty m:val="p"/>
          </m:rPr>
          <m:t>≤</m:t>
        </m:r>
        <m:r>
          <m:t>p</m:t>
        </m:r>
      </m:oMath>
      <w:del w:id="8278" w:author="PR Preview" w:date="2026-01-01T00:00:00Z">
        <w:r>
          <w:delText xml:space="preserve"> </w:delText>
        </w:r>
      </w:del>
      <w:del w:id="8279" w:author="PR Preview" w:date="2026-01-01T00:00:00Z">
        <w:r>
          <w:delText xml:space="preserve">let</w:delText>
        </w:r>
      </w:del>
      <w:del w:id="8280" w:author="PR Preview" w:date="2026-01-01T00:00:00Z">
        <w:r>
          <w:delText xml:space="preserve"> </w:delText>
        </w:r>
      </w:del>
      <m:oMath>
        <m:sSub>
          <m:e>
            <m:r>
              <m:rPr>
                <m:sty m:val="bi"/>
              </m:rPr>
              <m:t>X</m:t>
            </m:r>
          </m:e>
          <m:sub>
            <m:r>
              <m:t>k</m:t>
            </m:r>
          </m:sub>
        </m:sSub>
      </m:oMath>
      <w:del w:id="8281" w:author="PR Preview" w:date="2026-01-01T00:00:00Z">
        <w:r>
          <w:delText xml:space="preserve"> </w:delText>
        </w:r>
      </w:del>
      <w:del w:id="8282" w:author="PR Preview" w:date="2026-01-01T00:00:00Z">
        <w:r>
          <w:delText xml:space="preserve">be its leading</w:delText>
        </w:r>
      </w:del>
      <w:del w:id="8283" w:author="PR Preview" w:date="2026-01-01T00:00:00Z">
        <w:r>
          <w:delText xml:space="preserve"> </w:delText>
        </w:r>
      </w:del>
      <m:oMath>
        <m:r>
          <m:t>k</m:t>
        </m:r>
        <m:r>
          <m:rPr>
            <m:sty m:val="p"/>
          </m:rPr>
          <m:t>×</m:t>
        </m:r>
        <m:r>
          <m:t>k</m:t>
        </m:r>
      </m:oMath>
      <w:del w:id="8284" w:author="PR Preview" w:date="2026-01-01T00:00:00Z">
        <w:r>
          <w:delText xml:space="preserve"> </w:delText>
        </w:r>
      </w:del>
      <w:del w:id="8285" w:author="PR Preview" w:date="2026-01-01T00:00:00Z">
        <w:r>
          <w:delText xml:space="preserve">block (</w:delText>
        </w:r>
      </w:del>
      <w:hyperlink w:anchor="def-block-matrix">
        <w:del w:id="8286" w:author="PR Preview" w:date="2026-01-01T00:00:00Z">
          <w:r>
            <w:rPr>
              <w:rStyle w:val="Hyperlink"/>
            </w:rPr>
            <w:delText xml:space="preserve">Definition 101</w:delText>
          </w:r>
        </w:del>
      </w:hyperlink>
      <w:del w:id="8287" w:author="PR Preview" w:date="2026-01-01T00:00:00Z">
        <w:r>
          <w:delText xml:space="preserve">),</w:delText>
        </w:r>
      </w:del>
      <w:del w:id="8288" w:author="PR Preview" w:date="2026-01-01T00:00:00Z">
        <w:r>
          <w:delText xml:space="preserve"> </w:delText>
        </w:r>
      </w:del>
      <w:del w:id="8289" w:author="PR Preview" w:date="2026-01-01T00:00:00Z">
        <w:r>
          <w:delText xml:space="preserve">with entries</w:delText>
        </w:r>
      </w:del>
      <w:del w:id="8290" w:author="PR Preview" w:date="2026-01-01T00:00:00Z">
        <w:r>
          <w:delText xml:space="preserve"> </w:delText>
        </w:r>
      </w:del>
      <m:oMath>
        <m:sSub>
          <m:e>
            <m:r>
              <m:t>x</m:t>
            </m:r>
          </m:e>
          <m:sub>
            <m:r>
              <m:t>i</m:t>
            </m:r>
            <m:r>
              <m:t>j</m:t>
            </m:r>
          </m:sub>
        </m:sSub>
      </m:oMath>
      <w:del w:id="8291" w:author="PR Preview" w:date="2026-01-01T00:00:00Z">
        <w:r>
          <w:delText xml:space="preserve"> </w:delText>
        </w:r>
      </w:del>
      <w:del w:id="8292" w:author="PR Preview" w:date="2026-01-01T00:00:00Z">
        <w:r>
          <w:delText xml:space="preserve">for</w:delText>
        </w:r>
      </w:del>
      <w:del w:id="8293" w:author="PR Preview" w:date="2026-01-01T00:00:00Z">
        <w:r>
          <w:delText xml:space="preserve"> </w:delText>
        </w:r>
      </w:del>
      <m:oMath>
        <m:r>
          <m:t>i</m:t>
        </m:r>
        <m:r>
          <m:rPr>
            <m:sty m:val="p"/>
          </m:rPr>
          <m:t>,</m:t>
        </m:r>
        <m:r>
          <m:t>j</m:t>
        </m:r>
        <m:r>
          <m:rPr>
            <m:sty m:val="p"/>
          </m:rPr>
          <m:t>≤</m:t>
        </m:r>
        <m:r>
          <m:t>k</m:t>
        </m:r>
      </m:oMath>
      <w:del w:id="8294" w:author="PR Preview" w:date="2026-01-01T00:00:00Z">
        <w:r>
          <w:delText xml:space="preserve">.</w:delText>
        </w:r>
      </w:del>
      <w:del w:id="8295" w:author="PR Preview" w:date="2026-01-01T00:00:00Z">
        <w:r>
          <w:delText xml:space="preserve"> </w:delText>
        </w:r>
      </w:del>
      <w:del w:id="8296" w:author="PR Preview" w:date="2026-01-01T00:00:00Z">
        <w:r>
          <w:delText xml:space="preserve">Then</w:delText>
        </w:r>
      </w:del>
      <w:del w:id="8297" w:author="PR Preview" w:date="2026-01-01T00:00:00Z">
        <w:r>
          <w:delText xml:space="preserve"> </w:delText>
        </w:r>
      </w:del>
      <m:oMath>
        <m:sSub>
          <m:e>
            <m:r>
              <m:rPr>
                <m:sty m:val="bi"/>
              </m:rPr>
              <m:t>X</m:t>
            </m:r>
          </m:e>
          <m:sub>
            <m:r>
              <m:t>k</m:t>
            </m:r>
          </m:sub>
        </m:sSub>
      </m:oMath>
      <w:del w:id="8298" w:author="PR Preview" w:date="2026-01-01T00:00:00Z">
        <w:r>
          <w:delText xml:space="preserve"> </w:delText>
        </w:r>
      </w:del>
      <w:del w:id="8299" w:author="PR Preview" w:date="2026-01-01T00:00:00Z">
        <w:r>
          <w:delText xml:space="preserve">is positive definite.</w:delText>
        </w:r>
      </w:del>
      <w:del w:id="8300" w:author="PR Preview" w:date="2026-01-01T00:00:00Z">
        <w:r>
          <w:delText xml:space="preserve"> </w:delText>
        </w:r>
      </w:del>
      <w:del w:id="8301" w:author="PR Preview" w:date="2026-01-01T00:00:00Z">
        <w:r>
          <w:delText xml:space="preserve">Also, every diagonal entry of a positive definite matrix is positive.</w:delText>
        </w:r>
      </w:del>
    </w:p>
    <w:p>
      <w:pPr>
        <w:pStyle w:val="BodyText"/>
      </w:pPr>
      <w:ins w:id="8302" w:author="PR Preview" w:date="2026-01-01T00:00:00Z">
        <w:r>
          <w:rPr>
            <w:b/>
            <w:bCs/>
          </w:rPr>
          <w:t xml:space="preserve">Theorem 109 (Leading blocks of a positive definite matrix are positive definite)</w:t>
        </w:r>
      </w:ins>
      <w:ins w:id="8303" w:author="PR Preview" w:date="2026-01-01T00:00:00Z">
        <w:r>
          <w:t xml:space="preserve"> </w:t>
        </w:r>
      </w:ins>
      <w:ins w:id="8304" w:author="PR Preview" w:date="2026-01-01T00:00:00Z">
        <w:r>
          <w:t xml:space="preserve">Let</w:t>
        </w:r>
      </w:ins>
      <w:ins w:id="8305" w:author="PR Preview" w:date="2026-01-01T00:00:00Z">
        <w:r>
          <w:t xml:space="preserve"> </w:t>
        </w:r>
      </w:ins>
      <m:oMath>
        <m:r>
          <m:rPr>
            <m:sty m:val="bi"/>
          </m:rPr>
          <m:t>X</m:t>
        </m:r>
      </m:oMath>
      <w:ins w:id="8306" w:author="PR Preview" w:date="2026-01-01T00:00:00Z">
        <w:r>
          <w:t xml:space="preserve"> </w:t>
        </w:r>
      </w:ins>
      <w:ins w:id="8307" w:author="PR Preview" w:date="2026-01-01T00:00:00Z">
        <w:r>
          <w:t xml:space="preserve">be a</w:t>
        </w:r>
      </w:ins>
      <w:ins w:id="8308" w:author="PR Preview" w:date="2026-01-01T00:00:00Z">
        <w:r>
          <w:t xml:space="preserve"> </w:t>
        </w:r>
      </w:ins>
      <m:oMath>
        <m:r>
          <m:t>p</m:t>
        </m:r>
        <m:r>
          <m:rPr>
            <m:sty m:val="p"/>
          </m:rPr>
          <m:t>×</m:t>
        </m:r>
        <m:r>
          <m:t>p</m:t>
        </m:r>
      </m:oMath>
      <w:ins w:id="8309" w:author="PR Preview" w:date="2026-01-01T00:00:00Z">
        <w:r>
          <w:t xml:space="preserve"> </w:t>
        </w:r>
      </w:ins>
      <w:ins w:id="8310" w:author="PR Preview" w:date="2026-01-01T00:00:00Z">
        <w:r>
          <w:t xml:space="preserve">positive definite matrix (</w:t>
        </w:r>
      </w:ins>
      <w:hyperlink w:anchor="def-positive-definite">
        <w:ins w:id="8311" w:author="PR Preview" w:date="2026-01-01T00:00:00Z">
          <w:r>
            <w:rPr>
              <w:rStyle w:val="Hyperlink"/>
            </w:rPr>
            <w:t xml:space="preserve">Definition 86</w:t>
          </w:r>
        </w:ins>
      </w:hyperlink>
      <w:ins w:id="8312" w:author="PR Preview" w:date="2026-01-01T00:00:00Z">
        <w:r>
          <w:t xml:space="preserve">),</w:t>
        </w:r>
      </w:ins>
      <w:ins w:id="8313" w:author="PR Preview" w:date="2026-01-01T00:00:00Z">
        <w:r>
          <w:t xml:space="preserve"> </w:t>
        </w:r>
      </w:ins>
      <w:ins w:id="8314" w:author="PR Preview" w:date="2026-01-01T00:00:00Z">
        <w:r>
          <w:t xml:space="preserve">and for</w:t>
        </w:r>
      </w:ins>
      <w:ins w:id="8315" w:author="PR Preview" w:date="2026-01-01T00:00:00Z">
        <w:r>
          <w:t xml:space="preserve"> </w:t>
        </w:r>
      </w:ins>
      <m:oMath>
        <m:r>
          <m:t>1</m:t>
        </m:r>
        <m:r>
          <m:rPr>
            <m:sty m:val="p"/>
          </m:rPr>
          <m:t>≤</m:t>
        </m:r>
        <m:r>
          <m:t>k</m:t>
        </m:r>
        <m:r>
          <m:rPr>
            <m:sty m:val="p"/>
          </m:rPr>
          <m:t>≤</m:t>
        </m:r>
        <m:r>
          <m:t>p</m:t>
        </m:r>
      </m:oMath>
      <w:ins w:id="8316" w:author="PR Preview" w:date="2026-01-01T00:00:00Z">
        <w:r>
          <w:t xml:space="preserve"> </w:t>
        </w:r>
      </w:ins>
      <w:ins w:id="8317" w:author="PR Preview" w:date="2026-01-01T00:00:00Z">
        <w:r>
          <w:t xml:space="preserve">let</w:t>
        </w:r>
      </w:ins>
      <w:ins w:id="8318" w:author="PR Preview" w:date="2026-01-01T00:00:00Z">
        <w:r>
          <w:t xml:space="preserve"> </w:t>
        </w:r>
      </w:ins>
      <m:oMath>
        <m:sSub>
          <m:e>
            <m:r>
              <m:rPr>
                <m:sty m:val="bi"/>
              </m:rPr>
              <m:t>X</m:t>
            </m:r>
          </m:e>
          <m:sub>
            <m:r>
              <m:t>k</m:t>
            </m:r>
          </m:sub>
        </m:sSub>
      </m:oMath>
      <w:ins w:id="8319" w:author="PR Preview" w:date="2026-01-01T00:00:00Z">
        <w:r>
          <w:t xml:space="preserve"> </w:t>
        </w:r>
      </w:ins>
      <w:ins w:id="8320" w:author="PR Preview" w:date="2026-01-01T00:00:00Z">
        <w:r>
          <w:t xml:space="preserve">be its leading</w:t>
        </w:r>
      </w:ins>
      <w:ins w:id="8321" w:author="PR Preview" w:date="2026-01-01T00:00:00Z">
        <w:r>
          <w:t xml:space="preserve"> </w:t>
        </w:r>
      </w:ins>
      <m:oMath>
        <m:r>
          <m:t>k</m:t>
        </m:r>
        <m:r>
          <m:rPr>
            <m:sty m:val="p"/>
          </m:rPr>
          <m:t>×</m:t>
        </m:r>
        <m:r>
          <m:t>k</m:t>
        </m:r>
      </m:oMath>
      <w:ins w:id="8322" w:author="PR Preview" w:date="2026-01-01T00:00:00Z">
        <w:r>
          <w:t xml:space="preserve"> </w:t>
        </w:r>
      </w:ins>
      <w:ins w:id="8323" w:author="PR Preview" w:date="2026-01-01T00:00:00Z">
        <w:r>
          <w:t xml:space="preserve">block (</w:t>
        </w:r>
      </w:ins>
      <w:hyperlink w:anchor="def-block-matrix">
        <w:ins w:id="8324" w:author="PR Preview" w:date="2026-01-01T00:00:00Z">
          <w:r>
            <w:rPr>
              <w:rStyle w:val="Hyperlink"/>
            </w:rPr>
            <w:t xml:space="preserve">Definition 101</w:t>
          </w:r>
        </w:ins>
      </w:hyperlink>
      <w:ins w:id="8325" w:author="PR Preview" w:date="2026-01-01T00:00:00Z">
        <w:r>
          <w:t xml:space="preserve">),</w:t>
        </w:r>
      </w:ins>
      <w:ins w:id="8326" w:author="PR Preview" w:date="2026-01-01T00:00:00Z">
        <w:r>
          <w:t xml:space="preserve"> </w:t>
        </w:r>
      </w:ins>
      <w:ins w:id="8327" w:author="PR Preview" w:date="2026-01-01T00:00:00Z">
        <w:r>
          <w:t xml:space="preserve">with entries</w:t>
        </w:r>
      </w:ins>
      <w:ins w:id="8328" w:author="PR Preview" w:date="2026-01-01T00:00:00Z">
        <w:r>
          <w:t xml:space="preserve"> </w:t>
        </w:r>
      </w:ins>
      <m:oMath>
        <m:sSub>
          <m:e>
            <m:r>
              <m:t>x</m:t>
            </m:r>
          </m:e>
          <m:sub>
            <m:r>
              <m:t>i</m:t>
            </m:r>
            <m:r>
              <m:t>j</m:t>
            </m:r>
          </m:sub>
        </m:sSub>
      </m:oMath>
      <w:ins w:id="8329" w:author="PR Preview" w:date="2026-01-01T00:00:00Z">
        <w:r>
          <w:t xml:space="preserve"> </w:t>
        </w:r>
      </w:ins>
      <w:ins w:id="8330" w:author="PR Preview" w:date="2026-01-01T00:00:00Z">
        <w:r>
          <w:t xml:space="preserve">for</w:t>
        </w:r>
      </w:ins>
      <w:ins w:id="8331" w:author="PR Preview" w:date="2026-01-01T00:00:00Z">
        <w:r>
          <w:t xml:space="preserve"> </w:t>
        </w:r>
      </w:ins>
      <m:oMath>
        <m:r>
          <m:t>i</m:t>
        </m:r>
        <m:r>
          <m:rPr>
            <m:sty m:val="p"/>
          </m:rPr>
          <m:t>,</m:t>
        </m:r>
        <m:r>
          <m:t>j</m:t>
        </m:r>
        <m:r>
          <m:rPr>
            <m:sty m:val="p"/>
          </m:rPr>
          <m:t>≤</m:t>
        </m:r>
        <m:r>
          <m:t>k</m:t>
        </m:r>
      </m:oMath>
      <w:ins w:id="8332" w:author="PR Preview" w:date="2026-01-01T00:00:00Z">
        <w:r>
          <w:t xml:space="preserve">.</w:t>
        </w:r>
      </w:ins>
      <w:ins w:id="8333" w:author="PR Preview" w:date="2026-01-01T00:00:00Z">
        <w:r>
          <w:t xml:space="preserve"> </w:t>
        </w:r>
      </w:ins>
      <w:ins w:id="8334" w:author="PR Preview" w:date="2026-01-01T00:00:00Z">
        <w:r>
          <w:t xml:space="preserve">Then</w:t>
        </w:r>
      </w:ins>
      <w:ins w:id="8335" w:author="PR Preview" w:date="2026-01-01T00:00:00Z">
        <w:r>
          <w:t xml:space="preserve"> </w:t>
        </w:r>
      </w:ins>
      <m:oMath>
        <m:sSub>
          <m:e>
            <m:r>
              <m:rPr>
                <m:sty m:val="bi"/>
              </m:rPr>
              <m:t>X</m:t>
            </m:r>
          </m:e>
          <m:sub>
            <m:r>
              <m:t>k</m:t>
            </m:r>
          </m:sub>
        </m:sSub>
      </m:oMath>
      <w:ins w:id="8336" w:author="PR Preview" w:date="2026-01-01T00:00:00Z">
        <w:r>
          <w:t xml:space="preserve"> </w:t>
        </w:r>
      </w:ins>
      <w:ins w:id="8337" w:author="PR Preview" w:date="2026-01-01T00:00:00Z">
        <w:r>
          <w:t xml:space="preserve">is positive definite.</w:t>
        </w:r>
      </w:ins>
      <w:ins w:id="8338" w:author="PR Preview" w:date="2026-01-01T00:00:00Z">
        <w:r>
          <w:t xml:space="preserve"> </w:t>
        </w:r>
      </w:ins>
      <w:ins w:id="8339" w:author="PR Preview" w:date="2026-01-01T00:00:00Z">
        <w:r>
          <w:t xml:space="preserve">Also, every diagonal entry of a positive definite matrix is positive.</w:t>
        </w:r>
      </w:ins>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del w:id="8340" w:author="PR Preview" w:date="2026-01-01T00:00:00Z">
        <w:r>
          <w:rPr>
            <w:b/>
            <w:bCs/>
          </w:rPr>
          <w:delText xml:space="preserve">Example 196 (A quick necessary test)</w:delText>
        </w:r>
      </w:del>
      <w:del w:id="834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342" w:author="PR Preview" w:date="2026-01-01T00:00:00Z">
        <w:r>
          <w:delText xml:space="preserve"> </w:delText>
        </w:r>
      </w:del>
      <w:del w:id="8343" w:author="PR Preview" w:date="2026-01-01T00:00:00Z">
        <w:r>
          <w:delText xml:space="preserve">is positive definite (</w:delText>
        </w:r>
      </w:del>
      <w:hyperlink w:anchor="exm-pd-operations">
        <w:del w:id="8344" w:author="PR Preview" w:date="2026-01-01T00:00:00Z">
          <w:r>
            <w:rPr>
              <w:rStyle w:val="Hyperlink"/>
            </w:rPr>
            <w:delText xml:space="preserve">Example 194</w:delText>
          </w:r>
        </w:del>
      </w:hyperlink>
      <w:del w:id="8345" w:author="PR Preview" w:date="2026-01-01T00:00:00Z">
        <w:r>
          <w:delText xml:space="preserve">),</w:delText>
        </w:r>
      </w:del>
      <w:del w:id="8346" w:author="PR Preview" w:date="2026-01-01T00:00:00Z">
        <w:r>
          <w:delText xml:space="preserve"> </w:delText>
        </w:r>
      </w:del>
      <w:del w:id="8347" w:author="PR Preview" w:date="2026-01-01T00:00:00Z">
        <w:r>
          <w:delText xml:space="preserve">and its diagonal entries</w:delText>
        </w:r>
      </w:del>
      <w:del w:id="8348" w:author="PR Preview" w:date="2026-01-01T00:00:00Z">
        <w:r>
          <w:delText xml:space="preserve"> </w:delText>
        </w:r>
      </w:del>
      <m:oMath>
        <m:r>
          <m:t>2</m:t>
        </m:r>
        <m:r>
          <m:rPr>
            <m:sty m:val="p"/>
          </m:rPr>
          <m:t>,</m:t>
        </m:r>
        <m:r>
          <m:t>2</m:t>
        </m:r>
      </m:oMath>
      <w:del w:id="8349" w:author="PR Preview" w:date="2026-01-01T00:00:00Z">
        <w:r>
          <w:delText xml:space="preserve"> </w:delText>
        </w:r>
      </w:del>
      <w:del w:id="8350" w:author="PR Preview" w:date="2026-01-01T00:00:00Z">
        <w:r>
          <w:delText xml:space="preserve">and its</w:delText>
        </w:r>
      </w:del>
      <w:del w:id="8351" w:author="PR Preview" w:date="2026-01-01T00:00:00Z">
        <w:r>
          <w:delText xml:space="preserve"> </w:delText>
        </w:r>
      </w:del>
      <m:oMath>
        <m:r>
          <m:t>1</m:t>
        </m:r>
        <m:r>
          <m:rPr>
            <m:sty m:val="p"/>
          </m:rPr>
          <m:t>×</m:t>
        </m:r>
        <m:r>
          <m:t>1</m:t>
        </m:r>
      </m:oMath>
      <w:del w:id="8352" w:author="PR Preview" w:date="2026-01-01T00:00:00Z">
        <w:r>
          <w:delText xml:space="preserve"> </w:delText>
        </w:r>
      </w:del>
      <w:del w:id="8353" w:author="PR Preview" w:date="2026-01-01T00:00:00Z">
        <w:r>
          <w:delText xml:space="preserve">leading block</w:delText>
        </w:r>
      </w:del>
      <w:del w:id="8354" w:author="PR Preview" w:date="2026-01-01T00:00:00Z">
        <w:r>
          <w:delText xml:space="preserve"> </w:delText>
        </w:r>
      </w:del>
      <m:oMath>
        <m:r>
          <m:rPr>
            <m:sty m:val="p"/>
          </m:rPr>
          <m:t>[</m:t>
        </m:r>
        <m:r>
          <m:t>2</m:t>
        </m:r>
        <m:r>
          <m:rPr>
            <m:sty m:val="p"/>
          </m:rPr>
          <m:t>]</m:t>
        </m:r>
      </m:oMath>
      <w:del w:id="8355" w:author="PR Preview" w:date="2026-01-01T00:00:00Z">
        <w:r>
          <w:delText xml:space="preserve"> </w:delText>
        </w:r>
      </w:del>
      <w:del w:id="8356" w:author="PR Preview" w:date="2026-01-01T00:00:00Z">
        <w:r>
          <w:delText xml:space="preserve">are positive.</w:delText>
        </w:r>
      </w:del>
      <w:del w:id="8357" w:author="PR Preview" w:date="2026-01-01T00:00:00Z">
        <w:r>
          <w:delText xml:space="preserve"> </w:delText>
        </w:r>
      </w:del>
      <w:del w:id="8358" w:author="PR Preview" w:date="2026-01-01T00:00:00Z">
        <w:r>
          <w:delText xml:space="preserve">The test can only rule matrices out:</w:delText>
        </w:r>
      </w:del>
      <w:del w:id="8359" w:author="PR Preview" w:date="2026-01-01T00:00:00Z">
        <w:r>
          <w:delText xml:space="preserve"> </w:delText>
        </w:r>
      </w:del>
      <m:oMath>
        <m:r>
          <m:rPr>
            <m:sty m:val="p"/>
          </m:rPr>
          <m:t>−</m:t>
        </m:r>
        <m:sSub>
          <m:e>
            <m:r>
              <m:rPr>
                <m:sty m:val="bi"/>
              </m:rPr>
              <m:t>I</m:t>
            </m:r>
          </m:e>
          <m:sub>
            <m:r>
              <m:t>2</m:t>
            </m:r>
          </m:sub>
        </m:sSub>
      </m:oMath>
      <w:del w:id="8360" w:author="PR Preview" w:date="2026-01-01T00:00:00Z">
        <w:r>
          <w:delText xml:space="preserve"> </w:delText>
        </w:r>
      </w:del>
      <w:del w:id="8361" w:author="PR Preview" w:date="2026-01-01T00:00:00Z">
        <w:r>
          <w:delText xml:space="preserve">has negative diagonal entries, so it is not positive definite,</w:delText>
        </w:r>
      </w:del>
      <w:del w:id="8362" w:author="PR Preview" w:date="2026-01-01T00:00:00Z">
        <w:r>
          <w:delText xml:space="preserve"> </w:delText>
        </w:r>
      </w:del>
      <w:del w:id="8363" w:author="PR Preview" w:date="2026-01-01T00:00:00Z">
        <w:r>
          <w:delText xml:space="preserve">even though</w:delText>
        </w:r>
      </w:del>
      <w:del w:id="8364" w:author="PR Preview" w:date="2026-01-01T00:00:00Z">
        <w:r>
          <w:delText xml:space="preserve"> </w:delText>
        </w:r>
      </w:del>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del w:id="8365" w:author="PR Preview" w:date="2026-01-01T00:00:00Z">
        <w:r>
          <w:delText xml:space="preserve"> </w:delText>
        </w:r>
      </w:del>
      <w:del w:id="8366" w:author="PR Preview" w:date="2026-01-01T00:00:00Z">
        <w:r>
          <w:delText xml:space="preserve">(</w:delText>
        </w:r>
      </w:del>
      <w:hyperlink w:anchor="def-determinant">
        <w:del w:id="8367" w:author="PR Preview" w:date="2026-01-01T00:00:00Z">
          <w:r>
            <w:rPr>
              <w:rStyle w:val="Hyperlink"/>
            </w:rPr>
            <w:delText xml:space="preserve">Definition 88</w:delText>
          </w:r>
        </w:del>
      </w:hyperlink>
      <w:del w:id="8368" w:author="PR Preview" w:date="2026-01-01T00:00:00Z">
        <w:r>
          <w:delText xml:space="preserve">);</w:delText>
        </w:r>
      </w:del>
      <w:del w:id="8369" w:author="PR Preview" w:date="2026-01-01T00:00:00Z">
        <w:r>
          <w:delText xml:space="preserve"> </w:delText>
        </w:r>
      </w:del>
      <w:del w:id="8370" w:author="PR Preview" w:date="2026-01-01T00:00:00Z">
        <w:r>
          <w:delText xml:space="preserve">a positive determinant alone does not make a matrix positive definite.</w:delText>
        </w:r>
      </w:del>
      <w:del w:id="8371" w:author="PR Preview" w:date="2026-01-01T00:00:00Z">
        <w:r>
          <w:delText xml:space="preserve"> </w:delText>
        </w:r>
      </w:del>
      <w:del w:id="8372" w:author="PR Preview" w:date="2026-01-01T00:00:00Z">
        <w:r>
          <w:delText xml:space="preserve">And positive diagonal entries are not enough:</w:delText>
        </w:r>
      </w:del>
      <w:del w:id="8373"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374" w:author="PR Preview" w:date="2026-01-01T00:00:00Z">
        <w:r>
          <w:delText xml:space="preserve"> </w:delText>
        </w:r>
      </w:del>
      <w:del w:id="8375" w:author="PR Preview" w:date="2026-01-01T00:00:00Z">
        <w:r>
          <w:delText xml:space="preserve">of</w:delText>
        </w:r>
      </w:del>
      <w:del w:id="8376" w:author="PR Preview" w:date="2026-01-01T00:00:00Z">
        <w:r>
          <w:delText xml:space="preserve"> </w:delText>
        </w:r>
      </w:del>
      <w:hyperlink w:anchor="exm-positive-definite">
        <w:del w:id="8377" w:author="PR Preview" w:date="2026-01-01T00:00:00Z">
          <w:r>
            <w:rPr>
              <w:rStyle w:val="Hyperlink"/>
            </w:rPr>
            <w:delText xml:space="preserve">Example 140</w:delText>
          </w:r>
        </w:del>
      </w:hyperlink>
      <w:del w:id="8378" w:author="PR Preview" w:date="2026-01-01T00:00:00Z">
        <w:r>
          <w:delText xml:space="preserve"> </w:delText>
        </w:r>
      </w:del>
      <w:del w:id="8379" w:author="PR Preview" w:date="2026-01-01T00:00:00Z">
        <w:r>
          <w:delText xml:space="preserve">has them</w:delText>
        </w:r>
      </w:del>
      <w:del w:id="8380" w:author="PR Preview" w:date="2026-01-01T00:00:00Z">
        <w:r>
          <w:delText xml:space="preserve"> </w:delText>
        </w:r>
      </w:del>
      <w:del w:id="8381" w:author="PR Preview" w:date="2026-01-01T00:00:00Z">
        <w:r>
          <w:delText xml:space="preserve">but is not positive definite.</w:delText>
        </w:r>
      </w:del>
    </w:p>
    <w:p>
      <w:pPr>
        <w:pStyle w:val="BodyText"/>
      </w:pPr>
      <w:del w:id="8382" w:author="PR Preview" w:date="2026-01-01T00:00:00Z">
        <w:r>
          <w:rPr>
            <w:b/>
            <w:bCs/>
          </w:rPr>
          <w:delText xml:space="preserve">Theorem 109 (The quadratic form of a block matrix)</w:delText>
        </w:r>
      </w:del>
      <w:del w:id="8383" w:author="PR Preview" w:date="2026-01-01T00:00:00Z">
        <w:r>
          <w:delText xml:space="preserve"> </w:delText>
        </w:r>
      </w:del>
      <w:del w:id="8384" w:author="PR Preview" w:date="2026-01-01T00:00:00Z">
        <w:r>
          <w:delText xml:space="preserve">Let</w:delText>
        </w:r>
      </w:del>
      <w:del w:id="8385" w:author="PR Preview" w:date="2026-01-01T00:00:00Z">
        <w:r>
          <w:delText xml:space="preserve"> </w:delText>
        </w:r>
      </w:del>
      <m:oMath>
        <m:r>
          <m:t>k</m:t>
        </m:r>
        <m:r>
          <m:rPr>
            <m:sty m:val="p"/>
          </m:rPr>
          <m:t>,</m:t>
        </m:r>
        <m:r>
          <m:t>m</m:t>
        </m:r>
        <m:r>
          <m:rPr>
            <m:sty m:val="p"/>
          </m:rPr>
          <m:t>≥</m:t>
        </m:r>
        <m:r>
          <m:t>1</m:t>
        </m:r>
      </m:oMath>
      <w:del w:id="8386" w:author="PR Preview" w:date="2026-01-01T00:00:00Z">
        <w:r>
          <w:delText xml:space="preserve">, let</w:delText>
        </w:r>
      </w:del>
      <w:del w:id="8387" w:author="PR Preview" w:date="2026-01-01T00:00:00Z">
        <w:r>
          <w:delText xml:space="preserve"> </w:delText>
        </w:r>
      </w:del>
      <m:oMath>
        <m:r>
          <m:rPr>
            <m:sty m:val="bi"/>
          </m:rPr>
          <m:t>A</m:t>
        </m:r>
      </m:oMath>
      <w:del w:id="8388" w:author="PR Preview" w:date="2026-01-01T00:00:00Z">
        <w:r>
          <w:delText xml:space="preserve"> </w:delText>
        </w:r>
      </w:del>
      <w:del w:id="8389" w:author="PR Preview" w:date="2026-01-01T00:00:00Z">
        <w:r>
          <w:delText xml:space="preserve">be a symmetric</w:delText>
        </w:r>
      </w:del>
      <w:del w:id="8390" w:author="PR Preview" w:date="2026-01-01T00:00:00Z">
        <w:r>
          <w:delText xml:space="preserve"> </w:delText>
        </w:r>
      </w:del>
      <m:oMath>
        <m:r>
          <m:t>k</m:t>
        </m:r>
        <m:r>
          <m:rPr>
            <m:sty m:val="p"/>
          </m:rPr>
          <m:t>×</m:t>
        </m:r>
        <m:r>
          <m:t>k</m:t>
        </m:r>
      </m:oMath>
      <w:del w:id="8391" w:author="PR Preview" w:date="2026-01-01T00:00:00Z">
        <w:r>
          <w:delText xml:space="preserve"> </w:delText>
        </w:r>
      </w:del>
      <w:del w:id="8392" w:author="PR Preview" w:date="2026-01-01T00:00:00Z">
        <w:r>
          <w:delText xml:space="preserve">matrix,</w:delText>
        </w:r>
      </w:del>
      <w:del w:id="8393" w:author="PR Preview" w:date="2026-01-01T00:00:00Z">
        <w:r>
          <w:delText xml:space="preserve"> </w:delText>
        </w:r>
      </w:del>
      <m:oMath>
        <m:r>
          <m:rPr>
            <m:sty m:val="bi"/>
          </m:rPr>
          <m:t>B</m:t>
        </m:r>
      </m:oMath>
      <w:del w:id="8394" w:author="PR Preview" w:date="2026-01-01T00:00:00Z">
        <w:r>
          <w:delText xml:space="preserve"> </w:delText>
        </w:r>
      </w:del>
      <w:del w:id="8395" w:author="PR Preview" w:date="2026-01-01T00:00:00Z">
        <w:r>
          <w:delText xml:space="preserve">a</w:delText>
        </w:r>
      </w:del>
      <w:del w:id="8396" w:author="PR Preview" w:date="2026-01-01T00:00:00Z">
        <w:r>
          <w:delText xml:space="preserve"> </w:delText>
        </w:r>
      </w:del>
      <m:oMath>
        <m:r>
          <m:t>k</m:t>
        </m:r>
        <m:r>
          <m:rPr>
            <m:sty m:val="p"/>
          </m:rPr>
          <m:t>×</m:t>
        </m:r>
        <m:r>
          <m:t>m</m:t>
        </m:r>
      </m:oMath>
      <w:del w:id="8397" w:author="PR Preview" w:date="2026-01-01T00:00:00Z">
        <w:r>
          <w:delText xml:space="preserve"> </w:delText>
        </w:r>
      </w:del>
      <w:del w:id="8398" w:author="PR Preview" w:date="2026-01-01T00:00:00Z">
        <w:r>
          <w:delText xml:space="preserve">matrix and</w:delText>
        </w:r>
      </w:del>
      <w:del w:id="8399" w:author="PR Preview" w:date="2026-01-01T00:00:00Z">
        <w:r>
          <w:delText xml:space="preserve"> </w:delText>
        </w:r>
      </w:del>
      <m:oMath>
        <m:r>
          <m:rPr>
            <m:sty m:val="bi"/>
          </m:rPr>
          <m:t>C</m:t>
        </m:r>
      </m:oMath>
      <w:del w:id="8400" w:author="PR Preview" w:date="2026-01-01T00:00:00Z">
        <w:r>
          <w:delText xml:space="preserve"> </w:delText>
        </w:r>
      </w:del>
      <w:del w:id="8401" w:author="PR Preview" w:date="2026-01-01T00:00:00Z">
        <w:r>
          <w:delText xml:space="preserve">a symmetric</w:delText>
        </w:r>
      </w:del>
      <w:del w:id="8402" w:author="PR Preview" w:date="2026-01-01T00:00:00Z">
        <w:r>
          <w:delText xml:space="preserve"> </w:delText>
        </w:r>
      </w:del>
      <m:oMath>
        <m:r>
          <m:t>m</m:t>
        </m:r>
        <m:r>
          <m:rPr>
            <m:sty m:val="p"/>
          </m:rPr>
          <m:t>×</m:t>
        </m:r>
        <m:r>
          <m:t>m</m:t>
        </m:r>
      </m:oMath>
      <w:del w:id="8403" w:author="PR Preview" w:date="2026-01-01T00:00:00Z">
        <w:r>
          <w:delText xml:space="preserve"> </w:delText>
        </w:r>
      </w:del>
      <w:del w:id="8404" w:author="PR Preview" w:date="2026-01-01T00:00:00Z">
        <w:r>
          <w:delText xml:space="preserve">matrix,</w:delText>
        </w:r>
      </w:del>
      <w:del w:id="8405" w:author="PR Preview" w:date="2026-01-01T00:00:00Z">
        <w:r>
          <w:delText xml:space="preserve"> </w:delText>
        </w:r>
      </w:del>
      <w:del w:id="8406" w:author="PR Preview" w:date="2026-01-01T00:00:00Z">
        <w:r>
          <w:delText xml:space="preserve">and let</w:delText>
        </w:r>
      </w:del>
      <w:del w:id="8407" w:author="PR Preview" w:date="2026-01-01T00:00:00Z">
        <w:r>
          <w:delText xml:space="preserve"> </w:delText>
        </w:r>
      </w:del>
      <m:oMath>
        <m:r>
          <m:rPr>
            <m:sty m:val="bi"/>
          </m:rPr>
          <m:t>X</m:t>
        </m:r>
      </m:oMath>
      <w:del w:id="8408" w:author="PR Preview" w:date="2026-01-01T00:00:00Z">
        <w:r>
          <w:delText xml:space="preserve"> </w:delText>
        </w:r>
      </w:del>
      <w:del w:id="8409" w:author="PR Preview" w:date="2026-01-01T00:00:00Z">
        <w:r>
          <w:delText xml:space="preserve">be the</w:delText>
        </w:r>
      </w:del>
      <w:del w:id="8410"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8411" w:author="PR Preview" w:date="2026-01-01T00:00:00Z">
        <w:r>
          <w:delText xml:space="preserve"> </w:delText>
        </w:r>
      </w:del>
      <w:del w:id="8412" w:author="PR Preview" w:date="2026-01-01T00:00:00Z">
        <w:r>
          <w:delText xml:space="preserve">block matrix (</w:delText>
        </w:r>
      </w:del>
      <w:hyperlink w:anchor="def-block-matrix">
        <w:del w:id="8413" w:author="PR Preview" w:date="2026-01-01T00:00:00Z">
          <w:r>
            <w:rPr>
              <w:rStyle w:val="Hyperlink"/>
            </w:rPr>
            <w:delText xml:space="preserve">Definition 101</w:delText>
          </w:r>
        </w:del>
      </w:hyperlink>
      <w:del w:id="8414" w:author="PR Preview" w:date="2026-01-01T00:00:00Z">
        <w:r>
          <w:delText xml:space="preserve">)</w:delText>
        </w:r>
      </w:del>
    </w:p>
    <w:p>
      <w:pPr>
        <w:pStyle w:val="FirstParagraph"/>
      </w:pPr>
      <w:ins w:id="8415" w:author="PR Preview" w:date="2026-01-01T00:00:00Z">
        <w:r>
          <w:rPr>
            <w:b/>
            <w:bCs/>
          </w:rPr>
          <w:t xml:space="preserve">Example 197 (A quick necessary test)</w:t>
        </w:r>
      </w:ins>
      <w:ins w:id="841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417" w:author="PR Preview" w:date="2026-01-01T00:00:00Z">
        <w:r>
          <w:t xml:space="preserve"> </w:t>
        </w:r>
      </w:ins>
      <w:ins w:id="8418" w:author="PR Preview" w:date="2026-01-01T00:00:00Z">
        <w:r>
          <w:t xml:space="preserve">is positive definite (</w:t>
        </w:r>
      </w:ins>
      <w:hyperlink w:anchor="exm-pd-operations">
        <w:ins w:id="8419" w:author="PR Preview" w:date="2026-01-01T00:00:00Z">
          <w:r>
            <w:rPr>
              <w:rStyle w:val="Hyperlink"/>
            </w:rPr>
            <w:t xml:space="preserve">Example 195</w:t>
          </w:r>
        </w:ins>
      </w:hyperlink>
      <w:ins w:id="8420" w:author="PR Preview" w:date="2026-01-01T00:00:00Z">
        <w:r>
          <w:t xml:space="preserve">),</w:t>
        </w:r>
      </w:ins>
      <w:ins w:id="8421" w:author="PR Preview" w:date="2026-01-01T00:00:00Z">
        <w:r>
          <w:t xml:space="preserve"> </w:t>
        </w:r>
      </w:ins>
      <w:ins w:id="8422" w:author="PR Preview" w:date="2026-01-01T00:00:00Z">
        <w:r>
          <w:t xml:space="preserve">and its diagonal entries</w:t>
        </w:r>
      </w:ins>
      <w:ins w:id="8423" w:author="PR Preview" w:date="2026-01-01T00:00:00Z">
        <w:r>
          <w:t xml:space="preserve"> </w:t>
        </w:r>
      </w:ins>
      <m:oMath>
        <m:r>
          <m:t>2</m:t>
        </m:r>
        <m:r>
          <m:rPr>
            <m:sty m:val="p"/>
          </m:rPr>
          <m:t>,</m:t>
        </m:r>
        <m:r>
          <m:t>2</m:t>
        </m:r>
      </m:oMath>
      <w:ins w:id="8424" w:author="PR Preview" w:date="2026-01-01T00:00:00Z">
        <w:r>
          <w:t xml:space="preserve"> </w:t>
        </w:r>
      </w:ins>
      <w:ins w:id="8425" w:author="PR Preview" w:date="2026-01-01T00:00:00Z">
        <w:r>
          <w:t xml:space="preserve">and its</w:t>
        </w:r>
      </w:ins>
      <w:ins w:id="8426" w:author="PR Preview" w:date="2026-01-01T00:00:00Z">
        <w:r>
          <w:t xml:space="preserve"> </w:t>
        </w:r>
      </w:ins>
      <m:oMath>
        <m:r>
          <m:t>1</m:t>
        </m:r>
        <m:r>
          <m:rPr>
            <m:sty m:val="p"/>
          </m:rPr>
          <m:t>×</m:t>
        </m:r>
        <m:r>
          <m:t>1</m:t>
        </m:r>
      </m:oMath>
      <w:ins w:id="8427" w:author="PR Preview" w:date="2026-01-01T00:00:00Z">
        <w:r>
          <w:t xml:space="preserve"> </w:t>
        </w:r>
      </w:ins>
      <w:ins w:id="8428" w:author="PR Preview" w:date="2026-01-01T00:00:00Z">
        <w:r>
          <w:t xml:space="preserve">leading block</w:t>
        </w:r>
      </w:ins>
      <w:ins w:id="8429" w:author="PR Preview" w:date="2026-01-01T00:00:00Z">
        <w:r>
          <w:t xml:space="preserve"> </w:t>
        </w:r>
      </w:ins>
      <m:oMath>
        <m:r>
          <m:rPr>
            <m:sty m:val="p"/>
          </m:rPr>
          <m:t>[</m:t>
        </m:r>
        <m:r>
          <m:t>2</m:t>
        </m:r>
        <m:r>
          <m:rPr>
            <m:sty m:val="p"/>
          </m:rPr>
          <m:t>]</m:t>
        </m:r>
      </m:oMath>
      <w:ins w:id="8430" w:author="PR Preview" w:date="2026-01-01T00:00:00Z">
        <w:r>
          <w:t xml:space="preserve"> </w:t>
        </w:r>
      </w:ins>
      <w:ins w:id="8431" w:author="PR Preview" w:date="2026-01-01T00:00:00Z">
        <w:r>
          <w:t xml:space="preserve">are positive.</w:t>
        </w:r>
      </w:ins>
      <w:ins w:id="8432" w:author="PR Preview" w:date="2026-01-01T00:00:00Z">
        <w:r>
          <w:t xml:space="preserve"> </w:t>
        </w:r>
      </w:ins>
      <w:ins w:id="8433" w:author="PR Preview" w:date="2026-01-01T00:00:00Z">
        <w:r>
          <w:t xml:space="preserve">The test can only rule matrices out:</w:t>
        </w:r>
      </w:ins>
      <w:ins w:id="8434" w:author="PR Preview" w:date="2026-01-01T00:00:00Z">
        <w:r>
          <w:t xml:space="preserve"> </w:t>
        </w:r>
      </w:ins>
      <m:oMath>
        <m:r>
          <m:rPr>
            <m:sty m:val="p"/>
          </m:rPr>
          <m:t>−</m:t>
        </m:r>
        <m:sSub>
          <m:e>
            <m:r>
              <m:rPr>
                <m:sty m:val="bi"/>
              </m:rPr>
              <m:t>I</m:t>
            </m:r>
          </m:e>
          <m:sub>
            <m:r>
              <m:t>2</m:t>
            </m:r>
          </m:sub>
        </m:sSub>
      </m:oMath>
      <w:ins w:id="8435" w:author="PR Preview" w:date="2026-01-01T00:00:00Z">
        <w:r>
          <w:t xml:space="preserve"> </w:t>
        </w:r>
      </w:ins>
      <w:ins w:id="8436" w:author="PR Preview" w:date="2026-01-01T00:00:00Z">
        <w:r>
          <w:t xml:space="preserve">has negative diagonal entries, so it is not positive definite,</w:t>
        </w:r>
      </w:ins>
      <w:ins w:id="8437" w:author="PR Preview" w:date="2026-01-01T00:00:00Z">
        <w:r>
          <w:t xml:space="preserve"> </w:t>
        </w:r>
      </w:ins>
      <w:ins w:id="8438" w:author="PR Preview" w:date="2026-01-01T00:00:00Z">
        <w:r>
          <w:t xml:space="preserve">even though</w:t>
        </w:r>
      </w:ins>
      <w:ins w:id="8439" w:author="PR Preview" w:date="2026-01-01T00:00:00Z">
        <w:r>
          <w:t xml:space="preserve"> </w:t>
        </w:r>
      </w:ins>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ins w:id="8440" w:author="PR Preview" w:date="2026-01-01T00:00:00Z">
        <w:r>
          <w:t xml:space="preserve"> </w:t>
        </w:r>
      </w:ins>
      <w:ins w:id="8441" w:author="PR Preview" w:date="2026-01-01T00:00:00Z">
        <w:r>
          <w:t xml:space="preserve">(</w:t>
        </w:r>
      </w:ins>
      <w:hyperlink w:anchor="def-determinant">
        <w:ins w:id="8442" w:author="PR Preview" w:date="2026-01-01T00:00:00Z">
          <w:r>
            <w:rPr>
              <w:rStyle w:val="Hyperlink"/>
            </w:rPr>
            <w:t xml:space="preserve">Definition 88</w:t>
          </w:r>
        </w:ins>
      </w:hyperlink>
      <w:ins w:id="8443" w:author="PR Preview" w:date="2026-01-01T00:00:00Z">
        <w:r>
          <w:t xml:space="preserve">);</w:t>
        </w:r>
      </w:ins>
      <w:ins w:id="8444" w:author="PR Preview" w:date="2026-01-01T00:00:00Z">
        <w:r>
          <w:t xml:space="preserve"> </w:t>
        </w:r>
      </w:ins>
      <w:ins w:id="8445" w:author="PR Preview" w:date="2026-01-01T00:00:00Z">
        <w:r>
          <w:t xml:space="preserve">a positive determinant alone does not make a matrix positive definite.</w:t>
        </w:r>
      </w:ins>
      <w:ins w:id="8446" w:author="PR Preview" w:date="2026-01-01T00:00:00Z">
        <w:r>
          <w:t xml:space="preserve"> </w:t>
        </w:r>
      </w:ins>
      <w:ins w:id="8447" w:author="PR Preview" w:date="2026-01-01T00:00:00Z">
        <w:r>
          <w:t xml:space="preserve">And positive diagonal entries are not enough:</w:t>
        </w:r>
      </w:ins>
      <w:ins w:id="8448"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449" w:author="PR Preview" w:date="2026-01-01T00:00:00Z">
        <w:r>
          <w:t xml:space="preserve"> </w:t>
        </w:r>
      </w:ins>
      <w:ins w:id="8450" w:author="PR Preview" w:date="2026-01-01T00:00:00Z">
        <w:r>
          <w:t xml:space="preserve">of</w:t>
        </w:r>
      </w:ins>
      <w:ins w:id="8451" w:author="PR Preview" w:date="2026-01-01T00:00:00Z">
        <w:r>
          <w:t xml:space="preserve"> </w:t>
        </w:r>
      </w:ins>
      <w:hyperlink w:anchor="exm-positive-definite">
        <w:ins w:id="8452" w:author="PR Preview" w:date="2026-01-01T00:00:00Z">
          <w:r>
            <w:rPr>
              <w:rStyle w:val="Hyperlink"/>
            </w:rPr>
            <w:t xml:space="preserve">Example 141</w:t>
          </w:r>
        </w:ins>
      </w:hyperlink>
      <w:ins w:id="8453" w:author="PR Preview" w:date="2026-01-01T00:00:00Z">
        <w:r>
          <w:t xml:space="preserve"> </w:t>
        </w:r>
      </w:ins>
      <w:ins w:id="8454" w:author="PR Preview" w:date="2026-01-01T00:00:00Z">
        <w:r>
          <w:t xml:space="preserve">has them</w:t>
        </w:r>
      </w:ins>
      <w:ins w:id="8455" w:author="PR Preview" w:date="2026-01-01T00:00:00Z">
        <w:r>
          <w:t xml:space="preserve"> </w:t>
        </w:r>
      </w:ins>
      <w:ins w:id="8456" w:author="PR Preview" w:date="2026-01-01T00:00:00Z">
        <w:r>
          <w:t xml:space="preserve">but is not positive definite.</w:t>
        </w:r>
      </w:ins>
    </w:p>
    <w:bookmarkEnd w:id="597"/>
    <w:bookmarkStart w:id="599" w:name="thm-block-quadratic"/>
    <w:p>
      <w:pPr>
        <w:pStyle w:val="BodyText"/>
      </w:pPr>
      <w:ins w:id="8457" w:author="PR Preview" w:date="2026-01-01T00:00:00Z">
        <w:r>
          <w:rPr>
            <w:b/>
            <w:bCs/>
          </w:rPr>
          <w:t xml:space="preserve">Theorem 110 (The quadratic form of a block matrix)</w:t>
        </w:r>
      </w:ins>
      <w:ins w:id="8458" w:author="PR Preview" w:date="2026-01-01T00:00:00Z">
        <w:r>
          <w:t xml:space="preserve"> </w:t>
        </w:r>
      </w:ins>
      <w:ins w:id="8459" w:author="PR Preview" w:date="2026-01-01T00:00:00Z">
        <w:r>
          <w:t xml:space="preserve">Let</w:t>
        </w:r>
      </w:ins>
      <w:ins w:id="8460" w:author="PR Preview" w:date="2026-01-01T00:00:00Z">
        <w:r>
          <w:t xml:space="preserve"> </w:t>
        </w:r>
      </w:ins>
      <m:oMath>
        <m:r>
          <m:t>k</m:t>
        </m:r>
        <m:r>
          <m:rPr>
            <m:sty m:val="p"/>
          </m:rPr>
          <m:t>,</m:t>
        </m:r>
        <m:r>
          <m:t>m</m:t>
        </m:r>
        <m:r>
          <m:rPr>
            <m:sty m:val="p"/>
          </m:rPr>
          <m:t>≥</m:t>
        </m:r>
        <m:r>
          <m:t>1</m:t>
        </m:r>
      </m:oMath>
      <w:ins w:id="8461" w:author="PR Preview" w:date="2026-01-01T00:00:00Z">
        <w:r>
          <w:t xml:space="preserve">, let</w:t>
        </w:r>
      </w:ins>
      <w:ins w:id="8462" w:author="PR Preview" w:date="2026-01-01T00:00:00Z">
        <w:r>
          <w:t xml:space="preserve"> </w:t>
        </w:r>
      </w:ins>
      <m:oMath>
        <m:r>
          <m:rPr>
            <m:sty m:val="bi"/>
          </m:rPr>
          <m:t>A</m:t>
        </m:r>
      </m:oMath>
      <w:ins w:id="8463" w:author="PR Preview" w:date="2026-01-01T00:00:00Z">
        <w:r>
          <w:t xml:space="preserve"> </w:t>
        </w:r>
      </w:ins>
      <w:ins w:id="8464" w:author="PR Preview" w:date="2026-01-01T00:00:00Z">
        <w:r>
          <w:t xml:space="preserve">be a symmetric</w:t>
        </w:r>
      </w:ins>
      <w:ins w:id="8465" w:author="PR Preview" w:date="2026-01-01T00:00:00Z">
        <w:r>
          <w:t xml:space="preserve"> </w:t>
        </w:r>
      </w:ins>
      <m:oMath>
        <m:r>
          <m:t>k</m:t>
        </m:r>
        <m:r>
          <m:rPr>
            <m:sty m:val="p"/>
          </m:rPr>
          <m:t>×</m:t>
        </m:r>
        <m:r>
          <m:t>k</m:t>
        </m:r>
      </m:oMath>
      <w:ins w:id="8466" w:author="PR Preview" w:date="2026-01-01T00:00:00Z">
        <w:r>
          <w:t xml:space="preserve"> </w:t>
        </w:r>
      </w:ins>
      <w:ins w:id="8467" w:author="PR Preview" w:date="2026-01-01T00:00:00Z">
        <w:r>
          <w:t xml:space="preserve">matrix,</w:t>
        </w:r>
      </w:ins>
      <w:ins w:id="8468" w:author="PR Preview" w:date="2026-01-01T00:00:00Z">
        <w:r>
          <w:t xml:space="preserve"> </w:t>
        </w:r>
      </w:ins>
      <m:oMath>
        <m:r>
          <m:rPr>
            <m:sty m:val="bi"/>
          </m:rPr>
          <m:t>B</m:t>
        </m:r>
      </m:oMath>
      <w:ins w:id="8469" w:author="PR Preview" w:date="2026-01-01T00:00:00Z">
        <w:r>
          <w:t xml:space="preserve"> </w:t>
        </w:r>
      </w:ins>
      <w:ins w:id="8470" w:author="PR Preview" w:date="2026-01-01T00:00:00Z">
        <w:r>
          <w:t xml:space="preserve">a</w:t>
        </w:r>
      </w:ins>
      <w:ins w:id="8471" w:author="PR Preview" w:date="2026-01-01T00:00:00Z">
        <w:r>
          <w:t xml:space="preserve"> </w:t>
        </w:r>
      </w:ins>
      <m:oMath>
        <m:r>
          <m:t>k</m:t>
        </m:r>
        <m:r>
          <m:rPr>
            <m:sty m:val="p"/>
          </m:rPr>
          <m:t>×</m:t>
        </m:r>
        <m:r>
          <m:t>m</m:t>
        </m:r>
      </m:oMath>
      <w:ins w:id="8472" w:author="PR Preview" w:date="2026-01-01T00:00:00Z">
        <w:r>
          <w:t xml:space="preserve"> </w:t>
        </w:r>
      </w:ins>
      <w:ins w:id="8473" w:author="PR Preview" w:date="2026-01-01T00:00:00Z">
        <w:r>
          <w:t xml:space="preserve">matrix and</w:t>
        </w:r>
      </w:ins>
      <w:ins w:id="8474" w:author="PR Preview" w:date="2026-01-01T00:00:00Z">
        <w:r>
          <w:t xml:space="preserve"> </w:t>
        </w:r>
      </w:ins>
      <m:oMath>
        <m:r>
          <m:rPr>
            <m:sty m:val="bi"/>
          </m:rPr>
          <m:t>C</m:t>
        </m:r>
      </m:oMath>
      <w:ins w:id="8475" w:author="PR Preview" w:date="2026-01-01T00:00:00Z">
        <w:r>
          <w:t xml:space="preserve"> </w:t>
        </w:r>
      </w:ins>
      <w:ins w:id="8476" w:author="PR Preview" w:date="2026-01-01T00:00:00Z">
        <w:r>
          <w:t xml:space="preserve">a symmetric</w:t>
        </w:r>
      </w:ins>
      <w:ins w:id="8477" w:author="PR Preview" w:date="2026-01-01T00:00:00Z">
        <w:r>
          <w:t xml:space="preserve"> </w:t>
        </w:r>
      </w:ins>
      <m:oMath>
        <m:r>
          <m:t>m</m:t>
        </m:r>
        <m:r>
          <m:rPr>
            <m:sty m:val="p"/>
          </m:rPr>
          <m:t>×</m:t>
        </m:r>
        <m:r>
          <m:t>m</m:t>
        </m:r>
      </m:oMath>
      <w:ins w:id="8478" w:author="PR Preview" w:date="2026-01-01T00:00:00Z">
        <w:r>
          <w:t xml:space="preserve"> </w:t>
        </w:r>
      </w:ins>
      <w:ins w:id="8479" w:author="PR Preview" w:date="2026-01-01T00:00:00Z">
        <w:r>
          <w:t xml:space="preserve">matrix,</w:t>
        </w:r>
      </w:ins>
      <w:ins w:id="8480" w:author="PR Preview" w:date="2026-01-01T00:00:00Z">
        <w:r>
          <w:t xml:space="preserve"> </w:t>
        </w:r>
      </w:ins>
      <w:ins w:id="8481" w:author="PR Preview" w:date="2026-01-01T00:00:00Z">
        <w:r>
          <w:t xml:space="preserve">and let</w:t>
        </w:r>
      </w:ins>
      <w:ins w:id="8482" w:author="PR Preview" w:date="2026-01-01T00:00:00Z">
        <w:r>
          <w:t xml:space="preserve"> </w:t>
        </w:r>
      </w:ins>
      <m:oMath>
        <m:r>
          <m:rPr>
            <m:sty m:val="bi"/>
          </m:rPr>
          <m:t>X</m:t>
        </m:r>
      </m:oMath>
      <w:ins w:id="8483" w:author="PR Preview" w:date="2026-01-01T00:00:00Z">
        <w:r>
          <w:t xml:space="preserve"> </w:t>
        </w:r>
      </w:ins>
      <w:ins w:id="8484" w:author="PR Preview" w:date="2026-01-01T00:00:00Z">
        <w:r>
          <w:t xml:space="preserve">be the</w:t>
        </w:r>
      </w:ins>
      <w:ins w:id="8485"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8486" w:author="PR Preview" w:date="2026-01-01T00:00:00Z">
        <w:r>
          <w:t xml:space="preserve"> </w:t>
        </w:r>
      </w:ins>
      <w:ins w:id="8487" w:author="PR Preview" w:date="2026-01-01T00:00:00Z">
        <w:r>
          <w:t xml:space="preserve">block matrix (</w:t>
        </w:r>
      </w:ins>
      <w:hyperlink w:anchor="def-block-matrix">
        <w:ins w:id="8488" w:author="PR Preview" w:date="2026-01-01T00:00:00Z">
          <w:r>
            <w:rPr>
              <w:rStyle w:val="Hyperlink"/>
            </w:rPr>
            <w:t xml:space="preserve">Definition 101</w:t>
          </w:r>
        </w:ins>
      </w:hyperlink>
      <w:ins w:id="8489"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del w:id="8490" w:author="PR Preview" w:date="2026-01-01T00:00:00Z">
        <w:r>
          <w:rPr>
            <w:b/>
            <w:bCs/>
          </w:rPr>
          <w:delText xml:space="preserve">Example 197 (The</w:delText>
        </w:r>
      </w:del>
      <w:del w:id="8491" w:author="PR Preview" w:date="2026-01-01T00:00:00Z">
        <w:r>
          <w:rPr>
            <w:b/>
            <w:bCs/>
          </w:rPr>
          <w:delText xml:space="preserve"> </w:delText>
        </w:r>
      </w:del>
      <m:oMath>
        <m:r>
          <m:t>2</m:t>
        </m:r>
        <m:r>
          <m:rPr>
            <m:sty m:val="p"/>
          </m:rPr>
          <m:t>×</m:t>
        </m:r>
        <m:r>
          <m:t>2</m:t>
        </m:r>
      </m:oMath>
      <w:del w:id="8492" w:author="PR Preview" w:date="2026-01-01T00:00:00Z">
        <w:r>
          <w:rPr>
            <w:b/>
            <w:bCs/>
          </w:rPr>
          <w:delText xml:space="preserve"> </w:delText>
        </w:r>
      </w:del>
      <w:del w:id="8493" w:author="PR Preview" w:date="2026-01-01T00:00:00Z">
        <w:r>
          <w:rPr>
            <w:b/>
            <w:bCs/>
          </w:rPr>
          <w:delText xml:space="preserve">case)</w:delText>
        </w:r>
      </w:del>
      <w:del w:id="8494" w:author="PR Preview" w:date="2026-01-01T00:00:00Z">
        <w:r>
          <w:delText xml:space="preserve"> </w:delText>
        </w:r>
      </w:del>
      <w:del w:id="8495" w:author="PR Preview" w:date="2026-01-01T00:00:00Z">
        <w:r>
          <w:delText xml:space="preserve">For</w:delText>
        </w:r>
      </w:del>
      <w:del w:id="849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8497" w:author="PR Preview" w:date="2026-01-01T00:00:00Z">
        <w:r>
          <w:delText xml:space="preserve"> </w:delText>
        </w:r>
      </w:del>
      <w:del w:id="8498" w:author="PR Preview" w:date="2026-01-01T00:00:00Z">
        <w:r>
          <w:delText xml:space="preserve">(</w:delText>
        </w:r>
      </w:del>
      <m:oMath>
        <m:r>
          <m:t>k</m:t>
        </m:r>
        <m:r>
          <m:rPr>
            <m:sty m:val="p"/>
          </m:rPr>
          <m:t>=</m:t>
        </m:r>
        <m:r>
          <m:t>m</m:t>
        </m:r>
        <m:r>
          <m:rPr>
            <m:sty m:val="p"/>
          </m:rPr>
          <m:t>=</m:t>
        </m:r>
        <m:r>
          <m:t>1</m:t>
        </m:r>
      </m:oMath>
      <w:del w:id="8499" w:author="PR Preview" w:date="2026-01-01T00:00:00Z">
        <w:r>
          <w:delText xml:space="preserve">) and</w:delText>
        </w:r>
      </w:del>
      <w:del w:id="8500" w:author="PR Preview" w:date="2026-01-01T00:00:00Z">
        <w:r>
          <w:delText xml:space="preserve"> </w:delText>
        </w:r>
      </w:del>
      <m:oMath>
        <m:r>
          <m:t>a</m:t>
        </m:r>
        <m:r>
          <m:rPr>
            <m:sty m:val="p"/>
          </m:rPr>
          <m:t>≠</m:t>
        </m:r>
        <m:r>
          <m:t>0</m:t>
        </m:r>
      </m:oMath>
      <w:del w:id="8501" w:author="PR Preview" w:date="2026-01-01T00:00:00Z">
        <w:r>
          <w:delText xml:space="preserve">,</w:delText>
        </w:r>
      </w:del>
      <w:del w:id="8502" w:author="PR Preview" w:date="2026-01-01T00:00:00Z">
        <w:r>
          <w:delText xml:space="preserve"> </w:delText>
        </w:r>
      </w:del>
      <w:del w:id="8503" w:author="PR Preview" w:date="2026-01-01T00:00:00Z">
        <w:r>
          <w:delText xml:space="preserve">the theorem reads</w:delText>
        </w:r>
      </w:del>
    </w:p>
    <w:p>
      <w:pPr>
        <w:pStyle w:val="BodyText"/>
      </w:pPr>
      <w:ins w:id="8504" w:author="PR Preview" w:date="2026-01-01T00:00:00Z">
        <w:r>
          <w:rPr>
            <w:b/>
            <w:bCs/>
          </w:rPr>
          <w:t xml:space="preserve">Example 198 (The</w:t>
        </w:r>
      </w:ins>
      <w:ins w:id="8505" w:author="PR Preview" w:date="2026-01-01T00:00:00Z">
        <w:r>
          <w:rPr>
            <w:b/>
            <w:bCs/>
          </w:rPr>
          <w:t xml:space="preserve"> </w:t>
        </w:r>
      </w:ins>
      <m:oMath>
        <m:r>
          <m:t>2</m:t>
        </m:r>
        <m:r>
          <m:rPr>
            <m:sty m:val="p"/>
          </m:rPr>
          <m:t>×</m:t>
        </m:r>
        <m:r>
          <m:t>2</m:t>
        </m:r>
      </m:oMath>
      <w:ins w:id="8506" w:author="PR Preview" w:date="2026-01-01T00:00:00Z">
        <w:r>
          <w:rPr>
            <w:b/>
            <w:bCs/>
          </w:rPr>
          <w:t xml:space="preserve"> </w:t>
        </w:r>
      </w:ins>
      <w:ins w:id="8507" w:author="PR Preview" w:date="2026-01-01T00:00:00Z">
        <w:r>
          <w:rPr>
            <w:b/>
            <w:bCs/>
          </w:rPr>
          <w:t xml:space="preserve">case)</w:t>
        </w:r>
      </w:ins>
      <w:ins w:id="8508" w:author="PR Preview" w:date="2026-01-01T00:00:00Z">
        <w:r>
          <w:t xml:space="preserve"> </w:t>
        </w:r>
      </w:ins>
      <w:ins w:id="8509" w:author="PR Preview" w:date="2026-01-01T00:00:00Z">
        <w:r>
          <w:t xml:space="preserve">For</w:t>
        </w:r>
      </w:ins>
      <w:ins w:id="851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8511" w:author="PR Preview" w:date="2026-01-01T00:00:00Z">
        <w:r>
          <w:t xml:space="preserve"> </w:t>
        </w:r>
      </w:ins>
      <w:ins w:id="8512" w:author="PR Preview" w:date="2026-01-01T00:00:00Z">
        <w:r>
          <w:t xml:space="preserve">(</w:t>
        </w:r>
      </w:ins>
      <m:oMath>
        <m:r>
          <m:t>k</m:t>
        </m:r>
        <m:r>
          <m:rPr>
            <m:sty m:val="p"/>
          </m:rPr>
          <m:t>=</m:t>
        </m:r>
        <m:r>
          <m:t>m</m:t>
        </m:r>
        <m:r>
          <m:rPr>
            <m:sty m:val="p"/>
          </m:rPr>
          <m:t>=</m:t>
        </m:r>
        <m:r>
          <m:t>1</m:t>
        </m:r>
      </m:oMath>
      <w:ins w:id="8513" w:author="PR Preview" w:date="2026-01-01T00:00:00Z">
        <w:r>
          <w:t xml:space="preserve">) and</w:t>
        </w:r>
      </w:ins>
      <w:ins w:id="8514" w:author="PR Preview" w:date="2026-01-01T00:00:00Z">
        <w:r>
          <w:t xml:space="preserve"> </w:t>
        </w:r>
      </w:ins>
      <m:oMath>
        <m:r>
          <m:t>a</m:t>
        </m:r>
        <m:r>
          <m:rPr>
            <m:sty m:val="p"/>
          </m:rPr>
          <m:t>≠</m:t>
        </m:r>
        <m:r>
          <m:t>0</m:t>
        </m:r>
      </m:oMath>
      <w:ins w:id="8515" w:author="PR Preview" w:date="2026-01-01T00:00:00Z">
        <w:r>
          <w:t xml:space="preserve">,</w:t>
        </w:r>
      </w:ins>
      <w:ins w:id="8516" w:author="PR Preview" w:date="2026-01-01T00:00:00Z">
        <w:r>
          <w:t xml:space="preserve"> </w:t>
        </w:r>
      </w:ins>
      <w:ins w:id="8517"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del w:id="8518" w:author="PR Preview" w:date="2026-01-01T00:00:00Z">
        <w:r>
          <w:rPr>
            <w:b/>
            <w:bCs/>
          </w:rPr>
          <w:delText xml:space="preserve">Definition 102 (Schur complement)</w:delText>
        </w:r>
      </w:del>
      <w:del w:id="8519" w:author="PR Preview" w:date="2026-01-01T00:00:00Z">
        <w:r>
          <w:delText xml:space="preserve"> </w:delText>
        </w:r>
      </w:del>
      <w:del w:id="8520" w:author="PR Preview" w:date="2026-01-01T00:00:00Z">
        <w:r>
          <w:delText xml:space="preserve">For a block matrix</w:delText>
        </w:r>
      </w:del>
      <w:del w:id="852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8522" w:author="PR Preview" w:date="2026-01-01T00:00:00Z">
        <w:r>
          <w:delText xml:space="preserve"> </w:delText>
        </w:r>
      </w:del>
      <w:del w:id="8523" w:author="PR Preview" w:date="2026-01-01T00:00:00Z">
        <w:r>
          <w:delText xml:space="preserve">as in</w:delText>
        </w:r>
      </w:del>
      <w:del w:id="8524" w:author="PR Preview" w:date="2026-01-01T00:00:00Z">
        <w:r>
          <w:delText xml:space="preserve"> </w:delText>
        </w:r>
      </w:del>
      <w:hyperlink w:anchor="thm-block-quadratic">
        <w:del w:id="8525" w:author="PR Preview" w:date="2026-01-01T00:00:00Z">
          <w:r>
            <w:rPr>
              <w:rStyle w:val="Hyperlink"/>
            </w:rPr>
            <w:delText xml:space="preserve">Theorem 109</w:delText>
          </w:r>
        </w:del>
      </w:hyperlink>
      <w:del w:id="8526" w:author="PR Preview" w:date="2026-01-01T00:00:00Z">
        <w:r>
          <w:delText xml:space="preserve"> </w:delText>
        </w:r>
      </w:del>
      <w:del w:id="8527" w:author="PR Preview" w:date="2026-01-01T00:00:00Z">
        <w:r>
          <w:delText xml:space="preserve">with</w:delText>
        </w:r>
      </w:del>
      <w:del w:id="8528" w:author="PR Preview" w:date="2026-01-01T00:00:00Z">
        <w:r>
          <w:delText xml:space="preserve"> </w:delText>
        </w:r>
      </w:del>
      <m:oMath>
        <m:r>
          <m:rPr>
            <m:sty m:val="bi"/>
          </m:rPr>
          <m:t>A</m:t>
        </m:r>
      </m:oMath>
      <w:del w:id="8529" w:author="PR Preview" w:date="2026-01-01T00:00:00Z">
        <w:r>
          <w:delText xml:space="preserve"> </w:delText>
        </w:r>
      </w:del>
      <w:del w:id="8530" w:author="PR Preview" w:date="2026-01-01T00:00:00Z">
        <w:r>
          <w:delText xml:space="preserve">invertible,</w:delText>
        </w:r>
      </w:del>
      <w:del w:id="8531" w:author="PR Preview" w:date="2026-01-01T00:00:00Z">
        <w:r>
          <w:delText xml:space="preserve"> </w:delText>
        </w:r>
      </w:del>
      <w:del w:id="8532" w:author="PR Preview" w:date="2026-01-01T00:00:00Z">
        <w:r>
          <w:delText xml:space="preserve">the</w:delText>
        </w:r>
      </w:del>
      <w:del w:id="8533" w:author="PR Preview" w:date="2026-01-01T00:00:00Z">
        <w:r>
          <w:delText xml:space="preserve"> </w:delText>
        </w:r>
      </w:del>
      <w:del w:id="8534" w:author="PR Preview" w:date="2026-01-01T00:00:00Z">
        <w:r>
          <w:rPr>
            <w:b/>
            <w:bCs/>
          </w:rPr>
          <w:delText xml:space="preserve">Schur complement</w:delText>
        </w:r>
      </w:del>
      <w:del w:id="8535" w:author="PR Preview" w:date="2026-01-01T00:00:00Z">
        <w:r>
          <w:delText xml:space="preserve"> </w:delText>
        </w:r>
      </w:del>
      <w:del w:id="8536" w:author="PR Preview" w:date="2026-01-01T00:00:00Z">
        <w:r>
          <w:delText xml:space="preserve">of</w:delText>
        </w:r>
      </w:del>
      <w:del w:id="8537" w:author="PR Preview" w:date="2026-01-01T00:00:00Z">
        <w:r>
          <w:delText xml:space="preserve"> </w:delText>
        </w:r>
      </w:del>
      <m:oMath>
        <m:r>
          <m:rPr>
            <m:sty m:val="bi"/>
          </m:rPr>
          <m:t>A</m:t>
        </m:r>
      </m:oMath>
      <w:del w:id="8538" w:author="PR Preview" w:date="2026-01-01T00:00:00Z">
        <w:r>
          <w:delText xml:space="preserve"> </w:delText>
        </w:r>
      </w:del>
      <w:del w:id="8539" w:author="PR Preview" w:date="2026-01-01T00:00:00Z">
        <w:r>
          <w:delText xml:space="preserve">in</w:delText>
        </w:r>
      </w:del>
      <w:del w:id="8540" w:author="PR Preview" w:date="2026-01-01T00:00:00Z">
        <w:r>
          <w:delText xml:space="preserve"> </w:delText>
        </w:r>
      </w:del>
      <m:oMath>
        <m:r>
          <m:rPr>
            <m:sty m:val="bi"/>
          </m:rPr>
          <m:t>X</m:t>
        </m:r>
      </m:oMath>
      <w:del w:id="8541" w:author="PR Preview" w:date="2026-01-01T00:00:00Z">
        <w:r>
          <w:delText xml:space="preserve"> </w:delText>
        </w:r>
      </w:del>
      <w:del w:id="8542" w:author="PR Preview" w:date="2026-01-01T00:00:00Z">
        <w:r>
          <w:delText xml:space="preserve">is the</w:delText>
        </w:r>
      </w:del>
      <w:del w:id="8543" w:author="PR Preview" w:date="2026-01-01T00:00:00Z">
        <w:r>
          <w:delText xml:space="preserve"> </w:delText>
        </w:r>
      </w:del>
      <m:oMath>
        <m:r>
          <m:t>m</m:t>
        </m:r>
        <m:r>
          <m:rPr>
            <m:sty m:val="p"/>
          </m:rPr>
          <m:t>×</m:t>
        </m:r>
        <m:r>
          <m:t>m</m:t>
        </m:r>
      </m:oMath>
      <w:del w:id="8544" w:author="PR Preview" w:date="2026-01-01T00:00:00Z">
        <w:r>
          <w:delText xml:space="preserve"> </w:delText>
        </w:r>
      </w:del>
      <w:del w:id="8545" w:author="PR Preview" w:date="2026-01-01T00:00:00Z">
        <w:r>
          <w:delText xml:space="preserve">matrix</w:delText>
        </w:r>
      </w:del>
      <w:del w:id="8546"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8547" w:author="PR Preview" w:date="2026-01-01T00:00:00Z">
        <w:r>
          <w:delText xml:space="preserve"> </w:delText>
        </w:r>
      </w:del>
      <w:del w:id="8548" w:author="PR Preview" w:date="2026-01-01T00:00:00Z">
        <w:r>
          <w:delText xml:space="preserve">defined in</w:delText>
        </w:r>
      </w:del>
      <w:del w:id="8549" w:author="PR Preview" w:date="2026-01-01T00:00:00Z">
        <w:r>
          <w:delText xml:space="preserve"> </w:delText>
        </w:r>
      </w:del>
      <w:hyperlink w:anchor="thm-block-quadratic">
        <w:del w:id="8550" w:author="PR Preview" w:date="2026-01-01T00:00:00Z">
          <w:r>
            <w:rPr>
              <w:rStyle w:val="Hyperlink"/>
            </w:rPr>
            <w:delText xml:space="preserve">Theorem 109</w:delText>
          </w:r>
        </w:del>
      </w:hyperlink>
      <w:del w:id="8551" w:author="PR Preview" w:date="2026-01-01T00:00:00Z">
        <w:r>
          <w:delText xml:space="preserve">.</w:delText>
        </w:r>
      </w:del>
    </w:p>
    <w:p>
      <w:pPr>
        <w:pStyle w:val="BodyText"/>
      </w:pPr>
      <w:del w:id="8552" w:author="PR Preview" w:date="2026-01-01T00:00:00Z">
        <w:r>
          <w:rPr>
            <w:b/>
            <w:bCs/>
          </w:rPr>
          <w:delText xml:space="preserve">Example 198 (Schur complements of</w:delText>
        </w:r>
      </w:del>
      <w:del w:id="8553" w:author="PR Preview" w:date="2026-01-01T00:00:00Z">
        <w:r>
          <w:rPr>
            <w:b/>
            <w:bCs/>
          </w:rPr>
          <w:delText xml:space="preserve"> </w:delText>
        </w:r>
      </w:del>
      <m:oMath>
        <m:r>
          <m:t>2</m:t>
        </m:r>
        <m:r>
          <m:rPr>
            <m:sty m:val="p"/>
          </m:rPr>
          <m:t>×</m:t>
        </m:r>
        <m:r>
          <m:t>2</m:t>
        </m:r>
      </m:oMath>
      <w:del w:id="8554" w:author="PR Preview" w:date="2026-01-01T00:00:00Z">
        <w:r>
          <w:rPr>
            <w:b/>
            <w:bCs/>
          </w:rPr>
          <w:delText xml:space="preserve"> </w:delText>
        </w:r>
      </w:del>
      <w:del w:id="8555" w:author="PR Preview" w:date="2026-01-01T00:00:00Z">
        <w:r>
          <w:rPr>
            <w:b/>
            <w:bCs/>
          </w:rPr>
          <w:delText xml:space="preserve">matrices)</w:delText>
        </w:r>
      </w:del>
      <w:del w:id="8556" w:author="PR Preview" w:date="2026-01-01T00:00:00Z">
        <w:r>
          <w:delText xml:space="preserve"> </w:delText>
        </w:r>
      </w:del>
      <w:del w:id="8557" w:author="PR Preview" w:date="2026-01-01T00:00:00Z">
        <w:r>
          <w:delText xml:space="preserve"> </w:delText>
        </w:r>
      </w:del>
    </w:p>
    <w:p>
      <w:pPr>
        <w:pStyle w:val="BodyText"/>
      </w:pPr>
      <w:ins w:id="8558" w:author="PR Preview" w:date="2026-01-01T00:00:00Z">
        <w:r>
          <w:rPr>
            <w:b/>
            <w:bCs/>
          </w:rPr>
          <w:t xml:space="preserve">Definition 102 (Schur complement)</w:t>
        </w:r>
      </w:ins>
      <w:ins w:id="8559" w:author="PR Preview" w:date="2026-01-01T00:00:00Z">
        <w:r>
          <w:t xml:space="preserve"> </w:t>
        </w:r>
      </w:ins>
      <w:ins w:id="8560" w:author="PR Preview" w:date="2026-01-01T00:00:00Z">
        <w:r>
          <w:t xml:space="preserve">For a block matrix</w:t>
        </w:r>
      </w:ins>
      <w:ins w:id="856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8562" w:author="PR Preview" w:date="2026-01-01T00:00:00Z">
        <w:r>
          <w:t xml:space="preserve"> </w:t>
        </w:r>
      </w:ins>
      <w:ins w:id="8563" w:author="PR Preview" w:date="2026-01-01T00:00:00Z">
        <w:r>
          <w:t xml:space="preserve">as in</w:t>
        </w:r>
      </w:ins>
      <w:ins w:id="8564" w:author="PR Preview" w:date="2026-01-01T00:00:00Z">
        <w:r>
          <w:t xml:space="preserve"> </w:t>
        </w:r>
      </w:ins>
      <w:hyperlink w:anchor="thm-block-quadratic">
        <w:ins w:id="8565" w:author="PR Preview" w:date="2026-01-01T00:00:00Z">
          <w:r>
            <w:rPr>
              <w:rStyle w:val="Hyperlink"/>
            </w:rPr>
            <w:t xml:space="preserve">Theorem 110</w:t>
          </w:r>
        </w:ins>
      </w:hyperlink>
      <w:ins w:id="8566" w:author="PR Preview" w:date="2026-01-01T00:00:00Z">
        <w:r>
          <w:t xml:space="preserve"> </w:t>
        </w:r>
      </w:ins>
      <w:ins w:id="8567" w:author="PR Preview" w:date="2026-01-01T00:00:00Z">
        <w:r>
          <w:t xml:space="preserve">with</w:t>
        </w:r>
      </w:ins>
      <w:ins w:id="8568" w:author="PR Preview" w:date="2026-01-01T00:00:00Z">
        <w:r>
          <w:t xml:space="preserve"> </w:t>
        </w:r>
      </w:ins>
      <m:oMath>
        <m:r>
          <m:rPr>
            <m:sty m:val="bi"/>
          </m:rPr>
          <m:t>A</m:t>
        </m:r>
      </m:oMath>
      <w:ins w:id="8569" w:author="PR Preview" w:date="2026-01-01T00:00:00Z">
        <w:r>
          <w:t xml:space="preserve"> </w:t>
        </w:r>
      </w:ins>
      <w:ins w:id="8570" w:author="PR Preview" w:date="2026-01-01T00:00:00Z">
        <w:r>
          <w:t xml:space="preserve">invertible,</w:t>
        </w:r>
      </w:ins>
      <w:ins w:id="8571" w:author="PR Preview" w:date="2026-01-01T00:00:00Z">
        <w:r>
          <w:t xml:space="preserve"> </w:t>
        </w:r>
      </w:ins>
      <w:ins w:id="8572" w:author="PR Preview" w:date="2026-01-01T00:00:00Z">
        <w:r>
          <w:t xml:space="preserve">the</w:t>
        </w:r>
      </w:ins>
      <w:ins w:id="8573" w:author="PR Preview" w:date="2026-01-01T00:00:00Z">
        <w:r>
          <w:t xml:space="preserve"> </w:t>
        </w:r>
      </w:ins>
      <w:ins w:id="8574" w:author="PR Preview" w:date="2026-01-01T00:00:00Z">
        <w:r>
          <w:rPr>
            <w:b/>
            <w:bCs/>
          </w:rPr>
          <w:t xml:space="preserve">Schur complement</w:t>
        </w:r>
      </w:ins>
      <w:ins w:id="8575" w:author="PR Preview" w:date="2026-01-01T00:00:00Z">
        <w:r>
          <w:t xml:space="preserve"> </w:t>
        </w:r>
      </w:ins>
      <w:ins w:id="8576" w:author="PR Preview" w:date="2026-01-01T00:00:00Z">
        <w:r>
          <w:t xml:space="preserve">of</w:t>
        </w:r>
      </w:ins>
      <w:ins w:id="8577" w:author="PR Preview" w:date="2026-01-01T00:00:00Z">
        <w:r>
          <w:t xml:space="preserve"> </w:t>
        </w:r>
      </w:ins>
      <m:oMath>
        <m:r>
          <m:rPr>
            <m:sty m:val="bi"/>
          </m:rPr>
          <m:t>A</m:t>
        </m:r>
      </m:oMath>
      <w:ins w:id="8578" w:author="PR Preview" w:date="2026-01-01T00:00:00Z">
        <w:r>
          <w:t xml:space="preserve"> </w:t>
        </w:r>
      </w:ins>
      <w:ins w:id="8579" w:author="PR Preview" w:date="2026-01-01T00:00:00Z">
        <w:r>
          <w:t xml:space="preserve">in</w:t>
        </w:r>
      </w:ins>
      <w:ins w:id="8580" w:author="PR Preview" w:date="2026-01-01T00:00:00Z">
        <w:r>
          <w:t xml:space="preserve"> </w:t>
        </w:r>
      </w:ins>
      <m:oMath>
        <m:r>
          <m:rPr>
            <m:sty m:val="bi"/>
          </m:rPr>
          <m:t>X</m:t>
        </m:r>
      </m:oMath>
      <w:ins w:id="8581" w:author="PR Preview" w:date="2026-01-01T00:00:00Z">
        <w:r>
          <w:t xml:space="preserve"> </w:t>
        </w:r>
      </w:ins>
      <w:ins w:id="8582" w:author="PR Preview" w:date="2026-01-01T00:00:00Z">
        <w:r>
          <w:t xml:space="preserve">is the</w:t>
        </w:r>
      </w:ins>
      <w:ins w:id="8583" w:author="PR Preview" w:date="2026-01-01T00:00:00Z">
        <w:r>
          <w:t xml:space="preserve"> </w:t>
        </w:r>
      </w:ins>
      <m:oMath>
        <m:r>
          <m:t>m</m:t>
        </m:r>
        <m:r>
          <m:rPr>
            <m:sty m:val="p"/>
          </m:rPr>
          <m:t>×</m:t>
        </m:r>
        <m:r>
          <m:t>m</m:t>
        </m:r>
      </m:oMath>
      <w:ins w:id="8584" w:author="PR Preview" w:date="2026-01-01T00:00:00Z">
        <w:r>
          <w:t xml:space="preserve"> </w:t>
        </w:r>
      </w:ins>
      <w:ins w:id="8585" w:author="PR Preview" w:date="2026-01-01T00:00:00Z">
        <w:r>
          <w:t xml:space="preserve">matrix</w:t>
        </w:r>
      </w:ins>
      <w:ins w:id="8586"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8587" w:author="PR Preview" w:date="2026-01-01T00:00:00Z">
        <w:r>
          <w:t xml:space="preserve"> </w:t>
        </w:r>
      </w:ins>
      <w:ins w:id="8588" w:author="PR Preview" w:date="2026-01-01T00:00:00Z">
        <w:r>
          <w:t xml:space="preserve">defined in</w:t>
        </w:r>
      </w:ins>
      <w:ins w:id="8589" w:author="PR Preview" w:date="2026-01-01T00:00:00Z">
        <w:r>
          <w:t xml:space="preserve"> </w:t>
        </w:r>
      </w:ins>
      <w:hyperlink w:anchor="thm-block-quadratic">
        <w:ins w:id="8590" w:author="PR Preview" w:date="2026-01-01T00:00:00Z">
          <w:r>
            <w:rPr>
              <w:rStyle w:val="Hyperlink"/>
            </w:rPr>
            <w:t xml:space="preserve">Theorem 110</w:t>
          </w:r>
        </w:ins>
      </w:hyperlink>
      <w:ins w:id="8591" w:author="PR Preview" w:date="2026-01-01T00:00:00Z">
        <w:r>
          <w:t xml:space="preserve">.</w:t>
        </w:r>
      </w:ins>
    </w:p>
    <w:bookmarkEnd w:id="601"/>
    <w:bookmarkStart w:id="602" w:name="exm-schur-complement"/>
    <w:p>
      <w:pPr>
        <w:pStyle w:val="BodyText"/>
      </w:pPr>
      <w:ins w:id="8592" w:author="PR Preview" w:date="2026-01-01T00:00:00Z">
        <w:r>
          <w:rPr>
            <w:b/>
            <w:bCs/>
          </w:rPr>
          <w:t xml:space="preserve">Example 199 (Schur complements of</w:t>
        </w:r>
      </w:ins>
      <w:ins w:id="8593" w:author="PR Preview" w:date="2026-01-01T00:00:00Z">
        <w:r>
          <w:rPr>
            <w:b/>
            <w:bCs/>
          </w:rPr>
          <w:t xml:space="preserve"> </w:t>
        </w:r>
      </w:ins>
      <m:oMath>
        <m:r>
          <m:t>2</m:t>
        </m:r>
        <m:r>
          <m:rPr>
            <m:sty m:val="p"/>
          </m:rPr>
          <m:t>×</m:t>
        </m:r>
        <m:r>
          <m:t>2</m:t>
        </m:r>
      </m:oMath>
      <w:ins w:id="8594" w:author="PR Preview" w:date="2026-01-01T00:00:00Z">
        <w:r>
          <w:rPr>
            <w:b/>
            <w:bCs/>
          </w:rPr>
          <w:t xml:space="preserve"> </w:t>
        </w:r>
      </w:ins>
      <w:ins w:id="8595" w:author="PR Preview" w:date="2026-01-01T00:00:00Z">
        <w:r>
          <w:rPr>
            <w:b/>
            <w:bCs/>
          </w:rPr>
          <w:t xml:space="preserve">matrices)</w:t>
        </w:r>
      </w:ins>
      <w:ins w:id="8596" w:author="PR Preview" w:date="2026-01-01T00:00:00Z">
        <w:r>
          <w:t xml:space="preserve"> </w:t>
        </w:r>
      </w:ins>
      <w:ins w:id="8597" w:author="PR Preview" w:date="2026-01-01T00:00:00Z">
        <w:r>
          <w:t xml:space="preserve"> </w:t>
        </w:r>
      </w:ins>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del w:id="8598" w:author="PR Preview" w:date="2026-01-01T00:00:00Z">
        <w:r>
          <w:rPr>
            <w:b/>
            <w:bCs/>
          </w:rPr>
          <w:delText xml:space="preserve">Theorem 110 (Schur complement test)</w:delText>
        </w:r>
      </w:del>
      <w:del w:id="8599" w:author="PR Preview" w:date="2026-01-01T00:00:00Z">
        <w:r>
          <w:delText xml:space="preserve"> </w:delText>
        </w:r>
      </w:del>
      <w:del w:id="8600" w:author="PR Preview" w:date="2026-01-01T00:00:00Z">
        <w:r>
          <w:delText xml:space="preserve">Let</w:delText>
        </w:r>
      </w:del>
      <w:del w:id="860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8602" w:author="PR Preview" w:date="2026-01-01T00:00:00Z">
        <w:r>
          <w:delText xml:space="preserve"> </w:delText>
        </w:r>
      </w:del>
      <w:del w:id="8603" w:author="PR Preview" w:date="2026-01-01T00:00:00Z">
        <w:r>
          <w:delText xml:space="preserve">be as in</w:delText>
        </w:r>
      </w:del>
      <w:del w:id="8604" w:author="PR Preview" w:date="2026-01-01T00:00:00Z">
        <w:r>
          <w:delText xml:space="preserve"> </w:delText>
        </w:r>
      </w:del>
      <w:hyperlink w:anchor="thm-block-quadratic">
        <w:del w:id="8605" w:author="PR Preview" w:date="2026-01-01T00:00:00Z">
          <w:r>
            <w:rPr>
              <w:rStyle w:val="Hyperlink"/>
            </w:rPr>
            <w:delText xml:space="preserve">Theorem 109</w:delText>
          </w:r>
        </w:del>
      </w:hyperlink>
      <w:del w:id="8606" w:author="PR Preview" w:date="2026-01-01T00:00:00Z">
        <w:r>
          <w:delText xml:space="preserve">.</w:delText>
        </w:r>
      </w:del>
      <w:del w:id="8607" w:author="PR Preview" w:date="2026-01-01T00:00:00Z">
        <w:r>
          <w:delText xml:space="preserve"> </w:delText>
        </w:r>
      </w:del>
      <w:del w:id="8608" w:author="PR Preview" w:date="2026-01-01T00:00:00Z">
        <w:r>
          <w:delText xml:space="preserve">Then</w:delText>
        </w:r>
      </w:del>
      <w:del w:id="8609" w:author="PR Preview" w:date="2026-01-01T00:00:00Z">
        <w:r>
          <w:delText xml:space="preserve"> </w:delText>
        </w:r>
      </w:del>
      <m:oMath>
        <m:r>
          <m:rPr>
            <m:sty m:val="bi"/>
          </m:rPr>
          <m:t>X</m:t>
        </m:r>
      </m:oMath>
      <w:del w:id="8610" w:author="PR Preview" w:date="2026-01-01T00:00:00Z">
        <w:r>
          <w:delText xml:space="preserve"> </w:delText>
        </w:r>
      </w:del>
      <w:del w:id="8611" w:author="PR Preview" w:date="2026-01-01T00:00:00Z">
        <w:r>
          <w:delText xml:space="preserve">is positive definite (</w:delText>
        </w:r>
      </w:del>
      <w:hyperlink w:anchor="def-positive-definite">
        <w:del w:id="8612" w:author="PR Preview" w:date="2026-01-01T00:00:00Z">
          <w:r>
            <w:rPr>
              <w:rStyle w:val="Hyperlink"/>
            </w:rPr>
            <w:delText xml:space="preserve">Definition 86</w:delText>
          </w:r>
        </w:del>
      </w:hyperlink>
      <w:del w:id="8613" w:author="PR Preview" w:date="2026-01-01T00:00:00Z">
        <w:r>
          <w:delText xml:space="preserve">)</w:delText>
        </w:r>
      </w:del>
      <w:del w:id="8614" w:author="PR Preview" w:date="2026-01-01T00:00:00Z">
        <w:r>
          <w:delText xml:space="preserve"> </w:delText>
        </w:r>
      </w:del>
      <w:del w:id="8615" w:author="PR Preview" w:date="2026-01-01T00:00:00Z">
        <w:r>
          <w:delText xml:space="preserve">exactly when</w:delText>
        </w:r>
      </w:del>
      <w:del w:id="8616" w:author="PR Preview" w:date="2026-01-01T00:00:00Z">
        <w:r>
          <w:delText xml:space="preserve"> </w:delText>
        </w:r>
      </w:del>
      <m:oMath>
        <m:r>
          <m:rPr>
            <m:sty m:val="bi"/>
          </m:rPr>
          <m:t>A</m:t>
        </m:r>
      </m:oMath>
      <w:del w:id="8617" w:author="PR Preview" w:date="2026-01-01T00:00:00Z">
        <w:r>
          <w:delText xml:space="preserve"> </w:delText>
        </w:r>
      </w:del>
      <w:del w:id="8618" w:author="PR Preview" w:date="2026-01-01T00:00:00Z">
        <w:r>
          <w:delText xml:space="preserve">is positive definite</w:delText>
        </w:r>
      </w:del>
      <w:del w:id="8619" w:author="PR Preview" w:date="2026-01-01T00:00:00Z">
        <w:r>
          <w:delText xml:space="preserve"> </w:delText>
        </w:r>
      </w:del>
      <w:del w:id="8620" w:author="PR Preview" w:date="2026-01-01T00:00:00Z">
        <w:r>
          <w:delText xml:space="preserve">and its Schur complement</w:delText>
        </w:r>
      </w:del>
      <w:del w:id="8621" w:author="PR Preview" w:date="2026-01-01T00:00:00Z">
        <w:r>
          <w:delText xml:space="preserve"> </w:delText>
        </w:r>
      </w:del>
      <m:oMath>
        <m:r>
          <m:rPr>
            <m:sty m:val="bi"/>
          </m:rPr>
          <m:t>S</m:t>
        </m:r>
      </m:oMath>
      <w:del w:id="8622" w:author="PR Preview" w:date="2026-01-01T00:00:00Z">
        <w:r>
          <w:delText xml:space="preserve"> </w:delText>
        </w:r>
      </w:del>
      <w:del w:id="8623" w:author="PR Preview" w:date="2026-01-01T00:00:00Z">
        <w:r>
          <w:delText xml:space="preserve">(</w:delText>
        </w:r>
      </w:del>
      <w:hyperlink w:anchor="def-schur-complement">
        <w:del w:id="8624" w:author="PR Preview" w:date="2026-01-01T00:00:00Z">
          <w:r>
            <w:rPr>
              <w:rStyle w:val="Hyperlink"/>
            </w:rPr>
            <w:delText xml:space="preserve">Definition 102</w:delText>
          </w:r>
        </w:del>
      </w:hyperlink>
      <w:del w:id="8625" w:author="PR Preview" w:date="2026-01-01T00:00:00Z">
        <w:r>
          <w:delText xml:space="preserve">) is positive definite.</w:delText>
        </w:r>
      </w:del>
    </w:p>
    <w:p>
      <w:pPr>
        <w:pStyle w:val="BodyText"/>
      </w:pPr>
      <w:del w:id="8626" w:author="PR Preview" w:date="2026-01-01T00:00:00Z">
        <w:r>
          <w:rPr>
            <w:i/>
            <w:iCs/>
          </w:rPr>
          <w:delText xml:space="preserve">Proof</w:delText>
        </w:r>
      </w:del>
      <w:del w:id="8627" w:author="PR Preview" w:date="2026-01-01T00:00:00Z">
        <w:r>
          <w:delText xml:space="preserve">. </w:delText>
        </w:r>
      </w:del>
      <w:del w:id="8628" w:author="PR Preview" w:date="2026-01-01T00:00:00Z">
        <w:r>
          <w:rPr>
            <w:b/>
            <w:bCs/>
          </w:rPr>
          <w:delText xml:space="preserve">If.</w:delText>
        </w:r>
      </w:del>
      <w:del w:id="8629" w:author="PR Preview" w:date="2026-01-01T00:00:00Z">
        <w:r>
          <w:delText xml:space="preserve"> </w:delText>
        </w:r>
      </w:del>
      <m:oMath>
        <m:r>
          <m:rPr>
            <m:sty m:val="bi"/>
          </m:rPr>
          <m:t>A</m:t>
        </m:r>
      </m:oMath>
      <w:del w:id="8630" w:author="PR Preview" w:date="2026-01-01T00:00:00Z">
        <w:r>
          <w:delText xml:space="preserve"> </w:delText>
        </w:r>
      </w:del>
      <w:del w:id="8631" w:author="PR Preview" w:date="2026-01-01T00:00:00Z">
        <w:r>
          <w:delText xml:space="preserve">is positive definite, so invertible (</w:delText>
        </w:r>
      </w:del>
      <w:hyperlink w:anchor="thm-pd-inverse">
        <w:del w:id="8632" w:author="PR Preview" w:date="2026-01-01T00:00:00Z">
          <w:r>
            <w:rPr>
              <w:rStyle w:val="Hyperlink"/>
            </w:rPr>
            <w:delText xml:space="preserve">Theorem 73</w:delText>
          </w:r>
        </w:del>
      </w:hyperlink>
      <w:del w:id="8633" w:author="PR Preview" w:date="2026-01-01T00:00:00Z">
        <w:r>
          <w:delText xml:space="preserve">), and</w:delText>
        </w:r>
      </w:del>
      <w:del w:id="8634" w:author="PR Preview" w:date="2026-01-01T00:00:00Z">
        <w:r>
          <w:delText xml:space="preserve"> </w:delText>
        </w:r>
      </w:del>
      <m:oMath>
        <m:r>
          <m:rPr>
            <m:sty m:val="bi"/>
          </m:rPr>
          <m:t>S</m:t>
        </m:r>
      </m:oMath>
      <w:del w:id="8635" w:author="PR Preview" w:date="2026-01-01T00:00:00Z">
        <w:r>
          <w:delText xml:space="preserve"> </w:delText>
        </w:r>
      </w:del>
      <w:del w:id="8636" w:author="PR Preview" w:date="2026-01-01T00:00:00Z">
        <w:r>
          <w:delText xml:space="preserve">is defined.</w:delText>
        </w:r>
      </w:del>
      <w:del w:id="8637" w:author="PR Preview" w:date="2026-01-01T00:00:00Z">
        <w:r>
          <w:delText xml:space="preserve"> </w:delText>
        </w:r>
      </w:del>
      <m:oMath>
        <m:r>
          <m:rPr>
            <m:sty m:val="bi"/>
          </m:rPr>
          <m:t>X</m:t>
        </m:r>
      </m:oMath>
      <w:del w:id="8638" w:author="PR Preview" w:date="2026-01-01T00:00:00Z">
        <w:r>
          <w:delText xml:space="preserve"> </w:delText>
        </w:r>
      </w:del>
      <w:del w:id="8639" w:author="PR Preview" w:date="2026-01-01T00:00:00Z">
        <w:r>
          <w:delText xml:space="preserve">is symmetric.</w:delText>
        </w:r>
      </w:del>
      <w:del w:id="8640" w:author="PR Preview" w:date="2026-01-01T00:00:00Z">
        <w:r>
          <w:delText xml:space="preserve"> </w:delText>
        </w:r>
      </w:del>
      <w:del w:id="8641" w:author="PR Preview" w:date="2026-01-01T00:00:00Z">
        <w:r>
          <w:delText xml:space="preserve">Let</w:delText>
        </w:r>
      </w:del>
      <w:del w:id="8642"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8643" w:author="PR Preview" w:date="2026-01-01T00:00:00Z">
        <w:r>
          <w:delText xml:space="preserve"> </w:delText>
        </w:r>
      </w:del>
      <w:del w:id="8644" w:author="PR Preview" w:date="2026-01-01T00:00:00Z">
        <w:r>
          <w:delText xml:space="preserve">and</w:delText>
        </w:r>
      </w:del>
      <w:del w:id="8645" w:author="PR Preview" w:date="2026-01-01T00:00:00Z">
        <w:r>
          <w:delText xml:space="preserve"> </w:delText>
        </w:r>
      </w:del>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del w:id="8646" w:author="PR Preview" w:date="2026-01-01T00:00:00Z">
        <w:r>
          <w:delText xml:space="preserve">.</w:delText>
        </w:r>
      </w:del>
      <w:del w:id="8647" w:author="PR Preview" w:date="2026-01-01T00:00:00Z">
        <w:r>
          <w:delText xml:space="preserve"> </w:delText>
        </w:r>
      </w:del>
      <w:del w:id="8648" w:author="PR Preview" w:date="2026-01-01T00:00:00Z">
        <w:r>
          <w:delText xml:space="preserve">By</w:delText>
        </w:r>
      </w:del>
      <w:del w:id="8649" w:author="PR Preview" w:date="2026-01-01T00:00:00Z">
        <w:r>
          <w:delText xml:space="preserve"> </w:delText>
        </w:r>
      </w:del>
      <w:hyperlink w:anchor="thm-block-quadratic">
        <w:del w:id="8650" w:author="PR Preview" w:date="2026-01-01T00:00:00Z">
          <w:r>
            <w:rPr>
              <w:rStyle w:val="Hyperlink"/>
            </w:rPr>
            <w:delText xml:space="preserve">Theorem 109</w:delText>
          </w:r>
        </w:del>
      </w:hyperlink>
      <w:del w:id="8651" w:author="PR Preview" w:date="2026-01-01T00:00:00Z">
        <w:r>
          <w:delText xml:space="preserve">,</w:delText>
        </w:r>
      </w:del>
      <w:del w:id="8652"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del w:id="8653" w:author="PR Preview" w:date="2026-01-01T00:00:00Z">
        <w:r>
          <w:delText xml:space="preserve">,</w:delText>
        </w:r>
      </w:del>
      <w:del w:id="8654" w:author="PR Preview" w:date="2026-01-01T00:00:00Z">
        <w:r>
          <w:delText xml:space="preserve"> </w:delText>
        </w:r>
      </w:del>
      <w:del w:id="8655" w:author="PR Preview" w:date="2026-01-01T00:00:00Z">
        <w:r>
          <w:delText xml:space="preserve">and both terms are at least</w:delText>
        </w:r>
      </w:del>
      <w:del w:id="8656" w:author="PR Preview" w:date="2026-01-01T00:00:00Z">
        <w:r>
          <w:delText xml:space="preserve"> </w:delText>
        </w:r>
      </w:del>
      <m:oMath>
        <m:r>
          <m:t>0</m:t>
        </m:r>
      </m:oMath>
      <w:del w:id="8657" w:author="PR Preview" w:date="2026-01-01T00:00:00Z">
        <w:r>
          <w:delText xml:space="preserve">.</w:delText>
        </w:r>
      </w:del>
      <w:del w:id="8658" w:author="PR Preview" w:date="2026-01-01T00:00:00Z">
        <w:r>
          <w:delText xml:space="preserve"> </w:delText>
        </w:r>
      </w:del>
      <w:del w:id="8659" w:author="PR Preview" w:date="2026-01-01T00:00:00Z">
        <w:r>
          <w:delText xml:space="preserve">If</w:delText>
        </w:r>
      </w:del>
      <w:del w:id="8660" w:author="PR Preview" w:date="2026-01-01T00:00:00Z">
        <w:r>
          <w:delText xml:space="preserve"> </w:delText>
        </w:r>
      </w:del>
      <m:oMath>
        <m:acc>
          <m:accPr>
            <m:chr m:val="̃"/>
          </m:accPr>
          <m:e>
            <m:r>
              <m:t>w</m:t>
            </m:r>
          </m:e>
        </m:acc>
        <m:r>
          <m:rPr>
            <m:sty m:val="p"/>
          </m:rPr>
          <m:t>≠</m:t>
        </m:r>
        <m:acc>
          <m:accPr>
            <m:chr m:val="̃"/>
          </m:accPr>
          <m:e>
            <m:r>
              <m:t>0</m:t>
            </m:r>
          </m:e>
        </m:acc>
      </m:oMath>
      <w:del w:id="8661" w:author="PR Preview" w:date="2026-01-01T00:00:00Z">
        <w:r>
          <w:delText xml:space="preserve">, the second term is positive.</w:delText>
        </w:r>
      </w:del>
      <w:del w:id="8662" w:author="PR Preview" w:date="2026-01-01T00:00:00Z">
        <w:r>
          <w:delText xml:space="preserve"> </w:delText>
        </w:r>
      </w:del>
      <w:del w:id="8663" w:author="PR Preview" w:date="2026-01-01T00:00:00Z">
        <w:r>
          <w:delText xml:space="preserve">If</w:delText>
        </w:r>
      </w:del>
      <w:del w:id="8664" w:author="PR Preview" w:date="2026-01-01T00:00:00Z">
        <w:r>
          <w:delText xml:space="preserve"> </w:delText>
        </w:r>
      </w:del>
      <m:oMath>
        <m:acc>
          <m:accPr>
            <m:chr m:val="̃"/>
          </m:accPr>
          <m:e>
            <m:r>
              <m:t>w</m:t>
            </m:r>
          </m:e>
        </m:acc>
        <m:r>
          <m:rPr>
            <m:sty m:val="p"/>
          </m:rPr>
          <m:t>=</m:t>
        </m:r>
        <m:acc>
          <m:accPr>
            <m:chr m:val="̃"/>
          </m:accPr>
          <m:e>
            <m:r>
              <m:t>0</m:t>
            </m:r>
          </m:e>
        </m:acc>
      </m:oMath>
      <w:del w:id="8665" w:author="PR Preview" w:date="2026-01-01T00:00:00Z">
        <w:r>
          <w:delText xml:space="preserve">, then</w:delText>
        </w:r>
      </w:del>
      <w:del w:id="8666" w:author="PR Preview" w:date="2026-01-01T00:00:00Z">
        <w:r>
          <w:delText xml:space="preserve"> </w:delText>
        </w:r>
      </w:del>
      <m:oMath>
        <m:acc>
          <m:accPr>
            <m:chr m:val="̃"/>
          </m:accPr>
          <m:e>
            <m:r>
              <m:t>u</m:t>
            </m:r>
          </m:e>
        </m:acc>
        <m:r>
          <m:rPr>
            <m:sty m:val="p"/>
          </m:rPr>
          <m:t>≠</m:t>
        </m:r>
        <m:acc>
          <m:accPr>
            <m:chr m:val="̃"/>
          </m:accPr>
          <m:e>
            <m:r>
              <m:t>0</m:t>
            </m:r>
          </m:e>
        </m:acc>
      </m:oMath>
      <w:del w:id="8667" w:author="PR Preview" w:date="2026-01-01T00:00:00Z">
        <w:r>
          <w:delText xml:space="preserve"> </w:delText>
        </w:r>
      </w:del>
      <w:del w:id="8668" w:author="PR Preview" w:date="2026-01-01T00:00:00Z">
        <w:r>
          <w:delText xml:space="preserve">and</w:delText>
        </w:r>
      </w:del>
      <w:del w:id="8669" w:author="PR Preview" w:date="2026-01-01T00:00:00Z">
        <w:r>
          <w:delText xml:space="preserve"> </w:delText>
        </w:r>
      </w:del>
      <m:oMath>
        <m:acc>
          <m:accPr>
            <m:chr m:val="̃"/>
          </m:accPr>
          <m:e>
            <m:r>
              <m:t>z</m:t>
            </m:r>
          </m:e>
        </m:acc>
        <m:r>
          <m:rPr>
            <m:sty m:val="p"/>
          </m:rPr>
          <m:t>=</m:t>
        </m:r>
        <m:acc>
          <m:accPr>
            <m:chr m:val="̃"/>
          </m:accPr>
          <m:e>
            <m:r>
              <m:t>u</m:t>
            </m:r>
          </m:e>
        </m:acc>
      </m:oMath>
      <w:del w:id="8670" w:author="PR Preview" w:date="2026-01-01T00:00:00Z">
        <w:r>
          <w:delText xml:space="preserve">, so the first term is positive.</w:delText>
        </w:r>
      </w:del>
      <w:del w:id="8671" w:author="PR Preview" w:date="2026-01-01T00:00:00Z">
        <w:r>
          <w:delText xml:space="preserve"> </w:delText>
        </w:r>
      </w:del>
      <w:del w:id="8672" w:author="PR Preview" w:date="2026-01-01T00:00:00Z">
        <w:r>
          <w:delText xml:space="preserve">Either way</w:delText>
        </w:r>
      </w:del>
      <w:del w:id="8673"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&gt;</m:t>
        </m:r>
        <m:r>
          <m:t>0</m:t>
        </m:r>
      </m:oMath>
      <w:del w:id="8674" w:author="PR Preview" w:date="2026-01-01T00:00:00Z">
        <w:r>
          <w:delText xml:space="preserve">.</w:delText>
        </w:r>
      </w:del>
    </w:p>
    <w:p>
      <w:pPr>
        <w:pStyle w:val="BodyText"/>
      </w:pPr>
      <w:del w:id="8675" w:author="PR Preview" w:date="2026-01-01T00:00:00Z">
        <w:r>
          <w:rPr>
            <w:b/>
            <w:bCs/>
          </w:rPr>
          <w:delText xml:space="preserve">Only if.</w:delText>
        </w:r>
      </w:del>
      <w:del w:id="8676" w:author="PR Preview" w:date="2026-01-01T00:00:00Z">
        <w:r>
          <w:delText xml:space="preserve"> </w:delText>
        </w:r>
      </w:del>
      <m:oMath>
        <m:r>
          <m:rPr>
            <m:sty m:val="bi"/>
          </m:rPr>
          <m:t>A</m:t>
        </m:r>
      </m:oMath>
      <w:del w:id="8677" w:author="PR Preview" w:date="2026-01-01T00:00:00Z">
        <w:r>
          <w:delText xml:space="preserve"> </w:delText>
        </w:r>
      </w:del>
      <w:del w:id="8678" w:author="PR Preview" w:date="2026-01-01T00:00:00Z">
        <w:r>
          <w:delText xml:space="preserve">is the top-left</w:delText>
        </w:r>
      </w:del>
      <w:del w:id="8679" w:author="PR Preview" w:date="2026-01-01T00:00:00Z">
        <w:r>
          <w:delText xml:space="preserve"> </w:delText>
        </w:r>
      </w:del>
      <m:oMath>
        <m:r>
          <m:t>k</m:t>
        </m:r>
        <m:r>
          <m:rPr>
            <m:sty m:val="p"/>
          </m:rPr>
          <m:t>×</m:t>
        </m:r>
        <m:r>
          <m:t>k</m:t>
        </m:r>
      </m:oMath>
      <w:del w:id="8680" w:author="PR Preview" w:date="2026-01-01T00:00:00Z">
        <w:r>
          <w:delText xml:space="preserve"> </w:delText>
        </w:r>
      </w:del>
      <w:del w:id="8681" w:author="PR Preview" w:date="2026-01-01T00:00:00Z">
        <w:r>
          <w:delText xml:space="preserve">block of</w:delText>
        </w:r>
      </w:del>
      <w:del w:id="8682" w:author="PR Preview" w:date="2026-01-01T00:00:00Z">
        <w:r>
          <w:delText xml:space="preserve"> </w:delText>
        </w:r>
      </w:del>
      <m:oMath>
        <m:r>
          <m:rPr>
            <m:sty m:val="bi"/>
          </m:rPr>
          <m:t>X</m:t>
        </m:r>
      </m:oMath>
      <w:del w:id="8683" w:author="PR Preview" w:date="2026-01-01T00:00:00Z">
        <w:r>
          <w:delText xml:space="preserve">, so it is positive definite (</w:delText>
        </w:r>
      </w:del>
      <w:hyperlink w:anchor="thm-pd-submatrix">
        <w:del w:id="8684" w:author="PR Preview" w:date="2026-01-01T00:00:00Z">
          <w:r>
            <w:rPr>
              <w:rStyle w:val="Hyperlink"/>
            </w:rPr>
            <w:delText xml:space="preserve">Theorem 108</w:delText>
          </w:r>
        </w:del>
      </w:hyperlink>
      <w:del w:id="8685" w:author="PR Preview" w:date="2026-01-01T00:00:00Z">
        <w:r>
          <w:delText xml:space="preserve">),</w:delText>
        </w:r>
      </w:del>
      <w:del w:id="8686" w:author="PR Preview" w:date="2026-01-01T00:00:00Z">
        <w:r>
          <w:delText xml:space="preserve"> </w:delText>
        </w:r>
      </w:del>
      <w:del w:id="8687" w:author="PR Preview" w:date="2026-01-01T00:00:00Z">
        <w:r>
          <w:delText xml:space="preserve">and invertible (</w:delText>
        </w:r>
      </w:del>
      <w:hyperlink w:anchor="thm-pd-inverse">
        <w:del w:id="8688" w:author="PR Preview" w:date="2026-01-01T00:00:00Z">
          <w:r>
            <w:rPr>
              <w:rStyle w:val="Hyperlink"/>
            </w:rPr>
            <w:delText xml:space="preserve">Theorem 73</w:delText>
          </w:r>
        </w:del>
      </w:hyperlink>
      <w:del w:id="8689" w:author="PR Preview" w:date="2026-01-01T00:00:00Z">
        <w:r>
          <w:delText xml:space="preserve">).</w:delText>
        </w:r>
      </w:del>
      <w:del w:id="8690" w:author="PR Preview" w:date="2026-01-01T00:00:00Z">
        <w:r>
          <w:delText xml:space="preserve"> </w:delText>
        </w:r>
      </w:del>
      <m:oMath>
        <m:r>
          <m:rPr>
            <m:sty m:val="bi"/>
          </m:rPr>
          <m:t>S</m:t>
        </m:r>
      </m:oMath>
      <w:del w:id="8691" w:author="PR Preview" w:date="2026-01-01T00:00:00Z">
        <w:r>
          <w:delText xml:space="preserve"> </w:delText>
        </w:r>
      </w:del>
      <w:del w:id="8692" w:author="PR Preview" w:date="2026-01-01T00:00:00Z">
        <w:r>
          <w:delText xml:space="preserve">is symmetric:</w:delText>
        </w:r>
      </w:del>
      <w:del w:id="8693" w:author="PR Preview" w:date="2026-01-01T00:00:00Z">
        <w:r>
          <w:delText xml:space="preserve"> </w:delText>
        </w:r>
      </w:del>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8694" w:author="PR Preview" w:date="2026-01-01T00:00:00Z">
        <w:r>
          <w:delText xml:space="preserve"> </w:delText>
        </w:r>
      </w:del>
      <w:del w:id="8695" w:author="PR Preview" w:date="2026-01-01T00:00:00Z">
        <w:r>
          <w:delText xml:space="preserve">(</w:delText>
        </w:r>
      </w:del>
      <w:hyperlink w:anchor="thm-transpose-product">
        <w:del w:id="8696" w:author="PR Preview" w:date="2026-01-01T00:00:00Z">
          <w:r>
            <w:rPr>
              <w:rStyle w:val="Hyperlink"/>
            </w:rPr>
            <w:delText xml:space="preserve">Theorem 19</w:delText>
          </w:r>
        </w:del>
      </w:hyperlink>
      <w:del w:id="8697" w:author="PR Preview" w:date="2026-01-01T00:00:00Z">
        <w:r>
          <w:delText xml:space="preserve">,</w:delText>
        </w:r>
      </w:del>
      <w:del w:id="8698" w:author="PR Preview" w:date="2026-01-01T00:00:00Z">
        <w:r>
          <w:delText xml:space="preserve"> </w:delText>
        </w:r>
      </w:del>
      <w:hyperlink w:anchor="def-matrix-transpose">
        <w:del w:id="8699" w:author="PR Preview" w:date="2026-01-01T00:00:00Z">
          <w:r>
            <w:rPr>
              <w:rStyle w:val="Hyperlink"/>
            </w:rPr>
            <w:delText xml:space="preserve">Definition 20</w:delText>
          </w:r>
        </w:del>
      </w:hyperlink>
      <w:del w:id="8700" w:author="PR Preview" w:date="2026-01-01T00:00:00Z">
        <w:r>
          <w:delText xml:space="preserve"> </w:delText>
        </w:r>
      </w:del>
      <w:del w:id="8701" w:author="PR Preview" w:date="2026-01-01T00:00:00Z">
        <w:r>
          <w:delText xml:space="preserve">for</w:delText>
        </w:r>
      </w:del>
      <w:del w:id="8702"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8703" w:author="PR Preview" w:date="2026-01-01T00:00:00Z">
        <w:r>
          <w:delText xml:space="preserve">,</w:delText>
        </w:r>
      </w:del>
      <w:del w:id="8704" w:author="PR Preview" w:date="2026-01-01T00:00:00Z">
        <w:r>
          <w:delText xml:space="preserve"> </w:delText>
        </w:r>
      </w:del>
      <w:hyperlink w:anchor="cor-inverse-symmetric">
        <w:del w:id="8705" w:author="PR Preview" w:date="2026-01-01T00:00:00Z">
          <w:r>
            <w:rPr>
              <w:rStyle w:val="Hyperlink"/>
            </w:rPr>
            <w:delText xml:space="preserve">Corollary 6</w:delText>
          </w:r>
        </w:del>
      </w:hyperlink>
      <w:del w:id="8706" w:author="PR Preview" w:date="2026-01-01T00:00:00Z">
        <w:r>
          <w:delText xml:space="preserve">),</w:delText>
        </w:r>
      </w:del>
      <w:del w:id="8707" w:author="PR Preview" w:date="2026-01-01T00:00:00Z">
        <w:r>
          <w:delText xml:space="preserve"> </w:delText>
        </w:r>
      </w:del>
      <w:del w:id="8708" w:author="PR Preview" w:date="2026-01-01T00:00:00Z">
        <w:r>
          <w:delText xml:space="preserve">and</w:delText>
        </w:r>
      </w:del>
      <w:del w:id="8709" w:author="PR Preview" w:date="2026-01-01T00:00:00Z">
        <w:r>
          <w:delText xml:space="preserve"> </w:delText>
        </w:r>
      </w:del>
      <m:oMath>
        <m:r>
          <m:rPr>
            <m:sty m:val="bi"/>
          </m:rPr>
          <m:t>C</m:t>
        </m:r>
      </m:oMath>
      <w:del w:id="8710" w:author="PR Preview" w:date="2026-01-01T00:00:00Z">
        <w:r>
          <w:delText xml:space="preserve"> </w:delText>
        </w:r>
      </w:del>
      <w:del w:id="8711" w:author="PR Preview" w:date="2026-01-01T00:00:00Z">
        <w:r>
          <w:delText xml:space="preserve">is symmetric,</w:delText>
        </w:r>
      </w:del>
      <w:del w:id="8712" w:author="PR Preview" w:date="2026-01-01T00:00:00Z">
        <w:r>
          <w:delText xml:space="preserve"> </w:delText>
        </w:r>
      </w:del>
      <w:del w:id="8713" w:author="PR Preview" w:date="2026-01-01T00:00:00Z">
        <w:r>
          <w:delText xml:space="preserve">so</w:delText>
        </w:r>
      </w:del>
      <w:del w:id="8714"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8715" w:author="PR Preview" w:date="2026-01-01T00:00:00Z">
        <w:r>
          <w:delText xml:space="preserve"> </w:delText>
        </w:r>
      </w:del>
      <w:del w:id="8716" w:author="PR Preview" w:date="2026-01-01T00:00:00Z">
        <w:r>
          <w:delText xml:space="preserve">is symmetric</w:delText>
        </w:r>
      </w:del>
      <w:del w:id="8717" w:author="PR Preview" w:date="2026-01-01T00:00:00Z">
        <w:r>
          <w:delText xml:space="preserve"> </w:delText>
        </w:r>
      </w:del>
      <w:del w:id="8718" w:author="PR Preview" w:date="2026-01-01T00:00:00Z">
        <w:r>
          <w:delText xml:space="preserve">(the transpose of a difference is the difference of the transposes, entry by entry,</w:delText>
        </w:r>
      </w:del>
      <w:del w:id="8719" w:author="PR Preview" w:date="2026-01-01T00:00:00Z">
        <w:r>
          <w:delText xml:space="preserve"> </w:delText>
        </w:r>
      </w:del>
      <w:hyperlink w:anchor="def-matrix-transpose">
        <w:del w:id="8720" w:author="PR Preview" w:date="2026-01-01T00:00:00Z">
          <w:r>
            <w:rPr>
              <w:rStyle w:val="Hyperlink"/>
            </w:rPr>
            <w:delText xml:space="preserve">Definition 20</w:delText>
          </w:r>
        </w:del>
      </w:hyperlink>
      <w:del w:id="8721" w:author="PR Preview" w:date="2026-01-01T00:00:00Z">
        <w:r>
          <w:delText xml:space="preserve">).</w:delText>
        </w:r>
      </w:del>
      <w:del w:id="8722" w:author="PR Preview" w:date="2026-01-01T00:00:00Z">
        <w:r>
          <w:delText xml:space="preserve"> </w:delText>
        </w:r>
      </w:del>
      <w:del w:id="8723" w:author="PR Preview" w:date="2026-01-01T00:00:00Z">
        <w:r>
          <w:delText xml:space="preserve">For</w:delText>
        </w:r>
      </w:del>
      <w:del w:id="8724" w:author="PR Preview" w:date="2026-01-01T00:00:00Z">
        <w:r>
          <w:delText xml:space="preserve"> </w:delText>
        </w:r>
      </w:del>
      <m:oMath>
        <m:acc>
          <m:accPr>
            <m:chr m:val="̃"/>
          </m:accPr>
          <m:e>
            <m:r>
              <m:t>w</m:t>
            </m:r>
          </m:e>
        </m:acc>
        <m:r>
          <m:rPr>
            <m:sty m:val="p"/>
          </m:rPr>
          <m:t>≠</m:t>
        </m:r>
        <m:acc>
          <m:accPr>
            <m:chr m:val="̃"/>
          </m:accPr>
          <m:e>
            <m:r>
              <m:t>0</m:t>
            </m:r>
          </m:e>
        </m:acc>
      </m:oMath>
      <w:del w:id="8725" w:author="PR Preview" w:date="2026-01-01T00:00:00Z">
        <w:r>
          <w:delText xml:space="preserve">, take</w:delText>
        </w:r>
      </w:del>
      <w:del w:id="8726" w:author="PR Preview" w:date="2026-01-01T00:00:00Z">
        <w:r>
          <w:delText xml:space="preserve"> </w:delText>
        </w:r>
      </w:del>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del w:id="8727" w:author="PR Preview" w:date="2026-01-01T00:00:00Z">
        <w:r>
          <w:delText xml:space="preserve">, so</w:delText>
        </w:r>
      </w:del>
      <w:del w:id="8728" w:author="PR Preview" w:date="2026-01-01T00:00:00Z">
        <w:r>
          <w:delText xml:space="preserve"> </w:delText>
        </w:r>
      </w:del>
      <m:oMath>
        <m:acc>
          <m:accPr>
            <m:chr m:val="̃"/>
          </m:accPr>
          <m:e>
            <m:r>
              <m:t>z</m:t>
            </m:r>
          </m:e>
        </m:acc>
        <m:r>
          <m:rPr>
            <m:sty m:val="p"/>
          </m:rPr>
          <m:t>=</m:t>
        </m:r>
        <m:acc>
          <m:accPr>
            <m:chr m:val="̃"/>
          </m:accPr>
          <m:e>
            <m:r>
              <m:t>0</m:t>
            </m:r>
          </m:e>
        </m:acc>
      </m:oMath>
      <w:del w:id="8729" w:author="PR Preview" w:date="2026-01-01T00:00:00Z">
        <w:r>
          <w:delText xml:space="preserve"> </w:delText>
        </w:r>
      </w:del>
      <w:del w:id="8730" w:author="PR Preview" w:date="2026-01-01T00:00:00Z">
        <w:r>
          <w:delText xml:space="preserve">and</w:delText>
        </w:r>
      </w:del>
      <w:del w:id="8731"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8732" w:author="PR Preview" w:date="2026-01-01T00:00:00Z">
        <w:r>
          <w:delText xml:space="preserve">; then</w:delText>
        </w:r>
      </w:del>
      <w:del w:id="8733" w:author="PR Preview" w:date="2026-01-01T00:00:00Z">
        <w:r>
          <w:delText xml:space="preserve"> </w:delText>
        </w:r>
      </w:del>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del w:id="8734" w:author="PR Preview" w:date="2026-01-01T00:00:00Z">
        <w:r>
          <w:delText xml:space="preserve"> </w:delText>
        </w:r>
      </w:del>
      <w:del w:id="8735" w:author="PR Preview" w:date="2026-01-01T00:00:00Z">
        <w:r>
          <w:delText xml:space="preserve">(</w:delText>
        </w:r>
      </w:del>
      <w:hyperlink w:anchor="thm-block-quadratic">
        <w:del w:id="8736" w:author="PR Preview" w:date="2026-01-01T00:00:00Z">
          <w:r>
            <w:rPr>
              <w:rStyle w:val="Hyperlink"/>
            </w:rPr>
            <w:delText xml:space="preserve">Theorem 109</w:delText>
          </w:r>
        </w:del>
      </w:hyperlink>
      <w:del w:id="8737" w:author="PR Preview" w:date="2026-01-01T00:00:00Z">
        <w:r>
          <w:delText xml:space="preserve">).</w:delText>
        </w:r>
      </w:del>
    </w:p>
    <w:p>
      <w:pPr>
        <w:pStyle w:val="BodyText"/>
      </w:pPr>
      <w:del w:id="8738" w:author="PR Preview" w:date="2026-01-01T00:00:00Z">
        <w:r>
          <w:rPr>
            <w:b/>
            <w:bCs/>
          </w:rPr>
          <w:delText xml:space="preserve">Example 199 (Testing</w:delText>
        </w:r>
      </w:del>
      <w:del w:id="8739" w:author="PR Preview" w:date="2026-01-01T00:00:00Z">
        <w:r>
          <w:rPr>
            <w:b/>
            <w:bCs/>
          </w:rPr>
          <w:delText xml:space="preserve"> </w:delText>
        </w:r>
      </w:del>
      <m:oMath>
        <m:r>
          <m:t>2</m:t>
        </m:r>
        <m:r>
          <m:rPr>
            <m:sty m:val="p"/>
          </m:rPr>
          <m:t>×</m:t>
        </m:r>
        <m:r>
          <m:t>2</m:t>
        </m:r>
      </m:oMath>
      <w:del w:id="8740" w:author="PR Preview" w:date="2026-01-01T00:00:00Z">
        <w:r>
          <w:rPr>
            <w:b/>
            <w:bCs/>
          </w:rPr>
          <w:delText xml:space="preserve"> </w:delText>
        </w:r>
      </w:del>
      <w:del w:id="8741" w:author="PR Preview" w:date="2026-01-01T00:00:00Z">
        <w:r>
          <w:rPr>
            <w:b/>
            <w:bCs/>
          </w:rPr>
          <w:delText xml:space="preserve">matrices)</w:delText>
        </w:r>
      </w:del>
      <w:del w:id="8742" w:author="PR Preview" w:date="2026-01-01T00:00:00Z">
        <w:r>
          <w:delText xml:space="preserve"> </w:delText>
        </w:r>
      </w:del>
      <w:del w:id="8743" w:author="PR Preview" w:date="2026-01-01T00:00:00Z">
        <w:r>
          <w:delText xml:space="preserve">A symmetric</w:delText>
        </w:r>
      </w:del>
      <w:del w:id="874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8745" w:author="PR Preview" w:date="2026-01-01T00:00:00Z">
        <w:r>
          <w:delText xml:space="preserve"> </w:delText>
        </w:r>
      </w:del>
      <w:del w:id="8746" w:author="PR Preview" w:date="2026-01-01T00:00:00Z">
        <w:r>
          <w:delText xml:space="preserve">is positive definite</w:delText>
        </w:r>
      </w:del>
      <w:del w:id="8747" w:author="PR Preview" w:date="2026-01-01T00:00:00Z">
        <w:r>
          <w:delText xml:space="preserve"> </w:delText>
        </w:r>
      </w:del>
      <w:del w:id="8748" w:author="PR Preview" w:date="2026-01-01T00:00:00Z">
        <w:r>
          <w:delText xml:space="preserve">exactly when</w:delText>
        </w:r>
      </w:del>
      <w:del w:id="8749" w:author="PR Preview" w:date="2026-01-01T00:00:00Z">
        <w:r>
          <w:delText xml:space="preserve"> </w:delText>
        </w:r>
      </w:del>
      <m:oMath>
        <m:r>
          <m:t>a</m:t>
        </m:r>
        <m:r>
          <m:rPr>
            <m:sty m:val="p"/>
          </m:rPr>
          <m:t>&gt;</m:t>
        </m:r>
        <m:r>
          <m:t>0</m:t>
        </m:r>
      </m:oMath>
      <w:del w:id="8750" w:author="PR Preview" w:date="2026-01-01T00:00:00Z">
        <w:r>
          <w:delText xml:space="preserve"> </w:delText>
        </w:r>
      </w:del>
      <w:del w:id="8751" w:author="PR Preview" w:date="2026-01-01T00:00:00Z">
        <w:r>
          <w:delText xml:space="preserve">and</w:delText>
        </w:r>
      </w:del>
      <w:del w:id="8752"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8753" w:author="PR Preview" w:date="2026-01-01T00:00:00Z">
        <w:r>
          <w:delText xml:space="preserve">, that is,</w:delText>
        </w:r>
      </w:del>
      <w:del w:id="8754" w:author="PR Preview" w:date="2026-01-01T00:00:00Z">
        <w:r>
          <w:delText xml:space="preserve"> </w:delText>
        </w:r>
      </w:del>
      <m:oMath>
        <m:r>
          <m:t>a</m:t>
        </m:r>
        <m:r>
          <m:rPr>
            <m:sty m:val="p"/>
          </m:rPr>
          <m:t>&gt;</m:t>
        </m:r>
        <m:r>
          <m:t>0</m:t>
        </m:r>
      </m:oMath>
      <w:del w:id="8755" w:author="PR Preview" w:date="2026-01-01T00:00:00Z">
        <w:r>
          <w:delText xml:space="preserve"> </w:delText>
        </w:r>
      </w:del>
      <w:del w:id="8756" w:author="PR Preview" w:date="2026-01-01T00:00:00Z">
        <w:r>
          <w:delText xml:space="preserve">and</w:delText>
        </w:r>
      </w:del>
      <w:del w:id="8757" w:author="PR Preview" w:date="2026-01-01T00:00:00Z">
        <w:r>
          <w:delText xml:space="preserve"> </w:delText>
        </w:r>
      </w:del>
      <m:oMath>
        <m:r>
          <m:t>a</m:t>
        </m:r>
        <m:r>
          <m:t>c</m:t>
        </m:r>
        <m:r>
          <m:rPr>
            <m:sty m:val="p"/>
          </m:rPr>
          <m:t>&gt;</m:t>
        </m:r>
        <m:sSup>
          <m:e>
            <m:r>
              <m:t>b</m:t>
            </m:r>
          </m:e>
          <m:sup>
            <m:r>
              <m:t>2</m:t>
            </m:r>
          </m:sup>
        </m:sSup>
      </m:oMath>
      <w:del w:id="8758" w:author="PR Preview" w:date="2026-01-01T00:00:00Z">
        <w:r>
          <w:delText xml:space="preserve"> </w:delText>
        </w:r>
      </w:del>
      <w:del w:id="8759" w:author="PR Preview" w:date="2026-01-01T00:00:00Z">
        <w:r>
          <w:delText xml:space="preserve">(a</w:delText>
        </w:r>
      </w:del>
      <w:del w:id="8760" w:author="PR Preview" w:date="2026-01-01T00:00:00Z">
        <w:r>
          <w:delText xml:space="preserve"> </w:delText>
        </w:r>
      </w:del>
      <m:oMath>
        <m:r>
          <m:t>1</m:t>
        </m:r>
        <m:r>
          <m:rPr>
            <m:sty m:val="p"/>
          </m:rPr>
          <m:t>×</m:t>
        </m:r>
        <m:r>
          <m:t>1</m:t>
        </m:r>
      </m:oMath>
      <w:del w:id="8761" w:author="PR Preview" w:date="2026-01-01T00:00:00Z">
        <w:r>
          <w:delText xml:space="preserve"> </w:delText>
        </w:r>
      </w:del>
      <w:del w:id="8762" w:author="PR Preview" w:date="2026-01-01T00:00:00Z">
        <w:r>
          <w:delText xml:space="preserve">matrix</w:delText>
        </w:r>
      </w:del>
      <w:del w:id="8763" w:author="PR Preview" w:date="2026-01-01T00:00:00Z">
        <w:r>
          <w:delText xml:space="preserve"> </w:delText>
        </w:r>
      </w:del>
      <m:oMath>
        <m:r>
          <m:rPr>
            <m:sty m:val="p"/>
          </m:rPr>
          <m:t>[</m:t>
        </m:r>
        <m:r>
          <m:t>s</m:t>
        </m:r>
        <m:r>
          <m:rPr>
            <m:sty m:val="p"/>
          </m:rPr>
          <m:t>]</m:t>
        </m:r>
      </m:oMath>
      <w:del w:id="8764" w:author="PR Preview" w:date="2026-01-01T00:00:00Z">
        <w:r>
          <w:delText xml:space="preserve"> </w:delText>
        </w:r>
      </w:del>
      <w:del w:id="8765" w:author="PR Preview" w:date="2026-01-01T00:00:00Z">
        <w:r>
          <w:delText xml:space="preserve">is positive definite exactly when</w:delText>
        </w:r>
      </w:del>
      <w:del w:id="8766" w:author="PR Preview" w:date="2026-01-01T00:00:00Z">
        <w:r>
          <w:delText xml:space="preserve"> </w:delText>
        </w:r>
      </w:del>
      <m:oMath>
        <m:r>
          <m:t>s</m:t>
        </m:r>
        <m:r>
          <m:rPr>
            <m:sty m:val="p"/>
          </m:rPr>
          <m:t>&gt;</m:t>
        </m:r>
        <m:r>
          <m:t>0</m:t>
        </m:r>
      </m:oMath>
      <w:del w:id="8767" w:author="PR Preview" w:date="2026-01-01T00:00:00Z">
        <w:r>
          <w:delText xml:space="preserve">, since</w:delText>
        </w:r>
      </w:del>
      <w:del w:id="8768"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8769" w:author="PR Preview" w:date="2026-01-01T00:00:00Z">
        <w:r>
          <w:delText xml:space="preserve">).</w:delText>
        </w:r>
      </w:del>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8770" w:author="PR Preview" w:date="2026-01-01T00:00:00Z">
        <w:r>
          <w:delText xml:space="preserve">:</w:delText>
        </w:r>
      </w:del>
      <w:del w:id="8771" w:author="PR Preview" w:date="2026-01-01T00:00:00Z">
        <w:r>
          <w:delText xml:space="preserve"> </w:delText>
        </w:r>
      </w:del>
      <m:oMath>
        <m:r>
          <m:t>5</m:t>
        </m:r>
        <m:r>
          <m:rPr>
            <m:sty m:val="p"/>
          </m:rPr>
          <m:t>&gt;</m:t>
        </m:r>
        <m:r>
          <m:t>0</m:t>
        </m:r>
      </m:oMath>
      <w:del w:id="8772" w:author="PR Preview" w:date="2026-01-01T00:00:00Z">
        <w:r>
          <w:delText xml:space="preserve"> </w:delText>
        </w:r>
      </w:del>
      <w:del w:id="8773" w:author="PR Preview" w:date="2026-01-01T00:00:00Z">
        <w:r>
          <w:delText xml:space="preserve">and</w:delText>
        </w:r>
      </w:del>
      <w:del w:id="8774" w:author="PR Preview" w:date="2026-01-01T00:00:00Z">
        <w:r>
          <w:delText xml:space="preserve"> </w:delText>
        </w:r>
      </w:del>
      <m:oMath>
        <m:f>
          <m:fPr>
            <m:type m:val="lin"/>
          </m:fPr>
          <m:num>
            <m:r>
              <m:t>9</m:t>
            </m:r>
          </m:num>
          <m:den>
            <m:r>
              <m:t>5</m:t>
            </m:r>
          </m:den>
        </m:f>
        <m:r>
          <m:rPr>
            <m:sty m:val="p"/>
          </m:rPr>
          <m:t>&gt;</m:t>
        </m:r>
        <m:r>
          <m:t>0</m:t>
        </m:r>
      </m:oMath>
      <w:del w:id="8775" w:author="PR Preview" w:date="2026-01-01T00:00:00Z">
        <w:r>
          <w:delText xml:space="preserve"> </w:delText>
        </w:r>
      </w:del>
      <w:del w:id="8776" w:author="PR Preview" w:date="2026-01-01T00:00:00Z">
        <w:r>
          <w:delText xml:space="preserve">(</w:delText>
        </w:r>
      </w:del>
      <w:hyperlink w:anchor="exm-schur-complement">
        <w:del w:id="8777" w:author="PR Preview" w:date="2026-01-01T00:00:00Z">
          <w:r>
            <w:rPr>
              <w:rStyle w:val="Hyperlink"/>
            </w:rPr>
            <w:delText xml:space="preserve">Example 198</w:delText>
          </w:r>
        </w:del>
      </w:hyperlink>
      <w:del w:id="8778" w:author="PR Preview" w:date="2026-01-01T00:00:00Z">
        <w:r>
          <w:delText xml:space="preserve">),</w:delText>
        </w:r>
      </w:del>
      <w:del w:id="8779" w:author="PR Preview" w:date="2026-01-01T00:00:00Z">
        <w:r>
          <w:delText xml:space="preserve"> </w:delText>
        </w:r>
      </w:del>
      <w:del w:id="8780" w:author="PR Preview" w:date="2026-01-01T00:00:00Z">
        <w:r>
          <w:delText xml:space="preserve">so it is positive definite.</w:delText>
        </w:r>
      </w:del>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781" w:author="PR Preview" w:date="2026-01-01T00:00:00Z">
        <w:r>
          <w:delText xml:space="preserve">:</w:delText>
        </w:r>
      </w:del>
      <w:del w:id="8782" w:author="PR Preview" w:date="2026-01-01T00:00:00Z">
        <w:r>
          <w:delText xml:space="preserve"> </w:delText>
        </w:r>
      </w:del>
      <m:oMath>
        <m:r>
          <m:t>1</m:t>
        </m:r>
        <m:r>
          <m:rPr>
            <m:sty m:val="p"/>
          </m:rPr>
          <m:t>&gt;</m:t>
        </m:r>
        <m:r>
          <m:t>0</m:t>
        </m:r>
      </m:oMath>
      <w:del w:id="8783" w:author="PR Preview" w:date="2026-01-01T00:00:00Z">
        <w:r>
          <w:delText xml:space="preserve"> </w:delText>
        </w:r>
      </w:del>
      <w:del w:id="8784" w:author="PR Preview" w:date="2026-01-01T00:00:00Z">
        <w:r>
          <w:delText xml:space="preserve">but</w:delText>
        </w:r>
      </w:del>
      <w:del w:id="8785" w:author="PR Preview" w:date="2026-01-01T00:00:00Z">
        <w:r>
          <w:delText xml:space="preserve"> </w:delText>
        </w:r>
      </w:del>
      <m:oMath>
        <m:r>
          <m:rPr>
            <m:sty m:val="bi"/>
          </m:rPr>
          <m:t>S</m:t>
        </m:r>
        <m:r>
          <m:rPr>
            <m:sty m:val="p"/>
          </m:rPr>
          <m:t>=</m:t>
        </m:r>
        <m:r>
          <m:rPr>
            <m:sty m:val="p"/>
          </m:rPr>
          <m:t>−</m:t>
        </m:r>
        <m:r>
          <m:t>3</m:t>
        </m:r>
      </m:oMath>
      <w:del w:id="8786" w:author="PR Preview" w:date="2026-01-01T00:00:00Z">
        <w:r>
          <w:delText xml:space="preserve">,</w:delText>
        </w:r>
      </w:del>
      <w:del w:id="8787" w:author="PR Preview" w:date="2026-01-01T00:00:00Z">
        <w:r>
          <w:delText xml:space="preserve"> </w:delText>
        </w:r>
      </w:del>
      <w:del w:id="8788" w:author="PR Preview" w:date="2026-01-01T00:00:00Z">
        <w:r>
          <w:delText xml:space="preserve">so it is not, as</w:delText>
        </w:r>
      </w:del>
      <w:del w:id="8789" w:author="PR Preview" w:date="2026-01-01T00:00:00Z">
        <w:r>
          <w:delText xml:space="preserve"> </w:delText>
        </w:r>
      </w:del>
      <w:hyperlink w:anchor="exm-positive-definite">
        <w:del w:id="8790" w:author="PR Preview" w:date="2026-01-01T00:00:00Z">
          <w:r>
            <w:rPr>
              <w:rStyle w:val="Hyperlink"/>
            </w:rPr>
            <w:delText xml:space="preserve">Example 140</w:delText>
          </w:r>
        </w:del>
      </w:hyperlink>
      <w:del w:id="8791" w:author="PR Preview" w:date="2026-01-01T00:00:00Z">
        <w:r>
          <w:delText xml:space="preserve"> </w:delText>
        </w:r>
      </w:del>
      <w:del w:id="8792" w:author="PR Preview" w:date="2026-01-01T00:00:00Z">
        <w:r>
          <w:delText xml:space="preserve">found directly.</w:delText>
        </w:r>
      </w:del>
    </w:p>
    <w:p>
      <w:pPr>
        <w:pStyle w:val="FirstParagraph"/>
      </w:pPr>
      <w:del w:id="8793" w:author="PR Preview" w:date="2026-01-01T00:00:00Z">
        <w:r>
          <w:rPr>
            <w:b/>
            <w:bCs/>
          </w:rPr>
          <w:delText xml:space="preserve">Theorem 111 (Cholesky factorization)</w:delText>
        </w:r>
      </w:del>
      <w:del w:id="8794" w:author="PR Preview" w:date="2026-01-01T00:00:00Z">
        <w:r>
          <w:delText xml:space="preserve"> </w:delText>
        </w:r>
      </w:del>
      <w:del w:id="8795" w:author="PR Preview" w:date="2026-01-01T00:00:00Z">
        <w:r>
          <w:delText xml:space="preserve">A</w:delText>
        </w:r>
      </w:del>
      <w:del w:id="8796" w:author="PR Preview" w:date="2026-01-01T00:00:00Z">
        <w:r>
          <w:delText xml:space="preserve"> </w:delText>
        </w:r>
      </w:del>
      <m:oMath>
        <m:r>
          <m:t>p</m:t>
        </m:r>
        <m:r>
          <m:rPr>
            <m:sty m:val="p"/>
          </m:rPr>
          <m:t>×</m:t>
        </m:r>
        <m:r>
          <m:t>p</m:t>
        </m:r>
      </m:oMath>
      <w:del w:id="8797" w:author="PR Preview" w:date="2026-01-01T00:00:00Z">
        <w:r>
          <w:delText xml:space="preserve"> </w:delText>
        </w:r>
      </w:del>
      <w:del w:id="8798" w:author="PR Preview" w:date="2026-01-01T00:00:00Z">
        <w:r>
          <w:delText xml:space="preserve">matrix</w:delText>
        </w:r>
      </w:del>
      <w:del w:id="8799" w:author="PR Preview" w:date="2026-01-01T00:00:00Z">
        <w:r>
          <w:delText xml:space="preserve"> </w:delText>
        </w:r>
      </w:del>
      <m:oMath>
        <m:r>
          <m:rPr>
            <m:sty m:val="bi"/>
          </m:rPr>
          <m:t>A</m:t>
        </m:r>
      </m:oMath>
      <w:del w:id="8800" w:author="PR Preview" w:date="2026-01-01T00:00:00Z">
        <w:r>
          <w:delText xml:space="preserve"> </w:delText>
        </w:r>
      </w:del>
      <w:del w:id="8801" w:author="PR Preview" w:date="2026-01-01T00:00:00Z">
        <w:r>
          <w:delText xml:space="preserve">is positive definite (</w:delText>
        </w:r>
      </w:del>
      <w:hyperlink w:anchor="def-positive-definite">
        <w:del w:id="8802" w:author="PR Preview" w:date="2026-01-01T00:00:00Z">
          <w:r>
            <w:rPr>
              <w:rStyle w:val="Hyperlink"/>
            </w:rPr>
            <w:delText xml:space="preserve">Definition 86</w:delText>
          </w:r>
        </w:del>
      </w:hyperlink>
      <w:del w:id="8803" w:author="PR Preview" w:date="2026-01-01T00:00:00Z">
        <w:r>
          <w:delText xml:space="preserve">)</w:delText>
        </w:r>
      </w:del>
      <w:del w:id="8804" w:author="PR Preview" w:date="2026-01-01T00:00:00Z">
        <w:r>
          <w:delText xml:space="preserve"> </w:delText>
        </w:r>
      </w:del>
      <w:del w:id="8805" w:author="PR Preview" w:date="2026-01-01T00:00:00Z">
        <w:r>
          <w:delText xml:space="preserve">exactly when</w:delText>
        </w:r>
      </w:del>
      <w:del w:id="8806"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8807" w:author="PR Preview" w:date="2026-01-01T00:00:00Z">
        <w:r>
          <w:delText xml:space="preserve"> </w:delText>
        </w:r>
      </w:del>
      <w:del w:id="8808" w:author="PR Preview" w:date="2026-01-01T00:00:00Z">
        <w:r>
          <w:delText xml:space="preserve">for some lower triangular</w:delText>
        </w:r>
      </w:del>
      <w:del w:id="8809" w:author="PR Preview" w:date="2026-01-01T00:00:00Z">
        <w:r>
          <w:delText xml:space="preserve"> </w:delText>
        </w:r>
      </w:del>
      <m:oMath>
        <m:r>
          <m:rPr>
            <m:sty m:val="bi"/>
          </m:rPr>
          <m:t>L</m:t>
        </m:r>
      </m:oMath>
      <w:del w:id="8810" w:author="PR Preview" w:date="2026-01-01T00:00:00Z">
        <w:r>
          <w:delText xml:space="preserve"> </w:delText>
        </w:r>
      </w:del>
      <w:del w:id="8811" w:author="PR Preview" w:date="2026-01-01T00:00:00Z">
        <w:r>
          <w:delText xml:space="preserve">(</w:delText>
        </w:r>
      </w:del>
      <w:hyperlink w:anchor="def-triangular-matrix">
        <w:del w:id="8812" w:author="PR Preview" w:date="2026-01-01T00:00:00Z">
          <w:r>
            <w:rPr>
              <w:rStyle w:val="Hyperlink"/>
            </w:rPr>
            <w:delText xml:space="preserve">Definition 95</w:delText>
          </w:r>
        </w:del>
      </w:hyperlink>
      <w:del w:id="8813" w:author="PR Preview" w:date="2026-01-01T00:00:00Z">
        <w:r>
          <w:delText xml:space="preserve">) with positive diagonal entries.</w:delText>
        </w:r>
      </w:del>
      <w:del w:id="8814" w:author="PR Preview" w:date="2026-01-01T00:00:00Z">
        <w:r>
          <w:delText xml:space="preserve"> </w:delText>
        </w:r>
      </w:del>
      <w:del w:id="8815" w:author="PR Preview" w:date="2026-01-01T00:00:00Z">
        <w:r>
          <w:delText xml:space="preserve">For a positive definite</w:delText>
        </w:r>
      </w:del>
      <w:del w:id="8816" w:author="PR Preview" w:date="2026-01-01T00:00:00Z">
        <w:r>
          <w:delText xml:space="preserve"> </w:delText>
        </w:r>
      </w:del>
      <m:oMath>
        <m:r>
          <m:rPr>
            <m:sty m:val="bi"/>
          </m:rPr>
          <m:t>A</m:t>
        </m:r>
      </m:oMath>
      <w:del w:id="8817" w:author="PR Preview" w:date="2026-01-01T00:00:00Z">
        <w:r>
          <w:delText xml:space="preserve"> </w:delText>
        </w:r>
      </w:del>
      <w:del w:id="8818" w:author="PR Preview" w:date="2026-01-01T00:00:00Z">
        <w:r>
          <w:delText xml:space="preserve">that</w:delText>
        </w:r>
      </w:del>
      <w:del w:id="8819" w:author="PR Preview" w:date="2026-01-01T00:00:00Z">
        <w:r>
          <w:delText xml:space="preserve"> </w:delText>
        </w:r>
      </w:del>
      <m:oMath>
        <m:r>
          <m:rPr>
            <m:sty m:val="bi"/>
          </m:rPr>
          <m:t>L</m:t>
        </m:r>
      </m:oMath>
      <w:del w:id="8820" w:author="PR Preview" w:date="2026-01-01T00:00:00Z">
        <w:r>
          <w:delText xml:space="preserve"> </w:delText>
        </w:r>
      </w:del>
      <w:del w:id="8821" w:author="PR Preview" w:date="2026-01-01T00:00:00Z">
        <w:r>
          <w:delText xml:space="preserve">is unique;</w:delText>
        </w:r>
      </w:del>
      <w:del w:id="8822" w:author="PR Preview" w:date="2026-01-01T00:00:00Z">
        <w:r>
          <w:delText xml:space="preserve"> </w:delText>
        </w:r>
      </w:del>
      <w:del w:id="8823" w:author="PR Preview" w:date="2026-01-01T00:00:00Z">
        <w:r>
          <w:delText xml:space="preserve">it is the</w:delText>
        </w:r>
      </w:del>
      <w:del w:id="8824" w:author="PR Preview" w:date="2026-01-01T00:00:00Z">
        <w:r>
          <w:delText xml:space="preserve"> </w:delText>
        </w:r>
      </w:del>
      <w:del w:id="8825" w:author="PR Preview" w:date="2026-01-01T00:00:00Z">
        <w:r>
          <w:rPr>
            <w:b/>
            <w:bCs/>
          </w:rPr>
          <w:delText xml:space="preserve">Cholesky factor</w:delText>
        </w:r>
      </w:del>
      <w:del w:id="8826" w:author="PR Preview" w:date="2026-01-01T00:00:00Z">
        <w:r>
          <w:delText xml:space="preserve"> </w:delText>
        </w:r>
      </w:del>
      <w:del w:id="8827" w:author="PR Preview" w:date="2026-01-01T00:00:00Z">
        <w:r>
          <w:delText xml:space="preserve">of</w:delText>
        </w:r>
      </w:del>
      <w:del w:id="8828" w:author="PR Preview" w:date="2026-01-01T00:00:00Z">
        <w:r>
          <w:delText xml:space="preserve"> </w:delText>
        </w:r>
      </w:del>
      <m:oMath>
        <m:r>
          <m:rPr>
            <m:sty m:val="bi"/>
          </m:rPr>
          <m:t>A</m:t>
        </m:r>
      </m:oMath>
      <w:del w:id="8829" w:author="PR Preview" w:date="2026-01-01T00:00:00Z">
        <w:r>
          <w:delText xml:space="preserve">.</w:delText>
        </w:r>
      </w:del>
    </w:p>
    <w:p>
      <w:pPr>
        <w:pStyle w:val="BodyText"/>
      </w:pPr>
      <w:del w:id="8830" w:author="PR Preview" w:date="2026-01-01T00:00:00Z">
        <w:r>
          <w:rPr>
            <w:i/>
            <w:iCs/>
          </w:rPr>
          <w:delText xml:space="preserve">Proof</w:delText>
        </w:r>
      </w:del>
      <w:del w:id="8831" w:author="PR Preview" w:date="2026-01-01T00:00:00Z">
        <w:r>
          <w:delText xml:space="preserve">. </w:delText>
        </w:r>
      </w:del>
      <w:del w:id="8832" w:author="PR Preview" w:date="2026-01-01T00:00:00Z">
        <w:r>
          <w:rPr>
            <w:b/>
            <w:bCs/>
          </w:rPr>
          <w:delText xml:space="preserve">If.</w:delText>
        </w:r>
      </w:del>
      <w:del w:id="8833" w:author="PR Preview" w:date="2026-01-01T00:00:00Z">
        <w:r>
          <w:delText xml:space="preserve"> </w:delText>
        </w:r>
      </w:del>
      <m:oMath>
        <m:sSup>
          <m:e>
            <m:r>
              <m:rPr>
                <m:sty m:val="bi"/>
              </m:rPr>
              <m:t>L</m:t>
            </m:r>
          </m:e>
          <m:sup>
            <m:r>
              <m:rPr>
                <m:sty m:val="p"/>
              </m:rPr>
              <m:t>⊤</m:t>
            </m:r>
          </m:sup>
        </m:sSup>
      </m:oMath>
      <w:del w:id="8834" w:author="PR Preview" w:date="2026-01-01T00:00:00Z">
        <w:r>
          <w:delText xml:space="preserve"> </w:delText>
        </w:r>
      </w:del>
      <w:del w:id="8835" w:author="PR Preview" w:date="2026-01-01T00:00:00Z">
        <w:r>
          <w:delText xml:space="preserve">is upper triangular with positive diagonal (</w:delText>
        </w:r>
      </w:del>
      <w:hyperlink w:anchor="def-matrix-transpose">
        <w:del w:id="8836" w:author="PR Preview" w:date="2026-01-01T00:00:00Z">
          <w:r>
            <w:rPr>
              <w:rStyle w:val="Hyperlink"/>
            </w:rPr>
            <w:delText xml:space="preserve">Definition 20</w:delText>
          </w:r>
        </w:del>
      </w:hyperlink>
      <w:del w:id="8837" w:author="PR Preview" w:date="2026-01-01T00:00:00Z">
        <w:r>
          <w:delText xml:space="preserve">),</w:delText>
        </w:r>
      </w:del>
      <w:del w:id="8838" w:author="PR Preview" w:date="2026-01-01T00:00:00Z">
        <w:r>
          <w:delText xml:space="preserve"> </w:delText>
        </w:r>
      </w:del>
      <w:del w:id="8839" w:author="PR Preview" w:date="2026-01-01T00:00:00Z">
        <w:r>
          <w:delText xml:space="preserve">so</w:delText>
        </w:r>
      </w:del>
      <w:del w:id="8840" w:author="PR Preview" w:date="2026-01-01T00:00:00Z">
        <w:r>
          <w:delText xml:space="preserve"> </w:delText>
        </w:r>
      </w:del>
      <m:oMath>
        <m:sSup>
          <m:e>
            <m:r>
              <m:rPr>
                <m:sty m:val="bi"/>
              </m:rPr>
              <m:t>L</m:t>
            </m:r>
          </m:e>
          <m:sup>
            <m:r>
              <m:rPr>
                <m:sty m:val="p"/>
              </m:rPr>
              <m:t>⊤</m:t>
            </m:r>
          </m:sup>
        </m:sSup>
        <m:acc>
          <m:accPr>
            <m:chr m:val="̃"/>
          </m:accPr>
          <m:e>
            <m:r>
              <m:t>x</m:t>
            </m:r>
          </m:e>
        </m:acc>
        <m:r>
          <m:rPr>
            <m:sty m:val="p"/>
          </m:rPr>
          <m:t>=</m:t>
        </m:r>
        <m:acc>
          <m:accPr>
            <m:chr m:val="̃"/>
          </m:accPr>
          <m:e>
            <m:r>
              <m:t>0</m:t>
            </m:r>
          </m:e>
        </m:acc>
      </m:oMath>
      <w:del w:id="8841" w:author="PR Preview" w:date="2026-01-01T00:00:00Z">
        <w:r>
          <w:delText xml:space="preserve"> </w:delText>
        </w:r>
      </w:del>
      <w:del w:id="8842" w:author="PR Preview" w:date="2026-01-01T00:00:00Z">
        <w:r>
          <w:delText xml:space="preserve">only for</w:delText>
        </w:r>
      </w:del>
      <w:del w:id="8843" w:author="PR Preview" w:date="2026-01-01T00:00:00Z">
        <w:r>
          <w:delText xml:space="preserve"> </w:delText>
        </w:r>
      </w:del>
      <m:oMath>
        <m:acc>
          <m:accPr>
            <m:chr m:val="̃"/>
          </m:accPr>
          <m:e>
            <m:r>
              <m:t>x</m:t>
            </m:r>
          </m:e>
        </m:acc>
        <m:r>
          <m:rPr>
            <m:sty m:val="p"/>
          </m:rPr>
          <m:t>=</m:t>
        </m:r>
        <m:acc>
          <m:accPr>
            <m:chr m:val="̃"/>
          </m:accPr>
          <m:e>
            <m:r>
              <m:t>0</m:t>
            </m:r>
          </m:e>
        </m:acc>
      </m:oMath>
      <w:del w:id="8844" w:author="PR Preview" w:date="2026-01-01T00:00:00Z">
        <w:r>
          <w:delText xml:space="preserve"> </w:delText>
        </w:r>
      </w:del>
      <w:del w:id="8845" w:author="PR Preview" w:date="2026-01-01T00:00:00Z">
        <w:r>
          <w:delText xml:space="preserve">(</w:delText>
        </w:r>
      </w:del>
      <w:hyperlink w:anchor="thm-back-substitution">
        <w:del w:id="8846" w:author="PR Preview" w:date="2026-01-01T00:00:00Z">
          <w:r>
            <w:rPr>
              <w:rStyle w:val="Hyperlink"/>
            </w:rPr>
            <w:delText xml:space="preserve">Theorem 92</w:delText>
          </w:r>
        </w:del>
      </w:hyperlink>
      <w:del w:id="8847" w:author="PR Preview" w:date="2026-01-01T00:00:00Z">
        <w:r>
          <w:delText xml:space="preserve">),</w:delText>
        </w:r>
      </w:del>
      <w:del w:id="8848" w:author="PR Preview" w:date="2026-01-01T00:00:00Z">
        <w:r>
          <w:delText xml:space="preserve"> </w:delText>
        </w:r>
      </w:del>
      <w:del w:id="8849" w:author="PR Preview" w:date="2026-01-01T00:00:00Z">
        <w:r>
          <w:delText xml:space="preserve">and the columns of</w:delText>
        </w:r>
      </w:del>
      <w:del w:id="8850" w:author="PR Preview" w:date="2026-01-01T00:00:00Z">
        <w:r>
          <w:delText xml:space="preserve"> </w:delText>
        </w:r>
      </w:del>
      <m:oMath>
        <m:sSup>
          <m:e>
            <m:r>
              <m:rPr>
                <m:sty m:val="bi"/>
              </m:rPr>
              <m:t>L</m:t>
            </m:r>
          </m:e>
          <m:sup>
            <m:r>
              <m:rPr>
                <m:sty m:val="p"/>
              </m:rPr>
              <m:t>⊤</m:t>
            </m:r>
          </m:sup>
        </m:sSup>
      </m:oMath>
      <w:del w:id="8851" w:author="PR Preview" w:date="2026-01-01T00:00:00Z">
        <w:r>
          <w:delText xml:space="preserve"> </w:delText>
        </w:r>
      </w:del>
      <w:del w:id="8852" w:author="PR Preview" w:date="2026-01-01T00:00:00Z">
        <w:r>
          <w:delText xml:space="preserve">are linearly independent</w:delText>
        </w:r>
      </w:del>
      <w:del w:id="8853" w:author="PR Preview" w:date="2026-01-01T00:00:00Z">
        <w:r>
          <w:delText xml:space="preserve"> </w:delText>
        </w:r>
      </w:del>
      <w:del w:id="8854" w:author="PR Preview" w:date="2026-01-01T00:00:00Z">
        <w:r>
          <w:delText xml:space="preserve">(</w:delText>
        </w:r>
      </w:del>
      <w:hyperlink w:anchor="thm-matvec-columns">
        <w:del w:id="8855" w:author="PR Preview" w:date="2026-01-01T00:00:00Z">
          <w:r>
            <w:rPr>
              <w:rStyle w:val="Hyperlink"/>
            </w:rPr>
            <w:delText xml:space="preserve">Theorem 22</w:delText>
          </w:r>
        </w:del>
      </w:hyperlink>
      <w:del w:id="8856" w:author="PR Preview" w:date="2026-01-01T00:00:00Z">
        <w:r>
          <w:delText xml:space="preserve">,</w:delText>
        </w:r>
      </w:del>
      <w:del w:id="8857" w:author="PR Preview" w:date="2026-01-01T00:00:00Z">
        <w:r>
          <w:delText xml:space="preserve"> </w:delText>
        </w:r>
      </w:del>
      <w:hyperlink w:anchor="def-linearly-independent">
        <w:del w:id="8858" w:author="PR Preview" w:date="2026-01-01T00:00:00Z">
          <w:r>
            <w:rPr>
              <w:rStyle w:val="Hyperlink"/>
            </w:rPr>
            <w:delText xml:space="preserve">Definition 37</w:delText>
          </w:r>
        </w:del>
      </w:hyperlink>
      <w:del w:id="8859" w:author="PR Preview" w:date="2026-01-01T00:00:00Z">
        <w:r>
          <w:delText xml:space="preserve">).</w:delText>
        </w:r>
      </w:del>
      <w:del w:id="8860" w:author="PR Preview" w:date="2026-01-01T00:00:00Z">
        <w:r>
          <w:delText xml:space="preserve"> </w:delText>
        </w:r>
      </w:del>
      <w:del w:id="8861" w:author="PR Preview" w:date="2026-01-01T00:00:00Z">
        <w:r>
          <w:delText xml:space="preserve">So</w:delText>
        </w:r>
      </w:del>
      <w:del w:id="8862"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8863" w:author="PR Preview" w:date="2026-01-01T00:00:00Z">
        <w:r>
          <w:delText xml:space="preserve"> </w:delText>
        </w:r>
      </w:del>
      <w:del w:id="8864" w:author="PR Preview" w:date="2026-01-01T00:00:00Z">
        <w:r>
          <w:delText xml:space="preserve">(</w:delText>
        </w:r>
      </w:del>
      <w:hyperlink w:anchor="def-matrix-transpose">
        <w:del w:id="8865" w:author="PR Preview" w:date="2026-01-01T00:00:00Z">
          <w:r>
            <w:rPr>
              <w:rStyle w:val="Hyperlink"/>
            </w:rPr>
            <w:delText xml:space="preserve">Definition 20</w:delText>
          </w:r>
        </w:del>
      </w:hyperlink>
      <w:del w:id="8866" w:author="PR Preview" w:date="2026-01-01T00:00:00Z">
        <w:r>
          <w:delText xml:space="preserve">)</w:delText>
        </w:r>
      </w:del>
      <w:del w:id="8867" w:author="PR Preview" w:date="2026-01-01T00:00:00Z">
        <w:r>
          <w:delText xml:space="preserve"> </w:delText>
        </w:r>
      </w:del>
      <w:del w:id="8868" w:author="PR Preview" w:date="2026-01-01T00:00:00Z">
        <w:r>
          <w:delText xml:space="preserve">is positive definite (</w:delText>
        </w:r>
      </w:del>
      <w:hyperlink w:anchor="thm-pd-gram">
        <w:del w:id="8869" w:author="PR Preview" w:date="2026-01-01T00:00:00Z">
          <w:r>
            <w:rPr>
              <w:rStyle w:val="Hyperlink"/>
            </w:rPr>
            <w:delText xml:space="preserve">Theorem 106</w:delText>
          </w:r>
        </w:del>
      </w:hyperlink>
      <w:del w:id="8870" w:author="PR Preview" w:date="2026-01-01T00:00:00Z">
        <w:r>
          <w:delText xml:space="preserve">, part 2).</w:delText>
        </w:r>
      </w:del>
    </w:p>
    <w:p>
      <w:pPr>
        <w:pStyle w:val="BodyText"/>
      </w:pPr>
      <w:del w:id="8871" w:author="PR Preview" w:date="2026-01-01T00:00:00Z">
        <w:r>
          <w:rPr>
            <w:b/>
            <w:bCs/>
          </w:rPr>
          <w:delText xml:space="preserve">Only if, with uniqueness, by</w:delText>
        </w:r>
      </w:del>
      <w:del w:id="8872" w:author="PR Preview" w:date="2026-01-01T00:00:00Z">
        <w:r>
          <w:rPr>
            <w:b/>
            <w:bCs/>
          </w:rPr>
          <w:delText xml:space="preserve"> </w:delText>
        </w:r>
      </w:del>
      <w:hyperlink r:id="rId133">
        <w:del w:id="8873" w:author="PR Preview" w:date="2026-01-01T00:00:00Z">
          <w:r>
            <w:rPr>
              <w:rStyle w:val="Hyperlink"/>
              <w:b/>
              <w:bCs/>
            </w:rPr>
            <w:delText xml:space="preserve">induction</w:delText>
          </w:r>
        </w:del>
      </w:hyperlink>
      <w:del w:id="8874" w:author="PR Preview" w:date="2026-01-01T00:00:00Z">
        <w:r>
          <w:rPr>
            <w:b/>
            <w:bCs/>
          </w:rPr>
          <w:delText xml:space="preserve"> </w:delText>
        </w:r>
      </w:del>
      <w:del w:id="8875" w:author="PR Preview" w:date="2026-01-01T00:00:00Z">
        <w:r>
          <w:rPr>
            <w:b/>
            <w:bCs/>
          </w:rPr>
          <w:delText xml:space="preserve">on</w:delText>
        </w:r>
      </w:del>
      <w:del w:id="8876" w:author="PR Preview" w:date="2026-01-01T00:00:00Z">
        <w:r>
          <w:rPr>
            <w:b/>
            <w:bCs/>
          </w:rPr>
          <w:delText xml:space="preserve"> </w:delText>
        </w:r>
      </w:del>
      <m:oMath>
        <m:r>
          <m:t>p</m:t>
        </m:r>
      </m:oMath>
      <w:del w:id="8877" w:author="PR Preview" w:date="2026-01-01T00:00:00Z">
        <w:r>
          <w:rPr>
            <w:b/>
            <w:bCs/>
          </w:rPr>
          <w:delText xml:space="preserve">.</w:delText>
        </w:r>
      </w:del>
      <w:del w:id="8878" w:author="PR Preview" w:date="2026-01-01T00:00:00Z">
        <w:r>
          <w:delText xml:space="preserve"> </w:delText>
        </w:r>
      </w:del>
      <w:del w:id="8879" w:author="PR Preview" w:date="2026-01-01T00:00:00Z">
        <w:r>
          <w:delText xml:space="preserve">For</w:delText>
        </w:r>
      </w:del>
      <w:del w:id="8880" w:author="PR Preview" w:date="2026-01-01T00:00:00Z">
        <w:r>
          <w:delText xml:space="preserve"> </w:delText>
        </w:r>
      </w:del>
      <m:oMath>
        <m:r>
          <m:t>p</m:t>
        </m:r>
        <m:r>
          <m:rPr>
            <m:sty m:val="p"/>
          </m:rPr>
          <m:t>=</m:t>
        </m:r>
        <m:r>
          <m:t>1</m:t>
        </m:r>
      </m:oMath>
      <w:del w:id="8881" w:author="PR Preview" w:date="2026-01-01T00:00:00Z">
        <w:r>
          <w:delText xml:space="preserve">,</w:delText>
        </w:r>
      </w:del>
      <w:del w:id="8882" w:author="PR Preview" w:date="2026-01-01T00:00:00Z">
        <w:r>
          <w:delText xml:space="preserve"> </w:delText>
        </w:r>
      </w:del>
      <m:oMath>
        <m:r>
          <m:rPr>
            <m:sty m:val="bi"/>
          </m:rPr>
          <m:t>A</m:t>
        </m:r>
        <m:r>
          <m:rPr>
            <m:sty m:val="p"/>
          </m:rPr>
          <m:t>=</m:t>
        </m:r>
        <m:r>
          <m:rPr>
            <m:sty m:val="p"/>
          </m:rPr>
          <m:t>[</m:t>
        </m:r>
        <m:r>
          <m:t>a</m:t>
        </m:r>
        <m:r>
          <m:rPr>
            <m:sty m:val="p"/>
          </m:rPr>
          <m:t>]</m:t>
        </m:r>
      </m:oMath>
      <w:del w:id="8883" w:author="PR Preview" w:date="2026-01-01T00:00:00Z">
        <w:r>
          <w:delText xml:space="preserve"> </w:delText>
        </w:r>
      </w:del>
      <w:del w:id="8884" w:author="PR Preview" w:date="2026-01-01T00:00:00Z">
        <w:r>
          <w:delText xml:space="preserve">with</w:delText>
        </w:r>
      </w:del>
      <w:del w:id="8885" w:author="PR Preview" w:date="2026-01-01T00:00:00Z">
        <w:r>
          <w:delText xml:space="preserve"> </w:delText>
        </w:r>
      </w:del>
      <m:oMath>
        <m:r>
          <m:t>a</m:t>
        </m:r>
        <m:r>
          <m:rPr>
            <m:sty m:val="p"/>
          </m:rPr>
          <m:t>&gt;</m:t>
        </m:r>
        <m:r>
          <m:t>0</m:t>
        </m:r>
      </m:oMath>
      <w:del w:id="8886" w:author="PR Preview" w:date="2026-01-01T00:00:00Z">
        <w:r>
          <w:delText xml:space="preserve"> </w:delText>
        </w:r>
      </w:del>
      <w:del w:id="8887" w:author="PR Preview" w:date="2026-01-01T00:00:00Z">
        <w:r>
          <w:delText xml:space="preserve">(</w:delText>
        </w:r>
      </w:del>
      <w:hyperlink w:anchor="thm-pd-submatrix">
        <w:del w:id="8888" w:author="PR Preview" w:date="2026-01-01T00:00:00Z">
          <w:r>
            <w:rPr>
              <w:rStyle w:val="Hyperlink"/>
            </w:rPr>
            <w:delText xml:space="preserve">Theorem 108</w:delText>
          </w:r>
        </w:del>
      </w:hyperlink>
      <w:del w:id="8889" w:author="PR Preview" w:date="2026-01-01T00:00:00Z">
        <w:r>
          <w:delText xml:space="preserve">),</w:delText>
        </w:r>
      </w:del>
      <w:del w:id="8890" w:author="PR Preview" w:date="2026-01-01T00:00:00Z">
        <w:r>
          <w:delText xml:space="preserve"> </w:delText>
        </w:r>
      </w:del>
      <w:del w:id="8891" w:author="PR Preview" w:date="2026-01-01T00:00:00Z">
        <w:r>
          <w:delText xml:space="preserve">and</w:delText>
        </w:r>
      </w:del>
      <w:del w:id="8892" w:author="PR Preview" w:date="2026-01-01T00:00:00Z">
        <w:r>
          <w:delText xml:space="preserve"> </w:delText>
        </w:r>
      </w:del>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del w:id="8893" w:author="PR Preview" w:date="2026-01-01T00:00:00Z">
        <w:r>
          <w:delText xml:space="preserve"> </w:delText>
        </w:r>
      </w:del>
      <w:del w:id="8894" w:author="PR Preview" w:date="2026-01-01T00:00:00Z">
        <w:r>
          <w:delText xml:space="preserve">with</w:delText>
        </w:r>
      </w:del>
      <w:del w:id="8895" w:author="PR Preview" w:date="2026-01-01T00:00:00Z">
        <w:r>
          <w:delText xml:space="preserve"> </w:delText>
        </w:r>
      </w:del>
      <m:oMath>
        <m:r>
          <m:t>ℓ</m:t>
        </m:r>
        <m:r>
          <m:rPr>
            <m:sty m:val="p"/>
          </m:rPr>
          <m:t>&gt;</m:t>
        </m:r>
        <m:r>
          <m:t>0</m:t>
        </m:r>
      </m:oMath>
      <w:del w:id="8896" w:author="PR Preview" w:date="2026-01-01T00:00:00Z">
        <w:r>
          <w:delText xml:space="preserve"> </w:delText>
        </w:r>
      </w:del>
      <w:del w:id="8897" w:author="PR Preview" w:date="2026-01-01T00:00:00Z">
        <w:r>
          <w:delText xml:space="preserve">holds exactly for</w:delText>
        </w:r>
      </w:del>
      <w:del w:id="8898" w:author="PR Preview" w:date="2026-01-01T00:00:00Z">
        <w:r>
          <w:delText xml:space="preserve"> </w:delText>
        </w:r>
      </w:del>
      <m:oMath>
        <m:r>
          <m:t>ℓ</m:t>
        </m:r>
        <m:r>
          <m:rPr>
            <m:sty m:val="p"/>
          </m:rPr>
          <m:t>=</m:t>
        </m:r>
        <m:rad>
          <m:radPr>
            <m:degHide m:val="on"/>
          </m:radPr>
          <m:deg/>
          <m:e>
            <m:r>
              <m:t>a</m:t>
            </m:r>
          </m:e>
        </m:rad>
      </m:oMath>
      <w:del w:id="8899" w:author="PR Preview" w:date="2026-01-01T00:00:00Z">
        <w:r>
          <w:delText xml:space="preserve">.</w:delText>
        </w:r>
      </w:del>
      <w:del w:id="8900" w:author="PR Preview" w:date="2026-01-01T00:00:00Z">
        <w:r>
          <w:delText xml:space="preserve"> </w:delText>
        </w:r>
      </w:del>
      <w:del w:id="8901" w:author="PR Preview" w:date="2026-01-01T00:00:00Z">
        <w:r>
          <w:delText xml:space="preserve">For</w:delText>
        </w:r>
      </w:del>
      <w:del w:id="8902" w:author="PR Preview" w:date="2026-01-01T00:00:00Z">
        <w:r>
          <w:delText xml:space="preserve"> </w:delText>
        </w:r>
      </w:del>
      <m:oMath>
        <m:r>
          <m:t>p</m:t>
        </m:r>
        <m:r>
          <m:rPr>
            <m:sty m:val="p"/>
          </m:rPr>
          <m:t>&gt;</m:t>
        </m:r>
        <m:r>
          <m:t>1</m:t>
        </m:r>
      </m:oMath>
      <w:del w:id="8903" w:author="PR Preview" w:date="2026-01-01T00:00:00Z">
        <w:r>
          <w:delText xml:space="preserve">, assume every</w:delText>
        </w:r>
      </w:del>
      <w:del w:id="8904"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8905" w:author="PR Preview" w:date="2026-01-01T00:00:00Z">
        <w:r>
          <w:delText xml:space="preserve"> </w:delText>
        </w:r>
      </w:del>
      <w:del w:id="8906" w:author="PR Preview" w:date="2026-01-01T00:00:00Z">
        <w:r>
          <w:delText xml:space="preserve">positive definite matrix</w:delText>
        </w:r>
      </w:del>
      <w:del w:id="8907" w:author="PR Preview" w:date="2026-01-01T00:00:00Z">
        <w:r>
          <w:delText xml:space="preserve"> </w:delText>
        </w:r>
      </w:del>
      <w:del w:id="8908" w:author="PR Preview" w:date="2026-01-01T00:00:00Z">
        <w:r>
          <w:delText xml:space="preserve">has exactly one such factor, and split off the first row and column.</w:delText>
        </w:r>
      </w:del>
      <w:del w:id="8909" w:author="PR Preview" w:date="2026-01-01T00:00:00Z">
        <w:r>
          <w:delText xml:space="preserve"> </w:delText>
        </w:r>
      </w:del>
      <m:oMath>
        <m:r>
          <m:rPr>
            <m:sty m:val="bi"/>
          </m:rPr>
          <m:t>A</m:t>
        </m:r>
      </m:oMath>
      <w:del w:id="8910" w:author="PR Preview" w:date="2026-01-01T00:00:00Z">
        <w:r>
          <w:delText xml:space="preserve"> </w:delText>
        </w:r>
      </w:del>
      <w:del w:id="8911" w:author="PR Preview" w:date="2026-01-01T00:00:00Z">
        <w:r>
          <w:delText xml:space="preserve">is symmetric, so its first row is the transpose of its first column:</w:delText>
        </w:r>
      </w:del>
    </w:p>
    <w:p>
      <w:pPr>
        <w:pStyle w:val="FirstParagraph"/>
      </w:pPr>
      <w:ins w:id="8912" w:author="PR Preview" w:date="2026-01-01T00:00:00Z">
        <w:r>
          <w:rPr>
            <w:b/>
            <w:bCs/>
          </w:rPr>
          <w:t xml:space="preserve">Theorem 111 (Schur complement test)</w:t>
        </w:r>
      </w:ins>
      <w:ins w:id="8913" w:author="PR Preview" w:date="2026-01-01T00:00:00Z">
        <w:r>
          <w:t xml:space="preserve"> </w:t>
        </w:r>
      </w:ins>
      <w:ins w:id="8914" w:author="PR Preview" w:date="2026-01-01T00:00:00Z">
        <w:r>
          <w:t xml:space="preserve">Let</w:t>
        </w:r>
      </w:ins>
      <w:ins w:id="891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8916" w:author="PR Preview" w:date="2026-01-01T00:00:00Z">
        <w:r>
          <w:t xml:space="preserve"> </w:t>
        </w:r>
      </w:ins>
      <w:ins w:id="8917" w:author="PR Preview" w:date="2026-01-01T00:00:00Z">
        <w:r>
          <w:t xml:space="preserve">be as in</w:t>
        </w:r>
      </w:ins>
      <w:ins w:id="8918" w:author="PR Preview" w:date="2026-01-01T00:00:00Z">
        <w:r>
          <w:t xml:space="preserve"> </w:t>
        </w:r>
      </w:ins>
      <w:hyperlink w:anchor="thm-block-quadratic">
        <w:ins w:id="8919" w:author="PR Preview" w:date="2026-01-01T00:00:00Z">
          <w:r>
            <w:rPr>
              <w:rStyle w:val="Hyperlink"/>
            </w:rPr>
            <w:t xml:space="preserve">Theorem 110</w:t>
          </w:r>
        </w:ins>
      </w:hyperlink>
      <w:ins w:id="8920" w:author="PR Preview" w:date="2026-01-01T00:00:00Z">
        <w:r>
          <w:t xml:space="preserve">.</w:t>
        </w:r>
      </w:ins>
      <w:ins w:id="8921" w:author="PR Preview" w:date="2026-01-01T00:00:00Z">
        <w:r>
          <w:t xml:space="preserve"> </w:t>
        </w:r>
      </w:ins>
      <w:ins w:id="8922" w:author="PR Preview" w:date="2026-01-01T00:00:00Z">
        <w:r>
          <w:t xml:space="preserve">Then</w:t>
        </w:r>
      </w:ins>
      <w:ins w:id="8923" w:author="PR Preview" w:date="2026-01-01T00:00:00Z">
        <w:r>
          <w:t xml:space="preserve"> </w:t>
        </w:r>
      </w:ins>
      <m:oMath>
        <m:r>
          <m:rPr>
            <m:sty m:val="bi"/>
          </m:rPr>
          <m:t>X</m:t>
        </m:r>
      </m:oMath>
      <w:ins w:id="8924" w:author="PR Preview" w:date="2026-01-01T00:00:00Z">
        <w:r>
          <w:t xml:space="preserve"> </w:t>
        </w:r>
      </w:ins>
      <w:ins w:id="8925" w:author="PR Preview" w:date="2026-01-01T00:00:00Z">
        <w:r>
          <w:t xml:space="preserve">is positive definite (</w:t>
        </w:r>
      </w:ins>
      <w:hyperlink w:anchor="def-positive-definite">
        <w:ins w:id="8926" w:author="PR Preview" w:date="2026-01-01T00:00:00Z">
          <w:r>
            <w:rPr>
              <w:rStyle w:val="Hyperlink"/>
            </w:rPr>
            <w:t xml:space="preserve">Definition 86</w:t>
          </w:r>
        </w:ins>
      </w:hyperlink>
      <w:ins w:id="8927" w:author="PR Preview" w:date="2026-01-01T00:00:00Z">
        <w:r>
          <w:t xml:space="preserve">)</w:t>
        </w:r>
      </w:ins>
      <w:ins w:id="8928" w:author="PR Preview" w:date="2026-01-01T00:00:00Z">
        <w:r>
          <w:t xml:space="preserve"> </w:t>
        </w:r>
      </w:ins>
      <w:ins w:id="8929" w:author="PR Preview" w:date="2026-01-01T00:00:00Z">
        <w:r>
          <w:t xml:space="preserve">exactly when</w:t>
        </w:r>
      </w:ins>
      <w:ins w:id="8930" w:author="PR Preview" w:date="2026-01-01T00:00:00Z">
        <w:r>
          <w:t xml:space="preserve"> </w:t>
        </w:r>
      </w:ins>
      <m:oMath>
        <m:r>
          <m:rPr>
            <m:sty m:val="bi"/>
          </m:rPr>
          <m:t>A</m:t>
        </m:r>
      </m:oMath>
      <w:ins w:id="8931" w:author="PR Preview" w:date="2026-01-01T00:00:00Z">
        <w:r>
          <w:t xml:space="preserve"> </w:t>
        </w:r>
      </w:ins>
      <w:ins w:id="8932" w:author="PR Preview" w:date="2026-01-01T00:00:00Z">
        <w:r>
          <w:t xml:space="preserve">is positive definite</w:t>
        </w:r>
      </w:ins>
      <w:ins w:id="8933" w:author="PR Preview" w:date="2026-01-01T00:00:00Z">
        <w:r>
          <w:t xml:space="preserve"> </w:t>
        </w:r>
      </w:ins>
      <w:ins w:id="8934" w:author="PR Preview" w:date="2026-01-01T00:00:00Z">
        <w:r>
          <w:t xml:space="preserve">and its Schur complement</w:t>
        </w:r>
      </w:ins>
      <w:ins w:id="8935" w:author="PR Preview" w:date="2026-01-01T00:00:00Z">
        <w:r>
          <w:t xml:space="preserve"> </w:t>
        </w:r>
      </w:ins>
      <m:oMath>
        <m:r>
          <m:rPr>
            <m:sty m:val="bi"/>
          </m:rPr>
          <m:t>S</m:t>
        </m:r>
      </m:oMath>
      <w:ins w:id="8936" w:author="PR Preview" w:date="2026-01-01T00:00:00Z">
        <w:r>
          <w:t xml:space="preserve"> </w:t>
        </w:r>
      </w:ins>
      <w:ins w:id="8937" w:author="PR Preview" w:date="2026-01-01T00:00:00Z">
        <w:r>
          <w:t xml:space="preserve">(</w:t>
        </w:r>
      </w:ins>
      <w:hyperlink w:anchor="def-schur-complement">
        <w:ins w:id="8938" w:author="PR Preview" w:date="2026-01-01T00:00:00Z">
          <w:r>
            <w:rPr>
              <w:rStyle w:val="Hyperlink"/>
            </w:rPr>
            <w:t xml:space="preserve">Definition 102</w:t>
          </w:r>
        </w:ins>
      </w:hyperlink>
      <w:ins w:id="8939" w:author="PR Preview" w:date="2026-01-01T00:00:00Z">
        <w:r>
          <w:t xml:space="preserve">) is positive definite.</w:t>
        </w:r>
      </w:ins>
    </w:p>
    <w:bookmarkEnd w:id="603"/>
    <w:p>
      <w:pPr>
        <w:pStyle w:val="BodyText"/>
      </w:pPr>
      <w:ins w:id="8940" w:author="PR Preview" w:date="2026-01-01T00:00:00Z">
        <w:r>
          <w:rPr>
            <w:i/>
            <w:iCs/>
          </w:rPr>
          <w:t xml:space="preserve">Proof</w:t>
        </w:r>
      </w:ins>
      <w:ins w:id="8941" w:author="PR Preview" w:date="2026-01-01T00:00:00Z">
        <w:r>
          <w:t xml:space="preserve">. </w:t>
        </w:r>
      </w:ins>
      <w:ins w:id="8942" w:author="PR Preview" w:date="2026-01-01T00:00:00Z">
        <w:r>
          <w:rPr>
            <w:b/>
            <w:bCs/>
          </w:rPr>
          <w:t xml:space="preserve">If.</w:t>
        </w:r>
      </w:ins>
      <w:ins w:id="8943" w:author="PR Preview" w:date="2026-01-01T00:00:00Z">
        <w:r>
          <w:t xml:space="preserve"> </w:t>
        </w:r>
      </w:ins>
      <m:oMath>
        <m:r>
          <m:rPr>
            <m:sty m:val="bi"/>
          </m:rPr>
          <m:t>A</m:t>
        </m:r>
      </m:oMath>
      <w:ins w:id="8944" w:author="PR Preview" w:date="2026-01-01T00:00:00Z">
        <w:r>
          <w:t xml:space="preserve"> </w:t>
        </w:r>
      </w:ins>
      <w:ins w:id="8945" w:author="PR Preview" w:date="2026-01-01T00:00:00Z">
        <w:r>
          <w:t xml:space="preserve">is positive definite, so invertible (</w:t>
        </w:r>
      </w:ins>
      <w:hyperlink w:anchor="thm-pd-inverse">
        <w:ins w:id="8946" w:author="PR Preview" w:date="2026-01-01T00:00:00Z">
          <w:r>
            <w:rPr>
              <w:rStyle w:val="Hyperlink"/>
            </w:rPr>
            <w:t xml:space="preserve">Theorem 74</w:t>
          </w:r>
        </w:ins>
      </w:hyperlink>
      <w:ins w:id="8947" w:author="PR Preview" w:date="2026-01-01T00:00:00Z">
        <w:r>
          <w:t xml:space="preserve">), and</w:t>
        </w:r>
      </w:ins>
      <w:ins w:id="8948" w:author="PR Preview" w:date="2026-01-01T00:00:00Z">
        <w:r>
          <w:t xml:space="preserve"> </w:t>
        </w:r>
      </w:ins>
      <m:oMath>
        <m:r>
          <m:rPr>
            <m:sty m:val="bi"/>
          </m:rPr>
          <m:t>S</m:t>
        </m:r>
      </m:oMath>
      <w:ins w:id="8949" w:author="PR Preview" w:date="2026-01-01T00:00:00Z">
        <w:r>
          <w:t xml:space="preserve"> </w:t>
        </w:r>
      </w:ins>
      <w:ins w:id="8950" w:author="PR Preview" w:date="2026-01-01T00:00:00Z">
        <w:r>
          <w:t xml:space="preserve">is defined.</w:t>
        </w:r>
      </w:ins>
      <w:ins w:id="8951" w:author="PR Preview" w:date="2026-01-01T00:00:00Z">
        <w:r>
          <w:t xml:space="preserve"> </w:t>
        </w:r>
      </w:ins>
      <m:oMath>
        <m:r>
          <m:rPr>
            <m:sty m:val="bi"/>
          </m:rPr>
          <m:t>X</m:t>
        </m:r>
      </m:oMath>
      <w:ins w:id="8952" w:author="PR Preview" w:date="2026-01-01T00:00:00Z">
        <w:r>
          <w:t xml:space="preserve"> </w:t>
        </w:r>
      </w:ins>
      <w:ins w:id="8953" w:author="PR Preview" w:date="2026-01-01T00:00:00Z">
        <w:r>
          <w:t xml:space="preserve">is symmetric.</w:t>
        </w:r>
      </w:ins>
      <w:ins w:id="8954" w:author="PR Preview" w:date="2026-01-01T00:00:00Z">
        <w:r>
          <w:t xml:space="preserve"> </w:t>
        </w:r>
      </w:ins>
      <w:ins w:id="8955" w:author="PR Preview" w:date="2026-01-01T00:00:00Z">
        <w:r>
          <w:t xml:space="preserve">Let</w:t>
        </w:r>
      </w:ins>
      <w:ins w:id="8956"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8957" w:author="PR Preview" w:date="2026-01-01T00:00:00Z">
        <w:r>
          <w:t xml:space="preserve"> </w:t>
        </w:r>
      </w:ins>
      <w:ins w:id="8958" w:author="PR Preview" w:date="2026-01-01T00:00:00Z">
        <w:r>
          <w:t xml:space="preserve">and</w:t>
        </w:r>
      </w:ins>
      <w:ins w:id="8959" w:author="PR Preview" w:date="2026-01-01T00:00:00Z">
        <w:r>
          <w:t xml:space="preserve"> </w:t>
        </w:r>
      </w:ins>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ins w:id="8960" w:author="PR Preview" w:date="2026-01-01T00:00:00Z">
        <w:r>
          <w:t xml:space="preserve">.</w:t>
        </w:r>
      </w:ins>
      <w:ins w:id="8961" w:author="PR Preview" w:date="2026-01-01T00:00:00Z">
        <w:r>
          <w:t xml:space="preserve"> </w:t>
        </w:r>
      </w:ins>
      <w:ins w:id="8962" w:author="PR Preview" w:date="2026-01-01T00:00:00Z">
        <w:r>
          <w:t xml:space="preserve">By</w:t>
        </w:r>
      </w:ins>
      <w:ins w:id="8963" w:author="PR Preview" w:date="2026-01-01T00:00:00Z">
        <w:r>
          <w:t xml:space="preserve"> </w:t>
        </w:r>
      </w:ins>
      <w:hyperlink w:anchor="thm-block-quadratic">
        <w:ins w:id="8964" w:author="PR Preview" w:date="2026-01-01T00:00:00Z">
          <w:r>
            <w:rPr>
              <w:rStyle w:val="Hyperlink"/>
            </w:rPr>
            <w:t xml:space="preserve">Theorem 110</w:t>
          </w:r>
        </w:ins>
      </w:hyperlink>
      <w:ins w:id="8965" w:author="PR Preview" w:date="2026-01-01T00:00:00Z">
        <w:r>
          <w:t xml:space="preserve">,</w:t>
        </w:r>
      </w:ins>
      <w:ins w:id="8966"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ins w:id="8967" w:author="PR Preview" w:date="2026-01-01T00:00:00Z">
        <w:r>
          <w:t xml:space="preserve">,</w:t>
        </w:r>
      </w:ins>
      <w:ins w:id="8968" w:author="PR Preview" w:date="2026-01-01T00:00:00Z">
        <w:r>
          <w:t xml:space="preserve"> </w:t>
        </w:r>
      </w:ins>
      <w:ins w:id="8969" w:author="PR Preview" w:date="2026-01-01T00:00:00Z">
        <w:r>
          <w:t xml:space="preserve">and both terms are at least</w:t>
        </w:r>
      </w:ins>
      <w:ins w:id="8970" w:author="PR Preview" w:date="2026-01-01T00:00:00Z">
        <w:r>
          <w:t xml:space="preserve"> </w:t>
        </w:r>
      </w:ins>
      <m:oMath>
        <m:r>
          <m:t>0</m:t>
        </m:r>
      </m:oMath>
      <w:ins w:id="8971" w:author="PR Preview" w:date="2026-01-01T00:00:00Z">
        <w:r>
          <w:t xml:space="preserve">.</w:t>
        </w:r>
      </w:ins>
      <w:ins w:id="8972" w:author="PR Preview" w:date="2026-01-01T00:00:00Z">
        <w:r>
          <w:t xml:space="preserve"> </w:t>
        </w:r>
      </w:ins>
      <w:ins w:id="8973" w:author="PR Preview" w:date="2026-01-01T00:00:00Z">
        <w:r>
          <w:t xml:space="preserve">If</w:t>
        </w:r>
      </w:ins>
      <w:ins w:id="8974" w:author="PR Preview" w:date="2026-01-01T00:00:00Z">
        <w:r>
          <w:t xml:space="preserve"> </w:t>
        </w:r>
      </w:ins>
      <m:oMath>
        <m:acc>
          <m:accPr>
            <m:chr m:val="̃"/>
          </m:accPr>
          <m:e>
            <m:r>
              <m:t>w</m:t>
            </m:r>
          </m:e>
        </m:acc>
        <m:r>
          <m:rPr>
            <m:sty m:val="p"/>
          </m:rPr>
          <m:t>≠</m:t>
        </m:r>
        <m:acc>
          <m:accPr>
            <m:chr m:val="̃"/>
          </m:accPr>
          <m:e>
            <m:r>
              <m:t>0</m:t>
            </m:r>
          </m:e>
        </m:acc>
      </m:oMath>
      <w:ins w:id="8975" w:author="PR Preview" w:date="2026-01-01T00:00:00Z">
        <w:r>
          <w:t xml:space="preserve">, the second term is positive.</w:t>
        </w:r>
      </w:ins>
      <w:ins w:id="8976" w:author="PR Preview" w:date="2026-01-01T00:00:00Z">
        <w:r>
          <w:t xml:space="preserve"> </w:t>
        </w:r>
      </w:ins>
      <w:ins w:id="8977" w:author="PR Preview" w:date="2026-01-01T00:00:00Z">
        <w:r>
          <w:t xml:space="preserve">If</w:t>
        </w:r>
      </w:ins>
      <w:ins w:id="8978" w:author="PR Preview" w:date="2026-01-01T00:00:00Z">
        <w:r>
          <w:t xml:space="preserve"> </w:t>
        </w:r>
      </w:ins>
      <m:oMath>
        <m:acc>
          <m:accPr>
            <m:chr m:val="̃"/>
          </m:accPr>
          <m:e>
            <m:r>
              <m:t>w</m:t>
            </m:r>
          </m:e>
        </m:acc>
        <m:r>
          <m:rPr>
            <m:sty m:val="p"/>
          </m:rPr>
          <m:t>=</m:t>
        </m:r>
        <m:acc>
          <m:accPr>
            <m:chr m:val="̃"/>
          </m:accPr>
          <m:e>
            <m:r>
              <m:t>0</m:t>
            </m:r>
          </m:e>
        </m:acc>
      </m:oMath>
      <w:ins w:id="8979" w:author="PR Preview" w:date="2026-01-01T00:00:00Z">
        <w:r>
          <w:t xml:space="preserve">, then</w:t>
        </w:r>
      </w:ins>
      <w:ins w:id="8980" w:author="PR Preview" w:date="2026-01-01T00:00:00Z">
        <w:r>
          <w:t xml:space="preserve"> </w:t>
        </w:r>
      </w:ins>
      <m:oMath>
        <m:acc>
          <m:accPr>
            <m:chr m:val="̃"/>
          </m:accPr>
          <m:e>
            <m:r>
              <m:t>u</m:t>
            </m:r>
          </m:e>
        </m:acc>
        <m:r>
          <m:rPr>
            <m:sty m:val="p"/>
          </m:rPr>
          <m:t>≠</m:t>
        </m:r>
        <m:acc>
          <m:accPr>
            <m:chr m:val="̃"/>
          </m:accPr>
          <m:e>
            <m:r>
              <m:t>0</m:t>
            </m:r>
          </m:e>
        </m:acc>
      </m:oMath>
      <w:ins w:id="8981" w:author="PR Preview" w:date="2026-01-01T00:00:00Z">
        <w:r>
          <w:t xml:space="preserve"> </w:t>
        </w:r>
      </w:ins>
      <w:ins w:id="8982" w:author="PR Preview" w:date="2026-01-01T00:00:00Z">
        <w:r>
          <w:t xml:space="preserve">and</w:t>
        </w:r>
      </w:ins>
      <w:ins w:id="8983" w:author="PR Preview" w:date="2026-01-01T00:00:00Z">
        <w:r>
          <w:t xml:space="preserve"> </w:t>
        </w:r>
      </w:ins>
      <m:oMath>
        <m:acc>
          <m:accPr>
            <m:chr m:val="̃"/>
          </m:accPr>
          <m:e>
            <m:r>
              <m:t>z</m:t>
            </m:r>
          </m:e>
        </m:acc>
        <m:r>
          <m:rPr>
            <m:sty m:val="p"/>
          </m:rPr>
          <m:t>=</m:t>
        </m:r>
        <m:acc>
          <m:accPr>
            <m:chr m:val="̃"/>
          </m:accPr>
          <m:e>
            <m:r>
              <m:t>u</m:t>
            </m:r>
          </m:e>
        </m:acc>
      </m:oMath>
      <w:ins w:id="8984" w:author="PR Preview" w:date="2026-01-01T00:00:00Z">
        <w:r>
          <w:t xml:space="preserve">, so the first term is positive.</w:t>
        </w:r>
      </w:ins>
      <w:ins w:id="8985" w:author="PR Preview" w:date="2026-01-01T00:00:00Z">
        <w:r>
          <w:t xml:space="preserve"> </w:t>
        </w:r>
      </w:ins>
      <w:ins w:id="8986" w:author="PR Preview" w:date="2026-01-01T00:00:00Z">
        <w:r>
          <w:t xml:space="preserve">Either way</w:t>
        </w:r>
      </w:ins>
      <w:ins w:id="8987"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&gt;</m:t>
        </m:r>
        <m:r>
          <m:t>0</m:t>
        </m:r>
      </m:oMath>
      <w:ins w:id="8988" w:author="PR Preview" w:date="2026-01-01T00:00:00Z">
        <w:r>
          <w:t xml:space="preserve">.</w:t>
        </w:r>
      </w:ins>
    </w:p>
    <w:p>
      <w:pPr>
        <w:pStyle w:val="BodyText"/>
      </w:pPr>
      <w:ins w:id="8989" w:author="PR Preview" w:date="2026-01-01T00:00:00Z">
        <w:r>
          <w:rPr>
            <w:b/>
            <w:bCs/>
          </w:rPr>
          <w:t xml:space="preserve">Only if.</w:t>
        </w:r>
      </w:ins>
      <w:ins w:id="8990" w:author="PR Preview" w:date="2026-01-01T00:00:00Z">
        <w:r>
          <w:t xml:space="preserve"> </w:t>
        </w:r>
      </w:ins>
      <m:oMath>
        <m:r>
          <m:rPr>
            <m:sty m:val="bi"/>
          </m:rPr>
          <m:t>A</m:t>
        </m:r>
      </m:oMath>
      <w:ins w:id="8991" w:author="PR Preview" w:date="2026-01-01T00:00:00Z">
        <w:r>
          <w:t xml:space="preserve"> </w:t>
        </w:r>
      </w:ins>
      <w:ins w:id="8992" w:author="PR Preview" w:date="2026-01-01T00:00:00Z">
        <w:r>
          <w:t xml:space="preserve">is the top-left</w:t>
        </w:r>
      </w:ins>
      <w:ins w:id="8993" w:author="PR Preview" w:date="2026-01-01T00:00:00Z">
        <w:r>
          <w:t xml:space="preserve"> </w:t>
        </w:r>
      </w:ins>
      <m:oMath>
        <m:r>
          <m:t>k</m:t>
        </m:r>
        <m:r>
          <m:rPr>
            <m:sty m:val="p"/>
          </m:rPr>
          <m:t>×</m:t>
        </m:r>
        <m:r>
          <m:t>k</m:t>
        </m:r>
      </m:oMath>
      <w:ins w:id="8994" w:author="PR Preview" w:date="2026-01-01T00:00:00Z">
        <w:r>
          <w:t xml:space="preserve"> </w:t>
        </w:r>
      </w:ins>
      <w:ins w:id="8995" w:author="PR Preview" w:date="2026-01-01T00:00:00Z">
        <w:r>
          <w:t xml:space="preserve">block of</w:t>
        </w:r>
      </w:ins>
      <w:ins w:id="8996" w:author="PR Preview" w:date="2026-01-01T00:00:00Z">
        <w:r>
          <w:t xml:space="preserve"> </w:t>
        </w:r>
      </w:ins>
      <m:oMath>
        <m:r>
          <m:rPr>
            <m:sty m:val="bi"/>
          </m:rPr>
          <m:t>X</m:t>
        </m:r>
      </m:oMath>
      <w:ins w:id="8997" w:author="PR Preview" w:date="2026-01-01T00:00:00Z">
        <w:r>
          <w:t xml:space="preserve">, so it is positive definite (</w:t>
        </w:r>
      </w:ins>
      <w:hyperlink w:anchor="thm-pd-submatrix">
        <w:ins w:id="8998" w:author="PR Preview" w:date="2026-01-01T00:00:00Z">
          <w:r>
            <w:rPr>
              <w:rStyle w:val="Hyperlink"/>
            </w:rPr>
            <w:t xml:space="preserve">Theorem 109</w:t>
          </w:r>
        </w:ins>
      </w:hyperlink>
      <w:ins w:id="8999" w:author="PR Preview" w:date="2026-01-01T00:00:00Z">
        <w:r>
          <w:t xml:space="preserve">),</w:t>
        </w:r>
      </w:ins>
      <w:ins w:id="9000" w:author="PR Preview" w:date="2026-01-01T00:00:00Z">
        <w:r>
          <w:t xml:space="preserve"> </w:t>
        </w:r>
      </w:ins>
      <w:ins w:id="9001" w:author="PR Preview" w:date="2026-01-01T00:00:00Z">
        <w:r>
          <w:t xml:space="preserve">and invertible (</w:t>
        </w:r>
      </w:ins>
      <w:hyperlink w:anchor="thm-pd-inverse">
        <w:ins w:id="9002" w:author="PR Preview" w:date="2026-01-01T00:00:00Z">
          <w:r>
            <w:rPr>
              <w:rStyle w:val="Hyperlink"/>
            </w:rPr>
            <w:t xml:space="preserve">Theorem 74</w:t>
          </w:r>
        </w:ins>
      </w:hyperlink>
      <w:ins w:id="9003" w:author="PR Preview" w:date="2026-01-01T00:00:00Z">
        <w:r>
          <w:t xml:space="preserve">).</w:t>
        </w:r>
      </w:ins>
      <w:ins w:id="9004" w:author="PR Preview" w:date="2026-01-01T00:00:00Z">
        <w:r>
          <w:t xml:space="preserve"> </w:t>
        </w:r>
      </w:ins>
      <m:oMath>
        <m:r>
          <m:rPr>
            <m:sty m:val="bi"/>
          </m:rPr>
          <m:t>S</m:t>
        </m:r>
      </m:oMath>
      <w:ins w:id="9005" w:author="PR Preview" w:date="2026-01-01T00:00:00Z">
        <w:r>
          <w:t xml:space="preserve"> </w:t>
        </w:r>
      </w:ins>
      <w:ins w:id="9006" w:author="PR Preview" w:date="2026-01-01T00:00:00Z">
        <w:r>
          <w:t xml:space="preserve">is symmetric:</w:t>
        </w:r>
      </w:ins>
      <w:ins w:id="9007" w:author="PR Preview" w:date="2026-01-01T00:00:00Z">
        <w:r>
          <w:t xml:space="preserve"> </w:t>
        </w:r>
      </w:ins>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9008" w:author="PR Preview" w:date="2026-01-01T00:00:00Z">
        <w:r>
          <w:t xml:space="preserve"> </w:t>
        </w:r>
      </w:ins>
      <w:ins w:id="9009" w:author="PR Preview" w:date="2026-01-01T00:00:00Z">
        <w:r>
          <w:t xml:space="preserve">(</w:t>
        </w:r>
      </w:ins>
      <w:hyperlink w:anchor="thm-transpose-product">
        <w:ins w:id="9010" w:author="PR Preview" w:date="2026-01-01T00:00:00Z">
          <w:r>
            <w:rPr>
              <w:rStyle w:val="Hyperlink"/>
            </w:rPr>
            <w:t xml:space="preserve">Theorem 19</w:t>
          </w:r>
        </w:ins>
      </w:hyperlink>
      <w:ins w:id="9011" w:author="PR Preview" w:date="2026-01-01T00:00:00Z">
        <w:r>
          <w:t xml:space="preserve">,</w:t>
        </w:r>
      </w:ins>
      <w:ins w:id="9012" w:author="PR Preview" w:date="2026-01-01T00:00:00Z">
        <w:r>
          <w:t xml:space="preserve"> </w:t>
        </w:r>
      </w:ins>
      <w:hyperlink w:anchor="def-matrix-transpose">
        <w:ins w:id="9013" w:author="PR Preview" w:date="2026-01-01T00:00:00Z">
          <w:r>
            <w:rPr>
              <w:rStyle w:val="Hyperlink"/>
            </w:rPr>
            <w:t xml:space="preserve">Definition 20</w:t>
          </w:r>
        </w:ins>
      </w:hyperlink>
      <w:ins w:id="9014" w:author="PR Preview" w:date="2026-01-01T00:00:00Z">
        <w:r>
          <w:t xml:space="preserve"> </w:t>
        </w:r>
      </w:ins>
      <w:ins w:id="9015" w:author="PR Preview" w:date="2026-01-01T00:00:00Z">
        <w:r>
          <w:t xml:space="preserve">for</w:t>
        </w:r>
      </w:ins>
      <w:ins w:id="9016"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9017" w:author="PR Preview" w:date="2026-01-01T00:00:00Z">
        <w:r>
          <w:t xml:space="preserve">,</w:t>
        </w:r>
      </w:ins>
      <w:ins w:id="9018" w:author="PR Preview" w:date="2026-01-01T00:00:00Z">
        <w:r>
          <w:t xml:space="preserve"> </w:t>
        </w:r>
      </w:ins>
      <w:hyperlink w:anchor="cor-inverse-symmetric">
        <w:ins w:id="9019" w:author="PR Preview" w:date="2026-01-01T00:00:00Z">
          <w:r>
            <w:rPr>
              <w:rStyle w:val="Hyperlink"/>
            </w:rPr>
            <w:t xml:space="preserve">Corollary 6</w:t>
          </w:r>
        </w:ins>
      </w:hyperlink>
      <w:ins w:id="9020" w:author="PR Preview" w:date="2026-01-01T00:00:00Z">
        <w:r>
          <w:t xml:space="preserve">),</w:t>
        </w:r>
      </w:ins>
      <w:ins w:id="9021" w:author="PR Preview" w:date="2026-01-01T00:00:00Z">
        <w:r>
          <w:t xml:space="preserve"> </w:t>
        </w:r>
      </w:ins>
      <w:ins w:id="9022" w:author="PR Preview" w:date="2026-01-01T00:00:00Z">
        <w:r>
          <w:t xml:space="preserve">and</w:t>
        </w:r>
      </w:ins>
      <w:ins w:id="9023" w:author="PR Preview" w:date="2026-01-01T00:00:00Z">
        <w:r>
          <w:t xml:space="preserve"> </w:t>
        </w:r>
      </w:ins>
      <m:oMath>
        <m:r>
          <m:rPr>
            <m:sty m:val="bi"/>
          </m:rPr>
          <m:t>C</m:t>
        </m:r>
      </m:oMath>
      <w:ins w:id="9024" w:author="PR Preview" w:date="2026-01-01T00:00:00Z">
        <w:r>
          <w:t xml:space="preserve"> </w:t>
        </w:r>
      </w:ins>
      <w:ins w:id="9025" w:author="PR Preview" w:date="2026-01-01T00:00:00Z">
        <w:r>
          <w:t xml:space="preserve">is symmetric,</w:t>
        </w:r>
      </w:ins>
      <w:ins w:id="9026" w:author="PR Preview" w:date="2026-01-01T00:00:00Z">
        <w:r>
          <w:t xml:space="preserve"> </w:t>
        </w:r>
      </w:ins>
      <w:ins w:id="9027" w:author="PR Preview" w:date="2026-01-01T00:00:00Z">
        <w:r>
          <w:t xml:space="preserve">so</w:t>
        </w:r>
      </w:ins>
      <w:ins w:id="9028"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9029" w:author="PR Preview" w:date="2026-01-01T00:00:00Z">
        <w:r>
          <w:t xml:space="preserve"> </w:t>
        </w:r>
      </w:ins>
      <w:ins w:id="9030" w:author="PR Preview" w:date="2026-01-01T00:00:00Z">
        <w:r>
          <w:t xml:space="preserve">is symmetric</w:t>
        </w:r>
      </w:ins>
      <w:ins w:id="9031" w:author="PR Preview" w:date="2026-01-01T00:00:00Z">
        <w:r>
          <w:t xml:space="preserve"> </w:t>
        </w:r>
      </w:ins>
      <w:ins w:id="9032" w:author="PR Preview" w:date="2026-01-01T00:00:00Z">
        <w:r>
          <w:t xml:space="preserve">(the transpose of a difference is the difference of the transposes, entry by entry,</w:t>
        </w:r>
      </w:ins>
      <w:ins w:id="9033" w:author="PR Preview" w:date="2026-01-01T00:00:00Z">
        <w:r>
          <w:t xml:space="preserve"> </w:t>
        </w:r>
      </w:ins>
      <w:hyperlink w:anchor="def-matrix-transpose">
        <w:ins w:id="9034" w:author="PR Preview" w:date="2026-01-01T00:00:00Z">
          <w:r>
            <w:rPr>
              <w:rStyle w:val="Hyperlink"/>
            </w:rPr>
            <w:t xml:space="preserve">Definition 20</w:t>
          </w:r>
        </w:ins>
      </w:hyperlink>
      <w:ins w:id="9035" w:author="PR Preview" w:date="2026-01-01T00:00:00Z">
        <w:r>
          <w:t xml:space="preserve">).</w:t>
        </w:r>
      </w:ins>
      <w:ins w:id="9036" w:author="PR Preview" w:date="2026-01-01T00:00:00Z">
        <w:r>
          <w:t xml:space="preserve"> </w:t>
        </w:r>
      </w:ins>
      <w:ins w:id="9037" w:author="PR Preview" w:date="2026-01-01T00:00:00Z">
        <w:r>
          <w:t xml:space="preserve">For</w:t>
        </w:r>
      </w:ins>
      <w:ins w:id="9038" w:author="PR Preview" w:date="2026-01-01T00:00:00Z">
        <w:r>
          <w:t xml:space="preserve"> </w:t>
        </w:r>
      </w:ins>
      <m:oMath>
        <m:acc>
          <m:accPr>
            <m:chr m:val="̃"/>
          </m:accPr>
          <m:e>
            <m:r>
              <m:t>w</m:t>
            </m:r>
          </m:e>
        </m:acc>
        <m:r>
          <m:rPr>
            <m:sty m:val="p"/>
          </m:rPr>
          <m:t>≠</m:t>
        </m:r>
        <m:acc>
          <m:accPr>
            <m:chr m:val="̃"/>
          </m:accPr>
          <m:e>
            <m:r>
              <m:t>0</m:t>
            </m:r>
          </m:e>
        </m:acc>
      </m:oMath>
      <w:ins w:id="9039" w:author="PR Preview" w:date="2026-01-01T00:00:00Z">
        <w:r>
          <w:t xml:space="preserve">, take</w:t>
        </w:r>
      </w:ins>
      <w:ins w:id="9040" w:author="PR Preview" w:date="2026-01-01T00:00:00Z">
        <w:r>
          <w:t xml:space="preserve"> </w:t>
        </w:r>
      </w:ins>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ins w:id="9041" w:author="PR Preview" w:date="2026-01-01T00:00:00Z">
        <w:r>
          <w:t xml:space="preserve">, so</w:t>
        </w:r>
      </w:ins>
      <w:ins w:id="9042" w:author="PR Preview" w:date="2026-01-01T00:00:00Z">
        <w:r>
          <w:t xml:space="preserve"> </w:t>
        </w:r>
      </w:ins>
      <m:oMath>
        <m:acc>
          <m:accPr>
            <m:chr m:val="̃"/>
          </m:accPr>
          <m:e>
            <m:r>
              <m:t>z</m:t>
            </m:r>
          </m:e>
        </m:acc>
        <m:r>
          <m:rPr>
            <m:sty m:val="p"/>
          </m:rPr>
          <m:t>=</m:t>
        </m:r>
        <m:acc>
          <m:accPr>
            <m:chr m:val="̃"/>
          </m:accPr>
          <m:e>
            <m:r>
              <m:t>0</m:t>
            </m:r>
          </m:e>
        </m:acc>
      </m:oMath>
      <w:ins w:id="9043" w:author="PR Preview" w:date="2026-01-01T00:00:00Z">
        <w:r>
          <w:t xml:space="preserve"> </w:t>
        </w:r>
      </w:ins>
      <w:ins w:id="9044" w:author="PR Preview" w:date="2026-01-01T00:00:00Z">
        <w:r>
          <w:t xml:space="preserve">and</w:t>
        </w:r>
      </w:ins>
      <w:ins w:id="9045"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9046" w:author="PR Preview" w:date="2026-01-01T00:00:00Z">
        <w:r>
          <w:t xml:space="preserve">; then</w:t>
        </w:r>
      </w:ins>
      <w:ins w:id="9047" w:author="PR Preview" w:date="2026-01-01T00:00:00Z">
        <w:r>
          <w:t xml:space="preserve"> </w:t>
        </w:r>
      </w:ins>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ins w:id="9048" w:author="PR Preview" w:date="2026-01-01T00:00:00Z">
        <w:r>
          <w:t xml:space="preserve"> </w:t>
        </w:r>
      </w:ins>
      <w:ins w:id="9049" w:author="PR Preview" w:date="2026-01-01T00:00:00Z">
        <w:r>
          <w:t xml:space="preserve">(</w:t>
        </w:r>
      </w:ins>
      <w:hyperlink w:anchor="thm-block-quadratic">
        <w:ins w:id="9050" w:author="PR Preview" w:date="2026-01-01T00:00:00Z">
          <w:r>
            <w:rPr>
              <w:rStyle w:val="Hyperlink"/>
            </w:rPr>
            <w:t xml:space="preserve">Theorem 110</w:t>
          </w:r>
        </w:ins>
      </w:hyperlink>
      <w:ins w:id="9051" w:author="PR Preview" w:date="2026-01-01T00:00:00Z">
        <w:r>
          <w:t xml:space="preserve">).</w:t>
        </w:r>
      </w:ins>
    </w:p>
    <w:bookmarkStart w:id="604" w:name="exm-schur-test"/>
    <w:p>
      <w:pPr>
        <w:pStyle w:val="BodyText"/>
      </w:pPr>
      <w:ins w:id="9052" w:author="PR Preview" w:date="2026-01-01T00:00:00Z">
        <w:r>
          <w:rPr>
            <w:b/>
            <w:bCs/>
          </w:rPr>
          <w:t xml:space="preserve">Example 200 (Testing</w:t>
        </w:r>
      </w:ins>
      <w:ins w:id="9053" w:author="PR Preview" w:date="2026-01-01T00:00:00Z">
        <w:r>
          <w:rPr>
            <w:b/>
            <w:bCs/>
          </w:rPr>
          <w:t xml:space="preserve"> </w:t>
        </w:r>
      </w:ins>
      <m:oMath>
        <m:r>
          <m:t>2</m:t>
        </m:r>
        <m:r>
          <m:rPr>
            <m:sty m:val="p"/>
          </m:rPr>
          <m:t>×</m:t>
        </m:r>
        <m:r>
          <m:t>2</m:t>
        </m:r>
      </m:oMath>
      <w:ins w:id="9054" w:author="PR Preview" w:date="2026-01-01T00:00:00Z">
        <w:r>
          <w:rPr>
            <w:b/>
            <w:bCs/>
          </w:rPr>
          <w:t xml:space="preserve"> </w:t>
        </w:r>
      </w:ins>
      <w:ins w:id="9055" w:author="PR Preview" w:date="2026-01-01T00:00:00Z">
        <w:r>
          <w:rPr>
            <w:b/>
            <w:bCs/>
          </w:rPr>
          <w:t xml:space="preserve">matrices)</w:t>
        </w:r>
      </w:ins>
      <w:ins w:id="9056" w:author="PR Preview" w:date="2026-01-01T00:00:00Z">
        <w:r>
          <w:t xml:space="preserve"> </w:t>
        </w:r>
      </w:ins>
      <w:ins w:id="9057" w:author="PR Preview" w:date="2026-01-01T00:00:00Z">
        <w:r>
          <w:t xml:space="preserve">A symmetric</w:t>
        </w:r>
      </w:ins>
      <w:ins w:id="905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9059" w:author="PR Preview" w:date="2026-01-01T00:00:00Z">
        <w:r>
          <w:t xml:space="preserve"> </w:t>
        </w:r>
      </w:ins>
      <w:ins w:id="9060" w:author="PR Preview" w:date="2026-01-01T00:00:00Z">
        <w:r>
          <w:t xml:space="preserve">is positive definite</w:t>
        </w:r>
      </w:ins>
      <w:ins w:id="9061" w:author="PR Preview" w:date="2026-01-01T00:00:00Z">
        <w:r>
          <w:t xml:space="preserve"> </w:t>
        </w:r>
      </w:ins>
      <w:ins w:id="9062" w:author="PR Preview" w:date="2026-01-01T00:00:00Z">
        <w:r>
          <w:t xml:space="preserve">exactly when</w:t>
        </w:r>
      </w:ins>
      <w:ins w:id="9063" w:author="PR Preview" w:date="2026-01-01T00:00:00Z">
        <w:r>
          <w:t xml:space="preserve"> </w:t>
        </w:r>
      </w:ins>
      <m:oMath>
        <m:r>
          <m:t>a</m:t>
        </m:r>
        <m:r>
          <m:rPr>
            <m:sty m:val="p"/>
          </m:rPr>
          <m:t>&gt;</m:t>
        </m:r>
        <m:r>
          <m:t>0</m:t>
        </m:r>
      </m:oMath>
      <w:ins w:id="9064" w:author="PR Preview" w:date="2026-01-01T00:00:00Z">
        <w:r>
          <w:t xml:space="preserve"> </w:t>
        </w:r>
      </w:ins>
      <w:ins w:id="9065" w:author="PR Preview" w:date="2026-01-01T00:00:00Z">
        <w:r>
          <w:t xml:space="preserve">and</w:t>
        </w:r>
      </w:ins>
      <w:ins w:id="9066"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9067" w:author="PR Preview" w:date="2026-01-01T00:00:00Z">
        <w:r>
          <w:t xml:space="preserve">, that is,</w:t>
        </w:r>
      </w:ins>
      <w:ins w:id="9068" w:author="PR Preview" w:date="2026-01-01T00:00:00Z">
        <w:r>
          <w:t xml:space="preserve"> </w:t>
        </w:r>
      </w:ins>
      <m:oMath>
        <m:r>
          <m:t>a</m:t>
        </m:r>
        <m:r>
          <m:rPr>
            <m:sty m:val="p"/>
          </m:rPr>
          <m:t>&gt;</m:t>
        </m:r>
        <m:r>
          <m:t>0</m:t>
        </m:r>
      </m:oMath>
      <w:ins w:id="9069" w:author="PR Preview" w:date="2026-01-01T00:00:00Z">
        <w:r>
          <w:t xml:space="preserve"> </w:t>
        </w:r>
      </w:ins>
      <w:ins w:id="9070" w:author="PR Preview" w:date="2026-01-01T00:00:00Z">
        <w:r>
          <w:t xml:space="preserve">and</w:t>
        </w:r>
      </w:ins>
      <w:ins w:id="9071" w:author="PR Preview" w:date="2026-01-01T00:00:00Z">
        <w:r>
          <w:t xml:space="preserve"> </w:t>
        </w:r>
      </w:ins>
      <m:oMath>
        <m:r>
          <m:t>a</m:t>
        </m:r>
        <m:r>
          <m:t>c</m:t>
        </m:r>
        <m:r>
          <m:rPr>
            <m:sty m:val="p"/>
          </m:rPr>
          <m:t>&gt;</m:t>
        </m:r>
        <m:sSup>
          <m:e>
            <m:r>
              <m:t>b</m:t>
            </m:r>
          </m:e>
          <m:sup>
            <m:r>
              <m:t>2</m:t>
            </m:r>
          </m:sup>
        </m:sSup>
      </m:oMath>
      <w:ins w:id="9072" w:author="PR Preview" w:date="2026-01-01T00:00:00Z">
        <w:r>
          <w:t xml:space="preserve"> </w:t>
        </w:r>
      </w:ins>
      <w:ins w:id="9073" w:author="PR Preview" w:date="2026-01-01T00:00:00Z">
        <w:r>
          <w:t xml:space="preserve">(a</w:t>
        </w:r>
      </w:ins>
      <w:ins w:id="9074" w:author="PR Preview" w:date="2026-01-01T00:00:00Z">
        <w:r>
          <w:t xml:space="preserve"> </w:t>
        </w:r>
      </w:ins>
      <m:oMath>
        <m:r>
          <m:t>1</m:t>
        </m:r>
        <m:r>
          <m:rPr>
            <m:sty m:val="p"/>
          </m:rPr>
          <m:t>×</m:t>
        </m:r>
        <m:r>
          <m:t>1</m:t>
        </m:r>
      </m:oMath>
      <w:ins w:id="9075" w:author="PR Preview" w:date="2026-01-01T00:00:00Z">
        <w:r>
          <w:t xml:space="preserve"> </w:t>
        </w:r>
      </w:ins>
      <w:ins w:id="9076" w:author="PR Preview" w:date="2026-01-01T00:00:00Z">
        <w:r>
          <w:t xml:space="preserve">matrix</w:t>
        </w:r>
      </w:ins>
      <w:ins w:id="9077" w:author="PR Preview" w:date="2026-01-01T00:00:00Z">
        <w:r>
          <w:t xml:space="preserve"> </w:t>
        </w:r>
      </w:ins>
      <m:oMath>
        <m:r>
          <m:rPr>
            <m:sty m:val="p"/>
          </m:rPr>
          <m:t>[</m:t>
        </m:r>
        <m:r>
          <m:t>s</m:t>
        </m:r>
        <m:r>
          <m:rPr>
            <m:sty m:val="p"/>
          </m:rPr>
          <m:t>]</m:t>
        </m:r>
      </m:oMath>
      <w:ins w:id="9078" w:author="PR Preview" w:date="2026-01-01T00:00:00Z">
        <w:r>
          <w:t xml:space="preserve"> </w:t>
        </w:r>
      </w:ins>
      <w:ins w:id="9079" w:author="PR Preview" w:date="2026-01-01T00:00:00Z">
        <w:r>
          <w:t xml:space="preserve">is positive definite exactly when</w:t>
        </w:r>
      </w:ins>
      <w:ins w:id="9080" w:author="PR Preview" w:date="2026-01-01T00:00:00Z">
        <w:r>
          <w:t xml:space="preserve"> </w:t>
        </w:r>
      </w:ins>
      <m:oMath>
        <m:r>
          <m:t>s</m:t>
        </m:r>
        <m:r>
          <m:rPr>
            <m:sty m:val="p"/>
          </m:rPr>
          <m:t>&gt;</m:t>
        </m:r>
        <m:r>
          <m:t>0</m:t>
        </m:r>
      </m:oMath>
      <w:ins w:id="9081" w:author="PR Preview" w:date="2026-01-01T00:00:00Z">
        <w:r>
          <w:t xml:space="preserve">, since</w:t>
        </w:r>
      </w:ins>
      <w:ins w:id="9082"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9083" w:author="PR Preview" w:date="2026-01-01T00:00:00Z">
        <w:r>
          <w:t xml:space="preserve">).</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9084" w:author="PR Preview" w:date="2026-01-01T00:00:00Z">
        <w:r>
          <w:t xml:space="preserve">:</w:t>
        </w:r>
      </w:ins>
      <w:ins w:id="9085" w:author="PR Preview" w:date="2026-01-01T00:00:00Z">
        <w:r>
          <w:t xml:space="preserve"> </w:t>
        </w:r>
      </w:ins>
      <m:oMath>
        <m:r>
          <m:t>5</m:t>
        </m:r>
        <m:r>
          <m:rPr>
            <m:sty m:val="p"/>
          </m:rPr>
          <m:t>&gt;</m:t>
        </m:r>
        <m:r>
          <m:t>0</m:t>
        </m:r>
      </m:oMath>
      <w:ins w:id="9086" w:author="PR Preview" w:date="2026-01-01T00:00:00Z">
        <w:r>
          <w:t xml:space="preserve"> </w:t>
        </w:r>
      </w:ins>
      <w:ins w:id="9087" w:author="PR Preview" w:date="2026-01-01T00:00:00Z">
        <w:r>
          <w:t xml:space="preserve">and</w:t>
        </w:r>
      </w:ins>
      <w:ins w:id="9088" w:author="PR Preview" w:date="2026-01-01T00:00:00Z">
        <w:r>
          <w:t xml:space="preserve"> </w:t>
        </w:r>
      </w:ins>
      <m:oMath>
        <m:f>
          <m:fPr>
            <m:type m:val="lin"/>
          </m:fPr>
          <m:num>
            <m:r>
              <m:t>9</m:t>
            </m:r>
          </m:num>
          <m:den>
            <m:r>
              <m:t>5</m:t>
            </m:r>
          </m:den>
        </m:f>
        <m:r>
          <m:rPr>
            <m:sty m:val="p"/>
          </m:rPr>
          <m:t>&gt;</m:t>
        </m:r>
        <m:r>
          <m:t>0</m:t>
        </m:r>
      </m:oMath>
      <w:ins w:id="9089" w:author="PR Preview" w:date="2026-01-01T00:00:00Z">
        <w:r>
          <w:t xml:space="preserve"> </w:t>
        </w:r>
      </w:ins>
      <w:ins w:id="9090" w:author="PR Preview" w:date="2026-01-01T00:00:00Z">
        <w:r>
          <w:t xml:space="preserve">(</w:t>
        </w:r>
      </w:ins>
      <w:hyperlink w:anchor="exm-schur-complement">
        <w:ins w:id="9091" w:author="PR Preview" w:date="2026-01-01T00:00:00Z">
          <w:r>
            <w:rPr>
              <w:rStyle w:val="Hyperlink"/>
            </w:rPr>
            <w:t xml:space="preserve">Example 199</w:t>
          </w:r>
        </w:ins>
      </w:hyperlink>
      <w:ins w:id="9092" w:author="PR Preview" w:date="2026-01-01T00:00:00Z">
        <w:r>
          <w:t xml:space="preserve">),</w:t>
        </w:r>
      </w:ins>
      <w:ins w:id="9093" w:author="PR Preview" w:date="2026-01-01T00:00:00Z">
        <w:r>
          <w:t xml:space="preserve"> </w:t>
        </w:r>
      </w:ins>
      <w:ins w:id="9094" w:author="PR Preview" w:date="2026-01-01T00:00:00Z">
        <w:r>
          <w:t xml:space="preserve">so it is positive definite.</w:t>
        </w:r>
      </w:ins>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9095" w:author="PR Preview" w:date="2026-01-01T00:00:00Z">
        <w:r>
          <w:t xml:space="preserve">:</w:t>
        </w:r>
      </w:ins>
      <w:ins w:id="9096" w:author="PR Preview" w:date="2026-01-01T00:00:00Z">
        <w:r>
          <w:t xml:space="preserve"> </w:t>
        </w:r>
      </w:ins>
      <m:oMath>
        <m:r>
          <m:t>1</m:t>
        </m:r>
        <m:r>
          <m:rPr>
            <m:sty m:val="p"/>
          </m:rPr>
          <m:t>&gt;</m:t>
        </m:r>
        <m:r>
          <m:t>0</m:t>
        </m:r>
      </m:oMath>
      <w:ins w:id="9097" w:author="PR Preview" w:date="2026-01-01T00:00:00Z">
        <w:r>
          <w:t xml:space="preserve"> </w:t>
        </w:r>
      </w:ins>
      <w:ins w:id="9098" w:author="PR Preview" w:date="2026-01-01T00:00:00Z">
        <w:r>
          <w:t xml:space="preserve">but</w:t>
        </w:r>
      </w:ins>
      <w:ins w:id="9099" w:author="PR Preview" w:date="2026-01-01T00:00:00Z">
        <w:r>
          <w:t xml:space="preserve"> </w:t>
        </w:r>
      </w:ins>
      <m:oMath>
        <m:r>
          <m:rPr>
            <m:sty m:val="bi"/>
          </m:rPr>
          <m:t>S</m:t>
        </m:r>
        <m:r>
          <m:rPr>
            <m:sty m:val="p"/>
          </m:rPr>
          <m:t>=</m:t>
        </m:r>
        <m:r>
          <m:rPr>
            <m:sty m:val="p"/>
          </m:rPr>
          <m:t>−</m:t>
        </m:r>
        <m:r>
          <m:t>3</m:t>
        </m:r>
      </m:oMath>
      <w:ins w:id="9100" w:author="PR Preview" w:date="2026-01-01T00:00:00Z">
        <w:r>
          <w:t xml:space="preserve">,</w:t>
        </w:r>
      </w:ins>
      <w:ins w:id="9101" w:author="PR Preview" w:date="2026-01-01T00:00:00Z">
        <w:r>
          <w:t xml:space="preserve"> </w:t>
        </w:r>
      </w:ins>
      <w:ins w:id="9102" w:author="PR Preview" w:date="2026-01-01T00:00:00Z">
        <w:r>
          <w:t xml:space="preserve">so it is not, as</w:t>
        </w:r>
      </w:ins>
      <w:ins w:id="9103" w:author="PR Preview" w:date="2026-01-01T00:00:00Z">
        <w:r>
          <w:t xml:space="preserve"> </w:t>
        </w:r>
      </w:ins>
      <w:hyperlink w:anchor="exm-positive-definite">
        <w:ins w:id="9104" w:author="PR Preview" w:date="2026-01-01T00:00:00Z">
          <w:r>
            <w:rPr>
              <w:rStyle w:val="Hyperlink"/>
            </w:rPr>
            <w:t xml:space="preserve">Example 141</w:t>
          </w:r>
        </w:ins>
      </w:hyperlink>
      <w:ins w:id="9105" w:author="PR Preview" w:date="2026-01-01T00:00:00Z">
        <w:r>
          <w:t xml:space="preserve"> </w:t>
        </w:r>
      </w:ins>
      <w:ins w:id="9106" w:author="PR Preview" w:date="2026-01-01T00:00:00Z">
        <w:r>
          <w:t xml:space="preserve">found directly.</w:t>
        </w:r>
      </w:ins>
    </w:p>
    <w:bookmarkEnd w:id="604"/>
    <w:bookmarkStart w:id="605" w:name="thm-cholesky"/>
    <w:p>
      <w:pPr>
        <w:pStyle w:val="FirstParagraph"/>
      </w:pPr>
      <w:ins w:id="9107" w:author="PR Preview" w:date="2026-01-01T00:00:00Z">
        <w:r>
          <w:rPr>
            <w:b/>
            <w:bCs/>
          </w:rPr>
          <w:t xml:space="preserve">Theorem 112 (Cholesky factorization)</w:t>
        </w:r>
      </w:ins>
      <w:ins w:id="9108" w:author="PR Preview" w:date="2026-01-01T00:00:00Z">
        <w:r>
          <w:t xml:space="preserve"> </w:t>
        </w:r>
      </w:ins>
      <w:ins w:id="9109" w:author="PR Preview" w:date="2026-01-01T00:00:00Z">
        <w:r>
          <w:t xml:space="preserve">A</w:t>
        </w:r>
      </w:ins>
      <w:ins w:id="9110" w:author="PR Preview" w:date="2026-01-01T00:00:00Z">
        <w:r>
          <w:t xml:space="preserve"> </w:t>
        </w:r>
      </w:ins>
      <m:oMath>
        <m:r>
          <m:t>p</m:t>
        </m:r>
        <m:r>
          <m:rPr>
            <m:sty m:val="p"/>
          </m:rPr>
          <m:t>×</m:t>
        </m:r>
        <m:r>
          <m:t>p</m:t>
        </m:r>
      </m:oMath>
      <w:ins w:id="9111" w:author="PR Preview" w:date="2026-01-01T00:00:00Z">
        <w:r>
          <w:t xml:space="preserve"> </w:t>
        </w:r>
      </w:ins>
      <w:ins w:id="9112" w:author="PR Preview" w:date="2026-01-01T00:00:00Z">
        <w:r>
          <w:t xml:space="preserve">matrix</w:t>
        </w:r>
      </w:ins>
      <w:ins w:id="9113" w:author="PR Preview" w:date="2026-01-01T00:00:00Z">
        <w:r>
          <w:t xml:space="preserve"> </w:t>
        </w:r>
      </w:ins>
      <m:oMath>
        <m:r>
          <m:rPr>
            <m:sty m:val="bi"/>
          </m:rPr>
          <m:t>A</m:t>
        </m:r>
      </m:oMath>
      <w:ins w:id="9114" w:author="PR Preview" w:date="2026-01-01T00:00:00Z">
        <w:r>
          <w:t xml:space="preserve"> </w:t>
        </w:r>
      </w:ins>
      <w:ins w:id="9115" w:author="PR Preview" w:date="2026-01-01T00:00:00Z">
        <w:r>
          <w:t xml:space="preserve">is positive definite (</w:t>
        </w:r>
      </w:ins>
      <w:hyperlink w:anchor="def-positive-definite">
        <w:ins w:id="9116" w:author="PR Preview" w:date="2026-01-01T00:00:00Z">
          <w:r>
            <w:rPr>
              <w:rStyle w:val="Hyperlink"/>
            </w:rPr>
            <w:t xml:space="preserve">Definition 86</w:t>
          </w:r>
        </w:ins>
      </w:hyperlink>
      <w:ins w:id="9117" w:author="PR Preview" w:date="2026-01-01T00:00:00Z">
        <w:r>
          <w:t xml:space="preserve">)</w:t>
        </w:r>
      </w:ins>
      <w:ins w:id="9118" w:author="PR Preview" w:date="2026-01-01T00:00:00Z">
        <w:r>
          <w:t xml:space="preserve"> </w:t>
        </w:r>
      </w:ins>
      <w:ins w:id="9119" w:author="PR Preview" w:date="2026-01-01T00:00:00Z">
        <w:r>
          <w:t xml:space="preserve">exactly when</w:t>
        </w:r>
      </w:ins>
      <w:ins w:id="9120"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9121" w:author="PR Preview" w:date="2026-01-01T00:00:00Z">
        <w:r>
          <w:t xml:space="preserve"> </w:t>
        </w:r>
      </w:ins>
      <w:ins w:id="9122" w:author="PR Preview" w:date="2026-01-01T00:00:00Z">
        <w:r>
          <w:t xml:space="preserve">for some lower triangular</w:t>
        </w:r>
      </w:ins>
      <w:ins w:id="9123" w:author="PR Preview" w:date="2026-01-01T00:00:00Z">
        <w:r>
          <w:t xml:space="preserve"> </w:t>
        </w:r>
      </w:ins>
      <m:oMath>
        <m:r>
          <m:rPr>
            <m:sty m:val="bi"/>
          </m:rPr>
          <m:t>L</m:t>
        </m:r>
      </m:oMath>
      <w:ins w:id="9124" w:author="PR Preview" w:date="2026-01-01T00:00:00Z">
        <w:r>
          <w:t xml:space="preserve"> </w:t>
        </w:r>
      </w:ins>
      <w:ins w:id="9125" w:author="PR Preview" w:date="2026-01-01T00:00:00Z">
        <w:r>
          <w:t xml:space="preserve">(</w:t>
        </w:r>
      </w:ins>
      <w:hyperlink w:anchor="def-triangular-matrix">
        <w:ins w:id="9126" w:author="PR Preview" w:date="2026-01-01T00:00:00Z">
          <w:r>
            <w:rPr>
              <w:rStyle w:val="Hyperlink"/>
            </w:rPr>
            <w:t xml:space="preserve">Definition 95</w:t>
          </w:r>
        </w:ins>
      </w:hyperlink>
      <w:ins w:id="9127" w:author="PR Preview" w:date="2026-01-01T00:00:00Z">
        <w:r>
          <w:t xml:space="preserve">) with positive diagonal entries.</w:t>
        </w:r>
      </w:ins>
      <w:ins w:id="9128" w:author="PR Preview" w:date="2026-01-01T00:00:00Z">
        <w:r>
          <w:t xml:space="preserve"> </w:t>
        </w:r>
      </w:ins>
      <w:ins w:id="9129" w:author="PR Preview" w:date="2026-01-01T00:00:00Z">
        <w:r>
          <w:t xml:space="preserve">For a positive definite</w:t>
        </w:r>
      </w:ins>
      <w:ins w:id="9130" w:author="PR Preview" w:date="2026-01-01T00:00:00Z">
        <w:r>
          <w:t xml:space="preserve"> </w:t>
        </w:r>
      </w:ins>
      <m:oMath>
        <m:r>
          <m:rPr>
            <m:sty m:val="bi"/>
          </m:rPr>
          <m:t>A</m:t>
        </m:r>
      </m:oMath>
      <w:ins w:id="9131" w:author="PR Preview" w:date="2026-01-01T00:00:00Z">
        <w:r>
          <w:t xml:space="preserve"> </w:t>
        </w:r>
      </w:ins>
      <w:ins w:id="9132" w:author="PR Preview" w:date="2026-01-01T00:00:00Z">
        <w:r>
          <w:t xml:space="preserve">that</w:t>
        </w:r>
      </w:ins>
      <w:ins w:id="9133" w:author="PR Preview" w:date="2026-01-01T00:00:00Z">
        <w:r>
          <w:t xml:space="preserve"> </w:t>
        </w:r>
      </w:ins>
      <m:oMath>
        <m:r>
          <m:rPr>
            <m:sty m:val="bi"/>
          </m:rPr>
          <m:t>L</m:t>
        </m:r>
      </m:oMath>
      <w:ins w:id="9134" w:author="PR Preview" w:date="2026-01-01T00:00:00Z">
        <w:r>
          <w:t xml:space="preserve"> </w:t>
        </w:r>
      </w:ins>
      <w:ins w:id="9135" w:author="PR Preview" w:date="2026-01-01T00:00:00Z">
        <w:r>
          <w:t xml:space="preserve">is unique;</w:t>
        </w:r>
      </w:ins>
      <w:ins w:id="9136" w:author="PR Preview" w:date="2026-01-01T00:00:00Z">
        <w:r>
          <w:t xml:space="preserve"> </w:t>
        </w:r>
      </w:ins>
      <w:ins w:id="9137" w:author="PR Preview" w:date="2026-01-01T00:00:00Z">
        <w:r>
          <w:t xml:space="preserve">it is the</w:t>
        </w:r>
      </w:ins>
      <w:ins w:id="9138" w:author="PR Preview" w:date="2026-01-01T00:00:00Z">
        <w:r>
          <w:t xml:space="preserve"> </w:t>
        </w:r>
      </w:ins>
      <w:ins w:id="9139" w:author="PR Preview" w:date="2026-01-01T00:00:00Z">
        <w:r>
          <w:rPr>
            <w:b/>
            <w:bCs/>
          </w:rPr>
          <w:t xml:space="preserve">Cholesky factor</w:t>
        </w:r>
      </w:ins>
      <w:ins w:id="9140" w:author="PR Preview" w:date="2026-01-01T00:00:00Z">
        <w:r>
          <w:t xml:space="preserve"> </w:t>
        </w:r>
      </w:ins>
      <w:ins w:id="9141" w:author="PR Preview" w:date="2026-01-01T00:00:00Z">
        <w:r>
          <w:t xml:space="preserve">of</w:t>
        </w:r>
      </w:ins>
      <w:ins w:id="9142" w:author="PR Preview" w:date="2026-01-01T00:00:00Z">
        <w:r>
          <w:t xml:space="preserve"> </w:t>
        </w:r>
      </w:ins>
      <m:oMath>
        <m:r>
          <m:rPr>
            <m:sty m:val="bi"/>
          </m:rPr>
          <m:t>A</m:t>
        </m:r>
      </m:oMath>
      <w:ins w:id="9143" w:author="PR Preview" w:date="2026-01-01T00:00:00Z">
        <w:r>
          <w:t xml:space="preserve">.</w:t>
        </w:r>
      </w:ins>
    </w:p>
    <w:bookmarkEnd w:id="605"/>
    <w:p>
      <w:pPr>
        <w:pStyle w:val="BodyText"/>
      </w:pPr>
      <w:ins w:id="9144" w:author="PR Preview" w:date="2026-01-01T00:00:00Z">
        <w:r>
          <w:rPr>
            <w:i/>
            <w:iCs/>
          </w:rPr>
          <w:t xml:space="preserve">Proof</w:t>
        </w:r>
      </w:ins>
      <w:ins w:id="9145" w:author="PR Preview" w:date="2026-01-01T00:00:00Z">
        <w:r>
          <w:t xml:space="preserve">. </w:t>
        </w:r>
      </w:ins>
      <w:ins w:id="9146" w:author="PR Preview" w:date="2026-01-01T00:00:00Z">
        <w:r>
          <w:rPr>
            <w:b/>
            <w:bCs/>
          </w:rPr>
          <w:t xml:space="preserve">If.</w:t>
        </w:r>
      </w:ins>
      <w:ins w:id="9147" w:author="PR Preview" w:date="2026-01-01T00:00:00Z">
        <w:r>
          <w:t xml:space="preserve"> </w:t>
        </w:r>
      </w:ins>
      <m:oMath>
        <m:sSup>
          <m:e>
            <m:r>
              <m:rPr>
                <m:sty m:val="bi"/>
              </m:rPr>
              <m:t>L</m:t>
            </m:r>
          </m:e>
          <m:sup>
            <m:r>
              <m:rPr>
                <m:sty m:val="p"/>
              </m:rPr>
              <m:t>⊤</m:t>
            </m:r>
          </m:sup>
        </m:sSup>
      </m:oMath>
      <w:ins w:id="9148" w:author="PR Preview" w:date="2026-01-01T00:00:00Z">
        <w:r>
          <w:t xml:space="preserve"> </w:t>
        </w:r>
      </w:ins>
      <w:ins w:id="9149" w:author="PR Preview" w:date="2026-01-01T00:00:00Z">
        <w:r>
          <w:t xml:space="preserve">is upper triangular with positive diagonal (</w:t>
        </w:r>
      </w:ins>
      <w:hyperlink w:anchor="def-matrix-transpose">
        <w:ins w:id="9150" w:author="PR Preview" w:date="2026-01-01T00:00:00Z">
          <w:r>
            <w:rPr>
              <w:rStyle w:val="Hyperlink"/>
            </w:rPr>
            <w:t xml:space="preserve">Definition 20</w:t>
          </w:r>
        </w:ins>
      </w:hyperlink>
      <w:ins w:id="9151" w:author="PR Preview" w:date="2026-01-01T00:00:00Z">
        <w:r>
          <w:t xml:space="preserve">),</w:t>
        </w:r>
      </w:ins>
      <w:ins w:id="9152" w:author="PR Preview" w:date="2026-01-01T00:00:00Z">
        <w:r>
          <w:t xml:space="preserve"> </w:t>
        </w:r>
      </w:ins>
      <w:ins w:id="9153" w:author="PR Preview" w:date="2026-01-01T00:00:00Z">
        <w:r>
          <w:t xml:space="preserve">so</w:t>
        </w:r>
      </w:ins>
      <w:ins w:id="9154" w:author="PR Preview" w:date="2026-01-01T00:00:00Z">
        <w:r>
          <w:t xml:space="preserve"> </w:t>
        </w:r>
      </w:ins>
      <m:oMath>
        <m:sSup>
          <m:e>
            <m:r>
              <m:rPr>
                <m:sty m:val="bi"/>
              </m:rPr>
              <m:t>L</m:t>
            </m:r>
          </m:e>
          <m:sup>
            <m:r>
              <m:rPr>
                <m:sty m:val="p"/>
              </m:rPr>
              <m:t>⊤</m:t>
            </m:r>
          </m:sup>
        </m:sSup>
        <m:acc>
          <m:accPr>
            <m:chr m:val="̃"/>
          </m:accPr>
          <m:e>
            <m:r>
              <m:t>x</m:t>
            </m:r>
          </m:e>
        </m:acc>
        <m:r>
          <m:rPr>
            <m:sty m:val="p"/>
          </m:rPr>
          <m:t>=</m:t>
        </m:r>
        <m:acc>
          <m:accPr>
            <m:chr m:val="̃"/>
          </m:accPr>
          <m:e>
            <m:r>
              <m:t>0</m:t>
            </m:r>
          </m:e>
        </m:acc>
      </m:oMath>
      <w:ins w:id="9155" w:author="PR Preview" w:date="2026-01-01T00:00:00Z">
        <w:r>
          <w:t xml:space="preserve"> </w:t>
        </w:r>
      </w:ins>
      <w:ins w:id="9156" w:author="PR Preview" w:date="2026-01-01T00:00:00Z">
        <w:r>
          <w:t xml:space="preserve">only for</w:t>
        </w:r>
      </w:ins>
      <w:ins w:id="9157" w:author="PR Preview" w:date="2026-01-01T00:00:00Z">
        <w:r>
          <w:t xml:space="preserve"> </w:t>
        </w:r>
      </w:ins>
      <m:oMath>
        <m:acc>
          <m:accPr>
            <m:chr m:val="̃"/>
          </m:accPr>
          <m:e>
            <m:r>
              <m:t>x</m:t>
            </m:r>
          </m:e>
        </m:acc>
        <m:r>
          <m:rPr>
            <m:sty m:val="p"/>
          </m:rPr>
          <m:t>=</m:t>
        </m:r>
        <m:acc>
          <m:accPr>
            <m:chr m:val="̃"/>
          </m:accPr>
          <m:e>
            <m:r>
              <m:t>0</m:t>
            </m:r>
          </m:e>
        </m:acc>
      </m:oMath>
      <w:ins w:id="9158" w:author="PR Preview" w:date="2026-01-01T00:00:00Z">
        <w:r>
          <w:t xml:space="preserve"> </w:t>
        </w:r>
      </w:ins>
      <w:ins w:id="9159" w:author="PR Preview" w:date="2026-01-01T00:00:00Z">
        <w:r>
          <w:t xml:space="preserve">(</w:t>
        </w:r>
      </w:ins>
      <w:hyperlink w:anchor="thm-back-substitution">
        <w:ins w:id="9160" w:author="PR Preview" w:date="2026-01-01T00:00:00Z">
          <w:r>
            <w:rPr>
              <w:rStyle w:val="Hyperlink"/>
            </w:rPr>
            <w:t xml:space="preserve">Theorem 93</w:t>
          </w:r>
        </w:ins>
      </w:hyperlink>
      <w:ins w:id="9161" w:author="PR Preview" w:date="2026-01-01T00:00:00Z">
        <w:r>
          <w:t xml:space="preserve">),</w:t>
        </w:r>
      </w:ins>
      <w:ins w:id="9162" w:author="PR Preview" w:date="2026-01-01T00:00:00Z">
        <w:r>
          <w:t xml:space="preserve"> </w:t>
        </w:r>
      </w:ins>
      <w:ins w:id="9163" w:author="PR Preview" w:date="2026-01-01T00:00:00Z">
        <w:r>
          <w:t xml:space="preserve">and the columns of</w:t>
        </w:r>
      </w:ins>
      <w:ins w:id="9164" w:author="PR Preview" w:date="2026-01-01T00:00:00Z">
        <w:r>
          <w:t xml:space="preserve"> </w:t>
        </w:r>
      </w:ins>
      <m:oMath>
        <m:sSup>
          <m:e>
            <m:r>
              <m:rPr>
                <m:sty m:val="bi"/>
              </m:rPr>
              <m:t>L</m:t>
            </m:r>
          </m:e>
          <m:sup>
            <m:r>
              <m:rPr>
                <m:sty m:val="p"/>
              </m:rPr>
              <m:t>⊤</m:t>
            </m:r>
          </m:sup>
        </m:sSup>
      </m:oMath>
      <w:ins w:id="9165" w:author="PR Preview" w:date="2026-01-01T00:00:00Z">
        <w:r>
          <w:t xml:space="preserve"> </w:t>
        </w:r>
      </w:ins>
      <w:ins w:id="9166" w:author="PR Preview" w:date="2026-01-01T00:00:00Z">
        <w:r>
          <w:t xml:space="preserve">are linearly independent</w:t>
        </w:r>
      </w:ins>
      <w:ins w:id="9167" w:author="PR Preview" w:date="2026-01-01T00:00:00Z">
        <w:r>
          <w:t xml:space="preserve"> </w:t>
        </w:r>
      </w:ins>
      <w:ins w:id="9168" w:author="PR Preview" w:date="2026-01-01T00:00:00Z">
        <w:r>
          <w:t xml:space="preserve">(</w:t>
        </w:r>
      </w:ins>
      <w:hyperlink w:anchor="thm-matvec-columns">
        <w:ins w:id="9169" w:author="PR Preview" w:date="2026-01-01T00:00:00Z">
          <w:r>
            <w:rPr>
              <w:rStyle w:val="Hyperlink"/>
            </w:rPr>
            <w:t xml:space="preserve">Theorem 22</w:t>
          </w:r>
        </w:ins>
      </w:hyperlink>
      <w:ins w:id="9170" w:author="PR Preview" w:date="2026-01-01T00:00:00Z">
        <w:r>
          <w:t xml:space="preserve">,</w:t>
        </w:r>
      </w:ins>
      <w:ins w:id="9171" w:author="PR Preview" w:date="2026-01-01T00:00:00Z">
        <w:r>
          <w:t xml:space="preserve"> </w:t>
        </w:r>
      </w:ins>
      <w:hyperlink w:anchor="def-linearly-independent">
        <w:ins w:id="9172" w:author="PR Preview" w:date="2026-01-01T00:00:00Z">
          <w:r>
            <w:rPr>
              <w:rStyle w:val="Hyperlink"/>
            </w:rPr>
            <w:t xml:space="preserve">Definition 37</w:t>
          </w:r>
        </w:ins>
      </w:hyperlink>
      <w:ins w:id="9173" w:author="PR Preview" w:date="2026-01-01T00:00:00Z">
        <w:r>
          <w:t xml:space="preserve">).</w:t>
        </w:r>
      </w:ins>
      <w:ins w:id="9174" w:author="PR Preview" w:date="2026-01-01T00:00:00Z">
        <w:r>
          <w:t xml:space="preserve"> </w:t>
        </w:r>
      </w:ins>
      <w:ins w:id="9175" w:author="PR Preview" w:date="2026-01-01T00:00:00Z">
        <w:r>
          <w:t xml:space="preserve">So</w:t>
        </w:r>
      </w:ins>
      <w:ins w:id="9176"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9177" w:author="PR Preview" w:date="2026-01-01T00:00:00Z">
        <w:r>
          <w:t xml:space="preserve"> </w:t>
        </w:r>
      </w:ins>
      <w:ins w:id="9178" w:author="PR Preview" w:date="2026-01-01T00:00:00Z">
        <w:r>
          <w:t xml:space="preserve">(</w:t>
        </w:r>
      </w:ins>
      <w:hyperlink w:anchor="def-matrix-transpose">
        <w:ins w:id="9179" w:author="PR Preview" w:date="2026-01-01T00:00:00Z">
          <w:r>
            <w:rPr>
              <w:rStyle w:val="Hyperlink"/>
            </w:rPr>
            <w:t xml:space="preserve">Definition 20</w:t>
          </w:r>
        </w:ins>
      </w:hyperlink>
      <w:ins w:id="9180" w:author="PR Preview" w:date="2026-01-01T00:00:00Z">
        <w:r>
          <w:t xml:space="preserve">)</w:t>
        </w:r>
      </w:ins>
      <w:ins w:id="9181" w:author="PR Preview" w:date="2026-01-01T00:00:00Z">
        <w:r>
          <w:t xml:space="preserve"> </w:t>
        </w:r>
      </w:ins>
      <w:ins w:id="9182" w:author="PR Preview" w:date="2026-01-01T00:00:00Z">
        <w:r>
          <w:t xml:space="preserve">is positive definite (</w:t>
        </w:r>
      </w:ins>
      <w:hyperlink w:anchor="thm-pd-gram">
        <w:ins w:id="9183" w:author="PR Preview" w:date="2026-01-01T00:00:00Z">
          <w:r>
            <w:rPr>
              <w:rStyle w:val="Hyperlink"/>
            </w:rPr>
            <w:t xml:space="preserve">Theorem 107</w:t>
          </w:r>
        </w:ins>
      </w:hyperlink>
      <w:ins w:id="9184" w:author="PR Preview" w:date="2026-01-01T00:00:00Z">
        <w:r>
          <w:t xml:space="preserve">, part 2).</w:t>
        </w:r>
      </w:ins>
    </w:p>
    <w:p>
      <w:pPr>
        <w:pStyle w:val="BodyText"/>
      </w:pPr>
      <w:ins w:id="9185" w:author="PR Preview" w:date="2026-01-01T00:00:00Z">
        <w:r>
          <w:rPr>
            <w:b/>
            <w:bCs/>
          </w:rPr>
          <w:t xml:space="preserve">Only if, with uniqueness, by</w:t>
        </w:r>
      </w:ins>
      <w:ins w:id="9186" w:author="PR Preview" w:date="2026-01-01T00:00:00Z">
        <w:r>
          <w:rPr>
            <w:b/>
            <w:bCs/>
          </w:rPr>
          <w:t xml:space="preserve"> </w:t>
        </w:r>
      </w:ins>
      <w:hyperlink r:id="rId133">
        <w:ins w:id="9187" w:author="PR Preview" w:date="2026-01-01T00:00:00Z">
          <w:r>
            <w:rPr>
              <w:rStyle w:val="Hyperlink"/>
              <w:b/>
              <w:bCs/>
            </w:rPr>
            <w:t xml:space="preserve">induction</w:t>
          </w:r>
        </w:ins>
      </w:hyperlink>
      <w:ins w:id="9188" w:author="PR Preview" w:date="2026-01-01T00:00:00Z">
        <w:r>
          <w:rPr>
            <w:b/>
            <w:bCs/>
          </w:rPr>
          <w:t xml:space="preserve"> </w:t>
        </w:r>
      </w:ins>
      <w:ins w:id="9189" w:author="PR Preview" w:date="2026-01-01T00:00:00Z">
        <w:r>
          <w:rPr>
            <w:b/>
            <w:bCs/>
          </w:rPr>
          <w:t xml:space="preserve">on</w:t>
        </w:r>
      </w:ins>
      <w:ins w:id="9190" w:author="PR Preview" w:date="2026-01-01T00:00:00Z">
        <w:r>
          <w:rPr>
            <w:b/>
            <w:bCs/>
          </w:rPr>
          <w:t xml:space="preserve"> </w:t>
        </w:r>
      </w:ins>
      <m:oMath>
        <m:r>
          <m:t>p</m:t>
        </m:r>
      </m:oMath>
      <w:ins w:id="9191" w:author="PR Preview" w:date="2026-01-01T00:00:00Z">
        <w:r>
          <w:rPr>
            <w:b/>
            <w:bCs/>
          </w:rPr>
          <w:t xml:space="preserve">.</w:t>
        </w:r>
      </w:ins>
      <w:ins w:id="9192" w:author="PR Preview" w:date="2026-01-01T00:00:00Z">
        <w:r>
          <w:t xml:space="preserve"> </w:t>
        </w:r>
      </w:ins>
      <w:ins w:id="9193" w:author="PR Preview" w:date="2026-01-01T00:00:00Z">
        <w:r>
          <w:t xml:space="preserve">For</w:t>
        </w:r>
      </w:ins>
      <w:ins w:id="9194" w:author="PR Preview" w:date="2026-01-01T00:00:00Z">
        <w:r>
          <w:t xml:space="preserve"> </w:t>
        </w:r>
      </w:ins>
      <m:oMath>
        <m:r>
          <m:t>p</m:t>
        </m:r>
        <m:r>
          <m:rPr>
            <m:sty m:val="p"/>
          </m:rPr>
          <m:t>=</m:t>
        </m:r>
        <m:r>
          <m:t>1</m:t>
        </m:r>
      </m:oMath>
      <w:ins w:id="9195" w:author="PR Preview" w:date="2026-01-01T00:00:00Z">
        <w:r>
          <w:t xml:space="preserve">,</w:t>
        </w:r>
      </w:ins>
      <w:ins w:id="9196" w:author="PR Preview" w:date="2026-01-01T00:00:00Z">
        <w:r>
          <w:t xml:space="preserve"> </w:t>
        </w:r>
      </w:ins>
      <m:oMath>
        <m:r>
          <m:rPr>
            <m:sty m:val="bi"/>
          </m:rPr>
          <m:t>A</m:t>
        </m:r>
        <m:r>
          <m:rPr>
            <m:sty m:val="p"/>
          </m:rPr>
          <m:t>=</m:t>
        </m:r>
        <m:r>
          <m:rPr>
            <m:sty m:val="p"/>
          </m:rPr>
          <m:t>[</m:t>
        </m:r>
        <m:r>
          <m:t>a</m:t>
        </m:r>
        <m:r>
          <m:rPr>
            <m:sty m:val="p"/>
          </m:rPr>
          <m:t>]</m:t>
        </m:r>
      </m:oMath>
      <w:ins w:id="9197" w:author="PR Preview" w:date="2026-01-01T00:00:00Z">
        <w:r>
          <w:t xml:space="preserve"> </w:t>
        </w:r>
      </w:ins>
      <w:ins w:id="9198" w:author="PR Preview" w:date="2026-01-01T00:00:00Z">
        <w:r>
          <w:t xml:space="preserve">with</w:t>
        </w:r>
      </w:ins>
      <w:ins w:id="9199" w:author="PR Preview" w:date="2026-01-01T00:00:00Z">
        <w:r>
          <w:t xml:space="preserve"> </w:t>
        </w:r>
      </w:ins>
      <m:oMath>
        <m:r>
          <m:t>a</m:t>
        </m:r>
        <m:r>
          <m:rPr>
            <m:sty m:val="p"/>
          </m:rPr>
          <m:t>&gt;</m:t>
        </m:r>
        <m:r>
          <m:t>0</m:t>
        </m:r>
      </m:oMath>
      <w:ins w:id="9200" w:author="PR Preview" w:date="2026-01-01T00:00:00Z">
        <w:r>
          <w:t xml:space="preserve"> </w:t>
        </w:r>
      </w:ins>
      <w:ins w:id="9201" w:author="PR Preview" w:date="2026-01-01T00:00:00Z">
        <w:r>
          <w:t xml:space="preserve">(</w:t>
        </w:r>
      </w:ins>
      <w:hyperlink w:anchor="thm-pd-submatrix">
        <w:ins w:id="9202" w:author="PR Preview" w:date="2026-01-01T00:00:00Z">
          <w:r>
            <w:rPr>
              <w:rStyle w:val="Hyperlink"/>
            </w:rPr>
            <w:t xml:space="preserve">Theorem 109</w:t>
          </w:r>
        </w:ins>
      </w:hyperlink>
      <w:ins w:id="9203" w:author="PR Preview" w:date="2026-01-01T00:00:00Z">
        <w:r>
          <w:t xml:space="preserve">),</w:t>
        </w:r>
      </w:ins>
      <w:ins w:id="9204" w:author="PR Preview" w:date="2026-01-01T00:00:00Z">
        <w:r>
          <w:t xml:space="preserve"> </w:t>
        </w:r>
      </w:ins>
      <w:ins w:id="9205" w:author="PR Preview" w:date="2026-01-01T00:00:00Z">
        <w:r>
          <w:t xml:space="preserve">and</w:t>
        </w:r>
      </w:ins>
      <w:ins w:id="9206" w:author="PR Preview" w:date="2026-01-01T00:00:00Z">
        <w:r>
          <w:t xml:space="preserve"> </w:t>
        </w:r>
      </w:ins>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ins w:id="9207" w:author="PR Preview" w:date="2026-01-01T00:00:00Z">
        <w:r>
          <w:t xml:space="preserve"> </w:t>
        </w:r>
      </w:ins>
      <w:ins w:id="9208" w:author="PR Preview" w:date="2026-01-01T00:00:00Z">
        <w:r>
          <w:t xml:space="preserve">with</w:t>
        </w:r>
      </w:ins>
      <w:ins w:id="9209" w:author="PR Preview" w:date="2026-01-01T00:00:00Z">
        <w:r>
          <w:t xml:space="preserve"> </w:t>
        </w:r>
      </w:ins>
      <m:oMath>
        <m:r>
          <m:t>ℓ</m:t>
        </m:r>
        <m:r>
          <m:rPr>
            <m:sty m:val="p"/>
          </m:rPr>
          <m:t>&gt;</m:t>
        </m:r>
        <m:r>
          <m:t>0</m:t>
        </m:r>
      </m:oMath>
      <w:ins w:id="9210" w:author="PR Preview" w:date="2026-01-01T00:00:00Z">
        <w:r>
          <w:t xml:space="preserve"> </w:t>
        </w:r>
      </w:ins>
      <w:ins w:id="9211" w:author="PR Preview" w:date="2026-01-01T00:00:00Z">
        <w:r>
          <w:t xml:space="preserve">holds exactly for</w:t>
        </w:r>
      </w:ins>
      <w:ins w:id="9212" w:author="PR Preview" w:date="2026-01-01T00:00:00Z">
        <w:r>
          <w:t xml:space="preserve"> </w:t>
        </w:r>
      </w:ins>
      <m:oMath>
        <m:r>
          <m:t>ℓ</m:t>
        </m:r>
        <m:r>
          <m:rPr>
            <m:sty m:val="p"/>
          </m:rPr>
          <m:t>=</m:t>
        </m:r>
        <m:rad>
          <m:radPr>
            <m:degHide m:val="on"/>
          </m:radPr>
          <m:deg/>
          <m:e>
            <m:r>
              <m:t>a</m:t>
            </m:r>
          </m:e>
        </m:rad>
      </m:oMath>
      <w:ins w:id="9213" w:author="PR Preview" w:date="2026-01-01T00:00:00Z">
        <w:r>
          <w:t xml:space="preserve">.</w:t>
        </w:r>
      </w:ins>
      <w:ins w:id="9214" w:author="PR Preview" w:date="2026-01-01T00:00:00Z">
        <w:r>
          <w:t xml:space="preserve"> </w:t>
        </w:r>
      </w:ins>
      <w:ins w:id="9215" w:author="PR Preview" w:date="2026-01-01T00:00:00Z">
        <w:r>
          <w:t xml:space="preserve">For</w:t>
        </w:r>
      </w:ins>
      <w:ins w:id="9216" w:author="PR Preview" w:date="2026-01-01T00:00:00Z">
        <w:r>
          <w:t xml:space="preserve"> </w:t>
        </w:r>
      </w:ins>
      <m:oMath>
        <m:r>
          <m:t>p</m:t>
        </m:r>
        <m:r>
          <m:rPr>
            <m:sty m:val="p"/>
          </m:rPr>
          <m:t>&gt;</m:t>
        </m:r>
        <m:r>
          <m:t>1</m:t>
        </m:r>
      </m:oMath>
      <w:ins w:id="9217" w:author="PR Preview" w:date="2026-01-01T00:00:00Z">
        <w:r>
          <w:t xml:space="preserve">, assume every</w:t>
        </w:r>
      </w:ins>
      <w:ins w:id="9218"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9219" w:author="PR Preview" w:date="2026-01-01T00:00:00Z">
        <w:r>
          <w:t xml:space="preserve"> </w:t>
        </w:r>
      </w:ins>
      <w:ins w:id="9220" w:author="PR Preview" w:date="2026-01-01T00:00:00Z">
        <w:r>
          <w:t xml:space="preserve">positive definite matrix</w:t>
        </w:r>
      </w:ins>
      <w:ins w:id="9221" w:author="PR Preview" w:date="2026-01-01T00:00:00Z">
        <w:r>
          <w:t xml:space="preserve"> </w:t>
        </w:r>
      </w:ins>
      <w:ins w:id="9222" w:author="PR Preview" w:date="2026-01-01T00:00:00Z">
        <w:r>
          <w:t xml:space="preserve">has exactly one such factor, and split off the first row and column.</w:t>
        </w:r>
      </w:ins>
      <w:ins w:id="9223" w:author="PR Preview" w:date="2026-01-01T00:00:00Z">
        <w:r>
          <w:t xml:space="preserve"> </w:t>
        </w:r>
      </w:ins>
      <m:oMath>
        <m:r>
          <m:rPr>
            <m:sty m:val="bi"/>
          </m:rPr>
          <m:t>A</m:t>
        </m:r>
      </m:oMath>
      <w:ins w:id="9224" w:author="PR Preview" w:date="2026-01-01T00:00:00Z">
        <w:r>
          <w:t xml:space="preserve"> </w:t>
        </w:r>
      </w:ins>
      <w:ins w:id="9225" w:author="PR Preview" w:date="2026-01-01T00:00:00Z">
        <w:r>
          <w:t xml:space="preserve">is symmetric, so its first row is the transpose of its first column:</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9226" w:author="PR Preview" w:date="2026-01-01T00:00:00Z">
        <w:r>
          <w:delText xml:space="preserve"> </w:delText>
        </w:r>
      </w:del>
      <w:del w:id="9227" w:author="PR Preview" w:date="2026-01-01T00:00:00Z">
        <w:r>
          <w:delText xml:space="preserve">(</w:delText>
        </w:r>
      </w:del>
      <w:hyperlink w:anchor="thm-pd-submatrix">
        <w:del w:id="9228" w:author="PR Preview" w:date="2026-01-01T00:00:00Z">
          <w:r>
            <w:rPr>
              <w:rStyle w:val="Hyperlink"/>
            </w:rPr>
            <w:delText xml:space="preserve">Theorem 108</w:delText>
          </w:r>
        </w:del>
      </w:hyperlink>
      <w:del w:id="9229" w:author="PR Preview" w:date="2026-01-01T00:00:00Z">
        <w:r>
          <w:delText xml:space="preserve">), so the first equation with</w:delText>
        </w:r>
      </w:del>
      <w:del w:id="9230" w:author="PR Preview" w:date="2026-01-01T00:00:00Z">
        <w:r>
          <w:delText xml:space="preserve"> </w:delText>
        </w:r>
      </w:del>
      <m:oMath>
        <m:sSub>
          <m:e>
            <m:r>
              <m:t>ℓ</m:t>
            </m:r>
          </m:e>
          <m:sub>
            <m:r>
              <m:t>11</m:t>
            </m:r>
          </m:sub>
        </m:sSub>
        <m:r>
          <m:rPr>
            <m:sty m:val="p"/>
          </m:rPr>
          <m:t>&gt;</m:t>
        </m:r>
        <m:r>
          <m:t>0</m:t>
        </m:r>
      </m:oMath>
      <w:del w:id="9231" w:author="PR Preview" w:date="2026-01-01T00:00:00Z">
        <w:r>
          <w:delText xml:space="preserve"> </w:delText>
        </w:r>
      </w:del>
      <w:del w:id="9232" w:author="PR Preview" w:date="2026-01-01T00:00:00Z">
        <w:r>
          <w:delText xml:space="preserve">forces</w:delText>
        </w:r>
      </w:del>
      <w:del w:id="9233"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9234" w:author="PR Preview" w:date="2026-01-01T00:00:00Z">
        <w:r>
          <w:delText xml:space="preserve">;</w:delText>
        </w:r>
      </w:del>
      <w:del w:id="9235" w:author="PR Preview" w:date="2026-01-01T00:00:00Z">
        <w:r>
          <w:delText xml:space="preserve"> </w:delText>
        </w:r>
      </w:del>
      <w:del w:id="9236" w:author="PR Preview" w:date="2026-01-01T00:00:00Z">
        <w:r>
          <w:delText xml:space="preserve">the second then forces</w:delText>
        </w:r>
      </w:del>
      <w:del w:id="9237" w:author="PR Preview" w:date="2026-01-01T00:00:00Z">
        <w:r>
          <w:delText xml:space="preserve"> </w:delText>
        </w:r>
      </w:del>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del w:id="9238" w:author="PR Preview" w:date="2026-01-01T00:00:00Z">
        <w:r>
          <w:delText xml:space="preserve">;</w:delText>
        </w:r>
      </w:del>
      <w:del w:id="9239" w:author="PR Preview" w:date="2026-01-01T00:00:00Z">
        <w:r>
          <w:delText xml:space="preserve"> </w:delText>
        </w:r>
      </w:del>
      <w:del w:id="9240" w:author="PR Preview" w:date="2026-01-01T00:00:00Z">
        <w:r>
          <w:delText xml:space="preserve">and the third becomes</w:delText>
        </w:r>
      </w:del>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9241" w:author="PR Preview" w:date="2026-01-01T00:00:00Z">
        <w:r>
          <w:delText xml:space="preserve">Here</w:delText>
        </w:r>
      </w:del>
      <w:del w:id="9242" w:author="PR Preview" w:date="2026-01-01T00:00:00Z">
        <w:r>
          <w:delText xml:space="preserve"> </w:delText>
        </w:r>
      </w:del>
      <m:oMath>
        <m:r>
          <m:rPr>
            <m:sty m:val="p"/>
          </m:rPr>
          <m:t>[</m:t>
        </m:r>
        <m:sSub>
          <m:e>
            <m:r>
              <m:t>a</m:t>
            </m:r>
          </m:e>
          <m:sub>
            <m:r>
              <m:t>11</m:t>
            </m:r>
          </m:sub>
        </m:sSub>
        <m:r>
          <m:rPr>
            <m:sty m:val="p"/>
          </m:rPr>
          <m:t>]</m:t>
        </m:r>
      </m:oMath>
      <w:del w:id="9243" w:author="PR Preview" w:date="2026-01-01T00:00:00Z">
        <w:r>
          <w:delText xml:space="preserve"> </w:delText>
        </w:r>
      </w:del>
      <w:del w:id="9244" w:author="PR Preview" w:date="2026-01-01T00:00:00Z">
        <w:r>
          <w:delText xml:space="preserve">is invertible with inverse</w:delText>
        </w:r>
      </w:del>
      <w:del w:id="9245" w:author="PR Preview" w:date="2026-01-01T00:00:00Z">
        <w:r>
          <w:delText xml:space="preserve"> </w:delText>
        </w:r>
      </w:del>
      <m:oMath>
        <m:r>
          <m:rPr>
            <m:sty m:val="p"/>
          </m:rPr>
          <m:t>[</m:t>
        </m:r>
        <m:r>
          <m:t>1</m:t>
        </m:r>
        <m:r>
          <m:rPr>
            <m:sty m:val="p"/>
          </m:rPr>
          <m:t>/</m:t>
        </m:r>
        <m:sSub>
          <m:e>
            <m:r>
              <m:t>a</m:t>
            </m:r>
          </m:e>
          <m:sub>
            <m:r>
              <m:t>11</m:t>
            </m:r>
          </m:sub>
        </m:sSub>
        <m:r>
          <m:rPr>
            <m:sty m:val="p"/>
          </m:rPr>
          <m:t>]</m:t>
        </m:r>
      </m:oMath>
      <w:del w:id="9246" w:author="PR Preview" w:date="2026-01-01T00:00:00Z">
        <w:r>
          <w:delText xml:space="preserve">,</w:delText>
        </w:r>
      </w:del>
      <w:del w:id="9247" w:author="PR Preview" w:date="2026-01-01T00:00:00Z">
        <w:r>
          <w:delText xml:space="preserve"> </w:delText>
        </w:r>
      </w:del>
      <w:del w:id="9248" w:author="PR Preview" w:date="2026-01-01T00:00:00Z">
        <w:r>
          <w:delText xml:space="preserve">so with</w:delText>
        </w:r>
      </w:del>
      <w:del w:id="9249" w:author="PR Preview" w:date="2026-01-01T00:00:00Z">
        <w:r>
          <w:delText xml:space="preserve"> </w:delText>
        </w:r>
      </w:del>
      <m:oMath>
        <m:r>
          <m:rPr>
            <m:sty m:val="bi"/>
          </m:rPr>
          <m:t>B</m:t>
        </m:r>
        <m:r>
          <m:rPr>
            <m:sty m:val="p"/>
          </m:rPr>
          <m:t>=</m:t>
        </m:r>
        <m:sSup>
          <m:e>
            <m:acc>
              <m:accPr>
                <m:chr m:val="̃"/>
              </m:accPr>
              <m:e>
                <m:r>
                  <m:t>b</m:t>
                </m:r>
              </m:e>
            </m:acc>
          </m:e>
          <m:sup>
            <m:r>
              <m:rPr>
                <m:sty m:val="p"/>
              </m:rPr>
              <m:t>⊤</m:t>
            </m:r>
          </m:sup>
        </m:sSup>
      </m:oMath>
      <w:del w:id="9250" w:author="PR Preview" w:date="2026-01-01T00:00:00Z">
        <w:r>
          <w:delText xml:space="preserve"> </w:delText>
        </w:r>
      </w:del>
      <w:del w:id="9251" w:author="PR Preview" w:date="2026-01-01T00:00:00Z">
        <w:r>
          <w:delText xml:space="preserve">in</w:delText>
        </w:r>
      </w:del>
      <w:del w:id="9252" w:author="PR Preview" w:date="2026-01-01T00:00:00Z">
        <w:r>
          <w:delText xml:space="preserve"> </w:delText>
        </w:r>
      </w:del>
      <w:hyperlink w:anchor="def-schur-complement">
        <w:del w:id="9253" w:author="PR Preview" w:date="2026-01-01T00:00:00Z">
          <w:r>
            <w:rPr>
              <w:rStyle w:val="Hyperlink"/>
            </w:rPr>
            <w:delText xml:space="preserve">Definition 102</w:delText>
          </w:r>
        </w:del>
      </w:hyperlink>
      <w:del w:id="9254" w:author="PR Preview" w:date="2026-01-01T00:00:00Z">
        <w:r>
          <w:delText xml:space="preserve">,</w:delText>
        </w:r>
      </w:del>
      <w:del w:id="9255" w:author="PR Preview" w:date="2026-01-01T00:00:00Z">
        <w:r>
          <w:delText xml:space="preserve"> </w:delText>
        </w:r>
      </w:del>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del w:id="9256" w:author="PR Preview" w:date="2026-01-01T00:00:00Z">
        <w:r>
          <w:delText xml:space="preserve"> </w:delText>
        </w:r>
      </w:del>
      <w:del w:id="9257" w:author="PR Preview" w:date="2026-01-01T00:00:00Z">
        <w:r>
          <w:delText xml:space="preserve">(</w:delText>
        </w:r>
      </w:del>
      <w:hyperlink w:anchor="thm-scalar-matmul">
        <w:del w:id="9258" w:author="PR Preview" w:date="2026-01-01T00:00:00Z">
          <w:r>
            <w:rPr>
              <w:rStyle w:val="Hyperlink"/>
            </w:rPr>
            <w:delText xml:space="preserve">Theorem 84</w:delText>
          </w:r>
        </w:del>
      </w:hyperlink>
      <w:del w:id="9259" w:author="PR Preview" w:date="2026-01-01T00:00:00Z">
        <w:r>
          <w:delText xml:space="preserve">),</w:delText>
        </w:r>
      </w:del>
      <w:del w:id="9260" w:author="PR Preview" w:date="2026-01-01T00:00:00Z">
        <w:r>
          <w:delText xml:space="preserve"> </w:delText>
        </w:r>
      </w:del>
      <w:del w:id="9261" w:author="PR Preview" w:date="2026-01-01T00:00:00Z">
        <w:r>
          <w:delText xml:space="preserve">and the right side is the Schur complement of</w:delText>
        </w:r>
      </w:del>
      <w:del w:id="9262" w:author="PR Preview" w:date="2026-01-01T00:00:00Z">
        <w:r>
          <w:delText xml:space="preserve"> </w:delText>
        </w:r>
      </w:del>
      <m:oMath>
        <m:r>
          <m:rPr>
            <m:sty m:val="p"/>
          </m:rPr>
          <m:t>[</m:t>
        </m:r>
        <m:sSub>
          <m:e>
            <m:r>
              <m:t>a</m:t>
            </m:r>
          </m:e>
          <m:sub>
            <m:r>
              <m:t>11</m:t>
            </m:r>
          </m:sub>
        </m:sSub>
        <m:r>
          <m:rPr>
            <m:sty m:val="p"/>
          </m:rPr>
          <m:t>]</m:t>
        </m:r>
      </m:oMath>
      <w:del w:id="9263" w:author="PR Preview" w:date="2026-01-01T00:00:00Z">
        <w:r>
          <w:delText xml:space="preserve"> </w:delText>
        </w:r>
      </w:del>
      <w:del w:id="9264" w:author="PR Preview" w:date="2026-01-01T00:00:00Z">
        <w:r>
          <w:delText xml:space="preserve">in</w:delText>
        </w:r>
      </w:del>
      <w:del w:id="9265" w:author="PR Preview" w:date="2026-01-01T00:00:00Z">
        <w:r>
          <w:delText xml:space="preserve"> </w:delText>
        </w:r>
      </w:del>
      <m:oMath>
        <m:r>
          <m:rPr>
            <m:sty m:val="bi"/>
          </m:rPr>
          <m:t>A</m:t>
        </m:r>
      </m:oMath>
      <w:del w:id="9266" w:author="PR Preview" w:date="2026-01-01T00:00:00Z">
        <w:r>
          <w:delText xml:space="preserve">.</w:delText>
        </w:r>
      </w:del>
      <w:del w:id="9267" w:author="PR Preview" w:date="2026-01-01T00:00:00Z">
        <w:r>
          <w:delText xml:space="preserve"> </w:delText>
        </w:r>
      </w:del>
      <w:del w:id="9268" w:author="PR Preview" w:date="2026-01-01T00:00:00Z">
        <w:r>
          <w:delText xml:space="preserve">It is positive definite by</w:delText>
        </w:r>
      </w:del>
      <w:del w:id="9269" w:author="PR Preview" w:date="2026-01-01T00:00:00Z">
        <w:r>
          <w:delText xml:space="preserve"> </w:delText>
        </w:r>
      </w:del>
      <w:hyperlink w:anchor="thm-schur-test">
        <w:del w:id="9270" w:author="PR Preview" w:date="2026-01-01T00:00:00Z">
          <w:r>
            <w:rPr>
              <w:rStyle w:val="Hyperlink"/>
            </w:rPr>
            <w:delText xml:space="preserve">Theorem 110</w:delText>
          </w:r>
        </w:del>
      </w:hyperlink>
      <w:del w:id="9271" w:author="PR Preview" w:date="2026-01-01T00:00:00Z">
        <w:r>
          <w:delText xml:space="preserve"> </w:delText>
        </w:r>
      </w:del>
      <w:del w:id="9272" w:author="PR Preview" w:date="2026-01-01T00:00:00Z">
        <w:r>
          <w:delText xml:space="preserve">(with</w:delText>
        </w:r>
      </w:del>
      <w:del w:id="9273" w:author="PR Preview" w:date="2026-01-01T00:00:00Z">
        <w:r>
          <w:delText xml:space="preserve"> </w:delText>
        </w:r>
      </w:del>
      <m:oMath>
        <m:r>
          <m:t>k</m:t>
        </m:r>
        <m:r>
          <m:rPr>
            <m:sty m:val="p"/>
          </m:rPr>
          <m:t>=</m:t>
        </m:r>
        <m:r>
          <m:t>1</m:t>
        </m:r>
      </m:oMath>
      <w:del w:id="9274" w:author="PR Preview" w:date="2026-01-01T00:00:00Z">
        <w:r>
          <w:delText xml:space="preserve">;</w:delText>
        </w:r>
      </w:del>
      <w:del w:id="9275" w:author="PR Preview" w:date="2026-01-01T00:00:00Z">
        <w:r>
          <w:delText xml:space="preserve"> </w:delText>
        </w:r>
      </w:del>
      <m:oMath>
        <m:sSub>
          <m:e>
            <m:r>
              <m:rPr>
                <m:sty m:val="bi"/>
              </m:rPr>
              <m:t>A</m:t>
            </m:r>
          </m:e>
          <m:sub>
            <m:r>
              <m:t>22</m:t>
            </m:r>
          </m:sub>
        </m:sSub>
      </m:oMath>
      <w:del w:id="9276" w:author="PR Preview" w:date="2026-01-01T00:00:00Z">
        <w:r>
          <w:delText xml:space="preserve"> </w:delText>
        </w:r>
      </w:del>
      <w:del w:id="9277" w:author="PR Preview" w:date="2026-01-01T00:00:00Z">
        <w:r>
          <w:delText xml:space="preserve">is symmetric because</w:delText>
        </w:r>
      </w:del>
      <w:del w:id="9278" w:author="PR Preview" w:date="2026-01-01T00:00:00Z">
        <w:r>
          <w:delText xml:space="preserve"> </w:delText>
        </w:r>
      </w:del>
      <m:oMath>
        <m:r>
          <m:rPr>
            <m:sty m:val="bi"/>
          </m:rPr>
          <m:t>A</m:t>
        </m:r>
      </m:oMath>
      <w:del w:id="9279" w:author="PR Preview" w:date="2026-01-01T00:00:00Z">
        <w:r>
          <w:delText xml:space="preserve"> </w:delText>
        </w:r>
      </w:del>
      <w:del w:id="9280" w:author="PR Preview" w:date="2026-01-01T00:00:00Z">
        <w:r>
          <w:delText xml:space="preserve">is).</w:delText>
        </w:r>
      </w:del>
      <w:del w:id="9281" w:author="PR Preview" w:date="2026-01-01T00:00:00Z">
        <w:r>
          <w:delText xml:space="preserve"> </w:delText>
        </w:r>
      </w:del>
      <w:del w:id="9282" w:author="PR Preview" w:date="2026-01-01T00:00:00Z">
        <w:r>
          <w:delText xml:space="preserve">By the induction hypothesis it has exactly one factor</w:delText>
        </w:r>
      </w:del>
      <w:del w:id="9283" w:author="PR Preview" w:date="2026-01-01T00:00:00Z">
        <w:r>
          <w:delText xml:space="preserve"> </w:delText>
        </w:r>
      </w:del>
      <m:oMath>
        <m:sSub>
          <m:e>
            <m:r>
              <m:rPr>
                <m:sty m:val="bi"/>
              </m:rPr>
              <m:t>L</m:t>
            </m:r>
          </m:e>
          <m:sub>
            <m:r>
              <m:t>22</m:t>
            </m:r>
          </m:sub>
        </m:sSub>
      </m:oMath>
      <w:del w:id="9284" w:author="PR Preview" w:date="2026-01-01T00:00:00Z">
        <w:r>
          <w:delText xml:space="preserve"> </w:delText>
        </w:r>
      </w:del>
      <w:del w:id="9285" w:author="PR Preview" w:date="2026-01-01T00:00:00Z">
        <w:r>
          <w:delText xml:space="preserve">of the required kind.</w:delText>
        </w:r>
      </w:del>
      <w:del w:id="9286" w:author="PR Preview" w:date="2026-01-01T00:00:00Z">
        <w:r>
          <w:delText xml:space="preserve"> </w:delText>
        </w:r>
      </w:del>
      <w:del w:id="9287" w:author="PR Preview" w:date="2026-01-01T00:00:00Z">
        <w:r>
          <w:delText xml:space="preserve">So</w:delText>
        </w:r>
      </w:del>
      <w:del w:id="9288" w:author="PR Preview" w:date="2026-01-01T00:00:00Z">
        <w:r>
          <w:delText xml:space="preserve"> </w:delText>
        </w:r>
      </w:del>
      <m:oMath>
        <m:r>
          <m:rPr>
            <m:sty m:val="bi"/>
          </m:rPr>
          <m:t>L</m:t>
        </m:r>
      </m:oMath>
      <w:del w:id="9289" w:author="PR Preview" w:date="2026-01-01T00:00:00Z">
        <w:r>
          <w:delText xml:space="preserve"> </w:delText>
        </w:r>
      </w:del>
      <w:del w:id="9290" w:author="PR Preview" w:date="2026-01-01T00:00:00Z">
        <w:r>
          <w:delText xml:space="preserve">exists and is unique.</w:delText>
        </w:r>
      </w:del>
    </w:p>
    <w:p>
      <w:pPr>
        <w:pStyle w:val="BodyText"/>
      </w:pPr>
      <w:del w:id="9291" w:author="PR Preview" w:date="2026-01-01T00:00:00Z">
        <w:r>
          <w:rPr>
            <w:b/>
            <w:bCs/>
          </w:rPr>
          <w:delText xml:space="preserve">Example 200 (Two Cholesky factors)</w:delText>
        </w:r>
      </w:del>
      <w:del w:id="9292" w:author="PR Preview" w:date="2026-01-01T00:00:00Z">
        <w:r>
          <w:delText xml:space="preserve"> </w:delText>
        </w:r>
      </w:del>
      <w:del w:id="9293" w:author="PR Preview" w:date="2026-01-01T00:00:00Z">
        <w:r>
          <w:delText xml:space="preserve"> </w:delText>
        </w:r>
      </w:del>
    </w:p>
    <w:p>
      <w:pPr>
        <w:pStyle w:val="FirstParagraph"/>
      </w:pPr>
      <m:oMath>
        <m:sSub>
          <m:e>
            <m:r>
              <m:t>a</m:t>
            </m:r>
          </m:e>
          <m:sub>
            <m:r>
              <m:t>11</m:t>
            </m:r>
          </m:sub>
        </m:sSub>
        <m:r>
          <m:rPr>
            <m:sty m:val="p"/>
          </m:rPr>
          <m:t>&gt;</m:t>
        </m:r>
        <m:r>
          <m:t>0</m:t>
        </m:r>
      </m:oMath>
      <w:ins w:id="9294" w:author="PR Preview" w:date="2026-01-01T00:00:00Z">
        <w:r>
          <w:t xml:space="preserve"> </w:t>
        </w:r>
      </w:ins>
      <w:ins w:id="9295" w:author="PR Preview" w:date="2026-01-01T00:00:00Z">
        <w:r>
          <w:t xml:space="preserve">(</w:t>
        </w:r>
      </w:ins>
      <w:hyperlink w:anchor="thm-pd-submatrix">
        <w:ins w:id="9296" w:author="PR Preview" w:date="2026-01-01T00:00:00Z">
          <w:r>
            <w:rPr>
              <w:rStyle w:val="Hyperlink"/>
            </w:rPr>
            <w:t xml:space="preserve">Theorem 109</w:t>
          </w:r>
        </w:ins>
      </w:hyperlink>
      <w:ins w:id="9297" w:author="PR Preview" w:date="2026-01-01T00:00:00Z">
        <w:r>
          <w:t xml:space="preserve">), so the first equation with</w:t>
        </w:r>
      </w:ins>
      <w:ins w:id="9298" w:author="PR Preview" w:date="2026-01-01T00:00:00Z">
        <w:r>
          <w:t xml:space="preserve"> </w:t>
        </w:r>
      </w:ins>
      <m:oMath>
        <m:sSub>
          <m:e>
            <m:r>
              <m:t>ℓ</m:t>
            </m:r>
          </m:e>
          <m:sub>
            <m:r>
              <m:t>11</m:t>
            </m:r>
          </m:sub>
        </m:sSub>
        <m:r>
          <m:rPr>
            <m:sty m:val="p"/>
          </m:rPr>
          <m:t>&gt;</m:t>
        </m:r>
        <m:r>
          <m:t>0</m:t>
        </m:r>
      </m:oMath>
      <w:ins w:id="9299" w:author="PR Preview" w:date="2026-01-01T00:00:00Z">
        <w:r>
          <w:t xml:space="preserve"> </w:t>
        </w:r>
      </w:ins>
      <w:ins w:id="9300" w:author="PR Preview" w:date="2026-01-01T00:00:00Z">
        <w:r>
          <w:t xml:space="preserve">forces</w:t>
        </w:r>
      </w:ins>
      <w:ins w:id="9301"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9302" w:author="PR Preview" w:date="2026-01-01T00:00:00Z">
        <w:r>
          <w:t xml:space="preserve">;</w:t>
        </w:r>
      </w:ins>
      <w:ins w:id="9303" w:author="PR Preview" w:date="2026-01-01T00:00:00Z">
        <w:r>
          <w:t xml:space="preserve"> </w:t>
        </w:r>
      </w:ins>
      <w:ins w:id="9304" w:author="PR Preview" w:date="2026-01-01T00:00:00Z">
        <w:r>
          <w:t xml:space="preserve">the second then forces</w:t>
        </w:r>
      </w:ins>
      <w:ins w:id="9305" w:author="PR Preview" w:date="2026-01-01T00:00:00Z">
        <w:r>
          <w:t xml:space="preserve"> </w:t>
        </w:r>
      </w:ins>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ins w:id="9306" w:author="PR Preview" w:date="2026-01-01T00:00:00Z">
        <w:r>
          <w:t xml:space="preserve">;</w:t>
        </w:r>
      </w:ins>
      <w:ins w:id="9307" w:author="PR Preview" w:date="2026-01-01T00:00:00Z">
        <w:r>
          <w:t xml:space="preserve"> </w:t>
        </w:r>
      </w:ins>
      <w:ins w:id="9308" w:author="PR Preview" w:date="2026-01-01T00:00:00Z">
        <w:r>
          <w:t xml:space="preserve">and the third becomes</w:t>
        </w:r>
      </w:ins>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ins w:id="9309" w:author="PR Preview" w:date="2026-01-01T00:00:00Z">
        <w:r>
          <w:t xml:space="preserve">Here</w:t>
        </w:r>
      </w:ins>
      <w:ins w:id="9310" w:author="PR Preview" w:date="2026-01-01T00:00:00Z">
        <w:r>
          <w:t xml:space="preserve"> </w:t>
        </w:r>
      </w:ins>
      <m:oMath>
        <m:r>
          <m:rPr>
            <m:sty m:val="p"/>
          </m:rPr>
          <m:t>[</m:t>
        </m:r>
        <m:sSub>
          <m:e>
            <m:r>
              <m:t>a</m:t>
            </m:r>
          </m:e>
          <m:sub>
            <m:r>
              <m:t>11</m:t>
            </m:r>
          </m:sub>
        </m:sSub>
        <m:r>
          <m:rPr>
            <m:sty m:val="p"/>
          </m:rPr>
          <m:t>]</m:t>
        </m:r>
      </m:oMath>
      <w:ins w:id="9311" w:author="PR Preview" w:date="2026-01-01T00:00:00Z">
        <w:r>
          <w:t xml:space="preserve"> </w:t>
        </w:r>
      </w:ins>
      <w:ins w:id="9312" w:author="PR Preview" w:date="2026-01-01T00:00:00Z">
        <w:r>
          <w:t xml:space="preserve">is invertible with inverse</w:t>
        </w:r>
      </w:ins>
      <w:ins w:id="9313" w:author="PR Preview" w:date="2026-01-01T00:00:00Z">
        <w:r>
          <w:t xml:space="preserve"> </w:t>
        </w:r>
      </w:ins>
      <m:oMath>
        <m:r>
          <m:rPr>
            <m:sty m:val="p"/>
          </m:rPr>
          <m:t>[</m:t>
        </m:r>
        <m:r>
          <m:t>1</m:t>
        </m:r>
        <m:r>
          <m:rPr>
            <m:sty m:val="p"/>
          </m:rPr>
          <m:t>/</m:t>
        </m:r>
        <m:sSub>
          <m:e>
            <m:r>
              <m:t>a</m:t>
            </m:r>
          </m:e>
          <m:sub>
            <m:r>
              <m:t>11</m:t>
            </m:r>
          </m:sub>
        </m:sSub>
        <m:r>
          <m:rPr>
            <m:sty m:val="p"/>
          </m:rPr>
          <m:t>]</m:t>
        </m:r>
      </m:oMath>
      <w:ins w:id="9314" w:author="PR Preview" w:date="2026-01-01T00:00:00Z">
        <w:r>
          <w:t xml:space="preserve">,</w:t>
        </w:r>
      </w:ins>
      <w:ins w:id="9315" w:author="PR Preview" w:date="2026-01-01T00:00:00Z">
        <w:r>
          <w:t xml:space="preserve"> </w:t>
        </w:r>
      </w:ins>
      <w:ins w:id="9316" w:author="PR Preview" w:date="2026-01-01T00:00:00Z">
        <w:r>
          <w:t xml:space="preserve">so with</w:t>
        </w:r>
      </w:ins>
      <w:ins w:id="9317" w:author="PR Preview" w:date="2026-01-01T00:00:00Z">
        <w:r>
          <w:t xml:space="preserve"> </w:t>
        </w:r>
      </w:ins>
      <m:oMath>
        <m:r>
          <m:rPr>
            <m:sty m:val="bi"/>
          </m:rPr>
          <m:t>B</m:t>
        </m:r>
        <m:r>
          <m:rPr>
            <m:sty m:val="p"/>
          </m:rPr>
          <m:t>=</m:t>
        </m:r>
        <m:sSup>
          <m:e>
            <m:acc>
              <m:accPr>
                <m:chr m:val="̃"/>
              </m:accPr>
              <m:e>
                <m:r>
                  <m:t>b</m:t>
                </m:r>
              </m:e>
            </m:acc>
          </m:e>
          <m:sup>
            <m:r>
              <m:rPr>
                <m:sty m:val="p"/>
              </m:rPr>
              <m:t>⊤</m:t>
            </m:r>
          </m:sup>
        </m:sSup>
      </m:oMath>
      <w:ins w:id="9318" w:author="PR Preview" w:date="2026-01-01T00:00:00Z">
        <w:r>
          <w:t xml:space="preserve"> </w:t>
        </w:r>
      </w:ins>
      <w:ins w:id="9319" w:author="PR Preview" w:date="2026-01-01T00:00:00Z">
        <w:r>
          <w:t xml:space="preserve">in</w:t>
        </w:r>
      </w:ins>
      <w:ins w:id="9320" w:author="PR Preview" w:date="2026-01-01T00:00:00Z">
        <w:r>
          <w:t xml:space="preserve"> </w:t>
        </w:r>
      </w:ins>
      <w:hyperlink w:anchor="def-schur-complement">
        <w:ins w:id="9321" w:author="PR Preview" w:date="2026-01-01T00:00:00Z">
          <w:r>
            <w:rPr>
              <w:rStyle w:val="Hyperlink"/>
            </w:rPr>
            <w:t xml:space="preserve">Definition 102</w:t>
          </w:r>
        </w:ins>
      </w:hyperlink>
      <w:ins w:id="9322" w:author="PR Preview" w:date="2026-01-01T00:00:00Z">
        <w:r>
          <w:t xml:space="preserve">,</w:t>
        </w:r>
      </w:ins>
      <w:ins w:id="9323" w:author="PR Preview" w:date="2026-01-01T00:00:00Z">
        <w:r>
          <w:t xml:space="preserve"> </w:t>
        </w:r>
      </w:ins>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ins w:id="9324" w:author="PR Preview" w:date="2026-01-01T00:00:00Z">
        <w:r>
          <w:t xml:space="preserve"> </w:t>
        </w:r>
      </w:ins>
      <w:ins w:id="9325" w:author="PR Preview" w:date="2026-01-01T00:00:00Z">
        <w:r>
          <w:t xml:space="preserve">(</w:t>
        </w:r>
      </w:ins>
      <w:hyperlink w:anchor="thm-scalar-matmul">
        <w:ins w:id="9326" w:author="PR Preview" w:date="2026-01-01T00:00:00Z">
          <w:r>
            <w:rPr>
              <w:rStyle w:val="Hyperlink"/>
            </w:rPr>
            <w:t xml:space="preserve">Theorem 85</w:t>
          </w:r>
        </w:ins>
      </w:hyperlink>
      <w:ins w:id="9327" w:author="PR Preview" w:date="2026-01-01T00:00:00Z">
        <w:r>
          <w:t xml:space="preserve">),</w:t>
        </w:r>
      </w:ins>
      <w:ins w:id="9328" w:author="PR Preview" w:date="2026-01-01T00:00:00Z">
        <w:r>
          <w:t xml:space="preserve"> </w:t>
        </w:r>
      </w:ins>
      <w:ins w:id="9329" w:author="PR Preview" w:date="2026-01-01T00:00:00Z">
        <w:r>
          <w:t xml:space="preserve">and the right side is the Schur complement of</w:t>
        </w:r>
      </w:ins>
      <w:ins w:id="9330" w:author="PR Preview" w:date="2026-01-01T00:00:00Z">
        <w:r>
          <w:t xml:space="preserve"> </w:t>
        </w:r>
      </w:ins>
      <m:oMath>
        <m:r>
          <m:rPr>
            <m:sty m:val="p"/>
          </m:rPr>
          <m:t>[</m:t>
        </m:r>
        <m:sSub>
          <m:e>
            <m:r>
              <m:t>a</m:t>
            </m:r>
          </m:e>
          <m:sub>
            <m:r>
              <m:t>11</m:t>
            </m:r>
          </m:sub>
        </m:sSub>
        <m:r>
          <m:rPr>
            <m:sty m:val="p"/>
          </m:rPr>
          <m:t>]</m:t>
        </m:r>
      </m:oMath>
      <w:ins w:id="9331" w:author="PR Preview" w:date="2026-01-01T00:00:00Z">
        <w:r>
          <w:t xml:space="preserve"> </w:t>
        </w:r>
      </w:ins>
      <w:ins w:id="9332" w:author="PR Preview" w:date="2026-01-01T00:00:00Z">
        <w:r>
          <w:t xml:space="preserve">in</w:t>
        </w:r>
      </w:ins>
      <w:ins w:id="9333" w:author="PR Preview" w:date="2026-01-01T00:00:00Z">
        <w:r>
          <w:t xml:space="preserve"> </w:t>
        </w:r>
      </w:ins>
      <m:oMath>
        <m:r>
          <m:rPr>
            <m:sty m:val="bi"/>
          </m:rPr>
          <m:t>A</m:t>
        </m:r>
      </m:oMath>
      <w:ins w:id="9334" w:author="PR Preview" w:date="2026-01-01T00:00:00Z">
        <w:r>
          <w:t xml:space="preserve">.</w:t>
        </w:r>
      </w:ins>
      <w:ins w:id="9335" w:author="PR Preview" w:date="2026-01-01T00:00:00Z">
        <w:r>
          <w:t xml:space="preserve"> </w:t>
        </w:r>
      </w:ins>
      <w:ins w:id="9336" w:author="PR Preview" w:date="2026-01-01T00:00:00Z">
        <w:r>
          <w:t xml:space="preserve">It is positive definite by</w:t>
        </w:r>
      </w:ins>
      <w:ins w:id="9337" w:author="PR Preview" w:date="2026-01-01T00:00:00Z">
        <w:r>
          <w:t xml:space="preserve"> </w:t>
        </w:r>
      </w:ins>
      <w:hyperlink w:anchor="thm-schur-test">
        <w:ins w:id="9338" w:author="PR Preview" w:date="2026-01-01T00:00:00Z">
          <w:r>
            <w:rPr>
              <w:rStyle w:val="Hyperlink"/>
            </w:rPr>
            <w:t xml:space="preserve">Theorem 111</w:t>
          </w:r>
        </w:ins>
      </w:hyperlink>
      <w:ins w:id="9339" w:author="PR Preview" w:date="2026-01-01T00:00:00Z">
        <w:r>
          <w:t xml:space="preserve"> </w:t>
        </w:r>
      </w:ins>
      <w:ins w:id="9340" w:author="PR Preview" w:date="2026-01-01T00:00:00Z">
        <w:r>
          <w:t xml:space="preserve">(with</w:t>
        </w:r>
      </w:ins>
      <w:ins w:id="9341" w:author="PR Preview" w:date="2026-01-01T00:00:00Z">
        <w:r>
          <w:t xml:space="preserve"> </w:t>
        </w:r>
      </w:ins>
      <m:oMath>
        <m:r>
          <m:t>k</m:t>
        </m:r>
        <m:r>
          <m:rPr>
            <m:sty m:val="p"/>
          </m:rPr>
          <m:t>=</m:t>
        </m:r>
        <m:r>
          <m:t>1</m:t>
        </m:r>
      </m:oMath>
      <w:ins w:id="9342" w:author="PR Preview" w:date="2026-01-01T00:00:00Z">
        <w:r>
          <w:t xml:space="preserve">;</w:t>
        </w:r>
      </w:ins>
      <w:ins w:id="9343" w:author="PR Preview" w:date="2026-01-01T00:00:00Z">
        <w:r>
          <w:t xml:space="preserve"> </w:t>
        </w:r>
      </w:ins>
      <m:oMath>
        <m:sSub>
          <m:e>
            <m:r>
              <m:rPr>
                <m:sty m:val="bi"/>
              </m:rPr>
              <m:t>A</m:t>
            </m:r>
          </m:e>
          <m:sub>
            <m:r>
              <m:t>22</m:t>
            </m:r>
          </m:sub>
        </m:sSub>
      </m:oMath>
      <w:ins w:id="9344" w:author="PR Preview" w:date="2026-01-01T00:00:00Z">
        <w:r>
          <w:t xml:space="preserve"> </w:t>
        </w:r>
      </w:ins>
      <w:ins w:id="9345" w:author="PR Preview" w:date="2026-01-01T00:00:00Z">
        <w:r>
          <w:t xml:space="preserve">is symmetric because</w:t>
        </w:r>
      </w:ins>
      <w:ins w:id="9346" w:author="PR Preview" w:date="2026-01-01T00:00:00Z">
        <w:r>
          <w:t xml:space="preserve"> </w:t>
        </w:r>
      </w:ins>
      <m:oMath>
        <m:r>
          <m:rPr>
            <m:sty m:val="bi"/>
          </m:rPr>
          <m:t>A</m:t>
        </m:r>
      </m:oMath>
      <w:ins w:id="9347" w:author="PR Preview" w:date="2026-01-01T00:00:00Z">
        <w:r>
          <w:t xml:space="preserve"> </w:t>
        </w:r>
      </w:ins>
      <w:ins w:id="9348" w:author="PR Preview" w:date="2026-01-01T00:00:00Z">
        <w:r>
          <w:t xml:space="preserve">is).</w:t>
        </w:r>
      </w:ins>
      <w:ins w:id="9349" w:author="PR Preview" w:date="2026-01-01T00:00:00Z">
        <w:r>
          <w:t xml:space="preserve"> </w:t>
        </w:r>
      </w:ins>
      <w:ins w:id="9350" w:author="PR Preview" w:date="2026-01-01T00:00:00Z">
        <w:r>
          <w:t xml:space="preserve">By the induction hypothesis it has exactly one factor</w:t>
        </w:r>
      </w:ins>
      <w:ins w:id="9351" w:author="PR Preview" w:date="2026-01-01T00:00:00Z">
        <w:r>
          <w:t xml:space="preserve"> </w:t>
        </w:r>
      </w:ins>
      <m:oMath>
        <m:sSub>
          <m:e>
            <m:r>
              <m:rPr>
                <m:sty m:val="bi"/>
              </m:rPr>
              <m:t>L</m:t>
            </m:r>
          </m:e>
          <m:sub>
            <m:r>
              <m:t>22</m:t>
            </m:r>
          </m:sub>
        </m:sSub>
      </m:oMath>
      <w:ins w:id="9352" w:author="PR Preview" w:date="2026-01-01T00:00:00Z">
        <w:r>
          <w:t xml:space="preserve"> </w:t>
        </w:r>
      </w:ins>
      <w:ins w:id="9353" w:author="PR Preview" w:date="2026-01-01T00:00:00Z">
        <w:r>
          <w:t xml:space="preserve">of the required kind.</w:t>
        </w:r>
      </w:ins>
      <w:ins w:id="9354" w:author="PR Preview" w:date="2026-01-01T00:00:00Z">
        <w:r>
          <w:t xml:space="preserve"> </w:t>
        </w:r>
      </w:ins>
      <w:ins w:id="9355" w:author="PR Preview" w:date="2026-01-01T00:00:00Z">
        <w:r>
          <w:t xml:space="preserve">So</w:t>
        </w:r>
      </w:ins>
      <w:ins w:id="9356" w:author="PR Preview" w:date="2026-01-01T00:00:00Z">
        <w:r>
          <w:t xml:space="preserve"> </w:t>
        </w:r>
      </w:ins>
      <m:oMath>
        <m:r>
          <m:rPr>
            <m:sty m:val="bi"/>
          </m:rPr>
          <m:t>L</m:t>
        </m:r>
      </m:oMath>
      <w:ins w:id="9357" w:author="PR Preview" w:date="2026-01-01T00:00:00Z">
        <w:r>
          <w:t xml:space="preserve"> </w:t>
        </w:r>
      </w:ins>
      <w:ins w:id="9358" w:author="PR Preview" w:date="2026-01-01T00:00:00Z">
        <w:r>
          <w:t xml:space="preserve">exists and is unique.</w:t>
        </w:r>
      </w:ins>
    </w:p>
    <w:bookmarkStart w:id="606" w:name="exm-cholesky"/>
    <w:p>
      <w:pPr>
        <w:pStyle w:val="BodyText"/>
      </w:pPr>
      <w:ins w:id="9359" w:author="PR Preview" w:date="2026-01-01T00:00:00Z">
        <w:r>
          <w:rPr>
            <w:b/>
            <w:bCs/>
          </w:rPr>
          <w:t xml:space="preserve">Example 201 (Two Cholesky factors)</w:t>
        </w:r>
      </w:ins>
      <w:ins w:id="9360" w:author="PR Preview" w:date="2026-01-01T00:00:00Z">
        <w:r>
          <w:t xml:space="preserve"> </w:t>
        </w:r>
      </w:ins>
      <w:ins w:id="9361" w:author="PR Preview" w:date="2026-01-01T00:00:00Z">
        <w:r>
          <w:t xml:space="preserve"> </w:t>
        </w:r>
      </w:ins>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9362" w:author="PR Preview" w:date="2026-01-01T00:00:00Z">
        <w:r>
          <w:delText xml:space="preserve">:</w:delText>
        </w:r>
      </w:del>
      <w:del w:id="9363" w:author="PR Preview" w:date="2026-01-01T00:00:00Z">
        <w:r>
          <w:delText xml:space="preserve"> </w:delText>
        </w:r>
      </w:del>
      <m:oMath>
        <m:sSub>
          <m:e>
            <m:r>
              <m:t>ℓ</m:t>
            </m:r>
          </m:e>
          <m:sub>
            <m:r>
              <m:t>11</m:t>
            </m:r>
          </m:sub>
        </m:sSub>
        <m:r>
          <m:rPr>
            <m:sty m:val="p"/>
          </m:rPr>
          <m:t>=</m:t>
        </m:r>
        <m:rad>
          <m:radPr>
            <m:degHide m:val="on"/>
          </m:radPr>
          <m:deg/>
          <m:e>
            <m:r>
              <m:t>5</m:t>
            </m:r>
          </m:e>
        </m:rad>
      </m:oMath>
      <w:del w:id="9364" w:author="PR Preview" w:date="2026-01-01T00:00:00Z">
        <w:r>
          <w:delText xml:space="preserve">,</w:delText>
        </w:r>
      </w:del>
      <w:del w:id="9365" w:author="PR Preview" w:date="2026-01-01T00:00:00Z">
        <w:r>
          <w:delText xml:space="preserve"> </w:delText>
        </w:r>
      </w:del>
      <m:oMath>
        <m:sSub>
          <m:e>
            <m:r>
              <m:t>ℓ</m:t>
            </m:r>
          </m:e>
          <m:sub>
            <m:r>
              <m:t>21</m:t>
            </m:r>
          </m:sub>
        </m:sSub>
        <m:r>
          <m:rPr>
            <m:sty m:val="p"/>
          </m:rPr>
          <m:t>=</m:t>
        </m:r>
        <m:r>
          <m:t>4</m:t>
        </m:r>
        <m:r>
          <m:rPr>
            <m:sty m:val="p"/>
          </m:rPr>
          <m:t>/</m:t>
        </m:r>
        <m:rad>
          <m:radPr>
            <m:degHide m:val="on"/>
          </m:radPr>
          <m:deg/>
          <m:e>
            <m:r>
              <m:t>5</m:t>
            </m:r>
          </m:e>
        </m:rad>
      </m:oMath>
      <w:del w:id="9366" w:author="PR Preview" w:date="2026-01-01T00:00:00Z">
        <w:r>
          <w:delText xml:space="preserve">,</w:delText>
        </w:r>
      </w:del>
      <w:del w:id="9367" w:author="PR Preview" w:date="2026-01-01T00:00:00Z">
        <w:r>
          <w:delText xml:space="preserve"> </w:delText>
        </w:r>
      </w:del>
      <w:del w:id="9368" w:author="PR Preview" w:date="2026-01-01T00:00:00Z">
        <w:r>
          <w:delText xml:space="preserve">and</w:delText>
        </w:r>
      </w:del>
      <w:del w:id="9369" w:author="PR Preview" w:date="2026-01-01T00:00:00Z">
        <w:r>
          <w:delText xml:space="preserve"> </w:delText>
        </w:r>
      </w:del>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del w:id="9370" w:author="PR Preview" w:date="2026-01-01T00:00:00Z">
        <w:r>
          <w:delText xml:space="preserve">, the Schur complement of</w:delText>
        </w:r>
      </w:del>
      <w:del w:id="9371" w:author="PR Preview" w:date="2026-01-01T00:00:00Z">
        <w:r>
          <w:delText xml:space="preserve"> </w:delText>
        </w:r>
      </w:del>
      <w:hyperlink w:anchor="exm-schur-complement">
        <w:del w:id="9372" w:author="PR Preview" w:date="2026-01-01T00:00:00Z">
          <w:r>
            <w:rPr>
              <w:rStyle w:val="Hyperlink"/>
            </w:rPr>
            <w:delText xml:space="preserve">Example 198</w:delText>
          </w:r>
        </w:del>
      </w:hyperlink>
      <w:del w:id="9373" w:author="PR Preview" w:date="2026-01-01T00:00:00Z">
        <w:r>
          <w:delText xml:space="preserve">,</w:delText>
        </w:r>
      </w:del>
      <w:del w:id="9374" w:author="PR Preview" w:date="2026-01-01T00:00:00Z">
        <w:r>
          <w:delText xml:space="preserve"> </w:delText>
        </w:r>
      </w:del>
      <w:del w:id="9375" w:author="PR Preview" w:date="2026-01-01T00:00:00Z">
        <w:r>
          <w:delText xml:space="preserve">so</w:delText>
        </w:r>
      </w:del>
      <w:del w:id="9376"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9377" w:author="PR Preview" w:date="2026-01-01T00:00:00Z">
        <w:r>
          <w:delText xml:space="preserve">.</w:delText>
        </w:r>
      </w:del>
    </w:p>
    <w:p>
      <w:pPr>
        <w:pStyle w:val="Compact"/>
        <w:numPr>
          <w:ilvl w:val="0"/>
          <w:numId w:val="1108"/>
        </w:numPr>
      </w:pPr>
      <w:del w:id="9378" w:author="PR Preview" w:date="2026-01-01T00:00:00Z">
        <w:r>
          <w:delText xml:space="preserve">For</w:delText>
        </w:r>
      </w:del>
      <w:del w:id="937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9380" w:author="PR Preview" w:date="2026-01-01T00:00:00Z">
        <w:r>
          <w:delText xml:space="preserve"> </w:delText>
        </w:r>
      </w:del>
      <w:del w:id="9381" w:author="PR Preview" w:date="2026-01-01T00:00:00Z">
        <w:r>
          <w:delText xml:space="preserve">the method breaks down:</w:delText>
        </w:r>
      </w:del>
      <w:del w:id="9382" w:author="PR Preview" w:date="2026-01-01T00:00:00Z">
        <w:r>
          <w:delText xml:space="preserve"> </w:delText>
        </w:r>
      </w:del>
      <m:oMath>
        <m:sSubSup>
          <m:e>
            <m:r>
              <m:t>ℓ</m:t>
            </m:r>
          </m:e>
          <m:sub>
            <m:r>
              <m:t>22</m:t>
            </m:r>
          </m:sub>
          <m:sup>
            <m:r>
              <m:t>2</m:t>
            </m:r>
          </m:sup>
        </m:sSubSup>
        <m:r>
          <m:rPr>
            <m:sty m:val="p"/>
          </m:rPr>
          <m:t>=</m:t>
        </m:r>
        <m:r>
          <m:t>1</m:t>
        </m:r>
        <m:r>
          <m:rPr>
            <m:sty m:val="p"/>
          </m:rPr>
          <m:t>−</m:t>
        </m:r>
        <m:r>
          <m:t>4</m:t>
        </m:r>
        <m:r>
          <m:rPr>
            <m:sty m:val="p"/>
          </m:rPr>
          <m:t>=</m:t>
        </m:r>
        <m:r>
          <m:rPr>
            <m:sty m:val="p"/>
          </m:rPr>
          <m:t>−</m:t>
        </m:r>
        <m:r>
          <m:t>3</m:t>
        </m:r>
      </m:oMath>
      <w:del w:id="9383" w:author="PR Preview" w:date="2026-01-01T00:00:00Z">
        <w:r>
          <w:delText xml:space="preserve"> </w:delText>
        </w:r>
      </w:del>
      <w:del w:id="9384" w:author="PR Preview" w:date="2026-01-01T00:00:00Z">
        <w:r>
          <w:delText xml:space="preserve">has no real solution,</w:delText>
        </w:r>
      </w:del>
      <w:del w:id="9385" w:author="PR Preview" w:date="2026-01-01T00:00:00Z">
        <w:r>
          <w:delText xml:space="preserve"> </w:delText>
        </w:r>
      </w:del>
      <w:del w:id="9386" w:author="PR Preview" w:date="2026-01-01T00:00:00Z">
        <w:r>
          <w:delText xml:space="preserve">matching the failure of the Schur complement test (</w:delText>
        </w:r>
      </w:del>
      <w:hyperlink w:anchor="exm-schur-test">
        <w:del w:id="9387" w:author="PR Preview" w:date="2026-01-01T00:00:00Z">
          <w:r>
            <w:rPr>
              <w:rStyle w:val="Hyperlink"/>
            </w:rPr>
            <w:delText xml:space="preserve">Example 199</w:delText>
          </w:r>
        </w:del>
      </w:hyperlink>
      <w:del w:id="9388" w:author="PR Preview" w:date="2026-01-01T00:00:00Z">
        <w:r>
          <w:delText xml:space="preserve">).</w:delText>
        </w:r>
      </w:del>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9389" w:author="PR Preview" w:date="2026-01-01T00:00:00Z">
        <w:r>
          <w:t xml:space="preserve">:</w:t>
        </w:r>
      </w:ins>
      <w:ins w:id="9390" w:author="PR Preview" w:date="2026-01-01T00:00:00Z">
        <w:r>
          <w:t xml:space="preserve"> </w:t>
        </w:r>
      </w:ins>
      <m:oMath>
        <m:sSub>
          <m:e>
            <m:r>
              <m:t>ℓ</m:t>
            </m:r>
          </m:e>
          <m:sub>
            <m:r>
              <m:t>11</m:t>
            </m:r>
          </m:sub>
        </m:sSub>
        <m:r>
          <m:rPr>
            <m:sty m:val="p"/>
          </m:rPr>
          <m:t>=</m:t>
        </m:r>
        <m:rad>
          <m:radPr>
            <m:degHide m:val="on"/>
          </m:radPr>
          <m:deg/>
          <m:e>
            <m:r>
              <m:t>5</m:t>
            </m:r>
          </m:e>
        </m:rad>
      </m:oMath>
      <w:ins w:id="9391" w:author="PR Preview" w:date="2026-01-01T00:00:00Z">
        <w:r>
          <w:t xml:space="preserve">,</w:t>
        </w:r>
      </w:ins>
      <w:ins w:id="9392" w:author="PR Preview" w:date="2026-01-01T00:00:00Z">
        <w:r>
          <w:t xml:space="preserve"> </w:t>
        </w:r>
      </w:ins>
      <m:oMath>
        <m:sSub>
          <m:e>
            <m:r>
              <m:t>ℓ</m:t>
            </m:r>
          </m:e>
          <m:sub>
            <m:r>
              <m:t>21</m:t>
            </m:r>
          </m:sub>
        </m:sSub>
        <m:r>
          <m:rPr>
            <m:sty m:val="p"/>
          </m:rPr>
          <m:t>=</m:t>
        </m:r>
        <m:r>
          <m:t>4</m:t>
        </m:r>
        <m:r>
          <m:rPr>
            <m:sty m:val="p"/>
          </m:rPr>
          <m:t>/</m:t>
        </m:r>
        <m:rad>
          <m:radPr>
            <m:degHide m:val="on"/>
          </m:radPr>
          <m:deg/>
          <m:e>
            <m:r>
              <m:t>5</m:t>
            </m:r>
          </m:e>
        </m:rad>
      </m:oMath>
      <w:ins w:id="9393" w:author="PR Preview" w:date="2026-01-01T00:00:00Z">
        <w:r>
          <w:t xml:space="preserve">,</w:t>
        </w:r>
      </w:ins>
      <w:ins w:id="9394" w:author="PR Preview" w:date="2026-01-01T00:00:00Z">
        <w:r>
          <w:t xml:space="preserve"> </w:t>
        </w:r>
      </w:ins>
      <w:ins w:id="9395" w:author="PR Preview" w:date="2026-01-01T00:00:00Z">
        <w:r>
          <w:t xml:space="preserve">and</w:t>
        </w:r>
      </w:ins>
      <w:ins w:id="9396" w:author="PR Preview" w:date="2026-01-01T00:00:00Z">
        <w:r>
          <w:t xml:space="preserve"> </w:t>
        </w:r>
      </w:ins>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ins w:id="9397" w:author="PR Preview" w:date="2026-01-01T00:00:00Z">
        <w:r>
          <w:t xml:space="preserve">, the Schur complement of</w:t>
        </w:r>
      </w:ins>
      <w:ins w:id="9398" w:author="PR Preview" w:date="2026-01-01T00:00:00Z">
        <w:r>
          <w:t xml:space="preserve"> </w:t>
        </w:r>
      </w:ins>
      <w:hyperlink w:anchor="exm-schur-complement">
        <w:ins w:id="9399" w:author="PR Preview" w:date="2026-01-01T00:00:00Z">
          <w:r>
            <w:rPr>
              <w:rStyle w:val="Hyperlink"/>
            </w:rPr>
            <w:t xml:space="preserve">Example 199</w:t>
          </w:r>
        </w:ins>
      </w:hyperlink>
      <w:ins w:id="9400" w:author="PR Preview" w:date="2026-01-01T00:00:00Z">
        <w:r>
          <w:t xml:space="preserve">,</w:t>
        </w:r>
      </w:ins>
      <w:ins w:id="9401" w:author="PR Preview" w:date="2026-01-01T00:00:00Z">
        <w:r>
          <w:t xml:space="preserve"> </w:t>
        </w:r>
      </w:ins>
      <w:ins w:id="9402" w:author="PR Preview" w:date="2026-01-01T00:00:00Z">
        <w:r>
          <w:t xml:space="preserve">so</w:t>
        </w:r>
      </w:ins>
      <w:ins w:id="9403"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9404" w:author="PR Preview" w:date="2026-01-01T00:00:00Z">
        <w:r>
          <w:t xml:space="preserve">.</w:t>
        </w:r>
      </w:ins>
    </w:p>
    <w:p>
      <w:pPr>
        <w:pStyle w:val="Compact"/>
        <w:numPr>
          <w:ilvl w:val="0"/>
          <w:numId w:val="1108"/>
        </w:numPr>
      </w:pPr>
      <w:ins w:id="9405" w:author="PR Preview" w:date="2026-01-01T00:00:00Z">
        <w:r>
          <w:t xml:space="preserve">For</w:t>
        </w:r>
      </w:ins>
      <w:ins w:id="940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9407" w:author="PR Preview" w:date="2026-01-01T00:00:00Z">
        <w:r>
          <w:t xml:space="preserve"> </w:t>
        </w:r>
      </w:ins>
      <w:ins w:id="9408" w:author="PR Preview" w:date="2026-01-01T00:00:00Z">
        <w:r>
          <w:t xml:space="preserve">the method breaks down:</w:t>
        </w:r>
      </w:ins>
      <w:ins w:id="9409" w:author="PR Preview" w:date="2026-01-01T00:00:00Z">
        <w:r>
          <w:t xml:space="preserve"> </w:t>
        </w:r>
      </w:ins>
      <m:oMath>
        <m:sSubSup>
          <m:e>
            <m:r>
              <m:t>ℓ</m:t>
            </m:r>
          </m:e>
          <m:sub>
            <m:r>
              <m:t>22</m:t>
            </m:r>
          </m:sub>
          <m:sup>
            <m:r>
              <m:t>2</m:t>
            </m:r>
          </m:sup>
        </m:sSubSup>
        <m:r>
          <m:rPr>
            <m:sty m:val="p"/>
          </m:rPr>
          <m:t>=</m:t>
        </m:r>
        <m:r>
          <m:t>1</m:t>
        </m:r>
        <m:r>
          <m:rPr>
            <m:sty m:val="p"/>
          </m:rPr>
          <m:t>−</m:t>
        </m:r>
        <m:r>
          <m:t>4</m:t>
        </m:r>
        <m:r>
          <m:rPr>
            <m:sty m:val="p"/>
          </m:rPr>
          <m:t>=</m:t>
        </m:r>
        <m:r>
          <m:rPr>
            <m:sty m:val="p"/>
          </m:rPr>
          <m:t>−</m:t>
        </m:r>
        <m:r>
          <m:t>3</m:t>
        </m:r>
      </m:oMath>
      <w:ins w:id="9410" w:author="PR Preview" w:date="2026-01-01T00:00:00Z">
        <w:r>
          <w:t xml:space="preserve"> </w:t>
        </w:r>
      </w:ins>
      <w:ins w:id="9411" w:author="PR Preview" w:date="2026-01-01T00:00:00Z">
        <w:r>
          <w:t xml:space="preserve">has no real solution,</w:t>
        </w:r>
      </w:ins>
      <w:ins w:id="9412" w:author="PR Preview" w:date="2026-01-01T00:00:00Z">
        <w:r>
          <w:t xml:space="preserve"> </w:t>
        </w:r>
      </w:ins>
      <w:ins w:id="9413" w:author="PR Preview" w:date="2026-01-01T00:00:00Z">
        <w:r>
          <w:t xml:space="preserve">matching the failure of the Schur complement test (</w:t>
        </w:r>
      </w:ins>
      <w:hyperlink w:anchor="exm-schur-test">
        <w:ins w:id="9414" w:author="PR Preview" w:date="2026-01-01T00:00:00Z">
          <w:r>
            <w:rPr>
              <w:rStyle w:val="Hyperlink"/>
            </w:rPr>
            <w:t xml:space="preserve">Example 200</w:t>
          </w:r>
        </w:ins>
      </w:hyperlink>
      <w:ins w:id="9415" w:author="PR Preview" w:date="2026-01-01T00:00:00Z">
        <w:r>
          <w:t xml:space="preserve">).</w:t>
        </w:r>
      </w:ins>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del w:id="9416" w:author="PR Preview" w:date="2026-01-01T00:00:00Z">
        <w:r>
          <w:rPr>
            <w:b/>
            <w:bCs/>
          </w:rPr>
          <w:delText xml:space="preserve">Example 201 (A complex vector and its conjugate)</w:delText>
        </w:r>
      </w:del>
    </w:p>
    <w:p>
      <w:pPr>
        <w:pStyle w:val="BodyText"/>
      </w:pPr>
      <w:ins w:id="9417" w:author="PR Preview" w:date="2026-01-01T00:00:00Z">
        <w:r>
          <w:rPr>
            <w:b/>
            <w:bCs/>
          </w:rPr>
          <w:t xml:space="preserve">Example 202 (A complex vector and its conjugate)</w:t>
        </w:r>
      </w:ins>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del w:id="9418" w:author="PR Preview" w:date="2026-01-01T00:00:00Z">
        <w:r>
          <w:rPr>
            <w:b/>
            <w:bCs/>
          </w:rPr>
          <w:delText xml:space="preserve">Example 202 (The conjugate transpose of a</w:delText>
        </w:r>
      </w:del>
      <w:del w:id="9419" w:author="PR Preview" w:date="2026-01-01T00:00:00Z">
        <w:r>
          <w:rPr>
            <w:b/>
            <w:bCs/>
          </w:rPr>
          <w:delText xml:space="preserve"> </w:delText>
        </w:r>
      </w:del>
      <m:oMath>
        <m:r>
          <m:t>2</m:t>
        </m:r>
        <m:r>
          <m:rPr>
            <m:sty m:val="p"/>
          </m:rPr>
          <m:t>×</m:t>
        </m:r>
        <m:r>
          <m:t>3</m:t>
        </m:r>
      </m:oMath>
      <w:del w:id="9420" w:author="PR Preview" w:date="2026-01-01T00:00:00Z">
        <w:r>
          <w:rPr>
            <w:b/>
            <w:bCs/>
          </w:rPr>
          <w:delText xml:space="preserve"> </w:delText>
        </w:r>
      </w:del>
      <w:del w:id="9421" w:author="PR Preview" w:date="2026-01-01T00:00:00Z">
        <w:r>
          <w:rPr>
            <w:b/>
            <w:bCs/>
          </w:rPr>
          <w:delText xml:space="preserve">matrix)</w:delText>
        </w:r>
      </w:del>
      <w:del w:id="9422" w:author="PR Preview" w:date="2026-01-01T00:00:00Z">
        <w:r>
          <w:delText xml:space="preserve"> </w:delText>
        </w:r>
      </w:del>
      <w:del w:id="9423" w:author="PR Preview" w:date="2026-01-01T00:00:00Z">
        <w:r>
          <w:delText xml:space="preserve">For</w:delText>
        </w:r>
      </w:del>
    </w:p>
    <w:p>
      <w:pPr>
        <w:pStyle w:val="BodyText"/>
      </w:pPr>
      <w:ins w:id="9424" w:author="PR Preview" w:date="2026-01-01T00:00:00Z">
        <w:r>
          <w:rPr>
            <w:b/>
            <w:bCs/>
          </w:rPr>
          <w:t xml:space="preserve">Example 203 (The conjugate transpose of a</w:t>
        </w:r>
      </w:ins>
      <w:ins w:id="9425" w:author="PR Preview" w:date="2026-01-01T00:00:00Z">
        <w:r>
          <w:rPr>
            <w:b/>
            <w:bCs/>
          </w:rPr>
          <w:t xml:space="preserve"> </w:t>
        </w:r>
      </w:ins>
      <m:oMath>
        <m:r>
          <m:t>2</m:t>
        </m:r>
        <m:r>
          <m:rPr>
            <m:sty m:val="p"/>
          </m:rPr>
          <m:t>×</m:t>
        </m:r>
        <m:r>
          <m:t>3</m:t>
        </m:r>
      </m:oMath>
      <w:ins w:id="9426" w:author="PR Preview" w:date="2026-01-01T00:00:00Z">
        <w:r>
          <w:rPr>
            <w:b/>
            <w:bCs/>
          </w:rPr>
          <w:t xml:space="preserve"> </w:t>
        </w:r>
      </w:ins>
      <w:ins w:id="9427" w:author="PR Preview" w:date="2026-01-01T00:00:00Z">
        <w:r>
          <w:rPr>
            <w:b/>
            <w:bCs/>
          </w:rPr>
          <w:t xml:space="preserve">matrix)</w:t>
        </w:r>
      </w:ins>
      <w:ins w:id="9428" w:author="PR Preview" w:date="2026-01-01T00:00:00Z">
        <w:r>
          <w:t xml:space="preserve"> </w:t>
        </w:r>
      </w:ins>
      <w:ins w:id="9429"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del w:id="9430" w:author="PR Preview" w:date="2026-01-01T00:00:00Z">
        <w:r>
          <w:rPr>
            <w:b/>
            <w:bCs/>
          </w:rPr>
          <w:delText xml:space="preserve">Theorem 112 (Properties of the Hermitian adjoint)</w:delText>
        </w:r>
      </w:del>
      <w:del w:id="9431" w:author="PR Preview" w:date="2026-01-01T00:00:00Z">
        <w:r>
          <w:delText xml:space="preserve"> </w:delText>
        </w:r>
      </w:del>
      <w:del w:id="9432" w:author="PR Preview" w:date="2026-01-01T00:00:00Z">
        <w:r>
          <w:delText xml:space="preserve">Let</w:delText>
        </w:r>
      </w:del>
      <w:del w:id="9433" w:author="PR Preview" w:date="2026-01-01T00:00:00Z">
        <w:r>
          <w:delText xml:space="preserve"> </w:delText>
        </w:r>
      </w:del>
      <m:oMath>
        <m:r>
          <m:rPr>
            <m:sty m:val="bi"/>
          </m:rPr>
          <m:t>A</m:t>
        </m:r>
      </m:oMath>
      <w:del w:id="9434" w:author="PR Preview" w:date="2026-01-01T00:00:00Z">
        <w:r>
          <w:delText xml:space="preserve"> </w:delText>
        </w:r>
      </w:del>
      <w:del w:id="9435" w:author="PR Preview" w:date="2026-01-01T00:00:00Z">
        <w:r>
          <w:delText xml:space="preserve">and</w:delText>
        </w:r>
      </w:del>
      <w:del w:id="9436" w:author="PR Preview" w:date="2026-01-01T00:00:00Z">
        <w:r>
          <w:delText xml:space="preserve"> </w:delText>
        </w:r>
      </w:del>
      <m:oMath>
        <m:r>
          <m:rPr>
            <m:sty m:val="bi"/>
          </m:rPr>
          <m:t>B</m:t>
        </m:r>
      </m:oMath>
      <w:del w:id="9437" w:author="PR Preview" w:date="2026-01-01T00:00:00Z">
        <w:r>
          <w:delText xml:space="preserve"> </w:delText>
        </w:r>
      </w:del>
      <w:del w:id="9438" w:author="PR Preview" w:date="2026-01-01T00:00:00Z">
        <w:r>
          <w:delText xml:space="preserve">be complex matrices of compatible dimensions,</w:delText>
        </w:r>
      </w:del>
      <w:del w:id="9439" w:author="PR Preview" w:date="2026-01-01T00:00:00Z">
        <w:r>
          <w:delText xml:space="preserve"> </w:delText>
        </w:r>
      </w:del>
      <w:del w:id="9440" w:author="PR Preview" w:date="2026-01-01T00:00:00Z">
        <w:r>
          <w:delText xml:space="preserve">and let</w:delText>
        </w:r>
      </w:del>
      <w:del w:id="9441" w:author="PR Preview" w:date="2026-01-01T00:00:00Z">
        <w:r>
          <w:delText xml:space="preserve"> </w:delText>
        </w:r>
      </w:del>
      <m:oMath>
        <m:r>
          <m:t>c</m:t>
        </m:r>
        <m:r>
          <m:rPr>
            <m:sty m:val="p"/>
          </m:rPr>
          <m:t>∈</m:t>
        </m:r>
        <m:r>
          <m:rPr>
            <m:scr m:val="double-struck"/>
            <m:sty m:val="p"/>
          </m:rPr>
          <m:t>C</m:t>
        </m:r>
      </m:oMath>
      <w:del w:id="9442" w:author="PR Preview" w:date="2026-01-01T00:00:00Z">
        <w:r>
          <w:delText xml:space="preserve"> </w:delText>
        </w:r>
      </w:del>
      <w:del w:id="9443" w:author="PR Preview" w:date="2026-01-01T00:00:00Z">
        <w:r>
          <w:delText xml:space="preserve">be a scalar.</w:delText>
        </w:r>
      </w:del>
      <w:del w:id="9444" w:author="PR Preview" w:date="2026-01-01T00:00:00Z">
        <w:r>
          <w:delText xml:space="preserve"> </w:delText>
        </w:r>
      </w:del>
      <w:del w:id="9445" w:author="PR Preview" w:date="2026-01-01T00:00:00Z">
        <w:r>
          <w:delText xml:space="preserve">The Hermitian adjoint (</w:delText>
        </w:r>
      </w:del>
      <w:hyperlink w:anchor="def-conjugate-transpose">
        <w:del w:id="9446" w:author="PR Preview" w:date="2026-01-01T00:00:00Z">
          <w:r>
            <w:rPr>
              <w:rStyle w:val="Hyperlink"/>
            </w:rPr>
            <w:delText xml:space="preserve">Definition 104</w:delText>
          </w:r>
        </w:del>
      </w:hyperlink>
      <w:del w:id="9447" w:author="PR Preview" w:date="2026-01-01T00:00:00Z">
        <w:r>
          <w:delText xml:space="preserve">) satisfies:</w:delText>
        </w:r>
      </w:del>
    </w:p>
    <w:p>
      <w:pPr>
        <w:pStyle w:val="BodyText"/>
      </w:pPr>
      <w:ins w:id="9448" w:author="PR Preview" w:date="2026-01-01T00:00:00Z">
        <w:r>
          <w:rPr>
            <w:b/>
            <w:bCs/>
          </w:rPr>
          <w:t xml:space="preserve">Theorem 113 (Properties of the Hermitian adjoint)</w:t>
        </w:r>
      </w:ins>
      <w:ins w:id="9449" w:author="PR Preview" w:date="2026-01-01T00:00:00Z">
        <w:r>
          <w:t xml:space="preserve"> </w:t>
        </w:r>
      </w:ins>
      <w:ins w:id="9450" w:author="PR Preview" w:date="2026-01-01T00:00:00Z">
        <w:r>
          <w:t xml:space="preserve">Let</w:t>
        </w:r>
      </w:ins>
      <w:ins w:id="9451" w:author="PR Preview" w:date="2026-01-01T00:00:00Z">
        <w:r>
          <w:t xml:space="preserve"> </w:t>
        </w:r>
      </w:ins>
      <m:oMath>
        <m:r>
          <m:rPr>
            <m:sty m:val="bi"/>
          </m:rPr>
          <m:t>A</m:t>
        </m:r>
      </m:oMath>
      <w:ins w:id="9452" w:author="PR Preview" w:date="2026-01-01T00:00:00Z">
        <w:r>
          <w:t xml:space="preserve"> </w:t>
        </w:r>
      </w:ins>
      <w:ins w:id="9453" w:author="PR Preview" w:date="2026-01-01T00:00:00Z">
        <w:r>
          <w:t xml:space="preserve">and</w:t>
        </w:r>
      </w:ins>
      <w:ins w:id="9454" w:author="PR Preview" w:date="2026-01-01T00:00:00Z">
        <w:r>
          <w:t xml:space="preserve"> </w:t>
        </w:r>
      </w:ins>
      <m:oMath>
        <m:r>
          <m:rPr>
            <m:sty m:val="bi"/>
          </m:rPr>
          <m:t>B</m:t>
        </m:r>
      </m:oMath>
      <w:ins w:id="9455" w:author="PR Preview" w:date="2026-01-01T00:00:00Z">
        <w:r>
          <w:t xml:space="preserve"> </w:t>
        </w:r>
      </w:ins>
      <w:ins w:id="9456" w:author="PR Preview" w:date="2026-01-01T00:00:00Z">
        <w:r>
          <w:t xml:space="preserve">be complex matrices of compatible dimensions,</w:t>
        </w:r>
      </w:ins>
      <w:ins w:id="9457" w:author="PR Preview" w:date="2026-01-01T00:00:00Z">
        <w:r>
          <w:t xml:space="preserve"> </w:t>
        </w:r>
      </w:ins>
      <w:ins w:id="9458" w:author="PR Preview" w:date="2026-01-01T00:00:00Z">
        <w:r>
          <w:t xml:space="preserve">and let</w:t>
        </w:r>
      </w:ins>
      <w:ins w:id="9459" w:author="PR Preview" w:date="2026-01-01T00:00:00Z">
        <w:r>
          <w:t xml:space="preserve"> </w:t>
        </w:r>
      </w:ins>
      <m:oMath>
        <m:r>
          <m:t>c</m:t>
        </m:r>
        <m:r>
          <m:rPr>
            <m:sty m:val="p"/>
          </m:rPr>
          <m:t>∈</m:t>
        </m:r>
        <m:r>
          <m:rPr>
            <m:scr m:val="double-struck"/>
            <m:sty m:val="p"/>
          </m:rPr>
          <m:t>C</m:t>
        </m:r>
      </m:oMath>
      <w:ins w:id="9460" w:author="PR Preview" w:date="2026-01-01T00:00:00Z">
        <w:r>
          <w:t xml:space="preserve"> </w:t>
        </w:r>
      </w:ins>
      <w:ins w:id="9461" w:author="PR Preview" w:date="2026-01-01T00:00:00Z">
        <w:r>
          <w:t xml:space="preserve">be a scalar.</w:t>
        </w:r>
      </w:ins>
      <w:ins w:id="9462" w:author="PR Preview" w:date="2026-01-01T00:00:00Z">
        <w:r>
          <w:t xml:space="preserve"> </w:t>
        </w:r>
      </w:ins>
      <w:ins w:id="9463" w:author="PR Preview" w:date="2026-01-01T00:00:00Z">
        <w:r>
          <w:t xml:space="preserve">The Hermitian adjoint (</w:t>
        </w:r>
      </w:ins>
      <w:hyperlink w:anchor="def-conjugate-transpose">
        <w:ins w:id="9464" w:author="PR Preview" w:date="2026-01-01T00:00:00Z">
          <w:r>
            <w:rPr>
              <w:rStyle w:val="Hyperlink"/>
            </w:rPr>
            <w:t xml:space="preserve">Definition 104</w:t>
          </w:r>
        </w:ins>
      </w:hyperlink>
      <w:ins w:id="9465" w:author="PR Preview" w:date="2026-01-01T00:00:00Z">
        <w:r>
          <w:t xml:space="preserve">) satisfies:</w:t>
        </w:r>
      </w:ins>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del w:id="9466" w:author="PR Preview" w:date="2026-01-01T00:00:00Z">
        <w:r>
          <w:rPr>
            <w:b/>
            <w:bCs/>
          </w:rPr>
          <w:delText xml:space="preserve">Theorem 113 (The adjoint property for inner products)</w:delText>
        </w:r>
      </w:del>
      <w:del w:id="9467" w:author="PR Preview" w:date="2026-01-01T00:00:00Z">
        <w:r>
          <w:delText xml:space="preserve"> </w:delText>
        </w:r>
      </w:del>
      <w:del w:id="9468" w:author="PR Preview" w:date="2026-01-01T00:00:00Z">
        <w:r>
          <w:delText xml:space="preserve">Let</w:delText>
        </w:r>
      </w:del>
      <w:del w:id="9469" w:author="PR Preview" w:date="2026-01-01T00:00:00Z">
        <w:r>
          <w:delText xml:space="preserve"> </w:delText>
        </w:r>
      </w:del>
      <m:oMath>
        <m:r>
          <m:rPr>
            <m:sty m:val="bi"/>
          </m:rPr>
          <m:t>A</m:t>
        </m:r>
      </m:oMath>
      <w:del w:id="9470" w:author="PR Preview" w:date="2026-01-01T00:00:00Z">
        <w:r>
          <w:delText xml:space="preserve"> </w:delText>
        </w:r>
      </w:del>
      <w:del w:id="9471" w:author="PR Preview" w:date="2026-01-01T00:00:00Z">
        <w:r>
          <w:delText xml:space="preserve">be an</w:delText>
        </w:r>
      </w:del>
      <w:del w:id="9472" w:author="PR Preview" w:date="2026-01-01T00:00:00Z">
        <w:r>
          <w:delText xml:space="preserve"> </w:delText>
        </w:r>
      </w:del>
      <m:oMath>
        <m:r>
          <m:t>m</m:t>
        </m:r>
        <m:r>
          <m:rPr>
            <m:sty m:val="p"/>
          </m:rPr>
          <m:t>×</m:t>
        </m:r>
        <m:r>
          <m:t>n</m:t>
        </m:r>
      </m:oMath>
      <w:del w:id="9473" w:author="PR Preview" w:date="2026-01-01T00:00:00Z">
        <w:r>
          <w:delText xml:space="preserve"> </w:delText>
        </w:r>
      </w:del>
      <w:del w:id="9474" w:author="PR Preview" w:date="2026-01-01T00:00:00Z">
        <w:r>
          <w:delText xml:space="preserve">complex matrix.</w:delText>
        </w:r>
      </w:del>
      <w:del w:id="9475" w:author="PR Preview" w:date="2026-01-01T00:00:00Z">
        <w:r>
          <w:delText xml:space="preserve"> </w:delText>
        </w:r>
      </w:del>
      <w:del w:id="9476" w:author="PR Preview" w:date="2026-01-01T00:00:00Z">
        <w:r>
          <w:delText xml:space="preserve">Under the standard inner product on complex Euclidean space,</w:delText>
        </w:r>
      </w:del>
      <w:del w:id="9477" w:author="PR Preview" w:date="2026-01-01T00:00:00Z">
        <w:r>
          <w:delText xml:space="preserve"> </w:delText>
        </w:r>
      </w:del>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del w:id="9478" w:author="PR Preview" w:date="2026-01-01T00:00:00Z">
        <w:r>
          <w:delText xml:space="preserve">,</w:delText>
        </w:r>
      </w:del>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p>
      <w:pPr>
        <w:pStyle w:val="FirstParagraph"/>
      </w:pPr>
      <w:del w:id="9479" w:author="PR Preview" w:date="2026-01-01T00:00:00Z">
        <w:r>
          <w:rPr>
            <w:i/>
            <w:iCs/>
          </w:rPr>
          <w:delText xml:space="preserve">Proof</w:delText>
        </w:r>
      </w:del>
      <w:del w:id="9480" w:author="PR Preview" w:date="2026-01-01T00:00:00Z">
        <w:r>
          <w:delText xml:space="preserve">. </w:delText>
        </w:r>
      </w:del>
      <w:del w:id="9481" w:author="PR Preview" w:date="2026-01-01T00:00:00Z">
        <w:r>
          <w:delText xml:space="preserve">By the definition of the standard complex inner product and the product rule for the Hermitian adjoint (</w:delText>
        </w:r>
      </w:del>
      <w:hyperlink w:anchor="thm-hermitian-adjoint-properties">
        <w:del w:id="9482" w:author="PR Preview" w:date="2026-01-01T00:00:00Z">
          <w:r>
            <w:rPr>
              <w:rStyle w:val="Hyperlink"/>
            </w:rPr>
            <w:delText xml:space="preserve">Theorem 112</w:delText>
          </w:r>
        </w:del>
      </w:hyperlink>
      <w:del w:id="9483" w:author="PR Preview" w:date="2026-01-01T00:00:00Z">
        <w:r>
          <w:delText xml:space="preserve">):</w:delText>
        </w:r>
      </w:del>
    </w:p>
    <w:p>
      <w:pPr>
        <w:pStyle w:val="BodyText"/>
      </w:pPr>
      <w:ins w:id="9484" w:author="PR Preview" w:date="2026-01-01T00:00:00Z">
        <w:r>
          <w:rPr>
            <w:b/>
            <w:bCs/>
          </w:rPr>
          <w:t xml:space="preserve">Theorem 114 (The adjoint property for inner products)</w:t>
        </w:r>
      </w:ins>
      <w:ins w:id="9485" w:author="PR Preview" w:date="2026-01-01T00:00:00Z">
        <w:r>
          <w:t xml:space="preserve"> </w:t>
        </w:r>
      </w:ins>
      <w:ins w:id="9486" w:author="PR Preview" w:date="2026-01-01T00:00:00Z">
        <w:r>
          <w:t xml:space="preserve">Let</w:t>
        </w:r>
      </w:ins>
      <w:ins w:id="9487" w:author="PR Preview" w:date="2026-01-01T00:00:00Z">
        <w:r>
          <w:t xml:space="preserve"> </w:t>
        </w:r>
      </w:ins>
      <m:oMath>
        <m:r>
          <m:rPr>
            <m:sty m:val="bi"/>
          </m:rPr>
          <m:t>A</m:t>
        </m:r>
      </m:oMath>
      <w:ins w:id="9488" w:author="PR Preview" w:date="2026-01-01T00:00:00Z">
        <w:r>
          <w:t xml:space="preserve"> </w:t>
        </w:r>
      </w:ins>
      <w:ins w:id="9489" w:author="PR Preview" w:date="2026-01-01T00:00:00Z">
        <w:r>
          <w:t xml:space="preserve">be an</w:t>
        </w:r>
      </w:ins>
      <w:ins w:id="9490" w:author="PR Preview" w:date="2026-01-01T00:00:00Z">
        <w:r>
          <w:t xml:space="preserve"> </w:t>
        </w:r>
      </w:ins>
      <m:oMath>
        <m:r>
          <m:t>m</m:t>
        </m:r>
        <m:r>
          <m:rPr>
            <m:sty m:val="p"/>
          </m:rPr>
          <m:t>×</m:t>
        </m:r>
        <m:r>
          <m:t>n</m:t>
        </m:r>
      </m:oMath>
      <w:ins w:id="9491" w:author="PR Preview" w:date="2026-01-01T00:00:00Z">
        <w:r>
          <w:t xml:space="preserve"> </w:t>
        </w:r>
      </w:ins>
      <w:ins w:id="9492" w:author="PR Preview" w:date="2026-01-01T00:00:00Z">
        <w:r>
          <w:t xml:space="preserve">complex matrix.</w:t>
        </w:r>
      </w:ins>
      <w:ins w:id="9493" w:author="PR Preview" w:date="2026-01-01T00:00:00Z">
        <w:r>
          <w:t xml:space="preserve"> </w:t>
        </w:r>
      </w:ins>
      <w:ins w:id="9494" w:author="PR Preview" w:date="2026-01-01T00:00:00Z">
        <w:r>
          <w:t xml:space="preserve">Under the standard inner product on complex Euclidean space,</w:t>
        </w:r>
      </w:ins>
      <w:ins w:id="9495" w:author="PR Preview" w:date="2026-01-01T00:00:00Z">
        <w:r>
          <w:t xml:space="preserve"> </w:t>
        </w:r>
      </w:ins>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ins w:id="9496" w:author="PR Preview" w:date="2026-01-01T00:00:00Z">
        <w:r>
          <w:t xml:space="preserve">,</w:t>
        </w:r>
      </w:ins>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ins w:id="9497" w:author="PR Preview" w:date="2026-01-01T00:00:00Z">
        <w:r>
          <w:rPr>
            <w:i/>
            <w:iCs/>
          </w:rPr>
          <w:t xml:space="preserve">Proof</w:t>
        </w:r>
      </w:ins>
      <w:ins w:id="9498" w:author="PR Preview" w:date="2026-01-01T00:00:00Z">
        <w:r>
          <w:t xml:space="preserve">. </w:t>
        </w:r>
      </w:ins>
      <w:ins w:id="9499" w:author="PR Preview" w:date="2026-01-01T00:00:00Z">
        <w:r>
          <w:t xml:space="preserve">By the definition of the standard complex inner product and the product rule for the Hermitian adjoint (</w:t>
        </w:r>
      </w:ins>
      <w:hyperlink w:anchor="thm-hermitian-adjoint-properties">
        <w:ins w:id="9500" w:author="PR Preview" w:date="2026-01-01T00:00:00Z">
          <w:r>
            <w:rPr>
              <w:rStyle w:val="Hyperlink"/>
            </w:rPr>
            <w:t xml:space="preserve">Theorem 113</w:t>
          </w:r>
        </w:ins>
      </w:hyperlink>
      <w:ins w:id="9501" w:author="PR Preview" w:date="2026-01-01T00:00:00Z">
        <w:r>
          <w:t xml:space="preserve">):</w:t>
        </w:r>
      </w:ins>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del w:id="9502" w:author="PR Preview" w:date="2026-01-01T00:00:00Z">
        <w:r>
          <w:rPr>
            <w:b/>
            <w:bCs/>
          </w:rPr>
          <w:delText xml:space="preserve">Theorem 114 (</w:delText>
        </w:r>
      </w:del>
      <m:oMath>
        <m:sSup>
          <m:e>
            <m:acc>
              <m:accPr>
                <m:chr m:val="̃"/>
              </m:accPr>
              <m:e>
                <m:r>
                  <m:t>z</m:t>
                </m:r>
              </m:e>
            </m:acc>
          </m:e>
          <m:sup>
            <m:r>
              <m:rPr>
                <m:scr m:val="sans-serif"/>
                <m:sty m:val="p"/>
              </m:rPr>
              <m:t>H</m:t>
            </m:r>
          </m:sup>
        </m:sSup>
        <m:acc>
          <m:accPr>
            <m:chr m:val="̃"/>
          </m:accPr>
          <m:e>
            <m:r>
              <m:t>z</m:t>
            </m:r>
          </m:e>
        </m:acc>
      </m:oMath>
      <w:del w:id="9503" w:author="PR Preview" w:date="2026-01-01T00:00:00Z">
        <w:r>
          <w:rPr>
            <w:b/>
            <w:bCs/>
          </w:rPr>
          <w:delText xml:space="preserve"> </w:delText>
        </w:r>
      </w:del>
      <w:del w:id="9504" w:author="PR Preview" w:date="2026-01-01T00:00:00Z">
        <w:r>
          <w:rPr>
            <w:b/>
            <w:bCs/>
          </w:rPr>
          <w:delText xml:space="preserve">is a sum of squared absolute values)</w:delText>
        </w:r>
      </w:del>
      <w:del w:id="9505" w:author="PR Preview" w:date="2026-01-01T00:00:00Z">
        <w:r>
          <w:delText xml:space="preserve"> </w:delText>
        </w:r>
      </w:del>
      <w:del w:id="9506" w:author="PR Preview" w:date="2026-01-01T00:00:00Z">
        <w:r>
          <w:delText xml:space="preserve">For every</w:delText>
        </w:r>
      </w:del>
      <w:del w:id="9507" w:author="PR Preview" w:date="2026-01-01T00:00:00Z">
        <w:r>
          <w:delText xml:space="preserve"> </w:delText>
        </w:r>
      </w:del>
      <m:oMath>
        <m:acc>
          <m:accPr>
            <m:chr m:val="̃"/>
          </m:accPr>
          <m:e>
            <m:r>
              <m:t>z</m:t>
            </m:r>
          </m:e>
        </m:acc>
        <m:r>
          <m:rPr>
            <m:sty m:val="p"/>
          </m:rPr>
          <m:t>∈</m:t>
        </m:r>
        <m:sSup>
          <m:e>
            <m:r>
              <m:rPr>
                <m:scr m:val="double-struck"/>
                <m:sty m:val="p"/>
              </m:rPr>
              <m:t>C</m:t>
            </m:r>
          </m:e>
          <m:sup>
            <m:r>
              <m:t>p</m:t>
            </m:r>
          </m:sup>
        </m:sSup>
      </m:oMath>
      <w:del w:id="9508" w:author="PR Preview" w:date="2026-01-01T00:00:00Z">
        <w:r>
          <w:delText xml:space="preserve">,</w:delText>
        </w:r>
      </w:del>
    </w:p>
    <w:p>
      <w:pPr>
        <w:pStyle w:val="BodyText"/>
      </w:pPr>
      <w:ins w:id="9509" w:author="PR Preview" w:date="2026-01-01T00:00:00Z">
        <w:r>
          <w:rPr>
            <w:b/>
            <w:bCs/>
          </w:rPr>
          <w:t xml:space="preserve">Theorem 115 (</w:t>
        </w:r>
      </w:ins>
      <m:oMath>
        <m:sSup>
          <m:e>
            <m:acc>
              <m:accPr>
                <m:chr m:val="̃"/>
              </m:accPr>
              <m:e>
                <m:r>
                  <m:t>z</m:t>
                </m:r>
              </m:e>
            </m:acc>
          </m:e>
          <m:sup>
            <m:r>
              <m:rPr>
                <m:scr m:val="sans-serif"/>
                <m:sty m:val="p"/>
              </m:rPr>
              <m:t>H</m:t>
            </m:r>
          </m:sup>
        </m:sSup>
        <m:acc>
          <m:accPr>
            <m:chr m:val="̃"/>
          </m:accPr>
          <m:e>
            <m:r>
              <m:t>z</m:t>
            </m:r>
          </m:e>
        </m:acc>
      </m:oMath>
      <w:ins w:id="9510" w:author="PR Preview" w:date="2026-01-01T00:00:00Z">
        <w:r>
          <w:rPr>
            <w:b/>
            <w:bCs/>
          </w:rPr>
          <w:t xml:space="preserve"> </w:t>
        </w:r>
      </w:ins>
      <w:ins w:id="9511" w:author="PR Preview" w:date="2026-01-01T00:00:00Z">
        <w:r>
          <w:rPr>
            <w:b/>
            <w:bCs/>
          </w:rPr>
          <w:t xml:space="preserve">is a sum of squared absolute values)</w:t>
        </w:r>
      </w:ins>
      <w:ins w:id="9512" w:author="PR Preview" w:date="2026-01-01T00:00:00Z">
        <w:r>
          <w:t xml:space="preserve"> </w:t>
        </w:r>
      </w:ins>
      <w:ins w:id="9513" w:author="PR Preview" w:date="2026-01-01T00:00:00Z">
        <w:r>
          <w:t xml:space="preserve">For every</w:t>
        </w:r>
      </w:ins>
      <w:ins w:id="9514" w:author="PR Preview" w:date="2026-01-01T00:00:00Z">
        <w:r>
          <w:t xml:space="preserve"> </w:t>
        </w:r>
      </w:ins>
      <m:oMath>
        <m:acc>
          <m:accPr>
            <m:chr m:val="̃"/>
          </m:accPr>
          <m:e>
            <m:r>
              <m:t>z</m:t>
            </m:r>
          </m:e>
        </m:acc>
        <m:r>
          <m:rPr>
            <m:sty m:val="p"/>
          </m:rPr>
          <m:t>∈</m:t>
        </m:r>
        <m:sSup>
          <m:e>
            <m:r>
              <m:rPr>
                <m:scr m:val="double-struck"/>
                <m:sty m:val="p"/>
              </m:rPr>
              <m:t>C</m:t>
            </m:r>
          </m:e>
          <m:sup>
            <m:r>
              <m:t>p</m:t>
            </m:r>
          </m:sup>
        </m:sSup>
      </m:oMath>
      <w:ins w:id="9515" w:author="PR Preview" w:date="2026-01-01T00:00:00Z">
        <w:r>
          <w:t xml:space="preserve">,</w:t>
        </w:r>
      </w:ins>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del w:id="9516" w:author="PR Preview" w:date="2026-01-01T00:00:00Z">
        <w:r>
          <w:rPr>
            <w:b/>
            <w:bCs/>
          </w:rPr>
          <w:delText xml:space="preserve">Example 203 (Computing</w:delText>
        </w:r>
      </w:del>
      <w:del w:id="9517" w:author="PR Preview" w:date="2026-01-01T00:00:00Z">
        <w:r>
          <w:rPr>
            <w:b/>
            <w:bCs/>
          </w:rPr>
          <w:delText xml:space="preserve"> </w:delText>
        </w:r>
      </w:del>
      <m:oMath>
        <m:sSup>
          <m:e>
            <m:acc>
              <m:accPr>
                <m:chr m:val="̃"/>
              </m:accPr>
              <m:e>
                <m:r>
                  <m:t>z</m:t>
                </m:r>
              </m:e>
            </m:acc>
          </m:e>
          <m:sup>
            <m:r>
              <m:rPr>
                <m:scr m:val="sans-serif"/>
                <m:sty m:val="p"/>
              </m:rPr>
              <m:t>H</m:t>
            </m:r>
          </m:sup>
        </m:sSup>
        <m:acc>
          <m:accPr>
            <m:chr m:val="̃"/>
          </m:accPr>
          <m:e>
            <m:r>
              <m:t>z</m:t>
            </m:r>
          </m:e>
        </m:acc>
      </m:oMath>
      <w:del w:id="9518" w:author="PR Preview" w:date="2026-01-01T00:00:00Z">
        <w:r>
          <w:rPr>
            <w:b/>
            <w:bCs/>
          </w:rPr>
          <w:delText xml:space="preserve">)</w:delText>
        </w:r>
      </w:del>
      <w:del w:id="9519" w:author="PR Preview" w:date="2026-01-01T00:00:00Z">
        <w:r>
          <w:delText xml:space="preserve"> </w:delText>
        </w:r>
      </w:del>
      <w:del w:id="9520" w:author="PR Preview" w:date="2026-01-01T00:00:00Z">
        <w:r>
          <w:delText xml:space="preserve">Let</w:delText>
        </w:r>
      </w:del>
      <w:del w:id="9521"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del w:id="9522" w:author="PR Preview" w:date="2026-01-01T00:00:00Z">
        <w:r>
          <w:delText xml:space="preserve">.</w:delText>
        </w:r>
      </w:del>
      <w:del w:id="9523" w:author="PR Preview" w:date="2026-01-01T00:00:00Z">
        <w:r>
          <w:delText xml:space="preserve"> </w:delText>
        </w:r>
      </w:del>
      <w:del w:id="9524" w:author="PR Preview" w:date="2026-01-01T00:00:00Z">
        <w:r>
          <w:delText xml:space="preserve">By</w:delText>
        </w:r>
      </w:del>
      <w:del w:id="9525" w:author="PR Preview" w:date="2026-01-01T00:00:00Z">
        <w:r>
          <w:delText xml:space="preserve"> </w:delText>
        </w:r>
      </w:del>
      <w:hyperlink w:anchor="thm-zhz-sum-squares">
        <w:del w:id="9526" w:author="PR Preview" w:date="2026-01-01T00:00:00Z">
          <w:r>
            <w:rPr>
              <w:rStyle w:val="Hyperlink"/>
            </w:rPr>
            <w:delText xml:space="preserve">Theorem 114</w:delText>
          </w:r>
        </w:del>
      </w:hyperlink>
      <w:del w:id="9527" w:author="PR Preview" w:date="2026-01-01T00:00:00Z">
        <w:r>
          <w:delText xml:space="preserve">,</w:delText>
        </w:r>
      </w:del>
    </w:p>
    <w:p>
      <w:pPr>
        <w:pStyle w:val="BodyText"/>
      </w:pPr>
      <w:ins w:id="9528" w:author="PR Preview" w:date="2026-01-01T00:00:00Z">
        <w:r>
          <w:rPr>
            <w:b/>
            <w:bCs/>
          </w:rPr>
          <w:t xml:space="preserve">Example 204 (Computing</w:t>
        </w:r>
      </w:ins>
      <w:ins w:id="9529" w:author="PR Preview" w:date="2026-01-01T00:00:00Z">
        <w:r>
          <w:rPr>
            <w:b/>
            <w:bCs/>
          </w:rPr>
          <w:t xml:space="preserve"> </w:t>
        </w:r>
      </w:ins>
      <m:oMath>
        <m:sSup>
          <m:e>
            <m:acc>
              <m:accPr>
                <m:chr m:val="̃"/>
              </m:accPr>
              <m:e>
                <m:r>
                  <m:t>z</m:t>
                </m:r>
              </m:e>
            </m:acc>
          </m:e>
          <m:sup>
            <m:r>
              <m:rPr>
                <m:scr m:val="sans-serif"/>
                <m:sty m:val="p"/>
              </m:rPr>
              <m:t>H</m:t>
            </m:r>
          </m:sup>
        </m:sSup>
        <m:acc>
          <m:accPr>
            <m:chr m:val="̃"/>
          </m:accPr>
          <m:e>
            <m:r>
              <m:t>z</m:t>
            </m:r>
          </m:e>
        </m:acc>
      </m:oMath>
      <w:ins w:id="9530" w:author="PR Preview" w:date="2026-01-01T00:00:00Z">
        <w:r>
          <w:rPr>
            <w:b/>
            <w:bCs/>
          </w:rPr>
          <w:t xml:space="preserve">)</w:t>
        </w:r>
      </w:ins>
      <w:ins w:id="9531" w:author="PR Preview" w:date="2026-01-01T00:00:00Z">
        <w:r>
          <w:t xml:space="preserve"> </w:t>
        </w:r>
      </w:ins>
      <w:ins w:id="9532" w:author="PR Preview" w:date="2026-01-01T00:00:00Z">
        <w:r>
          <w:t xml:space="preserve">Let</w:t>
        </w:r>
      </w:ins>
      <w:ins w:id="9533"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ins w:id="9534" w:author="PR Preview" w:date="2026-01-01T00:00:00Z">
        <w:r>
          <w:t xml:space="preserve">.</w:t>
        </w:r>
      </w:ins>
      <w:ins w:id="9535" w:author="PR Preview" w:date="2026-01-01T00:00:00Z">
        <w:r>
          <w:t xml:space="preserve"> </w:t>
        </w:r>
      </w:ins>
      <w:ins w:id="9536" w:author="PR Preview" w:date="2026-01-01T00:00:00Z">
        <w:r>
          <w:t xml:space="preserve">By</w:t>
        </w:r>
      </w:ins>
      <w:ins w:id="9537" w:author="PR Preview" w:date="2026-01-01T00:00:00Z">
        <w:r>
          <w:t xml:space="preserve"> </w:t>
        </w:r>
      </w:ins>
      <w:hyperlink w:anchor="thm-zhz-sum-squares">
        <w:ins w:id="9538" w:author="PR Preview" w:date="2026-01-01T00:00:00Z">
          <w:r>
            <w:rPr>
              <w:rStyle w:val="Hyperlink"/>
            </w:rPr>
            <w:t xml:space="preserve">Theorem 115</w:t>
          </w:r>
        </w:ins>
      </w:hyperlink>
      <w:ins w:id="9539" w:author="PR Preview" w:date="2026-01-01T00:00:00Z">
        <w:r>
          <w:t xml:space="preserve">,</w:t>
        </w:r>
      </w:ins>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del w:id="9540" w:author="PR Preview" w:date="2026-01-01T00:00:00Z">
        <w:r>
          <w:rPr>
            <w:b/>
            <w:bCs/>
          </w:rPr>
          <w:delText xml:space="preserve">Example 204 (Why complex vectors use the conjugate transpose)</w:delText>
        </w:r>
      </w:del>
      <w:del w:id="9541" w:author="PR Preview" w:date="2026-01-01T00:00:00Z">
        <w:r>
          <w:delText xml:space="preserve"> </w:delText>
        </w:r>
      </w:del>
      <w:del w:id="9542" w:author="PR Preview" w:date="2026-01-01T00:00:00Z">
        <w:r>
          <w:delText xml:space="preserve">For a real vector</w:delText>
        </w:r>
      </w:del>
      <w:del w:id="9543" w:author="PR Preview" w:date="2026-01-01T00:00:00Z">
        <w:r>
          <w:delText xml:space="preserve"> </w:delText>
        </w:r>
      </w:del>
      <m:oMath>
        <m:acc>
          <m:accPr>
            <m:chr m:val="̃"/>
          </m:accPr>
          <m:e>
            <m:r>
              <m:t>x</m:t>
            </m:r>
          </m:e>
        </m:acc>
      </m:oMath>
      <w:del w:id="9544" w:author="PR Preview" w:date="2026-01-01T00:00:00Z">
        <w:r>
          <w:delText xml:space="preserve">,</w:delText>
        </w:r>
      </w:del>
      <w:del w:id="9545" w:author="PR Preview" w:date="2026-01-01T00:00:00Z">
        <w:r>
          <w:delText xml:space="preserve"> </w:delText>
        </w:r>
      </w:del>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9546" w:author="PR Preview" w:date="2026-01-01T00:00:00Z">
        <w:r>
          <w:delText xml:space="preserve"> </w:delText>
        </w:r>
      </w:del>
      <w:del w:id="9547" w:author="PR Preview" w:date="2026-01-01T00:00:00Z">
        <w:r>
          <w:delText xml:space="preserve">is</w:delText>
        </w:r>
      </w:del>
      <w:del w:id="9548" w:author="PR Preview" w:date="2026-01-01T00:00:00Z">
        <w:r>
          <w:delText xml:space="preserve"> </w:delText>
        </w:r>
      </w:del>
      <m:oMath>
        <m:r>
          <m:t>0</m:t>
        </m:r>
      </m:oMath>
      <w:del w:id="9549" w:author="PR Preview" w:date="2026-01-01T00:00:00Z">
        <w:r>
          <w:delText xml:space="preserve"> </w:delText>
        </w:r>
      </w:del>
      <w:del w:id="9550" w:author="PR Preview" w:date="2026-01-01T00:00:00Z">
        <w:r>
          <w:delText xml:space="preserve">only when</w:delText>
        </w:r>
      </w:del>
      <w:del w:id="9551" w:author="PR Preview" w:date="2026-01-01T00:00:00Z">
        <w:r>
          <w:delText xml:space="preserve"> </w:delText>
        </w:r>
      </w:del>
      <m:oMath>
        <m:acc>
          <m:accPr>
            <m:chr m:val="̃"/>
          </m:accPr>
          <m:e>
            <m:r>
              <m:t>x</m:t>
            </m:r>
          </m:e>
        </m:acc>
      </m:oMath>
      <w:del w:id="9552" w:author="PR Preview" w:date="2026-01-01T00:00:00Z">
        <w:r>
          <w:delText xml:space="preserve"> </w:delText>
        </w:r>
      </w:del>
      <w:del w:id="9553" w:author="PR Preview" w:date="2026-01-01T00:00:00Z">
        <w:r>
          <w:delText xml:space="preserve">is the zero vector.</w:delText>
        </w:r>
      </w:del>
      <w:del w:id="9554" w:author="PR Preview" w:date="2026-01-01T00:00:00Z">
        <w:r>
          <w:delText xml:space="preserve"> </w:delText>
        </w:r>
      </w:del>
      <w:del w:id="9555" w:author="PR Preview" w:date="2026-01-01T00:00:00Z">
        <w:r>
          <w:delText xml:space="preserve">The same formula fails for complex vectors.</w:delText>
        </w:r>
      </w:del>
      <w:del w:id="9556" w:author="PR Preview" w:date="2026-01-01T00:00:00Z">
        <w:r>
          <w:delText xml:space="preserve"> </w:delText>
        </w:r>
      </w:del>
      <w:del w:id="9557" w:author="PR Preview" w:date="2026-01-01T00:00:00Z">
        <w:r>
          <w:delText xml:space="preserve">Let</w:delText>
        </w:r>
      </w:del>
      <w:del w:id="9558"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del w:id="9559" w:author="PR Preview" w:date="2026-01-01T00:00:00Z">
        <w:r>
          <w:delText xml:space="preserve">. Then</w:delText>
        </w:r>
      </w:del>
    </w:p>
    <w:p>
      <w:pPr>
        <w:pStyle w:val="FirstParagraph"/>
      </w:pPr>
      <w:ins w:id="9560" w:author="PR Preview" w:date="2026-01-01T00:00:00Z">
        <w:r>
          <w:rPr>
            <w:b/>
            <w:bCs/>
          </w:rPr>
          <w:t xml:space="preserve">Example 205 (Why complex vectors use the conjugate transpose)</w:t>
        </w:r>
      </w:ins>
      <w:ins w:id="9561" w:author="PR Preview" w:date="2026-01-01T00:00:00Z">
        <w:r>
          <w:t xml:space="preserve"> </w:t>
        </w:r>
      </w:ins>
      <w:ins w:id="9562" w:author="PR Preview" w:date="2026-01-01T00:00:00Z">
        <w:r>
          <w:t xml:space="preserve">For a real vector</w:t>
        </w:r>
      </w:ins>
      <w:ins w:id="9563" w:author="PR Preview" w:date="2026-01-01T00:00:00Z">
        <w:r>
          <w:t xml:space="preserve"> </w:t>
        </w:r>
      </w:ins>
      <m:oMath>
        <m:acc>
          <m:accPr>
            <m:chr m:val="̃"/>
          </m:accPr>
          <m:e>
            <m:r>
              <m:t>x</m:t>
            </m:r>
          </m:e>
        </m:acc>
      </m:oMath>
      <w:ins w:id="9564" w:author="PR Preview" w:date="2026-01-01T00:00:00Z">
        <w:r>
          <w:t xml:space="preserve">,</w:t>
        </w:r>
      </w:ins>
      <w:ins w:id="9565" w:author="PR Preview" w:date="2026-01-01T00:00:00Z">
        <w:r>
          <w:t xml:space="preserve"> </w:t>
        </w:r>
      </w:ins>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ins w:id="9566" w:author="PR Preview" w:date="2026-01-01T00:00:00Z">
        <w:r>
          <w:t xml:space="preserve"> </w:t>
        </w:r>
      </w:ins>
      <w:ins w:id="9567" w:author="PR Preview" w:date="2026-01-01T00:00:00Z">
        <w:r>
          <w:t xml:space="preserve">is</w:t>
        </w:r>
      </w:ins>
      <w:ins w:id="9568" w:author="PR Preview" w:date="2026-01-01T00:00:00Z">
        <w:r>
          <w:t xml:space="preserve"> </w:t>
        </w:r>
      </w:ins>
      <m:oMath>
        <m:r>
          <m:t>0</m:t>
        </m:r>
      </m:oMath>
      <w:ins w:id="9569" w:author="PR Preview" w:date="2026-01-01T00:00:00Z">
        <w:r>
          <w:t xml:space="preserve"> </w:t>
        </w:r>
      </w:ins>
      <w:ins w:id="9570" w:author="PR Preview" w:date="2026-01-01T00:00:00Z">
        <w:r>
          <w:t xml:space="preserve">only when</w:t>
        </w:r>
      </w:ins>
      <w:ins w:id="9571" w:author="PR Preview" w:date="2026-01-01T00:00:00Z">
        <w:r>
          <w:t xml:space="preserve"> </w:t>
        </w:r>
      </w:ins>
      <m:oMath>
        <m:acc>
          <m:accPr>
            <m:chr m:val="̃"/>
          </m:accPr>
          <m:e>
            <m:r>
              <m:t>x</m:t>
            </m:r>
          </m:e>
        </m:acc>
      </m:oMath>
      <w:ins w:id="9572" w:author="PR Preview" w:date="2026-01-01T00:00:00Z">
        <w:r>
          <w:t xml:space="preserve"> </w:t>
        </w:r>
      </w:ins>
      <w:ins w:id="9573" w:author="PR Preview" w:date="2026-01-01T00:00:00Z">
        <w:r>
          <w:t xml:space="preserve">is the zero vector.</w:t>
        </w:r>
      </w:ins>
      <w:ins w:id="9574" w:author="PR Preview" w:date="2026-01-01T00:00:00Z">
        <w:r>
          <w:t xml:space="preserve"> </w:t>
        </w:r>
      </w:ins>
      <w:ins w:id="9575" w:author="PR Preview" w:date="2026-01-01T00:00:00Z">
        <w:r>
          <w:t xml:space="preserve">The same formula fails for complex vectors.</w:t>
        </w:r>
      </w:ins>
      <w:ins w:id="9576" w:author="PR Preview" w:date="2026-01-01T00:00:00Z">
        <w:r>
          <w:t xml:space="preserve"> </w:t>
        </w:r>
      </w:ins>
      <w:ins w:id="9577" w:author="PR Preview" w:date="2026-01-01T00:00:00Z">
        <w:r>
          <w:t xml:space="preserve">Let</w:t>
        </w:r>
      </w:ins>
      <w:ins w:id="9578"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ins w:id="9579" w:author="PR Preview" w:date="2026-01-01T00:00:00Z">
        <w:r>
          <w:t xml:space="preserve">. Then</w:t>
        </w:r>
      </w:ins>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9580" w:author="PR Preview" w:date="2026-01-01T00:00:00Z">
        <w:r>
          <w:delText xml:space="preserve">which is positive, as</w:delText>
        </w:r>
      </w:del>
      <w:del w:id="9581" w:author="PR Preview" w:date="2026-01-01T00:00:00Z">
        <w:r>
          <w:delText xml:space="preserve"> </w:delText>
        </w:r>
      </w:del>
      <w:hyperlink w:anchor="thm-zhz-sum-squares">
        <w:del w:id="9582" w:author="PR Preview" w:date="2026-01-01T00:00:00Z">
          <w:r>
            <w:rPr>
              <w:rStyle w:val="Hyperlink"/>
            </w:rPr>
            <w:delText xml:space="preserve">Theorem 114</w:delText>
          </w:r>
        </w:del>
      </w:hyperlink>
      <w:del w:id="9583" w:author="PR Preview" w:date="2026-01-01T00:00:00Z">
        <w:r>
          <w:delText xml:space="preserve"> </w:delText>
        </w:r>
      </w:del>
      <w:del w:id="9584" w:author="PR Preview" w:date="2026-01-01T00:00:00Z">
        <w:r>
          <w:delText xml:space="preserve">guarantees.</w:delText>
        </w:r>
      </w:del>
    </w:p>
    <w:p>
      <w:pPr>
        <w:pStyle w:val="FirstParagraph"/>
      </w:pPr>
      <w:ins w:id="9585" w:author="PR Preview" w:date="2026-01-01T00:00:00Z">
        <w:r>
          <w:t xml:space="preserve">which is positive, as</w:t>
        </w:r>
      </w:ins>
      <w:ins w:id="9586" w:author="PR Preview" w:date="2026-01-01T00:00:00Z">
        <w:r>
          <w:t xml:space="preserve"> </w:t>
        </w:r>
      </w:ins>
      <w:hyperlink w:anchor="thm-zhz-sum-squares">
        <w:ins w:id="9587" w:author="PR Preview" w:date="2026-01-01T00:00:00Z">
          <w:r>
            <w:rPr>
              <w:rStyle w:val="Hyperlink"/>
            </w:rPr>
            <w:t xml:space="preserve">Theorem 115</w:t>
          </w:r>
        </w:ins>
      </w:hyperlink>
      <w:ins w:id="9588" w:author="PR Preview" w:date="2026-01-01T00:00:00Z">
        <w:r>
          <w:t xml:space="preserve"> </w:t>
        </w:r>
      </w:ins>
      <w:ins w:id="9589" w:author="PR Preview" w:date="2026-01-01T00:00:00Z">
        <w:r>
          <w:t xml:space="preserve">guarantees.</w:t>
        </w:r>
      </w:ins>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del w:id="9590" w:author="PR Preview" w:date="2026-01-01T00:00:00Z">
        <w:r>
          <w:rPr>
            <w:i/>
            <w:iCs/>
          </w:rPr>
          <w:delText xml:space="preserve">Remark 45</w:delText>
        </w:r>
      </w:del>
      <w:del w:id="9591" w:author="PR Preview" w:date="2026-01-01T00:00:00Z">
        <w:r>
          <w:delText xml:space="preserve"> (Why</w:delText>
        </w:r>
      </w:del>
      <w:del w:id="9592" w:author="PR Preview" w:date="2026-01-01T00:00:00Z">
        <w:r>
          <w:delText xml:space="preserve"> </w:delText>
        </w:r>
      </w:del>
      <w:del w:id="9593" w:author="PR Preview" w:date="2026-01-01T00:00:00Z">
        <w:r>
          <w:delText xml:space="preserve">“self-adjoint”</w:delText>
        </w:r>
      </w:del>
      <w:del w:id="9594" w:author="PR Preview" w:date="2026-01-01T00:00:00Z">
        <w:r>
          <w:delText xml:space="preserve">). </w:delText>
        </w:r>
      </w:del>
      <w:del w:id="9595" w:author="PR Preview" w:date="2026-01-01T00:00:00Z">
        <w:r>
          <w:delText xml:space="preserve">The term</w:delText>
        </w:r>
      </w:del>
      <w:del w:id="9596" w:author="PR Preview" w:date="2026-01-01T00:00:00Z">
        <w:r>
          <w:delText xml:space="preserve"> </w:delText>
        </w:r>
      </w:del>
      <w:del w:id="9597" w:author="PR Preview" w:date="2026-01-01T00:00:00Z">
        <w:r>
          <w:rPr>
            <w:i/>
            <w:iCs/>
          </w:rPr>
          <w:delText xml:space="preserve">self-adjoint</w:delText>
        </w:r>
      </w:del>
      <w:del w:id="9598" w:author="PR Preview" w:date="2026-01-01T00:00:00Z">
        <w:r>
          <w:delText xml:space="preserve"> </w:delText>
        </w:r>
      </w:del>
      <w:del w:id="9599" w:author="PR Preview" w:date="2026-01-01T00:00:00Z">
        <w:r>
          <w:delText xml:space="preserve">comes directly from</w:delText>
        </w:r>
      </w:del>
      <w:del w:id="9600" w:author="PR Preview" w:date="2026-01-01T00:00:00Z">
        <w:r>
          <w:delText xml:space="preserve"> </w:delText>
        </w:r>
      </w:del>
      <w:hyperlink w:anchor="thm-adjoint-inner-product">
        <w:del w:id="9601" w:author="PR Preview" w:date="2026-01-01T00:00:00Z">
          <w:r>
            <w:rPr>
              <w:rStyle w:val="Hyperlink"/>
            </w:rPr>
            <w:delText xml:space="preserve">Theorem 113</w:delText>
          </w:r>
        </w:del>
      </w:hyperlink>
      <w:del w:id="9602" w:author="PR Preview" w:date="2026-01-01T00:00:00Z">
        <w:r>
          <w:delText xml:space="preserve">:</w:delText>
        </w:r>
      </w:del>
      <w:del w:id="9603" w:author="PR Preview" w:date="2026-01-01T00:00:00Z">
        <w:r>
          <w:delText xml:space="preserve"> </w:delText>
        </w:r>
      </w:del>
      <w:del w:id="9604" w:author="PR Preview" w:date="2026-01-01T00:00:00Z">
        <w:r>
          <w:delText xml:space="preserve">when</w:delText>
        </w:r>
      </w:del>
      <w:del w:id="9605" w:author="PR Preview" w:date="2026-01-01T00:00:00Z">
        <w:r>
          <w:delText xml:space="preserve"> </w:delText>
        </w:r>
      </w:del>
      <m:oMath>
        <m:r>
          <m:rPr>
            <m:sty m:val="bi"/>
          </m:rPr>
          <m:t>A</m:t>
        </m:r>
      </m:oMath>
      <w:del w:id="9606" w:author="PR Preview" w:date="2026-01-01T00:00:00Z">
        <w:r>
          <w:delText xml:space="preserve"> </w:delText>
        </w:r>
      </w:del>
      <w:del w:id="9607" w:author="PR Preview" w:date="2026-01-01T00:00:00Z">
        <w:r>
          <w:delText xml:space="preserve">is Hermitian,</w:delText>
        </w:r>
      </w:del>
      <w:del w:id="9608" w:author="PR Preview" w:date="2026-01-01T00:00:00Z">
        <w:r>
          <w:delText xml:space="preserve"> </w:delText>
        </w:r>
      </w:del>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del w:id="9609" w:author="PR Preview" w:date="2026-01-01T00:00:00Z">
        <w:r>
          <w:delText xml:space="preserve"> </w:delText>
        </w:r>
      </w:del>
      <w:del w:id="9610" w:author="PR Preview" w:date="2026-01-01T00:00:00Z">
        <w:r>
          <w:delText xml:space="preserve">for all</w:delText>
        </w:r>
      </w:del>
      <w:del w:id="9611" w:author="PR Preview" w:date="2026-01-01T00:00:00Z">
        <w:r>
          <w:delText xml:space="preserve"> </w:delText>
        </w:r>
      </w:del>
      <m:oMath>
        <m:acc>
          <m:accPr>
            <m:chr m:val="̃"/>
          </m:accPr>
          <m:e>
            <m:r>
              <m:t>u</m:t>
            </m:r>
          </m:e>
        </m:acc>
        <m:r>
          <m:rPr>
            <m:sty m:val="p"/>
          </m:rPr>
          <m:t>,</m:t>
        </m:r>
        <m:acc>
          <m:accPr>
            <m:chr m:val="̃"/>
          </m:accPr>
          <m:e>
            <m:r>
              <m:t>v</m:t>
            </m:r>
          </m:e>
        </m:acc>
        <m:r>
          <m:rPr>
            <m:sty m:val="p"/>
          </m:rPr>
          <m:t>∈</m:t>
        </m:r>
        <m:sSup>
          <m:e>
            <m:r>
              <m:rPr>
                <m:scr m:val="double-struck"/>
                <m:sty m:val="p"/>
              </m:rPr>
              <m:t>C</m:t>
            </m:r>
          </m:e>
          <m:sup>
            <m:r>
              <m:t>n</m:t>
            </m:r>
          </m:sup>
        </m:sSup>
      </m:oMath>
      <w:del w:id="9612" w:author="PR Preview" w:date="2026-01-01T00:00:00Z">
        <w:r>
          <w:delText xml:space="preserve">.</w:delText>
        </w:r>
      </w:del>
      <w:del w:id="9613" w:author="PR Preview" w:date="2026-01-01T00:00:00Z">
        <w:r>
          <w:delText xml:space="preserve"> </w:delText>
        </w:r>
      </w:del>
      <w:del w:id="9614" w:author="PR Preview" w:date="2026-01-01T00:00:00Z">
        <w:r>
          <w:delText xml:space="preserve">The linear operator moves across the inner product without change.</w:delText>
        </w:r>
      </w:del>
    </w:p>
    <w:p>
      <w:pPr>
        <w:pStyle w:val="BodyText"/>
      </w:pPr>
      <w:del w:id="9615" w:author="PR Preview" w:date="2026-01-01T00:00:00Z">
        <w:r>
          <w:rPr>
            <w:b/>
            <w:bCs/>
          </w:rPr>
          <w:delText xml:space="preserve">Example 205 (A Hermitian matrix)</w:delText>
        </w:r>
      </w:del>
    </w:p>
    <w:p>
      <w:pPr>
        <w:pStyle w:val="FirstParagraph"/>
      </w:pPr>
      <w:ins w:id="9616" w:author="PR Preview" w:date="2026-01-01T00:00:00Z">
        <w:r>
          <w:rPr>
            <w:i/>
            <w:iCs/>
          </w:rPr>
          <w:t xml:space="preserve">Remark 45</w:t>
        </w:r>
      </w:ins>
      <w:ins w:id="9617" w:author="PR Preview" w:date="2026-01-01T00:00:00Z">
        <w:r>
          <w:t xml:space="preserve"> (Why</w:t>
        </w:r>
      </w:ins>
      <w:ins w:id="9618" w:author="PR Preview" w:date="2026-01-01T00:00:00Z">
        <w:r>
          <w:t xml:space="preserve"> </w:t>
        </w:r>
      </w:ins>
      <w:ins w:id="9619" w:author="PR Preview" w:date="2026-01-01T00:00:00Z">
        <w:r>
          <w:t xml:space="preserve">“self-adjoint”</w:t>
        </w:r>
      </w:ins>
      <w:ins w:id="9620" w:author="PR Preview" w:date="2026-01-01T00:00:00Z">
        <w:r>
          <w:t xml:space="preserve">). </w:t>
        </w:r>
      </w:ins>
      <w:ins w:id="9621" w:author="PR Preview" w:date="2026-01-01T00:00:00Z">
        <w:r>
          <w:t xml:space="preserve">The term</w:t>
        </w:r>
      </w:ins>
      <w:ins w:id="9622" w:author="PR Preview" w:date="2026-01-01T00:00:00Z">
        <w:r>
          <w:t xml:space="preserve"> </w:t>
        </w:r>
      </w:ins>
      <w:ins w:id="9623" w:author="PR Preview" w:date="2026-01-01T00:00:00Z">
        <w:r>
          <w:rPr>
            <w:i/>
            <w:iCs/>
          </w:rPr>
          <w:t xml:space="preserve">self-adjoint</w:t>
        </w:r>
      </w:ins>
      <w:ins w:id="9624" w:author="PR Preview" w:date="2026-01-01T00:00:00Z">
        <w:r>
          <w:t xml:space="preserve"> </w:t>
        </w:r>
      </w:ins>
      <w:ins w:id="9625" w:author="PR Preview" w:date="2026-01-01T00:00:00Z">
        <w:r>
          <w:t xml:space="preserve">comes directly from</w:t>
        </w:r>
      </w:ins>
      <w:ins w:id="9626" w:author="PR Preview" w:date="2026-01-01T00:00:00Z">
        <w:r>
          <w:t xml:space="preserve"> </w:t>
        </w:r>
      </w:ins>
      <w:hyperlink w:anchor="thm-adjoint-inner-product">
        <w:ins w:id="9627" w:author="PR Preview" w:date="2026-01-01T00:00:00Z">
          <w:r>
            <w:rPr>
              <w:rStyle w:val="Hyperlink"/>
            </w:rPr>
            <w:t xml:space="preserve">Theorem 114</w:t>
          </w:r>
        </w:ins>
      </w:hyperlink>
      <w:ins w:id="9628" w:author="PR Preview" w:date="2026-01-01T00:00:00Z">
        <w:r>
          <w:t xml:space="preserve">:</w:t>
        </w:r>
      </w:ins>
      <w:ins w:id="9629" w:author="PR Preview" w:date="2026-01-01T00:00:00Z">
        <w:r>
          <w:t xml:space="preserve"> </w:t>
        </w:r>
      </w:ins>
      <w:ins w:id="9630" w:author="PR Preview" w:date="2026-01-01T00:00:00Z">
        <w:r>
          <w:t xml:space="preserve">when</w:t>
        </w:r>
      </w:ins>
      <w:ins w:id="9631" w:author="PR Preview" w:date="2026-01-01T00:00:00Z">
        <w:r>
          <w:t xml:space="preserve"> </w:t>
        </w:r>
      </w:ins>
      <m:oMath>
        <m:r>
          <m:rPr>
            <m:sty m:val="bi"/>
          </m:rPr>
          <m:t>A</m:t>
        </m:r>
      </m:oMath>
      <w:ins w:id="9632" w:author="PR Preview" w:date="2026-01-01T00:00:00Z">
        <w:r>
          <w:t xml:space="preserve"> </w:t>
        </w:r>
      </w:ins>
      <w:ins w:id="9633" w:author="PR Preview" w:date="2026-01-01T00:00:00Z">
        <w:r>
          <w:t xml:space="preserve">is Hermitian,</w:t>
        </w:r>
      </w:ins>
      <w:ins w:id="9634" w:author="PR Preview" w:date="2026-01-01T00:00:00Z">
        <w:r>
          <w:t xml:space="preserve"> </w:t>
        </w:r>
      </w:ins>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ins w:id="9635" w:author="PR Preview" w:date="2026-01-01T00:00:00Z">
        <w:r>
          <w:t xml:space="preserve"> </w:t>
        </w:r>
      </w:ins>
      <w:ins w:id="9636" w:author="PR Preview" w:date="2026-01-01T00:00:00Z">
        <w:r>
          <w:t xml:space="preserve">for all</w:t>
        </w:r>
      </w:ins>
      <w:ins w:id="9637" w:author="PR Preview" w:date="2026-01-01T00:00:00Z">
        <w:r>
          <w:t xml:space="preserve"> </w:t>
        </w:r>
      </w:ins>
      <m:oMath>
        <m:acc>
          <m:accPr>
            <m:chr m:val="̃"/>
          </m:accPr>
          <m:e>
            <m:r>
              <m:t>u</m:t>
            </m:r>
          </m:e>
        </m:acc>
        <m:r>
          <m:rPr>
            <m:sty m:val="p"/>
          </m:rPr>
          <m:t>,</m:t>
        </m:r>
        <m:acc>
          <m:accPr>
            <m:chr m:val="̃"/>
          </m:accPr>
          <m:e>
            <m:r>
              <m:t>v</m:t>
            </m:r>
          </m:e>
        </m:acc>
        <m:r>
          <m:rPr>
            <m:sty m:val="p"/>
          </m:rPr>
          <m:t>∈</m:t>
        </m:r>
        <m:sSup>
          <m:e>
            <m:r>
              <m:rPr>
                <m:scr m:val="double-struck"/>
                <m:sty m:val="p"/>
              </m:rPr>
              <m:t>C</m:t>
            </m:r>
          </m:e>
          <m:sup>
            <m:r>
              <m:t>n</m:t>
            </m:r>
          </m:sup>
        </m:sSup>
      </m:oMath>
      <w:ins w:id="9638" w:author="PR Preview" w:date="2026-01-01T00:00:00Z">
        <w:r>
          <w:t xml:space="preserve">.</w:t>
        </w:r>
      </w:ins>
      <w:ins w:id="9639" w:author="PR Preview" w:date="2026-01-01T00:00:00Z">
        <w:r>
          <w:t xml:space="preserve"> </w:t>
        </w:r>
      </w:ins>
      <w:ins w:id="9640" w:author="PR Preview" w:date="2026-01-01T00:00:00Z">
        <w:r>
          <w:t xml:space="preserve">The linear operator moves across the inner product without change.</w:t>
        </w:r>
      </w:ins>
    </w:p>
    <w:bookmarkEnd w:id="624"/>
    <w:bookmarkStart w:id="625" w:name="exm-hermitian-matrix"/>
    <w:p>
      <w:pPr>
        <w:pStyle w:val="BodyText"/>
      </w:pPr>
      <w:ins w:id="9641" w:author="PR Preview" w:date="2026-01-01T00:00:00Z">
        <w:r>
          <w:rPr>
            <w:b/>
            <w:bCs/>
          </w:rPr>
          <w:t xml:space="preserve">Example 206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del w:id="9642" w:author="PR Preview" w:date="2026-01-01T00:00:00Z">
        <w:r>
          <w:rPr>
            <w:b/>
            <w:bCs/>
          </w:rPr>
          <w:delText xml:space="preserve">Example 206 (A symmetric complex matrix that is not Hermitian)</w:delText>
        </w:r>
      </w:del>
    </w:p>
    <w:p>
      <w:pPr>
        <w:pStyle w:val="BodyText"/>
      </w:pPr>
      <w:ins w:id="9643" w:author="PR Preview" w:date="2026-01-01T00:00:00Z">
        <w:r>
          <w:rPr>
            <w:b/>
            <w:bCs/>
          </w:rPr>
          <w:t xml:space="preserve">Example 207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del w:id="9644" w:author="PR Preview" w:date="2026-01-01T00:00:00Z">
        <w:r>
          <w:rPr>
            <w:b/>
            <w:bCs/>
          </w:rPr>
          <w:delText xml:space="preserve">Example 207 (A skew-Hermitian matrix)</w:delText>
        </w:r>
      </w:del>
      <w:del w:id="9645" w:author="PR Preview" w:date="2026-01-01T00:00:00Z">
        <w:r>
          <w:delText xml:space="preserve"> </w:delText>
        </w:r>
      </w:del>
      <w:del w:id="9646" w:author="PR Preview" w:date="2026-01-01T00:00:00Z">
        <w:r>
          <w:delText xml:space="preserve">The matrix</w:delText>
        </w:r>
      </w:del>
    </w:p>
    <w:p>
      <w:pPr>
        <w:pStyle w:val="BodyText"/>
      </w:pPr>
      <w:ins w:id="9647" w:author="PR Preview" w:date="2026-01-01T00:00:00Z">
        <w:r>
          <w:rPr>
            <w:b/>
            <w:bCs/>
          </w:rPr>
          <w:t xml:space="preserve">Example 208 (A skew-Hermitian matrix)</w:t>
        </w:r>
      </w:ins>
      <w:ins w:id="9648" w:author="PR Preview" w:date="2026-01-01T00:00:00Z">
        <w:r>
          <w:t xml:space="preserve"> </w:t>
        </w:r>
      </w:ins>
      <w:ins w:id="9649"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del w:id="9650" w:author="PR Preview" w:date="2026-01-01T00:00:00Z">
        <w:r>
          <w:rPr>
            <w:b/>
            <w:bCs/>
          </w:rPr>
          <w:delText xml:space="preserve">Theorem 115 (Hermitian and skew-Hermitian decomposition)</w:delText>
        </w:r>
      </w:del>
      <w:del w:id="9651" w:author="PR Preview" w:date="2026-01-01T00:00:00Z">
        <w:r>
          <w:delText xml:space="preserve"> </w:delText>
        </w:r>
      </w:del>
      <w:del w:id="9652" w:author="PR Preview" w:date="2026-01-01T00:00:00Z">
        <w:r>
          <w:delText xml:space="preserve">Every square complex matrix</w:delText>
        </w:r>
      </w:del>
      <w:del w:id="9653"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9654" w:author="PR Preview" w:date="2026-01-01T00:00:00Z">
        <w:r>
          <w:delText xml:space="preserve"> </w:delText>
        </w:r>
      </w:del>
      <w:del w:id="9655" w:author="PR Preview" w:date="2026-01-01T00:00:00Z">
        <w:r>
          <w:delText xml:space="preserve">can be uniquely expressed as the sum of a Hermitian matrix</w:delText>
        </w:r>
      </w:del>
      <w:del w:id="9656" w:author="PR Preview" w:date="2026-01-01T00:00:00Z">
        <w:r>
          <w:delText xml:space="preserve"> </w:delText>
        </w:r>
      </w:del>
      <m:oMath>
        <m:r>
          <m:rPr>
            <m:sty m:val="bi"/>
          </m:rPr>
          <m:t>H</m:t>
        </m:r>
      </m:oMath>
      <w:del w:id="9657" w:author="PR Preview" w:date="2026-01-01T00:00:00Z">
        <w:r>
          <w:delText xml:space="preserve"> </w:delText>
        </w:r>
      </w:del>
      <w:del w:id="9658" w:author="PR Preview" w:date="2026-01-01T00:00:00Z">
        <w:r>
          <w:delText xml:space="preserve">(</w:delText>
        </w:r>
      </w:del>
      <w:hyperlink w:anchor="def-hermitian-matrix">
        <w:del w:id="9659" w:author="PR Preview" w:date="2026-01-01T00:00:00Z">
          <w:r>
            <w:rPr>
              <w:rStyle w:val="Hyperlink"/>
            </w:rPr>
            <w:delText xml:space="preserve">Definition 105</w:delText>
          </w:r>
        </w:del>
      </w:hyperlink>
      <w:del w:id="9660" w:author="PR Preview" w:date="2026-01-01T00:00:00Z">
        <w:r>
          <w:delText xml:space="preserve">)</w:delText>
        </w:r>
      </w:del>
      <w:del w:id="9661" w:author="PR Preview" w:date="2026-01-01T00:00:00Z">
        <w:r>
          <w:delText xml:space="preserve"> </w:delText>
        </w:r>
      </w:del>
      <w:del w:id="9662" w:author="PR Preview" w:date="2026-01-01T00:00:00Z">
        <w:r>
          <w:delText xml:space="preserve">and a skew-Hermitian matrix</w:delText>
        </w:r>
      </w:del>
      <w:del w:id="9663" w:author="PR Preview" w:date="2026-01-01T00:00:00Z">
        <w:r>
          <w:delText xml:space="preserve"> </w:delText>
        </w:r>
      </w:del>
      <m:oMath>
        <m:r>
          <m:rPr>
            <m:sty m:val="bi"/>
          </m:rPr>
          <m:t>S</m:t>
        </m:r>
      </m:oMath>
      <w:del w:id="9664" w:author="PR Preview" w:date="2026-01-01T00:00:00Z">
        <w:r>
          <w:delText xml:space="preserve"> </w:delText>
        </w:r>
      </w:del>
      <w:del w:id="9665" w:author="PR Preview" w:date="2026-01-01T00:00:00Z">
        <w:r>
          <w:delText xml:space="preserve">(</w:delText>
        </w:r>
      </w:del>
      <w:hyperlink w:anchor="def-skew-hermitian-matrix">
        <w:del w:id="9666" w:author="PR Preview" w:date="2026-01-01T00:00:00Z">
          <w:r>
            <w:rPr>
              <w:rStyle w:val="Hyperlink"/>
            </w:rPr>
            <w:delText xml:space="preserve">Definition 106</w:delText>
          </w:r>
        </w:del>
      </w:hyperlink>
      <w:del w:id="9667" w:author="PR Preview" w:date="2026-01-01T00:00:00Z">
        <w:r>
          <w:delText xml:space="preserve">):</w:delText>
        </w:r>
      </w:del>
    </w:p>
    <w:p>
      <w:pPr>
        <w:pStyle w:val="BodyText"/>
      </w:pPr>
      <w:ins w:id="9668" w:author="PR Preview" w:date="2026-01-01T00:00:00Z">
        <w:r>
          <w:rPr>
            <w:b/>
            <w:bCs/>
          </w:rPr>
          <w:t xml:space="preserve">Theorem 116 (Hermitian and skew-Hermitian decomposition)</w:t>
        </w:r>
      </w:ins>
      <w:ins w:id="9669" w:author="PR Preview" w:date="2026-01-01T00:00:00Z">
        <w:r>
          <w:t xml:space="preserve"> </w:t>
        </w:r>
      </w:ins>
      <w:ins w:id="9670" w:author="PR Preview" w:date="2026-01-01T00:00:00Z">
        <w:r>
          <w:t xml:space="preserve">Every square complex matrix</w:t>
        </w:r>
      </w:ins>
      <w:ins w:id="9671"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9672" w:author="PR Preview" w:date="2026-01-01T00:00:00Z">
        <w:r>
          <w:t xml:space="preserve"> </w:t>
        </w:r>
      </w:ins>
      <w:ins w:id="9673" w:author="PR Preview" w:date="2026-01-01T00:00:00Z">
        <w:r>
          <w:t xml:space="preserve">can be uniquely expressed as the sum of a Hermitian matrix</w:t>
        </w:r>
      </w:ins>
      <w:ins w:id="9674" w:author="PR Preview" w:date="2026-01-01T00:00:00Z">
        <w:r>
          <w:t xml:space="preserve"> </w:t>
        </w:r>
      </w:ins>
      <m:oMath>
        <m:r>
          <m:rPr>
            <m:sty m:val="bi"/>
          </m:rPr>
          <m:t>H</m:t>
        </m:r>
      </m:oMath>
      <w:ins w:id="9675" w:author="PR Preview" w:date="2026-01-01T00:00:00Z">
        <w:r>
          <w:t xml:space="preserve"> </w:t>
        </w:r>
      </w:ins>
      <w:ins w:id="9676" w:author="PR Preview" w:date="2026-01-01T00:00:00Z">
        <w:r>
          <w:t xml:space="preserve">(</w:t>
        </w:r>
      </w:ins>
      <w:hyperlink w:anchor="def-hermitian-matrix">
        <w:ins w:id="9677" w:author="PR Preview" w:date="2026-01-01T00:00:00Z">
          <w:r>
            <w:rPr>
              <w:rStyle w:val="Hyperlink"/>
            </w:rPr>
            <w:t xml:space="preserve">Definition 105</w:t>
          </w:r>
        </w:ins>
      </w:hyperlink>
      <w:ins w:id="9678" w:author="PR Preview" w:date="2026-01-01T00:00:00Z">
        <w:r>
          <w:t xml:space="preserve">)</w:t>
        </w:r>
      </w:ins>
      <w:ins w:id="9679" w:author="PR Preview" w:date="2026-01-01T00:00:00Z">
        <w:r>
          <w:t xml:space="preserve"> </w:t>
        </w:r>
      </w:ins>
      <w:ins w:id="9680" w:author="PR Preview" w:date="2026-01-01T00:00:00Z">
        <w:r>
          <w:t xml:space="preserve">and a skew-Hermitian matrix</w:t>
        </w:r>
      </w:ins>
      <w:ins w:id="9681" w:author="PR Preview" w:date="2026-01-01T00:00:00Z">
        <w:r>
          <w:t xml:space="preserve"> </w:t>
        </w:r>
      </w:ins>
      <m:oMath>
        <m:r>
          <m:rPr>
            <m:sty m:val="bi"/>
          </m:rPr>
          <m:t>S</m:t>
        </m:r>
      </m:oMath>
      <w:ins w:id="9682" w:author="PR Preview" w:date="2026-01-01T00:00:00Z">
        <w:r>
          <w:t xml:space="preserve"> </w:t>
        </w:r>
      </w:ins>
      <w:ins w:id="9683" w:author="PR Preview" w:date="2026-01-01T00:00:00Z">
        <w:r>
          <w:t xml:space="preserve">(</w:t>
        </w:r>
      </w:ins>
      <w:hyperlink w:anchor="def-skew-hermitian-matrix">
        <w:ins w:id="9684" w:author="PR Preview" w:date="2026-01-01T00:00:00Z">
          <w:r>
            <w:rPr>
              <w:rStyle w:val="Hyperlink"/>
            </w:rPr>
            <w:t xml:space="preserve">Definition 106</w:t>
          </w:r>
        </w:ins>
      </w:hyperlink>
      <w:ins w:id="9685"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del w:id="9686" w:author="PR Preview" w:date="2026-01-01T00:00:00Z">
        <w:r>
          <w:delText xml:space="preserve">Applying the properties of the Hermitian adjoint (</w:delText>
        </w:r>
      </w:del>
      <w:hyperlink w:anchor="thm-hermitian-adjoint-properties">
        <w:del w:id="9687" w:author="PR Preview" w:date="2026-01-01T00:00:00Z">
          <w:r>
            <w:rPr>
              <w:rStyle w:val="Hyperlink"/>
            </w:rPr>
            <w:delText xml:space="preserve">Theorem 112</w:delText>
          </w:r>
        </w:del>
      </w:hyperlink>
      <w:del w:id="9688" w:author="PR Preview" w:date="2026-01-01T00:00:00Z">
        <w:r>
          <w:delText xml:space="preserve">):</w:delText>
        </w:r>
      </w:del>
    </w:p>
    <w:p>
      <w:pPr>
        <w:pStyle w:val="FirstParagraph"/>
      </w:pPr>
      <w:ins w:id="9689" w:author="PR Preview" w:date="2026-01-01T00:00:00Z">
        <w:r>
          <w:t xml:space="preserve">Applying the properties of the Hermitian adjoint (</w:t>
        </w:r>
      </w:ins>
      <w:hyperlink w:anchor="thm-hermitian-adjoint-properties">
        <w:ins w:id="9690" w:author="PR Preview" w:date="2026-01-01T00:00:00Z">
          <w:r>
            <w:rPr>
              <w:rStyle w:val="Hyperlink"/>
            </w:rPr>
            <w:t xml:space="preserve">Theorem 113</w:t>
          </w:r>
        </w:ins>
      </w:hyperlink>
      <w:ins w:id="9691"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2026-10-09T05:58:25Z</dcterms:created>
  <dcterms:modified xsi:type="dcterms:W3CDTF">2026-10-09T05:58:25Z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22:47:14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