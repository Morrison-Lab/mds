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2026-10-13 16:09:33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16:53:25 (PDT)</w:t>
        </w:r>
      </w:ins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" w:author="PR Preview" w:date="2026-01-01T00:00:00Z">
        <w:r>
          <w:delText xml:space="preserve">Then</w:delText>
        </w:r>
      </w:del>
      <w:del w:id="4" w:author="PR Preview" w:date="2026-01-01T00:00:00Z">
        <w:r>
          <w:delText xml:space="preserve"> </w:delText>
        </w:r>
      </w:del>
      <m:oMath>
        <m:r>
          <m:t>L</m:t>
        </m:r>
      </m:oMath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is the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rPr>
            <w:b/>
            <w:bCs/>
          </w:rPr>
          <w:delText xml:space="preserve">limit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of the sequence.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A sequence that converges to some real number is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rPr>
            <w:b/>
            <w:bCs/>
          </w:rPr>
          <w:delText xml:space="preserve">convergent</w:delText>
        </w:r>
      </w:del>
      <w:del w:id="15" w:author="PR Preview" w:date="2026-01-01T00:00:00Z">
        <w:r>
          <w:delText xml:space="preserve">,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and a sequence that does not converge to any real number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rPr>
            <w:b/>
            <w:bCs/>
          </w:rPr>
          <w:delText xml:space="preserve">diverges</w:delText>
        </w:r>
      </w:del>
      <w:del w:id="20" w:author="PR Preview" w:date="2026-01-01T00:00:00Z">
        <w:r>
          <w:delText xml:space="preserve">.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A sequence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rPr>
            <w:b/>
            <w:bCs/>
          </w:rPr>
          <w:delText xml:space="preserve">diverges to</w:delText>
        </w:r>
      </w:del>
      <w:del w:id="25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∞</m:t>
        </m:r>
      </m:oMath>
      <w:del w:id="26" w:author="PR Preview" w:date="2026-01-01T00:00:00Z">
        <w:r>
          <w:delText xml:space="preserve">, written</w:delText>
        </w:r>
      </w:del>
      <w:del w:id="27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28" w:author="PR Preview" w:date="2026-01-01T00:00:00Z">
        <w:r>
          <w:delText xml:space="preserve">,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if for every real number</w:delText>
        </w:r>
      </w:del>
      <w:del w:id="31" w:author="PR Preview" w:date="2026-01-01T00:00:00Z">
        <w:r>
          <w:delText xml:space="preserve"> </w:delText>
        </w:r>
      </w:del>
      <m:oMath>
        <m:r>
          <m:t>M</m:t>
        </m:r>
      </m:oMath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there is a natural number</w:delText>
        </w:r>
      </w:del>
      <w:del w:id="34" w:author="PR Preview" w:date="2026-01-01T00:00:00Z">
        <w:r>
          <w:delText xml:space="preserve"> </w:delText>
        </w:r>
      </w:del>
      <m:oMath>
        <m:r>
          <m:t>N</m:t>
        </m:r>
      </m:oMath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such that</w:delText>
        </w:r>
      </w:del>
      <w:del w:id="37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for every</w:delText>
        </w:r>
      </w:del>
      <w:del w:id="40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N</m:t>
        </m:r>
      </m:oMath>
      <w:del w:id="41" w:author="PR Preview" w:date="2026-01-01T00:00:00Z">
        <w:r>
          <w:delText xml:space="preserve">.</w:delText>
        </w:r>
      </w:del>
    </w:p>
    <w:p>
      <w:pPr>
        <w:pStyle w:val="FirstParagraph"/>
      </w:pPr>
      <w:ins w:id="42" w:author="PR Preview" w:date="2026-01-01T00:00:00Z">
        <w:r>
          <w:t xml:space="preserve">Then</w:t>
        </w:r>
      </w:ins>
      <w:ins w:id="43" w:author="PR Preview" w:date="2026-01-01T00:00:00Z">
        <w:r>
          <w:t xml:space="preserve"> </w:t>
        </w:r>
      </w:ins>
      <m:oMath>
        <m:r>
          <m:t>L</m:t>
        </m:r>
      </m:oMath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is the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rPr>
            <w:b/>
            <w:bCs/>
          </w:rPr>
          <w:t xml:space="preserve">limit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of the sequence.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A sequence that converges to some real number is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rPr>
            <w:b/>
            <w:bCs/>
          </w:rPr>
          <w:t xml:space="preserve">convergent</w:t>
        </w:r>
      </w:ins>
      <w:ins w:id="54" w:author="PR Preview" w:date="2026-01-01T00:00:00Z">
        <w:r>
          <w:t xml:space="preserve">,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and a sequence that does not converge to any real number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rPr>
            <w:b/>
            <w:bCs/>
          </w:rPr>
          <w:t xml:space="preserve">diverges</w:t>
        </w:r>
      </w:ins>
      <w:ins w:id="59" w:author="PR Preview" w:date="2026-01-01T00:00:00Z">
        <w:r>
          <w:t xml:space="preserve">.</w:t>
        </w:r>
      </w:ins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ins w:id="60" w:author="PR Preview" w:date="2026-01-01T00:00:00Z">
        <w:r>
          <w:rPr>
            <w:b/>
            <w:bCs/>
          </w:rPr>
          <w:t xml:space="preserve">Definition 10 (Divergence of a sequence to infinity)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A</w:t>
        </w:r>
      </w:ins>
      <w:ins w:id="63" w:author="PR Preview" w:date="2026-01-01T00:00:00Z">
        <w:r>
          <w:t xml:space="preserve"> </w:t>
        </w:r>
      </w:ins>
      <w:hyperlink r:id="rId36">
        <w:ins w:id="64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6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of real numbers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rPr>
            <w:b/>
            <w:bCs/>
          </w:rPr>
          <w:t xml:space="preserve">diverges to</w:t>
        </w:r>
      </w:ins>
      <w:ins w:id="70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∞</m:t>
        </m:r>
      </m:oMath>
      <w:ins w:id="71" w:author="PR Preview" w:date="2026-01-01T00:00:00Z">
        <w:r>
          <w:t xml:space="preserve">, written</w:t>
        </w:r>
      </w:ins>
      <w:ins w:id="72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73" w:author="PR Preview" w:date="2026-01-01T00:00:00Z">
        <w:r>
          <w:t xml:space="preserve">,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if for every real number</w:t>
        </w:r>
      </w:ins>
      <w:ins w:id="76" w:author="PR Preview" w:date="2026-01-01T00:00:00Z">
        <w:r>
          <w:t xml:space="preserve"> </w:t>
        </w:r>
      </w:ins>
      <m:oMath>
        <m:r>
          <m:t>M</m:t>
        </m:r>
      </m:oMath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there is a natural number</w:t>
        </w:r>
      </w:ins>
      <w:ins w:id="79" w:author="PR Preview" w:date="2026-01-01T00:00:00Z">
        <w:r>
          <w:t xml:space="preserve"> </w:t>
        </w:r>
      </w:ins>
      <m:oMath>
        <m:r>
          <m:t>N</m:t>
        </m:r>
      </m:oMath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such that</w:t>
        </w:r>
      </w:ins>
      <w:ins w:id="8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for every</w:t>
        </w:r>
      </w:ins>
      <w:ins w:id="8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N</m:t>
        </m:r>
      </m:oMath>
      <w:ins w:id="86" w:author="PR Preview" w:date="2026-01-01T00:00:00Z">
        <w:r>
          <w:t xml:space="preserve">.</w:t>
        </w:r>
      </w:ins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del w:id="87" w:author="PR Preview" w:date="2026-01-01T00:00:00Z">
        <w:r>
          <w:rPr>
            <w:b/>
            <w:bCs/>
          </w:rPr>
          <w:delText xml:space="preserve">Definition 10 (Exponential function)</w:delText>
        </w:r>
      </w:del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The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rPr>
            <w:b/>
            <w:bCs/>
          </w:rPr>
          <w:delText xml:space="preserve">exponential function</w:delText>
        </w:r>
      </w:del>
      <w:del w:id="92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is</w:delText>
        </w:r>
      </w:del>
    </w:p>
    <w:p>
      <w:pPr>
        <w:pStyle w:val="FirstParagraph"/>
      </w:pPr>
      <w:ins w:id="95" w:author="PR Preview" w:date="2026-01-01T00:00:00Z">
        <w:r>
          <w:rPr>
            <w:b/>
            <w:bCs/>
          </w:rPr>
          <w:t xml:space="preserve">Definition 11 (Exponential function)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The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rPr>
            <w:b/>
            <w:bCs/>
          </w:rPr>
          <w:t xml:space="preserve">exponential function</w:t>
        </w:r>
      </w:ins>
      <w:ins w:id="100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del w:id="103" w:author="PR Preview" w:date="2026-01-01T00:00:00Z">
        <w:r>
          <w:rPr>
            <w:b/>
            <w:bCs/>
          </w:rPr>
          <w:delText xml:space="preserve">Definition 11 (Euler’s number)</w:delText>
        </w:r>
      </w:del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rPr>
            <w:b/>
            <w:bCs/>
          </w:rPr>
          <w:delText xml:space="preserve">Euler’s number</w:delText>
        </w:r>
      </w:del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is</w:delText>
        </w:r>
      </w:del>
    </w:p>
    <w:p>
      <w:pPr>
        <w:pStyle w:val="BodyText"/>
      </w:pPr>
      <w:ins w:id="108" w:author="PR Preview" w:date="2026-01-01T00:00:00Z">
        <w:r>
          <w:rPr>
            <w:b/>
            <w:bCs/>
          </w:rPr>
          <w:t xml:space="preserve">Definition 12 (Euler’s number)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rPr>
            <w:b/>
            <w:bCs/>
          </w:rPr>
          <w:t xml:space="preserve">Euler’s number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del w:id="113" w:author="PR Preview" w:date="2026-01-01T00:00:00Z">
        <w:r>
          <w:rPr>
            <w:b/>
            <w:bCs/>
          </w:rPr>
          <w:delText xml:space="preserve">Definition 12 (Natural logarithm)</w:delText>
        </w:r>
      </w:del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For a real number</w:delText>
        </w:r>
      </w:del>
      <w:del w:id="11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&gt;</m:t>
        </m:r>
        <m:r>
          <m:t>0</m:t>
        </m:r>
      </m:oMath>
      <w:del w:id="117" w:author="PR Preview" w:date="2026-01-01T00:00:00Z">
        <w:r>
          <w:delText xml:space="preserve">,</w:delText>
        </w:r>
      </w:del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the</w:delText>
        </w:r>
      </w:del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rPr>
            <w:b/>
            <w:bCs/>
          </w:rPr>
          <w:delText xml:space="preserve">natural logarithm</w:delText>
        </w:r>
      </w:del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of</w:delText>
        </w:r>
      </w:del>
      <w:del w:id="124" w:author="PR Preview" w:date="2026-01-01T00:00:00Z">
        <w:r>
          <w:delText xml:space="preserve"> </w:delText>
        </w:r>
      </w:del>
      <m:oMath>
        <m:r>
          <m:t>a</m:t>
        </m:r>
      </m:oMath>
      <w:del w:id="125" w:author="PR Preview" w:date="2026-01-01T00:00:00Z">
        <w:r>
          <w:delText xml:space="preserve">, written</w:delText>
        </w:r>
      </w:del>
      <w:del w:id="126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del w:id="127" w:author="PR Preview" w:date="2026-01-01T00:00:00Z">
        <w:r>
          <w:delText xml:space="preserve">,</w:delText>
        </w:r>
      </w:del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is the real number</w:delText>
        </w:r>
      </w:del>
      <w:del w:id="130" w:author="PR Preview" w:date="2026-01-01T00:00:00Z">
        <w:r>
          <w:delText xml:space="preserve"> </w:delText>
        </w:r>
      </w:del>
      <m:oMath>
        <m:r>
          <m:t>y</m:t>
        </m:r>
      </m:oMath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with</w:delText>
        </w:r>
      </w:del>
      <w:del w:id="133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del w:id="134" w:author="PR Preview" w:date="2026-01-01T00:00:00Z">
        <w:r>
          <w:delText xml:space="preserve">.</w:delText>
        </w:r>
      </w:del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The exponential function takes each positive value at exactly one input,</w:delText>
        </w:r>
      </w:del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so there is exactly one such</w:delText>
        </w:r>
      </w:del>
      <w:del w:id="139" w:author="PR Preview" w:date="2026-01-01T00:00:00Z">
        <w:r>
          <w:delText xml:space="preserve"> </w:delText>
        </w:r>
      </w:del>
      <m:oMath>
        <m:r>
          <m:t>y</m:t>
        </m:r>
      </m:oMath>
      <w:del w:id="140" w:author="PR Preview" w:date="2026-01-01T00:00:00Z">
        <w:r>
          <w:delText xml:space="preserve">,</w:delText>
        </w:r>
      </w:del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and</w:delText>
        </w:r>
      </w:del>
      <w:del w:id="143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is the</w:delText>
        </w:r>
      </w:del>
      <w:del w:id="146" w:author="PR Preview" w:date="2026-01-01T00:00:00Z">
        <w:r>
          <w:delText xml:space="preserve"> </w:delText>
        </w:r>
      </w:del>
      <w:hyperlink r:id="rId47">
        <w:del w:id="147" w:author="PR Preview" w:date="2026-01-01T00:00:00Z">
          <w:r>
            <w:rPr>
              <w:rStyle w:val="Hyperlink"/>
            </w:rPr>
            <w:delText xml:space="preserve">inverse function</w:delText>
          </w:r>
        </w:del>
      </w:hyperlink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of</w:delText>
        </w:r>
      </w:del>
      <w:del w:id="150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</m:oMath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(</w:delText>
        </w:r>
      </w:del>
      <w:hyperlink w:anchor="def-exponential-function">
        <w:del w:id="153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154" w:author="PR Preview" w:date="2026-01-01T00:00:00Z">
        <w:r>
          <w:delText xml:space="preserve">).</w:delText>
        </w:r>
      </w:del>
    </w:p>
    <w:p>
      <w:pPr>
        <w:pStyle w:val="BodyText"/>
      </w:pPr>
      <w:del w:id="155" w:author="PR Preview" w:date="2026-01-01T00:00:00Z">
        <w:r>
          <w:rPr>
            <w:i/>
            <w:iCs/>
          </w:rPr>
          <w:delText xml:space="preserve">Remark 3</w:delText>
        </w:r>
      </w:del>
      <w:del w:id="156" w:author="PR Preview" w:date="2026-01-01T00:00:00Z">
        <w:r>
          <w:delText xml:space="preserve"> (Other notations for the natural logarithm). </w:delText>
        </w:r>
      </w:del>
      <w:del w:id="157" w:author="PR Preview" w:date="2026-01-01T00:00:00Z">
        <w:r>
          <w:delText xml:space="preserve">In these notes,</w:delText>
        </w:r>
      </w:del>
      <w:del w:id="158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is always the natural logarithm,</w:delText>
        </w:r>
      </w:del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delText xml:space="preserve">the logarithm with base</w:delText>
        </w:r>
      </w:del>
      <w:del w:id="163" w:author="PR Preview" w:date="2026-01-01T00:00:00Z">
        <w:r>
          <w:delText xml:space="preserve"> </w:delText>
        </w:r>
      </w:del>
      <m:oMath>
        <m:r>
          <m:t>e</m:t>
        </m:r>
      </m:oMath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(</w:delText>
        </w:r>
      </w:del>
      <w:hyperlink w:anchor="def-euler-number">
        <w:del w:id="166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167" w:author="PR Preview" w:date="2026-01-01T00:00:00Z">
        <w:r>
          <w:delText xml:space="preserve">).</w:delText>
        </w:r>
      </w:del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Some sources write</w:delText>
        </w:r>
      </w:del>
      <w:del w:id="170" w:author="PR Preview" w:date="2026-01-01T00:00:00Z">
        <w:r>
          <w:delText xml:space="preserve"> </w:delText>
        </w:r>
      </w:del>
      <m:oMath>
        <m:r>
          <m:rPr>
            <m:sty m:val="p"/>
          </m:rPr>
          <m:t>ln</m:t>
        </m:r>
        <m:r>
          <m:t>x</m:t>
        </m:r>
      </m:oMath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delText xml:space="preserve">for the natural logarithm</w:delText>
        </w:r>
      </w:del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and reserve</w:delText>
        </w:r>
      </w:del>
      <w:del w:id="175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x</m:t>
        </m:r>
      </m:oMath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for the logarithm with base 10.</w:delText>
        </w:r>
      </w:del>
    </w:p>
    <w:p>
      <w:pPr>
        <w:pStyle w:val="BodyText"/>
      </w:pPr>
      <w:ins w:id="178" w:author="PR Preview" w:date="2026-01-01T00:00:00Z">
        <w:r>
          <w:rPr>
            <w:b/>
            <w:bCs/>
          </w:rPr>
          <w:t xml:space="preserve">Definition 13 (Natural logarithm)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For a real number</w:t>
        </w:r>
      </w:ins>
      <w:ins w:id="18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182" w:author="PR Preview" w:date="2026-01-01T00:00:00Z">
        <w:r>
          <w:t xml:space="preserve">,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the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rPr>
            <w:b/>
            <w:bCs/>
          </w:rPr>
          <w:t xml:space="preserve">natural logarithm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of</w:t>
        </w:r>
      </w:ins>
      <w:ins w:id="189" w:author="PR Preview" w:date="2026-01-01T00:00:00Z">
        <w:r>
          <w:t xml:space="preserve"> </w:t>
        </w:r>
      </w:ins>
      <m:oMath>
        <m:r>
          <m:t>a</m:t>
        </m:r>
      </m:oMath>
      <w:ins w:id="190" w:author="PR Preview" w:date="2026-01-01T00:00:00Z">
        <w:r>
          <w:t xml:space="preserve">, written</w:t>
        </w:r>
      </w:ins>
      <w:ins w:id="191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ins w:id="192" w:author="PR Preview" w:date="2026-01-01T00:00:00Z">
        <w:r>
          <w:t xml:space="preserve">,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is the real number</w:t>
        </w:r>
      </w:ins>
      <w:ins w:id="195" w:author="PR Preview" w:date="2026-01-01T00:00:00Z">
        <w:r>
          <w:t xml:space="preserve"> </w:t>
        </w:r>
      </w:ins>
      <m:oMath>
        <m:r>
          <m:t>y</m:t>
        </m:r>
      </m:oMath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with</w:t>
        </w:r>
      </w:ins>
      <w:ins w:id="198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ins w:id="199" w:author="PR Preview" w:date="2026-01-01T00:00:00Z">
        <w:r>
          <w:t xml:space="preserve">.</w:t>
        </w:r>
      </w:ins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The exponential function takes each positive value at exactly one input,</w:t>
        </w:r>
      </w:ins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so there is exactly one such</w:t>
        </w:r>
      </w:ins>
      <w:ins w:id="204" w:author="PR Preview" w:date="2026-01-01T00:00:00Z">
        <w:r>
          <w:t xml:space="preserve"> </w:t>
        </w:r>
      </w:ins>
      <m:oMath>
        <m:r>
          <m:t>y</m:t>
        </m:r>
      </m:oMath>
      <w:ins w:id="205" w:author="PR Preview" w:date="2026-01-01T00:00:00Z">
        <w:r>
          <w:t xml:space="preserve">,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and</w:t>
        </w:r>
      </w:ins>
      <w:ins w:id="208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is the</w:t>
        </w:r>
      </w:ins>
      <w:ins w:id="211" w:author="PR Preview" w:date="2026-01-01T00:00:00Z">
        <w:r>
          <w:t xml:space="preserve"> </w:t>
        </w:r>
      </w:ins>
      <w:hyperlink r:id="rId47">
        <w:ins w:id="212" w:author="PR Preview" w:date="2026-01-01T00:00:00Z">
          <w:r>
            <w:rPr>
              <w:rStyle w:val="Hyperlink"/>
            </w:rPr>
            <w:t xml:space="preserve">inverse function</w:t>
          </w:r>
        </w:ins>
      </w:hyperlink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of</w:t>
        </w:r>
      </w:ins>
      <w:ins w:id="215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</m:oMath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(</w:t>
        </w:r>
      </w:ins>
      <w:hyperlink w:anchor="def-exponential-function">
        <w:ins w:id="218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219" w:author="PR Preview" w:date="2026-01-01T00:00:00Z">
        <w:r>
          <w:t xml:space="preserve">).</w:t>
        </w:r>
      </w:ins>
    </w:p>
    <w:bookmarkEnd w:id="48"/>
    <w:bookmarkStart w:id="49" w:name="rem-log-notation"/>
    <w:p>
      <w:pPr>
        <w:pStyle w:val="BodyText"/>
      </w:pPr>
      <w:ins w:id="220" w:author="PR Preview" w:date="2026-01-01T00:00:00Z">
        <w:r>
          <w:rPr>
            <w:i/>
            <w:iCs/>
          </w:rPr>
          <w:t xml:space="preserve">Remark 3</w:t>
        </w:r>
      </w:ins>
      <w:ins w:id="221" w:author="PR Preview" w:date="2026-01-01T00:00:00Z">
        <w:r>
          <w:t xml:space="preserve"> (Other notations for the natural logarithm). </w:t>
        </w:r>
      </w:ins>
      <w:ins w:id="222" w:author="PR Preview" w:date="2026-01-01T00:00:00Z">
        <w:r>
          <w:t xml:space="preserve">In these notes,</w:t>
        </w:r>
      </w:ins>
      <w:ins w:id="223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is always the natural logarithm,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the logarithm with base</w:t>
        </w:r>
      </w:ins>
      <w:ins w:id="228" w:author="PR Preview" w:date="2026-01-01T00:00:00Z">
        <w:r>
          <w:t xml:space="preserve"> </w:t>
        </w:r>
      </w:ins>
      <m:oMath>
        <m:r>
          <m:t>e</m:t>
        </m:r>
      </m:oMath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(</w:t>
        </w:r>
      </w:ins>
      <w:hyperlink w:anchor="def-euler-number">
        <w:ins w:id="231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232" w:author="PR Preview" w:date="2026-01-01T00:00:00Z">
        <w:r>
          <w:t xml:space="preserve">).</w:t>
        </w:r>
      </w:ins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Some sources write</w:t>
        </w:r>
      </w:ins>
      <w:ins w:id="235" w:author="PR Preview" w:date="2026-01-01T00:00:00Z">
        <w:r>
          <w:t xml:space="preserve"> </w:t>
        </w:r>
      </w:ins>
      <m:oMath>
        <m:r>
          <m:rPr>
            <m:sty m:val="p"/>
          </m:rPr>
          <m:t>ln</m:t>
        </m:r>
        <m:r>
          <m:t>x</m:t>
        </m:r>
      </m:oMath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for the natural logarithm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and reserve</w:t>
        </w:r>
      </w:ins>
      <w:ins w:id="240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x</m:t>
        </m:r>
      </m:oMath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for the logarithm with base 10.</w:t>
        </w:r>
      </w:ins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243" w:author="PR Preview" w:date="2026-01-01T00:00:00Z">
        <w:r>
          <w:delText xml:space="preserve">, because</w:delText>
        </w:r>
      </w:del>
      <w:del w:id="244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(</w:delText>
        </w:r>
      </w:del>
      <w:hyperlink w:anchor="def-euler-number">
        <w:del w:id="247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248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249" w:author="PR Preview" w:date="2026-01-01T00:00:00Z">
        <w:r>
          <w:t xml:space="preserve">, because</w:t>
        </w:r>
      </w:ins>
      <w:ins w:id="250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(</w:t>
        </w:r>
      </w:ins>
      <w:hyperlink w:anchor="def-euler-number">
        <w:ins w:id="253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254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del w:id="255" w:author="PR Preview" w:date="2026-01-01T00:00:00Z">
        <w:r>
          <w:rPr>
            <w:b/>
            <w:bCs/>
          </w:rPr>
          <w:delText xml:space="preserve">Definition 13 (Power with a real exponent)</w:delText>
        </w:r>
      </w:del>
      <w:del w:id="256" w:author="PR Preview" w:date="2026-01-01T00:00:00Z">
        <w:r>
          <w:delText xml:space="preserve"> </w:delText>
        </w:r>
      </w:del>
      <w:del w:id="257" w:author="PR Preview" w:date="2026-01-01T00:00:00Z">
        <w:r>
          <w:delText xml:space="preserve">For a real number</w:delText>
        </w:r>
      </w:del>
      <w:del w:id="25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&gt;</m:t>
        </m:r>
        <m:r>
          <m:t>0</m:t>
        </m:r>
      </m:oMath>
      <w:del w:id="259" w:author="PR Preview" w:date="2026-01-01T00:00:00Z">
        <w:r>
          <w:delText xml:space="preserve"> </w:delText>
        </w:r>
      </w:del>
      <w:del w:id="260" w:author="PR Preview" w:date="2026-01-01T00:00:00Z">
        <w:r>
          <w:delText xml:space="preserve">and a real number</w:delText>
        </w:r>
      </w:del>
      <w:del w:id="261" w:author="PR Preview" w:date="2026-01-01T00:00:00Z">
        <w:r>
          <w:delText xml:space="preserve"> </w:delText>
        </w:r>
      </w:del>
      <m:oMath>
        <m:r>
          <m:t>b</m:t>
        </m:r>
      </m:oMath>
      <w:del w:id="262" w:author="PR Preview" w:date="2026-01-01T00:00:00Z">
        <w:r>
          <w:delText xml:space="preserve">,</w:delText>
        </w:r>
      </w:del>
    </w:p>
    <w:p>
      <w:pPr>
        <w:pStyle w:val="FirstParagraph"/>
      </w:pPr>
      <w:ins w:id="263" w:author="PR Preview" w:date="2026-01-01T00:00:00Z">
        <w:r>
          <w:rPr>
            <w:b/>
            <w:bCs/>
          </w:rPr>
          <w:t xml:space="preserve">Definition 14 (Power with a real exponent)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For a real number</w:t>
        </w:r>
      </w:ins>
      <w:ins w:id="26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and a real number</w:t>
        </w:r>
      </w:ins>
      <w:ins w:id="269" w:author="PR Preview" w:date="2026-01-01T00:00:00Z">
        <w:r>
          <w:t xml:space="preserve"> </w:t>
        </w:r>
      </w:ins>
      <m:oMath>
        <m:r>
          <m:t>b</m:t>
        </m:r>
      </m:oMath>
      <w:ins w:id="27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71" w:author="PR Preview" w:date="2026-01-01T00:00:00Z">
        <w:r>
          <w:delText xml:space="preserve">When</w:delText>
        </w:r>
      </w:del>
      <w:del w:id="272" w:author="PR Preview" w:date="2026-01-01T00:00:00Z">
        <w:r>
          <w:delText xml:space="preserve"> </w:delText>
        </w:r>
      </w:del>
      <m:oMath>
        <m:r>
          <m:t>b</m:t>
        </m:r>
      </m:oMath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delText xml:space="preserve">is an integer, this agrees with</w:delText>
        </w:r>
      </w:del>
      <w:del w:id="275" w:author="PR Preview" w:date="2026-01-01T00:00:00Z">
        <w:r>
          <w:delText xml:space="preserve"> </w:delText>
        </w:r>
      </w:del>
      <w:hyperlink r:id="rId51">
        <w:del w:id="276" w:author="PR Preview" w:date="2026-01-01T00:00:00Z">
          <w:r>
            <w:rPr>
              <w:rStyle w:val="Hyperlink"/>
            </w:rPr>
            <w:delText xml:space="preserve">Definition 4 in Equalities, Inequalities and Minimizers</w:delText>
          </w:r>
        </w:del>
      </w:hyperlink>
      <w:del w:id="277" w:author="PR Preview" w:date="2026-01-01T00:00:00Z">
        <w:r>
          <w:delText xml:space="preserve">.</w:delText>
        </w:r>
      </w:del>
    </w:p>
    <w:p>
      <w:pPr>
        <w:pStyle w:val="FirstParagraph"/>
      </w:pPr>
      <w:ins w:id="278" w:author="PR Preview" w:date="2026-01-01T00:00:00Z">
        <w:r>
          <w:t xml:space="preserve">When</w:t>
        </w:r>
      </w:ins>
      <w:ins w:id="279" w:author="PR Preview" w:date="2026-01-01T00:00:00Z">
        <w:r>
          <w:t xml:space="preserve"> </w:t>
        </w:r>
      </w:ins>
      <m:oMath>
        <m:r>
          <m:t>b</m:t>
        </m:r>
      </m:oMath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is an integer, this agrees with</w:t>
        </w:r>
      </w:ins>
      <w:ins w:id="282" w:author="PR Preview" w:date="2026-01-01T00:00:00Z">
        <w:r>
          <w:t xml:space="preserve"> </w:t>
        </w:r>
      </w:ins>
      <w:hyperlink r:id="rId51">
        <w:ins w:id="283" w:author="PR Preview" w:date="2026-01-01T00:00:00Z">
          <w:r>
            <w:rPr>
              <w:rStyle w:val="Hyperlink"/>
            </w:rPr>
            <w:t xml:space="preserve">Definition 4 in Equalities, Inequalities and Minimizers</w:t>
          </w:r>
        </w:ins>
      </w:hyperlink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and</w:t>
        </w:r>
      </w:ins>
      <w:ins w:id="286" w:author="PR Preview" w:date="2026-01-01T00:00:00Z">
        <w:r>
          <w:t xml:space="preserve"> </w:t>
        </w:r>
      </w:ins>
      <w:hyperlink r:id="rId52">
        <w:ins w:id="287" w:author="PR Preview" w:date="2026-01-01T00:00:00Z">
          <w:r>
            <w:rPr>
              <w:rStyle w:val="Hyperlink"/>
            </w:rPr>
            <w:t xml:space="preserve">Definition 5 in Equalities, Inequalities and Minimizers</w:t>
          </w:r>
        </w:ins>
      </w:hyperlink>
      <w:ins w:id="288" w:author="PR Preview" w:date="2026-01-01T00:00:00Z">
        <w:r>
          <w:t xml:space="preserve">.</w:t>
        </w:r>
      </w:ins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del w:id="289" w:author="PR Preview" w:date="2026-01-01T00:00:00Z">
        <w:r>
          <w:delText xml:space="preserve">,</w:delText>
        </w:r>
      </w:del>
      <w:del w:id="290" w:author="PR Preview" w:date="2026-01-01T00:00:00Z">
        <w:r>
          <w:delText xml:space="preserve"> </w:delText>
        </w:r>
      </w:del>
      <w:del w:id="291" w:author="PR Preview" w:date="2026-01-01T00:00:00Z">
        <w:r>
          <w:delText xml:space="preserve">which is</w:delText>
        </w:r>
      </w:del>
      <w:del w:id="292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2</m:t>
            </m:r>
          </m:e>
        </m:rad>
      </m:oMath>
      <w:del w:id="293" w:author="PR Preview" w:date="2026-01-01T00:00:00Z">
        <w:r>
          <w:delText xml:space="preserve"> </w:delText>
        </w:r>
      </w:del>
      <w:del w:id="294" w:author="PR Preview" w:date="2026-01-01T00:00:00Z">
        <w:r>
          <w:delText xml:space="preserve">(</w:delText>
        </w:r>
      </w:del>
      <w:hyperlink r:id="rId54">
        <w:del w:id="295" w:author="PR Preview" w:date="2026-01-01T00:00:00Z">
          <w:r>
            <w:rPr>
              <w:rStyle w:val="Hyperlink"/>
            </w:rPr>
            <w:delText xml:space="preserve">Definition 5 in Equalities, Inequalities and Minimizers</w:delText>
          </w:r>
        </w:del>
      </w:hyperlink>
      <w:del w:id="296" w:author="PR Preview" w:date="2026-01-01T00:00:00Z">
        <w:r>
          <w:delText xml:space="preserve">).</w:delText>
        </w:r>
      </w:del>
    </w:p>
    <w:p>
      <w:pPr>
        <w:numPr>
          <w:ilvl w:val="0"/>
          <w:numId w:val="1010"/>
        </w:numPr>
      </w:pPr>
      <w:del w:id="297" w:author="PR Preview" w:date="2026-01-01T00:00:00Z">
        <w:r>
          <w:delText xml:space="preserve">For every real</w:delText>
        </w:r>
      </w:del>
      <w:del w:id="298" w:author="PR Preview" w:date="2026-01-01T00:00:00Z">
        <w:r>
          <w:delText xml:space="preserve"> </w:delText>
        </w:r>
      </w:del>
      <m:oMath>
        <m:r>
          <m:t>x</m:t>
        </m:r>
      </m:oMath>
      <w:del w:id="299" w:author="PR Preview" w:date="2026-01-01T00:00:00Z">
        <w:r>
          <w:delText xml:space="preserve">, with base</w:delText>
        </w:r>
      </w:del>
      <w:del w:id="300" w:author="PR Preview" w:date="2026-01-01T00:00:00Z">
        <w:r>
          <w:delText xml:space="preserve"> </w:delText>
        </w:r>
      </w:del>
      <m:oMath>
        <m:r>
          <m:t>e</m:t>
        </m:r>
      </m:oMath>
      <w:del w:id="301" w:author="PR Preview" w:date="2026-01-01T00:00:00Z">
        <w:r>
          <w:delText xml:space="preserve"> </w:delText>
        </w:r>
      </w:del>
      <w:del w:id="302" w:author="PR Preview" w:date="2026-01-01T00:00:00Z">
        <w:r>
          <w:delText xml:space="preserve">(</w:delText>
        </w:r>
      </w:del>
      <w:hyperlink w:anchor="def-euler-number">
        <w:del w:id="303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304" w:author="PR Preview" w:date="2026-01-01T00:00:00Z">
        <w:r>
          <w:delText xml:space="preserve">):</w:delText>
        </w:r>
      </w:del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ins w:id="305" w:author="PR Preview" w:date="2026-01-01T00:00:00Z">
        <w:r>
          <w:t xml:space="preserve">,</w:t>
        </w:r>
      </w:ins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which is</w:t>
        </w:r>
      </w:ins>
      <w:ins w:id="308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2</m:t>
            </m:r>
          </m:e>
        </m:rad>
      </m:oMath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(</w:t>
        </w:r>
      </w:ins>
      <w:hyperlink r:id="rId54">
        <w:ins w:id="311" w:author="PR Preview" w:date="2026-01-01T00:00:00Z">
          <w:r>
            <w:rPr>
              <w:rStyle w:val="Hyperlink"/>
            </w:rPr>
            <w:t xml:space="preserve">Definition 6 in Equalities, Inequalities and Minimizers</w:t>
          </w:r>
        </w:ins>
      </w:hyperlink>
      <w:ins w:id="312" w:author="PR Preview" w:date="2026-01-01T00:00:00Z">
        <w:r>
          <w:t xml:space="preserve">).</w:t>
        </w:r>
      </w:ins>
    </w:p>
    <w:p>
      <w:pPr>
        <w:numPr>
          <w:ilvl w:val="0"/>
          <w:numId w:val="1010"/>
        </w:numPr>
      </w:pPr>
      <w:ins w:id="313" w:author="PR Preview" w:date="2026-01-01T00:00:00Z">
        <w:r>
          <w:t xml:space="preserve">For every real</w:t>
        </w:r>
      </w:ins>
      <w:ins w:id="314" w:author="PR Preview" w:date="2026-01-01T00:00:00Z">
        <w:r>
          <w:t xml:space="preserve"> </w:t>
        </w:r>
      </w:ins>
      <m:oMath>
        <m:r>
          <m:t>x</m:t>
        </m:r>
      </m:oMath>
      <w:ins w:id="315" w:author="PR Preview" w:date="2026-01-01T00:00:00Z">
        <w:r>
          <w:t xml:space="preserve">, with base</w:t>
        </w:r>
      </w:ins>
      <w:ins w:id="316" w:author="PR Preview" w:date="2026-01-01T00:00:00Z">
        <w:r>
          <w:t xml:space="preserve"> </w:t>
        </w:r>
      </w:ins>
      <m:oMath>
        <m:r>
          <m:t>e</m:t>
        </m:r>
      </m:oMath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(</w:t>
        </w:r>
      </w:ins>
      <w:hyperlink w:anchor="def-euler-number">
        <w:ins w:id="319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320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del w:id="321" w:author="PR Preview" w:date="2026-01-01T00:00:00Z">
        <w:r>
          <w:rPr>
            <w:b/>
            <w:bCs/>
          </w:rPr>
          <w:delText xml:space="preserve">Definition 14 (Real powers of zero and of negative numbers)</w:delText>
        </w:r>
      </w:del>
      <w:del w:id="322" w:author="PR Preview" w:date="2026-01-01T00:00:00Z">
        <w:r>
          <w:delText xml:space="preserve"> </w:delText>
        </w:r>
      </w:del>
      <w:hyperlink r:id="rId51">
        <w:del w:id="323" w:author="PR Preview" w:date="2026-01-01T00:00:00Z">
          <w:r>
            <w:rPr>
              <w:rStyle w:val="Hyperlink"/>
            </w:rPr>
            <w:delText xml:space="preserve">Definition 4 in Equalities, Inequalities and Minimizers</w:delText>
          </w:r>
        </w:del>
      </w:hyperlink>
      <w:del w:id="324" w:author="PR Preview" w:date="2026-01-01T00:00:00Z">
        <w:r>
          <w:delText xml:space="preserve"> </w:delText>
        </w:r>
      </w:del>
      <w:del w:id="325" w:author="PR Preview" w:date="2026-01-01T00:00:00Z">
        <w:r>
          <w:delText xml:space="preserve">and</w:delText>
        </w:r>
      </w:del>
      <w:del w:id="326" w:author="PR Preview" w:date="2026-01-01T00:00:00Z">
        <w:r>
          <w:delText xml:space="preserve"> </w:delText>
        </w:r>
      </w:del>
      <w:hyperlink w:anchor="def-real-power">
        <w:del w:id="327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328" w:author="PR Preview" w:date="2026-01-01T00:00:00Z">
        <w:r>
          <w:delText xml:space="preserve"> </w:delText>
        </w:r>
      </w:del>
      <w:del w:id="329" w:author="PR Preview" w:date="2026-01-01T00:00:00Z">
        <w:r>
          <w:delText xml:space="preserve">leave some powers</w:delText>
        </w:r>
      </w:del>
      <w:del w:id="330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</m:oMath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delText xml:space="preserve">with</w:delText>
        </w:r>
      </w:del>
      <w:del w:id="333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≤</m:t>
        </m:r>
        <m:r>
          <m:t>0</m:t>
        </m:r>
      </m:oMath>
      <w:del w:id="334" w:author="PR Preview" w:date="2026-01-01T00:00:00Z">
        <w:r>
          <w:delText xml:space="preserve"> </w:delText>
        </w:r>
      </w:del>
      <w:del w:id="335" w:author="PR Preview" w:date="2026-01-01T00:00:00Z">
        <w:r>
          <w:delText xml:space="preserve">unassigned.</w:delText>
        </w:r>
      </w:del>
      <w:del w:id="336" w:author="PR Preview" w:date="2026-01-01T00:00:00Z">
        <w:r>
          <w:delText xml:space="preserve"> </w:delText>
        </w:r>
      </w:del>
      <w:del w:id="337" w:author="PR Preview" w:date="2026-01-01T00:00:00Z">
        <w:r>
          <w:delText xml:space="preserve">We complete them as follows.</w:delText>
        </w:r>
      </w:del>
    </w:p>
    <w:p>
      <w:pPr>
        <w:pStyle w:val="FirstParagraph"/>
      </w:pPr>
      <w:ins w:id="338" w:author="PR Preview" w:date="2026-01-01T00:00:00Z">
        <w:r>
          <w:rPr>
            <w:b/>
            <w:bCs/>
          </w:rPr>
          <w:t xml:space="preserve">Definition 15 (Real powers of zero and of negative numbers)</w:t>
        </w:r>
      </w:ins>
      <w:ins w:id="339" w:author="PR Preview" w:date="2026-01-01T00:00:00Z">
        <w:r>
          <w:t xml:space="preserve"> </w:t>
        </w:r>
      </w:ins>
      <w:hyperlink r:id="rId51">
        <w:ins w:id="340" w:author="PR Preview" w:date="2026-01-01T00:00:00Z">
          <w:r>
            <w:rPr>
              <w:rStyle w:val="Hyperlink"/>
            </w:rPr>
            <w:t xml:space="preserve">Definition 4 in Equalities, Inequalities and Minimizers</w:t>
          </w:r>
        </w:ins>
      </w:hyperlink>
      <w:ins w:id="341" w:author="PR Preview" w:date="2026-01-01T00:00:00Z">
        <w:r>
          <w:t xml:space="preserve">,</w:t>
        </w:r>
      </w:ins>
      <w:ins w:id="342" w:author="PR Preview" w:date="2026-01-01T00:00:00Z">
        <w:r>
          <w:t xml:space="preserve"> </w:t>
        </w:r>
      </w:ins>
      <w:hyperlink r:id="rId52">
        <w:ins w:id="343" w:author="PR Preview" w:date="2026-01-01T00:00:00Z">
          <w:r>
            <w:rPr>
              <w:rStyle w:val="Hyperlink"/>
            </w:rPr>
            <w:t xml:space="preserve">Definition 5 in Equalities, Inequalities and Minimizers</w:t>
          </w:r>
        </w:ins>
      </w:hyperlink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and</w:t>
        </w:r>
      </w:ins>
      <w:ins w:id="346" w:author="PR Preview" w:date="2026-01-01T00:00:00Z">
        <w:r>
          <w:t xml:space="preserve"> </w:t>
        </w:r>
      </w:ins>
      <w:hyperlink w:anchor="def-real-power">
        <w:ins w:id="347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leave some powers</w:t>
        </w:r>
      </w:ins>
      <w:ins w:id="350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</m:oMath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with</w:t>
        </w:r>
      </w:ins>
      <w:ins w:id="353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≤</m:t>
        </m:r>
        <m:r>
          <m:t>0</m:t>
        </m:r>
      </m:oMath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unassigned.</w:t>
        </w:r>
      </w:ins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We complete them as follows.</w:t>
        </w:r>
      </w:ins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del w:id="358" w:author="PR Preview" w:date="2026-01-01T00:00:00Z">
        <w:r>
          <w:delText xml:space="preserve">For</w:delText>
        </w:r>
      </w:del>
      <w:del w:id="359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&lt;</m:t>
        </m:r>
        <m:r>
          <m:t>0</m:t>
        </m:r>
      </m:oMath>
      <w:del w:id="360" w:author="PR Preview" w:date="2026-01-01T00:00:00Z">
        <w:r>
          <w:delText xml:space="preserve">,</w:delText>
        </w:r>
      </w:del>
      <w:del w:id="361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</m:oMath>
      <w:del w:id="362" w:author="PR Preview" w:date="2026-01-01T00:00:00Z">
        <w:r>
          <w:delText xml:space="preserve"> </w:delText>
        </w:r>
      </w:del>
      <w:del w:id="363" w:author="PR Preview" w:date="2026-01-01T00:00:00Z">
        <w:r>
          <w:delText xml:space="preserve">is defined only when</w:delText>
        </w:r>
      </w:del>
      <w:del w:id="364" w:author="PR Preview" w:date="2026-01-01T00:00:00Z">
        <w:r>
          <w:delText xml:space="preserve"> </w:delText>
        </w:r>
      </w:del>
      <m:oMath>
        <m:r>
          <m:t>c</m:t>
        </m:r>
      </m:oMath>
      <w:del w:id="365" w:author="PR Preview" w:date="2026-01-01T00:00:00Z">
        <w:r>
          <w:delText xml:space="preserve"> </w:delText>
        </w:r>
      </w:del>
      <w:del w:id="366" w:author="PR Preview" w:date="2026-01-01T00:00:00Z">
        <w:r>
          <w:delText xml:space="preserve">is an</w:delText>
        </w:r>
      </w:del>
      <w:del w:id="367" w:author="PR Preview" w:date="2026-01-01T00:00:00Z">
        <w:r>
          <w:delText xml:space="preserve"> </w:delText>
        </w:r>
      </w:del>
      <w:hyperlink r:id="rId56">
        <w:del w:id="368" w:author="PR Preview" w:date="2026-01-01T00:00:00Z">
          <w:r>
            <w:rPr>
              <w:rStyle w:val="Hyperlink"/>
            </w:rPr>
            <w:delText xml:space="preserve">integer</w:delText>
          </w:r>
        </w:del>
      </w:hyperlink>
      <w:del w:id="369" w:author="PR Preview" w:date="2026-01-01T00:00:00Z">
        <w:r>
          <w:delText xml:space="preserve">,</w:delText>
        </w:r>
      </w:del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delText xml:space="preserve">by</w:delText>
        </w:r>
      </w:del>
      <w:del w:id="372" w:author="PR Preview" w:date="2026-01-01T00:00:00Z">
        <w:r>
          <w:delText xml:space="preserve"> </w:delText>
        </w:r>
      </w:del>
      <w:hyperlink r:id="rId51">
        <w:del w:id="373" w:author="PR Preview" w:date="2026-01-01T00:00:00Z">
          <w:r>
            <w:rPr>
              <w:rStyle w:val="Hyperlink"/>
            </w:rPr>
            <w:delText xml:space="preserve">Definition 4 in Equalities, Inequalities and Minimizers</w:delText>
          </w:r>
        </w:del>
      </w:hyperlink>
      <w:del w:id="374" w:author="PR Preview" w:date="2026-01-01T00:00:00Z">
        <w:r>
          <w:delText xml:space="preserve">;</w:delText>
        </w:r>
      </w:del>
      <w:del w:id="375" w:author="PR Preview" w:date="2026-01-01T00:00:00Z">
        <w:r>
          <w:delText xml:space="preserve"> </w:delText>
        </w:r>
      </w:del>
      <w:del w:id="376" w:author="PR Preview" w:date="2026-01-01T00:00:00Z">
        <w:r>
          <w:delText xml:space="preserve">for</w:delText>
        </w:r>
      </w:del>
      <w:del w:id="377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&lt;</m:t>
        </m:r>
        <m:r>
          <m:t>0</m:t>
        </m:r>
      </m:oMath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and a non-integer</w:delText>
        </w:r>
      </w:del>
      <w:del w:id="380" w:author="PR Preview" w:date="2026-01-01T00:00:00Z">
        <w:r>
          <w:delText xml:space="preserve"> </w:delText>
        </w:r>
      </w:del>
      <m:oMath>
        <m:r>
          <m:t>c</m:t>
        </m:r>
      </m:oMath>
      <w:del w:id="381" w:author="PR Preview" w:date="2026-01-01T00:00:00Z">
        <w:r>
          <w:delText xml:space="preserve">,</w:delText>
        </w:r>
      </w:del>
      <w:del w:id="382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</m:oMath>
      <w:del w:id="383" w:author="PR Preview" w:date="2026-01-01T00:00:00Z">
        <w:r>
          <w:delText xml:space="preserve"> </w:delText>
        </w:r>
      </w:del>
      <w:del w:id="384" w:author="PR Preview" w:date="2026-01-01T00:00:00Z">
        <w:r>
          <w:delText xml:space="preserve">is undefined.</w:delText>
        </w:r>
      </w:del>
    </w:p>
    <w:p>
      <w:pPr>
        <w:pStyle w:val="Compact"/>
        <w:numPr>
          <w:ilvl w:val="0"/>
          <w:numId w:val="1011"/>
        </w:numPr>
      </w:pPr>
      <w:ins w:id="385" w:author="PR Preview" w:date="2026-01-01T00:00:00Z">
        <w:r>
          <w:t xml:space="preserve">For</w:t>
        </w:r>
      </w:ins>
      <w:ins w:id="38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&lt;</m:t>
        </m:r>
        <m:r>
          <m:t>0</m:t>
        </m:r>
      </m:oMath>
      <w:ins w:id="387" w:author="PR Preview" w:date="2026-01-01T00:00:00Z">
        <w:r>
          <w:t xml:space="preserve">,</w:t>
        </w:r>
      </w:ins>
      <w:ins w:id="388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</m:oMath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is defined only when</w:t>
        </w:r>
      </w:ins>
      <w:ins w:id="391" w:author="PR Preview" w:date="2026-01-01T00:00:00Z">
        <w:r>
          <w:t xml:space="preserve"> </w:t>
        </w:r>
      </w:ins>
      <m:oMath>
        <m:r>
          <m:t>c</m:t>
        </m:r>
      </m:oMath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is an</w:t>
        </w:r>
      </w:ins>
      <w:ins w:id="394" w:author="PR Preview" w:date="2026-01-01T00:00:00Z">
        <w:r>
          <w:t xml:space="preserve"> </w:t>
        </w:r>
      </w:ins>
      <w:hyperlink r:id="rId56">
        <w:ins w:id="395" w:author="PR Preview" w:date="2026-01-01T00:00:00Z">
          <w:r>
            <w:rPr>
              <w:rStyle w:val="Hyperlink"/>
            </w:rPr>
            <w:t xml:space="preserve">integer</w:t>
          </w:r>
        </w:ins>
      </w:hyperlink>
      <w:ins w:id="396" w:author="PR Preview" w:date="2026-01-01T00:00:00Z">
        <w:r>
          <w:t xml:space="preserve">,</w:t>
        </w:r>
      </w:ins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by</w:t>
        </w:r>
      </w:ins>
      <w:ins w:id="399" w:author="PR Preview" w:date="2026-01-01T00:00:00Z">
        <w:r>
          <w:t xml:space="preserve"> </w:t>
        </w:r>
      </w:ins>
      <w:hyperlink r:id="rId51">
        <w:ins w:id="400" w:author="PR Preview" w:date="2026-01-01T00:00:00Z">
          <w:r>
            <w:rPr>
              <w:rStyle w:val="Hyperlink"/>
            </w:rPr>
            <w:t xml:space="preserve">Definition 4 in Equalities, Inequalities and Minimizers</w:t>
          </w:r>
        </w:ins>
      </w:hyperlink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and</w:t>
        </w:r>
      </w:ins>
      <w:ins w:id="403" w:author="PR Preview" w:date="2026-01-01T00:00:00Z">
        <w:r>
          <w:t xml:space="preserve"> </w:t>
        </w:r>
      </w:ins>
      <w:hyperlink r:id="rId52">
        <w:ins w:id="404" w:author="PR Preview" w:date="2026-01-01T00:00:00Z">
          <w:r>
            <w:rPr>
              <w:rStyle w:val="Hyperlink"/>
            </w:rPr>
            <w:t xml:space="preserve">Definition 5 in Equalities, Inequalities and Minimizers</w:t>
          </w:r>
        </w:ins>
      </w:hyperlink>
      <w:ins w:id="405" w:author="PR Preview" w:date="2026-01-01T00:00:00Z">
        <w:r>
          <w:t xml:space="preserve">;</w:t>
        </w:r>
      </w:ins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for</w:t>
        </w:r>
      </w:ins>
      <w:ins w:id="40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&lt;</m:t>
        </m:r>
        <m:r>
          <m:t>0</m:t>
        </m:r>
      </m:oMath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and a non-integer</w:t>
        </w:r>
      </w:ins>
      <w:ins w:id="411" w:author="PR Preview" w:date="2026-01-01T00:00:00Z">
        <w:r>
          <w:t xml:space="preserve"> </w:t>
        </w:r>
      </w:ins>
      <m:oMath>
        <m:r>
          <m:t>c</m:t>
        </m:r>
      </m:oMath>
      <w:ins w:id="412" w:author="PR Preview" w:date="2026-01-01T00:00:00Z">
        <w:r>
          <w:t xml:space="preserve">,</w:t>
        </w:r>
      </w:ins>
      <w:ins w:id="413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</m:oMath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is undefined.</w:t>
        </w:r>
      </w:ins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del w:id="416" w:author="PR Preview" w:date="2026-01-01T00:00:00Z">
        <w:r>
          <w:delText xml:space="preserve">, which agrees with</w:delText>
        </w:r>
      </w:del>
      <w:del w:id="417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del w:id="418" w:author="PR Preview" w:date="2026-01-01T00:00:00Z">
        <w:r>
          <w:delText xml:space="preserve"> </w:delText>
        </w:r>
      </w:del>
      <w:del w:id="419" w:author="PR Preview" w:date="2026-01-01T00:00:00Z">
        <w:r>
          <w:delText xml:space="preserve">(</w:delText>
        </w:r>
      </w:del>
      <w:hyperlink r:id="rId54">
        <w:del w:id="420" w:author="PR Preview" w:date="2026-01-01T00:00:00Z">
          <w:r>
            <w:rPr>
              <w:rStyle w:val="Hyperlink"/>
            </w:rPr>
            <w:delText xml:space="preserve">Definition 5 in Equalities, Inequalities and Minimizers</w:delText>
          </w:r>
        </w:del>
      </w:hyperlink>
      <w:del w:id="421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ins w:id="422" w:author="PR Preview" w:date="2026-01-01T00:00:00Z">
        <w:r>
          <w:t xml:space="preserve">, which agrees with</w:t>
        </w:r>
      </w:ins>
      <w:ins w:id="423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(</w:t>
        </w:r>
      </w:ins>
      <w:hyperlink r:id="rId54">
        <w:ins w:id="426" w:author="PR Preview" w:date="2026-01-01T00:00:00Z">
          <w:r>
            <w:rPr>
              <w:rStyle w:val="Hyperlink"/>
            </w:rPr>
            <w:t xml:space="preserve">Definition 6 in Equalities, Inequalities and Minimizers</w:t>
          </w:r>
        </w:ins>
      </w:hyperlink>
      <w:ins w:id="427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del w:id="428" w:author="PR Preview" w:date="2026-01-01T00:00:00Z">
        <w:r>
          <w:rPr>
            <w:b/>
            <w:bCs/>
          </w:rPr>
          <w:delText xml:space="preserve">Definition 15 (Contour line)</w:delText>
        </w:r>
      </w:del>
      <w:del w:id="429" w:author="PR Preview" w:date="2026-01-01T00:00:00Z">
        <w:r>
          <w:delText xml:space="preserve"> </w:delText>
        </w:r>
      </w:del>
      <w:del w:id="430" w:author="PR Preview" w:date="2026-01-01T00:00:00Z">
        <w:r>
          <w:delText xml:space="preserve">For a function</w:delText>
        </w:r>
      </w:del>
      <w:del w:id="431" w:author="PR Preview" w:date="2026-01-01T00:00:00Z">
        <w:r>
          <w:delText xml:space="preserve"> </w:delText>
        </w:r>
      </w:del>
      <m:oMath>
        <m:r>
          <m:t>g</m:t>
        </m:r>
      </m:oMath>
      <w:del w:id="432" w:author="PR Preview" w:date="2026-01-01T00:00:00Z">
        <w:r>
          <w:delText xml:space="preserve"> </w:delText>
        </w:r>
      </w:del>
      <w:del w:id="433" w:author="PR Preview" w:date="2026-01-01T00:00:00Z">
        <w:r>
          <w:delText xml:space="preserve">of two real variables</w:delText>
        </w:r>
      </w:del>
      <w:del w:id="434" w:author="PR Preview" w:date="2026-01-01T00:00:00Z">
        <w:r>
          <w:delText xml:space="preserve"> </w:delText>
        </w:r>
      </w:del>
      <m:oMath>
        <m:r>
          <m:t>b</m:t>
        </m:r>
      </m:oMath>
      <w:del w:id="435" w:author="PR Preview" w:date="2026-01-01T00:00:00Z">
        <w:r>
          <w:delText xml:space="preserve"> </w:delText>
        </w:r>
      </w:del>
      <w:del w:id="436" w:author="PR Preview" w:date="2026-01-01T00:00:00Z">
        <w:r>
          <w:delText xml:space="preserve">and</w:delText>
        </w:r>
      </w:del>
      <w:del w:id="437" w:author="PR Preview" w:date="2026-01-01T00:00:00Z">
        <w:r>
          <w:delText xml:space="preserve"> </w:delText>
        </w:r>
      </w:del>
      <m:oMath>
        <m:r>
          <m:t>c</m:t>
        </m:r>
      </m:oMath>
      <w:del w:id="438" w:author="PR Preview" w:date="2026-01-01T00:00:00Z">
        <w:r>
          <w:delText xml:space="preserve"> </w:delText>
        </w:r>
      </w:del>
      <w:del w:id="439" w:author="PR Preview" w:date="2026-01-01T00:00:00Z">
        <w:r>
          <w:delText xml:space="preserve">and a number</w:delText>
        </w:r>
      </w:del>
      <w:del w:id="440" w:author="PR Preview" w:date="2026-01-01T00:00:00Z">
        <w:r>
          <w:delText xml:space="preserve"> </w:delText>
        </w:r>
      </w:del>
      <m:oMath>
        <m:r>
          <m:t>k</m:t>
        </m:r>
      </m:oMath>
      <w:del w:id="441" w:author="PR Preview" w:date="2026-01-01T00:00:00Z">
        <w:r>
          <w:delText xml:space="preserve">,</w:delText>
        </w:r>
      </w:del>
      <w:del w:id="442" w:author="PR Preview" w:date="2026-01-01T00:00:00Z">
        <w:r>
          <w:delText xml:space="preserve"> </w:delText>
        </w:r>
      </w:del>
      <w:del w:id="443" w:author="PR Preview" w:date="2026-01-01T00:00:00Z">
        <w:r>
          <w:delText xml:space="preserve">the</w:delText>
        </w:r>
      </w:del>
      <w:del w:id="444" w:author="PR Preview" w:date="2026-01-01T00:00:00Z">
        <w:r>
          <w:delText xml:space="preserve"> </w:delText>
        </w:r>
      </w:del>
      <w:del w:id="445" w:author="PR Preview" w:date="2026-01-01T00:00:00Z">
        <w:r>
          <w:rPr>
            <w:b/>
            <w:bCs/>
          </w:rPr>
          <w:delText xml:space="preserve">contour line</w:delText>
        </w:r>
      </w:del>
      <w:del w:id="446" w:author="PR Preview" w:date="2026-01-01T00:00:00Z">
        <w:r>
          <w:delText xml:space="preserve"> </w:delText>
        </w:r>
      </w:del>
      <w:del w:id="447" w:author="PR Preview" w:date="2026-01-01T00:00:00Z">
        <w:r>
          <w:delText xml:space="preserve">of</w:delText>
        </w:r>
      </w:del>
      <w:del w:id="448" w:author="PR Preview" w:date="2026-01-01T00:00:00Z">
        <w:r>
          <w:delText xml:space="preserve"> </w:delText>
        </w:r>
      </w:del>
      <m:oMath>
        <m:r>
          <m:t>g</m:t>
        </m:r>
      </m:oMath>
      <w:del w:id="449" w:author="PR Preview" w:date="2026-01-01T00:00:00Z">
        <w:r>
          <w:delText xml:space="preserve"> </w:delText>
        </w:r>
      </w:del>
      <w:del w:id="450" w:author="PR Preview" w:date="2026-01-01T00:00:00Z">
        <w:r>
          <w:delText xml:space="preserve">at height</w:delText>
        </w:r>
      </w:del>
      <w:del w:id="451" w:author="PR Preview" w:date="2026-01-01T00:00:00Z">
        <w:r>
          <w:delText xml:space="preserve"> </w:delText>
        </w:r>
      </w:del>
      <m:oMath>
        <m:r>
          <m:t>k</m:t>
        </m:r>
      </m:oMath>
      <w:del w:id="452" w:author="PR Preview" w:date="2026-01-01T00:00:00Z">
        <w:r>
          <w:delText xml:space="preserve"> </w:delText>
        </w:r>
      </w:del>
      <w:del w:id="453" w:author="PR Preview" w:date="2026-01-01T00:00:00Z">
        <w:r>
          <w:delText xml:space="preserve">is the set of points where</w:delText>
        </w:r>
      </w:del>
      <w:del w:id="454" w:author="PR Preview" w:date="2026-01-01T00:00:00Z">
        <w:r>
          <w:delText xml:space="preserve"> </w:delText>
        </w:r>
      </w:del>
      <m:oMath>
        <m:r>
          <m:t>g</m:t>
        </m:r>
      </m:oMath>
      <w:del w:id="455" w:author="PR Preview" w:date="2026-01-01T00:00:00Z">
        <w:r>
          <w:delText xml:space="preserve"> </w:delText>
        </w:r>
      </w:del>
      <w:del w:id="456" w:author="PR Preview" w:date="2026-01-01T00:00:00Z">
        <w:r>
          <w:delText xml:space="preserve">equals</w:delText>
        </w:r>
      </w:del>
      <w:del w:id="457" w:author="PR Preview" w:date="2026-01-01T00:00:00Z">
        <w:r>
          <w:delText xml:space="preserve"> </w:delText>
        </w:r>
      </w:del>
      <m:oMath>
        <m:r>
          <m:t>k</m:t>
        </m:r>
      </m:oMath>
      <w:del w:id="458" w:author="PR Preview" w:date="2026-01-01T00:00:00Z">
        <w:r>
          <w:delText xml:space="preserve">:</w:delText>
        </w:r>
      </w:del>
    </w:p>
    <w:p>
      <w:pPr>
        <w:pStyle w:val="BodyText"/>
      </w:pPr>
      <w:ins w:id="459" w:author="PR Preview" w:date="2026-01-01T00:00:00Z">
        <w:r>
          <w:rPr>
            <w:b/>
            <w:bCs/>
          </w:rPr>
          <w:t xml:space="preserve">Definition 16 (Contour line)</w:t>
        </w:r>
      </w:ins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For a function</w:t>
        </w:r>
      </w:ins>
      <w:ins w:id="462" w:author="PR Preview" w:date="2026-01-01T00:00:00Z">
        <w:r>
          <w:t xml:space="preserve"> </w:t>
        </w:r>
      </w:ins>
      <m:oMath>
        <m:r>
          <m:t>g</m:t>
        </m:r>
      </m:oMath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of two real variables</w:t>
        </w:r>
      </w:ins>
      <w:ins w:id="465" w:author="PR Preview" w:date="2026-01-01T00:00:00Z">
        <w:r>
          <w:t xml:space="preserve"> </w:t>
        </w:r>
      </w:ins>
      <m:oMath>
        <m:r>
          <m:t>b</m:t>
        </m:r>
      </m:oMath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and</w:t>
        </w:r>
      </w:ins>
      <w:ins w:id="468" w:author="PR Preview" w:date="2026-01-01T00:00:00Z">
        <w:r>
          <w:t xml:space="preserve"> </w:t>
        </w:r>
      </w:ins>
      <m:oMath>
        <m:r>
          <m:t>c</m:t>
        </m:r>
      </m:oMath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and a number</w:t>
        </w:r>
      </w:ins>
      <w:ins w:id="471" w:author="PR Preview" w:date="2026-01-01T00:00:00Z">
        <w:r>
          <w:t xml:space="preserve"> </w:t>
        </w:r>
      </w:ins>
      <m:oMath>
        <m:r>
          <m:t>k</m:t>
        </m:r>
      </m:oMath>
      <w:ins w:id="472" w:author="PR Preview" w:date="2026-01-01T00:00:00Z">
        <w:r>
          <w:t xml:space="preserve">,</w:t>
        </w:r>
      </w:ins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the</w:t>
        </w:r>
      </w:ins>
      <w:ins w:id="475" w:author="PR Preview" w:date="2026-01-01T00:00:00Z">
        <w:r>
          <w:t xml:space="preserve"> </w:t>
        </w:r>
      </w:ins>
      <w:ins w:id="476" w:author="PR Preview" w:date="2026-01-01T00:00:00Z">
        <w:r>
          <w:rPr>
            <w:b/>
            <w:bCs/>
          </w:rPr>
          <w:t xml:space="preserve">contour line</w:t>
        </w:r>
      </w:ins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of</w:t>
        </w:r>
      </w:ins>
      <w:ins w:id="479" w:author="PR Preview" w:date="2026-01-01T00:00:00Z">
        <w:r>
          <w:t xml:space="preserve"> </w:t>
        </w:r>
      </w:ins>
      <m:oMath>
        <m:r>
          <m:t>g</m:t>
        </m:r>
      </m:oMath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at height</w:t>
        </w:r>
      </w:ins>
      <w:ins w:id="482" w:author="PR Preview" w:date="2026-01-01T00:00:00Z">
        <w:r>
          <w:t xml:space="preserve"> </w:t>
        </w:r>
      </w:ins>
      <m:oMath>
        <m:r>
          <m:t>k</m:t>
        </m:r>
      </m:oMath>
      <w:ins w:id="483" w:author="PR Preview" w:date="2026-01-01T00:00:00Z">
        <w:r>
          <w:t xml:space="preserve"> </w:t>
        </w:r>
      </w:ins>
      <w:ins w:id="484" w:author="PR Preview" w:date="2026-01-01T00:00:00Z">
        <w:r>
          <w:t xml:space="preserve">is the set of points where</w:t>
        </w:r>
      </w:ins>
      <w:ins w:id="485" w:author="PR Preview" w:date="2026-01-01T00:00:00Z">
        <w:r>
          <w:t xml:space="preserve"> </w:t>
        </w:r>
      </w:ins>
      <m:oMath>
        <m:r>
          <m:t>g</m:t>
        </m:r>
      </m:oMath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equals</w:t>
        </w:r>
      </w:ins>
      <w:ins w:id="488" w:author="PR Preview" w:date="2026-01-01T00:00:00Z">
        <w:r>
          <w:t xml:space="preserve"> </w:t>
        </w:r>
      </w:ins>
      <m:oMath>
        <m:r>
          <m:t>k</m:t>
        </m:r>
      </m:oMath>
      <w:ins w:id="48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del w:id="490" w:author="PR Preview" w:date="2026-01-01T00:00:00Z">
        <w:r>
          <w:delText xml:space="preserve">On a plot of the surface</w:delText>
        </w:r>
      </w:del>
      <w:del w:id="491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del w:id="492" w:author="PR Preview" w:date="2026-01-01T00:00:00Z">
        <w:r>
          <w:delText xml:space="preserve">,</w:delText>
        </w:r>
      </w:del>
      <w:del w:id="493" w:author="PR Preview" w:date="2026-01-01T00:00:00Z">
        <w:r>
          <w:delText xml:space="preserve"> </w:delText>
        </w:r>
      </w:del>
      <w:del w:id="494" w:author="PR Preview" w:date="2026-01-01T00:00:00Z">
        <w:r>
          <w:delText xml:space="preserve">it is the curve along which the surface has height</w:delText>
        </w:r>
      </w:del>
      <w:del w:id="495" w:author="PR Preview" w:date="2026-01-01T00:00:00Z">
        <w:r>
          <w:delText xml:space="preserve"> </w:delText>
        </w:r>
      </w:del>
      <m:oMath>
        <m:r>
          <m:t>k</m:t>
        </m:r>
      </m:oMath>
      <w:del w:id="496" w:author="PR Preview" w:date="2026-01-01T00:00:00Z">
        <w:r>
          <w:delText xml:space="preserve">.</w:delText>
        </w:r>
      </w:del>
    </w:p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ins w:id="497" w:author="PR Preview" w:date="2026-01-01T00:00:00Z">
        <w:r>
          <w:rPr>
            <w:i/>
            <w:iCs/>
          </w:rPr>
          <w:t xml:space="preserve">Remark 6</w:t>
        </w:r>
      </w:ins>
      <w:ins w:id="498" w:author="PR Preview" w:date="2026-01-01T00:00:00Z">
        <w:r>
          <w:t xml:space="preserve"> (Contour lines on a plot of a surface). </w:t>
        </w:r>
      </w:ins>
      <w:ins w:id="499" w:author="PR Preview" w:date="2026-01-01T00:00:00Z">
        <w:r>
          <w:t xml:space="preserve">On a plot of the surface</w:t>
        </w:r>
      </w:ins>
      <w:ins w:id="500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ins w:id="501" w:author="PR Preview" w:date="2026-01-01T00:00:00Z">
        <w:r>
          <w:t xml:space="preserve">,</w:t>
        </w:r>
      </w:ins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the</w:t>
        </w:r>
      </w:ins>
      <w:ins w:id="504" w:author="PR Preview" w:date="2026-01-01T00:00:00Z">
        <w:r>
          <w:t xml:space="preserve"> </w:t>
        </w:r>
      </w:ins>
      <w:hyperlink w:anchor="def-contour-line">
        <w:ins w:id="505" w:author="PR Preview" w:date="2026-01-01T00:00:00Z">
          <w:r>
            <w:rPr>
              <w:rStyle w:val="Hyperlink"/>
            </w:rPr>
            <w:t xml:space="preserve">contour line</w:t>
          </w:r>
        </w:ins>
      </w:hyperlink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is the curve along which the surface has height</w:t>
        </w:r>
      </w:ins>
      <w:ins w:id="508" w:author="PR Preview" w:date="2026-01-01T00:00:00Z">
        <w:r>
          <w:t xml:space="preserve"> </w:t>
        </w:r>
      </w:ins>
      <m:oMath>
        <m:r>
          <m:t>k</m:t>
        </m:r>
      </m:oMath>
      <w:ins w:id="509" w:author="PR Preview" w:date="2026-01-01T00:00:00Z">
        <w:r>
          <w:t xml:space="preserve">.</w:t>
        </w:r>
      </w:ins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del w:id="510" w:author="PR Preview" w:date="2026-01-01T00:00:00Z">
        <w:r>
          <w:rPr>
            <w:i/>
            <w:iCs/>
          </w:rPr>
          <w:delText xml:space="preserve">Solution 2</w:delText>
        </w:r>
      </w:del>
      <w:del w:id="511" w:author="PR Preview" w:date="2026-01-01T00:00:00Z">
        <w:r>
          <w:delText xml:space="preserve">. </w:delText>
        </w:r>
      </w:del>
      <w:del w:id="512" w:author="PR Preview" w:date="2026-01-01T00:00:00Z">
        <w:r>
          <w:delText xml:space="preserve">We only count a pair</w:delText>
        </w:r>
      </w:del>
      <w:del w:id="51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del w:id="514" w:author="PR Preview" w:date="2026-01-01T00:00:00Z">
        <w:r>
          <w:delText xml:space="preserve"> </w:delText>
        </w:r>
      </w:del>
      <w:del w:id="515" w:author="PR Preview" w:date="2026-01-01T00:00:00Z">
        <w:r>
          <w:delText xml:space="preserve">when</w:delText>
        </w:r>
      </w:del>
      <w:del w:id="516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</m:oMath>
      <w:del w:id="517" w:author="PR Preview" w:date="2026-01-01T00:00:00Z">
        <w:r>
          <w:delText xml:space="preserve"> </w:delText>
        </w:r>
      </w:del>
      <w:del w:id="518" w:author="PR Preview" w:date="2026-01-01T00:00:00Z">
        <w:r>
          <w:delText xml:space="preserve">is defined,</w:delText>
        </w:r>
      </w:del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delText xml:space="preserve">so for</w:delText>
        </w:r>
      </w:del>
      <w:del w:id="521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&lt;</m:t>
        </m:r>
        <m:r>
          <m:t>0</m:t>
        </m:r>
      </m:oMath>
      <w:del w:id="522" w:author="PR Preview" w:date="2026-01-01T00:00:00Z">
        <w:r>
          <w:delText xml:space="preserve"> </w:delText>
        </w:r>
      </w:del>
      <w:del w:id="523" w:author="PR Preview" w:date="2026-01-01T00:00:00Z">
        <w:r>
          <w:delText xml:space="preserve">we only consider integer</w:delText>
        </w:r>
      </w:del>
      <w:del w:id="524" w:author="PR Preview" w:date="2026-01-01T00:00:00Z">
        <w:r>
          <w:delText xml:space="preserve"> </w:delText>
        </w:r>
      </w:del>
      <m:oMath>
        <m:r>
          <m:t>c</m:t>
        </m:r>
      </m:oMath>
      <w:del w:id="525" w:author="PR Preview" w:date="2026-01-01T00:00:00Z">
        <w:r>
          <w:delText xml:space="preserve"> </w:delText>
        </w:r>
      </w:del>
      <w:del w:id="526" w:author="PR Preview" w:date="2026-01-01T00:00:00Z">
        <w:r>
          <w:delText xml:space="preserve">(</w:delText>
        </w:r>
      </w:del>
      <w:hyperlink w:anchor="def-power-nonpositive-base">
        <w:del w:id="527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528" w:author="PR Preview" w:date="2026-01-01T00:00:00Z">
        <w:r>
          <w:delText xml:space="preserve">).</w:delText>
        </w:r>
      </w:del>
      <w:del w:id="529" w:author="PR Preview" w:date="2026-01-01T00:00:00Z">
        <w:r>
          <w:delText xml:space="preserve"> </w:delText>
        </w:r>
      </w:del>
      <w:del w:id="530" w:author="PR Preview" w:date="2026-01-01T00:00:00Z">
        <w:r>
          <w:delText xml:space="preserve">With that convention,</w:delText>
        </w:r>
      </w:del>
      <w:del w:id="531" w:author="PR Preview" w:date="2026-01-01T00:00:00Z">
        <w:r>
          <w:delText xml:space="preserve"> </w:delText>
        </w:r>
      </w:del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del w:id="532" w:author="PR Preview" w:date="2026-01-01T00:00:00Z">
        <w:r>
          <w:delText xml:space="preserve"> </w:delText>
        </w:r>
      </w:del>
      <w:del w:id="533" w:author="PR Preview" w:date="2026-01-01T00:00:00Z">
        <w:r>
          <w:delText xml:space="preserve">in each of the following cases:</w:delText>
        </w:r>
      </w:del>
    </w:p>
    <w:p>
      <w:pPr>
        <w:pStyle w:val="BodyText"/>
      </w:pPr>
      <w:ins w:id="534" w:author="PR Preview" w:date="2026-01-01T00:00:00Z">
        <w:r>
          <w:rPr>
            <w:i/>
            <w:iCs/>
          </w:rPr>
          <w:t xml:space="preserve">Solution 2</w:t>
        </w:r>
      </w:ins>
      <w:ins w:id="535" w:author="PR Preview" w:date="2026-01-01T00:00:00Z">
        <w:r>
          <w:t xml:space="preserve">. </w:t>
        </w:r>
      </w:ins>
      <w:ins w:id="536" w:author="PR Preview" w:date="2026-01-01T00:00:00Z">
        <w:r>
          <w:t xml:space="preserve">We only count a pair</w:t>
        </w:r>
      </w:ins>
      <w:ins w:id="53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when</w:t>
        </w:r>
      </w:ins>
      <w:ins w:id="540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</m:oMath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is defined,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so for</w:t>
        </w:r>
      </w:ins>
      <w:ins w:id="545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&lt;</m:t>
        </m:r>
        <m:r>
          <m:t>0</m:t>
        </m:r>
      </m:oMath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we only consider integer</w:t>
        </w:r>
      </w:ins>
      <w:ins w:id="548" w:author="PR Preview" w:date="2026-01-01T00:00:00Z">
        <w:r>
          <w:t xml:space="preserve"> </w:t>
        </w:r>
      </w:ins>
      <m:oMath>
        <m:r>
          <m:t>c</m:t>
        </m:r>
      </m:oMath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(</w:t>
        </w:r>
      </w:ins>
      <w:hyperlink w:anchor="def-power-nonpositive-base">
        <w:ins w:id="551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552" w:author="PR Preview" w:date="2026-01-01T00:00:00Z">
        <w:r>
          <w:t xml:space="preserve">).</w:t>
        </w:r>
      </w:ins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With that convention,</w:t>
        </w:r>
      </w:ins>
      <w:ins w:id="555" w:author="PR Preview" w:date="2026-01-01T00:00:00Z">
        <w:r>
          <w:t xml:space="preserve"> </w:t>
        </w:r>
      </w:ins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in each of the following cases:</w:t>
        </w:r>
      </w:ins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del w:id="558" w:author="PR Preview" w:date="2026-01-01T00:00:00Z">
        <w:r>
          <w:rPr>
            <w:b/>
            <w:bCs/>
          </w:rPr>
          <w:delText xml:space="preserve">Case</w:delText>
        </w:r>
      </w:del>
      <w:del w:id="559" w:author="PR Preview" w:date="2026-01-01T00:00:00Z">
        <w:r>
          <w:rPr>
            <w:b/>
            <w:bCs/>
          </w:rP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0</m:t>
        </m:r>
      </m:oMath>
      <w:del w:id="560" w:author="PR Preview" w:date="2026-01-01T00:00:00Z">
        <w:r>
          <w:rPr>
            <w:b/>
            <w:bCs/>
          </w:rPr>
          <w:delText xml:space="preserve">.</w:delText>
        </w:r>
      </w:del>
      <w:del w:id="561" w:author="PR Preview" w:date="2026-01-01T00:00:00Z">
        <w:r>
          <w:delText xml:space="preserve"> </w:delText>
        </w:r>
      </w:del>
      <w:del w:id="562" w:author="PR Preview" w:date="2026-01-01T00:00:00Z">
        <w:r>
          <w:delText xml:space="preserve">Here we cannot take logarithms, so we work from the values of powers of</w:delText>
        </w:r>
      </w:del>
      <w:del w:id="563" w:author="PR Preview" w:date="2026-01-01T00:00:00Z">
        <w:r>
          <w:delText xml:space="preserve"> </w:delText>
        </w:r>
      </w:del>
      <m:oMath>
        <m:r>
          <m:t>0</m:t>
        </m:r>
      </m:oMath>
      <w:del w:id="564" w:author="PR Preview" w:date="2026-01-01T00:00:00Z">
        <w:r>
          <w:delText xml:space="preserve">:</w:delText>
        </w:r>
      </w:del>
      <w:del w:id="565" w:author="PR Preview" w:date="2026-01-01T00:00:00Z">
        <w:r>
          <w:delText xml:space="preserve"> </w:delText>
        </w:r>
      </w:del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del w:id="566" w:author="PR Preview" w:date="2026-01-01T00:00:00Z">
        <w:r>
          <w:delText xml:space="preserve"> </w:delText>
        </w:r>
      </w:del>
      <w:del w:id="567" w:author="PR Preview" w:date="2026-01-01T00:00:00Z">
        <w:r>
          <w:delText xml:space="preserve">for</w:delText>
        </w:r>
      </w:del>
      <w:del w:id="568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&gt;</m:t>
        </m:r>
        <m:r>
          <m:t>0</m:t>
        </m:r>
      </m:oMath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delText xml:space="preserve">(</w:delText>
        </w:r>
      </w:del>
      <w:hyperlink w:anchor="def-power-nonpositive-base">
        <w:del w:id="571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572" w:author="PR Preview" w:date="2026-01-01T00:00:00Z">
        <w:r>
          <w:delText xml:space="preserve">),</w:delText>
        </w:r>
      </w:del>
      <w:del w:id="573" w:author="PR Preview" w:date="2026-01-01T00:00:00Z">
        <w:r>
          <w:delText xml:space="preserve"> </w:delText>
        </w:r>
      </w:del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del w:id="574" w:author="PR Preview" w:date="2026-01-01T00:00:00Z">
        <w:r>
          <w:delText xml:space="preserve">,</w:delText>
        </w:r>
      </w:del>
      <w:del w:id="575" w:author="PR Preview" w:date="2026-01-01T00:00:00Z">
        <w:r>
          <w:delText xml:space="preserve"> </w:delText>
        </w:r>
      </w:del>
      <w:del w:id="576" w:author="PR Preview" w:date="2026-01-01T00:00:00Z">
        <w:r>
          <w:delText xml:space="preserve">and</w:delText>
        </w:r>
      </w:del>
      <w:del w:id="577" w:author="PR Preview" w:date="2026-01-01T00:00:00Z">
        <w:r>
          <w:delText xml:space="preserve"> </w:delText>
        </w:r>
      </w:del>
      <m:oMath>
        <m:sSup>
          <m:e>
            <m:r>
              <m:t>0</m:t>
            </m:r>
          </m:e>
          <m:sup>
            <m:r>
              <m:t>s</m:t>
            </m:r>
          </m:sup>
        </m:sSup>
      </m:oMath>
      <w:del w:id="578" w:author="PR Preview" w:date="2026-01-01T00:00:00Z">
        <w:r>
          <w:delText xml:space="preserve"> </w:delText>
        </w:r>
      </w:del>
      <w:del w:id="579" w:author="PR Preview" w:date="2026-01-01T00:00:00Z">
        <w:r>
          <w:delText xml:space="preserve">is undefined for</w:delText>
        </w:r>
      </w:del>
      <w:del w:id="580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&lt;</m:t>
        </m:r>
        <m:r>
          <m:t>0</m:t>
        </m:r>
      </m:oMath>
      <w:del w:id="581" w:author="PR Preview" w:date="2026-01-01T00:00:00Z">
        <w:r>
          <w:delText xml:space="preserve">.</w:delText>
        </w:r>
      </w:del>
    </w:p>
    <w:p>
      <w:pPr>
        <w:pStyle w:val="FirstParagraph"/>
      </w:pPr>
      <w:ins w:id="582" w:author="PR Preview" w:date="2026-01-01T00:00:00Z">
        <w:r>
          <w:rPr>
            <w:b/>
            <w:bCs/>
          </w:rPr>
          <w:t xml:space="preserve">Case</w:t>
        </w:r>
      </w:ins>
      <w:ins w:id="583" w:author="PR Preview" w:date="2026-01-01T00:00:00Z">
        <w:r>
          <w:rPr>
            <w:b/>
            <w:bCs/>
          </w:rP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0</m:t>
        </m:r>
      </m:oMath>
      <w:ins w:id="584" w:author="PR Preview" w:date="2026-01-01T00:00:00Z">
        <w:r>
          <w:rPr>
            <w:b/>
            <w:bCs/>
          </w:rPr>
          <w:t xml:space="preserve">.</w:t>
        </w:r>
      </w:ins>
      <w:ins w:id="585" w:author="PR Preview" w:date="2026-01-01T00:00:00Z">
        <w:r>
          <w:t xml:space="preserve"> </w:t>
        </w:r>
      </w:ins>
      <w:ins w:id="586" w:author="PR Preview" w:date="2026-01-01T00:00:00Z">
        <w:r>
          <w:t xml:space="preserve">Here we cannot take logarithms, so we work from the values of powers of</w:t>
        </w:r>
      </w:ins>
      <w:ins w:id="587" w:author="PR Preview" w:date="2026-01-01T00:00:00Z">
        <w:r>
          <w:t xml:space="preserve"> </w:t>
        </w:r>
      </w:ins>
      <m:oMath>
        <m:r>
          <m:t>0</m:t>
        </m:r>
      </m:oMath>
      <w:ins w:id="588" w:author="PR Preview" w:date="2026-01-01T00:00:00Z">
        <w:r>
          <w:t xml:space="preserve">:</w:t>
        </w:r>
      </w:ins>
      <w:ins w:id="589" w:author="PR Preview" w:date="2026-01-01T00:00:00Z">
        <w:r>
          <w:t xml:space="preserve"> </w:t>
        </w:r>
      </w:ins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for</w:t>
        </w:r>
      </w:ins>
      <w:ins w:id="592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&gt;</m:t>
        </m:r>
        <m:r>
          <m:t>0</m:t>
        </m:r>
      </m:oMath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(</w:t>
        </w:r>
      </w:ins>
      <w:hyperlink w:anchor="def-power-nonpositive-base">
        <w:ins w:id="595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596" w:author="PR Preview" w:date="2026-01-01T00:00:00Z">
        <w:r>
          <w:t xml:space="preserve">),</w:t>
        </w:r>
      </w:ins>
      <w:ins w:id="597" w:author="PR Preview" w:date="2026-01-01T00:00:00Z">
        <w:r>
          <w:t xml:space="preserve"> </w:t>
        </w:r>
      </w:ins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ins w:id="598" w:author="PR Preview" w:date="2026-01-01T00:00:00Z">
        <w:r>
          <w:t xml:space="preserve">,</w:t>
        </w:r>
      </w:ins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and</w:t>
        </w:r>
      </w:ins>
      <w:ins w:id="601" w:author="PR Preview" w:date="2026-01-01T00:00:00Z">
        <w:r>
          <w:t xml:space="preserve"> </w:t>
        </w:r>
      </w:ins>
      <m:oMath>
        <m:sSup>
          <m:e>
            <m:r>
              <m:t>0</m:t>
            </m:r>
          </m:e>
          <m:sup>
            <m:r>
              <m:t>s</m:t>
            </m:r>
          </m:sup>
        </m:sSup>
      </m:oMath>
      <w:ins w:id="602" w:author="PR Preview" w:date="2026-01-01T00:00:00Z">
        <w:r>
          <w:t xml:space="preserve"> </w:t>
        </w:r>
      </w:ins>
      <w:ins w:id="603" w:author="PR Preview" w:date="2026-01-01T00:00:00Z">
        <w:r>
          <w:t xml:space="preserve">is undefined for</w:t>
        </w:r>
      </w:ins>
      <w:ins w:id="604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&lt;</m:t>
        </m:r>
        <m:r>
          <m:t>0</m:t>
        </m:r>
      </m:oMath>
      <w:ins w:id="605" w:author="PR Preview" w:date="2026-01-01T00:00:00Z">
        <w:r>
          <w:t xml:space="preserve">.</w:t>
        </w:r>
      </w:ins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2026-10-14T00:01:46Z</dcterms:created>
  <dcterms:modified xsi:type="dcterms:W3CDTF">2026-10-14T00:01:46Z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16:53:25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