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local minimizer of</w:delText>
        </w:r>
      </w:del>
      <w:del w:id="9" w:author="PR Preview" w:date="2026-01-01T00:00:00Z">
        <w:r>
          <w:delText xml:space="preserve"> </w:delText>
        </w:r>
      </w:del>
      <m:oMath>
        <m:r>
          <m:t>f</m:t>
        </m:r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so there is a</w:delText>
        </w:r>
      </w:del>
      <w:del w:id="13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with</w:delText>
        </w:r>
      </w:del>
      <w:del w:id="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whenever</w:delText>
        </w:r>
      </w:del>
      <w:del w:id="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(</w:delText>
        </w:r>
      </w:del>
      <w:hyperlink r:id="rId23">
        <w:del w:id="22" w:author="PR Preview" w:date="2026-01-01T00:00:00Z">
          <w:r>
            <w:rPr>
              <w:rStyle w:val="Hyperlink"/>
            </w:rPr>
            <w:delText xml:space="preserve">Definition 12 in Equalities, Inequalities and Minimizers</w:delText>
          </w:r>
        </w:del>
      </w:hyperlink>
      <w:del w:id="23" w:author="PR Preview" w:date="2026-01-01T00:00:00Z">
        <w:r>
          <w:delText xml:space="preserve">).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Suppose</w:delText>
        </w:r>
      </w:del>
      <w:del w:id="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not a global minimizer (</w:delText>
        </w:r>
      </w:del>
      <w:hyperlink r:id="rId24">
        <w:del w:id="29" w:author="PR Preview" w:date="2026-01-01T00:00:00Z">
          <w:r>
            <w:rPr>
              <w:rStyle w:val="Hyperlink"/>
            </w:rPr>
            <w:delText xml:space="preserve">Definition 11 in Equalities, Inequalities and Minimizers</w:delText>
          </w:r>
        </w:del>
      </w:hyperlink>
      <w:del w:id="30" w:author="PR Preview" w:date="2026-01-01T00:00:00Z">
        <w:r>
          <w:delText xml:space="preserve">).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Then some</w:delText>
        </w:r>
      </w:del>
      <w:del w:id="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has</w:delText>
        </w:r>
      </w:del>
      <w:del w:id="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and in particular</w:delText>
        </w:r>
      </w:del>
      <w:del w:id="4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41" w:author="PR Preview" w:date="2026-01-01T00:00:00Z">
        <w:r>
          <w:delText xml:space="preserve">.</w:delText>
        </w:r>
      </w:del>
    </w:p>
    <w:p>
      <w:pPr>
        <w:pStyle w:val="BodyText"/>
      </w:pPr>
      <w:ins w:id="42" w:author="PR Preview" w:date="2026-01-01T00:00:00Z">
        <w:r>
          <w:rPr>
            <w:i/>
            <w:iCs/>
          </w:rPr>
          <w:t xml:space="preserve">Proof</w:t>
        </w:r>
      </w:ins>
      <w:ins w:id="43" w:author="PR Preview" w:date="2026-01-01T00:00:00Z">
        <w:r>
          <w:t xml:space="preserve">. </w:t>
        </w:r>
      </w:ins>
      <w:ins w:id="44" w:author="PR Preview" w:date="2026-01-01T00:00:00Z">
        <w:r>
          <w:t xml:space="preserve">Let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be a local minimizer of</w:t>
        </w:r>
      </w:ins>
      <w:ins w:id="48" w:author="PR Preview" w:date="2026-01-01T00:00:00Z">
        <w:r>
          <w:t xml:space="preserve"> </w:t>
        </w:r>
      </w:ins>
      <m:oMath>
        <m:r>
          <m:t>f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so there is a</w:t>
        </w:r>
      </w:ins>
      <w:ins w:id="5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with</w:t>
        </w:r>
      </w:ins>
      <w:ins w:id="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whenever</w:t>
        </w:r>
      </w:ins>
      <w:ins w:id="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(</w:t>
        </w:r>
      </w:ins>
      <w:hyperlink r:id="rId23">
        <w:ins w:id="61" w:author="PR Preview" w:date="2026-01-01T00:00:00Z">
          <w:r>
            <w:rPr>
              <w:rStyle w:val="Hyperlink"/>
            </w:rPr>
            <w:t xml:space="preserve">Definition 13 in Equalities, Inequalities and Minimizers</w:t>
          </w:r>
        </w:ins>
      </w:hyperlink>
      <w:ins w:id="62" w:author="PR Preview" w:date="2026-01-01T00:00:00Z">
        <w:r>
          <w:t xml:space="preserve">).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Suppose</w:t>
        </w:r>
      </w:ins>
      <w:ins w:id="6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not a global minimizer (</w:t>
        </w:r>
      </w:ins>
      <w:hyperlink r:id="rId24">
        <w:ins w:id="68" w:author="PR Preview" w:date="2026-01-01T00:00:00Z">
          <w:r>
            <w:rPr>
              <w:rStyle w:val="Hyperlink"/>
            </w:rPr>
            <w:t xml:space="preserve">Definition 12 in Equalities, Inequalities and Minimizers</w:t>
          </w:r>
        </w:ins>
      </w:hyperlink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Then some</w:t>
        </w:r>
      </w:ins>
      <w:ins w:id="7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has</w:t>
        </w:r>
      </w:ins>
      <w:ins w:id="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 in particular</w:t>
        </w:r>
      </w:ins>
      <w:ins w:id="7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80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81" w:author="PR Preview" w:date="2026-01-01T00:00:00Z">
        <w:r>
          <w:delText xml:space="preserve">If</w:delText>
        </w:r>
      </w:del>
      <w:del w:id="82" w:author="PR Preview" w:date="2026-01-01T00:00:00Z">
        <w:r>
          <w:delText xml:space="preserve"> </w:delText>
        </w:r>
      </w:del>
      <m:oMath>
        <m:r>
          <m:t>A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has no elements, the sum has no terms,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 by convention it equals</w:delText>
        </w:r>
      </w:del>
      <w:del w:id="87" w:author="PR Preview" w:date="2026-01-01T00:00:00Z">
        <w:r>
          <w:delText xml:space="preserve"> </w:delText>
        </w:r>
      </w:del>
      <m:oMath>
        <m:r>
          <m:t>0</m:t>
        </m:r>
      </m:oMath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For example,</w:delText>
        </w:r>
      </w:del>
      <w:del w:id="9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del w:id="92" w:author="PR Preview" w:date="2026-01-01T00:00:00Z">
        <w:r>
          <w:delText xml:space="preserve">.</w:delText>
        </w:r>
      </w:del>
    </w:p>
    <w:p>
      <w:pPr>
        <w:pStyle w:val="FirstParagraph"/>
      </w:pPr>
      <w:ins w:id="93" w:author="PR Preview" w:date="2026-01-01T00:00:00Z">
        <w:r>
          <w:t xml:space="preserve">If</w:t>
        </w:r>
      </w:ins>
      <w:ins w:id="94" w:author="PR Preview" w:date="2026-01-01T00:00:00Z">
        <w:r>
          <w:t xml:space="preserve"> </w:t>
        </w:r>
      </w:ins>
      <m:oMath>
        <m:r>
          <m:t>A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has no elements, the sum has no terms,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by convention it equals</w:t>
        </w:r>
      </w:ins>
      <w:ins w:id="99" w:author="PR Preview" w:date="2026-01-01T00:00:00Z">
        <w:r>
          <w:t xml:space="preserve"> </w:t>
        </w:r>
      </w:ins>
      <m:oMath>
        <m:r>
          <m:t>0</m:t>
        </m:r>
      </m:oMath>
      <w:ins w:id="100" w:author="PR Preview" w:date="2026-01-01T00:00:00Z">
        <w:r>
          <w:t xml:space="preserve">.</w:t>
        </w:r>
      </w:ins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ins w:id="101" w:author="PR Preview" w:date="2026-01-01T00:00:00Z">
        <w:r>
          <w:rPr>
            <w:b/>
            <w:bCs/>
          </w:rPr>
          <w:t xml:space="preserve">Example 18 (A sum over the empty set)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For example,</w:t>
        </w:r>
      </w:ins>
      <w:ins w:id="10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ins w:id="105" w:author="PR Preview" w:date="2026-01-01T00:00:00Z">
        <w:r>
          <w:t xml:space="preserve">.</w:t>
        </w:r>
      </w:ins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del w:id="106" w:author="PR Preview" w:date="2026-01-01T00:00:00Z">
        <w:r>
          <w:rPr>
            <w:b/>
            <w:bCs/>
          </w:rPr>
          <w:delText xml:space="preserve">Example 18 (A quotient)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The quotient of</w:delText>
        </w:r>
      </w:del>
      <w:del w:id="109" w:author="PR Preview" w:date="2026-01-01T00:00:00Z">
        <w:r>
          <w:delText xml:space="preserve"> </w:delText>
        </w:r>
      </w:del>
      <m:oMath>
        <m:r>
          <m:t>6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by</w:delText>
        </w:r>
      </w:del>
      <w:del w:id="112" w:author="PR Preview" w:date="2026-01-01T00:00:00Z">
        <w:r>
          <w:delText xml:space="preserve"> </w:delText>
        </w:r>
      </w:del>
      <m:oMath>
        <m:r>
          <m:t>4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is</w:delText>
        </w:r>
      </w:del>
      <w:del w:id="11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116" w:author="PR Preview" w:date="2026-01-01T00:00:00Z">
        <w:r>
          <w:delText xml:space="preserve">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The quotient of</w:delText>
        </w:r>
      </w:del>
      <w:del w:id="119" w:author="PR Preview" w:date="2026-01-01T00:00:00Z">
        <w:r>
          <w:delText xml:space="preserve"> </w:delText>
        </w:r>
      </w:del>
      <m:oMath>
        <m:r>
          <m:t>6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by</w:delText>
        </w:r>
      </w:del>
      <w:del w:id="122" w:author="PR Preview" w:date="2026-01-01T00:00:00Z">
        <w:r>
          <w:delText xml:space="preserve"> </w:delText>
        </w:r>
      </w:del>
      <m:oMath>
        <m:r>
          <m:t>0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is undefined,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because</w:delText>
        </w:r>
      </w:del>
      <w:del w:id="127" w:author="PR Preview" w:date="2026-01-01T00:00:00Z">
        <w:r>
          <w:delText xml:space="preserve"> </w:delText>
        </w:r>
      </w:del>
      <w:hyperlink w:anchor="def-quotient">
        <w:del w:id="12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Example 19 (A quotient)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The quotient of</w:t>
        </w:r>
      </w:ins>
      <w:ins w:id="134" w:author="PR Preview" w:date="2026-01-01T00:00:00Z">
        <w:r>
          <w:t xml:space="preserve"> </w:t>
        </w:r>
      </w:ins>
      <m:oMath>
        <m:r>
          <m:t>6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by</w:t>
        </w:r>
      </w:ins>
      <w:ins w:id="137" w:author="PR Preview" w:date="2026-01-01T00:00:00Z">
        <w:r>
          <w:t xml:space="preserve"> </w:t>
        </w:r>
      </w:ins>
      <m:oMath>
        <m:r>
          <m:t>4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</w:t>
        </w:r>
      </w:ins>
      <w:ins w:id="14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141" w:author="PR Preview" w:date="2026-01-01T00:00:00Z">
        <w:r>
          <w:t xml:space="preserve">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 quotient of</w:t>
        </w:r>
      </w:ins>
      <w:ins w:id="144" w:author="PR Preview" w:date="2026-01-01T00:00:00Z">
        <w:r>
          <w:t xml:space="preserve"> </w:t>
        </w:r>
      </w:ins>
      <m:oMath>
        <m:r>
          <m:t>6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by</w:t>
        </w:r>
      </w:ins>
      <w:ins w:id="147" w:author="PR Preview" w:date="2026-01-01T00:00:00Z">
        <w:r>
          <w:t xml:space="preserve"> </w:t>
        </w:r>
      </w:ins>
      <m:oMath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undefined,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because</w:t>
        </w:r>
      </w:ins>
      <w:ins w:id="152" w:author="PR Preview" w:date="2026-01-01T00:00:00Z">
        <w:r>
          <w:t xml:space="preserve"> </w:t>
        </w:r>
      </w:ins>
      <w:hyperlink w:anchor="def-quotient">
        <w:ins w:id="15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requires a nonzero denominator.</w:t>
        </w:r>
      </w:ins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del w:id="156" w:author="PR Preview" w:date="2026-01-01T00:00:00Z">
        <w:r>
          <w:rPr>
            <w:b/>
            <w:bCs/>
          </w:rPr>
          <w:delText xml:space="preserve">Example 19 (Counting person-years)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If</w:delText>
        </w:r>
      </w:del>
      <w:del w:id="159" w:author="PR Preview" w:date="2026-01-01T00:00:00Z">
        <w:r>
          <w:delText xml:space="preserve"> </w:delText>
        </w:r>
      </w:del>
      <m:oMath>
        <m:r>
          <m:t>10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people are each followed for</w:delText>
        </w:r>
      </w:del>
      <w:del w:id="162" w:author="PR Preview" w:date="2026-01-01T00:00:00Z">
        <w:r>
          <w:delText xml:space="preserve"> </w:delText>
        </w:r>
      </w:del>
      <m:oMath>
        <m:r>
          <m:t>2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years,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the study has</w:delText>
        </w:r>
      </w:del>
      <w:del w:id="167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person-years.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If one person is followed for</w:delText>
        </w:r>
      </w:del>
      <w:del w:id="172" w:author="PR Preview" w:date="2026-01-01T00:00:00Z">
        <w:r>
          <w:delText xml:space="preserve"> </w:delText>
        </w:r>
      </w:del>
      <m:oMath>
        <m:r>
          <m:t>3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years and another for</w:delText>
        </w:r>
      </w:del>
      <w:del w:id="175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year,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the study has</w:delText>
        </w:r>
      </w:del>
      <w:del w:id="180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person-years.</w:delText>
        </w:r>
      </w:del>
    </w:p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Example 20 (Counting person-years)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If</w:t>
        </w:r>
      </w:ins>
      <w:ins w:id="186" w:author="PR Preview" w:date="2026-01-01T00:00:00Z">
        <w:r>
          <w:t xml:space="preserve"> </w:t>
        </w:r>
      </w:ins>
      <m:oMath>
        <m:r>
          <m:t>10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people are each followed for</w:t>
        </w:r>
      </w:ins>
      <w:ins w:id="189" w:author="PR Preview" w:date="2026-01-01T00:00:00Z">
        <w:r>
          <w:t xml:space="preserve"> </w:t>
        </w:r>
      </w:ins>
      <m:oMath>
        <m:r>
          <m:t>2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years,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 study has</w:t>
        </w:r>
      </w:ins>
      <w:ins w:id="194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person-years.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If one person is followed for</w:t>
        </w:r>
      </w:ins>
      <w:ins w:id="199" w:author="PR Preview" w:date="2026-01-01T00:00:00Z">
        <w:r>
          <w:t xml:space="preserve"> </w:t>
        </w:r>
      </w:ins>
      <m:oMath>
        <m:r>
          <m:t>3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years and another for</w:t>
        </w:r>
      </w:ins>
      <w:ins w:id="20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year,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 study has</w:t>
        </w:r>
      </w:ins>
      <w:ins w:id="20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person-years.</w:t>
        </w:r>
      </w:ins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del w:id="210" w:author="PR Preview" w:date="2026-01-01T00:00:00Z">
        <w:r>
          <w:rPr>
            <w:b/>
            <w:bCs/>
          </w:rPr>
          <w:delText xml:space="preserve">Example 20 (A ratio, and a quotient that is not one)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 </w:delText>
        </w:r>
      </w:del>
    </w:p>
    <w:p>
      <w:pPr>
        <w:pStyle w:val="BodyText"/>
      </w:pPr>
      <w:ins w:id="213" w:author="PR Preview" w:date="2026-01-01T00:00:00Z">
        <w:r>
          <w:rPr>
            <w:b/>
            <w:bCs/>
          </w:rPr>
          <w:t xml:space="preserve">Example 21 (A ratio, and a quotient that is not one)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del w:id="216" w:author="PR Preview" w:date="2026-01-01T00:00:00Z">
        <w:r>
          <w:rPr>
            <w:b/>
            <w:bCs/>
          </w:rPr>
          <w:delText xml:space="preserve">Example 21 (A proportion, and a ratio that is not one)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In a clinic with</w:delText>
        </w:r>
      </w:del>
      <w:del w:id="219" w:author="PR Preview" w:date="2026-01-01T00:00:00Z">
        <w:r>
          <w:delText xml:space="preserve"> </w:delText>
        </w:r>
      </w:del>
      <m:oMath>
        <m:r>
          <m:t>120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patients,</w:delText>
        </w:r>
      </w:del>
      <w:del w:id="222" w:author="PR Preview" w:date="2026-01-01T00:00:00Z">
        <w:r>
          <w:delText xml:space="preserve"> </w:delText>
        </w:r>
      </w:del>
      <m:oMath>
        <m:r>
          <m:t>30</m:t>
        </m:r>
      </m:oMath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of whom smoke:</w:delText>
        </w:r>
      </w:del>
    </w:p>
    <w:p>
      <w:pPr>
        <w:pStyle w:val="BodyText"/>
      </w:pPr>
      <w:ins w:id="225" w:author="PR Preview" w:date="2026-01-01T00:00:00Z">
        <w:r>
          <w:rPr>
            <w:b/>
            <w:bCs/>
          </w:rPr>
          <w:t xml:space="preserve">Example 22 (A proportion, and a ratio that is not one)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In a clinic with</w:t>
        </w:r>
      </w:ins>
      <w:ins w:id="228" w:author="PR Preview" w:date="2026-01-01T00:00:00Z">
        <w:r>
          <w:t xml:space="preserve"> </w:t>
        </w:r>
      </w:ins>
      <m:oMath>
        <m:r>
          <m:t>120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patients,</w:t>
        </w:r>
      </w:ins>
      <w:ins w:id="231" w:author="PR Preview" w:date="2026-01-01T00:00:00Z">
        <w:r>
          <w:t xml:space="preserve"> </w:t>
        </w:r>
      </w:ins>
      <m:oMath>
        <m:r>
          <m:t>30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del w:id="234" w:author="PR Preview" w:date="2026-01-01T00:00:00Z">
        <w:r>
          <w:rPr>
            <w:b/>
            <w:bCs/>
          </w:rPr>
          <w:delText xml:space="preserve">Example 22 (Proportional and non-proportional functions)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 </w:delText>
        </w:r>
      </w:del>
    </w:p>
    <w:p>
      <w:pPr>
        <w:pStyle w:val="BodyText"/>
      </w:pPr>
      <w:ins w:id="237" w:author="PR Preview" w:date="2026-01-01T00:00:00Z">
        <w:r>
          <w:rPr>
            <w:b/>
            <w:bCs/>
          </w:rPr>
          <w:t xml:space="preserve">Example 23 (Proportional and non-proportional functions)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 </w:t>
        </w:r>
      </w:ins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2026-10-14T00:03:09Z</dcterms:created>
  <dcterms:modified xsi:type="dcterms:W3CDTF">2026-10-14T00:03:09Z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