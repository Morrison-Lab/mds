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13:44:18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del w:id="3" w:author="PR Preview" w:date="2026-01-01T00:00:00Z">
        <w:r>
          <w:delText xml:space="preserve">In</w:delText>
        </w:r>
      </w:del>
      <w:del w:id="4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n</m:t>
            </m:r>
          </m:sup>
        </m:sSup>
      </m:oMath>
      <w:del w:id="5" w:author="PR Preview" w:date="2026-01-01T00:00:00Z">
        <w:r>
          <w:delText xml:space="preserve">,</w:delText>
        </w:r>
      </w:del>
      <w:del w:id="6" w:author="PR Preview" w:date="2026-01-01T00:00:00Z">
        <w:r>
          <w:delText xml:space="preserve"> </w:delText>
        </w:r>
      </w:del>
      <m:oMath>
        <m:r>
          <m:t>a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the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rPr>
            <w:b/>
            <w:bCs/>
          </w:rPr>
          <w:delText xml:space="preserve">base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</w:delText>
        </w:r>
      </w:del>
      <w:del w:id="13" w:author="PR Preview" w:date="2026-01-01T00:00:00Z">
        <w:r>
          <w:delText xml:space="preserve"> </w:delText>
        </w:r>
      </w:del>
      <m:oMath>
        <m:r>
          <m:t>n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 the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rPr>
            <w:b/>
            <w:bCs/>
          </w:rPr>
          <w:delText xml:space="preserve">exponent</w:delText>
        </w:r>
      </w:del>
      <w:del w:id="18" w:author="PR Preview" w:date="2026-01-01T00:00:00Z">
        <w:r>
          <w:delText xml:space="preserve">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The second power</w:delText>
        </w:r>
      </w:del>
      <w:del w:id="21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2</m:t>
            </m:r>
          </m:sup>
        </m:sSup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the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rPr>
            <w:b/>
            <w:bCs/>
          </w:rPr>
          <w:delText xml:space="preserve">square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of</w:delText>
        </w:r>
      </w:del>
      <w:del w:id="28" w:author="PR Preview" w:date="2026-01-01T00:00:00Z">
        <w:r>
          <w:delText xml:space="preserve"> </w:delText>
        </w:r>
      </w:del>
      <m:oMath>
        <m:r>
          <m:t>a</m:t>
        </m:r>
      </m:oMath>
      <w:del w:id="29" w:author="PR Preview" w:date="2026-01-01T00:00:00Z">
        <w:r>
          <w:delText xml:space="preserve">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For the exponent</w:delText>
        </w:r>
      </w:del>
      <w:del w:id="32" w:author="PR Preview" w:date="2026-01-01T00:00:00Z">
        <w:r>
          <w:delText xml:space="preserve"> </w:delText>
        </w:r>
      </w:del>
      <m:oMath>
        <m:r>
          <m:t>0</m:t>
        </m:r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 negative</w:delText>
        </w:r>
      </w:del>
      <w:del w:id="35" w:author="PR Preview" w:date="2026-01-01T00:00:00Z">
        <w:r>
          <w:delText xml:space="preserve"> </w:delText>
        </w:r>
      </w:del>
      <w:hyperlink r:id="rId29">
        <w:del w:id="36" w:author="PR Preview" w:date="2026-01-01T00:00:00Z">
          <w:r>
            <w:rPr>
              <w:rStyle w:val="Hyperlink"/>
            </w:rPr>
            <w:delText xml:space="preserve">integer</w:delText>
          </w:r>
        </w:del>
      </w:hyperlink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exponents:</w:delText>
        </w:r>
      </w:del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del w:id="39" w:author="PR Preview" w:date="2026-01-01T00:00:00Z">
        <w:r>
          <w:delText xml:space="preserve">, including</w:delText>
        </w:r>
      </w:del>
      <w:del w:id="40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by convention;</w:delText>
        </w:r>
      </w:del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del w:id="43" w:author="PR Preview" w:date="2026-01-01T00:00:00Z">
        <w:r>
          <w:delText xml:space="preserve">, when</w:delText>
        </w:r>
      </w:del>
      <w:del w:id="4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≠</m:t>
        </m:r>
        <m:r>
          <m:t>0</m:t>
        </m:r>
      </m:oMath>
      <w:del w:id="45" w:author="PR Preview" w:date="2026-01-01T00:00:00Z">
        <w:r>
          <w:delText xml:space="preserve">.</w:delText>
        </w:r>
      </w:del>
    </w:p>
    <w:p>
      <w:pPr>
        <w:pStyle w:val="FirstParagraph"/>
      </w:pPr>
      <w:hyperlink r:id="rId31">
        <w:del w:id="46" w:author="PR Preview" w:date="2026-01-01T00:00:00Z">
          <w:r>
            <w:rPr>
              <w:rStyle w:val="Hyperlink"/>
            </w:rPr>
            <w:delText xml:space="preserve">Definition 13 in Polynomials, Exponentials and Logarithms</w:delText>
          </w:r>
        </w:del>
      </w:hyperlink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extends powers to real exponents when the base is positive.</w:delText>
        </w:r>
      </w:del>
    </w:p>
    <w:p>
      <w:pPr>
        <w:pStyle w:val="FirstParagraph"/>
      </w:pPr>
      <w:ins w:id="49" w:author="PR Preview" w:date="2026-01-01T00:00:00Z">
        <w:r>
          <w:t xml:space="preserve">In</w:t>
        </w:r>
      </w:ins>
      <w:ins w:id="50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n</m:t>
            </m:r>
          </m:sup>
        </m:sSup>
      </m:oMath>
      <w:ins w:id="51" w:author="PR Preview" w:date="2026-01-01T00:00:00Z">
        <w:r>
          <w:t xml:space="preserve">,</w:t>
        </w:r>
      </w:ins>
      <w:ins w:id="52" w:author="PR Preview" w:date="2026-01-01T00:00:00Z">
        <w:r>
          <w:t xml:space="preserve"> </w:t>
        </w:r>
      </w:ins>
      <m:oMath>
        <m:r>
          <m:t>a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is the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rPr>
            <w:b/>
            <w:bCs/>
          </w:rPr>
          <w:t xml:space="preserve">base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and</w:t>
        </w:r>
      </w:ins>
      <w:ins w:id="59" w:author="PR Preview" w:date="2026-01-01T00:00:00Z">
        <w:r>
          <w:t xml:space="preserve"> </w:t>
        </w:r>
      </w:ins>
      <m:oMath>
        <m:r>
          <m:t>n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is the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b/>
            <w:bCs/>
          </w:rPr>
          <w:t xml:space="preserve">exponent</w:t>
        </w:r>
      </w:ins>
      <w:ins w:id="64" w:author="PR Preview" w:date="2026-01-01T00:00:00Z">
        <w:r>
          <w:t xml:space="preserve">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The second power</w:t>
        </w:r>
      </w:ins>
      <w:ins w:id="67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2</m:t>
            </m:r>
          </m:sup>
        </m:sSup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the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rPr>
            <w:b/>
            <w:bCs/>
          </w:rPr>
          <w:t xml:space="preserve">square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of</w:t>
        </w:r>
      </w:ins>
      <w:ins w:id="74" w:author="PR Preview" w:date="2026-01-01T00:00:00Z">
        <w:r>
          <w:t xml:space="preserve"> </w:t>
        </w:r>
      </w:ins>
      <m:oMath>
        <m:r>
          <m:t>a</m:t>
        </m:r>
      </m:oMath>
      <w:ins w:id="75" w:author="PR Preview" w:date="2026-01-01T00:00:00Z">
        <w:r>
          <w:t xml:space="preserve">.</w:t>
        </w:r>
      </w:ins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del w:id="76" w:author="PR Preview" w:date="2026-01-01T00:00:00Z">
        <w:r>
          <w:rPr>
            <w:b/>
            <w:bCs/>
          </w:rPr>
          <w:delText xml:space="preserve">Definition 5 (Square root)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For a real number</w:delText>
        </w:r>
      </w:del>
      <w:del w:id="7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≥</m:t>
        </m:r>
        <m:r>
          <m:t>0</m:t>
        </m:r>
      </m:oMath>
      <w:del w:id="80" w:author="PR Preview" w:date="2026-01-01T00:00:00Z">
        <w:r>
          <w:delText xml:space="preserve">,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the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rPr>
            <w:b/>
            <w:bCs/>
          </w:rPr>
          <w:delText xml:space="preserve">square root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of</w:delText>
        </w:r>
      </w:del>
      <w:del w:id="87" w:author="PR Preview" w:date="2026-01-01T00:00:00Z">
        <w:r>
          <w:delText xml:space="preserve"> </w:delText>
        </w:r>
      </w:del>
      <m:oMath>
        <m:r>
          <m:t>a</m:t>
        </m:r>
      </m:oMath>
      <w:del w:id="88" w:author="PR Preview" w:date="2026-01-01T00:00:00Z">
        <w:r>
          <w:delText xml:space="preserve">, written</w:delText>
        </w:r>
      </w:del>
      <w:del w:id="89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a</m:t>
            </m:r>
          </m:e>
        </m:rad>
      </m:oMath>
      <w:del w:id="90" w:author="PR Preview" w:date="2026-01-01T00:00:00Z">
        <w:r>
          <w:delText xml:space="preserve">,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is the non-negative real number whose square (</w:delText>
        </w:r>
      </w:del>
      <w:hyperlink w:anchor="def-power">
        <w:del w:id="93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94" w:author="PR Preview" w:date="2026-01-01T00:00:00Z">
        <w:r>
          <w:delText xml:space="preserve">) is</w:delText>
        </w:r>
      </w:del>
      <w:del w:id="95" w:author="PR Preview" w:date="2026-01-01T00:00:00Z">
        <w:r>
          <w:delText xml:space="preserve"> </w:delText>
        </w:r>
      </w:del>
      <m:oMath>
        <m:r>
          <m:t>a</m:t>
        </m:r>
      </m:oMath>
      <w:del w:id="96" w:author="PR Preview" w:date="2026-01-01T00:00:00Z">
        <w:r>
          <w:delText xml:space="preserve">.</w:delText>
        </w:r>
      </w:del>
    </w:p>
    <w:p>
      <w:pPr>
        <w:pStyle w:val="FirstParagraph"/>
      </w:pPr>
      <w:ins w:id="97" w:author="PR Preview" w:date="2026-01-01T00:00:00Z">
        <w:r>
          <w:rPr>
            <w:b/>
            <w:bCs/>
          </w:rPr>
          <w:t xml:space="preserve">Definition 5 (Powers with exponent zero or a negative integer)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For the exponent</w:t>
        </w:r>
      </w:ins>
      <w:ins w:id="100" w:author="PR Preview" w:date="2026-01-01T00:00:00Z">
        <w:r>
          <w:t xml:space="preserve"> </w:t>
        </w:r>
      </w:ins>
      <m:oMath>
        <m:r>
          <m:t>0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 negative</w:t>
        </w:r>
      </w:ins>
      <w:ins w:id="103" w:author="PR Preview" w:date="2026-01-01T00:00:00Z">
        <w:r>
          <w:t xml:space="preserve"> </w:t>
        </w:r>
      </w:ins>
      <w:hyperlink r:id="rId29">
        <w:ins w:id="104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exponents:</w:t>
        </w:r>
      </w:ins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ins w:id="107" w:author="PR Preview" w:date="2026-01-01T00:00:00Z">
        <w:r>
          <w:t xml:space="preserve">, including</w:t>
        </w:r>
      </w:ins>
      <w:ins w:id="108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by convention;</w:t>
        </w:r>
      </w:ins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ins w:id="111" w:author="PR Preview" w:date="2026-01-01T00:00:00Z">
        <w:r>
          <w:t xml:space="preserve">, when</w:t>
        </w:r>
      </w:ins>
      <w:ins w:id="11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0</m:t>
        </m:r>
      </m:oMath>
      <w:ins w:id="113" w:author="PR Preview" w:date="2026-01-01T00:00:00Z">
        <w:r>
          <w:t xml:space="preserve">.</w:t>
        </w:r>
      </w:ins>
    </w:p>
    <w:bookmarkEnd w:id="30"/>
    <w:bookmarkStart w:id="32" w:name="rem-power-real-exponents"/>
    <w:p>
      <w:pPr>
        <w:pStyle w:val="FirstParagraph"/>
      </w:pPr>
      <w:ins w:id="114" w:author="PR Preview" w:date="2026-01-01T00:00:00Z">
        <w:r>
          <w:rPr>
            <w:i/>
            <w:iCs/>
          </w:rPr>
          <w:t xml:space="preserve">Remark 1</w:t>
        </w:r>
      </w:ins>
      <w:ins w:id="115" w:author="PR Preview" w:date="2026-01-01T00:00:00Z">
        <w:r>
          <w:t xml:space="preserve"> (Powers with real exponents). </w:t>
        </w:r>
      </w:ins>
      <w:hyperlink r:id="rId31">
        <w:ins w:id="116" w:author="PR Preview" w:date="2026-01-01T00:00:00Z">
          <w:r>
            <w:rPr>
              <w:rStyle w:val="Hyperlink"/>
            </w:rPr>
            <w:t xml:space="preserve">Definition 14 in Polynomials, Exponentials and Logarithms</w:t>
          </w:r>
        </w:ins>
      </w:hyperlink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extends powers to real exponents when the base is positive.</w:t>
        </w:r>
      </w:ins>
    </w:p>
    <w:bookmarkEnd w:id="32"/>
    <w:bookmarkStart w:id="33" w:name="def-square-root"/>
    <w:p>
      <w:pPr>
        <w:pStyle w:val="BodyText"/>
      </w:pPr>
      <w:ins w:id="119" w:author="PR Preview" w:date="2026-01-01T00:00:00Z">
        <w:r>
          <w:rPr>
            <w:b/>
            <w:bCs/>
          </w:rPr>
          <w:t xml:space="preserve">Definition 6 (Square root)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For a real number</w:t>
        </w:r>
      </w:ins>
      <w:ins w:id="12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≥</m:t>
        </m:r>
        <m:r>
          <m:t>0</m:t>
        </m:r>
      </m:oMath>
      <w:ins w:id="123" w:author="PR Preview" w:date="2026-01-01T00:00:00Z">
        <w:r>
          <w:t xml:space="preserve">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the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rPr>
            <w:b/>
            <w:bCs/>
          </w:rPr>
          <w:t xml:space="preserve">square root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of</w:t>
        </w:r>
      </w:ins>
      <w:ins w:id="130" w:author="PR Preview" w:date="2026-01-01T00:00:00Z">
        <w:r>
          <w:t xml:space="preserve"> </w:t>
        </w:r>
      </w:ins>
      <m:oMath>
        <m:r>
          <m:t>a</m:t>
        </m:r>
      </m:oMath>
      <w:ins w:id="131" w:author="PR Preview" w:date="2026-01-01T00:00:00Z">
        <w:r>
          <w:t xml:space="preserve">, written</w:t>
        </w:r>
      </w:ins>
      <w:ins w:id="132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a</m:t>
            </m:r>
          </m:e>
        </m:rad>
      </m:oMath>
      <w:ins w:id="133" w:author="PR Preview" w:date="2026-01-01T00:00:00Z">
        <w:r>
          <w:t xml:space="preserve">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is the non-negative real number whose square (</w:t>
        </w:r>
      </w:ins>
      <w:hyperlink w:anchor="def-power">
        <w:ins w:id="136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37" w:author="PR Preview" w:date="2026-01-01T00:00:00Z">
        <w:r>
          <w:t xml:space="preserve">) is</w:t>
        </w:r>
      </w:ins>
      <w:ins w:id="138" w:author="PR Preview" w:date="2026-01-01T00:00:00Z">
        <w:r>
          <w:t xml:space="preserve"> </w:t>
        </w:r>
      </w:ins>
      <m:oMath>
        <m:r>
          <m:t>a</m:t>
        </m:r>
      </m:oMath>
      <w:ins w:id="139" w:author="PR Preview" w:date="2026-01-01T00:00:00Z">
        <w:r>
          <w:t xml:space="preserve">.</w:t>
        </w:r>
      </w:ins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del w:id="140" w:author="PR Preview" w:date="2026-01-01T00:00:00Z">
        <w:r>
          <w:rPr>
            <w:b/>
            <w:bCs/>
          </w:rPr>
          <w:delText xml:space="preserve">Definition 6 (Absolute value of a real number)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The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rPr>
            <w:b/>
            <w:bCs/>
          </w:rPr>
          <w:delText xml:space="preserve">absolute value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of a real number</w:delText>
        </w:r>
      </w:del>
      <w:del w:id="147" w:author="PR Preview" w:date="2026-01-01T00:00:00Z">
        <w:r>
          <w:delText xml:space="preserve"> </w:delText>
        </w:r>
      </w:del>
      <m:oMath>
        <m:r>
          <m:t>a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is</w:delText>
        </w:r>
      </w:del>
    </w:p>
    <w:p>
      <w:pPr>
        <w:pStyle w:val="FirstParagraph"/>
      </w:pPr>
      <w:ins w:id="150" w:author="PR Preview" w:date="2026-01-01T00:00:00Z">
        <w:r>
          <w:rPr>
            <w:b/>
            <w:bCs/>
          </w:rPr>
          <w:t xml:space="preserve">Definition 7 (Absolute value of a real number)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The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rPr>
            <w:b/>
            <w:bCs/>
          </w:rPr>
          <w:t xml:space="preserve">absolute value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of a real number</w:t>
        </w:r>
      </w:ins>
      <w:ins w:id="157" w:author="PR Preview" w:date="2026-01-01T00:00:00Z">
        <w:r>
          <w:t xml:space="preserve"> </w:t>
        </w:r>
      </w:ins>
      <m:oMath>
        <m:r>
          <m:t>a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del w:id="160" w:author="PR Preview" w:date="2026-01-01T00:00:00Z">
        <w:r>
          <w:delText xml:space="preserve">For real numbers</w:delText>
        </w:r>
      </w:del>
      <w:del w:id="161" w:author="PR Preview" w:date="2026-01-01T00:00:00Z">
        <w:r>
          <w:delText xml:space="preserve"> </w:delText>
        </w:r>
      </w:del>
      <m:oMath>
        <m:r>
          <m:t>a</m:t>
        </m:r>
      </m:oMath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and</w:delText>
        </w:r>
      </w:del>
      <w:del w:id="164" w:author="PR Preview" w:date="2026-01-01T00:00:00Z">
        <w:r>
          <w:delText xml:space="preserve"> </w:delText>
        </w:r>
      </w:del>
      <m:oMath>
        <m:r>
          <m:t>b</m:t>
        </m:r>
      </m:oMath>
      <w:del w:id="165" w:author="PR Preview" w:date="2026-01-01T00:00:00Z">
        <w:r>
          <w:delText xml:space="preserve">,</w:delText>
        </w:r>
      </w:del>
      <w:del w:id="16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is the distance between</w:delText>
        </w:r>
      </w:del>
      <w:del w:id="169" w:author="PR Preview" w:date="2026-01-01T00:00:00Z">
        <w:r>
          <w:delText xml:space="preserve"> </w:delText>
        </w:r>
      </w:del>
      <m:oMath>
        <m:r>
          <m:t>a</m:t>
        </m:r>
      </m:oMath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and</w:delText>
        </w:r>
      </w:del>
      <w:del w:id="172" w:author="PR Preview" w:date="2026-01-01T00:00:00Z">
        <w:r>
          <w:delText xml:space="preserve"> </w:delText>
        </w:r>
      </w:del>
      <m:oMath>
        <m:r>
          <m:t>b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on the number line.</w:delText>
        </w:r>
      </w:del>
    </w:p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del w:id="175" w:author="PR Preview" w:date="2026-01-01T00:00:00Z">
        <w:r>
          <w:delText xml:space="preserve">for every real</w:delText>
        </w:r>
      </w:del>
      <w:del w:id="176" w:author="PR Preview" w:date="2026-01-01T00:00:00Z">
        <w:r>
          <w:delText xml:space="preserve"> </w:delText>
        </w:r>
      </w:del>
      <m:oMath>
        <m:r>
          <m:t>a</m:t>
        </m:r>
      </m:oMath>
      <w:del w:id="177" w:author="PR Preview" w:date="2026-01-01T00:00:00Z">
        <w:r>
          <w:delText xml:space="preserve">,</w:delText>
        </w:r>
      </w:del>
      <w:del w:id="17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(</w:delText>
        </w:r>
      </w:del>
      <w:hyperlink w:anchor="def-square-root">
        <w:del w:id="181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82" w:author="PR Preview" w:date="2026-01-01T00:00:00Z">
        <w:r>
          <w:delText xml:space="preserve">).</w:delText>
        </w:r>
      </w:del>
    </w:p>
    <w:p>
      <w:pPr>
        <w:numPr>
          <w:ilvl w:val="0"/>
          <w:numId w:val="1000"/>
        </w:numPr>
      </w:pPr>
      <w:ins w:id="183" w:author="PR Preview" w:date="2026-01-01T00:00:00Z">
        <w:r>
          <w:t xml:space="preserve">for every real</w:t>
        </w:r>
      </w:ins>
      <w:ins w:id="184" w:author="PR Preview" w:date="2026-01-01T00:00:00Z">
        <w:r>
          <w:t xml:space="preserve"> </w:t>
        </w:r>
      </w:ins>
      <m:oMath>
        <m:r>
          <m:t>a</m:t>
        </m:r>
      </m:oMath>
      <w:ins w:id="185" w:author="PR Preview" w:date="2026-01-01T00:00:00Z">
        <w:r>
          <w:t xml:space="preserve">,</w:t>
        </w:r>
      </w:ins>
      <w:ins w:id="18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(</w:t>
        </w:r>
      </w:ins>
      <w:hyperlink w:anchor="def-square-root">
        <w:ins w:id="189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90" w:author="PR Preview" w:date="2026-01-01T00:00:00Z">
        <w:r>
          <w:t xml:space="preserve">).</w:t>
        </w:r>
      </w:ins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ins w:id="191" w:author="PR Preview" w:date="2026-01-01T00:00:00Z">
        <w:r>
          <w:rPr>
            <w:i/>
            <w:iCs/>
          </w:rPr>
          <w:t xml:space="preserve">Remark 2</w:t>
        </w:r>
      </w:ins>
      <w:ins w:id="192" w:author="PR Preview" w:date="2026-01-01T00:00:00Z">
        <w:r>
          <w:t xml:space="preserve"> (Absolute value as distance). </w:t>
        </w:r>
      </w:ins>
      <w:ins w:id="193" w:author="PR Preview" w:date="2026-01-01T00:00:00Z">
        <w:r>
          <w:t xml:space="preserve">For real numbers</w:t>
        </w:r>
      </w:ins>
      <w:ins w:id="194" w:author="PR Preview" w:date="2026-01-01T00:00:00Z">
        <w:r>
          <w:t xml:space="preserve"> </w:t>
        </w:r>
      </w:ins>
      <m:oMath>
        <m:r>
          <m:t>a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and</w:t>
        </w:r>
      </w:ins>
      <w:ins w:id="197" w:author="PR Preview" w:date="2026-01-01T00:00:00Z">
        <w:r>
          <w:t xml:space="preserve"> </w:t>
        </w:r>
      </w:ins>
      <m:oMath>
        <m:r>
          <m:t>b</m:t>
        </m:r>
      </m:oMath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is the distance between</w:t>
        </w:r>
      </w:ins>
      <w:ins w:id="202" w:author="PR Preview" w:date="2026-01-01T00:00:00Z">
        <w:r>
          <w:t xml:space="preserve"> </w:t>
        </w:r>
      </w:ins>
      <m:oMath>
        <m:r>
          <m:t>a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and</w:t>
        </w:r>
      </w:ins>
      <w:ins w:id="205" w:author="PR Preview" w:date="2026-01-01T00:00:00Z">
        <w:r>
          <w:t xml:space="preserve"> </w:t>
        </w:r>
      </w:ins>
      <m:oMath>
        <m:r>
          <m:t>b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on the number line.</w:t>
        </w:r>
      </w:ins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del w:id="208" w:author="PR Preview" w:date="2026-01-01T00:00:00Z">
        <w:r>
          <w:rPr>
            <w:b/>
            <w:bCs/>
          </w:rPr>
          <w:delText xml:space="preserve">Definition 7 (Minimum)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Let</w:delText>
        </w:r>
      </w:del>
      <w:del w:id="21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212" w:author="PR Preview" w:date="2026-01-01T00:00:00Z">
        <w:r>
          <w:delText xml:space="preserve">.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A number</w:delText>
        </w:r>
      </w:del>
      <w:del w:id="215" w:author="PR Preview" w:date="2026-01-01T00:00:00Z">
        <w:r>
          <w:delText xml:space="preserve"> </w:delText>
        </w:r>
      </w:del>
      <m:oMath>
        <m:r>
          <m:t>m</m:t>
        </m:r>
      </m:oMath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is the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rPr>
            <w:b/>
            <w:bCs/>
          </w:rPr>
          <w:delText xml:space="preserve">minimum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of</w:delText>
        </w:r>
      </w:del>
      <w:del w:id="222" w:author="PR Preview" w:date="2026-01-01T00:00:00Z">
        <w:r>
          <w:delText xml:space="preserve"> </w:delText>
        </w:r>
      </w:del>
      <m:oMath>
        <m:r>
          <m:t>A</m:t>
        </m:r>
      </m:oMath>
      <w:del w:id="223" w:author="PR Preview" w:date="2026-01-01T00:00:00Z">
        <w:r>
          <w:delText xml:space="preserve">,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written</w:delText>
        </w:r>
      </w:del>
      <w:del w:id="226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A</m:t>
        </m:r>
      </m:oMath>
      <w:del w:id="227" w:author="PR Preview" w:date="2026-01-01T00:00:00Z">
        <w:r>
          <w:delText xml:space="preserve">,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if</w:delText>
        </w:r>
      </w:del>
      <w:del w:id="23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t>A</m:t>
        </m:r>
      </m:oMath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and</w:delText>
        </w:r>
      </w:del>
      <w:del w:id="23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≤</m:t>
        </m:r>
        <m:r>
          <m:t>a</m:t>
        </m:r>
      </m:oMath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for all</w:delText>
        </w:r>
      </w:del>
      <w:del w:id="23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237" w:author="PR Preview" w:date="2026-01-01T00:00:00Z">
        <w:r>
          <w:delText xml:space="preserve">.</w:delText>
        </w:r>
      </w:del>
    </w:p>
    <w:p>
      <w:pPr>
        <w:pStyle w:val="BodyText"/>
      </w:pPr>
      <w:del w:id="238" w:author="PR Preview" w:date="2026-01-01T00:00:00Z">
        <w:r>
          <w:rPr>
            <w:i/>
            <w:iCs/>
          </w:rPr>
          <w:delText xml:space="preserve">Remark 1</w:delText>
        </w:r>
      </w:del>
      <w:del w:id="239" w:author="PR Preview" w:date="2026-01-01T00:00:00Z">
        <w:r>
          <w:delText xml:space="preserve"> (Not every set has a minimum). </w:delText>
        </w:r>
      </w:del>
      <w:del w:id="240" w:author="PR Preview" w:date="2026-01-01T00:00:00Z">
        <w:r>
          <w:delText xml:space="preserve">The set</w:delText>
        </w:r>
      </w:del>
      <w:del w:id="24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has minimum</w:delText>
        </w:r>
      </w:del>
      <w:del w:id="244" w:author="PR Preview" w:date="2026-01-01T00:00:00Z">
        <w:r>
          <w:delText xml:space="preserve"> </w:delText>
        </w:r>
      </w:del>
      <m:oMath>
        <m:r>
          <m:t>1</m:t>
        </m:r>
      </m:oMath>
      <w:del w:id="245" w:author="PR Preview" w:date="2026-01-01T00:00:00Z">
        <w:r>
          <w:delText xml:space="preserve">,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and the</w:delText>
        </w:r>
      </w:del>
      <w:del w:id="248" w:author="PR Preview" w:date="2026-01-01T00:00:00Z">
        <w:r>
          <w:delText xml:space="preserve"> </w:delText>
        </w:r>
      </w:del>
      <w:hyperlink r:id="rId43">
        <w:del w:id="249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25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has minimum</w:delText>
        </w:r>
      </w:del>
      <w:del w:id="253" w:author="PR Preview" w:date="2026-01-01T00:00:00Z">
        <w:r>
          <w:delText xml:space="preserve"> </w:delText>
        </w:r>
      </w:del>
      <m:oMath>
        <m:r>
          <m:t>0</m:t>
        </m:r>
      </m:oMath>
      <w:del w:id="254" w:author="PR Preview" w:date="2026-01-01T00:00:00Z">
        <w:r>
          <w:delText xml:space="preserve">.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The interval</w:delText>
        </w:r>
      </w:del>
      <w:del w:id="2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has no minimum: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every element</w:delText>
        </w:r>
      </w:del>
      <w:del w:id="262" w:author="PR Preview" w:date="2026-01-01T00:00:00Z">
        <w:r>
          <w:delText xml:space="preserve"> </w:delText>
        </w:r>
      </w:del>
      <m:oMath>
        <m:r>
          <m:t>a</m:t>
        </m:r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of it has a smaller element,</w:delText>
        </w:r>
      </w:del>
      <w:del w:id="26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/</m:t>
        </m:r>
        <m:r>
          <m:t>2</m:t>
        </m:r>
      </m:oMath>
      <w:del w:id="266" w:author="PR Preview" w:date="2026-01-01T00:00:00Z">
        <w:r>
          <w:delText xml:space="preserve">, also in it.</w:delText>
        </w:r>
      </w:del>
    </w:p>
    <w:p>
      <w:pPr>
        <w:pStyle w:val="BodyText"/>
      </w:pPr>
      <w:del w:id="267" w:author="PR Preview" w:date="2026-01-01T00:00:00Z">
        <w:r>
          <w:rPr>
            <w:b/>
            <w:bCs/>
          </w:rPr>
          <w:delText xml:space="preserve">Definition 8 (Maximum)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Let</w:delText>
        </w:r>
      </w:del>
      <w:del w:id="27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271" w:author="PR Preview" w:date="2026-01-01T00:00:00Z">
        <w:r>
          <w:delText xml:space="preserve">.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A number</w:delText>
        </w:r>
      </w:del>
      <w:del w:id="274" w:author="PR Preview" w:date="2026-01-01T00:00:00Z">
        <w:r>
          <w:delText xml:space="preserve"> </w:delText>
        </w:r>
      </w:del>
      <m:oMath>
        <m:r>
          <m:t>M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is the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rPr>
            <w:b/>
            <w:bCs/>
          </w:rPr>
          <w:delText xml:space="preserve">maximum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of</w:delText>
        </w:r>
      </w:del>
      <w:del w:id="281" w:author="PR Preview" w:date="2026-01-01T00:00:00Z">
        <w:r>
          <w:delText xml:space="preserve"> </w:delText>
        </w:r>
      </w:del>
      <m:oMath>
        <m:r>
          <m:t>A</m:t>
        </m:r>
      </m:oMath>
      <w:del w:id="282" w:author="PR Preview" w:date="2026-01-01T00:00:00Z">
        <w:r>
          <w:delText xml:space="preserve">,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written</w:delText>
        </w:r>
      </w:del>
      <w:del w:id="285" w:author="PR Preview" w:date="2026-01-01T00:00:00Z">
        <w:r>
          <w:delText xml:space="preserve"> </w:delText>
        </w:r>
      </w:del>
      <m:oMath>
        <m:r>
          <m:rPr>
            <m:sty m:val="p"/>
          </m:rPr>
          <m:t>max</m:t>
        </m:r>
        <m:r>
          <m:t>A</m:t>
        </m:r>
      </m:oMath>
      <w:del w:id="286" w:author="PR Preview" w:date="2026-01-01T00:00:00Z">
        <w:r>
          <w:delText xml:space="preserve">,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if</w:delText>
        </w:r>
      </w:del>
      <w:del w:id="28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t>A</m:t>
        </m:r>
      </m:oMath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and</w:delText>
        </w:r>
      </w:del>
      <w:del w:id="29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M</m:t>
        </m:r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for all</w:delText>
        </w:r>
      </w:del>
      <w:del w:id="29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296" w:author="PR Preview" w:date="2026-01-01T00:00:00Z">
        <w:r>
          <w:delText xml:space="preserve">.</w:delText>
        </w:r>
      </w:del>
    </w:p>
    <w:p>
      <w:pPr>
        <w:pStyle w:val="FirstParagraph"/>
      </w:pPr>
      <w:ins w:id="297" w:author="PR Preview" w:date="2026-01-01T00:00:00Z">
        <w:r>
          <w:rPr>
            <w:b/>
            <w:bCs/>
          </w:rPr>
          <w:t xml:space="preserve">Definition 8 (Minimum)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Let</w:t>
        </w:r>
      </w:ins>
      <w:ins w:id="30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301" w:author="PR Preview" w:date="2026-01-01T00:00:00Z">
        <w:r>
          <w:t xml:space="preserve">.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A number</w:t>
        </w:r>
      </w:ins>
      <w:ins w:id="304" w:author="PR Preview" w:date="2026-01-01T00:00:00Z">
        <w:r>
          <w:t xml:space="preserve"> </w:t>
        </w:r>
      </w:ins>
      <m:oMath>
        <m:r>
          <m:t>m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is the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rPr>
            <w:b/>
            <w:bCs/>
          </w:rPr>
          <w:t xml:space="preserve">minimum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of</w:t>
        </w:r>
      </w:ins>
      <w:ins w:id="311" w:author="PR Preview" w:date="2026-01-01T00:00:00Z">
        <w:r>
          <w:t xml:space="preserve"> </w:t>
        </w:r>
      </w:ins>
      <m:oMath>
        <m:r>
          <m:t>A</m:t>
        </m:r>
      </m:oMath>
      <w:ins w:id="312" w:author="PR Preview" w:date="2026-01-01T00:00:00Z">
        <w:r>
          <w:t xml:space="preserve">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written</w:t>
        </w:r>
      </w:ins>
      <w:ins w:id="315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A</m:t>
        </m:r>
      </m:oMath>
      <w:ins w:id="316" w:author="PR Preview" w:date="2026-01-01T00:00:00Z">
        <w:r>
          <w:t xml:space="preserve">,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if</w:t>
        </w:r>
      </w:ins>
      <w:ins w:id="31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t>A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and</w:t>
        </w:r>
      </w:ins>
      <w:ins w:id="32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a</m:t>
        </m:r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for all</w:t>
        </w:r>
      </w:ins>
      <w:ins w:id="3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26" w:author="PR Preview" w:date="2026-01-01T00:00:00Z">
        <w:r>
          <w:t xml:space="preserve">.</w:t>
        </w:r>
      </w:ins>
    </w:p>
    <w:bookmarkEnd w:id="42"/>
    <w:bookmarkStart w:id="44" w:name="rem-minimum-may-not-exist"/>
    <w:p>
      <w:pPr>
        <w:pStyle w:val="BodyText"/>
      </w:pPr>
      <w:ins w:id="327" w:author="PR Preview" w:date="2026-01-01T00:00:00Z">
        <w:r>
          <w:rPr>
            <w:i/>
            <w:iCs/>
          </w:rPr>
          <w:t xml:space="preserve">Remark 3</w:t>
        </w:r>
      </w:ins>
      <w:ins w:id="328" w:author="PR Preview" w:date="2026-01-01T00:00:00Z">
        <w:r>
          <w:t xml:space="preserve"> (Not every set has a minimum). </w:t>
        </w:r>
      </w:ins>
      <w:ins w:id="329" w:author="PR Preview" w:date="2026-01-01T00:00:00Z">
        <w:r>
          <w:t xml:space="preserve">The set</w:t>
        </w:r>
      </w:ins>
      <w:ins w:id="33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has minimum</w:t>
        </w:r>
      </w:ins>
      <w:ins w:id="333" w:author="PR Preview" w:date="2026-01-01T00:00:00Z">
        <w:r>
          <w:t xml:space="preserve"> </w:t>
        </w:r>
      </w:ins>
      <m:oMath>
        <m:r>
          <m:t>1</m:t>
        </m:r>
      </m:oMath>
      <w:ins w:id="334" w:author="PR Preview" w:date="2026-01-01T00:00:00Z">
        <w:r>
          <w:t xml:space="preserve">,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and the</w:t>
        </w:r>
      </w:ins>
      <w:ins w:id="337" w:author="PR Preview" w:date="2026-01-01T00:00:00Z">
        <w:r>
          <w:t xml:space="preserve"> </w:t>
        </w:r>
      </w:ins>
      <w:hyperlink r:id="rId43">
        <w:ins w:id="338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33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has minimum</w:t>
        </w:r>
      </w:ins>
      <w:ins w:id="342" w:author="PR Preview" w:date="2026-01-01T00:00:00Z">
        <w:r>
          <w:t xml:space="preserve"> </w:t>
        </w:r>
      </w:ins>
      <m:oMath>
        <m:r>
          <m:t>0</m:t>
        </m:r>
      </m:oMath>
      <w:ins w:id="343" w:author="PR Preview" w:date="2026-01-01T00:00:00Z">
        <w:r>
          <w:t xml:space="preserve">.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The interval</w:t>
        </w:r>
      </w:ins>
      <w:ins w:id="3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has no minimum: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every element</w:t>
        </w:r>
      </w:ins>
      <w:ins w:id="351" w:author="PR Preview" w:date="2026-01-01T00:00:00Z">
        <w:r>
          <w:t xml:space="preserve"> </w:t>
        </w:r>
      </w:ins>
      <m:oMath>
        <m:r>
          <m:t>a</m:t>
        </m:r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of it has a smaller element,</w:t>
        </w:r>
      </w:ins>
      <w:ins w:id="35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/</m:t>
        </m:r>
        <m:r>
          <m:t>2</m:t>
        </m:r>
      </m:oMath>
      <w:ins w:id="355" w:author="PR Preview" w:date="2026-01-01T00:00:00Z">
        <w:r>
          <w:t xml:space="preserve">, also in it.</w:t>
        </w:r>
      </w:ins>
    </w:p>
    <w:bookmarkEnd w:id="44"/>
    <w:bookmarkStart w:id="45" w:name="def-maximum"/>
    <w:p>
      <w:pPr>
        <w:pStyle w:val="BodyText"/>
      </w:pPr>
      <w:ins w:id="356" w:author="PR Preview" w:date="2026-01-01T00:00:00Z">
        <w:r>
          <w:rPr>
            <w:b/>
            <w:bCs/>
          </w:rPr>
          <w:t xml:space="preserve">Definition 9 (Maximum)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Let</w:t>
        </w:r>
      </w:ins>
      <w:ins w:id="35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360" w:author="PR Preview" w:date="2026-01-01T00:00:00Z">
        <w:r>
          <w:t xml:space="preserve">.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A number</w:t>
        </w:r>
      </w:ins>
      <w:ins w:id="363" w:author="PR Preview" w:date="2026-01-01T00:00:00Z">
        <w:r>
          <w:t xml:space="preserve"> </w:t>
        </w:r>
      </w:ins>
      <m:oMath>
        <m:r>
          <m:t>M</m:t>
        </m:r>
      </m:oMath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is the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rPr>
            <w:b/>
            <w:bCs/>
          </w:rPr>
          <w:t xml:space="preserve">maximum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of</w:t>
        </w:r>
      </w:ins>
      <w:ins w:id="370" w:author="PR Preview" w:date="2026-01-01T00:00:00Z">
        <w:r>
          <w:t xml:space="preserve"> </w:t>
        </w:r>
      </w:ins>
      <m:oMath>
        <m:r>
          <m:t>A</m:t>
        </m:r>
      </m:oMath>
      <w:ins w:id="371" w:author="PR Preview" w:date="2026-01-01T00:00:00Z">
        <w:r>
          <w:t xml:space="preserve">,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written</w:t>
        </w:r>
      </w:ins>
      <w:ins w:id="374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t>A</m:t>
        </m:r>
      </m:oMath>
      <w:ins w:id="375" w:author="PR Preview" w:date="2026-01-01T00:00:00Z">
        <w:r>
          <w:t xml:space="preserve">,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if</w:t>
        </w:r>
      </w:ins>
      <w:ins w:id="37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t>A</m:t>
        </m:r>
      </m:oMath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and</w:t>
        </w:r>
      </w:ins>
      <w:ins w:id="38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M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for all</w:t>
        </w:r>
      </w:ins>
      <w:ins w:id="38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85" w:author="PR Preview" w:date="2026-01-01T00:00:00Z">
        <w:r>
          <w:t xml:space="preserve">.</w:t>
        </w:r>
      </w:ins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del w:id="386" w:author="PR Preview" w:date="2026-01-01T00:00:00Z">
        <w:r>
          <w:rPr>
            <w:b/>
            <w:bCs/>
          </w:rPr>
          <w:delText xml:space="preserve">Definition 9 (Argmin)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Let</w:delText>
        </w:r>
      </w:del>
      <w:del w:id="38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be a</w:delText>
        </w:r>
      </w:del>
      <w:del w:id="392" w:author="PR Preview" w:date="2026-01-01T00:00:00Z">
        <w:r>
          <w:delText xml:space="preserve"> </w:delText>
        </w:r>
      </w:del>
      <w:hyperlink r:id="rId47">
        <w:del w:id="39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94" w:author="PR Preview" w:date="2026-01-01T00:00:00Z">
        <w:r>
          <w:delText xml:space="preserve">.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The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rPr>
            <w:b/>
            <w:bCs/>
          </w:rPr>
          <w:delText xml:space="preserve">argmin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of</w:delText>
        </w:r>
      </w:del>
      <w:del w:id="401" w:author="PR Preview" w:date="2026-01-01T00:00:00Z">
        <w:r>
          <w:delText xml:space="preserve"> </w:delText>
        </w:r>
      </w:del>
      <m:oMath>
        <m:r>
          <m:t>f</m:t>
        </m:r>
      </m:oMath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over</w:delText>
        </w:r>
      </w:del>
      <w:del w:id="404" w:author="PR Preview" w:date="2026-01-01T00:00:00Z">
        <w:r>
          <w:delText xml:space="preserve"> </w:delText>
        </w:r>
      </w:del>
      <m:oMath>
        <m:r>
          <m:t>A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is the set of inputs where</w:delText>
        </w:r>
      </w:del>
      <w:del w:id="407" w:author="PR Preview" w:date="2026-01-01T00:00:00Z">
        <w:r>
          <w:delText xml:space="preserve"> </w:delText>
        </w:r>
      </w:del>
      <m:oMath>
        <m:r>
          <m:t>f</m:t>
        </m:r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takes its smallest value:</w:delText>
        </w:r>
      </w:del>
    </w:p>
    <w:p>
      <w:pPr>
        <w:pStyle w:val="FirstParagraph"/>
      </w:pPr>
      <w:ins w:id="410" w:author="PR Preview" w:date="2026-01-01T00:00:00Z">
        <w:r>
          <w:rPr>
            <w:b/>
            <w:bCs/>
          </w:rPr>
          <w:t xml:space="preserve">Definition 10 (Argmin)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Let</w:t>
        </w:r>
      </w:ins>
      <w:ins w:id="4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be a</w:t>
        </w:r>
      </w:ins>
      <w:ins w:id="416" w:author="PR Preview" w:date="2026-01-01T00:00:00Z">
        <w:r>
          <w:t xml:space="preserve"> </w:t>
        </w:r>
      </w:ins>
      <w:hyperlink r:id="rId47">
        <w:ins w:id="41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18" w:author="PR Preview" w:date="2026-01-01T00:00:00Z">
        <w:r>
          <w:t xml:space="preserve">.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The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rPr>
            <w:b/>
            <w:bCs/>
          </w:rPr>
          <w:t xml:space="preserve">argmin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of</w:t>
        </w:r>
      </w:ins>
      <w:ins w:id="425" w:author="PR Preview" w:date="2026-01-01T00:00:00Z">
        <w:r>
          <w:t xml:space="preserve"> </w:t>
        </w:r>
      </w:ins>
      <m:oMath>
        <m:r>
          <m:t>f</m:t>
        </m:r>
      </m:oMath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over</w:t>
        </w:r>
      </w:ins>
      <w:ins w:id="428" w:author="PR Preview" w:date="2026-01-01T00:00:00Z">
        <w:r>
          <w:t xml:space="preserve"> </w:t>
        </w:r>
      </w:ins>
      <m:oMath>
        <m:r>
          <m:t>A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is the set of inputs where</w:t>
        </w:r>
      </w:ins>
      <w:ins w:id="431" w:author="PR Preview" w:date="2026-01-01T00:00:00Z">
        <w:r>
          <w:t xml:space="preserve"> </w:t>
        </w:r>
      </w:ins>
      <m:oMath>
        <m:r>
          <m:t>f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takes its smallest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del w:id="434" w:author="PR Preview" w:date="2026-01-01T00:00:00Z">
        <w:r>
          <w:rPr>
            <w:i/>
            <w:iCs/>
          </w:rPr>
          <w:delText xml:space="preserve">Remark 2</w:delText>
        </w:r>
      </w:del>
      <w:del w:id="435" w:author="PR Preview" w:date="2026-01-01T00:00:00Z">
        <w:r>
          <w:delText xml:space="preserve"> (Smallest value versus where it occurs). </w:delText>
        </w:r>
      </w:del>
      <w:del w:id="436" w:author="PR Preview" w:date="2026-01-01T00:00:00Z">
        <w:r>
          <w:delText xml:space="preserve">The smallest value itself is</w:delText>
        </w:r>
      </w:del>
      <w:del w:id="437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438" w:author="PR Preview" w:date="2026-01-01T00:00:00Z">
        <w:r>
          <w:delText xml:space="preserve">,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the minimum (</w:delText>
        </w:r>
      </w:del>
      <w:hyperlink w:anchor="def-minimum">
        <w:del w:id="441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42" w:author="PR Preview" w:date="2026-01-01T00:00:00Z">
        <w:r>
          <w:delText xml:space="preserve">)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of the</w:delText>
        </w:r>
      </w:del>
      <w:del w:id="445" w:author="PR Preview" w:date="2026-01-01T00:00:00Z">
        <w:r>
          <w:delText xml:space="preserve"> </w:delText>
        </w:r>
      </w:del>
      <w:hyperlink r:id="rId49">
        <w:del w:id="446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of</w:delText>
        </w:r>
      </w:del>
      <w:del w:id="449" w:author="PR Preview" w:date="2026-01-01T00:00:00Z">
        <w:r>
          <w:delText xml:space="preserve"> </w:delText>
        </w:r>
      </w:del>
      <m:oMath>
        <m:r>
          <m:t>f</m:t>
        </m:r>
      </m:oMath>
      <w:del w:id="450" w:author="PR Preview" w:date="2026-01-01T00:00:00Z">
        <w:r>
          <w:delText xml:space="preserve">,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and the argmin is where that value is attained.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For example, let</w:delText>
        </w:r>
      </w:del>
      <w:del w:id="45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on</w:delText>
        </w:r>
      </w:del>
      <w:del w:id="45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459" w:author="PR Preview" w:date="2026-01-01T00:00:00Z">
        <w:r>
          <w:delText xml:space="preserve">.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The image is</w:delText>
        </w:r>
      </w:del>
      <w:del w:id="46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del w:id="463" w:author="PR Preview" w:date="2026-01-01T00:00:00Z">
        <w:r>
          <w:delText xml:space="preserve">,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so the smallest value is</w:delText>
        </w:r>
      </w:del>
      <w:del w:id="466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467" w:author="PR Preview" w:date="2026-01-01T00:00:00Z">
        <w:r>
          <w:delText xml:space="preserve">,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and</w:delText>
        </w:r>
      </w:del>
      <w:del w:id="470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del w:id="471" w:author="PR Preview" w:date="2026-01-01T00:00:00Z">
        <w:r>
          <w:delText xml:space="preserve">.</w:delText>
        </w:r>
      </w:del>
    </w:p>
    <w:p>
      <w:pPr>
        <w:pStyle w:val="BodyText"/>
      </w:pPr>
      <w:ins w:id="472" w:author="PR Preview" w:date="2026-01-01T00:00:00Z">
        <w:r>
          <w:rPr>
            <w:i/>
            <w:iCs/>
          </w:rPr>
          <w:t xml:space="preserve">Remark 4</w:t>
        </w:r>
      </w:ins>
      <w:ins w:id="473" w:author="PR Preview" w:date="2026-01-01T00:00:00Z">
        <w:r>
          <w:t xml:space="preserve"> (Smallest value versus where it occurs). </w:t>
        </w:r>
      </w:ins>
      <w:ins w:id="474" w:author="PR Preview" w:date="2026-01-01T00:00:00Z">
        <w:r>
          <w:t xml:space="preserve">The smallest value itself is</w:t>
        </w:r>
      </w:ins>
      <w:ins w:id="475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476" w:author="PR Preview" w:date="2026-01-01T00:00:00Z">
        <w:r>
          <w:t xml:space="preserve">,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the minimum (</w:t>
        </w:r>
      </w:ins>
      <w:hyperlink w:anchor="def-minimum">
        <w:ins w:id="47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80" w:author="PR Preview" w:date="2026-01-01T00:00:00Z">
        <w:r>
          <w:t xml:space="preserve">)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of the</w:t>
        </w:r>
      </w:ins>
      <w:ins w:id="483" w:author="PR Preview" w:date="2026-01-01T00:00:00Z">
        <w:r>
          <w:t xml:space="preserve"> </w:t>
        </w:r>
      </w:ins>
      <w:hyperlink r:id="rId49">
        <w:ins w:id="484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of</w:t>
        </w:r>
      </w:ins>
      <w:ins w:id="487" w:author="PR Preview" w:date="2026-01-01T00:00:00Z">
        <w:r>
          <w:t xml:space="preserve"> </w:t>
        </w:r>
      </w:ins>
      <m:oMath>
        <m:r>
          <m:t>f</m:t>
        </m:r>
      </m:oMath>
      <w:ins w:id="488" w:author="PR Preview" w:date="2026-01-01T00:00:00Z">
        <w:r>
          <w:t xml:space="preserve">,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and the argmin is where that value is attained.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For example, let</w:t>
        </w:r>
      </w:ins>
      <w:ins w:id="49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on</w:t>
        </w:r>
      </w:ins>
      <w:ins w:id="4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497" w:author="PR Preview" w:date="2026-01-01T00:00:00Z">
        <w:r>
          <w:t xml:space="preserve">.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The image is</w:t>
        </w:r>
      </w:ins>
      <w:ins w:id="50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501" w:author="PR Preview" w:date="2026-01-01T00:00:00Z">
        <w:r>
          <w:t xml:space="preserve">,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so the smallest value is</w:t>
        </w:r>
      </w:ins>
      <w:ins w:id="504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05" w:author="PR Preview" w:date="2026-01-01T00:00:00Z">
        <w:r>
          <w:t xml:space="preserve">,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and</w:t>
        </w:r>
      </w:ins>
      <w:ins w:id="508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509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del w:id="510" w:author="PR Preview" w:date="2026-01-01T00:00:00Z">
        <w:r>
          <w:rPr>
            <w:b/>
            <w:bCs/>
          </w:rPr>
          <w:delText xml:space="preserve">Definition 10 (Argmax)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Let</w:delText>
        </w:r>
      </w:del>
      <w:del w:id="5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be a</w:delText>
        </w:r>
      </w:del>
      <w:del w:id="516" w:author="PR Preview" w:date="2026-01-01T00:00:00Z">
        <w:r>
          <w:delText xml:space="preserve"> </w:delText>
        </w:r>
      </w:del>
      <w:hyperlink r:id="rId47">
        <w:del w:id="51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18" w:author="PR Preview" w:date="2026-01-01T00:00:00Z">
        <w:r>
          <w:delText xml:space="preserve">.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The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rPr>
            <w:b/>
            <w:bCs/>
          </w:rPr>
          <w:delText xml:space="preserve">argmax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of</w:delText>
        </w:r>
      </w:del>
      <w:del w:id="525" w:author="PR Preview" w:date="2026-01-01T00:00:00Z">
        <w:r>
          <w:delText xml:space="preserve"> </w:delText>
        </w:r>
      </w:del>
      <m:oMath>
        <m:r>
          <m:t>f</m:t>
        </m:r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over</w:delText>
        </w:r>
      </w:del>
      <w:del w:id="528" w:author="PR Preview" w:date="2026-01-01T00:00:00Z">
        <w:r>
          <w:delText xml:space="preserve"> </w:delText>
        </w:r>
      </w:del>
      <m:oMath>
        <m:r>
          <m:t>A</m:t>
        </m:r>
      </m:oMath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is the set of inputs where</w:delText>
        </w:r>
      </w:del>
      <w:del w:id="531" w:author="PR Preview" w:date="2026-01-01T00:00:00Z">
        <w:r>
          <w:delText xml:space="preserve"> </w:delText>
        </w:r>
      </w:del>
      <m:oMath>
        <m:r>
          <m:t>f</m:t>
        </m:r>
      </m:oMath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takes its largest value:</w:delText>
        </w:r>
      </w:del>
    </w:p>
    <w:p>
      <w:pPr>
        <w:pStyle w:val="BodyText"/>
      </w:pPr>
      <w:ins w:id="534" w:author="PR Preview" w:date="2026-01-01T00:00:00Z">
        <w:r>
          <w:rPr>
            <w:b/>
            <w:bCs/>
          </w:rPr>
          <w:t xml:space="preserve">Definition 11 (Argmax)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Let</w:t>
        </w:r>
      </w:ins>
      <w:ins w:id="53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be a</w:t>
        </w:r>
      </w:ins>
      <w:ins w:id="540" w:author="PR Preview" w:date="2026-01-01T00:00:00Z">
        <w:r>
          <w:t xml:space="preserve"> </w:t>
        </w:r>
      </w:ins>
      <w:hyperlink r:id="rId47">
        <w:ins w:id="54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542" w:author="PR Preview" w:date="2026-01-01T00:00:00Z">
        <w:r>
          <w:t xml:space="preserve">.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The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rPr>
            <w:b/>
            <w:bCs/>
          </w:rPr>
          <w:t xml:space="preserve">argmax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of</w:t>
        </w:r>
      </w:ins>
      <w:ins w:id="549" w:author="PR Preview" w:date="2026-01-01T00:00:00Z">
        <w:r>
          <w:t xml:space="preserve"> </w:t>
        </w:r>
      </w:ins>
      <m:oMath>
        <m:r>
          <m:t>f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over</w:t>
        </w:r>
      </w:ins>
      <w:ins w:id="552" w:author="PR Preview" w:date="2026-01-01T00:00:00Z">
        <w:r>
          <w:t xml:space="preserve"> </w:t>
        </w:r>
      </w:ins>
      <m:oMath>
        <m:r>
          <m:t>A</m:t>
        </m:r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is the set of inputs where</w:t>
        </w:r>
      </w:ins>
      <w:ins w:id="555" w:author="PR Preview" w:date="2026-01-01T00:00:00Z">
        <w:r>
          <w:t xml:space="preserve"> </w:t>
        </w:r>
      </w:ins>
      <m:oMath>
        <m:r>
          <m:t>f</m:t>
        </m:r>
      </m:oMath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takes its largest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del w:id="558" w:author="PR Preview" w:date="2026-01-01T00:00:00Z">
        <w:r>
          <w:rPr>
            <w:b/>
            <w:bCs/>
          </w:rPr>
          <w:delText xml:space="preserve">Definition 11 (Global minimizer)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Let</w:delText>
        </w:r>
      </w:del>
      <w:del w:id="56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and let</w:delText>
        </w:r>
      </w:del>
      <w:del w:id="56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be a</w:delText>
        </w:r>
      </w:del>
      <w:del w:id="567" w:author="PR Preview" w:date="2026-01-01T00:00:00Z">
        <w:r>
          <w:delText xml:space="preserve"> </w:delText>
        </w:r>
      </w:del>
      <w:hyperlink r:id="rId47">
        <w:del w:id="568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69" w:author="PR Preview" w:date="2026-01-01T00:00:00Z">
        <w:r>
          <w:delText xml:space="preserve">.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A point</w:delText>
        </w:r>
      </w:del>
      <w:del w:id="57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is a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rPr>
            <w:b/>
            <w:bCs/>
          </w:rPr>
          <w:delText xml:space="preserve">global minimizer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of</w:delText>
        </w:r>
      </w:del>
      <w:del w:id="579" w:author="PR Preview" w:date="2026-01-01T00:00:00Z">
        <w:r>
          <w:delText xml:space="preserve"> </w:delText>
        </w:r>
      </w:del>
      <m:oMath>
        <m:r>
          <m:t>f</m:t>
        </m:r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over</w:delText>
        </w:r>
      </w:del>
      <w:del w:id="582" w:author="PR Preview" w:date="2026-01-01T00:00:00Z">
        <w:r>
          <w:delText xml:space="preserve"> </w:delText>
        </w:r>
      </w:del>
      <m:oMath>
        <m:r>
          <m:t>A</m:t>
        </m:r>
      </m:oMath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if</w:delText>
        </w:r>
      </w:del>
      <w:del w:id="58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for all</w:delText>
        </w:r>
      </w:del>
      <w:del w:id="58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589" w:author="PR Preview" w:date="2026-01-01T00:00:00Z">
        <w:r>
          <w:delText xml:space="preserve">.</w:delText>
        </w:r>
      </w:del>
    </w:p>
    <w:p>
      <w:pPr>
        <w:pStyle w:val="BodyText"/>
      </w:pPr>
      <w:del w:id="590" w:author="PR Preview" w:date="2026-01-01T00:00:00Z">
        <w:r>
          <w:rPr>
            <w:i/>
            <w:iCs/>
          </w:rPr>
          <w:delText xml:space="preserve">Remark 3</w:delText>
        </w:r>
      </w:del>
      <w:del w:id="591" w:author="PR Preview" w:date="2026-01-01T00:00:00Z">
        <w:r>
          <w:delText xml:space="preserve"> (Global minimizers form the argmin). </w:delText>
        </w:r>
      </w:del>
      <w:del w:id="592" w:author="PR Preview" w:date="2026-01-01T00:00:00Z">
        <w:r>
          <w:delText xml:space="preserve">The global minimizers of</w:delText>
        </w:r>
      </w:del>
      <w:del w:id="593" w:author="PR Preview" w:date="2026-01-01T00:00:00Z">
        <w:r>
          <w:delText xml:space="preserve"> </w:delText>
        </w:r>
      </w:del>
      <m:oMath>
        <m:r>
          <m:t>f</m:t>
        </m:r>
      </m:oMath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are exactly the elements of</w:delText>
        </w:r>
      </w:del>
      <w:del w:id="596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(</w:delText>
        </w:r>
      </w:del>
      <w:hyperlink w:anchor="def-argmin">
        <w:del w:id="599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600" w:author="PR Preview" w:date="2026-01-01T00:00:00Z">
        <w:r>
          <w:delText xml:space="preserve">).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A function can have more than one global minimizer.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For example,</w:delText>
        </w:r>
      </w:del>
      <w:del w:id="60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on</w:delText>
        </w:r>
      </w:del>
      <w:del w:id="60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satisfies</w:delText>
        </w:r>
      </w:del>
      <w:del w:id="61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for every</w:delText>
        </w:r>
      </w:del>
      <w:del w:id="614" w:author="PR Preview" w:date="2026-01-01T00:00:00Z">
        <w:r>
          <w:delText xml:space="preserve"> </w:delText>
        </w:r>
      </w:del>
      <m:oMath>
        <m:r>
          <m:t>x</m:t>
        </m:r>
      </m:oMath>
      <w:del w:id="615" w:author="PR Preview" w:date="2026-01-01T00:00:00Z">
        <w:r>
          <w:delText xml:space="preserve">,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and</w:delText>
        </w:r>
      </w:del>
      <w:del w:id="6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exactly when</w:delText>
        </w:r>
      </w:del>
      <w:del w:id="62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or</w:delText>
        </w:r>
      </w:del>
      <w:del w:id="62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625" w:author="PR Preview" w:date="2026-01-01T00:00:00Z">
        <w:r>
          <w:delText xml:space="preserve">,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so its global minimizers are</w:delText>
        </w:r>
      </w:del>
      <w:del w:id="62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and</w:delText>
        </w:r>
      </w:del>
      <w:del w:id="631" w:author="PR Preview" w:date="2026-01-01T00:00:00Z">
        <w:r>
          <w:delText xml:space="preserve"> </w:delText>
        </w:r>
      </w:del>
      <m:oMath>
        <m:r>
          <m:t>1</m:t>
        </m:r>
      </m:oMath>
      <w:del w:id="632" w:author="PR Preview" w:date="2026-01-01T00:00:00Z">
        <w:r>
          <w:delText xml:space="preserve">,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and</w:delText>
        </w:r>
      </w:del>
      <w:del w:id="635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636" w:author="PR Preview" w:date="2026-01-01T00:00:00Z">
        <w:r>
          <w:delText xml:space="preserve">.</w:delText>
        </w:r>
      </w:del>
    </w:p>
    <w:p>
      <w:pPr>
        <w:pStyle w:val="BodyText"/>
      </w:pPr>
      <w:del w:id="637" w:author="PR Preview" w:date="2026-01-01T00:00:00Z">
        <w:r>
          <w:rPr>
            <w:b/>
            <w:bCs/>
          </w:rPr>
          <w:delText xml:space="preserve">Definition 12 (Local minimizer)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Let</w:delText>
        </w:r>
      </w:del>
      <w:del w:id="64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and let</w:delText>
        </w:r>
      </w:del>
      <w:del w:id="64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be a</w:delText>
        </w:r>
      </w:del>
      <w:del w:id="646" w:author="PR Preview" w:date="2026-01-01T00:00:00Z">
        <w:r>
          <w:delText xml:space="preserve"> </w:delText>
        </w:r>
      </w:del>
      <w:hyperlink r:id="rId47">
        <w:del w:id="64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648" w:author="PR Preview" w:date="2026-01-01T00:00:00Z">
        <w:r>
          <w:delText xml:space="preserve">.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A point</w:delText>
        </w:r>
      </w:del>
      <w:del w:id="65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is a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rPr>
            <w:b/>
            <w:bCs/>
          </w:rPr>
          <w:delText xml:space="preserve">local minimizer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of</w:delText>
        </w:r>
      </w:del>
      <w:del w:id="658" w:author="PR Preview" w:date="2026-01-01T00:00:00Z">
        <w:r>
          <w:delText xml:space="preserve"> </w:delText>
        </w:r>
      </w:del>
      <m:oMath>
        <m:r>
          <m:t>f</m:t>
        </m:r>
      </m:oMath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if there is a number</w:delText>
        </w:r>
      </w:del>
      <w:del w:id="661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such that</w:delText>
        </w:r>
      </w:del>
      <w:del w:id="66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for all</w:delText>
        </w:r>
      </w:del>
      <w:del w:id="66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with</w:delText>
        </w:r>
      </w:del>
      <w:del w:id="6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671" w:author="PR Preview" w:date="2026-01-01T00:00:00Z">
        <w:r>
          <w:delText xml:space="preserve">,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where</w:delText>
        </w:r>
      </w:del>
      <w:del w:id="67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is the</w:delText>
        </w:r>
      </w:del>
      <w:del w:id="677" w:author="PR Preview" w:date="2026-01-01T00:00:00Z">
        <w:r>
          <w:delText xml:space="preserve"> </w:delText>
        </w:r>
      </w:del>
      <w:hyperlink r:id="rId59">
        <w:del w:id="678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679" w:author="PR Preview" w:date="2026-01-01T00:00:00Z">
        <w:r>
          <w:delText xml:space="preserve">.</w:delText>
        </w:r>
      </w:del>
    </w:p>
    <w:p>
      <w:pPr>
        <w:pStyle w:val="BodyText"/>
      </w:pPr>
      <w:del w:id="680" w:author="PR Preview" w:date="2026-01-01T00:00:00Z">
        <w:r>
          <w:rPr>
            <w:i/>
            <w:iCs/>
          </w:rPr>
          <w:delText xml:space="preserve">Remark 4</w:delText>
        </w:r>
      </w:del>
      <w:del w:id="681" w:author="PR Preview" w:date="2026-01-01T00:00:00Z">
        <w:r>
          <w:delText xml:space="preserve"> (Local and global minimizers). </w:delText>
        </w:r>
      </w:del>
      <w:del w:id="682" w:author="PR Preview" w:date="2026-01-01T00:00:00Z">
        <w:r>
          <w:delText xml:space="preserve">For</w:delText>
        </w:r>
      </w:del>
      <w:del w:id="68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684" w:author="PR Preview" w:date="2026-01-01T00:00:00Z">
        <w:r>
          <w:delText xml:space="preserve">,</w:delText>
        </w:r>
      </w:del>
      <w:del w:id="68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686" w:author="PR Preview" w:date="2026-01-01T00:00:00Z">
        <w:r>
          <w:delText xml:space="preserve">.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For example, with</w:delText>
        </w:r>
      </w:del>
      <w:del w:id="68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and</w:delText>
        </w:r>
      </w:del>
      <w:del w:id="692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=</m:t>
        </m:r>
        <m:r>
          <m:t>1</m:t>
        </m:r>
      </m:oMath>
      <w:del w:id="693" w:author="PR Preview" w:date="2026-01-01T00:00:00Z">
        <w:r>
          <w:delText xml:space="preserve">,</w:delText>
        </w:r>
      </w:del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the condition</w:delText>
        </w:r>
      </w:del>
      <w:del w:id="69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means</w:delText>
        </w:r>
      </w:del>
      <w:del w:id="69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del w:id="700" w:author="PR Preview" w:date="2026-01-01T00:00:00Z">
        <w:r>
          <w:delText xml:space="preserve">.</w:delText>
        </w:r>
      </w:del>
    </w:p>
    <w:p>
      <w:pPr>
        <w:pStyle w:val="BodyText"/>
      </w:pPr>
      <w:del w:id="701" w:author="PR Preview" w:date="2026-01-01T00:00:00Z">
        <w:r>
          <w:delText xml:space="preserve">Every global minimizer (</w:delText>
        </w:r>
      </w:del>
      <w:hyperlink w:anchor="def-global-minimizer">
        <w:del w:id="702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703" w:author="PR Preview" w:date="2026-01-01T00:00:00Z">
        <w:r>
          <w:delText xml:space="preserve">) is a local minimizer: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take any</w:delText>
        </w:r>
      </w:del>
      <w:del w:id="70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707" w:author="PR Preview" w:date="2026-01-01T00:00:00Z">
        <w:r>
          <w:delText xml:space="preserve">.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For example,</w:delText>
        </w:r>
      </w:del>
      <w:del w:id="710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is a global minimizer of</w:delText>
        </w:r>
      </w:del>
      <w:del w:id="7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on</w:delText>
        </w:r>
      </w:del>
      <w:del w:id="71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717" w:author="PR Preview" w:date="2026-01-01T00:00:00Z">
        <w:r>
          <w:delText xml:space="preserve">,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so it is also a local minimizer.</w:delText>
        </w:r>
      </w:del>
    </w:p>
    <w:p>
      <w:pPr>
        <w:pStyle w:val="FirstParagraph"/>
      </w:pPr>
      <w:ins w:id="720" w:author="PR Preview" w:date="2026-01-01T00:00:00Z">
        <w:r>
          <w:rPr>
            <w:b/>
            <w:bCs/>
          </w:rPr>
          <w:t xml:space="preserve">Definition 12 (Global minimizer)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Let</w:t>
        </w:r>
      </w:ins>
      <w:ins w:id="72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and let</w:t>
        </w:r>
      </w:ins>
      <w:ins w:id="7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be a</w:t>
        </w:r>
      </w:ins>
      <w:ins w:id="729" w:author="PR Preview" w:date="2026-01-01T00:00:00Z">
        <w:r>
          <w:t xml:space="preserve"> </w:t>
        </w:r>
      </w:ins>
      <w:hyperlink r:id="rId47">
        <w:ins w:id="73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731" w:author="PR Preview" w:date="2026-01-01T00:00:00Z">
        <w:r>
          <w:t xml:space="preserve">.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A point</w:t>
        </w:r>
      </w:ins>
      <w:ins w:id="73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is a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rPr>
            <w:b/>
            <w:bCs/>
          </w:rPr>
          <w:t xml:space="preserve">global minimizer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of</w:t>
        </w:r>
      </w:ins>
      <w:ins w:id="741" w:author="PR Preview" w:date="2026-01-01T00:00:00Z">
        <w:r>
          <w:t xml:space="preserve"> </w:t>
        </w:r>
      </w:ins>
      <m:oMath>
        <m:r>
          <m:t>f</m:t>
        </m:r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over</w:t>
        </w:r>
      </w:ins>
      <w:ins w:id="744" w:author="PR Preview" w:date="2026-01-01T00:00:00Z">
        <w:r>
          <w:t xml:space="preserve"> </w:t>
        </w:r>
      </w:ins>
      <m:oMath>
        <m:r>
          <m:t>A</m:t>
        </m:r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if</w:t>
        </w:r>
      </w:ins>
      <w:ins w:id="74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for all</w:t>
        </w:r>
      </w:ins>
      <w:ins w:id="75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751" w:author="PR Preview" w:date="2026-01-01T00:00:00Z">
        <w:r>
          <w:t xml:space="preserve">.</w:t>
        </w:r>
      </w:ins>
    </w:p>
    <w:bookmarkEnd w:id="57"/>
    <w:bookmarkStart w:id="58" w:name="rem-global-minimizer-argmin"/>
    <w:p>
      <w:pPr>
        <w:pStyle w:val="BodyText"/>
      </w:pPr>
      <w:ins w:id="752" w:author="PR Preview" w:date="2026-01-01T00:00:00Z">
        <w:r>
          <w:rPr>
            <w:i/>
            <w:iCs/>
          </w:rPr>
          <w:t xml:space="preserve">Remark 5</w:t>
        </w:r>
      </w:ins>
      <w:ins w:id="753" w:author="PR Preview" w:date="2026-01-01T00:00:00Z">
        <w:r>
          <w:t xml:space="preserve"> (Global minimizers form the argmin). </w:t>
        </w:r>
      </w:ins>
      <w:ins w:id="754" w:author="PR Preview" w:date="2026-01-01T00:00:00Z">
        <w:r>
          <w:t xml:space="preserve">The global minimizers of</w:t>
        </w:r>
      </w:ins>
      <w:ins w:id="755" w:author="PR Preview" w:date="2026-01-01T00:00:00Z">
        <w:r>
          <w:t xml:space="preserve"> </w:t>
        </w:r>
      </w:ins>
      <m:oMath>
        <m:r>
          <m:t>f</m:t>
        </m:r>
      </m:oMath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are exactly the elements of</w:t>
        </w:r>
      </w:ins>
      <w:ins w:id="758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(</w:t>
        </w:r>
      </w:ins>
      <w:hyperlink w:anchor="def-argmin">
        <w:ins w:id="76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762" w:author="PR Preview" w:date="2026-01-01T00:00:00Z">
        <w:r>
          <w:t xml:space="preserve">).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A function can have more than one global minimizer.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For example,</w:t>
        </w:r>
      </w:ins>
      <w:ins w:id="7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on</w:t>
        </w:r>
      </w:ins>
      <w:ins w:id="77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satisfies</w:t>
        </w:r>
      </w:ins>
      <w:ins w:id="7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for every</w:t>
        </w:r>
      </w:ins>
      <w:ins w:id="776" w:author="PR Preview" w:date="2026-01-01T00:00:00Z">
        <w:r>
          <w:t xml:space="preserve"> </w:t>
        </w:r>
      </w:ins>
      <m:oMath>
        <m:r>
          <m:t>x</m:t>
        </m:r>
      </m:oMath>
      <w:ins w:id="777" w:author="PR Preview" w:date="2026-01-01T00:00:00Z">
        <w:r>
          <w:t xml:space="preserve">,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and</w:t>
        </w:r>
      </w:ins>
      <w:ins w:id="78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exactly when</w:t>
        </w:r>
      </w:ins>
      <w:ins w:id="78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or</w:t>
        </w:r>
      </w:ins>
      <w:ins w:id="78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787" w:author="PR Preview" w:date="2026-01-01T00:00:00Z">
        <w:r>
          <w:t xml:space="preserve">,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so its global minimizers are</w:t>
        </w:r>
      </w:ins>
      <w:ins w:id="79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and</w:t>
        </w:r>
      </w:ins>
      <w:ins w:id="793" w:author="PR Preview" w:date="2026-01-01T00:00:00Z">
        <w:r>
          <w:t xml:space="preserve"> </w:t>
        </w:r>
      </w:ins>
      <m:oMath>
        <m:r>
          <m:t>1</m:t>
        </m:r>
      </m:oMath>
      <w:ins w:id="794" w:author="PR Preview" w:date="2026-01-01T00:00:00Z">
        <w:r>
          <w:t xml:space="preserve">,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and</w:t>
        </w:r>
      </w:ins>
      <w:ins w:id="797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798" w:author="PR Preview" w:date="2026-01-01T00:00:00Z">
        <w:r>
          <w:t xml:space="preserve">.</w:t>
        </w:r>
      </w:ins>
    </w:p>
    <w:bookmarkEnd w:id="58"/>
    <w:bookmarkStart w:id="60" w:name="def-local-minimizer"/>
    <w:p>
      <w:pPr>
        <w:pStyle w:val="BodyText"/>
      </w:pPr>
      <w:ins w:id="799" w:author="PR Preview" w:date="2026-01-01T00:00:00Z">
        <w:r>
          <w:rPr>
            <w:b/>
            <w:bCs/>
          </w:rPr>
          <w:t xml:space="preserve">Definition 13 (Local minimizer)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Let</w:t>
        </w:r>
      </w:ins>
      <w:ins w:id="80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and let</w:t>
        </w:r>
      </w:ins>
      <w:ins w:id="8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be a</w:t>
        </w:r>
      </w:ins>
      <w:ins w:id="808" w:author="PR Preview" w:date="2026-01-01T00:00:00Z">
        <w:r>
          <w:t xml:space="preserve"> </w:t>
        </w:r>
      </w:ins>
      <w:hyperlink r:id="rId47">
        <w:ins w:id="80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10" w:author="PR Preview" w:date="2026-01-01T00:00:00Z">
        <w:r>
          <w:t xml:space="preserve">.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A point</w:t>
        </w:r>
      </w:ins>
      <w:ins w:id="81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is a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rPr>
            <w:b/>
            <w:bCs/>
          </w:rPr>
          <w:t xml:space="preserve">local minimizer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of</w:t>
        </w:r>
      </w:ins>
      <w:ins w:id="820" w:author="PR Preview" w:date="2026-01-01T00:00:00Z">
        <w:r>
          <w:t xml:space="preserve"> </w:t>
        </w:r>
      </w:ins>
      <m:oMath>
        <m:r>
          <m:t>f</m:t>
        </m:r>
      </m:oMath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if there is a number</w:t>
        </w:r>
      </w:ins>
      <w:ins w:id="823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such that</w:t>
        </w:r>
      </w:ins>
      <w:ins w:id="8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for all</w:t>
        </w:r>
      </w:ins>
      <w:ins w:id="82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with</w:t>
        </w:r>
      </w:ins>
      <w:ins w:id="83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833" w:author="PR Preview" w:date="2026-01-01T00:00:00Z">
        <w:r>
          <w:t xml:space="preserve">,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where</w:t>
        </w:r>
      </w:ins>
      <w:ins w:id="83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is the</w:t>
        </w:r>
      </w:ins>
      <w:ins w:id="839" w:author="PR Preview" w:date="2026-01-01T00:00:00Z">
        <w:r>
          <w:t xml:space="preserve"> </w:t>
        </w:r>
      </w:ins>
      <w:hyperlink r:id="rId59">
        <w:ins w:id="840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841" w:author="PR Preview" w:date="2026-01-01T00:00:00Z">
        <w:r>
          <w:t xml:space="preserve">.</w:t>
        </w:r>
      </w:ins>
    </w:p>
    <w:bookmarkEnd w:id="60"/>
    <w:bookmarkStart w:id="62" w:name="rem-local-minimizer"/>
    <w:p>
      <w:pPr>
        <w:pStyle w:val="BodyText"/>
      </w:pPr>
      <w:ins w:id="842" w:author="PR Preview" w:date="2026-01-01T00:00:00Z">
        <w:r>
          <w:rPr>
            <w:i/>
            <w:iCs/>
          </w:rPr>
          <w:t xml:space="preserve">Remark 6</w:t>
        </w:r>
      </w:ins>
      <w:ins w:id="843" w:author="PR Preview" w:date="2026-01-01T00:00:00Z">
        <w:r>
          <w:t xml:space="preserve"> (Local and global minimizers). </w:t>
        </w:r>
      </w:ins>
      <w:ins w:id="844" w:author="PR Preview" w:date="2026-01-01T00:00:00Z">
        <w:r>
          <w:t xml:space="preserve">For</w:t>
        </w:r>
      </w:ins>
      <w:ins w:id="84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846" w:author="PR Preview" w:date="2026-01-01T00:00:00Z">
        <w:r>
          <w:t xml:space="preserve">,</w:t>
        </w:r>
      </w:ins>
      <w:ins w:id="84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848" w:author="PR Preview" w:date="2026-01-01T00:00:00Z">
        <w:r>
          <w:t xml:space="preserve">.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For example, with</w:t>
        </w:r>
      </w:ins>
      <w:ins w:id="85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and</w:t>
        </w:r>
      </w:ins>
      <w:ins w:id="854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r>
          <m:t>1</m:t>
        </m:r>
      </m:oMath>
      <w:ins w:id="855" w:author="PR Preview" w:date="2026-01-01T00:00:00Z">
        <w:r>
          <w:t xml:space="preserve">,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the condition</w:t>
        </w:r>
      </w:ins>
      <w:ins w:id="85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means</w:t>
        </w:r>
      </w:ins>
      <w:ins w:id="86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ins w:id="862" w:author="PR Preview" w:date="2026-01-01T00:00:00Z">
        <w:r>
          <w:t xml:space="preserve">.</w:t>
        </w:r>
      </w:ins>
    </w:p>
    <w:p>
      <w:pPr>
        <w:pStyle w:val="BodyText"/>
      </w:pPr>
      <w:ins w:id="863" w:author="PR Preview" w:date="2026-01-01T00:00:00Z">
        <w:r>
          <w:t xml:space="preserve">Every global minimizer (</w:t>
        </w:r>
      </w:ins>
      <w:hyperlink w:anchor="def-global-minimizer">
        <w:ins w:id="864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865" w:author="PR Preview" w:date="2026-01-01T00:00:00Z">
        <w:r>
          <w:t xml:space="preserve">) is a local minimizer: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take any</w:t>
        </w:r>
      </w:ins>
      <w:ins w:id="868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869" w:author="PR Preview" w:date="2026-01-01T00:00:00Z">
        <w:r>
          <w:t xml:space="preserve">.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For example,</w:t>
        </w:r>
      </w:ins>
      <w:ins w:id="87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is a global minimizer of</w:t>
        </w:r>
      </w:ins>
      <w:ins w:id="8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on</w:t>
        </w:r>
      </w:ins>
      <w:ins w:id="87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879" w:author="PR Preview" w:date="2026-01-01T00:00:00Z">
        <w:r>
          <w:t xml:space="preserve">,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so it is also a local minimizer.</w:t>
        </w:r>
      </w:ins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61" Type="http://schemas.openxmlformats.org/officeDocument/2006/relationships/hyperlink" Target="notation.qmd#def-converse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61" Type="http://schemas.openxmlformats.org/officeDocument/2006/relationships/hyperlink" Target="notation.qmd#def-converse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2026-10-13T20:56:03Z</dcterms:created>
  <dcterms:modified xsi:type="dcterms:W3CDTF">2026-10-13T20:56:03Z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