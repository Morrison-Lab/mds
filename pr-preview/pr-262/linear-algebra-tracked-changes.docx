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16:09:33 (PDT)</w:delText>
        </w:r>
      </w:del>
    </w:p>
    <w:p>
      <w:pPr>
        <w:pStyle w:val="Date"/>
      </w:pPr>
      <w:ins w:id="2" w:author="PR Preview" w:date="2026-01-01T00:00:00Z">
        <w:r>
          <w:t xml:space="preserve">Last modified: 2026-10-13 16:53:25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2026-10-14T00:30:09Z</dcterms:created>
  <dcterms:modified xsi:type="dcterms:W3CDTF">2026-10-14T00:30:09Z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16:53:25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