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13:44:18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del w:id="3" w:author="PR Preview" w:date="2026-01-01T00:00:00Z">
        <w:r>
          <w:delText xml:space="preserve">In</w:delText>
        </w:r>
      </w:del>
      <w:del w:id="4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n</m:t>
            </m:r>
          </m:sup>
        </m:sSup>
      </m:oMath>
      <w:del w:id="5" w:author="PR Preview" w:date="2026-01-01T00:00:00Z">
        <w:r>
          <w:delText xml:space="preserve">,</w:delText>
        </w:r>
      </w:del>
      <w:del w:id="6" w:author="PR Preview" w:date="2026-01-01T00:00:00Z">
        <w:r>
          <w:delText xml:space="preserve"> </w:delText>
        </w:r>
      </w:del>
      <m:oMath>
        <m:r>
          <m:t>a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the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b/>
            <w:bCs/>
          </w:rPr>
          <w:delText xml:space="preserve">base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</w:delText>
        </w:r>
      </w:del>
      <w:del w:id="13" w:author="PR Preview" w:date="2026-01-01T00:00:00Z">
        <w:r>
          <w:delText xml:space="preserve"> </w:delText>
        </w:r>
      </w:del>
      <m:oMath>
        <m:r>
          <m:t>n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the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b/>
            <w:bCs/>
          </w:rPr>
          <w:delText xml:space="preserve">exponent</w:delText>
        </w:r>
      </w:del>
      <w:del w:id="18" w:author="PR Preview" w:date="2026-01-01T00:00:00Z">
        <w:r>
          <w:delText xml:space="preserve">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The second power</w:delText>
        </w:r>
      </w:del>
      <w:del w:id="21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2</m:t>
            </m:r>
          </m:sup>
        </m:sSup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the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b/>
            <w:bCs/>
          </w:rPr>
          <w:delText xml:space="preserve">square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of</w:delText>
        </w:r>
      </w:del>
      <w:del w:id="28" w:author="PR Preview" w:date="2026-01-01T00:00:00Z">
        <w:r>
          <w:delText xml:space="preserve"> </w:delText>
        </w:r>
      </w:del>
      <m:oMath>
        <m:r>
          <m:t>a</m:t>
        </m:r>
      </m:oMath>
      <w:del w:id="29" w:author="PR Preview" w:date="2026-01-01T00:00:00Z">
        <w:r>
          <w:delText xml:space="preserve">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For the exponent</w:delText>
        </w:r>
      </w:del>
      <w:del w:id="32" w:author="PR Preview" w:date="2026-01-01T00:00:00Z">
        <w:r>
          <w:delText xml:space="preserve"> </w:delText>
        </w:r>
      </w:del>
      <m:oMath>
        <m:r>
          <m:t>0</m:t>
        </m:r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 negative</w:delText>
        </w:r>
      </w:del>
      <w:del w:id="35" w:author="PR Preview" w:date="2026-01-01T00:00:00Z">
        <w:r>
          <w:delText xml:space="preserve"> </w:delText>
        </w:r>
      </w:del>
      <w:hyperlink r:id="rId29">
        <w:del w:id="36" w:author="PR Preview" w:date="2026-01-01T00:00:00Z">
          <w:r>
            <w:rPr>
              <w:rStyle w:val="Hyperlink"/>
            </w:rPr>
            <w:delText xml:space="preserve">integer</w:delText>
          </w:r>
        </w:del>
      </w:hyperlink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exponents:</w:delText>
        </w:r>
      </w:del>
    </w:p>
    <w:p>
      <w:pPr>
        <w:pStyle w:val="FirstParagraph"/>
      </w:pPr>
      <w:ins w:id="39" w:author="PR Preview" w:date="2026-01-01T00:00:00Z">
        <w:r>
          <w:t xml:space="preserve">In</w:t>
        </w:r>
      </w:ins>
      <w:ins w:id="40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n</m:t>
            </m:r>
          </m:sup>
        </m:sSup>
      </m:oMath>
      <w:ins w:id="41" w:author="PR Preview" w:date="2026-01-01T00:00:00Z">
        <w:r>
          <w:t xml:space="preserve">,</w:t>
        </w:r>
      </w:ins>
      <w:ins w:id="42" w:author="PR Preview" w:date="2026-01-01T00:00:00Z">
        <w:r>
          <w:t xml:space="preserve"> </w:t>
        </w:r>
      </w:ins>
      <m:oMath>
        <m:r>
          <m:t>a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 the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base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m:oMath>
        <m:r>
          <m:t>n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is the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b/>
            <w:bCs/>
          </w:rPr>
          <w:t xml:space="preserve">exponent</w:t>
        </w:r>
      </w:ins>
      <w:ins w:id="54" w:author="PR Preview" w:date="2026-01-01T00:00:00Z">
        <w:r>
          <w:t xml:space="preserve">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 second power</w:t>
        </w:r>
      </w:ins>
      <w:ins w:id="57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2</m:t>
            </m:r>
          </m:sup>
        </m:sSup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the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rPr>
            <w:b/>
            <w:bCs/>
          </w:rPr>
          <w:t xml:space="preserve">square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of</w:t>
        </w:r>
      </w:ins>
      <w:ins w:id="64" w:author="PR Preview" w:date="2026-01-01T00:00:00Z">
        <w:r>
          <w:t xml:space="preserve"> </w:t>
        </w:r>
      </w:ins>
      <m:oMath>
        <m:r>
          <m:t>a</m:t>
        </m:r>
      </m:oMath>
      <w:ins w:id="65" w:author="PR Preview" w:date="2026-01-01T00:00:00Z">
        <w:r>
          <w:t xml:space="preserve">.</w:t>
        </w:r>
      </w:ins>
    </w:p>
    <w:bookmarkEnd w:id="27"/>
    <w:bookmarkStart w:id="28" w:name="exm-power"/>
    <w:p>
      <w:pPr>
        <w:pStyle w:val="BodyText"/>
      </w:pPr>
      <w:ins w:id="66" w:author="PR Preview" w:date="2026-01-01T00:00:00Z">
        <w:r>
          <w:rPr>
            <w:b/>
            <w:bCs/>
          </w:rPr>
          <w:t xml:space="preserve">Example 4 (Powers)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69" w:author="PR Preview" w:date="2026-01-01T00:00:00Z">
        <w:r>
          <w:t xml:space="preserve">with base</w:t>
        </w:r>
      </w:ins>
      <w:ins w:id="70" w:author="PR Preview" w:date="2026-01-01T00:00:00Z">
        <w:r>
          <w:t xml:space="preserve"> </w:t>
        </w:r>
      </w:ins>
      <m:oMath>
        <m:r>
          <m:t>2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 exponent</w:t>
        </w:r>
      </w:ins>
      <w:ins w:id="73" w:author="PR Preview" w:date="2026-01-01T00:00:00Z">
        <w:r>
          <w:t xml:space="preserve"> </w:t>
        </w:r>
      </w:ins>
      <m:oMath>
        <m:r>
          <m:t>3</m:t>
        </m:r>
      </m:oMath>
      <w:ins w:id="74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75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ins w:id="76" w:author="PR Preview" w:date="2026-01-01T00:00:00Z">
        <w:r>
          <w:t xml:space="preserve">the exponent applies only to the</w:t>
        </w:r>
      </w:ins>
      <w:ins w:id="77" w:author="PR Preview" w:date="2026-01-01T00:00:00Z">
        <w:r>
          <w:t xml:space="preserve"> </w:t>
        </w:r>
      </w:ins>
      <m:oMath>
        <m:r>
          <m:t>3</m:t>
        </m:r>
      </m:oMath>
      <w:ins w:id="78" w:author="PR Preview" w:date="2026-01-01T00:00:00Z">
        <w:r>
          <w:t xml:space="preserve">.</w:t>
        </w:r>
      </w:ins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79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ins w:id="80" w:author="PR Preview" w:date="2026-01-01T00:00:00Z">
        <w:r>
          <w:rPr>
            <w:b/>
            <w:bCs/>
          </w:rPr>
          <w:t xml:space="preserve">Definition 5 (Powers with exponent zero or a negative integer)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For the exponent</w:t>
        </w:r>
      </w:ins>
      <w:ins w:id="83" w:author="PR Preview" w:date="2026-01-01T00:00:00Z">
        <w:r>
          <w:t xml:space="preserve"> </w:t>
        </w:r>
      </w:ins>
      <m:oMath>
        <m:r>
          <m:t>0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and negative</w:t>
        </w:r>
      </w:ins>
      <w:ins w:id="86" w:author="PR Preview" w:date="2026-01-01T00:00:00Z">
        <w:r>
          <w:t xml:space="preserve"> </w:t>
        </w:r>
      </w:ins>
      <w:hyperlink r:id="rId29">
        <w:ins w:id="87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exponents:</w:t>
        </w:r>
      </w:ins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hyperlink w:anchor="def-real-power">
        <w:del w:id="90" w:author="PR Preview" w:date="2026-01-01T00:00:00Z">
          <w:r>
            <w:rPr>
              <w:rStyle w:val="Hyperlink"/>
            </w:rPr>
            <w:delText xml:space="preserve">Definition 48</w:delText>
          </w:r>
        </w:del>
      </w:hyperlink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extends powers to real exponents when the base is positive.</w:delText>
        </w:r>
      </w:del>
    </w:p>
    <w:p>
      <w:pPr>
        <w:pStyle w:val="BodyText"/>
      </w:pPr>
      <w:del w:id="93" w:author="PR Preview" w:date="2026-01-01T00:00:00Z">
        <w:r>
          <w:rPr>
            <w:b/>
            <w:bCs/>
          </w:rPr>
          <w:delText xml:space="preserve">Example 4 (Powers)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 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96" w:author="PR Preview" w:date="2026-01-01T00:00:00Z">
        <w:r>
          <w:delText xml:space="preserve">with base</w:delText>
        </w:r>
      </w:del>
      <w:del w:id="97" w:author="PR Preview" w:date="2026-01-01T00:00:00Z">
        <w:r>
          <w:delText xml:space="preserve"> </w:delText>
        </w:r>
      </w:del>
      <m:oMath>
        <m:r>
          <m:t>2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and exponent</w:delText>
        </w:r>
      </w:del>
      <w:del w:id="100" w:author="PR Preview" w:date="2026-01-01T00:00:00Z">
        <w:r>
          <w:delText xml:space="preserve"> </w:delText>
        </w:r>
      </w:del>
      <m:oMath>
        <m:r>
          <m:t>3</m:t>
        </m:r>
      </m:oMath>
      <w:del w:id="101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02" w:author="PR Preview" w:date="2026-01-01T00:00:00Z">
        <w:r>
          <w:delText xml:space="preserve">but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del w:id="103" w:author="PR Preview" w:date="2026-01-01T00:00:00Z">
        <w:r>
          <w:delText xml:space="preserve">the exponent applies only to the</w:delText>
        </w:r>
      </w:del>
      <w:del w:id="104" w:author="PR Preview" w:date="2026-01-01T00:00:00Z">
        <w:r>
          <w:delText xml:space="preserve"> </w:delText>
        </w:r>
      </w:del>
      <m:oMath>
        <m:r>
          <m:t>3</m:t>
        </m:r>
      </m:oMath>
      <w:del w:id="105" w:author="PR Preview" w:date="2026-01-01T00:00:00Z">
        <w:r>
          <w:delText xml:space="preserve">.</w:delText>
        </w:r>
      </w:del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106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07" w:author="PR Preview" w:date="2026-01-01T00:00:00Z">
        <w:r>
          <w:rPr>
            <w:b/>
            <w:bCs/>
          </w:rPr>
          <w:delText xml:space="preserve">Definition 5 (Square root)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For a real number</w:delText>
        </w:r>
      </w:del>
      <w:del w:id="11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≥</m:t>
        </m:r>
        <m:r>
          <m:t>0</m:t>
        </m:r>
      </m:oMath>
      <w:del w:id="111" w:author="PR Preview" w:date="2026-01-01T00:00:00Z">
        <w:r>
          <w:delText xml:space="preserve">,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the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rPr>
            <w:b/>
            <w:bCs/>
          </w:rPr>
          <w:delText xml:space="preserve">square root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of</w:delText>
        </w:r>
      </w:del>
      <w:del w:id="118" w:author="PR Preview" w:date="2026-01-01T00:00:00Z">
        <w:r>
          <w:delText xml:space="preserve"> </w:delText>
        </w:r>
      </w:del>
      <m:oMath>
        <m:r>
          <m:t>a</m:t>
        </m:r>
      </m:oMath>
      <w:del w:id="119" w:author="PR Preview" w:date="2026-01-01T00:00:00Z">
        <w:r>
          <w:delText xml:space="preserve">, written</w:delText>
        </w:r>
      </w:del>
      <w:del w:id="120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a</m:t>
            </m:r>
          </m:e>
        </m:rad>
      </m:oMath>
      <w:del w:id="121" w:author="PR Preview" w:date="2026-01-01T00:00:00Z">
        <w:r>
          <w:delText xml:space="preserve">,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is the non-negative real number whose square (</w:delText>
        </w:r>
      </w:del>
      <w:hyperlink w:anchor="def-power">
        <w:del w:id="124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25" w:author="PR Preview" w:date="2026-01-01T00:00:00Z">
        <w:r>
          <w:delText xml:space="preserve">) is</w:delText>
        </w:r>
      </w:del>
      <w:del w:id="126" w:author="PR Preview" w:date="2026-01-01T00:00:00Z">
        <w:r>
          <w:delText xml:space="preserve"> </w:delText>
        </w:r>
      </w:del>
      <m:oMath>
        <m:r>
          <m:t>a</m:t>
        </m:r>
      </m:oMath>
      <w:del w:id="127" w:author="PR Preview" w:date="2026-01-01T00:00:00Z">
        <w:r>
          <w:delText xml:space="preserve">.</w:delText>
        </w:r>
      </w:del>
    </w:p>
    <w:p>
      <w:pPr>
        <w:pStyle w:val="FirstParagraph"/>
      </w:pPr>
      <w:ins w:id="128" w:author="PR Preview" w:date="2026-01-01T00:00:00Z">
        <w:r>
          <w:rPr>
            <w:i/>
            <w:iCs/>
          </w:rPr>
          <w:t xml:space="preserve">Remark 1</w:t>
        </w:r>
      </w:ins>
      <w:ins w:id="129" w:author="PR Preview" w:date="2026-01-01T00:00:00Z">
        <w:r>
          <w:t xml:space="preserve"> (Powers with real exponents). </w:t>
        </w:r>
      </w:ins>
      <w:hyperlink w:anchor="def-real-power">
        <w:ins w:id="130" w:author="PR Preview" w:date="2026-01-01T00:00:00Z">
          <w:r>
            <w:rPr>
              <w:rStyle w:val="Hyperlink"/>
            </w:rPr>
            <w:t xml:space="preserve">Definition 50</w:t>
          </w:r>
        </w:ins>
      </w:hyperlink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extends powers to real exponents when the base is positive.</w:t>
        </w:r>
      </w:ins>
    </w:p>
    <w:bookmarkEnd w:id="31"/>
    <w:bookmarkStart w:id="32" w:name="def-square-root"/>
    <w:p>
      <w:pPr>
        <w:pStyle w:val="BodyText"/>
      </w:pPr>
      <w:ins w:id="133" w:author="PR Preview" w:date="2026-01-01T00:00:00Z">
        <w:r>
          <w:rPr>
            <w:b/>
            <w:bCs/>
          </w:rPr>
          <w:t xml:space="preserve">Definition 6 (Square root)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For a real number</w:t>
        </w:r>
      </w:ins>
      <w:ins w:id="13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≥</m:t>
        </m:r>
        <m:r>
          <m:t>0</m:t>
        </m:r>
      </m:oMath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the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rPr>
            <w:b/>
            <w:bCs/>
          </w:rPr>
          <w:t xml:space="preserve">square root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of</w:t>
        </w:r>
      </w:ins>
      <w:ins w:id="144" w:author="PR Preview" w:date="2026-01-01T00:00:00Z">
        <w:r>
          <w:t xml:space="preserve"> </w:t>
        </w:r>
      </w:ins>
      <m:oMath>
        <m:r>
          <m:t>a</m:t>
        </m:r>
      </m:oMath>
      <w:ins w:id="145" w:author="PR Preview" w:date="2026-01-01T00:00:00Z">
        <w:r>
          <w:t xml:space="preserve">, written</w:t>
        </w:r>
      </w:ins>
      <w:ins w:id="146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a</m:t>
            </m:r>
          </m:e>
        </m:rad>
      </m:oMath>
      <w:ins w:id="147" w:author="PR Preview" w:date="2026-01-01T00:00:00Z">
        <w:r>
          <w:t xml:space="preserve">,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is the non-negative real number whose square (</w:t>
        </w:r>
      </w:ins>
      <w:hyperlink w:anchor="def-power">
        <w:ins w:id="15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51" w:author="PR Preview" w:date="2026-01-01T00:00:00Z">
        <w:r>
          <w:t xml:space="preserve">) is</w:t>
        </w:r>
      </w:ins>
      <w:ins w:id="152" w:author="PR Preview" w:date="2026-01-01T00:00:00Z">
        <w:r>
          <w:t xml:space="preserve"> </w:t>
        </w:r>
      </w:ins>
      <m:oMath>
        <m:r>
          <m:t>a</m:t>
        </m:r>
      </m:oMath>
      <w:ins w:id="153" w:author="PR Preview" w:date="2026-01-01T00:00:00Z">
        <w:r>
          <w:t xml:space="preserve">.</w:t>
        </w:r>
      </w:ins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del w:id="154" w:author="PR Preview" w:date="2026-01-01T00:00:00Z">
        <w:r>
          <w:rPr>
            <w:b/>
            <w:bCs/>
          </w:rPr>
          <w:delText xml:space="preserve">Definition 6 (Absolute value of a real number)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The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rPr>
            <w:b/>
            <w:bCs/>
          </w:rPr>
          <w:delText xml:space="preserve">absolute value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of a real number</w:delText>
        </w:r>
      </w:del>
      <w:del w:id="161" w:author="PR Preview" w:date="2026-01-01T00:00:00Z">
        <w:r>
          <w:delText xml:space="preserve"> </w:delText>
        </w:r>
      </w:del>
      <m:oMath>
        <m:r>
          <m:t>a</m:t>
        </m:r>
      </m:oMath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164" w:author="PR Preview" w:date="2026-01-01T00:00:00Z">
        <w:r>
          <w:delText xml:space="preserve">For real numbers</w:delText>
        </w:r>
      </w:del>
      <w:del w:id="165" w:author="PR Preview" w:date="2026-01-01T00:00:00Z">
        <w:r>
          <w:delText xml:space="preserve"> </w:delText>
        </w:r>
      </w:del>
      <m:oMath>
        <m:r>
          <m:t>a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and</w:delText>
        </w:r>
      </w:del>
      <w:del w:id="168" w:author="PR Preview" w:date="2026-01-01T00:00:00Z">
        <w:r>
          <w:delText xml:space="preserve"> </w:delText>
        </w:r>
      </w:del>
      <m:oMath>
        <m:r>
          <m:t>b</m:t>
        </m:r>
      </m:oMath>
      <w:del w:id="169" w:author="PR Preview" w:date="2026-01-01T00:00:00Z">
        <w:r>
          <w:delText xml:space="preserve">,</w:delText>
        </w:r>
      </w:del>
      <w:del w:id="1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is the distance between</w:delText>
        </w:r>
      </w:del>
      <w:del w:id="173" w:author="PR Preview" w:date="2026-01-01T00:00:00Z">
        <w:r>
          <w:delText xml:space="preserve"> </w:delText>
        </w:r>
      </w:del>
      <m:oMath>
        <m:r>
          <m:t>a</m:t>
        </m:r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and</w:delText>
        </w:r>
      </w:del>
      <w:del w:id="176" w:author="PR Preview" w:date="2026-01-01T00:00:00Z">
        <w:r>
          <w:delText xml:space="preserve"> </w:delText>
        </w:r>
      </w:del>
      <m:oMath>
        <m:r>
          <m:t>b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on the number line.</w:delText>
        </w:r>
      </w:del>
    </w:p>
    <w:p>
      <w:pPr>
        <w:pStyle w:val="FirstParagraph"/>
      </w:pPr>
      <w:ins w:id="179" w:author="PR Preview" w:date="2026-01-01T00:00:00Z">
        <w:r>
          <w:rPr>
            <w:b/>
            <w:bCs/>
          </w:rPr>
          <w:t xml:space="preserve">Definition 7 (Absolute value of a real number)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The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rPr>
            <w:b/>
            <w:bCs/>
          </w:rPr>
          <w:t xml:space="preserve">absolute value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of a real number</w:t>
        </w:r>
      </w:ins>
      <w:ins w:id="186" w:author="PR Preview" w:date="2026-01-01T00:00:00Z">
        <w:r>
          <w:t xml:space="preserve"> </w:t>
        </w:r>
      </w:ins>
      <m:oMath>
        <m:r>
          <m:t>a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del w:id="189" w:author="PR Preview" w:date="2026-01-01T00:00:00Z">
        <w:r>
          <w:delText xml:space="preserve">for every real</w:delText>
        </w:r>
      </w:del>
      <w:del w:id="190" w:author="PR Preview" w:date="2026-01-01T00:00:00Z">
        <w:r>
          <w:delText xml:space="preserve"> </w:delText>
        </w:r>
      </w:del>
      <m:oMath>
        <m:r>
          <m:t>a</m:t>
        </m:r>
      </m:oMath>
      <w:del w:id="191" w:author="PR Preview" w:date="2026-01-01T00:00:00Z">
        <w:r>
          <w:delText xml:space="preserve">,</w:delText>
        </w:r>
      </w:del>
      <w:del w:id="19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(</w:delText>
        </w:r>
      </w:del>
      <w:hyperlink w:anchor="def-square-root">
        <w:del w:id="195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96" w:author="PR Preview" w:date="2026-01-01T00:00:00Z">
        <w:r>
          <w:delText xml:space="preserve">).</w:delText>
        </w:r>
      </w:del>
    </w:p>
    <w:p>
      <w:pPr>
        <w:numPr>
          <w:ilvl w:val="0"/>
          <w:numId w:val="1000"/>
        </w:numPr>
      </w:pPr>
      <w:ins w:id="197" w:author="PR Preview" w:date="2026-01-01T00:00:00Z">
        <w:r>
          <w:t xml:space="preserve">for every real</w:t>
        </w:r>
      </w:ins>
      <w:ins w:id="198" w:author="PR Preview" w:date="2026-01-01T00:00:00Z">
        <w:r>
          <w:t xml:space="preserve"> </w:t>
        </w:r>
      </w:ins>
      <m:oMath>
        <m:r>
          <m:t>a</m:t>
        </m:r>
      </m:oMath>
      <w:ins w:id="199" w:author="PR Preview" w:date="2026-01-01T00:00:00Z">
        <w:r>
          <w:t xml:space="preserve">,</w:t>
        </w:r>
      </w:ins>
      <w:ins w:id="20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(</w:t>
        </w:r>
      </w:ins>
      <w:hyperlink w:anchor="def-square-root">
        <w:ins w:id="20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04" w:author="PR Preview" w:date="2026-01-01T00:00:00Z">
        <w:r>
          <w:t xml:space="preserve">).</w:t>
        </w:r>
      </w:ins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ins w:id="205" w:author="PR Preview" w:date="2026-01-01T00:00:00Z">
        <w:r>
          <w:rPr>
            <w:i/>
            <w:iCs/>
          </w:rPr>
          <w:t xml:space="preserve">Remark 2</w:t>
        </w:r>
      </w:ins>
      <w:ins w:id="206" w:author="PR Preview" w:date="2026-01-01T00:00:00Z">
        <w:r>
          <w:t xml:space="preserve"> (Absolute value as distance). </w:t>
        </w:r>
      </w:ins>
      <w:ins w:id="207" w:author="PR Preview" w:date="2026-01-01T00:00:00Z">
        <w:r>
          <w:t xml:space="preserve">For real numbers</w:t>
        </w:r>
      </w:ins>
      <w:ins w:id="208" w:author="PR Preview" w:date="2026-01-01T00:00:00Z">
        <w:r>
          <w:t xml:space="preserve"> </w:t>
        </w:r>
      </w:ins>
      <m:oMath>
        <m:r>
          <m:t>a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and</w:t>
        </w:r>
      </w:ins>
      <w:ins w:id="211" w:author="PR Preview" w:date="2026-01-01T00:00:00Z">
        <w:r>
          <w:t xml:space="preserve"> </w:t>
        </w:r>
      </w:ins>
      <m:oMath>
        <m:r>
          <m:t>b</m:t>
        </m:r>
      </m:oMath>
      <w:ins w:id="212" w:author="PR Preview" w:date="2026-01-01T00:00:00Z">
        <w:r>
          <w:t xml:space="preserve">,</w:t>
        </w:r>
      </w:ins>
      <w:ins w:id="21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is the distance between</w:t>
        </w:r>
      </w:ins>
      <w:ins w:id="216" w:author="PR Preview" w:date="2026-01-01T00:00:00Z">
        <w:r>
          <w:t xml:space="preserve"> </w:t>
        </w:r>
      </w:ins>
      <m:oMath>
        <m:r>
          <m:t>a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and</w:t>
        </w:r>
      </w:ins>
      <w:ins w:id="219" w:author="PR Preview" w:date="2026-01-01T00:00:00Z">
        <w:r>
          <w:t xml:space="preserve"> </w:t>
        </w:r>
      </w:ins>
      <m:oMath>
        <m:r>
          <m:t>b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on the number line.</w:t>
        </w:r>
      </w:ins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del w:id="222" w:author="PR Preview" w:date="2026-01-01T00:00:00Z">
        <w:r>
          <w:rPr>
            <w:b/>
            <w:bCs/>
          </w:rPr>
          <w:delText xml:space="preserve">Definition 7 (Minimum)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Let</w:delText>
        </w:r>
      </w:del>
      <w:del w:id="22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226" w:author="PR Preview" w:date="2026-01-01T00:00:00Z">
        <w:r>
          <w:delText xml:space="preserve">.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 number</w:delText>
        </w:r>
      </w:del>
      <w:del w:id="229" w:author="PR Preview" w:date="2026-01-01T00:00:00Z">
        <w:r>
          <w:delText xml:space="preserve"> </w:delText>
        </w:r>
      </w:del>
      <m:oMath>
        <m:r>
          <m:t>m</m:t>
        </m:r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is the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rPr>
            <w:b/>
            <w:bCs/>
          </w:rPr>
          <w:delText xml:space="preserve">minimum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of</w:delText>
        </w:r>
      </w:del>
      <w:del w:id="236" w:author="PR Preview" w:date="2026-01-01T00:00:00Z">
        <w:r>
          <w:delText xml:space="preserve"> </w:delText>
        </w:r>
      </w:del>
      <m:oMath>
        <m:r>
          <m:t>A</m:t>
        </m:r>
      </m:oMath>
      <w:del w:id="237" w:author="PR Preview" w:date="2026-01-01T00:00:00Z">
        <w:r>
          <w:delText xml:space="preserve">,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written</w:delText>
        </w:r>
      </w:del>
      <w:del w:id="240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A</m:t>
        </m:r>
      </m:oMath>
      <w:del w:id="241" w:author="PR Preview" w:date="2026-01-01T00:00:00Z">
        <w:r>
          <w:delText xml:space="preserve">,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if</w:delText>
        </w:r>
      </w:del>
      <w:del w:id="24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t>A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and</w:delText>
        </w:r>
      </w:del>
      <w:del w:id="24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≤</m:t>
        </m:r>
        <m:r>
          <m:t>a</m:t>
        </m:r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for all</w:delText>
        </w:r>
      </w:del>
      <w:del w:id="25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251" w:author="PR Preview" w:date="2026-01-01T00:00:00Z">
        <w:r>
          <w:delText xml:space="preserve">.</w:delText>
        </w:r>
      </w:del>
    </w:p>
    <w:p>
      <w:pPr>
        <w:pStyle w:val="BodyText"/>
      </w:pPr>
      <w:del w:id="252" w:author="PR Preview" w:date="2026-01-01T00:00:00Z">
        <w:r>
          <w:rPr>
            <w:i/>
            <w:iCs/>
          </w:rPr>
          <w:delText xml:space="preserve">Remark 1</w:delText>
        </w:r>
      </w:del>
      <w:del w:id="253" w:author="PR Preview" w:date="2026-01-01T00:00:00Z">
        <w:r>
          <w:delText xml:space="preserve"> (Not every set has a minimum). </w:delText>
        </w:r>
      </w:del>
      <w:del w:id="254" w:author="PR Preview" w:date="2026-01-01T00:00:00Z">
        <w:r>
          <w:delText xml:space="preserve">The set</w:delText>
        </w:r>
      </w:del>
      <w:del w:id="25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has minimum</w:delText>
        </w:r>
      </w:del>
      <w:del w:id="258" w:author="PR Preview" w:date="2026-01-01T00:00:00Z">
        <w:r>
          <w:delText xml:space="preserve"> </w:delText>
        </w:r>
      </w:del>
      <m:oMath>
        <m:r>
          <m:t>1</m:t>
        </m:r>
      </m:oMath>
      <w:del w:id="259" w:author="PR Preview" w:date="2026-01-01T00:00:00Z">
        <w:r>
          <w:delText xml:space="preserve">,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and the</w:delText>
        </w:r>
      </w:del>
      <w:del w:id="262" w:author="PR Preview" w:date="2026-01-01T00:00:00Z">
        <w:r>
          <w:delText xml:space="preserve"> </w:delText>
        </w:r>
      </w:del>
      <w:hyperlink r:id="rId41">
        <w:del w:id="263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26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has minimum</w:delText>
        </w:r>
      </w:del>
      <w:del w:id="267" w:author="PR Preview" w:date="2026-01-01T00:00:00Z">
        <w:r>
          <w:delText xml:space="preserve"> </w:delText>
        </w:r>
      </w:del>
      <m:oMath>
        <m:r>
          <m:t>0</m:t>
        </m:r>
      </m:oMath>
      <w:del w:id="268" w:author="PR Preview" w:date="2026-01-01T00:00:00Z">
        <w:r>
          <w:delText xml:space="preserve">.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The interval</w:delText>
        </w:r>
      </w:del>
      <w:del w:id="2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has no minimum: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every element</w:delText>
        </w:r>
      </w:del>
      <w:del w:id="276" w:author="PR Preview" w:date="2026-01-01T00:00:00Z">
        <w:r>
          <w:delText xml:space="preserve"> </w:delText>
        </w:r>
      </w:del>
      <m:oMath>
        <m:r>
          <m:t>a</m:t>
        </m:r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of it has a smaller element,</w:delText>
        </w:r>
      </w:del>
      <w:del w:id="27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/</m:t>
        </m:r>
        <m:r>
          <m:t>2</m:t>
        </m:r>
      </m:oMath>
      <w:del w:id="280" w:author="PR Preview" w:date="2026-01-01T00:00:00Z">
        <w:r>
          <w:delText xml:space="preserve">, also in it.</w:delText>
        </w:r>
      </w:del>
    </w:p>
    <w:p>
      <w:pPr>
        <w:pStyle w:val="BodyText"/>
      </w:pPr>
      <w:del w:id="281" w:author="PR Preview" w:date="2026-01-01T00:00:00Z">
        <w:r>
          <w:rPr>
            <w:b/>
            <w:bCs/>
          </w:rPr>
          <w:delText xml:space="preserve">Definition 8 (Maximum)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Let</w:delText>
        </w:r>
      </w:del>
      <w:del w:id="28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285" w:author="PR Preview" w:date="2026-01-01T00:00:00Z">
        <w:r>
          <w:delText xml:space="preserve">.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A number</w:delText>
        </w:r>
      </w:del>
      <w:del w:id="288" w:author="PR Preview" w:date="2026-01-01T00:00:00Z">
        <w:r>
          <w:delText xml:space="preserve"> </w:delText>
        </w:r>
      </w:del>
      <m:oMath>
        <m:r>
          <m:t>M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is the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rPr>
            <w:b/>
            <w:bCs/>
          </w:rPr>
          <w:delText xml:space="preserve">maximum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of</w:delText>
        </w:r>
      </w:del>
      <w:del w:id="295" w:author="PR Preview" w:date="2026-01-01T00:00:00Z">
        <w:r>
          <w:delText xml:space="preserve"> </w:delText>
        </w:r>
      </w:del>
      <m:oMath>
        <m:r>
          <m:t>A</m:t>
        </m:r>
      </m:oMath>
      <w:del w:id="296" w:author="PR Preview" w:date="2026-01-01T00:00:00Z">
        <w:r>
          <w:delText xml:space="preserve">,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written</w:delText>
        </w:r>
      </w:del>
      <w:del w:id="299" w:author="PR Preview" w:date="2026-01-01T00:00:00Z">
        <w:r>
          <w:delText xml:space="preserve"> </w:delText>
        </w:r>
      </w:del>
      <m:oMath>
        <m:r>
          <m:rPr>
            <m:sty m:val="p"/>
          </m:rPr>
          <m:t>max</m:t>
        </m:r>
        <m:r>
          <m:t>A</m:t>
        </m:r>
      </m:oMath>
      <w:del w:id="300" w:author="PR Preview" w:date="2026-01-01T00:00:00Z">
        <w:r>
          <w:delText xml:space="preserve">,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if</w:delText>
        </w:r>
      </w:del>
      <w:del w:id="30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t>A</m:t>
        </m:r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and</w:delText>
        </w:r>
      </w:del>
      <w:del w:id="30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M</m:t>
        </m:r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for all</w:delText>
        </w:r>
      </w:del>
      <w:del w:id="30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310" w:author="PR Preview" w:date="2026-01-01T00:00:00Z">
        <w:r>
          <w:delText xml:space="preserve">.</w:delText>
        </w:r>
      </w:del>
    </w:p>
    <w:p>
      <w:pPr>
        <w:pStyle w:val="FirstParagraph"/>
      </w:pPr>
      <w:ins w:id="311" w:author="PR Preview" w:date="2026-01-01T00:00:00Z">
        <w:r>
          <w:rPr>
            <w:b/>
            <w:bCs/>
          </w:rPr>
          <w:t xml:space="preserve">Definition 8 (Minimum)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Let</w:t>
        </w:r>
      </w:ins>
      <w:ins w:id="31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315" w:author="PR Preview" w:date="2026-01-01T00:00:00Z">
        <w:r>
          <w:t xml:space="preserve">.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A number</w:t>
        </w:r>
      </w:ins>
      <w:ins w:id="318" w:author="PR Preview" w:date="2026-01-01T00:00:00Z">
        <w:r>
          <w:t xml:space="preserve"> </w:t>
        </w:r>
      </w:ins>
      <m:oMath>
        <m:r>
          <m:t>m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is the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rPr>
            <w:b/>
            <w:bCs/>
          </w:rPr>
          <w:t xml:space="preserve">minimum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of</w:t>
        </w:r>
      </w:ins>
      <w:ins w:id="325" w:author="PR Preview" w:date="2026-01-01T00:00:00Z">
        <w:r>
          <w:t xml:space="preserve"> </w:t>
        </w:r>
      </w:ins>
      <m:oMath>
        <m:r>
          <m:t>A</m:t>
        </m:r>
      </m:oMath>
      <w:ins w:id="326" w:author="PR Preview" w:date="2026-01-01T00:00:00Z">
        <w:r>
          <w:t xml:space="preserve">,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written</w:t>
        </w:r>
      </w:ins>
      <w:ins w:id="329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A</m:t>
        </m:r>
      </m:oMath>
      <w:ins w:id="330" w:author="PR Preview" w:date="2026-01-01T00:00:00Z">
        <w:r>
          <w:t xml:space="preserve">,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if</w:t>
        </w:r>
      </w:ins>
      <w:ins w:id="33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and</w:t>
        </w:r>
      </w:ins>
      <w:ins w:id="33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a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for all</w:t>
        </w:r>
      </w:ins>
      <w:ins w:id="3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40" w:author="PR Preview" w:date="2026-01-01T00:00:00Z">
        <w:r>
          <w:t xml:space="preserve">.</w:t>
        </w:r>
      </w:ins>
    </w:p>
    <w:bookmarkEnd w:id="40"/>
    <w:bookmarkStart w:id="42" w:name="rem-minimum-may-not-exist"/>
    <w:p>
      <w:pPr>
        <w:pStyle w:val="BodyText"/>
      </w:pPr>
      <w:ins w:id="341" w:author="PR Preview" w:date="2026-01-01T00:00:00Z">
        <w:r>
          <w:rPr>
            <w:i/>
            <w:iCs/>
          </w:rPr>
          <w:t xml:space="preserve">Remark 3</w:t>
        </w:r>
      </w:ins>
      <w:ins w:id="342" w:author="PR Preview" w:date="2026-01-01T00:00:00Z">
        <w:r>
          <w:t xml:space="preserve"> (Not every set has a minimum). </w:t>
        </w:r>
      </w:ins>
      <w:ins w:id="343" w:author="PR Preview" w:date="2026-01-01T00:00:00Z">
        <w:r>
          <w:t xml:space="preserve">The set</w:t>
        </w:r>
      </w:ins>
      <w:ins w:id="34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has minimum</w:t>
        </w:r>
      </w:ins>
      <w:ins w:id="347" w:author="PR Preview" w:date="2026-01-01T00:00:00Z">
        <w:r>
          <w:t xml:space="preserve"> </w:t>
        </w:r>
      </w:ins>
      <m:oMath>
        <m:r>
          <m:t>1</m:t>
        </m:r>
      </m:oMath>
      <w:ins w:id="348" w:author="PR Preview" w:date="2026-01-01T00:00:00Z">
        <w:r>
          <w:t xml:space="preserve">,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and the</w:t>
        </w:r>
      </w:ins>
      <w:ins w:id="351" w:author="PR Preview" w:date="2026-01-01T00:00:00Z">
        <w:r>
          <w:t xml:space="preserve"> </w:t>
        </w:r>
      </w:ins>
      <w:hyperlink r:id="rId41">
        <w:ins w:id="352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35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has minimum</w:t>
        </w:r>
      </w:ins>
      <w:ins w:id="356" w:author="PR Preview" w:date="2026-01-01T00:00:00Z">
        <w:r>
          <w:t xml:space="preserve"> </w:t>
        </w:r>
      </w:ins>
      <m:oMath>
        <m:r>
          <m:t>0</m:t>
        </m:r>
      </m:oMath>
      <w:ins w:id="357" w:author="PR Preview" w:date="2026-01-01T00:00:00Z">
        <w:r>
          <w:t xml:space="preserve">.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The interval</w:t>
        </w:r>
      </w:ins>
      <w:ins w:id="3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has no minimum: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every element</w:t>
        </w:r>
      </w:ins>
      <w:ins w:id="365" w:author="PR Preview" w:date="2026-01-01T00:00:00Z">
        <w:r>
          <w:t xml:space="preserve"> </w:t>
        </w:r>
      </w:ins>
      <m:oMath>
        <m:r>
          <m:t>a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of it has a smaller element,</w:t>
        </w:r>
      </w:ins>
      <w:ins w:id="3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/</m:t>
        </m:r>
        <m:r>
          <m:t>2</m:t>
        </m:r>
      </m:oMath>
      <w:ins w:id="369" w:author="PR Preview" w:date="2026-01-01T00:00:00Z">
        <w:r>
          <w:t xml:space="preserve">, also in it.</w:t>
        </w:r>
      </w:ins>
    </w:p>
    <w:bookmarkEnd w:id="42"/>
    <w:bookmarkStart w:id="43" w:name="def-maximum"/>
    <w:p>
      <w:pPr>
        <w:pStyle w:val="BodyText"/>
      </w:pPr>
      <w:ins w:id="370" w:author="PR Preview" w:date="2026-01-01T00:00:00Z">
        <w:r>
          <w:rPr>
            <w:b/>
            <w:bCs/>
          </w:rPr>
          <w:t xml:space="preserve">Definition 9 (Maximum)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Let</w:t>
        </w:r>
      </w:ins>
      <w:ins w:id="37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374" w:author="PR Preview" w:date="2026-01-01T00:00:00Z">
        <w:r>
          <w:t xml:space="preserve">.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A number</w:t>
        </w:r>
      </w:ins>
      <w:ins w:id="377" w:author="PR Preview" w:date="2026-01-01T00:00:00Z">
        <w:r>
          <w:t xml:space="preserve"> </w:t>
        </w:r>
      </w:ins>
      <m:oMath>
        <m:r>
          <m:t>M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is the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rPr>
            <w:b/>
            <w:bCs/>
          </w:rPr>
          <w:t xml:space="preserve">maximum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of</w:t>
        </w:r>
      </w:ins>
      <w:ins w:id="384" w:author="PR Preview" w:date="2026-01-01T00:00:00Z">
        <w:r>
          <w:t xml:space="preserve"> </w:t>
        </w:r>
      </w:ins>
      <m:oMath>
        <m:r>
          <m:t>A</m:t>
        </m:r>
      </m:oMath>
      <w:ins w:id="385" w:author="PR Preview" w:date="2026-01-01T00:00:00Z">
        <w:r>
          <w:t xml:space="preserve">,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written</w:t>
        </w:r>
      </w:ins>
      <w:ins w:id="388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t>A</m:t>
        </m:r>
      </m:oMath>
      <w:ins w:id="389" w:author="PR Preview" w:date="2026-01-01T00:00:00Z">
        <w:r>
          <w:t xml:space="preserve">,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if</w:t>
        </w:r>
      </w:ins>
      <w:ins w:id="39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and</w:t>
        </w:r>
      </w:ins>
      <w:ins w:id="39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M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for all</w:t>
        </w:r>
      </w:ins>
      <w:ins w:id="39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99" w:author="PR Preview" w:date="2026-01-01T00:00:00Z">
        <w:r>
          <w:t xml:space="preserve">.</w:t>
        </w:r>
      </w:ins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del w:id="400" w:author="PR Preview" w:date="2026-01-01T00:00:00Z">
        <w:r>
          <w:rPr>
            <w:b/>
            <w:bCs/>
          </w:rPr>
          <w:delText xml:space="preserve">Definition 9 (Argmin)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Let</w:delText>
        </w:r>
      </w:del>
      <w:del w:id="40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be a</w:delText>
        </w:r>
      </w:del>
      <w:del w:id="406" w:author="PR Preview" w:date="2026-01-01T00:00:00Z">
        <w:r>
          <w:delText xml:space="preserve"> </w:delText>
        </w:r>
      </w:del>
      <w:hyperlink r:id="rId45">
        <w:del w:id="40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08" w:author="PR Preview" w:date="2026-01-01T00:00:00Z">
        <w:r>
          <w:delText xml:space="preserve">.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The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rPr>
            <w:b/>
            <w:bCs/>
          </w:rPr>
          <w:delText xml:space="preserve">argmin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of</w:delText>
        </w:r>
      </w:del>
      <w:del w:id="415" w:author="PR Preview" w:date="2026-01-01T00:00:00Z">
        <w:r>
          <w:delText xml:space="preserve"> </w:delText>
        </w:r>
      </w:del>
      <m:oMath>
        <m:r>
          <m:t>f</m:t>
        </m:r>
      </m:oMath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over</w:delText>
        </w:r>
      </w:del>
      <w:del w:id="418" w:author="PR Preview" w:date="2026-01-01T00:00:00Z">
        <w:r>
          <w:delText xml:space="preserve"> </w:delText>
        </w:r>
      </w:del>
      <m:oMath>
        <m:r>
          <m:t>A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is the set of inputs where</w:delText>
        </w:r>
      </w:del>
      <w:del w:id="421" w:author="PR Preview" w:date="2026-01-01T00:00:00Z">
        <w:r>
          <w:delText xml:space="preserve"> </w:delText>
        </w:r>
      </w:del>
      <m:oMath>
        <m:r>
          <m:t>f</m:t>
        </m:r>
      </m:oMath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takes its smallest value:</w:delText>
        </w:r>
      </w:del>
    </w:p>
    <w:p>
      <w:pPr>
        <w:pStyle w:val="FirstParagraph"/>
      </w:pPr>
      <w:ins w:id="424" w:author="PR Preview" w:date="2026-01-01T00:00:00Z">
        <w:r>
          <w:rPr>
            <w:b/>
            <w:bCs/>
          </w:rPr>
          <w:t xml:space="preserve">Definition 10 (Argmin)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Let</w:t>
        </w:r>
      </w:ins>
      <w:ins w:id="42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be a</w:t>
        </w:r>
      </w:ins>
      <w:ins w:id="430" w:author="PR Preview" w:date="2026-01-01T00:00:00Z">
        <w:r>
          <w:t xml:space="preserve"> </w:t>
        </w:r>
      </w:ins>
      <w:hyperlink r:id="rId45">
        <w:ins w:id="43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32" w:author="PR Preview" w:date="2026-01-01T00:00:00Z">
        <w:r>
          <w:t xml:space="preserve">.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The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rPr>
            <w:b/>
            <w:bCs/>
          </w:rPr>
          <w:t xml:space="preserve">argmin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of</w:t>
        </w:r>
      </w:ins>
      <w:ins w:id="439" w:author="PR Preview" w:date="2026-01-01T00:00:00Z">
        <w:r>
          <w:t xml:space="preserve"> </w:t>
        </w:r>
      </w:ins>
      <m:oMath>
        <m:r>
          <m:t>f</m:t>
        </m:r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over</w:t>
        </w:r>
      </w:ins>
      <w:ins w:id="442" w:author="PR Preview" w:date="2026-01-01T00:00:00Z">
        <w:r>
          <w:t xml:space="preserve"> </w:t>
        </w:r>
      </w:ins>
      <m:oMath>
        <m:r>
          <m:t>A</m:t>
        </m:r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is the set of inputs where</w:t>
        </w:r>
      </w:ins>
      <w:ins w:id="445" w:author="PR Preview" w:date="2026-01-01T00:00:00Z">
        <w:r>
          <w:t xml:space="preserve"> </w:t>
        </w:r>
      </w:ins>
      <m:oMath>
        <m:r>
          <m:t>f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takes its smallest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del w:id="448" w:author="PR Preview" w:date="2026-01-01T00:00:00Z">
        <w:r>
          <w:rPr>
            <w:i/>
            <w:iCs/>
          </w:rPr>
          <w:delText xml:space="preserve">Remark 2</w:delText>
        </w:r>
      </w:del>
      <w:del w:id="449" w:author="PR Preview" w:date="2026-01-01T00:00:00Z">
        <w:r>
          <w:delText xml:space="preserve"> (Smallest value versus where it occurs). </w:delText>
        </w:r>
      </w:del>
      <w:del w:id="450" w:author="PR Preview" w:date="2026-01-01T00:00:00Z">
        <w:r>
          <w:delText xml:space="preserve">The smallest value itself is</w:delText>
        </w:r>
      </w:del>
      <w:del w:id="451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452" w:author="PR Preview" w:date="2026-01-01T00:00:00Z">
        <w:r>
          <w:delText xml:space="preserve">,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the minimum (</w:delText>
        </w:r>
      </w:del>
      <w:hyperlink w:anchor="def-minimum">
        <w:del w:id="455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56" w:author="PR Preview" w:date="2026-01-01T00:00:00Z">
        <w:r>
          <w:delText xml:space="preserve">)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of the</w:delText>
        </w:r>
      </w:del>
      <w:del w:id="459" w:author="PR Preview" w:date="2026-01-01T00:00:00Z">
        <w:r>
          <w:delText xml:space="preserve"> </w:delText>
        </w:r>
      </w:del>
      <w:hyperlink r:id="rId47">
        <w:del w:id="460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of</w:delText>
        </w:r>
      </w:del>
      <w:del w:id="463" w:author="PR Preview" w:date="2026-01-01T00:00:00Z">
        <w:r>
          <w:delText xml:space="preserve"> </w:delText>
        </w:r>
      </w:del>
      <m:oMath>
        <m:r>
          <m:t>f</m:t>
        </m:r>
      </m:oMath>
      <w:del w:id="464" w:author="PR Preview" w:date="2026-01-01T00:00:00Z">
        <w:r>
          <w:delText xml:space="preserve">,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and the argmin is where that value is attained.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For example, let</w:delText>
        </w:r>
      </w:del>
      <w:del w:id="46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on</w:delText>
        </w:r>
      </w:del>
      <w:del w:id="47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473" w:author="PR Preview" w:date="2026-01-01T00:00:00Z">
        <w:r>
          <w:delText xml:space="preserve">.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The image is</w:delText>
        </w:r>
      </w:del>
      <w:del w:id="47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del w:id="477" w:author="PR Preview" w:date="2026-01-01T00:00:00Z">
        <w:r>
          <w:delText xml:space="preserve">,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so the smallest value is</w:delText>
        </w:r>
      </w:del>
      <w:del w:id="480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81" w:author="PR Preview" w:date="2026-01-01T00:00:00Z">
        <w:r>
          <w:delText xml:space="preserve">,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and</w:delText>
        </w:r>
      </w:del>
      <w:del w:id="484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485" w:author="PR Preview" w:date="2026-01-01T00:00:00Z">
        <w:r>
          <w:delText xml:space="preserve">.</w:delText>
        </w:r>
      </w:del>
    </w:p>
    <w:p>
      <w:pPr>
        <w:pStyle w:val="BodyText"/>
      </w:pPr>
      <w:ins w:id="486" w:author="PR Preview" w:date="2026-01-01T00:00:00Z">
        <w:r>
          <w:rPr>
            <w:i/>
            <w:iCs/>
          </w:rPr>
          <w:t xml:space="preserve">Remark 4</w:t>
        </w:r>
      </w:ins>
      <w:ins w:id="487" w:author="PR Preview" w:date="2026-01-01T00:00:00Z">
        <w:r>
          <w:t xml:space="preserve"> (Smallest value versus where it occurs). </w:t>
        </w:r>
      </w:ins>
      <w:ins w:id="488" w:author="PR Preview" w:date="2026-01-01T00:00:00Z">
        <w:r>
          <w:t xml:space="preserve">The smallest value itself is</w:t>
        </w:r>
      </w:ins>
      <w:ins w:id="489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490" w:author="PR Preview" w:date="2026-01-01T00:00:00Z">
        <w:r>
          <w:t xml:space="preserve">,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the minimum (</w:t>
        </w:r>
      </w:ins>
      <w:hyperlink w:anchor="def-minimum">
        <w:ins w:id="49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94" w:author="PR Preview" w:date="2026-01-01T00:00:00Z">
        <w:r>
          <w:t xml:space="preserve">)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of the</w:t>
        </w:r>
      </w:ins>
      <w:ins w:id="497" w:author="PR Preview" w:date="2026-01-01T00:00:00Z">
        <w:r>
          <w:t xml:space="preserve"> </w:t>
        </w:r>
      </w:ins>
      <w:hyperlink r:id="rId47">
        <w:ins w:id="498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of</w:t>
        </w:r>
      </w:ins>
      <w:ins w:id="501" w:author="PR Preview" w:date="2026-01-01T00:00:00Z">
        <w:r>
          <w:t xml:space="preserve"> </w:t>
        </w:r>
      </w:ins>
      <m:oMath>
        <m:r>
          <m:t>f</m:t>
        </m:r>
      </m:oMath>
      <w:ins w:id="502" w:author="PR Preview" w:date="2026-01-01T00:00:00Z">
        <w:r>
          <w:t xml:space="preserve">,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and the argmin is where that value is attained.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For example, let</w:t>
        </w:r>
      </w:ins>
      <w:ins w:id="50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on</w:t>
        </w:r>
      </w:ins>
      <w:ins w:id="51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511" w:author="PR Preview" w:date="2026-01-01T00:00:00Z">
        <w:r>
          <w:t xml:space="preserve">.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The image is</w:t>
        </w:r>
      </w:ins>
      <w:ins w:id="51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515" w:author="PR Preview" w:date="2026-01-01T00:00:00Z">
        <w:r>
          <w:t xml:space="preserve">,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so the smallest value is</w:t>
        </w:r>
      </w:ins>
      <w:ins w:id="518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19" w:author="PR Preview" w:date="2026-01-01T00:00:00Z">
        <w:r>
          <w:t xml:space="preserve">,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and</w:t>
        </w:r>
      </w:ins>
      <w:ins w:id="522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523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del w:id="524" w:author="PR Preview" w:date="2026-01-01T00:00:00Z">
        <w:r>
          <w:rPr>
            <w:b/>
            <w:bCs/>
          </w:rPr>
          <w:delText xml:space="preserve">Definition 10 (Argmax)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Let</w:delText>
        </w:r>
      </w:del>
      <w:del w:id="52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be a</w:delText>
        </w:r>
      </w:del>
      <w:del w:id="530" w:author="PR Preview" w:date="2026-01-01T00:00:00Z">
        <w:r>
          <w:delText xml:space="preserve"> </w:delText>
        </w:r>
      </w:del>
      <w:hyperlink r:id="rId45">
        <w:del w:id="531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32" w:author="PR Preview" w:date="2026-01-01T00:00:00Z">
        <w:r>
          <w:delText xml:space="preserve">.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The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rPr>
            <w:b/>
            <w:bCs/>
          </w:rPr>
          <w:delText xml:space="preserve">argmax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of</w:delText>
        </w:r>
      </w:del>
      <w:del w:id="539" w:author="PR Preview" w:date="2026-01-01T00:00:00Z">
        <w:r>
          <w:delText xml:space="preserve"> </w:delText>
        </w:r>
      </w:del>
      <m:oMath>
        <m:r>
          <m:t>f</m:t>
        </m:r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over</w:delText>
        </w:r>
      </w:del>
      <w:del w:id="542" w:author="PR Preview" w:date="2026-01-01T00:00:00Z">
        <w:r>
          <w:delText xml:space="preserve"> </w:delText>
        </w:r>
      </w:del>
      <m:oMath>
        <m:r>
          <m:t>A</m:t>
        </m:r>
      </m:oMath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is the set of inputs where</w:delText>
        </w:r>
      </w:del>
      <w:del w:id="545" w:author="PR Preview" w:date="2026-01-01T00:00:00Z">
        <w:r>
          <w:delText xml:space="preserve"> </w:delText>
        </w:r>
      </w:del>
      <m:oMath>
        <m:r>
          <m:t>f</m:t>
        </m:r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takes its largest value:</w:delText>
        </w:r>
      </w:del>
    </w:p>
    <w:p>
      <w:pPr>
        <w:pStyle w:val="BodyText"/>
      </w:pPr>
      <w:ins w:id="548" w:author="PR Preview" w:date="2026-01-01T00:00:00Z">
        <w:r>
          <w:rPr>
            <w:b/>
            <w:bCs/>
          </w:rPr>
          <w:t xml:space="preserve">Definition 11 (Argmax)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Let</w:t>
        </w:r>
      </w:ins>
      <w:ins w:id="55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be a</w:t>
        </w:r>
      </w:ins>
      <w:ins w:id="554" w:author="PR Preview" w:date="2026-01-01T00:00:00Z">
        <w:r>
          <w:t xml:space="preserve"> </w:t>
        </w:r>
      </w:ins>
      <w:hyperlink r:id="rId45">
        <w:ins w:id="55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556" w:author="PR Preview" w:date="2026-01-01T00:00:00Z">
        <w:r>
          <w:t xml:space="preserve">.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The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rPr>
            <w:b/>
            <w:bCs/>
          </w:rPr>
          <w:t xml:space="preserve">argmax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of</w:t>
        </w:r>
      </w:ins>
      <w:ins w:id="563" w:author="PR Preview" w:date="2026-01-01T00:00:00Z">
        <w:r>
          <w:t xml:space="preserve"> </w:t>
        </w:r>
      </w:ins>
      <m:oMath>
        <m:r>
          <m:t>f</m:t>
        </m:r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over</w:t>
        </w:r>
      </w:ins>
      <w:ins w:id="566" w:author="PR Preview" w:date="2026-01-01T00:00:00Z">
        <w:r>
          <w:t xml:space="preserve"> </w:t>
        </w:r>
      </w:ins>
      <m:oMath>
        <m:r>
          <m:t>A</m:t>
        </m:r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is the set of inputs where</w:t>
        </w:r>
      </w:ins>
      <w:ins w:id="569" w:author="PR Preview" w:date="2026-01-01T00:00:00Z">
        <w:r>
          <w:t xml:space="preserve"> </w:t>
        </w:r>
      </w:ins>
      <m:oMath>
        <m:r>
          <m:t>f</m:t>
        </m:r>
      </m:oMath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takes its largest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del w:id="572" w:author="PR Preview" w:date="2026-01-01T00:00:00Z">
        <w:r>
          <w:rPr>
            <w:b/>
            <w:bCs/>
          </w:rPr>
          <w:delText xml:space="preserve">Definition 11 (Global minimizer)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Let</w:delText>
        </w:r>
      </w:del>
      <w:del w:id="57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and let</w:delText>
        </w:r>
      </w:del>
      <w:del w:id="57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be a</w:delText>
        </w:r>
      </w:del>
      <w:del w:id="581" w:author="PR Preview" w:date="2026-01-01T00:00:00Z">
        <w:r>
          <w:delText xml:space="preserve"> </w:delText>
        </w:r>
      </w:del>
      <w:hyperlink r:id="rId45">
        <w:del w:id="582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83" w:author="PR Preview" w:date="2026-01-01T00:00:00Z">
        <w:r>
          <w:delText xml:space="preserve">.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A point</w:delText>
        </w:r>
      </w:del>
      <w:del w:id="58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is a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rPr>
            <w:b/>
            <w:bCs/>
          </w:rPr>
          <w:delText xml:space="preserve">global minimizer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of</w:delText>
        </w:r>
      </w:del>
      <w:del w:id="593" w:author="PR Preview" w:date="2026-01-01T00:00:00Z">
        <w:r>
          <w:delText xml:space="preserve"> </w:delText>
        </w:r>
      </w:del>
      <m:oMath>
        <m:r>
          <m:t>f</m:t>
        </m:r>
      </m:oMath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over</w:delText>
        </w:r>
      </w:del>
      <w:del w:id="596" w:author="PR Preview" w:date="2026-01-01T00:00:00Z">
        <w:r>
          <w:delText xml:space="preserve"> </w:delText>
        </w:r>
      </w:del>
      <m:oMath>
        <m:r>
          <m:t>A</m:t>
        </m:r>
      </m:oMath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if</w:delText>
        </w:r>
      </w:del>
      <w:del w:id="5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for all</w:delText>
        </w:r>
      </w:del>
      <w:del w:id="60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603" w:author="PR Preview" w:date="2026-01-01T00:00:00Z">
        <w:r>
          <w:delText xml:space="preserve">.</w:delText>
        </w:r>
      </w:del>
    </w:p>
    <w:p>
      <w:pPr>
        <w:pStyle w:val="BodyText"/>
      </w:pPr>
      <w:del w:id="604" w:author="PR Preview" w:date="2026-01-01T00:00:00Z">
        <w:r>
          <w:rPr>
            <w:i/>
            <w:iCs/>
          </w:rPr>
          <w:delText xml:space="preserve">Remark 3</w:delText>
        </w:r>
      </w:del>
      <w:del w:id="605" w:author="PR Preview" w:date="2026-01-01T00:00:00Z">
        <w:r>
          <w:delText xml:space="preserve"> (Global minimizers form the argmin). </w:delText>
        </w:r>
      </w:del>
      <w:del w:id="606" w:author="PR Preview" w:date="2026-01-01T00:00:00Z">
        <w:r>
          <w:delText xml:space="preserve">The global minimizers of</w:delText>
        </w:r>
      </w:del>
      <w:del w:id="607" w:author="PR Preview" w:date="2026-01-01T00:00:00Z">
        <w:r>
          <w:delText xml:space="preserve"> </w:delText>
        </w:r>
      </w:del>
      <m:oMath>
        <m:r>
          <m:t>f</m:t>
        </m:r>
      </m:oMath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are exactly the elements of</w:delText>
        </w:r>
      </w:del>
      <w:del w:id="610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(</w:delText>
        </w:r>
      </w:del>
      <w:hyperlink w:anchor="def-argmin">
        <w:del w:id="61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614" w:author="PR Preview" w:date="2026-01-01T00:00:00Z">
        <w:r>
          <w:delText xml:space="preserve">).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A function can have more than one global minimizer.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For example,</w:delText>
        </w:r>
      </w:del>
      <w:del w:id="6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on</w:delText>
        </w:r>
      </w:del>
      <w:del w:id="62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satisfies</w:delText>
        </w:r>
      </w:del>
      <w:del w:id="62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for every</w:delText>
        </w:r>
      </w:del>
      <w:del w:id="628" w:author="PR Preview" w:date="2026-01-01T00:00:00Z">
        <w:r>
          <w:delText xml:space="preserve"> </w:delText>
        </w:r>
      </w:del>
      <m:oMath>
        <m:r>
          <m:t>x</m:t>
        </m:r>
      </m:oMath>
      <w:del w:id="629" w:author="PR Preview" w:date="2026-01-01T00:00:00Z">
        <w:r>
          <w:delText xml:space="preserve">,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and</w:delText>
        </w:r>
      </w:del>
      <w:del w:id="6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exactly when</w:delText>
        </w:r>
      </w:del>
      <w:del w:id="63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or</w:delText>
        </w:r>
      </w:del>
      <w:del w:id="63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639" w:author="PR Preview" w:date="2026-01-01T00:00:00Z">
        <w:r>
          <w:delText xml:space="preserve">,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so its global minimizers are</w:delText>
        </w:r>
      </w:del>
      <w:del w:id="64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and</w:delText>
        </w:r>
      </w:del>
      <w:del w:id="645" w:author="PR Preview" w:date="2026-01-01T00:00:00Z">
        <w:r>
          <w:delText xml:space="preserve"> </w:delText>
        </w:r>
      </w:del>
      <m:oMath>
        <m:r>
          <m:t>1</m:t>
        </m:r>
      </m:oMath>
      <w:del w:id="646" w:author="PR Preview" w:date="2026-01-01T00:00:00Z">
        <w:r>
          <w:delText xml:space="preserve">,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and</w:delText>
        </w:r>
      </w:del>
      <w:del w:id="649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650" w:author="PR Preview" w:date="2026-01-01T00:00:00Z">
        <w:r>
          <w:delText xml:space="preserve">.</w:delText>
        </w:r>
      </w:del>
    </w:p>
    <w:p>
      <w:pPr>
        <w:pStyle w:val="BodyText"/>
      </w:pPr>
      <w:del w:id="651" w:author="PR Preview" w:date="2026-01-01T00:00:00Z">
        <w:r>
          <w:rPr>
            <w:b/>
            <w:bCs/>
          </w:rPr>
          <w:delText xml:space="preserve">Definition 12 (Local minimizer)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Let</w:delText>
        </w:r>
      </w:del>
      <w:del w:id="65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and let</w:delText>
        </w:r>
      </w:del>
      <w:del w:id="6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be a</w:delText>
        </w:r>
      </w:del>
      <w:del w:id="660" w:author="PR Preview" w:date="2026-01-01T00:00:00Z">
        <w:r>
          <w:delText xml:space="preserve"> </w:delText>
        </w:r>
      </w:del>
      <w:hyperlink r:id="rId45">
        <w:del w:id="661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662" w:author="PR Preview" w:date="2026-01-01T00:00:00Z">
        <w:r>
          <w:delText xml:space="preserve">.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A point</w:delText>
        </w:r>
      </w:del>
      <w:del w:id="66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is a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rPr>
            <w:b/>
            <w:bCs/>
          </w:rPr>
          <w:delText xml:space="preserve">local minimizer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of</w:delText>
        </w:r>
      </w:del>
      <w:del w:id="672" w:author="PR Preview" w:date="2026-01-01T00:00:00Z">
        <w:r>
          <w:delText xml:space="preserve"> </w:delText>
        </w:r>
      </w:del>
      <m:oMath>
        <m:r>
          <m:t>f</m:t>
        </m:r>
      </m:oMath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if there is a number</w:delText>
        </w:r>
      </w:del>
      <w:del w:id="675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such that</w:delText>
        </w:r>
      </w:del>
      <w:del w:id="67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for all</w:delText>
        </w:r>
      </w:del>
      <w:del w:id="68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with</w:delText>
        </w:r>
      </w:del>
      <w:del w:id="68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685" w:author="PR Preview" w:date="2026-01-01T00:00:00Z">
        <w:r>
          <w:delText xml:space="preserve">,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where</w:delText>
        </w:r>
      </w:del>
      <w:del w:id="68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is the</w:delText>
        </w:r>
      </w:del>
      <w:del w:id="691" w:author="PR Preview" w:date="2026-01-01T00:00:00Z">
        <w:r>
          <w:delText xml:space="preserve"> </w:delText>
        </w:r>
      </w:del>
      <w:hyperlink r:id="rId57">
        <w:del w:id="692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693" w:author="PR Preview" w:date="2026-01-01T00:00:00Z">
        <w:r>
          <w:delText xml:space="preserve">.</w:delText>
        </w:r>
      </w:del>
    </w:p>
    <w:p>
      <w:pPr>
        <w:pStyle w:val="BodyText"/>
      </w:pPr>
      <w:del w:id="694" w:author="PR Preview" w:date="2026-01-01T00:00:00Z">
        <w:r>
          <w:rPr>
            <w:i/>
            <w:iCs/>
          </w:rPr>
          <w:delText xml:space="preserve">Remark 4</w:delText>
        </w:r>
      </w:del>
      <w:del w:id="695" w:author="PR Preview" w:date="2026-01-01T00:00:00Z">
        <w:r>
          <w:delText xml:space="preserve"> (Local and global minimizers). </w:delText>
        </w:r>
      </w:del>
      <w:del w:id="696" w:author="PR Preview" w:date="2026-01-01T00:00:00Z">
        <w:r>
          <w:delText xml:space="preserve">For</w:delText>
        </w:r>
      </w:del>
      <w:del w:id="69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698" w:author="PR Preview" w:date="2026-01-01T00:00:00Z">
        <w:r>
          <w:delText xml:space="preserve">,</w:delText>
        </w:r>
      </w:del>
      <w:del w:id="69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700" w:author="PR Preview" w:date="2026-01-01T00:00:00Z">
        <w:r>
          <w:delText xml:space="preserve">.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For example, with</w:delText>
        </w:r>
      </w:del>
      <w:del w:id="70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and</w:delText>
        </w:r>
      </w:del>
      <w:del w:id="70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=</m:t>
        </m:r>
        <m:r>
          <m:t>1</m:t>
        </m:r>
      </m:oMath>
      <w:del w:id="707" w:author="PR Preview" w:date="2026-01-01T00:00:00Z">
        <w:r>
          <w:delText xml:space="preserve">,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the condition</w:delText>
        </w:r>
      </w:del>
      <w:del w:id="7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means</w:delText>
        </w:r>
      </w:del>
      <w:del w:id="713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del w:id="714" w:author="PR Preview" w:date="2026-01-01T00:00:00Z">
        <w:r>
          <w:delText xml:space="preserve">.</w:delText>
        </w:r>
      </w:del>
    </w:p>
    <w:p>
      <w:pPr>
        <w:pStyle w:val="BodyText"/>
      </w:pPr>
      <w:del w:id="715" w:author="PR Preview" w:date="2026-01-01T00:00:00Z">
        <w:r>
          <w:delText xml:space="preserve">Every global minimizer (</w:delText>
        </w:r>
      </w:del>
      <w:hyperlink w:anchor="def-global-minimizer">
        <w:del w:id="71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717" w:author="PR Preview" w:date="2026-01-01T00:00:00Z">
        <w:r>
          <w:delText xml:space="preserve">) is a local minimizer: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take any</w:delText>
        </w:r>
      </w:del>
      <w:del w:id="720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721" w:author="PR Preview" w:date="2026-01-01T00:00:00Z">
        <w:r>
          <w:delText xml:space="preserve">.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For example,</w:delText>
        </w:r>
      </w:del>
      <w:del w:id="72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is a global minimizer of</w:delText>
        </w:r>
      </w:del>
      <w:del w:id="72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on</w:delText>
        </w:r>
      </w:del>
      <w:del w:id="73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731" w:author="PR Preview" w:date="2026-01-01T00:00:00Z">
        <w:r>
          <w:delText xml:space="preserve">,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so it is also a local minimizer.</w:delText>
        </w:r>
      </w:del>
    </w:p>
    <w:p>
      <w:pPr>
        <w:pStyle w:val="FirstParagraph"/>
      </w:pPr>
      <w:ins w:id="734" w:author="PR Preview" w:date="2026-01-01T00:00:00Z">
        <w:r>
          <w:rPr>
            <w:b/>
            <w:bCs/>
          </w:rPr>
          <w:t xml:space="preserve">Definition 12 (Global minimizer)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Let</w:t>
        </w:r>
      </w:ins>
      <w:ins w:id="73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and let</w:t>
        </w:r>
      </w:ins>
      <w:ins w:id="7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be a</w:t>
        </w:r>
      </w:ins>
      <w:ins w:id="743" w:author="PR Preview" w:date="2026-01-01T00:00:00Z">
        <w:r>
          <w:t xml:space="preserve"> </w:t>
        </w:r>
      </w:ins>
      <w:hyperlink r:id="rId45">
        <w:ins w:id="74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745" w:author="PR Preview" w:date="2026-01-01T00:00:00Z">
        <w:r>
          <w:t xml:space="preserve">.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A point</w:t>
        </w:r>
      </w:ins>
      <w:ins w:id="74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is a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rPr>
            <w:b/>
            <w:bCs/>
          </w:rPr>
          <w:t xml:space="preserve">global minimizer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of</w:t>
        </w:r>
      </w:ins>
      <w:ins w:id="755" w:author="PR Preview" w:date="2026-01-01T00:00:00Z">
        <w:r>
          <w:t xml:space="preserve"> </w:t>
        </w:r>
      </w:ins>
      <m:oMath>
        <m:r>
          <m:t>f</m:t>
        </m:r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over</w:t>
        </w:r>
      </w:ins>
      <w:ins w:id="758" w:author="PR Preview" w:date="2026-01-01T00:00:00Z">
        <w:r>
          <w:t xml:space="preserve"> </w:t>
        </w:r>
      </w:ins>
      <m:oMath>
        <m:r>
          <m:t>A</m:t>
        </m:r>
      </m:oMath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if</w:t>
        </w:r>
      </w:ins>
      <w:ins w:id="7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for all</w:t>
        </w:r>
      </w:ins>
      <w:ins w:id="76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765" w:author="PR Preview" w:date="2026-01-01T00:00:00Z">
        <w:r>
          <w:t xml:space="preserve">.</w:t>
        </w:r>
      </w:ins>
    </w:p>
    <w:bookmarkEnd w:id="55"/>
    <w:bookmarkStart w:id="56" w:name="rem-global-minimizer-argmin"/>
    <w:p>
      <w:pPr>
        <w:pStyle w:val="BodyText"/>
      </w:pPr>
      <w:ins w:id="766" w:author="PR Preview" w:date="2026-01-01T00:00:00Z">
        <w:r>
          <w:rPr>
            <w:i/>
            <w:iCs/>
          </w:rPr>
          <w:t xml:space="preserve">Remark 5</w:t>
        </w:r>
      </w:ins>
      <w:ins w:id="767" w:author="PR Preview" w:date="2026-01-01T00:00:00Z">
        <w:r>
          <w:t xml:space="preserve"> (Global minimizers form the argmin). </w:t>
        </w:r>
      </w:ins>
      <w:ins w:id="768" w:author="PR Preview" w:date="2026-01-01T00:00:00Z">
        <w:r>
          <w:t xml:space="preserve">The global minimizers of</w:t>
        </w:r>
      </w:ins>
      <w:ins w:id="769" w:author="PR Preview" w:date="2026-01-01T00:00:00Z">
        <w:r>
          <w:t xml:space="preserve"> </w:t>
        </w:r>
      </w:ins>
      <m:oMath>
        <m:r>
          <m:t>f</m:t>
        </m:r>
      </m:oMath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are exactly the elements of</w:t>
        </w:r>
      </w:ins>
      <w:ins w:id="772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(</w:t>
        </w:r>
      </w:ins>
      <w:hyperlink w:anchor="def-argmin">
        <w:ins w:id="775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776" w:author="PR Preview" w:date="2026-01-01T00:00:00Z">
        <w:r>
          <w:t xml:space="preserve">).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A function can have more than one global minimizer.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For example,</w:t>
        </w:r>
      </w:ins>
      <w:ins w:id="7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on</w:t>
        </w:r>
      </w:ins>
      <w:ins w:id="78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satisfies</w:t>
        </w:r>
      </w:ins>
      <w:ins w:id="7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for every</w:t>
        </w:r>
      </w:ins>
      <w:ins w:id="790" w:author="PR Preview" w:date="2026-01-01T00:00:00Z">
        <w:r>
          <w:t xml:space="preserve"> </w:t>
        </w:r>
      </w:ins>
      <m:oMath>
        <m:r>
          <m:t>x</m:t>
        </m:r>
      </m:oMath>
      <w:ins w:id="791" w:author="PR Preview" w:date="2026-01-01T00:00:00Z">
        <w:r>
          <w:t xml:space="preserve">,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and</w:t>
        </w:r>
      </w:ins>
      <w:ins w:id="7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exactly when</w:t>
        </w:r>
      </w:ins>
      <w:ins w:id="79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or</w:t>
        </w:r>
      </w:ins>
      <w:ins w:id="80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801" w:author="PR Preview" w:date="2026-01-01T00:00:00Z">
        <w:r>
          <w:t xml:space="preserve">,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so its global minimizers are</w:t>
        </w:r>
      </w:ins>
      <w:ins w:id="80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and</w:t>
        </w:r>
      </w:ins>
      <w:ins w:id="807" w:author="PR Preview" w:date="2026-01-01T00:00:00Z">
        <w:r>
          <w:t xml:space="preserve"> </w:t>
        </w:r>
      </w:ins>
      <m:oMath>
        <m:r>
          <m:t>1</m:t>
        </m:r>
      </m:oMath>
      <w:ins w:id="808" w:author="PR Preview" w:date="2026-01-01T00:00:00Z">
        <w:r>
          <w:t xml:space="preserve">,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and</w:t>
        </w:r>
      </w:ins>
      <w:ins w:id="811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812" w:author="PR Preview" w:date="2026-01-01T00:00:00Z">
        <w:r>
          <w:t xml:space="preserve">.</w:t>
        </w:r>
      </w:ins>
    </w:p>
    <w:bookmarkEnd w:id="56"/>
    <w:bookmarkStart w:id="58" w:name="def-local-minimizer"/>
    <w:p>
      <w:pPr>
        <w:pStyle w:val="BodyText"/>
      </w:pPr>
      <w:ins w:id="813" w:author="PR Preview" w:date="2026-01-01T00:00:00Z">
        <w:r>
          <w:rPr>
            <w:b/>
            <w:bCs/>
          </w:rPr>
          <w:t xml:space="preserve">Definition 13 (Local minimizer)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Let</w:t>
        </w:r>
      </w:ins>
      <w:ins w:id="81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and let</w:t>
        </w:r>
      </w:ins>
      <w:ins w:id="8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be a</w:t>
        </w:r>
      </w:ins>
      <w:ins w:id="822" w:author="PR Preview" w:date="2026-01-01T00:00:00Z">
        <w:r>
          <w:t xml:space="preserve"> </w:t>
        </w:r>
      </w:ins>
      <w:hyperlink r:id="rId45">
        <w:ins w:id="82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24" w:author="PR Preview" w:date="2026-01-01T00:00:00Z">
        <w:r>
          <w:t xml:space="preserve">.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A point</w:t>
        </w:r>
      </w:ins>
      <w:ins w:id="82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is a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rPr>
            <w:b/>
            <w:bCs/>
          </w:rPr>
          <w:t xml:space="preserve">local minimizer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of</w:t>
        </w:r>
      </w:ins>
      <w:ins w:id="834" w:author="PR Preview" w:date="2026-01-01T00:00:00Z">
        <w:r>
          <w:t xml:space="preserve"> </w:t>
        </w:r>
      </w:ins>
      <m:oMath>
        <m:r>
          <m:t>f</m:t>
        </m:r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if there is a number</w:t>
        </w:r>
      </w:ins>
      <w:ins w:id="837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such that</w:t>
        </w:r>
      </w:ins>
      <w:ins w:id="8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for all</w:t>
        </w:r>
      </w:ins>
      <w:ins w:id="84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with</w:t>
        </w:r>
      </w:ins>
      <w:ins w:id="84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847" w:author="PR Preview" w:date="2026-01-01T00:00:00Z">
        <w:r>
          <w:t xml:space="preserve">,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where</w:t>
        </w:r>
      </w:ins>
      <w:ins w:id="85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is the</w:t>
        </w:r>
      </w:ins>
      <w:ins w:id="853" w:author="PR Preview" w:date="2026-01-01T00:00:00Z">
        <w:r>
          <w:t xml:space="preserve"> </w:t>
        </w:r>
      </w:ins>
      <w:hyperlink r:id="rId57">
        <w:ins w:id="854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855" w:author="PR Preview" w:date="2026-01-01T00:00:00Z">
        <w:r>
          <w:t xml:space="preserve">.</w:t>
        </w:r>
      </w:ins>
    </w:p>
    <w:bookmarkEnd w:id="58"/>
    <w:bookmarkStart w:id="60" w:name="rem-local-minimizer"/>
    <w:p>
      <w:pPr>
        <w:pStyle w:val="BodyText"/>
      </w:pPr>
      <w:ins w:id="856" w:author="PR Preview" w:date="2026-01-01T00:00:00Z">
        <w:r>
          <w:rPr>
            <w:i/>
            <w:iCs/>
          </w:rPr>
          <w:t xml:space="preserve">Remark 6</w:t>
        </w:r>
      </w:ins>
      <w:ins w:id="857" w:author="PR Preview" w:date="2026-01-01T00:00:00Z">
        <w:r>
          <w:t xml:space="preserve"> (Local and global minimizers). </w:t>
        </w:r>
      </w:ins>
      <w:ins w:id="858" w:author="PR Preview" w:date="2026-01-01T00:00:00Z">
        <w:r>
          <w:t xml:space="preserve">For</w:t>
        </w:r>
      </w:ins>
      <w:ins w:id="85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860" w:author="PR Preview" w:date="2026-01-01T00:00:00Z">
        <w:r>
          <w:t xml:space="preserve">,</w:t>
        </w:r>
      </w:ins>
      <w:ins w:id="86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862" w:author="PR Preview" w:date="2026-01-01T00:00:00Z">
        <w:r>
          <w:t xml:space="preserve">.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For example, with</w:t>
        </w:r>
      </w:ins>
      <w:ins w:id="86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and</w:t>
        </w:r>
      </w:ins>
      <w:ins w:id="868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t>1</m:t>
        </m:r>
      </m:oMath>
      <w:ins w:id="869" w:author="PR Preview" w:date="2026-01-01T00:00:00Z">
        <w:r>
          <w:t xml:space="preserve">,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the condition</w:t>
        </w:r>
      </w:ins>
      <w:ins w:id="87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means</w:t>
        </w:r>
      </w:ins>
      <w:ins w:id="87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ins w:id="876" w:author="PR Preview" w:date="2026-01-01T00:00:00Z">
        <w:r>
          <w:t xml:space="preserve">.</w:t>
        </w:r>
      </w:ins>
    </w:p>
    <w:p>
      <w:pPr>
        <w:pStyle w:val="BodyText"/>
      </w:pPr>
      <w:ins w:id="877" w:author="PR Preview" w:date="2026-01-01T00:00:00Z">
        <w:r>
          <w:t xml:space="preserve">Every global minimizer (</w:t>
        </w:r>
      </w:ins>
      <w:hyperlink w:anchor="def-global-minimizer">
        <w:ins w:id="878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879" w:author="PR Preview" w:date="2026-01-01T00:00:00Z">
        <w:r>
          <w:t xml:space="preserve">) is a local minimizer: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take any</w:t>
        </w:r>
      </w:ins>
      <w:ins w:id="88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883" w:author="PR Preview" w:date="2026-01-01T00:00:00Z">
        <w:r>
          <w:t xml:space="preserve">.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For example,</w:t>
        </w:r>
      </w:ins>
      <w:ins w:id="88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is a global minimizer of</w:t>
        </w:r>
      </w:ins>
      <w:ins w:id="88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on</w:t>
        </w:r>
      </w:ins>
      <w:ins w:id="89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893" w:author="PR Preview" w:date="2026-01-01T00:00:00Z">
        <w:r>
          <w:t xml:space="preserve">,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so it is also a local minimizer.</w:t>
        </w:r>
      </w:ins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del w:id="896" w:author="PR Preview" w:date="2026-01-01T00:00:00Z">
        <w:r>
          <w:rPr>
            <w:b/>
            <w:bCs/>
          </w:rPr>
          <w:delText xml:space="preserve">Definition 13 (Line segment)</w:delText>
        </w:r>
      </w:del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delText xml:space="preserve">Let</w:delText>
        </w:r>
      </w:del>
      <w:del w:id="89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00" w:author="PR Preview" w:date="2026-01-01T00:00:00Z">
        <w:r>
          <w:delText xml:space="preserve">.</w:delText>
        </w:r>
      </w:del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The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rPr>
            <w:b/>
            <w:bCs/>
          </w:rPr>
          <w:delText xml:space="preserve">line segment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from</w:delText>
        </w:r>
      </w:del>
      <w:del w:id="907" w:author="PR Preview" w:date="2026-01-01T00:00:00Z">
        <w:r>
          <w:delText xml:space="preserve"> </w:delText>
        </w:r>
      </w:del>
      <m:oMath>
        <m:r>
          <m:t>x</m:t>
        </m:r>
      </m:oMath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to</w:delText>
        </w:r>
      </w:del>
      <w:del w:id="910" w:author="PR Preview" w:date="2026-01-01T00:00:00Z">
        <w:r>
          <w:delText xml:space="preserve"> </w:delText>
        </w:r>
      </w:del>
      <m:oMath>
        <m:r>
          <m:t>y</m:t>
        </m:r>
      </m:oMath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is the set of points</w:delText>
        </w:r>
      </w:del>
    </w:p>
    <w:p>
      <w:pPr>
        <w:pStyle w:val="FirstParagraph"/>
      </w:pPr>
      <w:ins w:id="913" w:author="PR Preview" w:date="2026-01-01T00:00:00Z">
        <w:r>
          <w:rPr>
            <w:b/>
            <w:bCs/>
          </w:rPr>
          <w:t xml:space="preserve">Definition 14 (Line segment)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Let</w:t>
        </w:r>
      </w:ins>
      <w:ins w:id="91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17" w:author="PR Preview" w:date="2026-01-01T00:00:00Z">
        <w:r>
          <w:t xml:space="preserve">.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The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rPr>
            <w:b/>
            <w:bCs/>
          </w:rPr>
          <w:t xml:space="preserve">line segment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from</w:t>
        </w:r>
      </w:ins>
      <w:ins w:id="924" w:author="PR Preview" w:date="2026-01-01T00:00:00Z">
        <w:r>
          <w:t xml:space="preserve"> </w:t>
        </w:r>
      </w:ins>
      <m:oMath>
        <m:r>
          <m:t>x</m:t>
        </m:r>
      </m:oMath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to</w:t>
        </w:r>
      </w:ins>
      <w:ins w:id="927" w:author="PR Preview" w:date="2026-01-01T00:00:00Z">
        <w:r>
          <w:t xml:space="preserve"> </w:t>
        </w:r>
      </w:ins>
      <m:oMath>
        <m:r>
          <m:t>y</m:t>
        </m:r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is the set of points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del w:id="930" w:author="PR Preview" w:date="2026-01-01T00:00:00Z">
        <w:r>
          <w:rPr>
            <w:b/>
            <w:bCs/>
          </w:rPr>
          <w:delText xml:space="preserve">Definition 14 (Chord)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Let</w:delText>
        </w:r>
      </w:del>
      <w:del w:id="93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be a</w:delText>
        </w:r>
      </w:del>
      <w:del w:id="936" w:author="PR Preview" w:date="2026-01-01T00:00:00Z">
        <w:r>
          <w:delText xml:space="preserve"> </w:delText>
        </w:r>
      </w:del>
      <w:hyperlink r:id="rId45">
        <w:del w:id="93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938" w:author="PR Preview" w:date="2026-01-01T00:00:00Z">
        <w:r>
          <w:delText xml:space="preserve">,</w:delText>
        </w:r>
      </w:del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and let</w:delText>
        </w:r>
      </w:del>
      <w:del w:id="94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42" w:author="PR Preview" w:date="2026-01-01T00:00:00Z">
        <w:r>
          <w:delText xml:space="preserve">.</w:delText>
        </w:r>
      </w:del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The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rPr>
            <w:b/>
            <w:bCs/>
          </w:rPr>
          <w:delText xml:space="preserve">chord</w:delText>
        </w:r>
      </w:del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of</w:delText>
        </w:r>
      </w:del>
      <w:del w:id="949" w:author="PR Preview" w:date="2026-01-01T00:00:00Z">
        <w:r>
          <w:delText xml:space="preserve"> </w:delText>
        </w:r>
      </w:del>
      <m:oMath>
        <m:r>
          <m:t>f</m:t>
        </m:r>
      </m:oMath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from</w:delText>
        </w:r>
      </w:del>
      <w:del w:id="952" w:author="PR Preview" w:date="2026-01-01T00:00:00Z">
        <w:r>
          <w:delText xml:space="preserve"> </w:delText>
        </w:r>
      </w:del>
      <m:oMath>
        <m:r>
          <m:t>x</m:t>
        </m:r>
      </m:oMath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to</w:delText>
        </w:r>
      </w:del>
      <w:del w:id="955" w:author="PR Preview" w:date="2026-01-01T00:00:00Z">
        <w:r>
          <w:delText xml:space="preserve"> </w:delText>
        </w:r>
      </w:del>
      <m:oMath>
        <m:r>
          <m:t>y</m:t>
        </m:r>
      </m:oMath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is the line segment (</w:delText>
        </w:r>
      </w:del>
      <w:hyperlink w:anchor="def-line-segment">
        <w:del w:id="958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959" w:author="PR Preview" w:date="2026-01-01T00:00:00Z">
        <w:r>
          <w:delText xml:space="preserve">) in</w:delText>
        </w:r>
      </w:del>
      <w:del w:id="96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from the point</w:delText>
        </w:r>
      </w:del>
      <w:del w:id="96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to the point</w:delText>
        </w:r>
      </w:del>
      <w:del w:id="9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of the</w:delText>
        </w:r>
      </w:del>
      <w:del w:id="969" w:author="PR Preview" w:date="2026-01-01T00:00:00Z">
        <w:r>
          <w:delText xml:space="preserve"> </w:delText>
        </w:r>
      </w:del>
      <w:hyperlink r:id="rId67">
        <w:del w:id="970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of</w:delText>
        </w:r>
      </w:del>
      <w:del w:id="973" w:author="PR Preview" w:date="2026-01-01T00:00:00Z">
        <w:r>
          <w:delText xml:space="preserve"> </w:delText>
        </w:r>
      </w:del>
      <m:oMath>
        <m:r>
          <m:t>f</m:t>
        </m:r>
      </m:oMath>
      <w:del w:id="974" w:author="PR Preview" w:date="2026-01-01T00:00:00Z">
        <w:r>
          <w:delText xml:space="preserve">:</w:delText>
        </w:r>
      </w:del>
    </w:p>
    <w:p>
      <w:pPr>
        <w:pStyle w:val="BodyText"/>
      </w:pPr>
      <w:ins w:id="975" w:author="PR Preview" w:date="2026-01-01T00:00:00Z">
        <w:r>
          <w:rPr>
            <w:b/>
            <w:bCs/>
          </w:rPr>
          <w:t xml:space="preserve">Definition 15 (Chord)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Let</w:t>
        </w:r>
      </w:ins>
      <w:ins w:id="9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be a</w:t>
        </w:r>
      </w:ins>
      <w:ins w:id="981" w:author="PR Preview" w:date="2026-01-01T00:00:00Z">
        <w:r>
          <w:t xml:space="preserve"> </w:t>
        </w:r>
      </w:ins>
      <w:hyperlink r:id="rId45">
        <w:ins w:id="98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983" w:author="PR Preview" w:date="2026-01-01T00:00:00Z">
        <w:r>
          <w:t xml:space="preserve">,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and let</w:t>
        </w:r>
      </w:ins>
      <w:ins w:id="98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87" w:author="PR Preview" w:date="2026-01-01T00:00:00Z">
        <w:r>
          <w:t xml:space="preserve">.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The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rPr>
            <w:b/>
            <w:bCs/>
          </w:rPr>
          <w:t xml:space="preserve">chord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of</w:t>
        </w:r>
      </w:ins>
      <w:ins w:id="994" w:author="PR Preview" w:date="2026-01-01T00:00:00Z">
        <w:r>
          <w:t xml:space="preserve"> </w:t>
        </w:r>
      </w:ins>
      <m:oMath>
        <m:r>
          <m:t>f</m:t>
        </m:r>
      </m:oMath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from</w:t>
        </w:r>
      </w:ins>
      <w:ins w:id="997" w:author="PR Preview" w:date="2026-01-01T00:00:00Z">
        <w:r>
          <w:t xml:space="preserve"> </w:t>
        </w:r>
      </w:ins>
      <m:oMath>
        <m:r>
          <m:t>x</m:t>
        </m:r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to</w:t>
        </w:r>
      </w:ins>
      <w:ins w:id="1000" w:author="PR Preview" w:date="2026-01-01T00:00:00Z">
        <w:r>
          <w:t xml:space="preserve"> </w:t>
        </w:r>
      </w:ins>
      <m:oMath>
        <m:r>
          <m:t>y</m:t>
        </m:r>
      </m:oMath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is the line segment (</w:t>
        </w:r>
      </w:ins>
      <w:hyperlink w:anchor="def-line-segment">
        <w:ins w:id="100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004" w:author="PR Preview" w:date="2026-01-01T00:00:00Z">
        <w:r>
          <w:t xml:space="preserve">) in</w:t>
        </w:r>
      </w:ins>
      <w:ins w:id="100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from the point</w:t>
        </w:r>
      </w:ins>
      <w:ins w:id="10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to the point</w:t>
        </w:r>
      </w:ins>
      <w:ins w:id="10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of the</w:t>
        </w:r>
      </w:ins>
      <w:ins w:id="1014" w:author="PR Preview" w:date="2026-01-01T00:00:00Z">
        <w:r>
          <w:t xml:space="preserve"> </w:t>
        </w:r>
      </w:ins>
      <w:hyperlink r:id="rId67">
        <w:ins w:id="1015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of</w:t>
        </w:r>
      </w:ins>
      <w:ins w:id="1018" w:author="PR Preview" w:date="2026-01-01T00:00:00Z">
        <w:r>
          <w:t xml:space="preserve"> </w:t>
        </w:r>
      </w:ins>
      <m:oMath>
        <m:r>
          <m:t>f</m:t>
        </m:r>
      </m:oMath>
      <w:ins w:id="101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del w:id="1020" w:author="PR Preview" w:date="2026-01-01T00:00:00Z">
        <w:r>
          <w:rPr>
            <w:b/>
            <w:bCs/>
          </w:rPr>
          <w:delText xml:space="preserve">Definition 15 (Convex function)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Let</w:delText>
        </w:r>
      </w:del>
      <w:del w:id="102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be a</w:delText>
        </w:r>
      </w:del>
      <w:del w:id="1026" w:author="PR Preview" w:date="2026-01-01T00:00:00Z">
        <w:r>
          <w:delText xml:space="preserve"> </w:delText>
        </w:r>
      </w:del>
      <w:hyperlink r:id="rId45">
        <w:del w:id="102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028" w:author="PR Preview" w:date="2026-01-01T00:00:00Z">
        <w:r>
          <w:delText xml:space="preserve">.</w:delText>
        </w:r>
      </w:del>
      <w:del w:id="1029" w:author="PR Preview" w:date="2026-01-01T00:00:00Z">
        <w:r>
          <w:delText xml:space="preserve"> </w:delText>
        </w:r>
      </w:del>
      <m:oMath>
        <m:r>
          <m:t>f</m:t>
        </m:r>
      </m:oMath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is</w:delText>
        </w:r>
      </w:del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rPr>
            <w:b/>
            <w:bCs/>
          </w:rPr>
          <w:delText xml:space="preserve">convex</w:delText>
        </w:r>
      </w:del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if</w:delText>
        </w:r>
      </w:del>
    </w:p>
    <w:p>
      <w:pPr>
        <w:pStyle w:val="BodyText"/>
      </w:pPr>
      <w:ins w:id="1036" w:author="PR Preview" w:date="2026-01-01T00:00:00Z">
        <w:r>
          <w:rPr>
            <w:b/>
            <w:bCs/>
          </w:rPr>
          <w:t xml:space="preserve">Definition 16 (Convex function)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Let</w:t>
        </w:r>
      </w:ins>
      <w:ins w:id="103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be a</w:t>
        </w:r>
      </w:ins>
      <w:ins w:id="1042" w:author="PR Preview" w:date="2026-01-01T00:00:00Z">
        <w:r>
          <w:t xml:space="preserve"> </w:t>
        </w:r>
      </w:ins>
      <w:hyperlink r:id="rId45">
        <w:ins w:id="104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044" w:author="PR Preview" w:date="2026-01-01T00:00:00Z">
        <w:r>
          <w:t xml:space="preserve">.</w:t>
        </w:r>
      </w:ins>
      <w:ins w:id="1045" w:author="PR Preview" w:date="2026-01-01T00:00:00Z">
        <w:r>
          <w:t xml:space="preserve"> </w:t>
        </w:r>
      </w:ins>
      <m:oMath>
        <m:r>
          <m:t>f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is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rPr>
            <w:b/>
            <w:bCs/>
          </w:rPr>
          <w:t xml:space="preserve">convex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del w:id="1052" w:author="PR Preview" w:date="2026-01-01T00:00:00Z">
        <w:r>
          <w:rPr>
            <w:i/>
            <w:iCs/>
          </w:rPr>
          <w:delText xml:space="preserve">Remark 5</w:delText>
        </w:r>
      </w:del>
      <w:del w:id="1053" w:author="PR Preview" w:date="2026-01-01T00:00:00Z">
        <w:r>
          <w:delText xml:space="preserve"> (Chords lie on or above the graph). </w:delText>
        </w:r>
      </w:del>
      <w:del w:id="1054" w:author="PR Preview" w:date="2026-01-01T00:00:00Z">
        <w:r>
          <w:delText xml:space="preserve">The point</w:delText>
        </w:r>
      </w:del>
      <w:del w:id="1055" w:author="PR Preview" w:date="2026-01-01T00:00:00Z">
        <w:r>
          <w:delText xml:space="preserve"> </w:delText>
        </w:r>
      </w:del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lies on the</w:delText>
        </w:r>
      </w:del>
      <w:del w:id="1058" w:author="PR Preview" w:date="2026-01-01T00:00:00Z">
        <w:r>
          <w:delText xml:space="preserve"> </w:delText>
        </w:r>
      </w:del>
      <w:hyperlink w:anchor="def-line-segment">
        <w:del w:id="1059" w:author="PR Preview" w:date="2026-01-01T00:00:00Z">
          <w:r>
            <w:rPr>
              <w:rStyle w:val="Hyperlink"/>
            </w:rPr>
            <w:delText xml:space="preserve">line segment</w:delText>
          </w:r>
        </w:del>
      </w:hyperlink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from</w:delText>
        </w:r>
      </w:del>
      <w:del w:id="1062" w:author="PR Preview" w:date="2026-01-01T00:00:00Z">
        <w:r>
          <w:delText xml:space="preserve"> </w:delText>
        </w:r>
      </w:del>
      <m:oMath>
        <m:r>
          <m:t>x</m:t>
        </m:r>
      </m:oMath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to</w:delText>
        </w:r>
      </w:del>
      <w:del w:id="1065" w:author="PR Preview" w:date="2026-01-01T00:00:00Z">
        <w:r>
          <w:delText xml:space="preserve"> </w:delText>
        </w:r>
      </w:del>
      <m:oMath>
        <m:r>
          <m:t>y</m:t>
        </m:r>
      </m:oMath>
      <w:del w:id="1066" w:author="PR Preview" w:date="2026-01-01T00:00:00Z">
        <w:r>
          <w:delText xml:space="preserve">,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and the right-hand side is the height above that point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of the</w:delText>
        </w:r>
      </w:del>
      <w:del w:id="1071" w:author="PR Preview" w:date="2026-01-01T00:00:00Z">
        <w:r>
          <w:delText xml:space="preserve"> </w:delText>
        </w:r>
      </w:del>
      <w:hyperlink w:anchor="def-chord">
        <w:del w:id="1072" w:author="PR Preview" w:date="2026-01-01T00:00:00Z">
          <w:r>
            <w:rPr>
              <w:rStyle w:val="Hyperlink"/>
            </w:rPr>
            <w:delText xml:space="preserve">chord</w:delText>
          </w:r>
        </w:del>
      </w:hyperlink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of</w:delText>
        </w:r>
      </w:del>
      <w:del w:id="1075" w:author="PR Preview" w:date="2026-01-01T00:00:00Z">
        <w:r>
          <w:delText xml:space="preserve"> </w:delText>
        </w:r>
      </w:del>
      <m:oMath>
        <m:r>
          <m:t>f</m:t>
        </m:r>
      </m:oMath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from</w:delText>
        </w:r>
      </w:del>
      <w:del w:id="1078" w:author="PR Preview" w:date="2026-01-01T00:00:00Z">
        <w:r>
          <w:delText xml:space="preserve"> </w:delText>
        </w:r>
      </w:del>
      <m:oMath>
        <m:r>
          <m:t>x</m:t>
        </m:r>
      </m:oMath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to</w:delText>
        </w:r>
      </w:del>
      <w:del w:id="1081" w:author="PR Preview" w:date="2026-01-01T00:00:00Z">
        <w:r>
          <w:delText xml:space="preserve"> </w:delText>
        </w:r>
      </w:del>
      <m:oMath>
        <m:r>
          <m:t>y</m:t>
        </m:r>
      </m:oMath>
      <w:del w:id="1082" w:author="PR Preview" w:date="2026-01-01T00:00:00Z">
        <w:r>
          <w:delText xml:space="preserve">.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So</w:delText>
        </w:r>
      </w:del>
      <w:del w:id="1085" w:author="PR Preview" w:date="2026-01-01T00:00:00Z">
        <w:r>
          <w:delText xml:space="preserve"> </w:delText>
        </w:r>
      </w:del>
      <m:oMath>
        <m:r>
          <m:t>f</m:t>
        </m:r>
      </m:oMath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is convex when every chord lies on or above the</w:delText>
        </w:r>
      </w:del>
      <w:del w:id="1088" w:author="PR Preview" w:date="2026-01-01T00:00:00Z">
        <w:r>
          <w:delText xml:space="preserve"> </w:delText>
        </w:r>
      </w:del>
      <w:hyperlink r:id="rId67">
        <w:del w:id="1089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1090" w:author="PR Preview" w:date="2026-01-01T00:00:00Z">
        <w:r>
          <w:delText xml:space="preserve">.</w:delText>
        </w:r>
      </w:del>
    </w:p>
    <w:p>
      <w:pPr>
        <w:pStyle w:val="BodyText"/>
      </w:pPr>
      <w:ins w:id="1091" w:author="PR Preview" w:date="2026-01-01T00:00:00Z">
        <w:r>
          <w:rPr>
            <w:i/>
            <w:iCs/>
          </w:rPr>
          <w:t xml:space="preserve">Remark 7</w:t>
        </w:r>
      </w:ins>
      <w:ins w:id="1092" w:author="PR Preview" w:date="2026-01-01T00:00:00Z">
        <w:r>
          <w:t xml:space="preserve"> (Chords lie on or above the graph). </w:t>
        </w:r>
      </w:ins>
      <w:ins w:id="1093" w:author="PR Preview" w:date="2026-01-01T00:00:00Z">
        <w:r>
          <w:t xml:space="preserve">The point</w:t>
        </w:r>
      </w:ins>
      <w:ins w:id="1094" w:author="PR Preview" w:date="2026-01-01T00:00:00Z">
        <w:r>
          <w:t xml:space="preserve"> </w:t>
        </w:r>
      </w:ins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lies on the</w:t>
        </w:r>
      </w:ins>
      <w:ins w:id="1097" w:author="PR Preview" w:date="2026-01-01T00:00:00Z">
        <w:r>
          <w:t xml:space="preserve"> </w:t>
        </w:r>
      </w:ins>
      <w:hyperlink w:anchor="def-line-segment">
        <w:ins w:id="1098" w:author="PR Preview" w:date="2026-01-01T00:00:00Z">
          <w:r>
            <w:rPr>
              <w:rStyle w:val="Hyperlink"/>
            </w:rPr>
            <w:t xml:space="preserve">line segment</w:t>
          </w:r>
        </w:ins>
      </w:hyperlink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from</w:t>
        </w:r>
      </w:ins>
      <w:ins w:id="1101" w:author="PR Preview" w:date="2026-01-01T00:00:00Z">
        <w:r>
          <w:t xml:space="preserve"> </w:t>
        </w:r>
      </w:ins>
      <m:oMath>
        <m:r>
          <m:t>x</m:t>
        </m:r>
      </m:oMath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to</w:t>
        </w:r>
      </w:ins>
      <w:ins w:id="1104" w:author="PR Preview" w:date="2026-01-01T00:00:00Z">
        <w:r>
          <w:t xml:space="preserve"> </w:t>
        </w:r>
      </w:ins>
      <m:oMath>
        <m:r>
          <m:t>y</m:t>
        </m:r>
      </m:oMath>
      <w:ins w:id="1105" w:author="PR Preview" w:date="2026-01-01T00:00:00Z">
        <w:r>
          <w:t xml:space="preserve">,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and the right-hand side is the height above that point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of the</w:t>
        </w:r>
      </w:ins>
      <w:ins w:id="1110" w:author="PR Preview" w:date="2026-01-01T00:00:00Z">
        <w:r>
          <w:t xml:space="preserve"> </w:t>
        </w:r>
      </w:ins>
      <w:hyperlink w:anchor="def-chord">
        <w:ins w:id="1111" w:author="PR Preview" w:date="2026-01-01T00:00:00Z">
          <w:r>
            <w:rPr>
              <w:rStyle w:val="Hyperlink"/>
            </w:rPr>
            <w:t xml:space="preserve">chord</w:t>
          </w:r>
        </w:ins>
      </w:hyperlink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of</w:t>
        </w:r>
      </w:ins>
      <w:ins w:id="1114" w:author="PR Preview" w:date="2026-01-01T00:00:00Z">
        <w:r>
          <w:t xml:space="preserve"> </w:t>
        </w:r>
      </w:ins>
      <m:oMath>
        <m:r>
          <m:t>f</m:t>
        </m:r>
      </m:oMath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from</w:t>
        </w:r>
      </w:ins>
      <w:ins w:id="1117" w:author="PR Preview" w:date="2026-01-01T00:00:00Z">
        <w:r>
          <w:t xml:space="preserve"> </w:t>
        </w:r>
      </w:ins>
      <m:oMath>
        <m:r>
          <m:t>x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to</w:t>
        </w:r>
      </w:ins>
      <w:ins w:id="1120" w:author="PR Preview" w:date="2026-01-01T00:00:00Z">
        <w:r>
          <w:t xml:space="preserve"> </w:t>
        </w:r>
      </w:ins>
      <m:oMath>
        <m:r>
          <m:t>y</m:t>
        </m:r>
      </m:oMath>
      <w:ins w:id="1121" w:author="PR Preview" w:date="2026-01-01T00:00:00Z">
        <w:r>
          <w:t xml:space="preserve">.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So</w:t>
        </w:r>
      </w:ins>
      <w:ins w:id="1124" w:author="PR Preview" w:date="2026-01-01T00:00:00Z">
        <w:r>
          <w:t xml:space="preserve"> </w:t>
        </w:r>
      </w:ins>
      <m:oMath>
        <m:r>
          <m:t>f</m:t>
        </m:r>
      </m:oMath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is convex when every chord lies on or above the</w:t>
        </w:r>
      </w:ins>
      <w:ins w:id="1127" w:author="PR Preview" w:date="2026-01-01T00:00:00Z">
        <w:r>
          <w:t xml:space="preserve"> </w:t>
        </w:r>
      </w:ins>
      <w:hyperlink r:id="rId67">
        <w:ins w:id="1128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129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del w:id="1130" w:author="PR Preview" w:date="2026-01-01T00:00:00Z">
        <w:r>
          <w:rPr>
            <w:b/>
            <w:bCs/>
          </w:rPr>
          <w:delText xml:space="preserve">Example 13 (A convex and a non-convex function)</w:delText>
        </w:r>
      </w:del>
      <w:del w:id="113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is convex (</w:delText>
        </w:r>
      </w:del>
      <w:hyperlink w:anchor="def-convex-function">
        <w:del w:id="1134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135" w:author="PR Preview" w:date="2026-01-01T00:00:00Z">
        <w:r>
          <w:delText xml:space="preserve">):</w:delText>
        </w:r>
      </w:del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by expanding the square,</w:delText>
        </w:r>
      </w:del>
      <w:del w:id="11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del w:id="1139" w:author="PR Preview" w:date="2026-01-01T00:00:00Z">
        <w:r>
          <w:delText xml:space="preserve">.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Its local minimizer</w:delText>
        </w:r>
      </w:del>
      <w:del w:id="114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is also a global minimizer,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since</w:delText>
        </w:r>
      </w:del>
    </w:p>
    <w:p>
      <w:pPr>
        <w:pStyle w:val="BodyText"/>
      </w:pPr>
      <w:ins w:id="1147" w:author="PR Preview" w:date="2026-01-01T00:00:00Z">
        <w:r>
          <w:rPr>
            <w:b/>
            <w:bCs/>
          </w:rPr>
          <w:t xml:space="preserve">Example 13 (A convex and a non-convex function)</w:t>
        </w:r>
      </w:ins>
      <w:ins w:id="11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is convex (</w:t>
        </w:r>
      </w:ins>
      <w:hyperlink w:anchor="def-convex-function">
        <w:ins w:id="1151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152" w:author="PR Preview" w:date="2026-01-01T00:00:00Z">
        <w:r>
          <w:t xml:space="preserve">):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by expanding the square,</w:t>
        </w:r>
      </w:ins>
      <w:ins w:id="115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ins w:id="1156" w:author="PR Preview" w:date="2026-01-01T00:00:00Z">
        <w:r>
          <w:t xml:space="preserve">.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Its local minimizer</w:t>
        </w:r>
      </w:ins>
      <w:ins w:id="115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is also a global minimizer,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del w:id="1164" w:author="PR Preview" w:date="2026-01-01T00:00:00Z">
        <w:r>
          <w:rPr>
            <w:i/>
            <w:iCs/>
          </w:rPr>
          <w:delText xml:space="preserve">Proof</w:delText>
        </w:r>
      </w:del>
      <w:del w:id="1165" w:author="PR Preview" w:date="2026-01-01T00:00:00Z">
        <w:r>
          <w:delText xml:space="preserve">. </w:delText>
        </w:r>
      </w:del>
      <w:del w:id="1166" w:author="PR Preview" w:date="2026-01-01T00:00:00Z">
        <w:r>
          <w:delText xml:space="preserve">Let</w:delText>
        </w:r>
      </w:del>
      <w:del w:id="116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be a local minimizer of</w:delText>
        </w:r>
      </w:del>
      <w:del w:id="1170" w:author="PR Preview" w:date="2026-01-01T00:00:00Z">
        <w:r>
          <w:delText xml:space="preserve"> </w:delText>
        </w:r>
      </w:del>
      <m:oMath>
        <m:r>
          <m:t>f</m:t>
        </m:r>
      </m:oMath>
      <w:del w:id="1171" w:author="PR Preview" w:date="2026-01-01T00:00:00Z">
        <w:r>
          <w:delText xml:space="preserve">,</w:delText>
        </w:r>
      </w:del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so there is a</w:delText>
        </w:r>
      </w:del>
      <w:del w:id="1174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with</w:delText>
        </w:r>
      </w:del>
      <w:del w:id="117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whenever</w:delText>
        </w:r>
      </w:del>
      <w:del w:id="118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(</w:delText>
        </w:r>
      </w:del>
      <w:hyperlink w:anchor="def-local-minimizer">
        <w:del w:id="1183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184" w:author="PR Preview" w:date="2026-01-01T00:00:00Z">
        <w:r>
          <w:delText xml:space="preserve">).</w:delText>
        </w:r>
      </w:del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Suppose</w:delText>
        </w:r>
      </w:del>
      <w:del w:id="118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is not a global minimizer (</w:delText>
        </w:r>
      </w:del>
      <w:hyperlink w:anchor="def-global-minimizer">
        <w:del w:id="1190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191" w:author="PR Preview" w:date="2026-01-01T00:00:00Z">
        <w:r>
          <w:delText xml:space="preserve">).</w:delText>
        </w:r>
      </w:del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Then some</w:delText>
        </w:r>
      </w:del>
      <w:del w:id="119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has</w:delText>
        </w:r>
      </w:del>
      <w:del w:id="119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1198" w:author="PR Preview" w:date="2026-01-01T00:00:00Z">
        <w:r>
          <w:delText xml:space="preserve">,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and in particular</w:delText>
        </w:r>
      </w:del>
      <w:del w:id="120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1202" w:author="PR Preview" w:date="2026-01-01T00:00:00Z">
        <w:r>
          <w:delText xml:space="preserve">.</w:delText>
        </w:r>
      </w:del>
    </w:p>
    <w:p>
      <w:pPr>
        <w:pStyle w:val="BodyText"/>
      </w:pPr>
      <w:ins w:id="1203" w:author="PR Preview" w:date="2026-01-01T00:00:00Z">
        <w:r>
          <w:rPr>
            <w:i/>
            <w:iCs/>
          </w:rPr>
          <w:t xml:space="preserve">Proof</w:t>
        </w:r>
      </w:ins>
      <w:ins w:id="1204" w:author="PR Preview" w:date="2026-01-01T00:00:00Z">
        <w:r>
          <w:t xml:space="preserve">. </w:t>
        </w:r>
      </w:ins>
      <w:ins w:id="1205" w:author="PR Preview" w:date="2026-01-01T00:00:00Z">
        <w:r>
          <w:t xml:space="preserve">Let</w:t>
        </w:r>
      </w:ins>
      <w:ins w:id="120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be a local minimizer of</w:t>
        </w:r>
      </w:ins>
      <w:ins w:id="1209" w:author="PR Preview" w:date="2026-01-01T00:00:00Z">
        <w:r>
          <w:t xml:space="preserve"> </w:t>
        </w:r>
      </w:ins>
      <m:oMath>
        <m:r>
          <m:t>f</m:t>
        </m:r>
      </m:oMath>
      <w:ins w:id="1210" w:author="PR Preview" w:date="2026-01-01T00:00:00Z">
        <w:r>
          <w:t xml:space="preserve">,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so there is a</w:t>
        </w:r>
      </w:ins>
      <w:ins w:id="1213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with</w:t>
        </w:r>
      </w:ins>
      <w:ins w:id="12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whenever</w:t>
        </w:r>
      </w:ins>
      <w:ins w:id="121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(</w:t>
        </w:r>
      </w:ins>
      <w:hyperlink w:anchor="def-local-minimizer">
        <w:ins w:id="1222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223" w:author="PR Preview" w:date="2026-01-01T00:00:00Z">
        <w:r>
          <w:t xml:space="preserve">).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Suppose</w:t>
        </w:r>
      </w:ins>
      <w:ins w:id="122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is not a global minimizer (</w:t>
        </w:r>
      </w:ins>
      <w:hyperlink w:anchor="def-global-minimizer">
        <w:ins w:id="1229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230" w:author="PR Preview" w:date="2026-01-01T00:00:00Z">
        <w:r>
          <w:t xml:space="preserve">).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Then some</w:t>
        </w:r>
      </w:ins>
      <w:ins w:id="123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has</w:t>
        </w:r>
      </w:ins>
      <w:ins w:id="12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1237" w:author="PR Preview" w:date="2026-01-01T00:00:00Z">
        <w:r>
          <w:t xml:space="preserve">,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and in particular</w:t>
        </w:r>
      </w:ins>
      <w:ins w:id="124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1241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242" w:author="PR Preview" w:date="2026-01-01T00:00:00Z">
        <w:r>
          <w:delText xml:space="preserve">Since</w:delText>
        </w:r>
      </w:del>
      <w:del w:id="124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and</w:delText>
        </w:r>
      </w:del>
      <w:del w:id="1246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247" w:author="PR Preview" w:date="2026-01-01T00:00:00Z">
        <w:r>
          <w:delText xml:space="preserve">,</w:delText>
        </w:r>
      </w:del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the definition of a convex function (</w:delText>
        </w:r>
      </w:del>
      <w:hyperlink w:anchor="def-convex-function">
        <w:del w:id="1250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251" w:author="PR Preview" w:date="2026-01-01T00:00:00Z">
        <w:r>
          <w:delText xml:space="preserve">) gives</w:delText>
        </w:r>
      </w:del>
    </w:p>
    <w:p>
      <w:pPr>
        <w:pStyle w:val="FirstParagraph"/>
      </w:pPr>
      <w:ins w:id="1252" w:author="PR Preview" w:date="2026-01-01T00:00:00Z">
        <w:r>
          <w:t xml:space="preserve">Since</w:t>
        </w:r>
      </w:ins>
      <w:ins w:id="125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and</w:t>
        </w:r>
      </w:ins>
      <w:ins w:id="125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257" w:author="PR Preview" w:date="2026-01-01T00:00:00Z">
        <w:r>
          <w:t xml:space="preserve">,</w:t>
        </w:r>
      </w:ins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the definition of a convex function (</w:t>
        </w:r>
      </w:ins>
      <w:hyperlink w:anchor="def-convex-function">
        <w:ins w:id="1260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261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del w:id="1262" w:author="PR Preview" w:date="2026-01-01T00:00:00Z">
        <w:r>
          <w:rPr>
            <w:b/>
            <w:bCs/>
          </w:rPr>
          <w:delText xml:space="preserve">Example 14 (The average of the squares is at least the square of the average)</w:delText>
        </w:r>
      </w:del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Take</w:delText>
        </w:r>
      </w:del>
      <w:del w:id="126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266" w:author="PR Preview" w:date="2026-01-01T00:00:00Z">
        <w:r>
          <w:delText xml:space="preserve">.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It is convex by</w:delText>
        </w:r>
      </w:del>
      <w:del w:id="1269" w:author="PR Preview" w:date="2026-01-01T00:00:00Z">
        <w:r>
          <w:delText xml:space="preserve"> </w:delText>
        </w:r>
      </w:del>
      <w:hyperlink w:anchor="def-convex-function">
        <w:del w:id="1270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271" w:author="PR Preview" w:date="2026-01-01T00:00:00Z">
        <w:r>
          <w:delText xml:space="preserve">:</w:delText>
        </w:r>
      </w:del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for</w:delText>
        </w:r>
      </w:del>
      <w:del w:id="127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275" w:author="PR Preview" w:date="2026-01-01T00:00:00Z">
        <w:r>
          <w:delText xml:space="preserve">,</w:delText>
        </w:r>
      </w:del>
    </w:p>
    <w:p>
      <w:pPr>
        <w:pStyle w:val="FirstParagraph"/>
      </w:pPr>
      <w:ins w:id="1276" w:author="PR Preview" w:date="2026-01-01T00:00:00Z">
        <w:r>
          <w:rPr>
            <w:b/>
            <w:bCs/>
          </w:rPr>
          <w:t xml:space="preserve">Example 14 (The average of the squares is at least the square of the average)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Take</w:t>
        </w:r>
      </w:ins>
      <w:ins w:id="127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280" w:author="PR Preview" w:date="2026-01-01T00:00:00Z">
        <w:r>
          <w:t xml:space="preserve">.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It is convex by</w:t>
        </w:r>
      </w:ins>
      <w:ins w:id="1283" w:author="PR Preview" w:date="2026-01-01T00:00:00Z">
        <w:r>
          <w:t xml:space="preserve"> </w:t>
        </w:r>
      </w:ins>
      <w:hyperlink w:anchor="def-convex-function">
        <w:ins w:id="1284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285" w:author="PR Preview" w:date="2026-01-01T00:00:00Z">
        <w:r>
          <w:t xml:space="preserve">: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for</w:t>
        </w:r>
      </w:ins>
      <w:ins w:id="128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28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del w:id="1290" w:author="PR Preview" w:date="2026-01-01T00:00:00Z">
        <w:r>
          <w:rPr>
            <w:i/>
            <w:iCs/>
          </w:rPr>
          <w:delText xml:space="preserve">Remark 6</w:delText>
        </w:r>
      </w:del>
      <w:del w:id="1291" w:author="PR Preview" w:date="2026-01-01T00:00:00Z">
        <w:r>
          <w:delText xml:space="preserve"> (The inequality reverses for concave functions). </w:delText>
        </w:r>
      </w:del>
      <w:del w:id="1292" w:author="PR Preview" w:date="2026-01-01T00:00:00Z">
        <w:r>
          <w:delText xml:space="preserve">If</w:delText>
        </w:r>
      </w:del>
      <w:del w:id="1293" w:author="PR Preview" w:date="2026-01-01T00:00:00Z">
        <w:r>
          <w:delText xml:space="preserve"> </w:delText>
        </w:r>
      </w:del>
      <m:oMath>
        <m:r>
          <m:t>f</m:t>
        </m:r>
      </m:oMath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is</w:delText>
        </w:r>
      </w:del>
      <w:del w:id="1296" w:author="PR Preview" w:date="2026-01-01T00:00:00Z">
        <w:r>
          <w:delText xml:space="preserve"> </w:delText>
        </w:r>
      </w:del>
      <w:hyperlink r:id="rId78">
        <w:del w:id="1297" w:author="PR Preview" w:date="2026-01-01T00:00:00Z">
          <w:r>
            <w:rPr>
              <w:rStyle w:val="Hyperlink"/>
            </w:rPr>
            <w:delText xml:space="preserve">concave</w:delText>
          </w:r>
        </w:del>
      </w:hyperlink>
      <w:del w:id="1298" w:author="PR Preview" w:date="2026-01-01T00:00:00Z">
        <w:r>
          <w:delText xml:space="preserve">,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then</w:delText>
        </w:r>
      </w:del>
      <w:del w:id="130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is convex, and applying</w:delText>
        </w:r>
      </w:del>
      <w:del w:id="1304" w:author="PR Preview" w:date="2026-01-01T00:00:00Z">
        <w:r>
          <w:delText xml:space="preserve"> </w:delText>
        </w:r>
      </w:del>
      <w:hyperlink w:anchor="thm-jensen">
        <w:del w:id="1305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to</w:delText>
        </w:r>
      </w:del>
      <w:del w:id="130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reverses the inequality:</w:delText>
        </w:r>
      </w:del>
      <w:del w:id="1311" w:author="PR Preview" w:date="2026-01-01T00:00:00Z">
        <w:r>
          <w:delText xml:space="preserve"> </w:delText>
        </w:r>
      </w:del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312" w:author="PR Preview" w:date="2026-01-01T00:00:00Z">
        <w:r>
          <w:delText xml:space="preserve">.</w:delText>
        </w:r>
      </w:del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For</w:delText>
        </w:r>
      </w:del>
      <w:del w:id="131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and the points in</w:delText>
        </w:r>
      </w:del>
      <w:del w:id="1318" w:author="PR Preview" w:date="2026-01-01T00:00:00Z">
        <w:r>
          <w:delText xml:space="preserve"> </w:delText>
        </w:r>
      </w:del>
      <w:hyperlink w:anchor="exm-jensen">
        <w:del w:id="1319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1320" w:author="PR Preview" w:date="2026-01-01T00:00:00Z">
        <w:r>
          <w:delText xml:space="preserve">,</w:delText>
        </w:r>
      </w:del>
      <w:del w:id="132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del w:id="1322" w:author="PR Preview" w:date="2026-01-01T00:00:00Z">
        <w:r>
          <w:delText xml:space="preserve">.</w:delText>
        </w:r>
      </w:del>
    </w:p>
    <w:p>
      <w:pPr>
        <w:pStyle w:val="BodyText"/>
      </w:pPr>
      <w:ins w:id="1323" w:author="PR Preview" w:date="2026-01-01T00:00:00Z">
        <w:r>
          <w:rPr>
            <w:i/>
            <w:iCs/>
          </w:rPr>
          <w:t xml:space="preserve">Remark 8</w:t>
        </w:r>
      </w:ins>
      <w:ins w:id="1324" w:author="PR Preview" w:date="2026-01-01T00:00:00Z">
        <w:r>
          <w:t xml:space="preserve"> (The inequality reverses for concave functions). </w:t>
        </w:r>
      </w:ins>
      <w:ins w:id="1325" w:author="PR Preview" w:date="2026-01-01T00:00:00Z">
        <w:r>
          <w:t xml:space="preserve">If</w:t>
        </w:r>
      </w:ins>
      <w:ins w:id="1326" w:author="PR Preview" w:date="2026-01-01T00:00:00Z">
        <w:r>
          <w:t xml:space="preserve"> </w:t>
        </w:r>
      </w:ins>
      <m:oMath>
        <m:r>
          <m:t>f</m:t>
        </m:r>
      </m:oMath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is</w:t>
        </w:r>
      </w:ins>
      <w:ins w:id="1329" w:author="PR Preview" w:date="2026-01-01T00:00:00Z">
        <w:r>
          <w:t xml:space="preserve"> </w:t>
        </w:r>
      </w:ins>
      <w:hyperlink r:id="rId78">
        <w:ins w:id="1330" w:author="PR Preview" w:date="2026-01-01T00:00:00Z">
          <w:r>
            <w:rPr>
              <w:rStyle w:val="Hyperlink"/>
            </w:rPr>
            <w:t xml:space="preserve">concave</w:t>
          </w:r>
        </w:ins>
      </w:hyperlink>
      <w:ins w:id="1331" w:author="PR Preview" w:date="2026-01-01T00:00:00Z">
        <w:r>
          <w:t xml:space="preserve">,</w:t>
        </w:r>
      </w:ins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then</w:t>
        </w:r>
      </w:ins>
      <w:ins w:id="133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is convex, and applying</w:t>
        </w:r>
      </w:ins>
      <w:ins w:id="1337" w:author="PR Preview" w:date="2026-01-01T00:00:00Z">
        <w:r>
          <w:t xml:space="preserve"> </w:t>
        </w:r>
      </w:ins>
      <w:hyperlink w:anchor="thm-jensen">
        <w:ins w:id="1338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to</w:t>
        </w:r>
      </w:ins>
      <w:ins w:id="134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reverses the inequality:</w:t>
        </w:r>
      </w:ins>
      <w:ins w:id="1344" w:author="PR Preview" w:date="2026-01-01T00:00:00Z">
        <w:r>
          <w:t xml:space="preserve"> </w:t>
        </w:r>
      </w:ins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345" w:author="PR Preview" w:date="2026-01-01T00:00:00Z">
        <w:r>
          <w:t xml:space="preserve">.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For</w:t>
        </w:r>
      </w:ins>
      <w:ins w:id="13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and the points in</w:t>
        </w:r>
      </w:ins>
      <w:ins w:id="1351" w:author="PR Preview" w:date="2026-01-01T00:00:00Z">
        <w:r>
          <w:t xml:space="preserve"> </w:t>
        </w:r>
      </w:ins>
      <w:hyperlink w:anchor="exm-jensen">
        <w:ins w:id="1352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1353" w:author="PR Preview" w:date="2026-01-01T00:00:00Z">
        <w:r>
          <w:t xml:space="preserve">,</w:t>
        </w:r>
      </w:ins>
      <w:ins w:id="135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ins w:id="1355" w:author="PR Preview" w:date="2026-01-01T00:00:00Z">
        <w:r>
          <w:t xml:space="preserve">.</w:t>
        </w:r>
      </w:ins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del w:id="1356" w:author="PR Preview" w:date="2026-01-01T00:00:00Z">
        <w:r>
          <w:rPr>
            <w:b/>
            <w:bCs/>
          </w:rPr>
          <w:delText xml:space="preserve">Definition 16 (Upper and lower bounds)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Let</w:delText>
        </w:r>
      </w:del>
      <w:del w:id="135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360" w:author="PR Preview" w:date="2026-01-01T00:00:00Z">
        <w:r>
          <w:delText xml:space="preserve">.</w:delText>
        </w:r>
      </w:del>
    </w:p>
    <w:p>
      <w:pPr>
        <w:pStyle w:val="FirstParagraph"/>
      </w:pPr>
      <w:ins w:id="1361" w:author="PR Preview" w:date="2026-01-01T00:00:00Z">
        <w:r>
          <w:rPr>
            <w:b/>
            <w:bCs/>
          </w:rPr>
          <w:t xml:space="preserve">Definition 17 (Upper and lower bounds)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Let</w:t>
        </w:r>
      </w:ins>
      <w:ins w:id="136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36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del w:id="1366" w:author="PR Preview" w:date="2026-01-01T00:00:00Z">
        <w:r>
          <w:rPr>
            <w:b/>
            <w:bCs/>
          </w:rPr>
          <w:delText xml:space="preserve">Definition 17 (Infimum (greatest lower bound))</w:delText>
        </w:r>
      </w:del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Let</w:delText>
        </w:r>
      </w:del>
      <w:del w:id="136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delText xml:space="preserve">be nonempty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and bounded below (</w:delText>
        </w:r>
      </w:del>
      <w:hyperlink w:anchor="def-bounded">
        <w:del w:id="1374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375" w:author="PR Preview" w:date="2026-01-01T00:00:00Z">
        <w:r>
          <w:delText xml:space="preserve">).</w:delText>
        </w:r>
      </w:del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The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rPr>
            <w:b/>
            <w:bCs/>
          </w:rPr>
          <w:delText xml:space="preserve">infimum</w:delText>
        </w:r>
      </w:del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of</w:delText>
        </w:r>
      </w:del>
      <w:del w:id="1382" w:author="PR Preview" w:date="2026-01-01T00:00:00Z">
        <w:r>
          <w:delText xml:space="preserve"> </w:delText>
        </w:r>
      </w:del>
      <m:oMath>
        <m:r>
          <m:t>A</m:t>
        </m:r>
      </m:oMath>
      <w:del w:id="1383" w:author="PR Preview" w:date="2026-01-01T00:00:00Z">
        <w:r>
          <w:delText xml:space="preserve">,</w:delText>
        </w:r>
      </w:del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written</w:delText>
        </w:r>
      </w:del>
      <w:del w:id="1386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t>A</m:t>
        </m:r>
      </m:oMath>
      <w:del w:id="1387" w:author="PR Preview" w:date="2026-01-01T00:00:00Z">
        <w:r>
          <w:delText xml:space="preserve">,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is the greatest real number</w:delText>
        </w:r>
      </w:del>
      <w:del w:id="1390" w:author="PR Preview" w:date="2026-01-01T00:00:00Z">
        <w:r>
          <w:delText xml:space="preserve"> </w:delText>
        </w:r>
      </w:del>
      <m:oMath>
        <m:r>
          <m:t>t</m:t>
        </m:r>
      </m:oMath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satisfying</w:delText>
        </w:r>
      </w:del>
      <w:del w:id="139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a</m:t>
        </m:r>
      </m:oMath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for all</w:delText>
        </w:r>
      </w:del>
      <w:del w:id="139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397" w:author="PR Preview" w:date="2026-01-01T00:00:00Z">
        <w:r>
          <w:delText xml:space="preserve">:</w:delText>
        </w:r>
      </w:del>
    </w:p>
    <w:p>
      <w:pPr>
        <w:pStyle w:val="BodyText"/>
      </w:pPr>
      <w:ins w:id="1398" w:author="PR Preview" w:date="2026-01-01T00:00:00Z">
        <w:r>
          <w:rPr>
            <w:b/>
            <w:bCs/>
          </w:rPr>
          <w:t xml:space="preserve">Definition 18 (Infimum (greatest lower bound))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Let</w:t>
        </w:r>
      </w:ins>
      <w:ins w:id="140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be nonempty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and bounded below (</w:t>
        </w:r>
      </w:ins>
      <w:hyperlink w:anchor="def-bounded">
        <w:ins w:id="1406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407" w:author="PR Preview" w:date="2026-01-01T00:00:00Z">
        <w:r>
          <w:t xml:space="preserve">).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The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rPr>
            <w:b/>
            <w:bCs/>
          </w:rPr>
          <w:t xml:space="preserve">infimum</w:t>
        </w:r>
      </w:ins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of</w:t>
        </w:r>
      </w:ins>
      <w:ins w:id="1414" w:author="PR Preview" w:date="2026-01-01T00:00:00Z">
        <w:r>
          <w:t xml:space="preserve"> </w:t>
        </w:r>
      </w:ins>
      <m:oMath>
        <m:r>
          <m:t>A</m:t>
        </m:r>
      </m:oMath>
      <w:ins w:id="1415" w:author="PR Preview" w:date="2026-01-01T00:00:00Z">
        <w:r>
          <w:t xml:space="preserve">,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written</w:t>
        </w:r>
      </w:ins>
      <w:ins w:id="1418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</m:oMath>
      <w:ins w:id="1419" w:author="PR Preview" w:date="2026-01-01T00:00:00Z">
        <w:r>
          <w:t xml:space="preserve">,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is the greatest real number</w:t>
        </w:r>
      </w:ins>
      <w:ins w:id="1422" w:author="PR Preview" w:date="2026-01-01T00:00:00Z">
        <w:r>
          <w:t xml:space="preserve"> </w:t>
        </w:r>
      </w:ins>
      <m:oMath>
        <m:r>
          <m:t>t</m:t>
        </m:r>
      </m:oMath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satisfying</w:t>
        </w:r>
      </w:ins>
      <w:ins w:id="142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a</m:t>
        </m:r>
      </m:oMath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for all</w:t>
        </w:r>
      </w:ins>
      <w:ins w:id="142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4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del w:id="1430" w:author="PR Preview" w:date="2026-01-01T00:00:00Z">
        <w:r>
          <w:rPr>
            <w:i/>
            <w:iCs/>
          </w:rPr>
          <w:delText xml:space="preserve">Remark 7</w:delText>
        </w:r>
      </w:del>
      <w:del w:id="1431" w:author="PR Preview" w:date="2026-01-01T00:00:00Z">
        <w:r>
          <w:delText xml:space="preserve"> (Existence of the infimum, and when it is a minimum). </w:delText>
        </w:r>
      </w:del>
      <w:del w:id="1432" w:author="PR Preview" w:date="2026-01-01T00:00:00Z">
        <w:r>
          <w:delText xml:space="preserve">The maximum in</w:delText>
        </w:r>
      </w:del>
      <w:del w:id="1433" w:author="PR Preview" w:date="2026-01-01T00:00:00Z">
        <w:r>
          <w:delText xml:space="preserve"> </w:delText>
        </w:r>
      </w:del>
      <w:hyperlink w:anchor="def-infimum">
        <w:del w:id="1434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always exists,</w:delText>
        </w:r>
      </w:del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by the completeness of the real numbers (</w:delText>
        </w:r>
      </w:del>
      <w:hyperlink w:anchor="thm-completeness">
        <w:del w:id="1439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440" w:author="PR Preview" w:date="2026-01-01T00:00:00Z">
        <w:r>
          <w:delText xml:space="preserve">).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For example, for</w:delText>
        </w:r>
      </w:del>
      <w:del w:id="144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1444" w:author="PR Preview" w:date="2026-01-01T00:00:00Z">
        <w:r>
          <w:delText xml:space="preserve">,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the numbers</w:delText>
        </w:r>
      </w:del>
      <w:del w:id="1447" w:author="PR Preview" w:date="2026-01-01T00:00:00Z">
        <w:r>
          <w:delText xml:space="preserve"> </w:delText>
        </w:r>
      </w:del>
      <m:oMath>
        <m:r>
          <m:t>t</m:t>
        </m:r>
      </m:oMath>
      <w:del w:id="1448" w:author="PR Preview" w:date="2026-01-01T00:00:00Z">
        <w:r>
          <w:delText xml:space="preserve"> </w:delText>
        </w:r>
      </w:del>
      <w:del w:id="1449" w:author="PR Preview" w:date="2026-01-01T00:00:00Z">
        <w:r>
          <w:delText xml:space="preserve">with</w:delText>
        </w:r>
      </w:del>
      <w:del w:id="145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a</m:t>
        </m:r>
      </m:oMath>
      <w:del w:id="1451" w:author="PR Preview" w:date="2026-01-01T00:00:00Z">
        <w:r>
          <w:delText xml:space="preserve"> </w:delText>
        </w:r>
      </w:del>
      <w:del w:id="1452" w:author="PR Preview" w:date="2026-01-01T00:00:00Z">
        <w:r>
          <w:delText xml:space="preserve">for all</w:delText>
        </w:r>
      </w:del>
      <w:del w:id="145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are those with</w:delText>
        </w:r>
      </w:del>
      <w:del w:id="145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1</m:t>
        </m:r>
      </m:oMath>
      <w:del w:id="1457" w:author="PR Preview" w:date="2026-01-01T00:00:00Z">
        <w:r>
          <w:delText xml:space="preserve">,</w:delText>
        </w:r>
      </w:del>
      <w:del w:id="1458" w:author="PR Preview" w:date="2026-01-01T00:00:00Z">
        <w:r>
          <w:delText xml:space="preserve"> </w:delText>
        </w:r>
      </w:del>
      <w:del w:id="1459" w:author="PR Preview" w:date="2026-01-01T00:00:00Z">
        <w:r>
          <w:delText xml:space="preserve">and the largest of them is</w:delText>
        </w:r>
      </w:del>
      <w:del w:id="1460" w:author="PR Preview" w:date="2026-01-01T00:00:00Z">
        <w:r>
          <w:delText xml:space="preserve"> </w:delText>
        </w:r>
      </w:del>
      <m:oMath>
        <m:r>
          <m:t>1</m:t>
        </m:r>
      </m:oMath>
      <w:del w:id="1461" w:author="PR Preview" w:date="2026-01-01T00:00:00Z">
        <w:r>
          <w:delText xml:space="preserve">,</w:delText>
        </w:r>
      </w:del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so</w:delText>
        </w:r>
      </w:del>
      <w:del w:id="1464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del w:id="1465" w:author="PR Preview" w:date="2026-01-01T00:00:00Z">
        <w:r>
          <w:delText xml:space="preserve">.</w:delText>
        </w:r>
      </w:del>
    </w:p>
    <w:p>
      <w:pPr>
        <w:pStyle w:val="BodyText"/>
      </w:pPr>
      <w:ins w:id="1466" w:author="PR Preview" w:date="2026-01-01T00:00:00Z">
        <w:r>
          <w:rPr>
            <w:i/>
            <w:iCs/>
          </w:rPr>
          <w:t xml:space="preserve">Remark 9</w:t>
        </w:r>
      </w:ins>
      <w:ins w:id="1467" w:author="PR Preview" w:date="2026-01-01T00:00:00Z">
        <w:r>
          <w:t xml:space="preserve"> (Existence of the infimum, and when it is a minimum). </w:t>
        </w:r>
      </w:ins>
      <w:ins w:id="1468" w:author="PR Preview" w:date="2026-01-01T00:00:00Z">
        <w:r>
          <w:t xml:space="preserve">The maximum in</w:t>
        </w:r>
      </w:ins>
      <w:ins w:id="1469" w:author="PR Preview" w:date="2026-01-01T00:00:00Z">
        <w:r>
          <w:t xml:space="preserve"> </w:t>
        </w:r>
      </w:ins>
      <w:hyperlink w:anchor="def-infimum">
        <w:ins w:id="1470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always exists,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by the completeness of the real numbers (</w:t>
        </w:r>
      </w:ins>
      <w:hyperlink w:anchor="thm-completeness">
        <w:ins w:id="1475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476" w:author="PR Preview" w:date="2026-01-01T00:00:00Z">
        <w:r>
          <w:t xml:space="preserve">).</w:t>
        </w:r>
      </w:ins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For example, for</w:t>
        </w:r>
      </w:ins>
      <w:ins w:id="147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1480" w:author="PR Preview" w:date="2026-01-01T00:00:00Z">
        <w:r>
          <w:t xml:space="preserve">,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the numbers</w:t>
        </w:r>
      </w:ins>
      <w:ins w:id="1483" w:author="PR Preview" w:date="2026-01-01T00:00:00Z">
        <w:r>
          <w:t xml:space="preserve"> </w:t>
        </w:r>
      </w:ins>
      <m:oMath>
        <m:r>
          <m:t>t</m:t>
        </m:r>
      </m:oMath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with</w:t>
        </w:r>
      </w:ins>
      <w:ins w:id="148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a</m:t>
        </m:r>
      </m:oMath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for all</w:t>
        </w:r>
      </w:ins>
      <w:ins w:id="148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are those with</w:t>
        </w:r>
      </w:ins>
      <w:ins w:id="149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1</m:t>
        </m:r>
      </m:oMath>
      <w:ins w:id="1493" w:author="PR Preview" w:date="2026-01-01T00:00:00Z">
        <w:r>
          <w:t xml:space="preserve">,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and the largest of them is</w:t>
        </w:r>
      </w:ins>
      <w:ins w:id="1496" w:author="PR Preview" w:date="2026-01-01T00:00:00Z">
        <w:r>
          <w:t xml:space="preserve"> </w:t>
        </w:r>
      </w:ins>
      <m:oMath>
        <m:r>
          <m:t>1</m:t>
        </m:r>
      </m:oMath>
      <w:ins w:id="1497" w:author="PR Preview" w:date="2026-01-01T00:00:00Z">
        <w:r>
          <w:t xml:space="preserve">,</w:t>
        </w:r>
      </w:ins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so</w:t>
        </w:r>
      </w:ins>
      <w:ins w:id="1500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ins w:id="1501" w:author="PR Preview" w:date="2026-01-01T00:00:00Z">
        <w:r>
          <w:t xml:space="preserve">.</w:t>
        </w:r>
      </w:ins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del w:id="1502" w:author="PR Preview" w:date="2026-01-01T00:00:00Z">
        <w:r>
          <w:rPr>
            <w:b/>
            <w:bCs/>
          </w:rPr>
          <w:delText xml:space="preserve">Definition 18 (Supremum (least upper bound))</w:delText>
        </w:r>
      </w:del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delText xml:space="preserve">Let</w:delText>
        </w:r>
      </w:del>
      <w:del w:id="150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be nonempty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and bounded above (</w:delText>
        </w:r>
      </w:del>
      <w:hyperlink w:anchor="def-bounded">
        <w:del w:id="1510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511" w:author="PR Preview" w:date="2026-01-01T00:00:00Z">
        <w:r>
          <w:delText xml:space="preserve">).</w:delText>
        </w:r>
      </w:del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The</w:delText>
        </w:r>
      </w:del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rPr>
            <w:b/>
            <w:bCs/>
          </w:rPr>
          <w:delText xml:space="preserve">supremum</w:delText>
        </w:r>
      </w:del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of</w:delText>
        </w:r>
      </w:del>
      <w:del w:id="1518" w:author="PR Preview" w:date="2026-01-01T00:00:00Z">
        <w:r>
          <w:delText xml:space="preserve"> </w:delText>
        </w:r>
      </w:del>
      <m:oMath>
        <m:r>
          <m:t>A</m:t>
        </m:r>
      </m:oMath>
      <w:del w:id="1519" w:author="PR Preview" w:date="2026-01-01T00:00:00Z">
        <w:r>
          <w:delText xml:space="preserve">,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written</w:delText>
        </w:r>
      </w:del>
      <w:del w:id="1522" w:author="PR Preview" w:date="2026-01-01T00:00:00Z">
        <w:r>
          <w:delText xml:space="preserve"> </w:delText>
        </w:r>
      </w:del>
      <m:oMath>
        <m:r>
          <m:rPr>
            <m:sty m:val="p"/>
          </m:rPr>
          <m:t>sup</m:t>
        </m:r>
        <m:r>
          <m:t>A</m:t>
        </m:r>
      </m:oMath>
      <w:del w:id="1523" w:author="PR Preview" w:date="2026-01-01T00:00:00Z">
        <w:r>
          <w:delText xml:space="preserve">,</w:delText>
        </w:r>
      </w:del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is the smallest real number</w:delText>
        </w:r>
      </w:del>
      <w:del w:id="1526" w:author="PR Preview" w:date="2026-01-01T00:00:00Z">
        <w:r>
          <w:delText xml:space="preserve"> </w:delText>
        </w:r>
      </w:del>
      <m:oMath>
        <m:r>
          <m:t>t</m:t>
        </m:r>
      </m:oMath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satisfying</w:delText>
        </w:r>
      </w:del>
      <w:del w:id="152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t</m:t>
        </m:r>
      </m:oMath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for all</w:delText>
        </w:r>
      </w:del>
      <w:del w:id="153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533" w:author="PR Preview" w:date="2026-01-01T00:00:00Z">
        <w:r>
          <w:delText xml:space="preserve">:</w:delText>
        </w:r>
      </w:del>
    </w:p>
    <w:p>
      <w:pPr>
        <w:pStyle w:val="FirstParagraph"/>
      </w:pPr>
      <w:ins w:id="1534" w:author="PR Preview" w:date="2026-01-01T00:00:00Z">
        <w:r>
          <w:rPr>
            <w:b/>
            <w:bCs/>
          </w:rPr>
          <w:t xml:space="preserve">Definition 19 (Supremum (least upper bound))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Let</w:t>
        </w:r>
      </w:ins>
      <w:ins w:id="153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be nonempty</w:t>
        </w:r>
      </w:ins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and bounded above (</w:t>
        </w:r>
      </w:ins>
      <w:hyperlink w:anchor="def-bounded">
        <w:ins w:id="1542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543" w:author="PR Preview" w:date="2026-01-01T00:00:00Z">
        <w:r>
          <w:t xml:space="preserve">).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The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rPr>
            <w:b/>
            <w:bCs/>
          </w:rPr>
          <w:t xml:space="preserve">supremum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of</w:t>
        </w:r>
      </w:ins>
      <w:ins w:id="1550" w:author="PR Preview" w:date="2026-01-01T00:00:00Z">
        <w:r>
          <w:t xml:space="preserve"> </w:t>
        </w:r>
      </w:ins>
      <m:oMath>
        <m:r>
          <m:t>A</m:t>
        </m:r>
      </m:oMath>
      <w:ins w:id="1551" w:author="PR Preview" w:date="2026-01-01T00:00:00Z">
        <w:r>
          <w:t xml:space="preserve">,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written</w:t>
        </w:r>
      </w:ins>
      <w:ins w:id="1554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</m:oMath>
      <w:ins w:id="1555" w:author="PR Preview" w:date="2026-01-01T00:00:00Z">
        <w:r>
          <w:t xml:space="preserve">,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is the smallest real number</w:t>
        </w:r>
      </w:ins>
      <w:ins w:id="1558" w:author="PR Preview" w:date="2026-01-01T00:00:00Z">
        <w:r>
          <w:t xml:space="preserve"> </w:t>
        </w:r>
      </w:ins>
      <m:oMath>
        <m:r>
          <m:t>t</m:t>
        </m:r>
      </m:oMath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satisfying</w:t>
        </w:r>
      </w:ins>
      <w:ins w:id="156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t</m:t>
        </m:r>
      </m:oMath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for all</w:t>
        </w:r>
      </w:ins>
      <w:ins w:id="156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56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del w:id="1566" w:author="PR Preview" w:date="2026-01-01T00:00:00Z">
        <w:r>
          <w:rPr>
            <w:i/>
            <w:iCs/>
          </w:rPr>
          <w:delText xml:space="preserve">Remark 8</w:delText>
        </w:r>
      </w:del>
      <w:del w:id="1567" w:author="PR Preview" w:date="2026-01-01T00:00:00Z">
        <w:r>
          <w:delText xml:space="preserve"> (Existence of the supremum, and when it is a maximum). </w:delText>
        </w:r>
      </w:del>
      <w:del w:id="1568" w:author="PR Preview" w:date="2026-01-01T00:00:00Z">
        <w:r>
          <w:delText xml:space="preserve">The minimum in</w:delText>
        </w:r>
      </w:del>
      <w:del w:id="1569" w:author="PR Preview" w:date="2026-01-01T00:00:00Z">
        <w:r>
          <w:delText xml:space="preserve"> </w:delText>
        </w:r>
      </w:del>
      <w:hyperlink w:anchor="def-supremum">
        <w:del w:id="1570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always exists,</w:delText>
        </w:r>
      </w:del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by the completeness of the real numbers (</w:delText>
        </w:r>
      </w:del>
      <w:hyperlink w:anchor="thm-completeness">
        <w:del w:id="1575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576" w:author="PR Preview" w:date="2026-01-01T00:00:00Z">
        <w:r>
          <w:delText xml:space="preserve">).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For example, for</w:delText>
        </w:r>
      </w:del>
      <w:del w:id="157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580" w:author="PR Preview" w:date="2026-01-01T00:00:00Z">
        <w:r>
          <w:delText xml:space="preserve">,</w:delText>
        </w:r>
      </w:del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the numbers</w:delText>
        </w:r>
      </w:del>
      <w:del w:id="1583" w:author="PR Preview" w:date="2026-01-01T00:00:00Z">
        <w:r>
          <w:delText xml:space="preserve"> </w:delText>
        </w:r>
      </w:del>
      <m:oMath>
        <m:r>
          <m:t>t</m:t>
        </m:r>
      </m:oMath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with</w:delText>
        </w:r>
      </w:del>
      <w:del w:id="158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t</m:t>
        </m:r>
      </m:oMath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for all</w:delText>
        </w:r>
      </w:del>
      <w:del w:id="158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are those with</w:delText>
        </w:r>
      </w:del>
      <w:del w:id="159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2</m:t>
        </m:r>
      </m:oMath>
      <w:del w:id="1593" w:author="PR Preview" w:date="2026-01-01T00:00:00Z">
        <w:r>
          <w:delText xml:space="preserve">,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delText xml:space="preserve">and the smallest of them is</w:delText>
        </w:r>
      </w:del>
      <w:del w:id="1596" w:author="PR Preview" w:date="2026-01-01T00:00:00Z">
        <w:r>
          <w:delText xml:space="preserve"> </w:delText>
        </w:r>
      </w:del>
      <m:oMath>
        <m:r>
          <m:t>2</m:t>
        </m:r>
      </m:oMath>
      <w:del w:id="1597" w:author="PR Preview" w:date="2026-01-01T00:00:00Z">
        <w:r>
          <w:delText xml:space="preserve">,</w:delText>
        </w:r>
      </w:del>
      <w:del w:id="1598" w:author="PR Preview" w:date="2026-01-01T00:00:00Z">
        <w:r>
          <w:delText xml:space="preserve"> </w:delText>
        </w:r>
      </w:del>
      <w:del w:id="1599" w:author="PR Preview" w:date="2026-01-01T00:00:00Z">
        <w:r>
          <w:delText xml:space="preserve">so</w:delText>
        </w:r>
      </w:del>
      <w:del w:id="1600" w:author="PR Preview" w:date="2026-01-01T00:00:00Z">
        <w:r>
          <w:delText xml:space="preserve"> </w:delText>
        </w:r>
      </w:del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del w:id="1601" w:author="PR Preview" w:date="2026-01-01T00:00:00Z">
        <w:r>
          <w:delText xml:space="preserve">.</w:delText>
        </w:r>
      </w:del>
    </w:p>
    <w:p>
      <w:pPr>
        <w:pStyle w:val="BodyText"/>
      </w:pPr>
      <w:ins w:id="1602" w:author="PR Preview" w:date="2026-01-01T00:00:00Z">
        <w:r>
          <w:rPr>
            <w:i/>
            <w:iCs/>
          </w:rPr>
          <w:t xml:space="preserve">Remark 10</w:t>
        </w:r>
      </w:ins>
      <w:ins w:id="1603" w:author="PR Preview" w:date="2026-01-01T00:00:00Z">
        <w:r>
          <w:t xml:space="preserve"> (Existence of the supremum, and when it is a maximum). </w:t>
        </w:r>
      </w:ins>
      <w:ins w:id="1604" w:author="PR Preview" w:date="2026-01-01T00:00:00Z">
        <w:r>
          <w:t xml:space="preserve">The minimum in</w:t>
        </w:r>
      </w:ins>
      <w:ins w:id="1605" w:author="PR Preview" w:date="2026-01-01T00:00:00Z">
        <w:r>
          <w:t xml:space="preserve"> </w:t>
        </w:r>
      </w:ins>
      <w:hyperlink w:anchor="def-supremum">
        <w:ins w:id="160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always exists,</w:t>
        </w:r>
      </w:ins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by the completeness of the real numbers (</w:t>
        </w:r>
      </w:ins>
      <w:hyperlink w:anchor="thm-completeness">
        <w:ins w:id="1611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612" w:author="PR Preview" w:date="2026-01-01T00:00:00Z">
        <w:r>
          <w:t xml:space="preserve">).</w:t>
        </w:r>
      </w:ins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For example, for</w:t>
        </w:r>
      </w:ins>
      <w:ins w:id="161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616" w:author="PR Preview" w:date="2026-01-01T00:00:00Z">
        <w:r>
          <w:t xml:space="preserve">,</w:t>
        </w:r>
      </w:ins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the numbers</w:t>
        </w:r>
      </w:ins>
      <w:ins w:id="1619" w:author="PR Preview" w:date="2026-01-01T00:00:00Z">
        <w:r>
          <w:t xml:space="preserve"> </w:t>
        </w:r>
      </w:ins>
      <m:oMath>
        <m:r>
          <m:t>t</m:t>
        </m:r>
      </m:oMath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with</w:t>
        </w:r>
      </w:ins>
      <w:ins w:id="162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t</m:t>
        </m:r>
      </m:oMath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for all</w:t>
        </w:r>
      </w:ins>
      <w:ins w:id="16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are those with</w:t>
        </w:r>
      </w:ins>
      <w:ins w:id="162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2</m:t>
        </m:r>
      </m:oMath>
      <w:ins w:id="1629" w:author="PR Preview" w:date="2026-01-01T00:00:00Z">
        <w:r>
          <w:t xml:space="preserve">,</w:t>
        </w:r>
      </w:ins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and the smallest of them is</w:t>
        </w:r>
      </w:ins>
      <w:ins w:id="1632" w:author="PR Preview" w:date="2026-01-01T00:00:00Z">
        <w:r>
          <w:t xml:space="preserve"> </w:t>
        </w:r>
      </w:ins>
      <m:oMath>
        <m:r>
          <m:t>2</m:t>
        </m:r>
      </m:oMath>
      <w:ins w:id="1633" w:author="PR Preview" w:date="2026-01-01T00:00:00Z">
        <w:r>
          <w:t xml:space="preserve">,</w:t>
        </w:r>
      </w:ins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so</w:t>
        </w:r>
      </w:ins>
      <w:ins w:id="1636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ins w:id="1637" w:author="PR Preview" w:date="2026-01-01T00:00:00Z">
        <w:r>
          <w:t xml:space="preserve">.</w:t>
        </w:r>
      </w:ins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del w:id="1638" w:author="PR Preview" w:date="2026-01-01T00:00:00Z">
        <w:r>
          <w:rPr>
            <w:b/>
            <w:bCs/>
          </w:rPr>
          <w:delText xml:space="preserve">Definition 19 (Term of a sum)</w:delText>
        </w:r>
      </w:del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In a sum</w:delText>
        </w:r>
      </w:del>
      <w:del w:id="164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642" w:author="PR Preview" w:date="2026-01-01T00:00:00Z">
        <w:r>
          <w:delText xml:space="preserve">,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each of the numbers or expressions</w:delText>
        </w:r>
      </w:del>
      <w:del w:id="164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646" w:author="PR Preview" w:date="2026-01-01T00:00:00Z">
        <w:r>
          <w:delText xml:space="preserve"> </w:delText>
        </w:r>
      </w:del>
      <w:del w:id="1647" w:author="PR Preview" w:date="2026-01-01T00:00:00Z">
        <w:r>
          <w:delText xml:space="preserve">being added</w:delText>
        </w:r>
      </w:del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is a</w:delText>
        </w:r>
      </w:del>
      <w:del w:id="1650" w:author="PR Preview" w:date="2026-01-01T00:00:00Z">
        <w:r>
          <w:delText xml:space="preserve"> </w:delText>
        </w:r>
      </w:del>
      <w:del w:id="1651" w:author="PR Preview" w:date="2026-01-01T00:00:00Z">
        <w:r>
          <w:rPr>
            <w:b/>
            <w:bCs/>
          </w:rPr>
          <w:delText xml:space="preserve">term</w:delText>
        </w:r>
      </w:del>
      <w:del w:id="1652" w:author="PR Preview" w:date="2026-01-01T00:00:00Z">
        <w:r>
          <w:delText xml:space="preserve"> </w:delText>
        </w:r>
      </w:del>
      <w:del w:id="1653" w:author="PR Preview" w:date="2026-01-01T00:00:00Z">
        <w:r>
          <w:delText xml:space="preserve">of the sum.</w:delText>
        </w:r>
      </w:del>
    </w:p>
    <w:p>
      <w:pPr>
        <w:pStyle w:val="FirstParagraph"/>
      </w:pPr>
      <w:ins w:id="1654" w:author="PR Preview" w:date="2026-01-01T00:00:00Z">
        <w:r>
          <w:rPr>
            <w:b/>
            <w:bCs/>
          </w:rPr>
          <w:t xml:space="preserve">Definition 20 (Term of a sum)</w:t>
        </w:r>
      </w:ins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In a sum</w:t>
        </w:r>
      </w:ins>
      <w:ins w:id="165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658" w:author="PR Preview" w:date="2026-01-01T00:00:00Z">
        <w:r>
          <w:t xml:space="preserve">,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each of the numbers or expressions</w:t>
        </w:r>
      </w:ins>
      <w:ins w:id="166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being added</w:t>
        </w:r>
      </w:ins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is a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rPr>
            <w:b/>
            <w:bCs/>
          </w:rPr>
          <w:t xml:space="preserve">term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of the sum.</w:t>
        </w:r>
      </w:ins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del w:id="1670" w:author="PR Preview" w:date="2026-01-01T00:00:00Z">
        <w:r>
          <w:rPr>
            <w:b/>
            <w:bCs/>
          </w:rPr>
          <w:delText xml:space="preserve">Definition 20 (Identity element)</w:delText>
        </w:r>
      </w:del>
      <w:del w:id="1671" w:author="PR Preview" w:date="2026-01-01T00:00:00Z">
        <w:r>
          <w:delText xml:space="preserve"> </w:delText>
        </w:r>
      </w:del>
      <w:del w:id="1672" w:author="PR Preview" w:date="2026-01-01T00:00:00Z">
        <w:r>
          <w:delText xml:space="preserve">Let</w:delText>
        </w:r>
      </w:del>
      <w:del w:id="1673" w:author="PR Preview" w:date="2026-01-01T00:00:00Z">
        <w:r>
          <w:delText xml:space="preserve"> </w:delText>
        </w:r>
      </w:del>
      <m:oMath>
        <m:r>
          <m:t>S</m:t>
        </m:r>
      </m:oMath>
      <w:del w:id="1674" w:author="PR Preview" w:date="2026-01-01T00:00:00Z">
        <w:r>
          <w:delText xml:space="preserve"> </w:delText>
        </w:r>
      </w:del>
      <w:del w:id="1675" w:author="PR Preview" w:date="2026-01-01T00:00:00Z">
        <w:r>
          <w:delText xml:space="preserve">be a set, such as the real numbers</w:delText>
        </w:r>
      </w:del>
      <w:del w:id="167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677" w:author="PR Preview" w:date="2026-01-01T00:00:00Z">
        <w:r>
          <w:delText xml:space="preserve">,</w:delText>
        </w:r>
      </w:del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and let</w:delText>
        </w:r>
      </w:del>
      <w:del w:id="1680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be an operation that combines two elements</w:delText>
        </w:r>
      </w:del>
      <w:del w:id="1683" w:author="PR Preview" w:date="2026-01-01T00:00:00Z">
        <w:r>
          <w:delText xml:space="preserve"> </w:delText>
        </w:r>
      </w:del>
      <m:oMath>
        <m:r>
          <m:t>a</m:t>
        </m:r>
      </m:oMath>
      <w:del w:id="1684" w:author="PR Preview" w:date="2026-01-01T00:00:00Z">
        <w:r>
          <w:delText xml:space="preserve"> </w:delText>
        </w:r>
      </w:del>
      <w:del w:id="1685" w:author="PR Preview" w:date="2026-01-01T00:00:00Z">
        <w:r>
          <w:delText xml:space="preserve">and</w:delText>
        </w:r>
      </w:del>
      <w:del w:id="1686" w:author="PR Preview" w:date="2026-01-01T00:00:00Z">
        <w:r>
          <w:delText xml:space="preserve"> </w:delText>
        </w:r>
      </w:del>
      <m:oMath>
        <m:r>
          <m:t>b</m:t>
        </m:r>
      </m:oMath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of</w:delText>
        </w:r>
      </w:del>
      <w:del w:id="1689" w:author="PR Preview" w:date="2026-01-01T00:00:00Z">
        <w:r>
          <w:delText xml:space="preserve"> </w:delText>
        </w:r>
      </w:del>
      <m:oMath>
        <m:r>
          <m:t>S</m:t>
        </m:r>
      </m:oMath>
      <w:del w:id="1690" w:author="PR Preview" w:date="2026-01-01T00:00:00Z">
        <w:r>
          <w:delText xml:space="preserve"> </w:delText>
        </w:r>
      </w:del>
      <w:del w:id="1691" w:author="PR Preview" w:date="2026-01-01T00:00:00Z">
        <w:r>
          <w:delText xml:space="preserve">into an element</w:delText>
        </w:r>
      </w:del>
      <w:del w:id="169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</m:oMath>
      <w:del w:id="1693" w:author="PR Preview" w:date="2026-01-01T00:00:00Z">
        <w:r>
          <w:delText xml:space="preserve"> </w:delText>
        </w:r>
      </w:del>
      <w:del w:id="1694" w:author="PR Preview" w:date="2026-01-01T00:00:00Z">
        <w:r>
          <w:delText xml:space="preserve">of</w:delText>
        </w:r>
      </w:del>
      <w:del w:id="1695" w:author="PR Preview" w:date="2026-01-01T00:00:00Z">
        <w:r>
          <w:delText xml:space="preserve"> </w:delText>
        </w:r>
      </w:del>
      <m:oMath>
        <m:r>
          <m:t>S</m:t>
        </m:r>
      </m:oMath>
      <w:del w:id="1696" w:author="PR Preview" w:date="2026-01-01T00:00:00Z">
        <w:r>
          <w:delText xml:space="preserve">,</w:delText>
        </w:r>
      </w:del>
      <w:del w:id="1697" w:author="PR Preview" w:date="2026-01-01T00:00:00Z">
        <w:r>
          <w:delText xml:space="preserve"> </w:delText>
        </w:r>
      </w:del>
      <w:del w:id="1698" w:author="PR Preview" w:date="2026-01-01T00:00:00Z">
        <w:r>
          <w:delText xml:space="preserve">such as addition (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1699" w:author="PR Preview" w:date="2026-01-01T00:00:00Z">
        <w:r>
          <w:delText xml:space="preserve">) or multiplication (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1700" w:author="PR Preview" w:date="2026-01-01T00:00:00Z">
        <w:r>
          <w:delText xml:space="preserve">) of real numbers.</w:delText>
        </w:r>
      </w:del>
      <w:del w:id="1701" w:author="PR Preview" w:date="2026-01-01T00:00:00Z">
        <w:r>
          <w:delText xml:space="preserve"> </w:delText>
        </w:r>
      </w:del>
      <w:del w:id="1702" w:author="PR Preview" w:date="2026-01-01T00:00:00Z">
        <w:r>
          <w:delText xml:space="preserve">An element</w:delText>
        </w:r>
      </w:del>
      <w:del w:id="1703" w:author="PR Preview" w:date="2026-01-01T00:00:00Z">
        <w:r>
          <w:delText xml:space="preserve"> </w:delText>
        </w:r>
      </w:del>
      <m:oMath>
        <m:r>
          <m:t>u</m:t>
        </m:r>
      </m:oMath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of</w:delText>
        </w:r>
      </w:del>
      <w:del w:id="1706" w:author="PR Preview" w:date="2026-01-01T00:00:00Z">
        <w:r>
          <w:delText xml:space="preserve"> </w:delText>
        </w:r>
      </w:del>
      <m:oMath>
        <m:r>
          <m:t>S</m:t>
        </m:r>
      </m:oMath>
      <w:del w:id="1707" w:author="PR Preview" w:date="2026-01-01T00:00:00Z">
        <w:r>
          <w:delText xml:space="preserve"> </w:delText>
        </w:r>
      </w:del>
      <w:del w:id="1708" w:author="PR Preview" w:date="2026-01-01T00:00:00Z">
        <w:r>
          <w:delText xml:space="preserve">is an</w:delText>
        </w:r>
      </w:del>
      <w:del w:id="1709" w:author="PR Preview" w:date="2026-01-01T00:00:00Z">
        <w:r>
          <w:delText xml:space="preserve"> </w:delText>
        </w:r>
      </w:del>
      <w:del w:id="1710" w:author="PR Preview" w:date="2026-01-01T00:00:00Z">
        <w:r>
          <w:rPr>
            <w:b/>
            <w:bCs/>
          </w:rPr>
          <w:delText xml:space="preserve">identity element</w:delText>
        </w:r>
      </w:del>
      <w:del w:id="1711" w:author="PR Preview" w:date="2026-01-01T00:00:00Z">
        <w:r>
          <w:delText xml:space="preserve"> </w:delText>
        </w:r>
      </w:del>
      <w:del w:id="1712" w:author="PR Preview" w:date="2026-01-01T00:00:00Z">
        <w:r>
          <w:delText xml:space="preserve">for</w:delText>
        </w:r>
      </w:del>
      <w:del w:id="1713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714" w:author="PR Preview" w:date="2026-01-01T00:00:00Z">
        <w:r>
          <w:delText xml:space="preserve"> </w:delText>
        </w:r>
      </w:del>
      <w:del w:id="1715" w:author="PR Preview" w:date="2026-01-01T00:00:00Z">
        <w:r>
          <w:delText xml:space="preserve">if</w:delText>
        </w:r>
      </w:del>
      <w:del w:id="171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and</w:delText>
        </w:r>
      </w:del>
      <w:del w:id="1719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for every</w:delText>
        </w:r>
      </w:del>
      <w:del w:id="172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S</m:t>
        </m:r>
      </m:oMath>
      <w:del w:id="1723" w:author="PR Preview" w:date="2026-01-01T00:00:00Z">
        <w:r>
          <w:delText xml:space="preserve">.</w:delText>
        </w:r>
      </w:del>
    </w:p>
    <w:p>
      <w:pPr>
        <w:pStyle w:val="FirstParagraph"/>
      </w:pPr>
      <w:ins w:id="1724" w:author="PR Preview" w:date="2026-01-01T00:00:00Z">
        <w:r>
          <w:rPr>
            <w:b/>
            <w:bCs/>
          </w:rPr>
          <w:t xml:space="preserve">Definition 21 (Identity element)</w:t>
        </w:r>
      </w:ins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Let</w:t>
        </w:r>
      </w:ins>
      <w:ins w:id="1727" w:author="PR Preview" w:date="2026-01-01T00:00:00Z">
        <w:r>
          <w:t xml:space="preserve"> </w:t>
        </w:r>
      </w:ins>
      <m:oMath>
        <m:r>
          <m:t>S</m:t>
        </m:r>
      </m:oMath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be a set, such as the real numbers</w:t>
        </w:r>
      </w:ins>
      <w:ins w:id="173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731" w:author="PR Preview" w:date="2026-01-01T00:00:00Z">
        <w:r>
          <w:t xml:space="preserve">,</w:t>
        </w:r>
      </w:ins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and let</w:t>
        </w:r>
      </w:ins>
      <w:ins w:id="1734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be an operation that combines two elements</w:t>
        </w:r>
      </w:ins>
      <w:ins w:id="1737" w:author="PR Preview" w:date="2026-01-01T00:00:00Z">
        <w:r>
          <w:t xml:space="preserve"> </w:t>
        </w:r>
      </w:ins>
      <m:oMath>
        <m:r>
          <m:t>a</m:t>
        </m:r>
      </m:oMath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and</w:t>
        </w:r>
      </w:ins>
      <w:ins w:id="1740" w:author="PR Preview" w:date="2026-01-01T00:00:00Z">
        <w:r>
          <w:t xml:space="preserve"> </w:t>
        </w:r>
      </w:ins>
      <m:oMath>
        <m:r>
          <m:t>b</m:t>
        </m:r>
      </m:oMath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of</w:t>
        </w:r>
      </w:ins>
      <w:ins w:id="1743" w:author="PR Preview" w:date="2026-01-01T00:00:00Z">
        <w:r>
          <w:t xml:space="preserve"> </w:t>
        </w:r>
      </w:ins>
      <m:oMath>
        <m:r>
          <m:t>S</m:t>
        </m:r>
      </m:oMath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into an element</w:t>
        </w:r>
      </w:ins>
      <w:ins w:id="174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</m:oMath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of</w:t>
        </w:r>
      </w:ins>
      <w:ins w:id="1749" w:author="PR Preview" w:date="2026-01-01T00:00:00Z">
        <w:r>
          <w:t xml:space="preserve"> </w:t>
        </w:r>
      </w:ins>
      <m:oMath>
        <m:r>
          <m:t>S</m:t>
        </m:r>
      </m:oMath>
      <w:ins w:id="1750" w:author="PR Preview" w:date="2026-01-01T00:00:00Z">
        <w:r>
          <w:t xml:space="preserve">,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such as addition (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1753" w:author="PR Preview" w:date="2026-01-01T00:00:00Z">
        <w:r>
          <w:t xml:space="preserve">) or multiplication (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1754" w:author="PR Preview" w:date="2026-01-01T00:00:00Z">
        <w:r>
          <w:t xml:space="preserve">) of real numbers.</w:t>
        </w:r>
      </w:ins>
      <w:ins w:id="1755" w:author="PR Preview" w:date="2026-01-01T00:00:00Z">
        <w:r>
          <w:t xml:space="preserve"> </w:t>
        </w:r>
      </w:ins>
      <w:ins w:id="1756" w:author="PR Preview" w:date="2026-01-01T00:00:00Z">
        <w:r>
          <w:t xml:space="preserve">An element</w:t>
        </w:r>
      </w:ins>
      <w:ins w:id="1757" w:author="PR Preview" w:date="2026-01-01T00:00:00Z">
        <w:r>
          <w:t xml:space="preserve"> </w:t>
        </w:r>
      </w:ins>
      <m:oMath>
        <m:r>
          <m:t>u</m:t>
        </m:r>
      </m:oMath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of</w:t>
        </w:r>
      </w:ins>
      <w:ins w:id="1760" w:author="PR Preview" w:date="2026-01-01T00:00:00Z">
        <w:r>
          <w:t xml:space="preserve"> </w:t>
        </w:r>
      </w:ins>
      <m:oMath>
        <m:r>
          <m:t>S</m:t>
        </m:r>
      </m:oMath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is an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rPr>
            <w:b/>
            <w:bCs/>
          </w:rPr>
          <w:t xml:space="preserve">identity element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for</w:t>
        </w:r>
      </w:ins>
      <w:ins w:id="1767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if</w:t>
        </w:r>
      </w:ins>
      <w:ins w:id="177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and</w:t>
        </w:r>
      </w:ins>
      <w:ins w:id="1773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for every</w:t>
        </w:r>
      </w:ins>
      <w:ins w:id="177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1777" w:author="PR Preview" w:date="2026-01-01T00:00:00Z">
        <w:r>
          <w:t xml:space="preserve">.</w:t>
        </w:r>
      </w:ins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del w:id="1778" w:author="PR Preview" w:date="2026-01-01T00:00:00Z">
        <w:r>
          <w:rPr>
            <w:b/>
            <w:bCs/>
          </w:rPr>
          <w:delText xml:space="preserve">Definition 21 (Commutative operation)</w:delText>
        </w:r>
      </w:del>
      <w:del w:id="1779" w:author="PR Preview" w:date="2026-01-01T00:00:00Z">
        <w:r>
          <w:delText xml:space="preserve"> </w:delText>
        </w:r>
      </w:del>
      <w:del w:id="1780" w:author="PR Preview" w:date="2026-01-01T00:00:00Z">
        <w:r>
          <w:delText xml:space="preserve">An operation</w:delText>
        </w:r>
      </w:del>
      <w:del w:id="1781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782" w:author="PR Preview" w:date="2026-01-01T00:00:00Z">
        <w:r>
          <w:delText xml:space="preserve"> </w:delText>
        </w:r>
      </w:del>
      <w:del w:id="1783" w:author="PR Preview" w:date="2026-01-01T00:00:00Z">
        <w:r>
          <w:delText xml:space="preserve">on a set</w:delText>
        </w:r>
      </w:del>
      <w:del w:id="1784" w:author="PR Preview" w:date="2026-01-01T00:00:00Z">
        <w:r>
          <w:delText xml:space="preserve"> </w:delText>
        </w:r>
      </w:del>
      <m:oMath>
        <m:r>
          <m:t>S</m:t>
        </m:r>
      </m:oMath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(</w:delText>
        </w:r>
      </w:del>
      <w:hyperlink w:anchor="def-identity-element">
        <w:del w:id="1787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788" w:author="PR Preview" w:date="2026-01-01T00:00:00Z">
        <w:r>
          <w:delText xml:space="preserve">)</w:delText>
        </w:r>
      </w:del>
      <w:del w:id="1789" w:author="PR Preview" w:date="2026-01-01T00:00:00Z">
        <w:r>
          <w:delText xml:space="preserve"> </w:delText>
        </w:r>
      </w:del>
      <w:del w:id="1790" w:author="PR Preview" w:date="2026-01-01T00:00:00Z">
        <w:r>
          <w:delText xml:space="preserve">is</w:delText>
        </w:r>
      </w:del>
      <w:del w:id="1791" w:author="PR Preview" w:date="2026-01-01T00:00:00Z">
        <w:r>
          <w:delText xml:space="preserve"> </w:delText>
        </w:r>
      </w:del>
      <w:del w:id="1792" w:author="PR Preview" w:date="2026-01-01T00:00:00Z">
        <w:r>
          <w:rPr>
            <w:b/>
            <w:bCs/>
          </w:rPr>
          <w:delText xml:space="preserve">commutative</w:delText>
        </w:r>
      </w:del>
      <w:del w:id="1793" w:author="PR Preview" w:date="2026-01-01T00:00:00Z">
        <w:r>
          <w:delText xml:space="preserve"> </w:delText>
        </w:r>
      </w:del>
      <w:del w:id="1794" w:author="PR Preview" w:date="2026-01-01T00:00:00Z">
        <w:r>
          <w:delText xml:space="preserve">if</w:delText>
        </w:r>
      </w:del>
      <w:del w:id="179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del w:id="1796" w:author="PR Preview" w:date="2026-01-01T00:00:00Z">
        <w:r>
          <w:delText xml:space="preserve"> </w:delText>
        </w:r>
      </w:del>
      <w:del w:id="1797" w:author="PR Preview" w:date="2026-01-01T00:00:00Z">
        <w:r>
          <w:delText xml:space="preserve">for all</w:delText>
        </w:r>
      </w:del>
      <w:del w:id="179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1799" w:author="PR Preview" w:date="2026-01-01T00:00:00Z">
        <w:r>
          <w:delText xml:space="preserve">:</w:delText>
        </w:r>
      </w:del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the order of the two inputs does not matter.</w:delText>
        </w:r>
      </w:del>
      <w:del w:id="1802" w:author="PR Preview" w:date="2026-01-01T00:00:00Z">
        <w:r>
          <w:delText xml:space="preserve"> </w:delText>
        </w:r>
      </w:del>
      <w:del w:id="1803" w:author="PR Preview" w:date="2026-01-01T00:00:00Z">
        <w:r>
          <w:delText xml:space="preserve">Some sources, including the titles of</w:delText>
        </w:r>
      </w:del>
      <w:del w:id="1804" w:author="PR Preview" w:date="2026-01-01T00:00:00Z">
        <w:r>
          <w:delText xml:space="preserve"> </w:delText>
        </w:r>
      </w:del>
      <w:hyperlink w:anchor="thm-sum-symmetric">
        <w:del w:id="1805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806" w:author="PR Preview" w:date="2026-01-01T00:00:00Z">
        <w:r>
          <w:delText xml:space="preserve"> </w:delText>
        </w:r>
      </w:del>
      <w:del w:id="1807" w:author="PR Preview" w:date="2026-01-01T00:00:00Z">
        <w:r>
          <w:delText xml:space="preserve">and</w:delText>
        </w:r>
      </w:del>
      <w:del w:id="1808" w:author="PR Preview" w:date="2026-01-01T00:00:00Z">
        <w:r>
          <w:delText xml:space="preserve"> </w:delText>
        </w:r>
      </w:del>
      <w:hyperlink w:anchor="thm-prod-symmetric">
        <w:del w:id="1809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810" w:author="PR Preview" w:date="2026-01-01T00:00:00Z">
        <w:r>
          <w:delText xml:space="preserve">,</w:delText>
        </w:r>
      </w:del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call a commutative operation</w:delText>
        </w:r>
      </w:del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rPr>
            <w:b/>
            <w:bCs/>
          </w:rPr>
          <w:delText xml:space="preserve">symmetric</w:delText>
        </w:r>
      </w:del>
      <w:del w:id="1815" w:author="PR Preview" w:date="2026-01-01T00:00:00Z">
        <w:r>
          <w:delText xml:space="preserve">.</w:delText>
        </w:r>
      </w:del>
    </w:p>
    <w:p>
      <w:pPr>
        <w:pStyle w:val="FirstParagraph"/>
      </w:pPr>
      <w:ins w:id="1816" w:author="PR Preview" w:date="2026-01-01T00:00:00Z">
        <w:r>
          <w:rPr>
            <w:b/>
            <w:bCs/>
          </w:rPr>
          <w:t xml:space="preserve">Definition 22 (Commutative operation)</w:t>
        </w:r>
      </w:ins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An operation</w:t>
        </w:r>
      </w:ins>
      <w:ins w:id="1819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on a set</w:t>
        </w:r>
      </w:ins>
      <w:ins w:id="1822" w:author="PR Preview" w:date="2026-01-01T00:00:00Z">
        <w:r>
          <w:t xml:space="preserve"> </w:t>
        </w:r>
      </w:ins>
      <m:oMath>
        <m:r>
          <m:t>S</m:t>
        </m:r>
      </m:oMath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(</w:t>
        </w:r>
      </w:ins>
      <w:hyperlink w:anchor="def-identity-element">
        <w:ins w:id="1825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826" w:author="PR Preview" w:date="2026-01-01T00:00:00Z">
        <w:r>
          <w:t xml:space="preserve">)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is</w:t>
        </w:r>
      </w:ins>
      <w:ins w:id="1829" w:author="PR Preview" w:date="2026-01-01T00:00:00Z">
        <w:r>
          <w:t xml:space="preserve"> </w:t>
        </w:r>
      </w:ins>
      <w:ins w:id="1830" w:author="PR Preview" w:date="2026-01-01T00:00:00Z">
        <w:r>
          <w:rPr>
            <w:b/>
            <w:bCs/>
          </w:rPr>
          <w:t xml:space="preserve">commutative</w:t>
        </w:r>
      </w:ins>
      <w:ins w:id="1831" w:author="PR Preview" w:date="2026-01-01T00:00:00Z">
        <w:r>
          <w:t xml:space="preserve"> </w:t>
        </w:r>
      </w:ins>
      <w:ins w:id="1832" w:author="PR Preview" w:date="2026-01-01T00:00:00Z">
        <w:r>
          <w:t xml:space="preserve">if</w:t>
        </w:r>
      </w:ins>
      <w:ins w:id="183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for all</w:t>
        </w:r>
      </w:ins>
      <w:ins w:id="183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1837" w:author="PR Preview" w:date="2026-01-01T00:00:00Z">
        <w:r>
          <w:t xml:space="preserve">:</w:t>
        </w:r>
      </w:ins>
      <w:ins w:id="1838" w:author="PR Preview" w:date="2026-01-01T00:00:00Z">
        <w:r>
          <w:t xml:space="preserve"> </w:t>
        </w:r>
      </w:ins>
      <w:ins w:id="1839" w:author="PR Preview" w:date="2026-01-01T00:00:00Z">
        <w:r>
          <w:t xml:space="preserve">the order of the two inputs does not matter.</w:t>
        </w:r>
      </w:ins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Some sources, including the titles of</w:t>
        </w:r>
      </w:ins>
      <w:ins w:id="1842" w:author="PR Preview" w:date="2026-01-01T00:00:00Z">
        <w:r>
          <w:t xml:space="preserve"> </w:t>
        </w:r>
      </w:ins>
      <w:hyperlink w:anchor="thm-sum-symmetric">
        <w:ins w:id="184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and</w:t>
        </w:r>
      </w:ins>
      <w:ins w:id="1846" w:author="PR Preview" w:date="2026-01-01T00:00:00Z">
        <w:r>
          <w:t xml:space="preserve"> </w:t>
        </w:r>
      </w:ins>
      <w:hyperlink w:anchor="thm-prod-symmetric">
        <w:ins w:id="1847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848" w:author="PR Preview" w:date="2026-01-01T00:00:00Z">
        <w:r>
          <w:t xml:space="preserve">,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call a commutative operation</w:t>
        </w:r>
      </w:ins>
      <w:ins w:id="1851" w:author="PR Preview" w:date="2026-01-01T00:00:00Z">
        <w:r>
          <w:t xml:space="preserve"> </w:t>
        </w:r>
      </w:ins>
      <w:ins w:id="1852" w:author="PR Preview" w:date="2026-01-01T00:00:00Z">
        <w:r>
          <w:rPr>
            <w:b/>
            <w:bCs/>
          </w:rPr>
          <w:t xml:space="preserve">symmetric</w:t>
        </w:r>
      </w:ins>
      <w:ins w:id="1853" w:author="PR Preview" w:date="2026-01-01T00:00:00Z">
        <w:r>
          <w:t xml:space="preserve">.</w:t>
        </w:r>
      </w:ins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del w:id="1854" w:author="PR Preview" w:date="2026-01-01T00:00:00Z">
        <w:r>
          <w:rPr>
            <w:b/>
            <w:bCs/>
          </w:rPr>
          <w:delText xml:space="preserve">Definition 22 (Associative operation)</w:delText>
        </w:r>
      </w:del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An operation</w:delText>
        </w:r>
      </w:del>
      <w:del w:id="1857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on a set</w:delText>
        </w:r>
      </w:del>
      <w:del w:id="1860" w:author="PR Preview" w:date="2026-01-01T00:00:00Z">
        <w:r>
          <w:delText xml:space="preserve"> </w:delText>
        </w:r>
      </w:del>
      <m:oMath>
        <m:r>
          <m:t>S</m:t>
        </m:r>
      </m:oMath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(</w:delText>
        </w:r>
      </w:del>
      <w:hyperlink w:anchor="def-identity-element">
        <w:del w:id="1863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864" w:author="PR Preview" w:date="2026-01-01T00:00:00Z">
        <w:r>
          <w:delText xml:space="preserve">)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is</w:delText>
        </w:r>
      </w:del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rPr>
            <w:b/>
            <w:bCs/>
          </w:rPr>
          <w:delText xml:space="preserve">associative</w:delText>
        </w:r>
      </w:del>
      <w:del w:id="1869" w:author="PR Preview" w:date="2026-01-01T00:00:00Z">
        <w:r>
          <w:delText xml:space="preserve"> </w:delText>
        </w:r>
      </w:del>
      <w:del w:id="1870" w:author="PR Preview" w:date="2026-01-01T00:00:00Z">
        <w:r>
          <w:delText xml:space="preserve">if</w:delText>
        </w:r>
      </w:del>
      <w:del w:id="18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for all</w:delText>
        </w:r>
      </w:del>
      <w:del w:id="187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del w:id="1875" w:author="PR Preview" w:date="2026-01-01T00:00:00Z">
        <w:r>
          <w:delText xml:space="preserve">:</w:delText>
        </w:r>
      </w:del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which pair is combined first does not matter.</w:delText>
        </w:r>
      </w:del>
    </w:p>
    <w:p>
      <w:pPr>
        <w:pStyle w:val="FirstParagraph"/>
      </w:pPr>
      <w:ins w:id="1878" w:author="PR Preview" w:date="2026-01-01T00:00:00Z">
        <w:r>
          <w:rPr>
            <w:b/>
            <w:bCs/>
          </w:rPr>
          <w:t xml:space="preserve">Definition 23 (Associative operation)</w:t>
        </w:r>
      </w:ins>
      <w:ins w:id="1879" w:author="PR Preview" w:date="2026-01-01T00:00:00Z">
        <w:r>
          <w:t xml:space="preserve"> </w:t>
        </w:r>
      </w:ins>
      <w:ins w:id="1880" w:author="PR Preview" w:date="2026-01-01T00:00:00Z">
        <w:r>
          <w:t xml:space="preserve">An operation</w:t>
        </w:r>
      </w:ins>
      <w:ins w:id="1881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on a set</w:t>
        </w:r>
      </w:ins>
      <w:ins w:id="1884" w:author="PR Preview" w:date="2026-01-01T00:00:00Z">
        <w:r>
          <w:t xml:space="preserve"> </w:t>
        </w:r>
      </w:ins>
      <m:oMath>
        <m:r>
          <m:t>S</m:t>
        </m:r>
      </m:oMath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(</w:t>
        </w:r>
      </w:ins>
      <w:hyperlink w:anchor="def-identity-element">
        <w:ins w:id="1887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888" w:author="PR Preview" w:date="2026-01-01T00:00:00Z">
        <w:r>
          <w:t xml:space="preserve">)</w:t>
        </w:r>
      </w:ins>
      <w:ins w:id="1889" w:author="PR Preview" w:date="2026-01-01T00:00:00Z">
        <w:r>
          <w:t xml:space="preserve"> </w:t>
        </w:r>
      </w:ins>
      <w:ins w:id="1890" w:author="PR Preview" w:date="2026-01-01T00:00:00Z">
        <w:r>
          <w:t xml:space="preserve">is</w:t>
        </w:r>
      </w:ins>
      <w:ins w:id="1891" w:author="PR Preview" w:date="2026-01-01T00:00:00Z">
        <w:r>
          <w:t xml:space="preserve"> </w:t>
        </w:r>
      </w:ins>
      <w:ins w:id="1892" w:author="PR Preview" w:date="2026-01-01T00:00:00Z">
        <w:r>
          <w:rPr>
            <w:b/>
            <w:bCs/>
          </w:rPr>
          <w:t xml:space="preserve">associative</w:t>
        </w:r>
      </w:ins>
      <w:ins w:id="1893" w:author="PR Preview" w:date="2026-01-01T00:00:00Z">
        <w:r>
          <w:t xml:space="preserve"> </w:t>
        </w:r>
      </w:ins>
      <w:ins w:id="1894" w:author="PR Preview" w:date="2026-01-01T00:00:00Z">
        <w:r>
          <w:t xml:space="preserve">if</w:t>
        </w:r>
      </w:ins>
      <w:ins w:id="189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for all</w:t>
        </w:r>
      </w:ins>
      <w:ins w:id="189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1899" w:author="PR Preview" w:date="2026-01-01T00:00:00Z">
        <w:r>
          <w:t xml:space="preserve">:</w:t>
        </w:r>
      </w:ins>
      <w:ins w:id="1900" w:author="PR Preview" w:date="2026-01-01T00:00:00Z">
        <w:r>
          <w:t xml:space="preserve"> </w:t>
        </w:r>
      </w:ins>
      <w:ins w:id="1901" w:author="PR Preview" w:date="2026-01-01T00:00:00Z">
        <w:r>
          <w:t xml:space="preserve">which pair is combined first does not matter.</w:t>
        </w:r>
      </w:ins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del w:id="1902" w:author="PR Preview" w:date="2026-01-01T00:00:00Z">
        <w:r>
          <w:rPr>
            <w:b/>
            <w:bCs/>
          </w:rPr>
          <w:delText xml:space="preserve">Definition 23 (Distributes over)</w:delText>
        </w:r>
      </w:del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An operation</w:delText>
        </w:r>
      </w:del>
      <w:del w:id="1905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on a set</w:delText>
        </w:r>
      </w:del>
      <w:del w:id="1908" w:author="PR Preview" w:date="2026-01-01T00:00:00Z">
        <w:r>
          <w:delText xml:space="preserve"> </w:delText>
        </w:r>
      </w:del>
      <m:oMath>
        <m:r>
          <m:t>S</m:t>
        </m:r>
      </m:oMath>
      <w:del w:id="1909" w:author="PR Preview" w:date="2026-01-01T00:00:00Z">
        <w:r>
          <w:delText xml:space="preserve"> </w:delText>
        </w:r>
      </w:del>
      <w:del w:id="1910" w:author="PR Preview" w:date="2026-01-01T00:00:00Z">
        <w:r>
          <w:rPr>
            <w:b/>
            <w:bCs/>
          </w:rPr>
          <w:delText xml:space="preserve">distributes over</w:delText>
        </w:r>
      </w:del>
      <w:del w:id="1911" w:author="PR Preview" w:date="2026-01-01T00:00:00Z">
        <w:r>
          <w:delText xml:space="preserve"> </w:delText>
        </w:r>
      </w:del>
      <w:del w:id="1912" w:author="PR Preview" w:date="2026-01-01T00:00:00Z">
        <w:r>
          <w:delText xml:space="preserve">an operation</w:delText>
        </w:r>
      </w:del>
      <w:del w:id="1913" w:author="PR Preview" w:date="2026-01-01T00:00:00Z">
        <w:r>
          <w:delText xml:space="preserve"> </w:delText>
        </w:r>
      </w:del>
      <m:oMath>
        <m:r>
          <m:rPr>
            <m:sty m:val="p"/>
          </m:rPr>
          <m:t>⋄</m:t>
        </m:r>
      </m:oMath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on</w:delText>
        </w:r>
      </w:del>
      <w:del w:id="1916" w:author="PR Preview" w:date="2026-01-01T00:00:00Z">
        <w:r>
          <w:delText xml:space="preserve"> </w:delText>
        </w:r>
      </w:del>
      <m:oMath>
        <m:r>
          <m:t>S</m:t>
        </m:r>
      </m:oMath>
      <w:del w:id="1917" w:author="PR Preview" w:date="2026-01-01T00:00:00Z">
        <w:r>
          <w:delText xml:space="preserve"> </w:delText>
        </w:r>
      </w:del>
      <w:del w:id="1918" w:author="PR Preview" w:date="2026-01-01T00:00:00Z">
        <w:r>
          <w:delText xml:space="preserve">if</w:delText>
        </w:r>
      </w:del>
    </w:p>
    <w:p>
      <w:pPr>
        <w:pStyle w:val="FirstParagraph"/>
      </w:pPr>
      <w:ins w:id="1919" w:author="PR Preview" w:date="2026-01-01T00:00:00Z">
        <w:r>
          <w:rPr>
            <w:b/>
            <w:bCs/>
          </w:rPr>
          <w:t xml:space="preserve">Definition 24 (Distributes over)</w:t>
        </w:r>
      </w:ins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An operation</w:t>
        </w:r>
      </w:ins>
      <w:ins w:id="1922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923" w:author="PR Preview" w:date="2026-01-01T00:00:00Z">
        <w:r>
          <w:t xml:space="preserve"> </w:t>
        </w:r>
      </w:ins>
      <w:ins w:id="1924" w:author="PR Preview" w:date="2026-01-01T00:00:00Z">
        <w:r>
          <w:t xml:space="preserve">on a set</w:t>
        </w:r>
      </w:ins>
      <w:ins w:id="1925" w:author="PR Preview" w:date="2026-01-01T00:00:00Z">
        <w:r>
          <w:t xml:space="preserve"> </w:t>
        </w:r>
      </w:ins>
      <m:oMath>
        <m:r>
          <m:t>S</m:t>
        </m:r>
      </m:oMath>
      <w:ins w:id="1926" w:author="PR Preview" w:date="2026-01-01T00:00:00Z">
        <w:r>
          <w:t xml:space="preserve"> </w:t>
        </w:r>
      </w:ins>
      <w:ins w:id="1927" w:author="PR Preview" w:date="2026-01-01T00:00:00Z">
        <w:r>
          <w:rPr>
            <w:b/>
            <w:bCs/>
          </w:rPr>
          <w:t xml:space="preserve">distributes over</w:t>
        </w:r>
      </w:ins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an operation</w:t>
        </w:r>
      </w:ins>
      <w:ins w:id="1930" w:author="PR Preview" w:date="2026-01-01T00:00:00Z">
        <w:r>
          <w:t xml:space="preserve"> </w:t>
        </w:r>
      </w:ins>
      <m:oMath>
        <m:r>
          <m:rPr>
            <m:sty m:val="p"/>
          </m:rPr>
          <m:t>⋄</m:t>
        </m:r>
      </m:oMath>
      <w:ins w:id="1931" w:author="PR Preview" w:date="2026-01-01T00:00:00Z">
        <w:r>
          <w:t xml:space="preserve"> </w:t>
        </w:r>
      </w:ins>
      <w:ins w:id="1932" w:author="PR Preview" w:date="2026-01-01T00:00:00Z">
        <w:r>
          <w:t xml:space="preserve">on</w:t>
        </w:r>
      </w:ins>
      <w:ins w:id="1933" w:author="PR Preview" w:date="2026-01-01T00:00:00Z">
        <w:r>
          <w:t xml:space="preserve"> </w:t>
        </w:r>
      </w:ins>
      <m:oMath>
        <m:r>
          <m:t>S</m:t>
        </m:r>
      </m:oMath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936" w:author="PR Preview" w:date="2026-01-01T00:00:00Z">
        <w:r>
          <w:delText xml:space="preserve">So</w:delText>
        </w:r>
      </w:del>
      <w:del w:id="1937" w:author="PR Preview" w:date="2026-01-01T00:00:00Z">
        <w:r>
          <w:delText xml:space="preserve"> </w:delText>
        </w:r>
      </w:del>
      <w:hyperlink w:anchor="def-distributes-over">
        <w:del w:id="1938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939" w:author="PR Preview" w:date="2026-01-01T00:00:00Z">
        <w:r>
          <w:delText xml:space="preserve"> </w:delText>
        </w:r>
      </w:del>
      <w:del w:id="1940" w:author="PR Preview" w:date="2026-01-01T00:00:00Z">
        <w:r>
          <w:delText xml:space="preserve">fails with</w:delText>
        </w:r>
      </w:del>
      <w:del w:id="1941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delText xml:space="preserve">and</w:delText>
        </w:r>
      </w:del>
      <w:del w:id="1944" w:author="PR Preview" w:date="2026-01-01T00:00:00Z">
        <w:r>
          <w:delText xml:space="preserve"> </w:delText>
        </w:r>
      </w:del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del w:id="1945" w:author="PR Preview" w:date="2026-01-01T00:00:00Z">
        <w:r>
          <w:delText xml:space="preserve">.</w:delText>
        </w:r>
      </w:del>
    </w:p>
    <w:p>
      <w:pPr>
        <w:pStyle w:val="BodyText"/>
      </w:pPr>
      <w:del w:id="1946" w:author="PR Preview" w:date="2026-01-01T00:00:00Z">
        <w:r>
          <w:rPr>
            <w:b/>
            <w:bCs/>
          </w:rPr>
          <w:delText xml:space="preserve">Definition 24 (Distributive law)</w:delText>
        </w:r>
      </w:del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The</w:delText>
        </w:r>
      </w:del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rPr>
            <w:b/>
            <w:bCs/>
          </w:rPr>
          <w:delText xml:space="preserve">distributive law</w:delText>
        </w:r>
      </w:del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is the statement that multiplication distributes over addition</w:delText>
        </w:r>
      </w:del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(</w:delText>
        </w:r>
      </w:del>
      <w:hyperlink w:anchor="def-distributes-over">
        <w:del w:id="1955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956" w:author="PR Preview" w:date="2026-01-01T00:00:00Z">
        <w:r>
          <w:delText xml:space="preserve">):</w:delText>
        </w:r>
      </w:del>
      <w:del w:id="195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(</w:delText>
        </w:r>
      </w:del>
      <w:hyperlink w:anchor="thm-mult-distr">
        <w:del w:id="1960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961" w:author="PR Preview" w:date="2026-01-01T00:00:00Z">
        <w:r>
          <w:delText xml:space="preserve">).</w:delText>
        </w:r>
      </w:del>
      <w:del w:id="1962" w:author="PR Preview" w:date="2026-01-01T00:00:00Z">
        <w:r>
          <w:delText xml:space="preserve"> </w:delText>
        </w:r>
      </w:del>
      <w:del w:id="1963" w:author="PR Preview" w:date="2026-01-01T00:00:00Z">
        <w:r>
          <w:delText xml:space="preserve">We then say multiplication is</w:delText>
        </w:r>
      </w:del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rPr>
            <w:b/>
            <w:bCs/>
          </w:rPr>
          <w:delText xml:space="preserve">distributive</w:delText>
        </w:r>
      </w:del>
      <w:del w:id="1966" w:author="PR Preview" w:date="2026-01-01T00:00:00Z">
        <w:r>
          <w:delText xml:space="preserve">.</w:delText>
        </w:r>
      </w:del>
    </w:p>
    <w:p>
      <w:pPr>
        <w:pStyle w:val="FirstParagraph"/>
      </w:pPr>
      <w:ins w:id="1967" w:author="PR Preview" w:date="2026-01-01T00:00:00Z">
        <w:r>
          <w:t xml:space="preserve">So</w:t>
        </w:r>
      </w:ins>
      <w:ins w:id="1968" w:author="PR Preview" w:date="2026-01-01T00:00:00Z">
        <w:r>
          <w:t xml:space="preserve"> </w:t>
        </w:r>
      </w:ins>
      <w:hyperlink w:anchor="def-distributes-over">
        <w:ins w:id="1969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fails with</w:t>
        </w:r>
      </w:ins>
      <w:ins w:id="1972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and</w:t>
        </w:r>
      </w:ins>
      <w:ins w:id="1975" w:author="PR Preview" w:date="2026-01-01T00:00:00Z">
        <w:r>
          <w:t xml:space="preserve"> </w:t>
        </w:r>
      </w:ins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ins w:id="1976" w:author="PR Preview" w:date="2026-01-01T00:00:00Z">
        <w:r>
          <w:t xml:space="preserve">.</w:t>
        </w:r>
      </w:ins>
    </w:p>
    <w:bookmarkEnd w:id="112"/>
    <w:bookmarkStart w:id="113" w:name="def-distributive"/>
    <w:p>
      <w:pPr>
        <w:pStyle w:val="BodyText"/>
      </w:pPr>
      <w:ins w:id="1977" w:author="PR Preview" w:date="2026-01-01T00:00:00Z">
        <w:r>
          <w:rPr>
            <w:b/>
            <w:bCs/>
          </w:rPr>
          <w:t xml:space="preserve">Definition 25 (Distributive law)</w:t>
        </w:r>
      </w:ins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The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rPr>
            <w:b/>
            <w:bCs/>
          </w:rPr>
          <w:t xml:space="preserve">distributive law</w:t>
        </w:r>
      </w:ins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is the statement that multiplication distributes over addition</w:t>
        </w:r>
      </w:ins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(</w:t>
        </w:r>
      </w:ins>
      <w:hyperlink w:anchor="def-distributes-over">
        <w:ins w:id="1986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987" w:author="PR Preview" w:date="2026-01-01T00:00:00Z">
        <w:r>
          <w:t xml:space="preserve">):</w:t>
        </w:r>
      </w:ins>
      <w:ins w:id="19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ins w:id="1989" w:author="PR Preview" w:date="2026-01-01T00:00:00Z">
        <w:r>
          <w:t xml:space="preserve"> </w:t>
        </w:r>
      </w:ins>
      <w:ins w:id="1990" w:author="PR Preview" w:date="2026-01-01T00:00:00Z">
        <w:r>
          <w:t xml:space="preserve">(</w:t>
        </w:r>
      </w:ins>
      <w:hyperlink w:anchor="thm-mult-distr">
        <w:ins w:id="1991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992" w:author="PR Preview" w:date="2026-01-01T00:00:00Z">
        <w:r>
          <w:t xml:space="preserve">).</w:t>
        </w:r>
      </w:ins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We then say multiplication is</w:t>
        </w:r>
      </w:ins>
      <w:ins w:id="1995" w:author="PR Preview" w:date="2026-01-01T00:00:00Z">
        <w:r>
          <w:t xml:space="preserve"> </w:t>
        </w:r>
      </w:ins>
      <w:ins w:id="1996" w:author="PR Preview" w:date="2026-01-01T00:00:00Z">
        <w:r>
          <w:rPr>
            <w:b/>
            <w:bCs/>
          </w:rPr>
          <w:t xml:space="preserve">distributive</w:t>
        </w:r>
      </w:ins>
      <w:ins w:id="1997" w:author="PR Preview" w:date="2026-01-01T00:00:00Z">
        <w:r>
          <w:t xml:space="preserve">.</w:t>
        </w:r>
      </w:ins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del w:id="1998" w:author="PR Preview" w:date="2026-01-01T00:00:00Z">
        <w:r>
          <w:rPr>
            <w:b/>
            <w:bCs/>
          </w:rPr>
          <w:delText xml:space="preserve">Definition 25 (Like terms)</w:delText>
        </w:r>
      </w:del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Two</w:delText>
        </w:r>
      </w:del>
      <w:del w:id="2001" w:author="PR Preview" w:date="2026-01-01T00:00:00Z">
        <w:r>
          <w:delText xml:space="preserve"> </w:delText>
        </w:r>
      </w:del>
      <w:hyperlink w:anchor="def-term">
        <w:del w:id="2002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of a sum are</w:delText>
        </w:r>
      </w:del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rPr>
            <w:b/>
            <w:bCs/>
          </w:rPr>
          <w:delText xml:space="preserve">like terms</w:delText>
        </w:r>
      </w:del>
      <w:del w:id="2007" w:author="PR Preview" w:date="2026-01-01T00:00:00Z">
        <w:r>
          <w:delText xml:space="preserve"> </w:delText>
        </w:r>
      </w:del>
      <w:del w:id="2008" w:author="PR Preview" w:date="2026-01-01T00:00:00Z">
        <w:r>
          <w:delText xml:space="preserve">if they are the same product of variables, each to the same power,</w:delText>
        </w:r>
      </w:del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possibly multiplied by different constants:</w:delText>
        </w:r>
      </w:del>
      <w:del w:id="201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and</w:delText>
        </w:r>
      </w:del>
      <w:del w:id="201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del w:id="2015" w:author="PR Preview" w:date="2026-01-01T00:00:00Z">
        <w:r>
          <w:delText xml:space="preserve">,</w:delText>
        </w:r>
      </w:del>
      <w:del w:id="2016" w:author="PR Preview" w:date="2026-01-01T00:00:00Z">
        <w:r>
          <w:delText xml:space="preserve"> </w:delText>
        </w:r>
      </w:del>
      <w:del w:id="2017" w:author="PR Preview" w:date="2026-01-01T00:00:00Z">
        <w:r>
          <w:delText xml:space="preserve">where</w:delText>
        </w:r>
      </w:del>
      <w:del w:id="201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</m:oMath>
      <w:del w:id="2019" w:author="PR Preview" w:date="2026-01-01T00:00:00Z">
        <w:r>
          <w:delText xml:space="preserve"> </w:delText>
        </w:r>
      </w:del>
      <w:del w:id="2020" w:author="PR Preview" w:date="2026-01-01T00:00:00Z">
        <w:r>
          <w:delText xml:space="preserve">and</w:delText>
        </w:r>
      </w:del>
      <w:del w:id="202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</m:oMath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delText xml:space="preserve">are constants and</w:delText>
        </w:r>
      </w:del>
      <w:del w:id="2024" w:author="PR Preview" w:date="2026-01-01T00:00:00Z">
        <w:r>
          <w:delText xml:space="preserve"> </w:delText>
        </w:r>
      </w:del>
      <m:oMath>
        <m:r>
          <m:t>m</m:t>
        </m:r>
      </m:oMath>
      <w:del w:id="2025" w:author="PR Preview" w:date="2026-01-01T00:00:00Z">
        <w:r>
          <w:delText xml:space="preserve"> </w:delText>
        </w:r>
      </w:del>
      <w:del w:id="2026" w:author="PR Preview" w:date="2026-01-01T00:00:00Z">
        <w:r>
          <w:delText xml:space="preserve">is that product.</w:delText>
        </w:r>
      </w:del>
      <w:del w:id="2027" w:author="PR Preview" w:date="2026-01-01T00:00:00Z">
        <w:r>
          <w:delText xml:space="preserve"> </w:delText>
        </w:r>
      </w:del>
      <w:del w:id="2028" w:author="PR Preview" w:date="2026-01-01T00:00:00Z">
        <w:r>
          <w:delText xml:space="preserve">To</w:delText>
        </w:r>
      </w:del>
      <w:del w:id="2029" w:author="PR Preview" w:date="2026-01-01T00:00:00Z">
        <w:r>
          <w:delText xml:space="preserve"> </w:delText>
        </w:r>
      </w:del>
      <w:del w:id="2030" w:author="PR Preview" w:date="2026-01-01T00:00:00Z">
        <w:r>
          <w:rPr>
            <w:b/>
            <w:bCs/>
          </w:rPr>
          <w:delText xml:space="preserve">collect</w:delText>
        </w:r>
      </w:del>
      <w:del w:id="2031" w:author="PR Preview" w:date="2026-01-01T00:00:00Z">
        <w:r>
          <w:delText xml:space="preserve"> </w:delText>
        </w:r>
      </w:del>
      <w:del w:id="2032" w:author="PR Preview" w:date="2026-01-01T00:00:00Z">
        <w:r>
          <w:delText xml:space="preserve">like terms is to replace their sum by one term,</w:delText>
        </w:r>
      </w:del>
      <w:del w:id="2033" w:author="PR Preview" w:date="2026-01-01T00:00:00Z">
        <w:r>
          <w:delText xml:space="preserve"> </w:delText>
        </w:r>
      </w:del>
      <w:del w:id="2034" w:author="PR Preview" w:date="2026-01-01T00:00:00Z">
        <w:r>
          <w:delText xml:space="preserve">using the distributive law (</w:delText>
        </w:r>
      </w:del>
      <w:hyperlink w:anchor="thm-mult-distr">
        <w:del w:id="2035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036" w:author="PR Preview" w:date="2026-01-01T00:00:00Z">
        <w:r>
          <w:delText xml:space="preserve">):</w:delText>
        </w:r>
      </w:del>
      <w:del w:id="203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del w:id="2038" w:author="PR Preview" w:date="2026-01-01T00:00:00Z">
        <w:r>
          <w:delText xml:space="preserve">.</w:delText>
        </w:r>
      </w:del>
    </w:p>
    <w:p>
      <w:pPr>
        <w:pStyle w:val="FirstParagraph"/>
      </w:pPr>
      <w:ins w:id="2039" w:author="PR Preview" w:date="2026-01-01T00:00:00Z">
        <w:r>
          <w:rPr>
            <w:b/>
            <w:bCs/>
          </w:rPr>
          <w:t xml:space="preserve">Definition 26 (Like terms)</w:t>
        </w:r>
      </w:ins>
      <w:ins w:id="2040" w:author="PR Preview" w:date="2026-01-01T00:00:00Z">
        <w:r>
          <w:t xml:space="preserve"> </w:t>
        </w:r>
      </w:ins>
      <w:ins w:id="2041" w:author="PR Preview" w:date="2026-01-01T00:00:00Z">
        <w:r>
          <w:t xml:space="preserve">Two</w:t>
        </w:r>
      </w:ins>
      <w:ins w:id="2042" w:author="PR Preview" w:date="2026-01-01T00:00:00Z">
        <w:r>
          <w:t xml:space="preserve"> </w:t>
        </w:r>
      </w:ins>
      <w:hyperlink w:anchor="def-term">
        <w:ins w:id="2043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of a sum are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rPr>
            <w:b/>
            <w:bCs/>
          </w:rPr>
          <w:t xml:space="preserve">like terms</w:t>
        </w:r>
      </w:ins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if they are the same product of variables, each to the same power,</w:t>
        </w:r>
      </w:ins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possibly multiplied by different constants:</w:t>
        </w:r>
      </w:ins>
      <w:ins w:id="205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and</w:t>
        </w:r>
      </w:ins>
      <w:ins w:id="205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ins w:id="2056" w:author="PR Preview" w:date="2026-01-01T00:00:00Z">
        <w:r>
          <w:t xml:space="preserve">,</w:t>
        </w:r>
      </w:ins>
      <w:ins w:id="2057" w:author="PR Preview" w:date="2026-01-01T00:00:00Z">
        <w:r>
          <w:t xml:space="preserve"> </w:t>
        </w:r>
      </w:ins>
      <w:ins w:id="2058" w:author="PR Preview" w:date="2026-01-01T00:00:00Z">
        <w:r>
          <w:t xml:space="preserve">where</w:t>
        </w:r>
      </w:ins>
      <w:ins w:id="205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</m:oMath>
      <w:ins w:id="2060" w:author="PR Preview" w:date="2026-01-01T00:00:00Z">
        <w:r>
          <w:t xml:space="preserve"> </w:t>
        </w:r>
      </w:ins>
      <w:ins w:id="2061" w:author="PR Preview" w:date="2026-01-01T00:00:00Z">
        <w:r>
          <w:t xml:space="preserve">and</w:t>
        </w:r>
      </w:ins>
      <w:ins w:id="206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</m:oMath>
      <w:ins w:id="2063" w:author="PR Preview" w:date="2026-01-01T00:00:00Z">
        <w:r>
          <w:t xml:space="preserve"> </w:t>
        </w:r>
      </w:ins>
      <w:ins w:id="2064" w:author="PR Preview" w:date="2026-01-01T00:00:00Z">
        <w:r>
          <w:t xml:space="preserve">are constants and</w:t>
        </w:r>
      </w:ins>
      <w:ins w:id="2065" w:author="PR Preview" w:date="2026-01-01T00:00:00Z">
        <w:r>
          <w:t xml:space="preserve"> </w:t>
        </w:r>
      </w:ins>
      <m:oMath>
        <m:r>
          <m:t>m</m:t>
        </m:r>
      </m:oMath>
      <w:ins w:id="2066" w:author="PR Preview" w:date="2026-01-01T00:00:00Z">
        <w:r>
          <w:t xml:space="preserve"> </w:t>
        </w:r>
      </w:ins>
      <w:ins w:id="2067" w:author="PR Preview" w:date="2026-01-01T00:00:00Z">
        <w:r>
          <w:t xml:space="preserve">is that product.</w:t>
        </w:r>
      </w:ins>
      <w:ins w:id="2068" w:author="PR Preview" w:date="2026-01-01T00:00:00Z">
        <w:r>
          <w:t xml:space="preserve"> </w:t>
        </w:r>
      </w:ins>
      <w:ins w:id="2069" w:author="PR Preview" w:date="2026-01-01T00:00:00Z">
        <w:r>
          <w:t xml:space="preserve">To</w:t>
        </w:r>
      </w:ins>
      <w:ins w:id="2070" w:author="PR Preview" w:date="2026-01-01T00:00:00Z">
        <w:r>
          <w:t xml:space="preserve"> </w:t>
        </w:r>
      </w:ins>
      <w:ins w:id="2071" w:author="PR Preview" w:date="2026-01-01T00:00:00Z">
        <w:r>
          <w:rPr>
            <w:b/>
            <w:bCs/>
          </w:rPr>
          <w:t xml:space="preserve">collect</w:t>
        </w:r>
      </w:ins>
      <w:ins w:id="2072" w:author="PR Preview" w:date="2026-01-01T00:00:00Z">
        <w:r>
          <w:t xml:space="preserve"> </w:t>
        </w:r>
      </w:ins>
      <w:ins w:id="2073" w:author="PR Preview" w:date="2026-01-01T00:00:00Z">
        <w:r>
          <w:t xml:space="preserve">like terms is to replace their sum by one term,</w:t>
        </w:r>
      </w:ins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using the distributive law (</w:t>
        </w:r>
      </w:ins>
      <w:hyperlink w:anchor="thm-mult-distr">
        <w:ins w:id="2076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077" w:author="PR Preview" w:date="2026-01-01T00:00:00Z">
        <w:r>
          <w:t xml:space="preserve">):</w:t>
        </w:r>
      </w:ins>
      <w:ins w:id="207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ins w:id="2079" w:author="PR Preview" w:date="2026-01-01T00:00:00Z">
        <w:r>
          <w:t xml:space="preserve">.</w:t>
        </w:r>
      </w:ins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del w:id="2080" w:author="PR Preview" w:date="2026-01-01T00:00:00Z">
        <w:r>
          <w:rPr>
            <w:i/>
            <w:iCs/>
          </w:rPr>
          <w:delText xml:space="preserve">Remark 9</w:delText>
        </w:r>
      </w:del>
      <w:del w:id="2081" w:author="PR Preview" w:date="2026-01-01T00:00:00Z">
        <w:r>
          <w:delText xml:space="preserve"> (Square of a difference). </w:delText>
        </w:r>
      </w:del>
      <w:del w:id="2082" w:author="PR Preview" w:date="2026-01-01T00:00:00Z">
        <w:r>
          <w:delText xml:space="preserve">Replacing</w:delText>
        </w:r>
      </w:del>
      <w:del w:id="2083" w:author="PR Preview" w:date="2026-01-01T00:00:00Z">
        <w:r>
          <w:delText xml:space="preserve"> </w:delText>
        </w:r>
      </w:del>
      <m:oMath>
        <m:r>
          <m:t>b</m:t>
        </m:r>
      </m:oMath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by</w:delText>
        </w:r>
      </w:del>
      <w:del w:id="208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b</m:t>
        </m:r>
      </m:oMath>
      <w:del w:id="2087" w:author="PR Preview" w:date="2026-01-01T00:00:00Z">
        <w:r>
          <w:delText xml:space="preserve"> </w:delText>
        </w:r>
      </w:del>
      <w:del w:id="2088" w:author="PR Preview" w:date="2026-01-01T00:00:00Z">
        <w:r>
          <w:delText xml:space="preserve">in</w:delText>
        </w:r>
      </w:del>
      <w:del w:id="2089" w:author="PR Preview" w:date="2026-01-01T00:00:00Z">
        <w:r>
          <w:delText xml:space="preserve"> </w:delText>
        </w:r>
      </w:del>
      <w:hyperlink w:anchor="thm-square-of-a-sum">
        <w:del w:id="2090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gives</w:delText>
        </w:r>
      </w:del>
      <w:del w:id="20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2094" w:author="PR Preview" w:date="2026-01-01T00:00:00Z">
        <w:r>
          <w:delText xml:space="preserve">.</w:delText>
        </w:r>
      </w:del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For example, the square</w:delText>
        </w:r>
      </w:del>
      <w:del w:id="20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2098" w:author="PR Preview" w:date="2026-01-01T00:00:00Z">
        <w:r>
          <w:delText xml:space="preserve"> </w:delText>
        </w:r>
      </w:del>
      <w:del w:id="2099" w:author="PR Preview" w:date="2026-01-01T00:00:00Z">
        <w:r>
          <w:delText xml:space="preserve">of the difference between an observed value</w:delText>
        </w:r>
      </w:del>
      <w:del w:id="2100" w:author="PR Preview" w:date="2026-01-01T00:00:00Z">
        <w:r>
          <w:delText xml:space="preserve"> </w:delText>
        </w:r>
      </w:del>
      <m:oMath>
        <m:r>
          <m:t>y</m:t>
        </m:r>
      </m:oMath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and a prediction</w:delText>
        </w:r>
      </w:del>
      <w:del w:id="210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104" w:author="PR Preview" w:date="2026-01-01T00:00:00Z">
        <w:r>
          <w:delText xml:space="preserve"> </w:delText>
        </w:r>
      </w:del>
      <w:del w:id="2105" w:author="PR Preview" w:date="2026-01-01T00:00:00Z">
        <w:r>
          <w:delText xml:space="preserve">of it</w:delText>
        </w:r>
      </w:del>
      <w:del w:id="2106" w:author="PR Preview" w:date="2026-01-01T00:00:00Z">
        <w:r>
          <w:delText xml:space="preserve"> </w:delText>
        </w:r>
      </w:del>
      <w:del w:id="2107" w:author="PR Preview" w:date="2026-01-01T00:00:00Z">
        <w:r>
          <w:delText xml:space="preserve">expands this way.</w:delText>
        </w:r>
      </w:del>
      <w:del w:id="2108" w:author="PR Preview" w:date="2026-01-01T00:00:00Z">
        <w:r>
          <w:delText xml:space="preserve"> </w:delText>
        </w:r>
      </w:del>
      <w:del w:id="2109" w:author="PR Preview" w:date="2026-01-01T00:00:00Z">
        <w:r>
          <w:delText xml:space="preserve">With</w:delText>
        </w:r>
      </w:del>
      <w:del w:id="211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5</m:t>
        </m:r>
      </m:oMath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and</w:delText>
        </w:r>
      </w:del>
      <w:del w:id="211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del w:id="2114" w:author="PR Preview" w:date="2026-01-01T00:00:00Z">
        <w:r>
          <w:delText xml:space="preserve">,</w:delText>
        </w:r>
      </w:del>
    </w:p>
    <w:p>
      <w:pPr>
        <w:pStyle w:val="BodyText"/>
      </w:pPr>
      <w:ins w:id="2115" w:author="PR Preview" w:date="2026-01-01T00:00:00Z">
        <w:r>
          <w:rPr>
            <w:i/>
            <w:iCs/>
          </w:rPr>
          <w:t xml:space="preserve">Remark 11</w:t>
        </w:r>
      </w:ins>
      <w:ins w:id="2116" w:author="PR Preview" w:date="2026-01-01T00:00:00Z">
        <w:r>
          <w:t xml:space="preserve"> (Square of a difference). </w:t>
        </w:r>
      </w:ins>
      <w:ins w:id="2117" w:author="PR Preview" w:date="2026-01-01T00:00:00Z">
        <w:r>
          <w:t xml:space="preserve">Replacing</w:t>
        </w:r>
      </w:ins>
      <w:ins w:id="2118" w:author="PR Preview" w:date="2026-01-01T00:00:00Z">
        <w:r>
          <w:t xml:space="preserve"> </w:t>
        </w:r>
      </w:ins>
      <m:oMath>
        <m:r>
          <m:t>b</m:t>
        </m:r>
      </m:oMath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by</w:t>
        </w:r>
      </w:ins>
      <w:ins w:id="212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in</w:t>
        </w:r>
      </w:ins>
      <w:ins w:id="2124" w:author="PR Preview" w:date="2026-01-01T00:00:00Z">
        <w:r>
          <w:t xml:space="preserve"> </w:t>
        </w:r>
      </w:ins>
      <w:hyperlink w:anchor="thm-square-of-a-sum">
        <w:ins w:id="2125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126" w:author="PR Preview" w:date="2026-01-01T00:00:00Z">
        <w:r>
          <w:t xml:space="preserve"> </w:t>
        </w:r>
      </w:ins>
      <w:ins w:id="2127" w:author="PR Preview" w:date="2026-01-01T00:00:00Z">
        <w:r>
          <w:t xml:space="preserve">gives</w:t>
        </w:r>
      </w:ins>
      <w:ins w:id="21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2129" w:author="PR Preview" w:date="2026-01-01T00:00:00Z">
        <w:r>
          <w:t xml:space="preserve">.</w:t>
        </w:r>
      </w:ins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For example, the square</w:t>
        </w:r>
      </w:ins>
      <w:ins w:id="21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of the difference between an observed value</w:t>
        </w:r>
      </w:ins>
      <w:ins w:id="2135" w:author="PR Preview" w:date="2026-01-01T00:00:00Z">
        <w:r>
          <w:t xml:space="preserve"> </w:t>
        </w:r>
      </w:ins>
      <m:oMath>
        <m:r>
          <m:t>y</m:t>
        </m:r>
      </m:oMath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and a prediction</w:t>
        </w:r>
      </w:ins>
      <w:ins w:id="213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139" w:author="PR Preview" w:date="2026-01-01T00:00:00Z">
        <w:r>
          <w:t xml:space="preserve"> </w:t>
        </w:r>
      </w:ins>
      <w:ins w:id="2140" w:author="PR Preview" w:date="2026-01-01T00:00:00Z">
        <w:r>
          <w:t xml:space="preserve">of it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expands this way.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With</w:t>
        </w:r>
      </w:ins>
      <w:ins w:id="214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5</m:t>
        </m:r>
      </m:oMath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and</w:t>
        </w:r>
      </w:ins>
      <w:ins w:id="214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ins w:id="214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del w:id="2150" w:author="PR Preview" w:date="2026-01-01T00:00:00Z">
        <w:r>
          <w:rPr>
            <w:b/>
            <w:bCs/>
          </w:rPr>
          <w:delText xml:space="preserve">Definition 26 (Summation notation)</w:delText>
        </w:r>
      </w:del>
      <w:del w:id="2151" w:author="PR Preview" w:date="2026-01-01T00:00:00Z">
        <w:r>
          <w:delText xml:space="preserve"> </w:delText>
        </w:r>
      </w:del>
      <w:del w:id="2152" w:author="PR Preview" w:date="2026-01-01T00:00:00Z">
        <w:r>
          <w:delText xml:space="preserve">Let</w:delText>
        </w:r>
      </w:del>
      <w:del w:id="2153" w:author="PR Preview" w:date="2026-01-01T00:00:00Z">
        <w:r>
          <w:delText xml:space="preserve"> </w:delText>
        </w:r>
      </w:del>
      <m:oMath>
        <m:r>
          <m:t>m</m:t>
        </m:r>
      </m:oMath>
      <w:del w:id="2154" w:author="PR Preview" w:date="2026-01-01T00:00:00Z">
        <w:r>
          <w:delText xml:space="preserve"> </w:delText>
        </w:r>
      </w:del>
      <w:del w:id="2155" w:author="PR Preview" w:date="2026-01-01T00:00:00Z">
        <w:r>
          <w:delText xml:space="preserve">and</w:delText>
        </w:r>
      </w:del>
      <w:del w:id="2156" w:author="PR Preview" w:date="2026-01-01T00:00:00Z">
        <w:r>
          <w:delText xml:space="preserve"> </w:delText>
        </w:r>
      </w:del>
      <m:oMath>
        <m:r>
          <m:t>n</m:t>
        </m:r>
      </m:oMath>
      <w:del w:id="2157" w:author="PR Preview" w:date="2026-01-01T00:00:00Z">
        <w:r>
          <w:delText xml:space="preserve"> </w:delText>
        </w:r>
      </w:del>
      <w:del w:id="2158" w:author="PR Preview" w:date="2026-01-01T00:00:00Z">
        <w:r>
          <w:delText xml:space="preserve">be integers with</w:delText>
        </w:r>
      </w:del>
      <w:del w:id="215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≤</m:t>
        </m:r>
        <m:r>
          <m:t>n</m:t>
        </m:r>
      </m:oMath>
      <w:del w:id="2160" w:author="PR Preview" w:date="2026-01-01T00:00:00Z">
        <w:r>
          <w:delText xml:space="preserve">,</w:delText>
        </w:r>
      </w:del>
      <w:del w:id="2161" w:author="PR Preview" w:date="2026-01-01T00:00:00Z">
        <w:r>
          <w:delText xml:space="preserve"> </w:delText>
        </w:r>
      </w:del>
      <w:del w:id="2162" w:author="PR Preview" w:date="2026-01-01T00:00:00Z">
        <w:r>
          <w:delText xml:space="preserve">and let</w:delText>
        </w:r>
      </w:del>
      <w:del w:id="216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164" w:author="PR Preview" w:date="2026-01-01T00:00:00Z">
        <w:r>
          <w:delText xml:space="preserve"> </w:delText>
        </w:r>
      </w:del>
      <w:del w:id="2165" w:author="PR Preview" w:date="2026-01-01T00:00:00Z">
        <w:r>
          <w:delText xml:space="preserve">be numbers.</w:delText>
        </w:r>
      </w:del>
      <w:del w:id="2166" w:author="PR Preview" w:date="2026-01-01T00:00:00Z">
        <w:r>
          <w:delText xml:space="preserve"> </w:delText>
        </w:r>
      </w:del>
      <w:del w:id="2167" w:author="PR Preview" w:date="2026-01-01T00:00:00Z">
        <w:r>
          <w:delText xml:space="preserve">The</w:delText>
        </w:r>
      </w:del>
      <w:del w:id="2168" w:author="PR Preview" w:date="2026-01-01T00:00:00Z">
        <w:r>
          <w:delText xml:space="preserve"> </w:delText>
        </w:r>
      </w:del>
      <w:del w:id="2169" w:author="PR Preview" w:date="2026-01-01T00:00:00Z">
        <w:r>
          <w:rPr>
            <w:b/>
            <w:bCs/>
          </w:rPr>
          <w:delText xml:space="preserve">sum</w:delText>
        </w:r>
      </w:del>
      <w:del w:id="2170" w:author="PR Preview" w:date="2026-01-01T00:00:00Z">
        <w:r>
          <w:delText xml:space="preserve"> </w:delText>
        </w:r>
      </w:del>
      <w:del w:id="2171" w:author="PR Preview" w:date="2026-01-01T00:00:00Z">
        <w:r>
          <w:delText xml:space="preserve">of</w:delText>
        </w:r>
      </w:del>
      <w:del w:id="217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</m:oMath>
      <w:del w:id="2173" w:author="PR Preview" w:date="2026-01-01T00:00:00Z">
        <w:r>
          <w:delText xml:space="preserve"> </w:delText>
        </w:r>
      </w:del>
      <w:del w:id="2174" w:author="PR Preview" w:date="2026-01-01T00:00:00Z">
        <w:r>
          <w:delText xml:space="preserve">through</w:delText>
        </w:r>
      </w:del>
      <w:del w:id="217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is</w:delText>
        </w:r>
      </w:del>
    </w:p>
    <w:p>
      <w:pPr>
        <w:pStyle w:val="FirstParagraph"/>
      </w:pPr>
      <w:ins w:id="2178" w:author="PR Preview" w:date="2026-01-01T00:00:00Z">
        <w:r>
          <w:rPr>
            <w:b/>
            <w:bCs/>
          </w:rPr>
          <w:t xml:space="preserve">Definition 27 (Summation notation)</w:t>
        </w:r>
      </w:ins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Let</w:t>
        </w:r>
      </w:ins>
      <w:ins w:id="2181" w:author="PR Preview" w:date="2026-01-01T00:00:00Z">
        <w:r>
          <w:t xml:space="preserve"> </w:t>
        </w:r>
      </w:ins>
      <m:oMath>
        <m:r>
          <m:t>m</m:t>
        </m:r>
      </m:oMath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and</w:t>
        </w:r>
      </w:ins>
      <w:ins w:id="2184" w:author="PR Preview" w:date="2026-01-01T00:00:00Z">
        <w:r>
          <w:t xml:space="preserve"> </w:t>
        </w:r>
      </w:ins>
      <m:oMath>
        <m:r>
          <m:t>n</m:t>
        </m:r>
      </m:oMath>
      <w:ins w:id="2185" w:author="PR Preview" w:date="2026-01-01T00:00:00Z">
        <w:r>
          <w:t xml:space="preserve"> </w:t>
        </w:r>
      </w:ins>
      <w:ins w:id="2186" w:author="PR Preview" w:date="2026-01-01T00:00:00Z">
        <w:r>
          <w:t xml:space="preserve">be integers with</w:t>
        </w:r>
      </w:ins>
      <w:ins w:id="218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n</m:t>
        </m:r>
      </m:oMath>
      <w:ins w:id="2188" w:author="PR Preview" w:date="2026-01-01T00:00:00Z">
        <w:r>
          <w:t xml:space="preserve">,</w:t>
        </w:r>
      </w:ins>
      <w:ins w:id="2189" w:author="PR Preview" w:date="2026-01-01T00:00:00Z">
        <w:r>
          <w:t xml:space="preserve"> </w:t>
        </w:r>
      </w:ins>
      <w:ins w:id="2190" w:author="PR Preview" w:date="2026-01-01T00:00:00Z">
        <w:r>
          <w:t xml:space="preserve">and let</w:t>
        </w:r>
      </w:ins>
      <w:ins w:id="219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192" w:author="PR Preview" w:date="2026-01-01T00:00:00Z">
        <w:r>
          <w:t xml:space="preserve"> </w:t>
        </w:r>
      </w:ins>
      <w:ins w:id="2193" w:author="PR Preview" w:date="2026-01-01T00:00:00Z">
        <w:r>
          <w:t xml:space="preserve">be numbers.</w:t>
        </w:r>
      </w:ins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The</w:t>
        </w:r>
      </w:ins>
      <w:ins w:id="2196" w:author="PR Preview" w:date="2026-01-01T00:00:00Z">
        <w:r>
          <w:t xml:space="preserve"> </w:t>
        </w:r>
      </w:ins>
      <w:ins w:id="2197" w:author="PR Preview" w:date="2026-01-01T00:00:00Z">
        <w:r>
          <w:rPr>
            <w:b/>
            <w:bCs/>
          </w:rPr>
          <w:t xml:space="preserve">sum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of</w:t>
        </w:r>
      </w:ins>
      <w:ins w:id="220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</m:oMath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through</w:t>
        </w:r>
      </w:ins>
      <w:ins w:id="220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del w:id="2206" w:author="PR Preview" w:date="2026-01-01T00:00:00Z">
        <w:r>
          <w:rPr>
            <w:i/>
            <w:iCs/>
          </w:rPr>
          <w:delText xml:space="preserve">Remark 10</w:delText>
        </w:r>
      </w:del>
      <w:del w:id="2207" w:author="PR Preview" w:date="2026-01-01T00:00:00Z">
        <w:r>
          <w:delText xml:space="preserve"> (The index is a placeholder). </w:delText>
        </w:r>
      </w:del>
      <w:del w:id="2208" w:author="PR Preview" w:date="2026-01-01T00:00:00Z">
        <w:r>
          <w:delText xml:space="preserve">The name of the index does not change the sum:</w:delText>
        </w:r>
      </w:del>
      <w:del w:id="220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2210" w:author="PR Preview" w:date="2026-01-01T00:00:00Z">
        <w:r>
          <w:delText xml:space="preserve"> </w:delText>
        </w:r>
      </w:del>
      <w:del w:id="2211" w:author="PR Preview" w:date="2026-01-01T00:00:00Z">
        <w:r>
          <w:delText xml:space="preserve">and</w:delText>
        </w:r>
      </w:del>
      <w:del w:id="221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del w:id="2213" w:author="PR Preview" w:date="2026-01-01T00:00:00Z">
        <w:r>
          <w:delText xml:space="preserve"> </w:delText>
        </w:r>
      </w:del>
      <w:del w:id="2214" w:author="PR Preview" w:date="2026-01-01T00:00:00Z">
        <w:r>
          <w:delText xml:space="preserve">are the same number.</w:delText>
        </w:r>
      </w:del>
      <w:del w:id="2215" w:author="PR Preview" w:date="2026-01-01T00:00:00Z">
        <w:r>
          <w:delText xml:space="preserve"> </w:delText>
        </w:r>
      </w:del>
      <w:del w:id="2216" w:author="PR Preview" w:date="2026-01-01T00:00:00Z">
        <w:r>
          <w:delText xml:space="preserve">For example,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del w:id="2217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218" w:author="PR Preview" w:date="2026-01-01T00:00:00Z">
        <w:r>
          <w:rPr>
            <w:b/>
            <w:bCs/>
          </w:rPr>
          <w:delText xml:space="preserve">Definition 27 (Empty sum)</w:delText>
        </w:r>
      </w:del>
      <w:del w:id="2219" w:author="PR Preview" w:date="2026-01-01T00:00:00Z">
        <w:r>
          <w:delText xml:space="preserve"> </w:delText>
        </w:r>
      </w:del>
      <w:del w:id="2220" w:author="PR Preview" w:date="2026-01-01T00:00:00Z">
        <w:r>
          <w:delText xml:space="preserve">When the upper limit is less than the lower limit (</w:delText>
        </w:r>
      </w:del>
      <m:oMath>
        <m:r>
          <m:t>n</m:t>
        </m:r>
        <m:r>
          <m:rPr>
            <m:sty m:val="p"/>
          </m:rPr>
          <m:t>&lt;</m:t>
        </m:r>
        <m:r>
          <m:t>m</m:t>
        </m:r>
      </m:oMath>
      <w:del w:id="2221" w:author="PR Preview" w:date="2026-01-01T00:00:00Z">
        <w:r>
          <w:delText xml:space="preserve">),</w:delText>
        </w:r>
      </w:del>
      <w:del w:id="2222" w:author="PR Preview" w:date="2026-01-01T00:00:00Z">
        <w:r>
          <w:delText xml:space="preserve"> </w:delText>
        </w:r>
      </w:del>
      <w:del w:id="2223" w:author="PR Preview" w:date="2026-01-01T00:00:00Z">
        <w:r>
          <w:delText xml:space="preserve">the sum</w:delText>
        </w:r>
      </w:del>
      <w:del w:id="222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2225" w:author="PR Preview" w:date="2026-01-01T00:00:00Z">
        <w:r>
          <w:delText xml:space="preserve"> </w:delText>
        </w:r>
      </w:del>
      <w:del w:id="2226" w:author="PR Preview" w:date="2026-01-01T00:00:00Z">
        <w:r>
          <w:delText xml:space="preserve">has no terms.</w:delText>
        </w:r>
      </w:del>
      <w:del w:id="2227" w:author="PR Preview" w:date="2026-01-01T00:00:00Z">
        <w:r>
          <w:delText xml:space="preserve"> </w:delText>
        </w:r>
      </w:del>
      <w:del w:id="2228" w:author="PR Preview" w:date="2026-01-01T00:00:00Z">
        <w:r>
          <w:delText xml:space="preserve">By convention, such an</w:delText>
        </w:r>
      </w:del>
      <w:del w:id="2229" w:author="PR Preview" w:date="2026-01-01T00:00:00Z">
        <w:r>
          <w:delText xml:space="preserve"> </w:delText>
        </w:r>
      </w:del>
      <w:del w:id="2230" w:author="PR Preview" w:date="2026-01-01T00:00:00Z">
        <w:r>
          <w:rPr>
            <w:b/>
            <w:bCs/>
          </w:rPr>
          <w:delText xml:space="preserve">empty sum</w:delText>
        </w:r>
      </w:del>
      <w:del w:id="2231" w:author="PR Preview" w:date="2026-01-01T00:00:00Z">
        <w:r>
          <w:delText xml:space="preserve"> </w:delText>
        </w:r>
      </w:del>
      <w:del w:id="2232" w:author="PR Preview" w:date="2026-01-01T00:00:00Z">
        <w:r>
          <w:delText xml:space="preserve">equals</w:delText>
        </w:r>
      </w:del>
      <w:del w:id="2233" w:author="PR Preview" w:date="2026-01-01T00:00:00Z">
        <w:r>
          <w:delText xml:space="preserve"> </w:delText>
        </w:r>
      </w:del>
      <m:oMath>
        <m:r>
          <m:t>0</m:t>
        </m:r>
      </m:oMath>
      <w:del w:id="2234" w:author="PR Preview" w:date="2026-01-01T00:00:00Z">
        <w:r>
          <w:delText xml:space="preserve">.</w:delText>
        </w:r>
      </w:del>
      <w:del w:id="2235" w:author="PR Preview" w:date="2026-01-01T00:00:00Z">
        <w:r>
          <w:delText xml:space="preserve"> </w:delText>
        </w:r>
      </w:del>
      <w:del w:id="2236" w:author="PR Preview" w:date="2026-01-01T00:00:00Z">
        <w:r>
          <w:delText xml:space="preserve">For example,</w:delText>
        </w:r>
      </w:del>
      <w:del w:id="223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del w:id="2238" w:author="PR Preview" w:date="2026-01-01T00:00:00Z">
        <w:r>
          <w:delText xml:space="preserve">.</w:delText>
        </w:r>
      </w:del>
    </w:p>
    <w:p>
      <w:pPr>
        <w:pStyle w:val="BodyText"/>
      </w:pPr>
      <w:del w:id="2239" w:author="PR Preview" w:date="2026-01-01T00:00:00Z">
        <w:r>
          <w:rPr>
            <w:b/>
            <w:bCs/>
          </w:rPr>
          <w:delText xml:space="preserve">Exercise 6 (Rearrange a sum)</w:delText>
        </w:r>
      </w:del>
      <w:del w:id="2240" w:author="PR Preview" w:date="2026-01-01T00:00:00Z">
        <w:r>
          <w:delText xml:space="preserve"> </w:delText>
        </w:r>
      </w:del>
      <w:del w:id="2241" w:author="PR Preview" w:date="2026-01-01T00:00:00Z">
        <w:r>
          <w:delText xml:space="preserve">Let</w:delText>
        </w:r>
      </w:del>
      <w:del w:id="2242" w:author="PR Preview" w:date="2026-01-01T00:00:00Z">
        <w:r>
          <w:delText xml:space="preserve"> </w:delText>
        </w:r>
      </w:del>
      <m:oMath>
        <m:r>
          <m:t>c</m:t>
        </m:r>
      </m:oMath>
      <w:del w:id="2243" w:author="PR Preview" w:date="2026-01-01T00:00:00Z">
        <w:r>
          <w:delText xml:space="preserve"> </w:delText>
        </w:r>
      </w:del>
      <w:del w:id="2244" w:author="PR Preview" w:date="2026-01-01T00:00:00Z">
        <w:r>
          <w:delText xml:space="preserve">be a number, and let</w:delText>
        </w:r>
      </w:del>
      <w:del w:id="224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del w:id="2246" w:author="PR Preview" w:date="2026-01-01T00:00:00Z">
        <w:r>
          <w:delText xml:space="preserve"> </w:delText>
        </w:r>
      </w:del>
      <w:del w:id="2247" w:author="PR Preview" w:date="2026-01-01T00:00:00Z">
        <w:r>
          <w:delText xml:space="preserve">and</w:delText>
        </w:r>
      </w:del>
      <w:del w:id="2248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del w:id="2249" w:author="PR Preview" w:date="2026-01-01T00:00:00Z">
        <w:r>
          <w:delText xml:space="preserve"> </w:delText>
        </w:r>
      </w:del>
      <w:del w:id="2250" w:author="PR Preview" w:date="2026-01-01T00:00:00Z">
        <w:r>
          <w:delText xml:space="preserve">be numbers.</w:delText>
        </w:r>
      </w:del>
      <w:del w:id="2251" w:author="PR Preview" w:date="2026-01-01T00:00:00Z">
        <w:r>
          <w:delText xml:space="preserve"> </w:delText>
        </w:r>
      </w:del>
      <w:del w:id="2252" w:author="PR Preview" w:date="2026-01-01T00:00:00Z">
        <w:r>
          <w:delText xml:space="preserve">Using</w:delText>
        </w:r>
      </w:del>
      <w:del w:id="2253" w:author="PR Preview" w:date="2026-01-01T00:00:00Z">
        <w:r>
          <w:delText xml:space="preserve"> </w:delText>
        </w:r>
      </w:del>
      <w:hyperlink w:anchor="def-summation">
        <w:del w:id="2254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and the rules of algebra above, show that:</w:delText>
        </w:r>
      </w:del>
    </w:p>
    <w:p>
      <w:pPr>
        <w:pStyle w:val="BodyText"/>
      </w:pPr>
      <w:ins w:id="2257" w:author="PR Preview" w:date="2026-01-01T00:00:00Z">
        <w:r>
          <w:rPr>
            <w:i/>
            <w:iCs/>
          </w:rPr>
          <w:t xml:space="preserve">Remark 12</w:t>
        </w:r>
      </w:ins>
      <w:ins w:id="2258" w:author="PR Preview" w:date="2026-01-01T00:00:00Z">
        <w:r>
          <w:t xml:space="preserve"> (The index is a placeholder). </w:t>
        </w:r>
      </w:ins>
      <w:ins w:id="2259" w:author="PR Preview" w:date="2026-01-01T00:00:00Z">
        <w:r>
          <w:t xml:space="preserve">The name of the index does not change the sum:</w:t>
        </w:r>
      </w:ins>
      <w:ins w:id="226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2261" w:author="PR Preview" w:date="2026-01-01T00:00:00Z">
        <w:r>
          <w:t xml:space="preserve"> </w:t>
        </w:r>
      </w:ins>
      <w:ins w:id="2262" w:author="PR Preview" w:date="2026-01-01T00:00:00Z">
        <w:r>
          <w:t xml:space="preserve">and</w:t>
        </w:r>
      </w:ins>
      <w:ins w:id="226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are the same number.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ins w:id="226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ins w:id="2269" w:author="PR Preview" w:date="2026-01-01T00:00:00Z">
        <w:r>
          <w:rPr>
            <w:b/>
            <w:bCs/>
          </w:rPr>
          <w:t xml:space="preserve">Definition 28 (Empty sum)</w:t>
        </w:r>
      </w:ins>
      <w:ins w:id="2270" w:author="PR Preview" w:date="2026-01-01T00:00:00Z">
        <w:r>
          <w:t xml:space="preserve"> </w:t>
        </w:r>
      </w:ins>
      <w:ins w:id="2271" w:author="PR Preview" w:date="2026-01-01T00:00:00Z">
        <w:r>
          <w:t xml:space="preserve">When the upper limit is less than the lower limit (</w:t>
        </w:r>
      </w:ins>
      <m:oMath>
        <m:r>
          <m:t>n</m:t>
        </m:r>
        <m:r>
          <m:rPr>
            <m:sty m:val="p"/>
          </m:rPr>
          <m:t>&lt;</m:t>
        </m:r>
        <m:r>
          <m:t>m</m:t>
        </m:r>
      </m:oMath>
      <w:ins w:id="2272" w:author="PR Preview" w:date="2026-01-01T00:00:00Z">
        <w:r>
          <w:t xml:space="preserve">),</w:t>
        </w:r>
      </w:ins>
      <w:ins w:id="2273" w:author="PR Preview" w:date="2026-01-01T00:00:00Z">
        <w:r>
          <w:t xml:space="preserve"> </w:t>
        </w:r>
      </w:ins>
      <w:ins w:id="2274" w:author="PR Preview" w:date="2026-01-01T00:00:00Z">
        <w:r>
          <w:t xml:space="preserve">the sum</w:t>
        </w:r>
      </w:ins>
      <w:ins w:id="227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has no terms.</w:t>
        </w:r>
      </w:ins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By convention, such an</w:t>
        </w:r>
      </w:ins>
      <w:ins w:id="2280" w:author="PR Preview" w:date="2026-01-01T00:00:00Z">
        <w:r>
          <w:t xml:space="preserve"> </w:t>
        </w:r>
      </w:ins>
      <w:ins w:id="2281" w:author="PR Preview" w:date="2026-01-01T00:00:00Z">
        <w:r>
          <w:rPr>
            <w:b/>
            <w:bCs/>
          </w:rPr>
          <w:t xml:space="preserve">empty sum</w:t>
        </w:r>
      </w:ins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equals</w:t>
        </w:r>
      </w:ins>
      <w:ins w:id="2284" w:author="PR Preview" w:date="2026-01-01T00:00:00Z">
        <w:r>
          <w:t xml:space="preserve"> </w:t>
        </w:r>
      </w:ins>
      <m:oMath>
        <m:r>
          <m:t>0</m:t>
        </m:r>
      </m:oMath>
      <w:ins w:id="2285" w:author="PR Preview" w:date="2026-01-01T00:00:00Z">
        <w:r>
          <w:t xml:space="preserve">.</w:t>
        </w:r>
      </w:ins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For example,</w:t>
        </w:r>
      </w:ins>
      <w:ins w:id="228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ins w:id="2289" w:author="PR Preview" w:date="2026-01-01T00:00:00Z">
        <w:r>
          <w:t xml:space="preserve">.</w:t>
        </w:r>
      </w:ins>
    </w:p>
    <w:bookmarkEnd w:id="127"/>
    <w:bookmarkStart w:id="128" w:name="exr-sum-rules"/>
    <w:p>
      <w:pPr>
        <w:pStyle w:val="BodyText"/>
      </w:pPr>
      <w:ins w:id="2290" w:author="PR Preview" w:date="2026-01-01T00:00:00Z">
        <w:r>
          <w:rPr>
            <w:b/>
            <w:bCs/>
          </w:rPr>
          <w:t xml:space="preserve">Exercise 6 (Rearrange a sum)</w:t>
        </w:r>
      </w:ins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Let</w:t>
        </w:r>
      </w:ins>
      <w:ins w:id="2293" w:author="PR Preview" w:date="2026-01-01T00:00:00Z">
        <w:r>
          <w:t xml:space="preserve"> </w:t>
        </w:r>
      </w:ins>
      <m:oMath>
        <m:r>
          <m:t>c</m:t>
        </m:r>
      </m:oMath>
      <w:ins w:id="2294" w:author="PR Preview" w:date="2026-01-01T00:00:00Z">
        <w:r>
          <w:t xml:space="preserve"> </w:t>
        </w:r>
      </w:ins>
      <w:ins w:id="2295" w:author="PR Preview" w:date="2026-01-01T00:00:00Z">
        <w:r>
          <w:t xml:space="preserve">be a number, and let</w:t>
        </w:r>
      </w:ins>
      <w:ins w:id="229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ins w:id="2297" w:author="PR Preview" w:date="2026-01-01T00:00:00Z">
        <w:r>
          <w:t xml:space="preserve"> </w:t>
        </w:r>
      </w:ins>
      <w:ins w:id="2298" w:author="PR Preview" w:date="2026-01-01T00:00:00Z">
        <w:r>
          <w:t xml:space="preserve">and</w:t>
        </w:r>
      </w:ins>
      <w:ins w:id="2299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be numbers.</w:t>
        </w:r>
      </w:ins>
      <w:ins w:id="2302" w:author="PR Preview" w:date="2026-01-01T00:00:00Z">
        <w:r>
          <w:t xml:space="preserve"> </w:t>
        </w:r>
      </w:ins>
      <w:ins w:id="2303" w:author="PR Preview" w:date="2026-01-01T00:00:00Z">
        <w:r>
          <w:t xml:space="preserve">Using</w:t>
        </w:r>
      </w:ins>
      <w:ins w:id="2304" w:author="PR Preview" w:date="2026-01-01T00:00:00Z">
        <w:r>
          <w:t xml:space="preserve"> </w:t>
        </w:r>
      </w:ins>
      <w:hyperlink w:anchor="def-summation">
        <w:ins w:id="2305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and the rules of algebra above, show that:</w:t>
        </w:r>
      </w:ins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del w:id="2308" w:author="PR Preview" w:date="2026-01-01T00:00:00Z">
        <w:r>
          <w:rPr>
            <w:i/>
            <w:iCs/>
          </w:rPr>
          <w:delText xml:space="preserve">Solution 6</w:delText>
        </w:r>
      </w:del>
      <w:del w:id="2309" w:author="PR Preview" w:date="2026-01-01T00:00:00Z">
        <w:r>
          <w:delText xml:space="preserve">. </w:delText>
        </w:r>
      </w:del>
      <w:del w:id="2310" w:author="PR Preview" w:date="2026-01-01T00:00:00Z">
        <w:r>
          <w:delText xml:space="preserve">Each step below applies</w:delText>
        </w:r>
      </w:del>
      <w:del w:id="2311" w:author="PR Preview" w:date="2026-01-01T00:00:00Z">
        <w:r>
          <w:delText xml:space="preserve"> </w:delText>
        </w:r>
      </w:del>
      <w:hyperlink w:anchor="def-summation">
        <w:del w:id="2312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2313" w:author="PR Preview" w:date="2026-01-01T00:00:00Z">
        <w:r>
          <w:delText xml:space="preserve">,</w:delText>
        </w:r>
      </w:del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the distributive law (</w:delText>
        </w:r>
      </w:del>
      <w:hyperlink w:anchor="thm-mult-distr">
        <w:del w:id="2316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317" w:author="PR Preview" w:date="2026-01-01T00:00:00Z">
        <w:r>
          <w:delText xml:space="preserve">),</w:delText>
        </w:r>
      </w:del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or the commutative and associative laws of addition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(</w:delText>
        </w:r>
      </w:del>
      <w:hyperlink w:anchor="thm-sum-symmetric">
        <w:del w:id="2322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delText xml:space="preserve">and</w:delText>
        </w:r>
      </w:del>
      <w:del w:id="2325" w:author="PR Preview" w:date="2026-01-01T00:00:00Z">
        <w:r>
          <w:delText xml:space="preserve"> </w:delText>
        </w:r>
      </w:del>
      <w:hyperlink w:anchor="thm-sum-assoc">
        <w:del w:id="2326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327" w:author="PR Preview" w:date="2026-01-01T00:00:00Z">
        <w:r>
          <w:delText xml:space="preserve">).</w:delText>
        </w:r>
      </w:del>
    </w:p>
    <w:p>
      <w:pPr>
        <w:pStyle w:val="BodyText"/>
      </w:pPr>
      <w:ins w:id="2328" w:author="PR Preview" w:date="2026-01-01T00:00:00Z">
        <w:r>
          <w:rPr>
            <w:i/>
            <w:iCs/>
          </w:rPr>
          <w:t xml:space="preserve">Solution 6</w:t>
        </w:r>
      </w:ins>
      <w:ins w:id="2329" w:author="PR Preview" w:date="2026-01-01T00:00:00Z">
        <w:r>
          <w:t xml:space="preserve">. </w:t>
        </w:r>
      </w:ins>
      <w:ins w:id="2330" w:author="PR Preview" w:date="2026-01-01T00:00:00Z">
        <w:r>
          <w:t xml:space="preserve">Each step below applies</w:t>
        </w:r>
      </w:ins>
      <w:ins w:id="2331" w:author="PR Preview" w:date="2026-01-01T00:00:00Z">
        <w:r>
          <w:t xml:space="preserve"> </w:t>
        </w:r>
      </w:ins>
      <w:hyperlink w:anchor="def-summation">
        <w:ins w:id="2332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2333" w:author="PR Preview" w:date="2026-01-01T00:00:00Z">
        <w:r>
          <w:t xml:space="preserve">,</w:t>
        </w:r>
      </w:ins>
      <w:ins w:id="2334" w:author="PR Preview" w:date="2026-01-01T00:00:00Z">
        <w:r>
          <w:t xml:space="preserve"> </w:t>
        </w:r>
      </w:ins>
      <w:ins w:id="2335" w:author="PR Preview" w:date="2026-01-01T00:00:00Z">
        <w:r>
          <w:t xml:space="preserve">the distributive law (</w:t>
        </w:r>
      </w:ins>
      <w:hyperlink w:anchor="thm-mult-distr">
        <w:ins w:id="2336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337" w:author="PR Preview" w:date="2026-01-01T00:00:00Z">
        <w:r>
          <w:t xml:space="preserve">),</w:t>
        </w:r>
      </w:ins>
      <w:ins w:id="2338" w:author="PR Preview" w:date="2026-01-01T00:00:00Z">
        <w:r>
          <w:t xml:space="preserve"> </w:t>
        </w:r>
      </w:ins>
      <w:ins w:id="2339" w:author="PR Preview" w:date="2026-01-01T00:00:00Z">
        <w:r>
          <w:t xml:space="preserve">or the commutative and associative laws of addition</w:t>
        </w:r>
      </w:ins>
      <w:ins w:id="2340" w:author="PR Preview" w:date="2026-01-01T00:00:00Z">
        <w:r>
          <w:t xml:space="preserve"> </w:t>
        </w:r>
      </w:ins>
      <w:ins w:id="2341" w:author="PR Preview" w:date="2026-01-01T00:00:00Z">
        <w:r>
          <w:t xml:space="preserve">(</w:t>
        </w:r>
      </w:ins>
      <w:hyperlink w:anchor="thm-sum-symmetric">
        <w:ins w:id="2342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and</w:t>
        </w:r>
      </w:ins>
      <w:ins w:id="2345" w:author="PR Preview" w:date="2026-01-01T00:00:00Z">
        <w:r>
          <w:t xml:space="preserve"> </w:t>
        </w:r>
      </w:ins>
      <w:hyperlink w:anchor="thm-sum-assoc">
        <w:ins w:id="2346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347" w:author="PR Preview" w:date="2026-01-01T00:00:00Z">
        <w:r>
          <w:t xml:space="preserve">).</w:t>
        </w:r>
      </w:ins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del w:id="2348" w:author="PR Preview" w:date="2026-01-01T00:00:00Z">
        <w:r>
          <w:rPr>
            <w:b/>
            <w:bCs/>
          </w:rPr>
          <w:delText xml:space="preserve">Definition 28 (Sum over a finite set)</w:delText>
        </w:r>
      </w:del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delText xml:space="preserve">Let</w:delText>
        </w:r>
      </w:del>
      <w:del w:id="235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2352" w:author="PR Preview" w:date="2026-01-01T00:00:00Z">
        <w:r>
          <w:delText xml:space="preserve"> </w:delText>
        </w:r>
      </w:del>
      <w:del w:id="2353" w:author="PR Preview" w:date="2026-01-01T00:00:00Z">
        <w:r>
          <w:delText xml:space="preserve">be a</w:delText>
        </w:r>
      </w:del>
      <w:del w:id="2354" w:author="PR Preview" w:date="2026-01-01T00:00:00Z">
        <w:r>
          <w:delText xml:space="preserve"> </w:delText>
        </w:r>
      </w:del>
      <w:hyperlink r:id="rId134">
        <w:del w:id="2355" w:author="PR Preview" w:date="2026-01-01T00:00:00Z">
          <w:r>
            <w:rPr>
              <w:rStyle w:val="Hyperlink"/>
            </w:rPr>
            <w:delText xml:space="preserve">finite</w:delText>
          </w:r>
        </w:del>
      </w:hyperlink>
      <w:del w:id="2356" w:author="PR Preview" w:date="2026-01-01T00:00:00Z">
        <w:r>
          <w:delText xml:space="preserve"> </w:delText>
        </w:r>
      </w:del>
      <w:hyperlink r:id="rId135">
        <w:del w:id="2357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2358" w:author="PR Preview" w:date="2026-01-01T00:00:00Z">
        <w:r>
          <w:delText xml:space="preserve"> </w:delText>
        </w:r>
      </w:del>
      <w:del w:id="2359" w:author="PR Preview" w:date="2026-01-01T00:00:00Z">
        <w:r>
          <w:delText xml:space="preserve">with</w:delText>
        </w:r>
      </w:del>
      <w:del w:id="236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1</m:t>
        </m:r>
      </m:oMath>
      <w:del w:id="2361" w:author="PR Preview" w:date="2026-01-01T00:00:00Z">
        <w:r>
          <w:delText xml:space="preserve"> </w:delText>
        </w:r>
      </w:del>
      <w:del w:id="2362" w:author="PR Preview" w:date="2026-01-01T00:00:00Z">
        <w:r>
          <w:delText xml:space="preserve">different elements.</w:delText>
        </w:r>
      </w:del>
      <w:del w:id="2363" w:author="PR Preview" w:date="2026-01-01T00:00:00Z">
        <w:r>
          <w:delText xml:space="preserve"> </w:delText>
        </w:r>
      </w:del>
      <w:del w:id="2364" w:author="PR Preview" w:date="2026-01-01T00:00:00Z">
        <w:r>
          <w:delText xml:space="preserve">Let</w:delText>
        </w:r>
      </w:del>
      <w:del w:id="2365" w:author="PR Preview" w:date="2026-01-01T00:00:00Z">
        <w:r>
          <w:delText xml:space="preserve"> </w:delText>
        </w:r>
      </w:del>
      <m:oMath>
        <m:r>
          <m:t>f</m:t>
        </m:r>
      </m:oMath>
      <w:del w:id="2366" w:author="PR Preview" w:date="2026-01-01T00:00:00Z">
        <w:r>
          <w:delText xml:space="preserve"> </w:delText>
        </w:r>
      </w:del>
      <w:del w:id="2367" w:author="PR Preview" w:date="2026-01-01T00:00:00Z">
        <w:r>
          <w:delText xml:space="preserve">be a</w:delText>
        </w:r>
      </w:del>
      <w:del w:id="2368" w:author="PR Preview" w:date="2026-01-01T00:00:00Z">
        <w:r>
          <w:delText xml:space="preserve"> </w:delText>
        </w:r>
      </w:del>
      <w:hyperlink r:id="rId45">
        <w:del w:id="236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that gives a number</w:delText>
        </w:r>
      </w:del>
      <w:del w:id="23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delText xml:space="preserve">for each element</w:delText>
        </w:r>
      </w:del>
      <w:del w:id="2375" w:author="PR Preview" w:date="2026-01-01T00:00:00Z">
        <w:r>
          <w:delText xml:space="preserve"> </w:delText>
        </w:r>
      </w:del>
      <m:oMath>
        <m:r>
          <m:t>x</m:t>
        </m:r>
      </m:oMath>
      <w:del w:id="2376" w:author="PR Preview" w:date="2026-01-01T00:00:00Z">
        <w:r>
          <w:delText xml:space="preserve"> </w:delText>
        </w:r>
      </w:del>
      <w:del w:id="2377" w:author="PR Preview" w:date="2026-01-01T00:00:00Z">
        <w:r>
          <w:delText xml:space="preserve">of</w:delText>
        </w:r>
      </w:del>
      <w:del w:id="2378" w:author="PR Preview" w:date="2026-01-01T00:00:00Z">
        <w:r>
          <w:delText xml:space="preserve"> </w:delText>
        </w:r>
      </w:del>
      <m:oMath>
        <m:r>
          <m:t>A</m:t>
        </m:r>
      </m:oMath>
      <w:del w:id="2379" w:author="PR Preview" w:date="2026-01-01T00:00:00Z">
        <w:r>
          <w:delText xml:space="preserve">.</w:delText>
        </w:r>
      </w:del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The</w:delText>
        </w:r>
      </w:del>
      <w:del w:id="2382" w:author="PR Preview" w:date="2026-01-01T00:00:00Z">
        <w:r>
          <w:delText xml:space="preserve"> </w:delText>
        </w:r>
      </w:del>
      <w:del w:id="2383" w:author="PR Preview" w:date="2026-01-01T00:00:00Z">
        <w:r>
          <w:rPr>
            <w:b/>
            <w:bCs/>
          </w:rPr>
          <w:delText xml:space="preserve">sum of</w:delText>
        </w:r>
      </w:del>
      <w:del w:id="2384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2385" w:author="PR Preview" w:date="2026-01-01T00:00:00Z">
        <w:r>
          <w:rPr>
            <w:b/>
            <w:bCs/>
          </w:rPr>
          <w:delText xml:space="preserve"> </w:delText>
        </w:r>
      </w:del>
      <w:del w:id="2386" w:author="PR Preview" w:date="2026-01-01T00:00:00Z">
        <w:r>
          <w:rPr>
            <w:b/>
            <w:bCs/>
          </w:rPr>
          <w:delText xml:space="preserve">over</w:delText>
        </w:r>
      </w:del>
      <w:del w:id="2387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</m:oMath>
      <w:del w:id="2388" w:author="PR Preview" w:date="2026-01-01T00:00:00Z">
        <w:r>
          <w:delText xml:space="preserve"> </w:delText>
        </w:r>
      </w:del>
      <w:del w:id="2389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2390" w:author="PR Preview" w:date="2026-01-01T00:00:00Z">
        <w:r>
          <w:delText xml:space="preserve">If</w:delText>
        </w:r>
      </w:del>
      <w:del w:id="2391" w:author="PR Preview" w:date="2026-01-01T00:00:00Z">
        <w:r>
          <w:delText xml:space="preserve"> </w:delText>
        </w:r>
      </w:del>
      <m:oMath>
        <m:r>
          <m:t>A</m:t>
        </m:r>
      </m:oMath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has no elements, the sum has no terms,</w:delText>
        </w:r>
      </w:del>
      <w:del w:id="2394" w:author="PR Preview" w:date="2026-01-01T00:00:00Z">
        <w:r>
          <w:delText xml:space="preserve"> </w:delText>
        </w:r>
      </w:del>
      <w:del w:id="2395" w:author="PR Preview" w:date="2026-01-01T00:00:00Z">
        <w:r>
          <w:delText xml:space="preserve">and by convention it equals</w:delText>
        </w:r>
      </w:del>
      <w:del w:id="2396" w:author="PR Preview" w:date="2026-01-01T00:00:00Z">
        <w:r>
          <w:delText xml:space="preserve"> </w:delText>
        </w:r>
      </w:del>
      <m:oMath>
        <m:r>
          <m:t>0</m:t>
        </m:r>
      </m:oMath>
      <w:del w:id="2397" w:author="PR Preview" w:date="2026-01-01T00:00:00Z">
        <w:r>
          <w:delText xml:space="preserve">.</w:delText>
        </w:r>
      </w:del>
      <w:del w:id="2398" w:author="PR Preview" w:date="2026-01-01T00:00:00Z">
        <w:r>
          <w:delText xml:space="preserve"> </w:delText>
        </w:r>
      </w:del>
      <w:del w:id="2399" w:author="PR Preview" w:date="2026-01-01T00:00:00Z">
        <w:r>
          <w:delText xml:space="preserve">For example,</w:delText>
        </w:r>
      </w:del>
      <w:del w:id="240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del w:id="2401" w:author="PR Preview" w:date="2026-01-01T00:00:00Z">
        <w:r>
          <w:delText xml:space="preserve">.</w:delText>
        </w:r>
      </w:del>
    </w:p>
    <w:p>
      <w:pPr>
        <w:pStyle w:val="BodyText"/>
      </w:pPr>
      <w:del w:id="2402" w:author="PR Preview" w:date="2026-01-01T00:00:00Z">
        <w:r>
          <w:rPr>
            <w:i/>
            <w:iCs/>
          </w:rPr>
          <w:delText xml:space="preserve">Remark 11</w:delText>
        </w:r>
      </w:del>
      <w:del w:id="2403" w:author="PR Preview" w:date="2026-01-01T00:00:00Z">
        <w:r>
          <w:delText xml:space="preserve"> (The order of the terms does not matter). </w:delText>
        </w:r>
      </w:del>
      <w:del w:id="2404" w:author="PR Preview" w:date="2026-01-01T00:00:00Z">
        <w:r>
          <w:delText xml:space="preserve">The order in which we list the elements of</w:delText>
        </w:r>
      </w:del>
      <w:del w:id="2405" w:author="PR Preview" w:date="2026-01-01T00:00:00Z">
        <w:r>
          <w:delText xml:space="preserve"> </w:delText>
        </w:r>
      </w:del>
      <m:oMath>
        <m:r>
          <m:t>A</m:t>
        </m:r>
      </m:oMath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does not change the sum.</w:delText>
        </w:r>
      </w:del>
      <w:del w:id="2408" w:author="PR Preview" w:date="2026-01-01T00:00:00Z">
        <w:r>
          <w:delText xml:space="preserve"> </w:delText>
        </w:r>
      </w:del>
      <w:del w:id="2409" w:author="PR Preview" w:date="2026-01-01T00:00:00Z">
        <w:r>
          <w:delText xml:space="preserve">The reason is that addition is commutative and associative:</w:delText>
        </w:r>
      </w:del>
      <w:del w:id="2410" w:author="PR Preview" w:date="2026-01-01T00:00:00Z">
        <w:r>
          <w:delText xml:space="preserve"> </w:delText>
        </w:r>
      </w:del>
      <w:del w:id="2411" w:author="PR Preview" w:date="2026-01-01T00:00:00Z">
        <w:r>
          <w:delText xml:space="preserve">we can reorder and regroup the terms of a finite sum</w:delText>
        </w:r>
      </w:del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without changing the total.</w:delText>
        </w:r>
      </w:del>
      <w:del w:id="2414" w:author="PR Preview" w:date="2026-01-01T00:00:00Z">
        <w:r>
          <w:delText xml:space="preserve"> </w:delText>
        </w:r>
      </w:del>
      <w:del w:id="2415" w:author="PR Preview" w:date="2026-01-01T00:00:00Z">
        <w:r>
          <w:delText xml:space="preserve">For example, if</w:delText>
        </w:r>
      </w:del>
      <w:del w:id="241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2417" w:author="PR Preview" w:date="2026-01-01T00:00:00Z">
        <w:r>
          <w:delText xml:space="preserve"> </w:delText>
        </w:r>
      </w:del>
      <w:del w:id="2418" w:author="PR Preview" w:date="2026-01-01T00:00:00Z">
        <w:r>
          <w:delText xml:space="preserve">and</w:delText>
        </w:r>
      </w:del>
      <w:del w:id="24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420" w:author="PR Preview" w:date="2026-01-01T00:00:00Z">
        <w:r>
          <w:delText xml:space="preserve">,</w:delText>
        </w:r>
      </w:del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delText xml:space="preserve">listing</w:delText>
        </w:r>
      </w:del>
      <w:del w:id="2423" w:author="PR Preview" w:date="2026-01-01T00:00:00Z">
        <w:r>
          <w:delText xml:space="preserve"> </w:delText>
        </w:r>
      </w:del>
      <m:oMath>
        <m:r>
          <m:t>A</m:t>
        </m:r>
      </m:oMath>
      <w:del w:id="2424" w:author="PR Preview" w:date="2026-01-01T00:00:00Z">
        <w:r>
          <w:delText xml:space="preserve"> </w:delText>
        </w:r>
      </w:del>
      <w:del w:id="2425" w:author="PR Preview" w:date="2026-01-01T00:00:00Z">
        <w:r>
          <w:delText xml:space="preserve">as</w:delText>
        </w:r>
      </w:del>
      <w:del w:id="242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del w:id="2427" w:author="PR Preview" w:date="2026-01-01T00:00:00Z">
        <w:r>
          <w:delText xml:space="preserve"> </w:delText>
        </w:r>
      </w:del>
      <w:del w:id="2428" w:author="PR Preview" w:date="2026-01-01T00:00:00Z">
        <w:r>
          <w:delText xml:space="preserve">gives</w:delText>
        </w:r>
      </w:del>
      <w:del w:id="242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del w:id="2430" w:author="PR Preview" w:date="2026-01-01T00:00:00Z">
        <w:r>
          <w:delText xml:space="preserve">,</w:delText>
        </w:r>
      </w:del>
      <w:del w:id="2431" w:author="PR Preview" w:date="2026-01-01T00:00:00Z">
        <w:r>
          <w:delText xml:space="preserve"> </w:delText>
        </w:r>
      </w:del>
      <w:del w:id="2432" w:author="PR Preview" w:date="2026-01-01T00:00:00Z">
        <w:r>
          <w:delText xml:space="preserve">and listing</w:delText>
        </w:r>
      </w:del>
      <w:del w:id="2433" w:author="PR Preview" w:date="2026-01-01T00:00:00Z">
        <w:r>
          <w:delText xml:space="preserve"> </w:delText>
        </w:r>
      </w:del>
      <m:oMath>
        <m:r>
          <m:t>A</m:t>
        </m:r>
      </m:oMath>
      <w:del w:id="2434" w:author="PR Preview" w:date="2026-01-01T00:00:00Z">
        <w:r>
          <w:delText xml:space="preserve"> </w:delText>
        </w:r>
      </w:del>
      <w:del w:id="2435" w:author="PR Preview" w:date="2026-01-01T00:00:00Z">
        <w:r>
          <w:delText xml:space="preserve">as</w:delText>
        </w:r>
      </w:del>
      <w:del w:id="2436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del w:id="2437" w:author="PR Preview" w:date="2026-01-01T00:00:00Z">
        <w:r>
          <w:delText xml:space="preserve"> </w:delText>
        </w:r>
      </w:del>
      <w:del w:id="2438" w:author="PR Preview" w:date="2026-01-01T00:00:00Z">
        <w:r>
          <w:delText xml:space="preserve">gives</w:delText>
        </w:r>
      </w:del>
      <w:del w:id="2439" w:author="PR Preview" w:date="2026-01-01T00:00:00Z">
        <w:r>
          <w:delText xml:space="preserve"> </w:delText>
        </w:r>
      </w:del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del w:id="2440" w:author="PR Preview" w:date="2026-01-01T00:00:00Z">
        <w:r>
          <w:delText xml:space="preserve">.</w:delText>
        </w:r>
      </w:del>
      <w:del w:id="2441" w:author="PR Preview" w:date="2026-01-01T00:00:00Z">
        <w:r>
          <w:delText xml:space="preserve"> </w:delText>
        </w:r>
      </w:del>
      <w:hyperlink w:anchor="exr-sum-over-set">
        <w:del w:id="2442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2443" w:author="PR Preview" w:date="2026-01-01T00:00:00Z">
        <w:r>
          <w:delText xml:space="preserve">, part 2, shows another example.</w:delText>
        </w:r>
      </w:del>
    </w:p>
    <w:p>
      <w:pPr>
        <w:pStyle w:val="BodyText"/>
      </w:pPr>
      <w:del w:id="2444" w:author="PR Preview" w:date="2026-01-01T00:00:00Z">
        <w:r>
          <w:delText xml:space="preserve">When</w:delText>
        </w:r>
      </w:del>
      <w:del w:id="244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2446" w:author="PR Preview" w:date="2026-01-01T00:00:00Z">
        <w:r>
          <w:delText xml:space="preserve">,</w:delText>
        </w:r>
      </w:del>
      <w:del w:id="2447" w:author="PR Preview" w:date="2026-01-01T00:00:00Z">
        <w:r>
          <w:delText xml:space="preserve"> </w:delText>
        </w:r>
      </w:del>
      <w:del w:id="2448" w:author="PR Preview" w:date="2026-01-01T00:00:00Z">
        <w:r>
          <w:delText xml:space="preserve">this sum is the same as</w:delText>
        </w:r>
      </w:del>
      <w:del w:id="244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2450" w:author="PR Preview" w:date="2026-01-01T00:00:00Z">
        <w:r>
          <w:delText xml:space="preserve"> </w:delText>
        </w:r>
      </w:del>
      <w:del w:id="2451" w:author="PR Preview" w:date="2026-01-01T00:00:00Z">
        <w:r>
          <w:delText xml:space="preserve">from</w:delText>
        </w:r>
      </w:del>
      <w:del w:id="2452" w:author="PR Preview" w:date="2026-01-01T00:00:00Z">
        <w:r>
          <w:delText xml:space="preserve"> </w:delText>
        </w:r>
      </w:del>
      <w:hyperlink w:anchor="def-summation">
        <w:del w:id="2453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2454" w:author="PR Preview" w:date="2026-01-01T00:00:00Z">
        <w:r>
          <w:delText xml:space="preserve">.</w:delText>
        </w:r>
      </w:del>
    </w:p>
    <w:p>
      <w:pPr>
        <w:pStyle w:val="BodyText"/>
      </w:pPr>
      <w:del w:id="2455" w:author="PR Preview" w:date="2026-01-01T00:00:00Z">
        <w:r>
          <w:rPr>
            <w:i/>
            <w:iCs/>
          </w:rPr>
          <w:delText xml:space="preserve">Remark 12</w:delText>
        </w:r>
      </w:del>
      <w:del w:id="2456" w:author="PR Preview" w:date="2026-01-01T00:00:00Z">
        <w:r>
          <w:delText xml:space="preserve"> (Leaving the set out). </w:delText>
        </w:r>
      </w:del>
      <w:del w:id="2457" w:author="PR Preview" w:date="2026-01-01T00:00:00Z">
        <w:r>
          <w:delText xml:space="preserve">Some authors leave the set out and write</w:delText>
        </w:r>
      </w:del>
      <w:del w:id="2458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459" w:author="PR Preview" w:date="2026-01-01T00:00:00Z">
        <w:r>
          <w:delText xml:space="preserve">.</w:delText>
        </w:r>
      </w:del>
      <w:del w:id="2460" w:author="PR Preview" w:date="2026-01-01T00:00:00Z">
        <w:r>
          <w:delText xml:space="preserve"> </w:delText>
        </w:r>
      </w:del>
      <w:del w:id="2461" w:author="PR Preview" w:date="2026-01-01T00:00:00Z">
        <w:r>
          <w:delText xml:space="preserve">This shorthand means the sum over every value</w:delText>
        </w:r>
      </w:del>
      <w:del w:id="2462" w:author="PR Preview" w:date="2026-01-01T00:00:00Z">
        <w:r>
          <w:delText xml:space="preserve"> </w:delText>
        </w:r>
      </w:del>
      <m:oMath>
        <m:r>
          <m:t>x</m:t>
        </m:r>
      </m:oMath>
      <w:del w:id="2463" w:author="PR Preview" w:date="2026-01-01T00:00:00Z">
        <w:r>
          <w:delText xml:space="preserve"> </w:delText>
        </w:r>
      </w:del>
      <w:del w:id="2464" w:author="PR Preview" w:date="2026-01-01T00:00:00Z">
        <w:r>
          <w:delText xml:space="preserve">can take,</w:delText>
        </w:r>
      </w:del>
      <w:del w:id="246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466" w:author="PR Preview" w:date="2026-01-01T00:00:00Z">
        <w:r>
          <w:delText xml:space="preserve">,</w:delText>
        </w:r>
      </w:del>
      <w:del w:id="2467" w:author="PR Preview" w:date="2026-01-01T00:00:00Z">
        <w:r>
          <w:delText xml:space="preserve"> </w:delText>
        </w:r>
      </w:del>
      <w:del w:id="2468" w:author="PR Preview" w:date="2026-01-01T00:00:00Z">
        <w:r>
          <w:delText xml:space="preserve">where</w:delText>
        </w:r>
      </w:del>
      <w:del w:id="246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470" w:author="PR Preview" w:date="2026-01-01T00:00:00Z">
        <w:r>
          <w:delText xml:space="preserve"> </w:delText>
        </w:r>
      </w:del>
      <w:del w:id="2471" w:author="PR Preview" w:date="2026-01-01T00:00:00Z">
        <w:r>
          <w:delText xml:space="preserve">is the</w:delText>
        </w:r>
      </w:del>
      <w:del w:id="2472" w:author="PR Preview" w:date="2026-01-01T00:00:00Z">
        <w:r>
          <w:delText xml:space="preserve"> </w:delText>
        </w:r>
      </w:del>
      <w:hyperlink r:id="rId138">
        <w:del w:id="2473" w:author="PR Preview" w:date="2026-01-01T00:00:00Z">
          <w:r>
            <w:rPr>
              <w:rStyle w:val="Hyperlink"/>
            </w:rPr>
            <w:delText xml:space="preserve">range</w:delText>
          </w:r>
        </w:del>
      </w:hyperlink>
      <w:del w:id="2474" w:author="PR Preview" w:date="2026-01-01T00:00:00Z">
        <w:r>
          <w:delText xml:space="preserve"> </w:delText>
        </w:r>
      </w:del>
      <w:del w:id="2475" w:author="PR Preview" w:date="2026-01-01T00:00:00Z">
        <w:r>
          <w:delText xml:space="preserve">of</w:delText>
        </w:r>
      </w:del>
      <w:del w:id="2476" w:author="PR Preview" w:date="2026-01-01T00:00:00Z">
        <w:r>
          <w:delText xml:space="preserve"> </w:delText>
        </w:r>
      </w:del>
      <m:oMath>
        <m:r>
          <m:t>x</m:t>
        </m:r>
      </m:oMath>
      <w:del w:id="2477" w:author="PR Preview" w:date="2026-01-01T00:00:00Z">
        <w:r>
          <w:delText xml:space="preserve">.</w:delText>
        </w:r>
      </w:del>
      <w:del w:id="2478" w:author="PR Preview" w:date="2026-01-01T00:00:00Z">
        <w:r>
          <w:delText xml:space="preserve"> </w:delText>
        </w:r>
      </w:del>
      <w:del w:id="2479" w:author="PR Preview" w:date="2026-01-01T00:00:00Z">
        <w:r>
          <w:delText xml:space="preserve">For example, if</w:delText>
        </w:r>
      </w:del>
      <w:del w:id="2480" w:author="PR Preview" w:date="2026-01-01T00:00:00Z">
        <w:r>
          <w:delText xml:space="preserve"> </w:delText>
        </w:r>
      </w:del>
      <m:oMath>
        <m:r>
          <m:t>x</m:t>
        </m:r>
      </m:oMath>
      <w:del w:id="2481" w:author="PR Preview" w:date="2026-01-01T00:00:00Z">
        <w:r>
          <w:delText xml:space="preserve"> </w:delText>
        </w:r>
      </w:del>
      <w:del w:id="2482" w:author="PR Preview" w:date="2026-01-01T00:00:00Z">
        <w:r>
          <w:delText xml:space="preserve">is the outcome of one roll of a six-sided die,</w:delText>
        </w:r>
      </w:del>
      <w:del w:id="248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484" w:author="PR Preview" w:date="2026-01-01T00:00:00Z">
        <w:r>
          <w:delText xml:space="preserve"> </w:delText>
        </w:r>
      </w:del>
      <w:del w:id="2485" w:author="PR Preview" w:date="2026-01-01T00:00:00Z">
        <w:r>
          <w:delText xml:space="preserve">means</w:delText>
        </w:r>
      </w:del>
      <w:del w:id="248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487" w:author="PR Preview" w:date="2026-01-01T00:00:00Z">
        <w:r>
          <w:delText xml:space="preserve">.</w:delText>
        </w:r>
      </w:del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In these notes, we write the set out in full</w:delText>
        </w:r>
      </w:del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(see</w:delText>
        </w:r>
      </w:del>
      <w:del w:id="2492" w:author="PR Preview" w:date="2026-01-01T00:00:00Z">
        <w:r>
          <w:delText xml:space="preserve"> </w:delText>
        </w:r>
      </w:del>
      <w:hyperlink r:id="rId139">
        <w:del w:id="2493" w:author="PR Preview" w:date="2026-01-01T00:00:00Z">
          <w:r>
            <w:rPr>
              <w:rStyle w:val="Hyperlink"/>
            </w:rPr>
            <w:delText xml:space="preserve">Notational shorthands</w:delText>
          </w:r>
        </w:del>
      </w:hyperlink>
      <w:del w:id="2494" w:author="PR Preview" w:date="2026-01-01T00:00:00Z">
        <w:r>
          <w:delText xml:space="preserve">).</w:delText>
        </w:r>
      </w:del>
    </w:p>
    <w:p>
      <w:pPr>
        <w:pStyle w:val="FirstParagraph"/>
      </w:pPr>
      <w:ins w:id="2495" w:author="PR Preview" w:date="2026-01-01T00:00:00Z">
        <w:r>
          <w:rPr>
            <w:b/>
            <w:bCs/>
          </w:rPr>
          <w:t xml:space="preserve">Definition 29 (Sum over a finite set)</w:t>
        </w:r>
      </w:ins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Let</w:t>
        </w:r>
      </w:ins>
      <w:ins w:id="249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2499" w:author="PR Preview" w:date="2026-01-01T00:00:00Z">
        <w:r>
          <w:t xml:space="preserve"> </w:t>
        </w:r>
      </w:ins>
      <w:ins w:id="2500" w:author="PR Preview" w:date="2026-01-01T00:00:00Z">
        <w:r>
          <w:t xml:space="preserve">be a</w:t>
        </w:r>
      </w:ins>
      <w:ins w:id="2501" w:author="PR Preview" w:date="2026-01-01T00:00:00Z">
        <w:r>
          <w:t xml:space="preserve"> </w:t>
        </w:r>
      </w:ins>
      <w:hyperlink r:id="rId134">
        <w:ins w:id="2502" w:author="PR Preview" w:date="2026-01-01T00:00:00Z">
          <w:r>
            <w:rPr>
              <w:rStyle w:val="Hyperlink"/>
            </w:rPr>
            <w:t xml:space="preserve">finite</w:t>
          </w:r>
        </w:ins>
      </w:hyperlink>
      <w:ins w:id="2503" w:author="PR Preview" w:date="2026-01-01T00:00:00Z">
        <w:r>
          <w:t xml:space="preserve"> </w:t>
        </w:r>
      </w:ins>
      <w:hyperlink r:id="rId135">
        <w:ins w:id="2504" w:author="PR Preview" w:date="2026-01-01T00:00:00Z">
          <w:r>
            <w:rPr>
              <w:rStyle w:val="Hyperlink"/>
            </w:rPr>
            <w:t xml:space="preserve">set</w:t>
          </w:r>
        </w:ins>
      </w:hyperlink>
      <w:ins w:id="2505" w:author="PR Preview" w:date="2026-01-01T00:00:00Z">
        <w:r>
          <w:t xml:space="preserve"> </w:t>
        </w:r>
      </w:ins>
      <w:ins w:id="2506" w:author="PR Preview" w:date="2026-01-01T00:00:00Z">
        <w:r>
          <w:t xml:space="preserve">with</w:t>
        </w:r>
      </w:ins>
      <w:ins w:id="250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different elements.</w:t>
        </w:r>
      </w:ins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Let</w:t>
        </w:r>
      </w:ins>
      <w:ins w:id="2512" w:author="PR Preview" w:date="2026-01-01T00:00:00Z">
        <w:r>
          <w:t xml:space="preserve"> </w:t>
        </w:r>
      </w:ins>
      <m:oMath>
        <m:r>
          <m:t>f</m:t>
        </m:r>
      </m:oMath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be a</w:t>
        </w:r>
      </w:ins>
      <w:ins w:id="2515" w:author="PR Preview" w:date="2026-01-01T00:00:00Z">
        <w:r>
          <w:t xml:space="preserve"> </w:t>
        </w:r>
      </w:ins>
      <w:hyperlink r:id="rId45">
        <w:ins w:id="251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that gives a number</w:t>
        </w:r>
      </w:ins>
      <w:ins w:id="25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520" w:author="PR Preview" w:date="2026-01-01T00:00:00Z">
        <w:r>
          <w:t xml:space="preserve"> </w:t>
        </w:r>
      </w:ins>
      <w:ins w:id="2521" w:author="PR Preview" w:date="2026-01-01T00:00:00Z">
        <w:r>
          <w:t xml:space="preserve">for each element</w:t>
        </w:r>
      </w:ins>
      <w:ins w:id="2522" w:author="PR Preview" w:date="2026-01-01T00:00:00Z">
        <w:r>
          <w:t xml:space="preserve"> </w:t>
        </w:r>
      </w:ins>
      <m:oMath>
        <m:r>
          <m:t>x</m:t>
        </m:r>
      </m:oMath>
      <w:ins w:id="2523" w:author="PR Preview" w:date="2026-01-01T00:00:00Z">
        <w:r>
          <w:t xml:space="preserve"> </w:t>
        </w:r>
      </w:ins>
      <w:ins w:id="2524" w:author="PR Preview" w:date="2026-01-01T00:00:00Z">
        <w:r>
          <w:t xml:space="preserve">of</w:t>
        </w:r>
      </w:ins>
      <w:ins w:id="2525" w:author="PR Preview" w:date="2026-01-01T00:00:00Z">
        <w:r>
          <w:t xml:space="preserve"> </w:t>
        </w:r>
      </w:ins>
      <m:oMath>
        <m:r>
          <m:t>A</m:t>
        </m:r>
      </m:oMath>
      <w:ins w:id="2526" w:author="PR Preview" w:date="2026-01-01T00:00:00Z">
        <w:r>
          <w:t xml:space="preserve">.</w:t>
        </w:r>
      </w:ins>
      <w:ins w:id="2527" w:author="PR Preview" w:date="2026-01-01T00:00:00Z">
        <w:r>
          <w:t xml:space="preserve"> </w:t>
        </w:r>
      </w:ins>
      <w:ins w:id="2528" w:author="PR Preview" w:date="2026-01-01T00:00:00Z">
        <w:r>
          <w:t xml:space="preserve">The</w:t>
        </w:r>
      </w:ins>
      <w:ins w:id="2529" w:author="PR Preview" w:date="2026-01-01T00:00:00Z">
        <w:r>
          <w:t xml:space="preserve"> </w:t>
        </w:r>
      </w:ins>
      <w:ins w:id="2530" w:author="PR Preview" w:date="2026-01-01T00:00:00Z">
        <w:r>
          <w:rPr>
            <w:b/>
            <w:bCs/>
          </w:rPr>
          <w:t xml:space="preserve">sum of</w:t>
        </w:r>
      </w:ins>
      <w:ins w:id="2531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2532" w:author="PR Preview" w:date="2026-01-01T00:00:00Z">
        <w:r>
          <w:rPr>
            <w:b/>
            <w:bCs/>
          </w:rPr>
          <w:t xml:space="preserve"> </w:t>
        </w:r>
      </w:ins>
      <w:ins w:id="2533" w:author="PR Preview" w:date="2026-01-01T00:00:00Z">
        <w:r>
          <w:rPr>
            <w:b/>
            <w:bCs/>
          </w:rPr>
          <w:t xml:space="preserve">over</w:t>
        </w:r>
      </w:ins>
      <w:ins w:id="2534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</m:oMath>
      <w:ins w:id="2535" w:author="PR Preview" w:date="2026-01-01T00:00:00Z">
        <w:r>
          <w:t xml:space="preserve"> </w:t>
        </w:r>
      </w:ins>
      <w:ins w:id="253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2537" w:author="PR Preview" w:date="2026-01-01T00:00:00Z">
        <w:r>
          <w:t xml:space="preserve">If</w:t>
        </w:r>
      </w:ins>
      <w:ins w:id="2538" w:author="PR Preview" w:date="2026-01-01T00:00:00Z">
        <w:r>
          <w:t xml:space="preserve"> </w:t>
        </w:r>
      </w:ins>
      <m:oMath>
        <m:r>
          <m:t>A</m:t>
        </m:r>
      </m:oMath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has no elements, the sum has no terms,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and by convention it equals</w:t>
        </w:r>
      </w:ins>
      <w:ins w:id="2543" w:author="PR Preview" w:date="2026-01-01T00:00:00Z">
        <w:r>
          <w:t xml:space="preserve"> </w:t>
        </w:r>
      </w:ins>
      <m:oMath>
        <m:r>
          <m:t>0</m:t>
        </m:r>
      </m:oMath>
      <w:ins w:id="2544" w:author="PR Preview" w:date="2026-01-01T00:00:00Z">
        <w:r>
          <w:t xml:space="preserve">.</w:t>
        </w:r>
      </w:ins>
    </w:p>
    <w:bookmarkEnd w:id="136"/>
    <w:bookmarkStart w:id="137" w:name="rem-sum-over-set-order"/>
    <w:p>
      <w:pPr>
        <w:pStyle w:val="BodyText"/>
      </w:pPr>
      <w:ins w:id="2545" w:author="PR Preview" w:date="2026-01-01T00:00:00Z">
        <w:r>
          <w:rPr>
            <w:i/>
            <w:iCs/>
          </w:rPr>
          <w:t xml:space="preserve">Remark 13</w:t>
        </w:r>
      </w:ins>
      <w:ins w:id="2546" w:author="PR Preview" w:date="2026-01-01T00:00:00Z">
        <w:r>
          <w:t xml:space="preserve"> (The order of the terms does not matter). </w:t>
        </w:r>
      </w:ins>
      <w:ins w:id="2547" w:author="PR Preview" w:date="2026-01-01T00:00:00Z">
        <w:r>
          <w:t xml:space="preserve">The order in which we list the elements of</w:t>
        </w:r>
      </w:ins>
      <w:ins w:id="2548" w:author="PR Preview" w:date="2026-01-01T00:00:00Z">
        <w:r>
          <w:t xml:space="preserve"> </w:t>
        </w:r>
      </w:ins>
      <m:oMath>
        <m:r>
          <m:t>A</m:t>
        </m:r>
      </m:oMath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does not change the sum.</w:t>
        </w:r>
      </w:ins>
      <w:ins w:id="2551" w:author="PR Preview" w:date="2026-01-01T00:00:00Z">
        <w:r>
          <w:t xml:space="preserve"> </w:t>
        </w:r>
      </w:ins>
      <w:ins w:id="2552" w:author="PR Preview" w:date="2026-01-01T00:00:00Z">
        <w:r>
          <w:t xml:space="preserve">The reason is that addition is commutative and associative:</w:t>
        </w:r>
      </w:ins>
      <w:ins w:id="2553" w:author="PR Preview" w:date="2026-01-01T00:00:00Z">
        <w:r>
          <w:t xml:space="preserve"> </w:t>
        </w:r>
      </w:ins>
      <w:ins w:id="2554" w:author="PR Preview" w:date="2026-01-01T00:00:00Z">
        <w:r>
          <w:t xml:space="preserve">we can reorder and regroup the terms of a finite sum</w:t>
        </w:r>
      </w:ins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without changing the total.</w:t>
        </w:r>
      </w:ins>
      <w:ins w:id="2557" w:author="PR Preview" w:date="2026-01-01T00:00:00Z">
        <w:r>
          <w:t xml:space="preserve"> </w:t>
        </w:r>
      </w:ins>
      <w:ins w:id="2558" w:author="PR Preview" w:date="2026-01-01T00:00:00Z">
        <w:r>
          <w:t xml:space="preserve">For example, if</w:t>
        </w:r>
      </w:ins>
      <w:ins w:id="255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2560" w:author="PR Preview" w:date="2026-01-01T00:00:00Z">
        <w:r>
          <w:t xml:space="preserve"> </w:t>
        </w:r>
      </w:ins>
      <w:ins w:id="2561" w:author="PR Preview" w:date="2026-01-01T00:00:00Z">
        <w:r>
          <w:t xml:space="preserve">and</w:t>
        </w:r>
      </w:ins>
      <w:ins w:id="25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563" w:author="PR Preview" w:date="2026-01-01T00:00:00Z">
        <w:r>
          <w:t xml:space="preserve">,</w:t>
        </w:r>
      </w:ins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listing</w:t>
        </w:r>
      </w:ins>
      <w:ins w:id="2566" w:author="PR Preview" w:date="2026-01-01T00:00:00Z">
        <w:r>
          <w:t xml:space="preserve"> </w:t>
        </w:r>
      </w:ins>
      <m:oMath>
        <m:r>
          <m:t>A</m:t>
        </m:r>
      </m:oMath>
      <w:ins w:id="2567" w:author="PR Preview" w:date="2026-01-01T00:00:00Z">
        <w:r>
          <w:t xml:space="preserve"> </w:t>
        </w:r>
      </w:ins>
      <w:ins w:id="2568" w:author="PR Preview" w:date="2026-01-01T00:00:00Z">
        <w:r>
          <w:t xml:space="preserve">as</w:t>
        </w:r>
      </w:ins>
      <w:ins w:id="256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ins w:id="2570" w:author="PR Preview" w:date="2026-01-01T00:00:00Z">
        <w:r>
          <w:t xml:space="preserve"> </w:t>
        </w:r>
      </w:ins>
      <w:ins w:id="2571" w:author="PR Preview" w:date="2026-01-01T00:00:00Z">
        <w:r>
          <w:t xml:space="preserve">gives</w:t>
        </w:r>
      </w:ins>
      <w:ins w:id="257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ins w:id="2573" w:author="PR Preview" w:date="2026-01-01T00:00:00Z">
        <w:r>
          <w:t xml:space="preserve">,</w:t>
        </w:r>
      </w:ins>
      <w:ins w:id="2574" w:author="PR Preview" w:date="2026-01-01T00:00:00Z">
        <w:r>
          <w:t xml:space="preserve"> </w:t>
        </w:r>
      </w:ins>
      <w:ins w:id="2575" w:author="PR Preview" w:date="2026-01-01T00:00:00Z">
        <w:r>
          <w:t xml:space="preserve">and listing</w:t>
        </w:r>
      </w:ins>
      <w:ins w:id="2576" w:author="PR Preview" w:date="2026-01-01T00:00:00Z">
        <w:r>
          <w:t xml:space="preserve"> </w:t>
        </w:r>
      </w:ins>
      <m:oMath>
        <m:r>
          <m:t>A</m:t>
        </m:r>
      </m:oMath>
      <w:ins w:id="2577" w:author="PR Preview" w:date="2026-01-01T00:00:00Z">
        <w:r>
          <w:t xml:space="preserve"> </w:t>
        </w:r>
      </w:ins>
      <w:ins w:id="2578" w:author="PR Preview" w:date="2026-01-01T00:00:00Z">
        <w:r>
          <w:t xml:space="preserve">as</w:t>
        </w:r>
      </w:ins>
      <w:ins w:id="2579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ins w:id="2580" w:author="PR Preview" w:date="2026-01-01T00:00:00Z">
        <w:r>
          <w:t xml:space="preserve"> </w:t>
        </w:r>
      </w:ins>
      <w:ins w:id="2581" w:author="PR Preview" w:date="2026-01-01T00:00:00Z">
        <w:r>
          <w:t xml:space="preserve">gives</w:t>
        </w:r>
      </w:ins>
      <w:ins w:id="2582" w:author="PR Preview" w:date="2026-01-01T00:00:00Z">
        <w:r>
          <w:t xml:space="preserve"> </w:t>
        </w:r>
      </w:ins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ins w:id="2583" w:author="PR Preview" w:date="2026-01-01T00:00:00Z">
        <w:r>
          <w:t xml:space="preserve">.</w:t>
        </w:r>
      </w:ins>
      <w:ins w:id="2584" w:author="PR Preview" w:date="2026-01-01T00:00:00Z">
        <w:r>
          <w:t xml:space="preserve"> </w:t>
        </w:r>
      </w:ins>
      <w:hyperlink w:anchor="exr-sum-over-set">
        <w:ins w:id="2585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586" w:author="PR Preview" w:date="2026-01-01T00:00:00Z">
        <w:r>
          <w:t xml:space="preserve">, part 2, shows another example.</w:t>
        </w:r>
      </w:ins>
    </w:p>
    <w:p>
      <w:pPr>
        <w:pStyle w:val="BodyText"/>
      </w:pPr>
      <w:ins w:id="2587" w:author="PR Preview" w:date="2026-01-01T00:00:00Z">
        <w:r>
          <w:t xml:space="preserve">When</w:t>
        </w:r>
      </w:ins>
      <w:ins w:id="25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2589" w:author="PR Preview" w:date="2026-01-01T00:00:00Z">
        <w:r>
          <w:t xml:space="preserve">,</w:t>
        </w:r>
      </w:ins>
      <w:ins w:id="2590" w:author="PR Preview" w:date="2026-01-01T00:00:00Z">
        <w:r>
          <w:t xml:space="preserve"> </w:t>
        </w:r>
      </w:ins>
      <w:ins w:id="2591" w:author="PR Preview" w:date="2026-01-01T00:00:00Z">
        <w:r>
          <w:t xml:space="preserve">this sum is the same as</w:t>
        </w:r>
      </w:ins>
      <w:ins w:id="259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from</w:t>
        </w:r>
      </w:ins>
      <w:ins w:id="2595" w:author="PR Preview" w:date="2026-01-01T00:00:00Z">
        <w:r>
          <w:t xml:space="preserve"> </w:t>
        </w:r>
      </w:ins>
      <w:hyperlink w:anchor="def-summation">
        <w:ins w:id="2596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2597" w:author="PR Preview" w:date="2026-01-01T00:00:00Z">
        <w:r>
          <w:t xml:space="preserve">.</w:t>
        </w:r>
      </w:ins>
    </w:p>
    <w:bookmarkEnd w:id="137"/>
    <w:bookmarkStart w:id="140" w:name="rem-sum-without-set"/>
    <w:p>
      <w:pPr>
        <w:pStyle w:val="BodyText"/>
      </w:pPr>
      <w:ins w:id="2598" w:author="PR Preview" w:date="2026-01-01T00:00:00Z">
        <w:r>
          <w:rPr>
            <w:i/>
            <w:iCs/>
          </w:rPr>
          <w:t xml:space="preserve">Remark 14</w:t>
        </w:r>
      </w:ins>
      <w:ins w:id="2599" w:author="PR Preview" w:date="2026-01-01T00:00:00Z">
        <w:r>
          <w:t xml:space="preserve"> (Leaving the set out). </w:t>
        </w:r>
      </w:ins>
      <w:ins w:id="2600" w:author="PR Preview" w:date="2026-01-01T00:00:00Z">
        <w:r>
          <w:t xml:space="preserve">Some authors leave the set out and write</w:t>
        </w:r>
      </w:ins>
      <w:ins w:id="260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602" w:author="PR Preview" w:date="2026-01-01T00:00:00Z">
        <w:r>
          <w:t xml:space="preserve">.</w:t>
        </w:r>
      </w:ins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This shorthand means the sum over every value</w:t>
        </w:r>
      </w:ins>
      <w:ins w:id="2605" w:author="PR Preview" w:date="2026-01-01T00:00:00Z">
        <w:r>
          <w:t xml:space="preserve"> </w:t>
        </w:r>
      </w:ins>
      <m:oMath>
        <m:r>
          <m:t>x</m:t>
        </m:r>
      </m:oMath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can take,</w:t>
        </w:r>
      </w:ins>
      <w:ins w:id="260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609" w:author="PR Preview" w:date="2026-01-01T00:00:00Z">
        <w:r>
          <w:t xml:space="preserve">,</w:t>
        </w:r>
      </w:ins>
      <w:ins w:id="2610" w:author="PR Preview" w:date="2026-01-01T00:00:00Z">
        <w:r>
          <w:t xml:space="preserve"> </w:t>
        </w:r>
      </w:ins>
      <w:ins w:id="2611" w:author="PR Preview" w:date="2026-01-01T00:00:00Z">
        <w:r>
          <w:t xml:space="preserve">where</w:t>
        </w:r>
      </w:ins>
      <w:ins w:id="26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is the</w:t>
        </w:r>
      </w:ins>
      <w:ins w:id="2615" w:author="PR Preview" w:date="2026-01-01T00:00:00Z">
        <w:r>
          <w:t xml:space="preserve"> </w:t>
        </w:r>
      </w:ins>
      <w:hyperlink r:id="rId138">
        <w:ins w:id="2616" w:author="PR Preview" w:date="2026-01-01T00:00:00Z">
          <w:r>
            <w:rPr>
              <w:rStyle w:val="Hyperlink"/>
            </w:rPr>
            <w:t xml:space="preserve">range</w:t>
          </w:r>
        </w:ins>
      </w:hyperlink>
      <w:ins w:id="2617" w:author="PR Preview" w:date="2026-01-01T00:00:00Z">
        <w:r>
          <w:t xml:space="preserve"> </w:t>
        </w:r>
      </w:ins>
      <w:ins w:id="2618" w:author="PR Preview" w:date="2026-01-01T00:00:00Z">
        <w:r>
          <w:t xml:space="preserve">of</w:t>
        </w:r>
      </w:ins>
      <w:ins w:id="2619" w:author="PR Preview" w:date="2026-01-01T00:00:00Z">
        <w:r>
          <w:t xml:space="preserve"> </w:t>
        </w:r>
      </w:ins>
      <m:oMath>
        <m:r>
          <m:t>x</m:t>
        </m:r>
      </m:oMath>
      <w:ins w:id="2620" w:author="PR Preview" w:date="2026-01-01T00:00:00Z">
        <w:r>
          <w:t xml:space="preserve">.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For example, if</w:t>
        </w:r>
      </w:ins>
      <w:ins w:id="2623" w:author="PR Preview" w:date="2026-01-01T00:00:00Z">
        <w:r>
          <w:t xml:space="preserve"> </w:t>
        </w:r>
      </w:ins>
      <m:oMath>
        <m:r>
          <m:t>x</m:t>
        </m:r>
      </m:oMath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is the outcome of one roll of a six-sided die,</w:t>
        </w:r>
      </w:ins>
      <w:ins w:id="262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means</w:t>
        </w:r>
      </w:ins>
      <w:ins w:id="262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630" w:author="PR Preview" w:date="2026-01-01T00:00:00Z">
        <w:r>
          <w:t xml:space="preserve">.</w:t>
        </w:r>
      </w:ins>
      <w:ins w:id="2631" w:author="PR Preview" w:date="2026-01-01T00:00:00Z">
        <w:r>
          <w:t xml:space="preserve"> </w:t>
        </w:r>
      </w:ins>
      <w:ins w:id="2632" w:author="PR Preview" w:date="2026-01-01T00:00:00Z">
        <w:r>
          <w:t xml:space="preserve">In these notes, we write the set out in full</w:t>
        </w:r>
      </w:ins>
      <w:ins w:id="2633" w:author="PR Preview" w:date="2026-01-01T00:00:00Z">
        <w:r>
          <w:t xml:space="preserve"> </w:t>
        </w:r>
      </w:ins>
      <w:ins w:id="2634" w:author="PR Preview" w:date="2026-01-01T00:00:00Z">
        <w:r>
          <w:t xml:space="preserve">(see</w:t>
        </w:r>
      </w:ins>
      <w:ins w:id="2635" w:author="PR Preview" w:date="2026-01-01T00:00:00Z">
        <w:r>
          <w:t xml:space="preserve"> </w:t>
        </w:r>
      </w:ins>
      <w:hyperlink r:id="rId139">
        <w:ins w:id="2636" w:author="PR Preview" w:date="2026-01-01T00:00:00Z">
          <w:r>
            <w:rPr>
              <w:rStyle w:val="Hyperlink"/>
            </w:rPr>
            <w:t xml:space="preserve">Notational shorthands</w:t>
          </w:r>
        </w:ins>
      </w:hyperlink>
      <w:ins w:id="2637" w:author="PR Preview" w:date="2026-01-01T00:00:00Z">
        <w:r>
          <w:t xml:space="preserve">).</w:t>
        </w:r>
      </w:ins>
    </w:p>
    <w:bookmarkEnd w:id="140"/>
    <w:bookmarkStart w:id="141" w:name="exm-sum-over-empty-set"/>
    <w:p>
      <w:pPr>
        <w:pStyle w:val="BodyText"/>
      </w:pPr>
      <w:ins w:id="2638" w:author="PR Preview" w:date="2026-01-01T00:00:00Z">
        <w:r>
          <w:rPr>
            <w:b/>
            <w:bCs/>
          </w:rPr>
          <w:t xml:space="preserve">Example 27 (A sum over the empty set)</w:t>
        </w:r>
      </w:ins>
      <w:ins w:id="2639" w:author="PR Preview" w:date="2026-01-01T00:00:00Z">
        <w:r>
          <w:t xml:space="preserve"> </w:t>
        </w:r>
      </w:ins>
      <w:ins w:id="2640" w:author="PR Preview" w:date="2026-01-01T00:00:00Z">
        <w:r>
          <w:t xml:space="preserve">For example,</w:t>
        </w:r>
      </w:ins>
      <w:ins w:id="264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ins w:id="2642" w:author="PR Preview" w:date="2026-01-01T00:00:00Z">
        <w:r>
          <w:t xml:space="preserve">.</w:t>
        </w:r>
      </w:ins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del w:id="2643" w:author="PR Preview" w:date="2026-01-01T00:00:00Z">
        <w:r>
          <w:rPr>
            <w:b/>
            <w:bCs/>
          </w:rPr>
          <w:delText xml:space="preserve">Definition 29 (Quotient)</w:delText>
        </w:r>
      </w:del>
      <w:del w:id="2644" w:author="PR Preview" w:date="2026-01-01T00:00:00Z">
        <w:r>
          <w:delText xml:space="preserve"> </w:delText>
        </w:r>
      </w:del>
      <w:del w:id="2645" w:author="PR Preview" w:date="2026-01-01T00:00:00Z">
        <w:r>
          <w:delText xml:space="preserve">For real numbers</w:delText>
        </w:r>
      </w:del>
      <w:del w:id="2646" w:author="PR Preview" w:date="2026-01-01T00:00:00Z">
        <w:r>
          <w:delText xml:space="preserve"> </w:delText>
        </w:r>
      </w:del>
      <m:oMath>
        <m:r>
          <m:t>a</m:t>
        </m:r>
      </m:oMath>
      <w:del w:id="2647" w:author="PR Preview" w:date="2026-01-01T00:00:00Z">
        <w:r>
          <w:delText xml:space="preserve"> </w:delText>
        </w:r>
      </w:del>
      <w:del w:id="2648" w:author="PR Preview" w:date="2026-01-01T00:00:00Z">
        <w:r>
          <w:delText xml:space="preserve">and</w:delText>
        </w:r>
      </w:del>
      <w:del w:id="2649" w:author="PR Preview" w:date="2026-01-01T00:00:00Z">
        <w:r>
          <w:delText xml:space="preserve"> </w:delText>
        </w:r>
      </w:del>
      <m:oMath>
        <m:r>
          <m:t>b</m:t>
        </m:r>
      </m:oMath>
      <w:del w:id="2650" w:author="PR Preview" w:date="2026-01-01T00:00:00Z">
        <w:r>
          <w:delText xml:space="preserve"> </w:delText>
        </w:r>
      </w:del>
      <w:del w:id="2651" w:author="PR Preview" w:date="2026-01-01T00:00:00Z">
        <w:r>
          <w:delText xml:space="preserve">with</w:delText>
        </w:r>
      </w:del>
      <w:del w:id="265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2653" w:author="PR Preview" w:date="2026-01-01T00:00:00Z">
        <w:r>
          <w:delText xml:space="preserve">,</w:delText>
        </w:r>
      </w:del>
      <w:del w:id="2654" w:author="PR Preview" w:date="2026-01-01T00:00:00Z">
        <w:r>
          <w:delText xml:space="preserve"> </w:delText>
        </w:r>
      </w:del>
      <w:del w:id="2655" w:author="PR Preview" w:date="2026-01-01T00:00:00Z">
        <w:r>
          <w:delText xml:space="preserve">the</w:delText>
        </w:r>
      </w:del>
      <w:del w:id="2656" w:author="PR Preview" w:date="2026-01-01T00:00:00Z">
        <w:r>
          <w:delText xml:space="preserve"> </w:delText>
        </w:r>
      </w:del>
      <w:del w:id="2657" w:author="PR Preview" w:date="2026-01-01T00:00:00Z">
        <w:r>
          <w:rPr>
            <w:b/>
            <w:bCs/>
          </w:rPr>
          <w:delText xml:space="preserve">quotient</w:delText>
        </w:r>
      </w:del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of</w:delText>
        </w:r>
      </w:del>
      <w:del w:id="2660" w:author="PR Preview" w:date="2026-01-01T00:00:00Z">
        <w:r>
          <w:delText xml:space="preserve"> </w:delText>
        </w:r>
      </w:del>
      <m:oMath>
        <m:r>
          <m:t>a</m:t>
        </m:r>
      </m:oMath>
      <w:del w:id="2661" w:author="PR Preview" w:date="2026-01-01T00:00:00Z">
        <w:r>
          <w:delText xml:space="preserve"> </w:delText>
        </w:r>
      </w:del>
      <w:del w:id="2662" w:author="PR Preview" w:date="2026-01-01T00:00:00Z">
        <w:r>
          <w:delText xml:space="preserve">by</w:delText>
        </w:r>
      </w:del>
      <w:del w:id="2663" w:author="PR Preview" w:date="2026-01-01T00:00:00Z">
        <w:r>
          <w:delText xml:space="preserve"> </w:delText>
        </w:r>
      </w:del>
      <m:oMath>
        <m:r>
          <m:t>b</m:t>
        </m:r>
      </m:oMath>
      <w:del w:id="2664" w:author="PR Preview" w:date="2026-01-01T00:00:00Z">
        <w:r>
          <w:delText xml:space="preserve"> </w:delText>
        </w:r>
      </w:del>
      <w:del w:id="2665" w:author="PR Preview" w:date="2026-01-01T00:00:00Z">
        <w:r>
          <w:delText xml:space="preserve">is the result of dividing</w:delText>
        </w:r>
      </w:del>
      <w:del w:id="2666" w:author="PR Preview" w:date="2026-01-01T00:00:00Z">
        <w:r>
          <w:delText xml:space="preserve"> </w:delText>
        </w:r>
      </w:del>
      <m:oMath>
        <m:r>
          <m:t>a</m:t>
        </m:r>
      </m:oMath>
      <w:del w:id="2667" w:author="PR Preview" w:date="2026-01-01T00:00:00Z">
        <w:r>
          <w:delText xml:space="preserve"> </w:delText>
        </w:r>
      </w:del>
      <w:del w:id="2668" w:author="PR Preview" w:date="2026-01-01T00:00:00Z">
        <w:r>
          <w:delText xml:space="preserve">by</w:delText>
        </w:r>
      </w:del>
      <w:del w:id="2669" w:author="PR Preview" w:date="2026-01-01T00:00:00Z">
        <w:r>
          <w:delText xml:space="preserve"> </w:delText>
        </w:r>
      </w:del>
      <m:oMath>
        <m:r>
          <m:t>b</m:t>
        </m:r>
      </m:oMath>
      <w:del w:id="267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del w:id="2671" w:author="PR Preview" w:date="2026-01-01T00:00:00Z">
        <w:r>
          <w:rPr>
            <w:b/>
            <w:bCs/>
          </w:rPr>
          <w:delText xml:space="preserve">Definition 30 (Fraction, numerator, and denominator)</w:delText>
        </w:r>
      </w:del>
      <w:del w:id="2672" w:author="PR Preview" w:date="2026-01-01T00:00:00Z">
        <w:r>
          <w:delText xml:space="preserve"> </w:delText>
        </w:r>
      </w:del>
      <w:del w:id="2673" w:author="PR Preview" w:date="2026-01-01T00:00:00Z">
        <w:r>
          <w:delText xml:space="preserve">A quotient</w:delText>
        </w:r>
      </w:del>
      <w:del w:id="267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2675" w:author="PR Preview" w:date="2026-01-01T00:00:00Z">
        <w:r>
          <w:delText xml:space="preserve"> </w:delText>
        </w:r>
      </w:del>
      <w:del w:id="2676" w:author="PR Preview" w:date="2026-01-01T00:00:00Z">
        <w:r>
          <w:delText xml:space="preserve">(</w:delText>
        </w:r>
      </w:del>
      <w:hyperlink w:anchor="def-quotient">
        <w:del w:id="2677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2678" w:author="PR Preview" w:date="2026-01-01T00:00:00Z">
        <w:r>
          <w:delText xml:space="preserve">) is also called a</w:delText>
        </w:r>
      </w:del>
      <w:del w:id="2679" w:author="PR Preview" w:date="2026-01-01T00:00:00Z">
        <w:r>
          <w:delText xml:space="preserve"> </w:delText>
        </w:r>
      </w:del>
      <w:del w:id="2680" w:author="PR Preview" w:date="2026-01-01T00:00:00Z">
        <w:r>
          <w:rPr>
            <w:b/>
            <w:bCs/>
          </w:rPr>
          <w:delText xml:space="preserve">fraction</w:delText>
        </w:r>
      </w:del>
      <w:del w:id="2681" w:author="PR Preview" w:date="2026-01-01T00:00:00Z">
        <w:r>
          <w:delText xml:space="preserve">;</w:delText>
        </w:r>
      </w:del>
      <w:del w:id="2682" w:author="PR Preview" w:date="2026-01-01T00:00:00Z">
        <w:r>
          <w:delText xml:space="preserve"> </w:delText>
        </w:r>
      </w:del>
      <m:oMath>
        <m:r>
          <m:t>a</m:t>
        </m:r>
      </m:oMath>
      <w:del w:id="2683" w:author="PR Preview" w:date="2026-01-01T00:00:00Z">
        <w:r>
          <w:delText xml:space="preserve"> </w:delText>
        </w:r>
      </w:del>
      <w:del w:id="2684" w:author="PR Preview" w:date="2026-01-01T00:00:00Z">
        <w:r>
          <w:delText xml:space="preserve">is its</w:delText>
        </w:r>
      </w:del>
      <w:del w:id="2685" w:author="PR Preview" w:date="2026-01-01T00:00:00Z">
        <w:r>
          <w:delText xml:space="preserve"> </w:delText>
        </w:r>
      </w:del>
      <w:del w:id="2686" w:author="PR Preview" w:date="2026-01-01T00:00:00Z">
        <w:r>
          <w:rPr>
            <w:b/>
            <w:bCs/>
          </w:rPr>
          <w:delText xml:space="preserve">numerator</w:delText>
        </w:r>
      </w:del>
      <w:del w:id="2687" w:author="PR Preview" w:date="2026-01-01T00:00:00Z">
        <w:r>
          <w:delText xml:space="preserve"> </w:delText>
        </w:r>
      </w:del>
      <w:del w:id="2688" w:author="PR Preview" w:date="2026-01-01T00:00:00Z">
        <w:r>
          <w:delText xml:space="preserve">and</w:delText>
        </w:r>
      </w:del>
      <w:del w:id="2689" w:author="PR Preview" w:date="2026-01-01T00:00:00Z">
        <w:r>
          <w:delText xml:space="preserve"> </w:delText>
        </w:r>
      </w:del>
      <m:oMath>
        <m:r>
          <m:t>b</m:t>
        </m:r>
      </m:oMath>
      <w:del w:id="2690" w:author="PR Preview" w:date="2026-01-01T00:00:00Z">
        <w:r>
          <w:delText xml:space="preserve"> </w:delText>
        </w:r>
      </w:del>
      <w:del w:id="2691" w:author="PR Preview" w:date="2026-01-01T00:00:00Z">
        <w:r>
          <w:delText xml:space="preserve">its</w:delText>
        </w:r>
      </w:del>
      <w:del w:id="2692" w:author="PR Preview" w:date="2026-01-01T00:00:00Z">
        <w:r>
          <w:delText xml:space="preserve"> </w:delText>
        </w:r>
      </w:del>
      <w:del w:id="2693" w:author="PR Preview" w:date="2026-01-01T00:00:00Z">
        <w:r>
          <w:rPr>
            <w:b/>
            <w:bCs/>
          </w:rPr>
          <w:delText xml:space="preserve">denominator</w:delText>
        </w:r>
      </w:del>
      <w:del w:id="2694" w:author="PR Preview" w:date="2026-01-01T00:00:00Z">
        <w:r>
          <w:delText xml:space="preserve">.</w:delText>
        </w:r>
      </w:del>
      <w:del w:id="2695" w:author="PR Preview" w:date="2026-01-01T00:00:00Z">
        <w:r>
          <w:delText xml:space="preserve"> </w:delText>
        </w:r>
      </w:del>
      <w:del w:id="2696" w:author="PR Preview" w:date="2026-01-01T00:00:00Z">
        <w:r>
          <w:delText xml:space="preserve">For example, the fraction</w:delText>
        </w:r>
      </w:del>
      <w:del w:id="269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del w:id="2698" w:author="PR Preview" w:date="2026-01-01T00:00:00Z">
        <w:r>
          <w:delText xml:space="preserve"> </w:delText>
        </w:r>
      </w:del>
      <w:del w:id="2699" w:author="PR Preview" w:date="2026-01-01T00:00:00Z">
        <w:r>
          <w:delText xml:space="preserve">has numerator</w:delText>
        </w:r>
      </w:del>
      <w:del w:id="2700" w:author="PR Preview" w:date="2026-01-01T00:00:00Z">
        <w:r>
          <w:delText xml:space="preserve"> </w:delText>
        </w:r>
      </w:del>
      <m:oMath>
        <m:r>
          <m:t>6</m:t>
        </m:r>
      </m:oMath>
      <w:del w:id="2701" w:author="PR Preview" w:date="2026-01-01T00:00:00Z">
        <w:r>
          <w:delText xml:space="preserve"> </w:delText>
        </w:r>
      </w:del>
      <w:del w:id="2702" w:author="PR Preview" w:date="2026-01-01T00:00:00Z">
        <w:r>
          <w:delText xml:space="preserve">and denominator</w:delText>
        </w:r>
      </w:del>
      <w:del w:id="2703" w:author="PR Preview" w:date="2026-01-01T00:00:00Z">
        <w:r>
          <w:delText xml:space="preserve"> </w:delText>
        </w:r>
      </w:del>
      <m:oMath>
        <m:r>
          <m:t>4</m:t>
        </m:r>
      </m:oMath>
      <w:del w:id="2704" w:author="PR Preview" w:date="2026-01-01T00:00:00Z">
        <w:r>
          <w:delText xml:space="preserve">.</w:delText>
        </w:r>
      </w:del>
    </w:p>
    <w:p>
      <w:pPr>
        <w:pStyle w:val="BodyText"/>
      </w:pPr>
      <w:del w:id="2705" w:author="PR Preview" w:date="2026-01-01T00:00:00Z">
        <w:r>
          <w:rPr>
            <w:b/>
            <w:bCs/>
          </w:rPr>
          <w:delText xml:space="preserve">Example 27 (A quotient)</w:delText>
        </w:r>
      </w:del>
      <w:del w:id="2706" w:author="PR Preview" w:date="2026-01-01T00:00:00Z">
        <w:r>
          <w:delText xml:space="preserve"> </w:delText>
        </w:r>
      </w:del>
      <w:del w:id="2707" w:author="PR Preview" w:date="2026-01-01T00:00:00Z">
        <w:r>
          <w:delText xml:space="preserve">The quotient of</w:delText>
        </w:r>
      </w:del>
      <w:del w:id="2708" w:author="PR Preview" w:date="2026-01-01T00:00:00Z">
        <w:r>
          <w:delText xml:space="preserve"> </w:delText>
        </w:r>
      </w:del>
      <m:oMath>
        <m:r>
          <m:t>6</m:t>
        </m:r>
      </m:oMath>
      <w:del w:id="2709" w:author="PR Preview" w:date="2026-01-01T00:00:00Z">
        <w:r>
          <w:delText xml:space="preserve"> </w:delText>
        </w:r>
      </w:del>
      <w:del w:id="2710" w:author="PR Preview" w:date="2026-01-01T00:00:00Z">
        <w:r>
          <w:delText xml:space="preserve">by</w:delText>
        </w:r>
      </w:del>
      <w:del w:id="2711" w:author="PR Preview" w:date="2026-01-01T00:00:00Z">
        <w:r>
          <w:delText xml:space="preserve"> </w:delText>
        </w:r>
      </w:del>
      <m:oMath>
        <m:r>
          <m:t>4</m:t>
        </m:r>
      </m:oMath>
      <w:del w:id="2712" w:author="PR Preview" w:date="2026-01-01T00:00:00Z">
        <w:r>
          <w:delText xml:space="preserve"> </w:delText>
        </w:r>
      </w:del>
      <w:del w:id="2713" w:author="PR Preview" w:date="2026-01-01T00:00:00Z">
        <w:r>
          <w:delText xml:space="preserve">is</w:delText>
        </w:r>
      </w:del>
      <w:del w:id="271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del w:id="2715" w:author="PR Preview" w:date="2026-01-01T00:00:00Z">
        <w:r>
          <w:delText xml:space="preserve">.</w:delText>
        </w:r>
      </w:del>
      <w:del w:id="2716" w:author="PR Preview" w:date="2026-01-01T00:00:00Z">
        <w:r>
          <w:delText xml:space="preserve"> </w:delText>
        </w:r>
      </w:del>
      <w:del w:id="2717" w:author="PR Preview" w:date="2026-01-01T00:00:00Z">
        <w:r>
          <w:delText xml:space="preserve">The quotient of</w:delText>
        </w:r>
      </w:del>
      <w:del w:id="2718" w:author="PR Preview" w:date="2026-01-01T00:00:00Z">
        <w:r>
          <w:delText xml:space="preserve"> </w:delText>
        </w:r>
      </w:del>
      <m:oMath>
        <m:r>
          <m:t>6</m:t>
        </m:r>
      </m:oMath>
      <w:del w:id="2719" w:author="PR Preview" w:date="2026-01-01T00:00:00Z">
        <w:r>
          <w:delText xml:space="preserve"> </w:delText>
        </w:r>
      </w:del>
      <w:del w:id="2720" w:author="PR Preview" w:date="2026-01-01T00:00:00Z">
        <w:r>
          <w:delText xml:space="preserve">by</w:delText>
        </w:r>
      </w:del>
      <w:del w:id="2721" w:author="PR Preview" w:date="2026-01-01T00:00:00Z">
        <w:r>
          <w:delText xml:space="preserve"> </w:delText>
        </w:r>
      </w:del>
      <m:oMath>
        <m:r>
          <m:t>0</m:t>
        </m:r>
      </m:oMath>
      <w:del w:id="2722" w:author="PR Preview" w:date="2026-01-01T00:00:00Z">
        <w:r>
          <w:delText xml:space="preserve"> </w:delText>
        </w:r>
      </w:del>
      <w:del w:id="2723" w:author="PR Preview" w:date="2026-01-01T00:00:00Z">
        <w:r>
          <w:delText xml:space="preserve">is undefined,</w:delText>
        </w:r>
      </w:del>
      <w:del w:id="2724" w:author="PR Preview" w:date="2026-01-01T00:00:00Z">
        <w:r>
          <w:delText xml:space="preserve"> </w:delText>
        </w:r>
      </w:del>
      <w:del w:id="2725" w:author="PR Preview" w:date="2026-01-01T00:00:00Z">
        <w:r>
          <w:delText xml:space="preserve">because</w:delText>
        </w:r>
      </w:del>
      <w:del w:id="2726" w:author="PR Preview" w:date="2026-01-01T00:00:00Z">
        <w:r>
          <w:delText xml:space="preserve"> </w:delText>
        </w:r>
      </w:del>
      <w:hyperlink w:anchor="def-quotient">
        <w:del w:id="2727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2728" w:author="PR Preview" w:date="2026-01-01T00:00:00Z">
        <w:r>
          <w:delText xml:space="preserve"> </w:delText>
        </w:r>
      </w:del>
      <w:del w:id="2729" w:author="PR Preview" w:date="2026-01-01T00:00:00Z">
        <w:r>
          <w:delText xml:space="preserve">requires a nonzero denominator.</w:delText>
        </w:r>
      </w:del>
    </w:p>
    <w:p>
      <w:pPr>
        <w:pStyle w:val="BodyText"/>
      </w:pPr>
      <w:del w:id="2730" w:author="PR Preview" w:date="2026-01-01T00:00:00Z">
        <w:r>
          <w:rPr>
            <w:b/>
            <w:bCs/>
          </w:rPr>
          <w:delText xml:space="preserve">Definition 31 (Follow-up and person-years)</w:delText>
        </w:r>
      </w:del>
      <w:del w:id="2731" w:author="PR Preview" w:date="2026-01-01T00:00:00Z">
        <w:r>
          <w:delText xml:space="preserve"> </w:delText>
        </w:r>
      </w:del>
      <w:del w:id="2732" w:author="PR Preview" w:date="2026-01-01T00:00:00Z">
        <w:r>
          <w:delText xml:space="preserve">In a study that observes participants over time,</w:delText>
        </w:r>
      </w:del>
      <w:del w:id="2733" w:author="PR Preview" w:date="2026-01-01T00:00:00Z">
        <w:r>
          <w:delText xml:space="preserve"> </w:delText>
        </w:r>
      </w:del>
      <w:del w:id="2734" w:author="PR Preview" w:date="2026-01-01T00:00:00Z">
        <w:r>
          <w:delText xml:space="preserve">a participant’s</w:delText>
        </w:r>
      </w:del>
      <w:del w:id="2735" w:author="PR Preview" w:date="2026-01-01T00:00:00Z">
        <w:r>
          <w:delText xml:space="preserve"> </w:delText>
        </w:r>
      </w:del>
      <w:del w:id="2736" w:author="PR Preview" w:date="2026-01-01T00:00:00Z">
        <w:r>
          <w:rPr>
            <w:b/>
            <w:bCs/>
          </w:rPr>
          <w:delText xml:space="preserve">follow-up</w:delText>
        </w:r>
      </w:del>
      <w:del w:id="2737" w:author="PR Preview" w:date="2026-01-01T00:00:00Z">
        <w:r>
          <w:delText xml:space="preserve"> </w:delText>
        </w:r>
      </w:del>
      <w:del w:id="2738" w:author="PR Preview" w:date="2026-01-01T00:00:00Z">
        <w:r>
          <w:delText xml:space="preserve">is the length of time the study observes that participant,</w:delText>
        </w:r>
      </w:del>
      <w:del w:id="2739" w:author="PR Preview" w:date="2026-01-01T00:00:00Z">
        <w:r>
          <w:delText xml:space="preserve"> </w:delText>
        </w:r>
      </w:del>
      <w:del w:id="2740" w:author="PR Preview" w:date="2026-01-01T00:00:00Z">
        <w:r>
          <w:delText xml:space="preserve">and the study’s</w:delText>
        </w:r>
      </w:del>
      <w:del w:id="2741" w:author="PR Preview" w:date="2026-01-01T00:00:00Z">
        <w:r>
          <w:delText xml:space="preserve"> </w:delText>
        </w:r>
      </w:del>
      <w:del w:id="2742" w:author="PR Preview" w:date="2026-01-01T00:00:00Z">
        <w:r>
          <w:rPr>
            <w:b/>
            <w:bCs/>
          </w:rPr>
          <w:delText xml:space="preserve">person-years</w:delText>
        </w:r>
      </w:del>
      <w:del w:id="2743" w:author="PR Preview" w:date="2026-01-01T00:00:00Z">
        <w:r>
          <w:delText xml:space="preserve"> </w:delText>
        </w:r>
      </w:del>
      <w:del w:id="2744" w:author="PR Preview" w:date="2026-01-01T00:00:00Z">
        <w:r>
          <w:delText xml:space="preserve">are the sum of the follow-up times of all participants,</w:delText>
        </w:r>
      </w:del>
      <w:del w:id="2745" w:author="PR Preview" w:date="2026-01-01T00:00:00Z">
        <w:r>
          <w:delText xml:space="preserve"> </w:delText>
        </w:r>
      </w:del>
      <w:del w:id="2746" w:author="PR Preview" w:date="2026-01-01T00:00:00Z">
        <w:r>
          <w:delText xml:space="preserve">measured in years.</w:delText>
        </w:r>
      </w:del>
    </w:p>
    <w:p>
      <w:pPr>
        <w:pStyle w:val="BodyText"/>
      </w:pPr>
      <w:del w:id="2747" w:author="PR Preview" w:date="2026-01-01T00:00:00Z">
        <w:r>
          <w:rPr>
            <w:b/>
            <w:bCs/>
          </w:rPr>
          <w:delText xml:space="preserve">Example 28 (Counting person-years)</w:delText>
        </w:r>
      </w:del>
      <w:del w:id="2748" w:author="PR Preview" w:date="2026-01-01T00:00:00Z">
        <w:r>
          <w:delText xml:space="preserve"> </w:delText>
        </w:r>
      </w:del>
      <w:del w:id="2749" w:author="PR Preview" w:date="2026-01-01T00:00:00Z">
        <w:r>
          <w:delText xml:space="preserve">If</w:delText>
        </w:r>
      </w:del>
      <w:del w:id="2750" w:author="PR Preview" w:date="2026-01-01T00:00:00Z">
        <w:r>
          <w:delText xml:space="preserve"> </w:delText>
        </w:r>
      </w:del>
      <m:oMath>
        <m:r>
          <m:t>10</m:t>
        </m:r>
      </m:oMath>
      <w:del w:id="2751" w:author="PR Preview" w:date="2026-01-01T00:00:00Z">
        <w:r>
          <w:delText xml:space="preserve"> </w:delText>
        </w:r>
      </w:del>
      <w:del w:id="2752" w:author="PR Preview" w:date="2026-01-01T00:00:00Z">
        <w:r>
          <w:delText xml:space="preserve">people are each followed for</w:delText>
        </w:r>
      </w:del>
      <w:del w:id="2753" w:author="PR Preview" w:date="2026-01-01T00:00:00Z">
        <w:r>
          <w:delText xml:space="preserve"> </w:delText>
        </w:r>
      </w:del>
      <m:oMath>
        <m:r>
          <m:t>2</m:t>
        </m:r>
      </m:oMath>
      <w:del w:id="2754" w:author="PR Preview" w:date="2026-01-01T00:00:00Z">
        <w:r>
          <w:delText xml:space="preserve"> </w:delText>
        </w:r>
      </w:del>
      <w:del w:id="2755" w:author="PR Preview" w:date="2026-01-01T00:00:00Z">
        <w:r>
          <w:delText xml:space="preserve">years,</w:delText>
        </w:r>
      </w:del>
      <w:del w:id="2756" w:author="PR Preview" w:date="2026-01-01T00:00:00Z">
        <w:r>
          <w:delText xml:space="preserve"> </w:delText>
        </w:r>
      </w:del>
      <w:del w:id="2757" w:author="PR Preview" w:date="2026-01-01T00:00:00Z">
        <w:r>
          <w:delText xml:space="preserve">the study has</w:delText>
        </w:r>
      </w:del>
      <w:del w:id="2758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person-years.</w:delText>
        </w:r>
      </w:del>
      <w:del w:id="2761" w:author="PR Preview" w:date="2026-01-01T00:00:00Z">
        <w:r>
          <w:delText xml:space="preserve"> </w:delText>
        </w:r>
      </w:del>
      <w:del w:id="2762" w:author="PR Preview" w:date="2026-01-01T00:00:00Z">
        <w:r>
          <w:delText xml:space="preserve">If one person is followed for</w:delText>
        </w:r>
      </w:del>
      <w:del w:id="2763" w:author="PR Preview" w:date="2026-01-01T00:00:00Z">
        <w:r>
          <w:delText xml:space="preserve"> </w:delText>
        </w:r>
      </w:del>
      <m:oMath>
        <m:r>
          <m:t>3</m:t>
        </m:r>
      </m:oMath>
      <w:del w:id="2764" w:author="PR Preview" w:date="2026-01-01T00:00:00Z">
        <w:r>
          <w:delText xml:space="preserve"> </w:delText>
        </w:r>
      </w:del>
      <w:del w:id="2765" w:author="PR Preview" w:date="2026-01-01T00:00:00Z">
        <w:r>
          <w:delText xml:space="preserve">years and another for</w:delText>
        </w:r>
      </w:del>
      <w:del w:id="2766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767" w:author="PR Preview" w:date="2026-01-01T00:00:00Z">
        <w:r>
          <w:delText xml:space="preserve"> </w:delText>
        </w:r>
      </w:del>
      <w:del w:id="2768" w:author="PR Preview" w:date="2026-01-01T00:00:00Z">
        <w:r>
          <w:delText xml:space="preserve">year,</w:delText>
        </w:r>
      </w:del>
      <w:del w:id="2769" w:author="PR Preview" w:date="2026-01-01T00:00:00Z">
        <w:r>
          <w:delText xml:space="preserve"> </w:delText>
        </w:r>
      </w:del>
      <w:del w:id="2770" w:author="PR Preview" w:date="2026-01-01T00:00:00Z">
        <w:r>
          <w:delText xml:space="preserve">the study has</w:delText>
        </w:r>
      </w:del>
      <w:del w:id="2771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del w:id="2772" w:author="PR Preview" w:date="2026-01-01T00:00:00Z">
        <w:r>
          <w:delText xml:space="preserve"> </w:delText>
        </w:r>
      </w:del>
      <w:del w:id="2773" w:author="PR Preview" w:date="2026-01-01T00:00:00Z">
        <w:r>
          <w:delText xml:space="preserve">person-years.</w:delText>
        </w:r>
      </w:del>
    </w:p>
    <w:p>
      <w:pPr>
        <w:pStyle w:val="BodyText"/>
      </w:pPr>
      <w:del w:id="2774" w:author="PR Preview" w:date="2026-01-01T00:00:00Z">
        <w:r>
          <w:rPr>
            <w:b/>
            <w:bCs/>
          </w:rPr>
          <w:delText xml:space="preserve">Definition 32 (Rate)</w:delText>
        </w:r>
      </w:del>
      <w:del w:id="2775" w:author="PR Preview" w:date="2026-01-01T00:00:00Z">
        <w:r>
          <w:delText xml:space="preserve"> </w:delText>
        </w:r>
      </w:del>
      <w:del w:id="2776" w:author="PR Preview" w:date="2026-01-01T00:00:00Z">
        <w:r>
          <w:delText xml:space="preserve">A</w:delText>
        </w:r>
      </w:del>
      <w:del w:id="2777" w:author="PR Preview" w:date="2026-01-01T00:00:00Z">
        <w:r>
          <w:delText xml:space="preserve"> </w:delText>
        </w:r>
      </w:del>
      <w:del w:id="2778" w:author="PR Preview" w:date="2026-01-01T00:00:00Z">
        <w:r>
          <w:rPr>
            <w:b/>
            <w:bCs/>
          </w:rPr>
          <w:delText xml:space="preserve">rate</w:delText>
        </w:r>
      </w:del>
      <w:del w:id="2779" w:author="PR Preview" w:date="2026-01-01T00:00:00Z">
        <w:r>
          <w:delText xml:space="preserve"> </w:delText>
        </w:r>
      </w:del>
      <w:del w:id="2780" w:author="PR Preview" w:date="2026-01-01T00:00:00Z">
        <w:r>
          <w:delText xml:space="preserve">is a quotient of two quantities,</w:delText>
        </w:r>
      </w:del>
      <w:del w:id="2781" w:author="PR Preview" w:date="2026-01-01T00:00:00Z">
        <w:r>
          <w:delText xml:space="preserve"> </w:delText>
        </w:r>
      </w:del>
      <w:del w:id="2782" w:author="PR Preview" w:date="2026-01-01T00:00:00Z">
        <w:r>
          <w:delText xml:space="preserve">usually with a denominator that measures time,</w:delText>
        </w:r>
      </w:del>
      <w:del w:id="2783" w:author="PR Preview" w:date="2026-01-01T00:00:00Z">
        <w:r>
          <w:delText xml:space="preserve"> </w:delText>
        </w:r>
      </w:del>
      <w:del w:id="2784" w:author="PR Preview" w:date="2026-01-01T00:00:00Z">
        <w:r>
          <w:delText xml:space="preserve">such as weeks or person-years of follow-up (</w:delText>
        </w:r>
      </w:del>
      <w:hyperlink w:anchor="def-person-years">
        <w:del w:id="2785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2786" w:author="PR Preview" w:date="2026-01-01T00:00:00Z">
        <w:r>
          <w:delText xml:space="preserve">).</w:delText>
        </w:r>
      </w:del>
      <w:del w:id="2787" w:author="PR Preview" w:date="2026-01-01T00:00:00Z">
        <w:r>
          <w:delText xml:space="preserve"> </w:delText>
        </w:r>
      </w:del>
      <w:del w:id="2788" w:author="PR Preview" w:date="2026-01-01T00:00:00Z">
        <w:r>
          <w:delText xml:space="preserve">For example,</w:delText>
        </w:r>
      </w:del>
      <w:del w:id="2789" w:author="PR Preview" w:date="2026-01-01T00:00:00Z">
        <w:r>
          <w:delText xml:space="preserve"> </w:delText>
        </w:r>
      </w:del>
      <m:oMath>
        <m:r>
          <m:t>12</m:t>
        </m:r>
      </m:oMath>
      <w:del w:id="2790" w:author="PR Preview" w:date="2026-01-01T00:00:00Z">
        <w:r>
          <w:delText xml:space="preserve"> </w:delText>
        </w:r>
      </w:del>
      <w:del w:id="2791" w:author="PR Preview" w:date="2026-01-01T00:00:00Z">
        <w:r>
          <w:delText xml:space="preserve">new cases in</w:delText>
        </w:r>
      </w:del>
      <w:del w:id="2792" w:author="PR Preview" w:date="2026-01-01T00:00:00Z">
        <w:r>
          <w:delText xml:space="preserve"> </w:delText>
        </w:r>
      </w:del>
      <m:oMath>
        <m:r>
          <m:t>4</m:t>
        </m:r>
      </m:oMath>
      <w:del w:id="2793" w:author="PR Preview" w:date="2026-01-01T00:00:00Z">
        <w:r>
          <w:delText xml:space="preserve"> </w:delText>
        </w:r>
      </w:del>
      <w:del w:id="2794" w:author="PR Preview" w:date="2026-01-01T00:00:00Z">
        <w:r>
          <w:delText xml:space="preserve">weeks</w:delText>
        </w:r>
      </w:del>
      <w:del w:id="2795" w:author="PR Preview" w:date="2026-01-01T00:00:00Z">
        <w:r>
          <w:delText xml:space="preserve"> </w:delText>
        </w:r>
      </w:del>
      <w:del w:id="2796" w:author="PR Preview" w:date="2026-01-01T00:00:00Z">
        <w:r>
          <w:delText xml:space="preserve">is a rate of</w:delText>
        </w:r>
      </w:del>
      <w:del w:id="279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del w:id="2798" w:author="PR Preview" w:date="2026-01-01T00:00:00Z">
        <w:r>
          <w:delText xml:space="preserve"> </w:delText>
        </w:r>
      </w:del>
      <w:del w:id="2799" w:author="PR Preview" w:date="2026-01-01T00:00:00Z">
        <w:r>
          <w:delText xml:space="preserve">new cases per week,</w:delText>
        </w:r>
      </w:del>
      <w:del w:id="2800" w:author="PR Preview" w:date="2026-01-01T00:00:00Z">
        <w:r>
          <w:delText xml:space="preserve"> </w:delText>
        </w:r>
      </w:del>
      <w:del w:id="2801" w:author="PR Preview" w:date="2026-01-01T00:00:00Z">
        <w:r>
          <w:delText xml:space="preserve">and</w:delText>
        </w:r>
      </w:del>
      <w:del w:id="2802" w:author="PR Preview" w:date="2026-01-01T00:00:00Z">
        <w:r>
          <w:delText xml:space="preserve"> </w:delText>
        </w:r>
      </w:del>
      <m:oMath>
        <m:r>
          <m:t>30</m:t>
        </m:r>
      </m:oMath>
      <w:del w:id="2803" w:author="PR Preview" w:date="2026-01-01T00:00:00Z">
        <w:r>
          <w:delText xml:space="preserve"> </w:delText>
        </w:r>
      </w:del>
      <w:del w:id="2804" w:author="PR Preview" w:date="2026-01-01T00:00:00Z">
        <w:r>
          <w:delText xml:space="preserve">cases over</w:delText>
        </w:r>
      </w:del>
      <w:del w:id="2805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2806" w:author="PR Preview" w:date="2026-01-01T00:00:00Z">
        <w:r>
          <w:delText xml:space="preserve"> </w:delText>
        </w:r>
      </w:del>
      <w:del w:id="2807" w:author="PR Preview" w:date="2026-01-01T00:00:00Z">
        <w:r>
          <w:delText xml:space="preserve">person-years of follow-up</w:delText>
        </w:r>
      </w:del>
      <w:del w:id="2808" w:author="PR Preview" w:date="2026-01-01T00:00:00Z">
        <w:r>
          <w:delText xml:space="preserve"> </w:delText>
        </w:r>
      </w:del>
      <w:del w:id="2809" w:author="PR Preview" w:date="2026-01-01T00:00:00Z">
        <w:r>
          <w:delText xml:space="preserve">is a rate of</w:delText>
        </w:r>
      </w:del>
      <w:del w:id="281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del w:id="2811" w:author="PR Preview" w:date="2026-01-01T00:00:00Z">
        <w:r>
          <w:delText xml:space="preserve"> </w:delText>
        </w:r>
      </w:del>
      <w:del w:id="2812" w:author="PR Preview" w:date="2026-01-01T00:00:00Z">
        <w:r>
          <w:delText xml:space="preserve">cases per person-year.</w:delText>
        </w:r>
      </w:del>
    </w:p>
    <w:p>
      <w:pPr>
        <w:pStyle w:val="FirstParagraph"/>
      </w:pPr>
      <w:ins w:id="2813" w:author="PR Preview" w:date="2026-01-01T00:00:00Z">
        <w:r>
          <w:rPr>
            <w:b/>
            <w:bCs/>
          </w:rPr>
          <w:t xml:space="preserve">Definition 30 (Quotient)</w:t>
        </w:r>
      </w:ins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For real numbers</w:t>
        </w:r>
      </w:ins>
      <w:ins w:id="2816" w:author="PR Preview" w:date="2026-01-01T00:00:00Z">
        <w:r>
          <w:t xml:space="preserve"> </w:t>
        </w:r>
      </w:ins>
      <m:oMath>
        <m:r>
          <m:t>a</m:t>
        </m:r>
      </m:oMath>
      <w:ins w:id="2817" w:author="PR Preview" w:date="2026-01-01T00:00:00Z">
        <w:r>
          <w:t xml:space="preserve"> </w:t>
        </w:r>
      </w:ins>
      <w:ins w:id="2818" w:author="PR Preview" w:date="2026-01-01T00:00:00Z">
        <w:r>
          <w:t xml:space="preserve">and</w:t>
        </w:r>
      </w:ins>
      <w:ins w:id="2819" w:author="PR Preview" w:date="2026-01-01T00:00:00Z">
        <w:r>
          <w:t xml:space="preserve"> </w:t>
        </w:r>
      </w:ins>
      <m:oMath>
        <m:r>
          <m:t>b</m:t>
        </m:r>
      </m:oMath>
      <w:ins w:id="2820" w:author="PR Preview" w:date="2026-01-01T00:00:00Z">
        <w:r>
          <w:t xml:space="preserve"> </w:t>
        </w:r>
      </w:ins>
      <w:ins w:id="2821" w:author="PR Preview" w:date="2026-01-01T00:00:00Z">
        <w:r>
          <w:t xml:space="preserve">with</w:t>
        </w:r>
      </w:ins>
      <w:ins w:id="282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2823" w:author="PR Preview" w:date="2026-01-01T00:00:00Z">
        <w:r>
          <w:t xml:space="preserve">,</w:t>
        </w:r>
      </w:ins>
      <w:ins w:id="2824" w:author="PR Preview" w:date="2026-01-01T00:00:00Z">
        <w:r>
          <w:t xml:space="preserve"> </w:t>
        </w:r>
      </w:ins>
      <w:ins w:id="2825" w:author="PR Preview" w:date="2026-01-01T00:00:00Z">
        <w:r>
          <w:t xml:space="preserve">the</w:t>
        </w:r>
      </w:ins>
      <w:ins w:id="2826" w:author="PR Preview" w:date="2026-01-01T00:00:00Z">
        <w:r>
          <w:t xml:space="preserve"> </w:t>
        </w:r>
      </w:ins>
      <w:ins w:id="2827" w:author="PR Preview" w:date="2026-01-01T00:00:00Z">
        <w:r>
          <w:rPr>
            <w:b/>
            <w:bCs/>
          </w:rPr>
          <w:t xml:space="preserve">quotient</w:t>
        </w:r>
      </w:ins>
      <w:ins w:id="2828" w:author="PR Preview" w:date="2026-01-01T00:00:00Z">
        <w:r>
          <w:t xml:space="preserve"> </w:t>
        </w:r>
      </w:ins>
      <w:ins w:id="2829" w:author="PR Preview" w:date="2026-01-01T00:00:00Z">
        <w:r>
          <w:t xml:space="preserve">of</w:t>
        </w:r>
      </w:ins>
      <w:ins w:id="2830" w:author="PR Preview" w:date="2026-01-01T00:00:00Z">
        <w:r>
          <w:t xml:space="preserve"> </w:t>
        </w:r>
      </w:ins>
      <m:oMath>
        <m:r>
          <m:t>a</m:t>
        </m:r>
      </m:oMath>
      <w:ins w:id="2831" w:author="PR Preview" w:date="2026-01-01T00:00:00Z">
        <w:r>
          <w:t xml:space="preserve"> </w:t>
        </w:r>
      </w:ins>
      <w:ins w:id="2832" w:author="PR Preview" w:date="2026-01-01T00:00:00Z">
        <w:r>
          <w:t xml:space="preserve">by</w:t>
        </w:r>
      </w:ins>
      <w:ins w:id="2833" w:author="PR Preview" w:date="2026-01-01T00:00:00Z">
        <w:r>
          <w:t xml:space="preserve"> </w:t>
        </w:r>
      </w:ins>
      <m:oMath>
        <m:r>
          <m:t>b</m:t>
        </m:r>
      </m:oMath>
      <w:ins w:id="2834" w:author="PR Preview" w:date="2026-01-01T00:00:00Z">
        <w:r>
          <w:t xml:space="preserve"> </w:t>
        </w:r>
      </w:ins>
      <w:ins w:id="2835" w:author="PR Preview" w:date="2026-01-01T00:00:00Z">
        <w:r>
          <w:t xml:space="preserve">is the result of dividing</w:t>
        </w:r>
      </w:ins>
      <w:ins w:id="2836" w:author="PR Preview" w:date="2026-01-01T00:00:00Z">
        <w:r>
          <w:t xml:space="preserve"> </w:t>
        </w:r>
      </w:ins>
      <m:oMath>
        <m:r>
          <m:t>a</m:t>
        </m:r>
      </m:oMath>
      <w:ins w:id="2837" w:author="PR Preview" w:date="2026-01-01T00:00:00Z">
        <w:r>
          <w:t xml:space="preserve"> </w:t>
        </w:r>
      </w:ins>
      <w:ins w:id="2838" w:author="PR Preview" w:date="2026-01-01T00:00:00Z">
        <w:r>
          <w:t xml:space="preserve">by</w:t>
        </w:r>
      </w:ins>
      <w:ins w:id="2839" w:author="PR Preview" w:date="2026-01-01T00:00:00Z">
        <w:r>
          <w:t xml:space="preserve"> </w:t>
        </w:r>
      </w:ins>
      <m:oMath>
        <m:r>
          <m:t>b</m:t>
        </m:r>
      </m:oMath>
      <w:ins w:id="284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ins w:id="2841" w:author="PR Preview" w:date="2026-01-01T00:00:00Z">
        <w:r>
          <w:rPr>
            <w:b/>
            <w:bCs/>
          </w:rPr>
          <w:t xml:space="preserve">Definition 31 (Fraction, numerator, and denominator)</w:t>
        </w:r>
      </w:ins>
      <w:ins w:id="2842" w:author="PR Preview" w:date="2026-01-01T00:00:00Z">
        <w:r>
          <w:t xml:space="preserve"> </w:t>
        </w:r>
      </w:ins>
      <w:ins w:id="2843" w:author="PR Preview" w:date="2026-01-01T00:00:00Z">
        <w:r>
          <w:t xml:space="preserve">A quotient</w:t>
        </w:r>
      </w:ins>
      <w:ins w:id="284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2845" w:author="PR Preview" w:date="2026-01-01T00:00:00Z">
        <w:r>
          <w:t xml:space="preserve"> </w:t>
        </w:r>
      </w:ins>
      <w:ins w:id="2846" w:author="PR Preview" w:date="2026-01-01T00:00:00Z">
        <w:r>
          <w:t xml:space="preserve">(</w:t>
        </w:r>
      </w:ins>
      <w:hyperlink w:anchor="def-quotient">
        <w:ins w:id="2847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848" w:author="PR Preview" w:date="2026-01-01T00:00:00Z">
        <w:r>
          <w:t xml:space="preserve">) is also called a</w:t>
        </w:r>
      </w:ins>
      <w:ins w:id="2849" w:author="PR Preview" w:date="2026-01-01T00:00:00Z">
        <w:r>
          <w:t xml:space="preserve"> </w:t>
        </w:r>
      </w:ins>
      <w:ins w:id="2850" w:author="PR Preview" w:date="2026-01-01T00:00:00Z">
        <w:r>
          <w:rPr>
            <w:b/>
            <w:bCs/>
          </w:rPr>
          <w:t xml:space="preserve">fraction</w:t>
        </w:r>
      </w:ins>
      <w:ins w:id="2851" w:author="PR Preview" w:date="2026-01-01T00:00:00Z">
        <w:r>
          <w:t xml:space="preserve">;</w:t>
        </w:r>
      </w:ins>
      <w:ins w:id="2852" w:author="PR Preview" w:date="2026-01-01T00:00:00Z">
        <w:r>
          <w:t xml:space="preserve"> </w:t>
        </w:r>
      </w:ins>
      <m:oMath>
        <m:r>
          <m:t>a</m:t>
        </m:r>
      </m:oMath>
      <w:ins w:id="2853" w:author="PR Preview" w:date="2026-01-01T00:00:00Z">
        <w:r>
          <w:t xml:space="preserve"> </w:t>
        </w:r>
      </w:ins>
      <w:ins w:id="2854" w:author="PR Preview" w:date="2026-01-01T00:00:00Z">
        <w:r>
          <w:t xml:space="preserve">is its</w:t>
        </w:r>
      </w:ins>
      <w:ins w:id="2855" w:author="PR Preview" w:date="2026-01-01T00:00:00Z">
        <w:r>
          <w:t xml:space="preserve"> </w:t>
        </w:r>
      </w:ins>
      <w:ins w:id="2856" w:author="PR Preview" w:date="2026-01-01T00:00:00Z">
        <w:r>
          <w:rPr>
            <w:b/>
            <w:bCs/>
          </w:rPr>
          <w:t xml:space="preserve">numerator</w:t>
        </w:r>
      </w:ins>
      <w:ins w:id="2857" w:author="PR Preview" w:date="2026-01-01T00:00:00Z">
        <w:r>
          <w:t xml:space="preserve"> </w:t>
        </w:r>
      </w:ins>
      <w:ins w:id="2858" w:author="PR Preview" w:date="2026-01-01T00:00:00Z">
        <w:r>
          <w:t xml:space="preserve">and</w:t>
        </w:r>
      </w:ins>
      <w:ins w:id="2859" w:author="PR Preview" w:date="2026-01-01T00:00:00Z">
        <w:r>
          <w:t xml:space="preserve"> </w:t>
        </w:r>
      </w:ins>
      <m:oMath>
        <m:r>
          <m:t>b</m:t>
        </m:r>
      </m:oMath>
      <w:ins w:id="2860" w:author="PR Preview" w:date="2026-01-01T00:00:00Z">
        <w:r>
          <w:t xml:space="preserve"> </w:t>
        </w:r>
      </w:ins>
      <w:ins w:id="2861" w:author="PR Preview" w:date="2026-01-01T00:00:00Z">
        <w:r>
          <w:t xml:space="preserve">its</w:t>
        </w:r>
      </w:ins>
      <w:ins w:id="2862" w:author="PR Preview" w:date="2026-01-01T00:00:00Z">
        <w:r>
          <w:t xml:space="preserve"> </w:t>
        </w:r>
      </w:ins>
      <w:ins w:id="2863" w:author="PR Preview" w:date="2026-01-01T00:00:00Z">
        <w:r>
          <w:rPr>
            <w:b/>
            <w:bCs/>
          </w:rPr>
          <w:t xml:space="preserve">denominator</w:t>
        </w:r>
      </w:ins>
      <w:ins w:id="2864" w:author="PR Preview" w:date="2026-01-01T00:00:00Z">
        <w:r>
          <w:t xml:space="preserve">.</w:t>
        </w:r>
      </w:ins>
      <w:ins w:id="2865" w:author="PR Preview" w:date="2026-01-01T00:00:00Z">
        <w:r>
          <w:t xml:space="preserve"> </w:t>
        </w:r>
      </w:ins>
      <w:ins w:id="2866" w:author="PR Preview" w:date="2026-01-01T00:00:00Z">
        <w:r>
          <w:t xml:space="preserve">For example, the fraction</w:t>
        </w:r>
      </w:ins>
      <w:ins w:id="286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ins w:id="2868" w:author="PR Preview" w:date="2026-01-01T00:00:00Z">
        <w:r>
          <w:t xml:space="preserve"> </w:t>
        </w:r>
      </w:ins>
      <w:ins w:id="2869" w:author="PR Preview" w:date="2026-01-01T00:00:00Z">
        <w:r>
          <w:t xml:space="preserve">has numerator</w:t>
        </w:r>
      </w:ins>
      <w:ins w:id="2870" w:author="PR Preview" w:date="2026-01-01T00:00:00Z">
        <w:r>
          <w:t xml:space="preserve"> </w:t>
        </w:r>
      </w:ins>
      <m:oMath>
        <m:r>
          <m:t>6</m:t>
        </m:r>
      </m:oMath>
      <w:ins w:id="2871" w:author="PR Preview" w:date="2026-01-01T00:00:00Z">
        <w:r>
          <w:t xml:space="preserve"> </w:t>
        </w:r>
      </w:ins>
      <w:ins w:id="2872" w:author="PR Preview" w:date="2026-01-01T00:00:00Z">
        <w:r>
          <w:t xml:space="preserve">and denominator</w:t>
        </w:r>
      </w:ins>
      <w:ins w:id="2873" w:author="PR Preview" w:date="2026-01-01T00:00:00Z">
        <w:r>
          <w:t xml:space="preserve"> </w:t>
        </w:r>
      </w:ins>
      <m:oMath>
        <m:r>
          <m:t>4</m:t>
        </m:r>
      </m:oMath>
      <w:ins w:id="2874" w:author="PR Preview" w:date="2026-01-01T00:00:00Z">
        <w:r>
          <w:t xml:space="preserve">.</w:t>
        </w:r>
      </w:ins>
    </w:p>
    <w:bookmarkEnd w:id="144"/>
    <w:bookmarkStart w:id="145" w:name="exm-quotient"/>
    <w:p>
      <w:pPr>
        <w:pStyle w:val="BodyText"/>
      </w:pPr>
      <w:ins w:id="2875" w:author="PR Preview" w:date="2026-01-01T00:00:00Z">
        <w:r>
          <w:rPr>
            <w:b/>
            <w:bCs/>
          </w:rPr>
          <w:t xml:space="preserve">Example 28 (A quotient)</w:t>
        </w:r>
      </w:ins>
      <w:ins w:id="2876" w:author="PR Preview" w:date="2026-01-01T00:00:00Z">
        <w:r>
          <w:t xml:space="preserve"> </w:t>
        </w:r>
      </w:ins>
      <w:ins w:id="2877" w:author="PR Preview" w:date="2026-01-01T00:00:00Z">
        <w:r>
          <w:t xml:space="preserve">The quotient of</w:t>
        </w:r>
      </w:ins>
      <w:ins w:id="2878" w:author="PR Preview" w:date="2026-01-01T00:00:00Z">
        <w:r>
          <w:t xml:space="preserve"> </w:t>
        </w:r>
      </w:ins>
      <m:oMath>
        <m:r>
          <m:t>6</m:t>
        </m:r>
      </m:oMath>
      <w:ins w:id="2879" w:author="PR Preview" w:date="2026-01-01T00:00:00Z">
        <w:r>
          <w:t xml:space="preserve"> </w:t>
        </w:r>
      </w:ins>
      <w:ins w:id="2880" w:author="PR Preview" w:date="2026-01-01T00:00:00Z">
        <w:r>
          <w:t xml:space="preserve">by</w:t>
        </w:r>
      </w:ins>
      <w:ins w:id="2881" w:author="PR Preview" w:date="2026-01-01T00:00:00Z">
        <w:r>
          <w:t xml:space="preserve"> </w:t>
        </w:r>
      </w:ins>
      <m:oMath>
        <m:r>
          <m:t>4</m:t>
        </m:r>
      </m:oMath>
      <w:ins w:id="2882" w:author="PR Preview" w:date="2026-01-01T00:00:00Z">
        <w:r>
          <w:t xml:space="preserve"> </w:t>
        </w:r>
      </w:ins>
      <w:ins w:id="2883" w:author="PR Preview" w:date="2026-01-01T00:00:00Z">
        <w:r>
          <w:t xml:space="preserve">is</w:t>
        </w:r>
      </w:ins>
      <w:ins w:id="288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ins w:id="2885" w:author="PR Preview" w:date="2026-01-01T00:00:00Z">
        <w:r>
          <w:t xml:space="preserve">.</w:t>
        </w:r>
      </w:ins>
      <w:ins w:id="2886" w:author="PR Preview" w:date="2026-01-01T00:00:00Z">
        <w:r>
          <w:t xml:space="preserve"> </w:t>
        </w:r>
      </w:ins>
      <w:ins w:id="2887" w:author="PR Preview" w:date="2026-01-01T00:00:00Z">
        <w:r>
          <w:t xml:space="preserve">The quotient of</w:t>
        </w:r>
      </w:ins>
      <w:ins w:id="2888" w:author="PR Preview" w:date="2026-01-01T00:00:00Z">
        <w:r>
          <w:t xml:space="preserve"> </w:t>
        </w:r>
      </w:ins>
      <m:oMath>
        <m:r>
          <m:t>6</m:t>
        </m:r>
      </m:oMath>
      <w:ins w:id="2889" w:author="PR Preview" w:date="2026-01-01T00:00:00Z">
        <w:r>
          <w:t xml:space="preserve"> </w:t>
        </w:r>
      </w:ins>
      <w:ins w:id="2890" w:author="PR Preview" w:date="2026-01-01T00:00:00Z">
        <w:r>
          <w:t xml:space="preserve">by</w:t>
        </w:r>
      </w:ins>
      <w:ins w:id="2891" w:author="PR Preview" w:date="2026-01-01T00:00:00Z">
        <w:r>
          <w:t xml:space="preserve"> </w:t>
        </w:r>
      </w:ins>
      <m:oMath>
        <m:r>
          <m:t>0</m:t>
        </m:r>
      </m:oMath>
      <w:ins w:id="2892" w:author="PR Preview" w:date="2026-01-01T00:00:00Z">
        <w:r>
          <w:t xml:space="preserve"> </w:t>
        </w:r>
      </w:ins>
      <w:ins w:id="2893" w:author="PR Preview" w:date="2026-01-01T00:00:00Z">
        <w:r>
          <w:t xml:space="preserve">is undefined,</w:t>
        </w:r>
      </w:ins>
      <w:ins w:id="2894" w:author="PR Preview" w:date="2026-01-01T00:00:00Z">
        <w:r>
          <w:t xml:space="preserve"> </w:t>
        </w:r>
      </w:ins>
      <w:ins w:id="2895" w:author="PR Preview" w:date="2026-01-01T00:00:00Z">
        <w:r>
          <w:t xml:space="preserve">because</w:t>
        </w:r>
      </w:ins>
      <w:ins w:id="2896" w:author="PR Preview" w:date="2026-01-01T00:00:00Z">
        <w:r>
          <w:t xml:space="preserve"> </w:t>
        </w:r>
      </w:ins>
      <w:hyperlink w:anchor="def-quotient">
        <w:ins w:id="2897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898" w:author="PR Preview" w:date="2026-01-01T00:00:00Z">
        <w:r>
          <w:t xml:space="preserve"> </w:t>
        </w:r>
      </w:ins>
      <w:ins w:id="2899" w:author="PR Preview" w:date="2026-01-01T00:00:00Z">
        <w:r>
          <w:t xml:space="preserve">requires a nonzero denominator.</w:t>
        </w:r>
      </w:ins>
    </w:p>
    <w:bookmarkEnd w:id="145"/>
    <w:bookmarkStart w:id="146" w:name="def-person-years"/>
    <w:p>
      <w:pPr>
        <w:pStyle w:val="BodyText"/>
      </w:pPr>
      <w:ins w:id="2900" w:author="PR Preview" w:date="2026-01-01T00:00:00Z">
        <w:r>
          <w:rPr>
            <w:b/>
            <w:bCs/>
          </w:rPr>
          <w:t xml:space="preserve">Definition 32 (Follow-up and person-years)</w:t>
        </w:r>
      </w:ins>
      <w:ins w:id="2901" w:author="PR Preview" w:date="2026-01-01T00:00:00Z">
        <w:r>
          <w:t xml:space="preserve"> </w:t>
        </w:r>
      </w:ins>
      <w:ins w:id="2902" w:author="PR Preview" w:date="2026-01-01T00:00:00Z">
        <w:r>
          <w:t xml:space="preserve">In a study that observes participants over time,</w:t>
        </w:r>
      </w:ins>
      <w:ins w:id="2903" w:author="PR Preview" w:date="2026-01-01T00:00:00Z">
        <w:r>
          <w:t xml:space="preserve"> </w:t>
        </w:r>
      </w:ins>
      <w:ins w:id="2904" w:author="PR Preview" w:date="2026-01-01T00:00:00Z">
        <w:r>
          <w:t xml:space="preserve">a participant’s</w:t>
        </w:r>
      </w:ins>
      <w:ins w:id="2905" w:author="PR Preview" w:date="2026-01-01T00:00:00Z">
        <w:r>
          <w:t xml:space="preserve"> </w:t>
        </w:r>
      </w:ins>
      <w:ins w:id="2906" w:author="PR Preview" w:date="2026-01-01T00:00:00Z">
        <w:r>
          <w:rPr>
            <w:b/>
            <w:bCs/>
          </w:rPr>
          <w:t xml:space="preserve">follow-up</w:t>
        </w:r>
      </w:ins>
      <w:ins w:id="2907" w:author="PR Preview" w:date="2026-01-01T00:00:00Z">
        <w:r>
          <w:t xml:space="preserve"> </w:t>
        </w:r>
      </w:ins>
      <w:ins w:id="2908" w:author="PR Preview" w:date="2026-01-01T00:00:00Z">
        <w:r>
          <w:t xml:space="preserve">is the length of time the study observes that participant,</w:t>
        </w:r>
      </w:ins>
      <w:ins w:id="2909" w:author="PR Preview" w:date="2026-01-01T00:00:00Z">
        <w:r>
          <w:t xml:space="preserve"> </w:t>
        </w:r>
      </w:ins>
      <w:ins w:id="2910" w:author="PR Preview" w:date="2026-01-01T00:00:00Z">
        <w:r>
          <w:t xml:space="preserve">and the study’s</w:t>
        </w:r>
      </w:ins>
      <w:ins w:id="2911" w:author="PR Preview" w:date="2026-01-01T00:00:00Z">
        <w:r>
          <w:t xml:space="preserve"> </w:t>
        </w:r>
      </w:ins>
      <w:ins w:id="2912" w:author="PR Preview" w:date="2026-01-01T00:00:00Z">
        <w:r>
          <w:rPr>
            <w:b/>
            <w:bCs/>
          </w:rPr>
          <w:t xml:space="preserve">person-years</w:t>
        </w:r>
      </w:ins>
      <w:ins w:id="2913" w:author="PR Preview" w:date="2026-01-01T00:00:00Z">
        <w:r>
          <w:t xml:space="preserve"> </w:t>
        </w:r>
      </w:ins>
      <w:ins w:id="2914" w:author="PR Preview" w:date="2026-01-01T00:00:00Z">
        <w:r>
          <w:t xml:space="preserve">are the sum of the follow-up times of all participants,</w:t>
        </w:r>
      </w:ins>
      <w:ins w:id="2915" w:author="PR Preview" w:date="2026-01-01T00:00:00Z">
        <w:r>
          <w:t xml:space="preserve"> </w:t>
        </w:r>
      </w:ins>
      <w:ins w:id="2916" w:author="PR Preview" w:date="2026-01-01T00:00:00Z">
        <w:r>
          <w:t xml:space="preserve">measured in years.</w:t>
        </w:r>
      </w:ins>
    </w:p>
    <w:bookmarkEnd w:id="146"/>
    <w:bookmarkStart w:id="147" w:name="exm-person-years"/>
    <w:p>
      <w:pPr>
        <w:pStyle w:val="BodyText"/>
      </w:pPr>
      <w:ins w:id="2917" w:author="PR Preview" w:date="2026-01-01T00:00:00Z">
        <w:r>
          <w:rPr>
            <w:b/>
            <w:bCs/>
          </w:rPr>
          <w:t xml:space="preserve">Example 29 (Counting person-years)</w:t>
        </w:r>
      </w:ins>
      <w:ins w:id="2918" w:author="PR Preview" w:date="2026-01-01T00:00:00Z">
        <w:r>
          <w:t xml:space="preserve"> </w:t>
        </w:r>
      </w:ins>
      <w:ins w:id="2919" w:author="PR Preview" w:date="2026-01-01T00:00:00Z">
        <w:r>
          <w:t xml:space="preserve">If</w:t>
        </w:r>
      </w:ins>
      <w:ins w:id="2920" w:author="PR Preview" w:date="2026-01-01T00:00:00Z">
        <w:r>
          <w:t xml:space="preserve"> </w:t>
        </w:r>
      </w:ins>
      <m:oMath>
        <m:r>
          <m:t>10</m:t>
        </m:r>
      </m:oMath>
      <w:ins w:id="2921" w:author="PR Preview" w:date="2026-01-01T00:00:00Z">
        <w:r>
          <w:t xml:space="preserve"> </w:t>
        </w:r>
      </w:ins>
      <w:ins w:id="2922" w:author="PR Preview" w:date="2026-01-01T00:00:00Z">
        <w:r>
          <w:t xml:space="preserve">people are each followed for</w:t>
        </w:r>
      </w:ins>
      <w:ins w:id="2923" w:author="PR Preview" w:date="2026-01-01T00:00:00Z">
        <w:r>
          <w:t xml:space="preserve"> </w:t>
        </w:r>
      </w:ins>
      <m:oMath>
        <m:r>
          <m:t>2</m:t>
        </m:r>
      </m:oMath>
      <w:ins w:id="2924" w:author="PR Preview" w:date="2026-01-01T00:00:00Z">
        <w:r>
          <w:t xml:space="preserve"> </w:t>
        </w:r>
      </w:ins>
      <w:ins w:id="2925" w:author="PR Preview" w:date="2026-01-01T00:00:00Z">
        <w:r>
          <w:t xml:space="preserve">years,</w:t>
        </w:r>
      </w:ins>
      <w:ins w:id="2926" w:author="PR Preview" w:date="2026-01-01T00:00:00Z">
        <w:r>
          <w:t xml:space="preserve"> </w:t>
        </w:r>
      </w:ins>
      <w:ins w:id="2927" w:author="PR Preview" w:date="2026-01-01T00:00:00Z">
        <w:r>
          <w:t xml:space="preserve">the study has</w:t>
        </w:r>
      </w:ins>
      <w:ins w:id="2928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ins w:id="2929" w:author="PR Preview" w:date="2026-01-01T00:00:00Z">
        <w:r>
          <w:t xml:space="preserve"> </w:t>
        </w:r>
      </w:ins>
      <w:ins w:id="2930" w:author="PR Preview" w:date="2026-01-01T00:00:00Z">
        <w:r>
          <w:t xml:space="preserve">person-years.</w:t>
        </w:r>
      </w:ins>
      <w:ins w:id="2931" w:author="PR Preview" w:date="2026-01-01T00:00:00Z">
        <w:r>
          <w:t xml:space="preserve"> </w:t>
        </w:r>
      </w:ins>
      <w:ins w:id="2932" w:author="PR Preview" w:date="2026-01-01T00:00:00Z">
        <w:r>
          <w:t xml:space="preserve">If one person is followed for</w:t>
        </w:r>
      </w:ins>
      <w:ins w:id="2933" w:author="PR Preview" w:date="2026-01-01T00:00:00Z">
        <w:r>
          <w:t xml:space="preserve"> </w:t>
        </w:r>
      </w:ins>
      <m:oMath>
        <m:r>
          <m:t>3</m:t>
        </m:r>
      </m:oMath>
      <w:ins w:id="2934" w:author="PR Preview" w:date="2026-01-01T00:00:00Z">
        <w:r>
          <w:t xml:space="preserve"> </w:t>
        </w:r>
      </w:ins>
      <w:ins w:id="2935" w:author="PR Preview" w:date="2026-01-01T00:00:00Z">
        <w:r>
          <w:t xml:space="preserve">years and another for</w:t>
        </w:r>
      </w:ins>
      <w:ins w:id="293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937" w:author="PR Preview" w:date="2026-01-01T00:00:00Z">
        <w:r>
          <w:t xml:space="preserve"> </w:t>
        </w:r>
      </w:ins>
      <w:ins w:id="2938" w:author="PR Preview" w:date="2026-01-01T00:00:00Z">
        <w:r>
          <w:t xml:space="preserve">year,</w:t>
        </w:r>
      </w:ins>
      <w:ins w:id="2939" w:author="PR Preview" w:date="2026-01-01T00:00:00Z">
        <w:r>
          <w:t xml:space="preserve"> </w:t>
        </w:r>
      </w:ins>
      <w:ins w:id="2940" w:author="PR Preview" w:date="2026-01-01T00:00:00Z">
        <w:r>
          <w:t xml:space="preserve">the study has</w:t>
        </w:r>
      </w:ins>
      <w:ins w:id="294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ins w:id="2942" w:author="PR Preview" w:date="2026-01-01T00:00:00Z">
        <w:r>
          <w:t xml:space="preserve"> </w:t>
        </w:r>
      </w:ins>
      <w:ins w:id="2943" w:author="PR Preview" w:date="2026-01-01T00:00:00Z">
        <w:r>
          <w:t xml:space="preserve">person-years.</w:t>
        </w:r>
      </w:ins>
    </w:p>
    <w:bookmarkEnd w:id="147"/>
    <w:bookmarkStart w:id="148" w:name="def-rate"/>
    <w:p>
      <w:pPr>
        <w:pStyle w:val="BodyText"/>
      </w:pPr>
      <w:ins w:id="2944" w:author="PR Preview" w:date="2026-01-01T00:00:00Z">
        <w:r>
          <w:rPr>
            <w:b/>
            <w:bCs/>
          </w:rPr>
          <w:t xml:space="preserve">Definition 33 (Rate)</w:t>
        </w:r>
      </w:ins>
      <w:ins w:id="2945" w:author="PR Preview" w:date="2026-01-01T00:00:00Z">
        <w:r>
          <w:t xml:space="preserve"> </w:t>
        </w:r>
      </w:ins>
      <w:ins w:id="2946" w:author="PR Preview" w:date="2026-01-01T00:00:00Z">
        <w:r>
          <w:t xml:space="preserve">A</w:t>
        </w:r>
      </w:ins>
      <w:ins w:id="2947" w:author="PR Preview" w:date="2026-01-01T00:00:00Z">
        <w:r>
          <w:t xml:space="preserve"> </w:t>
        </w:r>
      </w:ins>
      <w:ins w:id="2948" w:author="PR Preview" w:date="2026-01-01T00:00:00Z">
        <w:r>
          <w:rPr>
            <w:b/>
            <w:bCs/>
          </w:rPr>
          <w:t xml:space="preserve">rate</w:t>
        </w:r>
      </w:ins>
      <w:ins w:id="2949" w:author="PR Preview" w:date="2026-01-01T00:00:00Z">
        <w:r>
          <w:t xml:space="preserve"> </w:t>
        </w:r>
      </w:ins>
      <w:ins w:id="2950" w:author="PR Preview" w:date="2026-01-01T00:00:00Z">
        <w:r>
          <w:t xml:space="preserve">is a quotient of two quantities,</w:t>
        </w:r>
      </w:ins>
      <w:ins w:id="2951" w:author="PR Preview" w:date="2026-01-01T00:00:00Z">
        <w:r>
          <w:t xml:space="preserve"> </w:t>
        </w:r>
      </w:ins>
      <w:ins w:id="2952" w:author="PR Preview" w:date="2026-01-01T00:00:00Z">
        <w:r>
          <w:t xml:space="preserve">usually with a denominator that measures time,</w:t>
        </w:r>
      </w:ins>
      <w:ins w:id="2953" w:author="PR Preview" w:date="2026-01-01T00:00:00Z">
        <w:r>
          <w:t xml:space="preserve"> </w:t>
        </w:r>
      </w:ins>
      <w:ins w:id="2954" w:author="PR Preview" w:date="2026-01-01T00:00:00Z">
        <w:r>
          <w:t xml:space="preserve">such as weeks or person-years of follow-up (</w:t>
        </w:r>
      </w:ins>
      <w:hyperlink w:anchor="def-person-years">
        <w:ins w:id="2955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2956" w:author="PR Preview" w:date="2026-01-01T00:00:00Z">
        <w:r>
          <w:t xml:space="preserve">).</w:t>
        </w:r>
      </w:ins>
      <w:ins w:id="2957" w:author="PR Preview" w:date="2026-01-01T00:00:00Z">
        <w:r>
          <w:t xml:space="preserve"> </w:t>
        </w:r>
      </w:ins>
      <w:ins w:id="2958" w:author="PR Preview" w:date="2026-01-01T00:00:00Z">
        <w:r>
          <w:t xml:space="preserve">For example,</w:t>
        </w:r>
      </w:ins>
      <w:ins w:id="2959" w:author="PR Preview" w:date="2026-01-01T00:00:00Z">
        <w:r>
          <w:t xml:space="preserve"> </w:t>
        </w:r>
      </w:ins>
      <m:oMath>
        <m:r>
          <m:t>12</m:t>
        </m:r>
      </m:oMath>
      <w:ins w:id="2960" w:author="PR Preview" w:date="2026-01-01T00:00:00Z">
        <w:r>
          <w:t xml:space="preserve"> </w:t>
        </w:r>
      </w:ins>
      <w:ins w:id="2961" w:author="PR Preview" w:date="2026-01-01T00:00:00Z">
        <w:r>
          <w:t xml:space="preserve">new cases in</w:t>
        </w:r>
      </w:ins>
      <w:ins w:id="2962" w:author="PR Preview" w:date="2026-01-01T00:00:00Z">
        <w:r>
          <w:t xml:space="preserve"> </w:t>
        </w:r>
      </w:ins>
      <m:oMath>
        <m:r>
          <m:t>4</m:t>
        </m:r>
      </m:oMath>
      <w:ins w:id="2963" w:author="PR Preview" w:date="2026-01-01T00:00:00Z">
        <w:r>
          <w:t xml:space="preserve"> </w:t>
        </w:r>
      </w:ins>
      <w:ins w:id="2964" w:author="PR Preview" w:date="2026-01-01T00:00:00Z">
        <w:r>
          <w:t xml:space="preserve">weeks</w:t>
        </w:r>
      </w:ins>
      <w:ins w:id="2965" w:author="PR Preview" w:date="2026-01-01T00:00:00Z">
        <w:r>
          <w:t xml:space="preserve"> </w:t>
        </w:r>
      </w:ins>
      <w:ins w:id="2966" w:author="PR Preview" w:date="2026-01-01T00:00:00Z">
        <w:r>
          <w:t xml:space="preserve">is a rate of</w:t>
        </w:r>
      </w:ins>
      <w:ins w:id="296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ins w:id="2968" w:author="PR Preview" w:date="2026-01-01T00:00:00Z">
        <w:r>
          <w:t xml:space="preserve"> </w:t>
        </w:r>
      </w:ins>
      <w:ins w:id="2969" w:author="PR Preview" w:date="2026-01-01T00:00:00Z">
        <w:r>
          <w:t xml:space="preserve">new cases per week,</w:t>
        </w:r>
      </w:ins>
      <w:ins w:id="2970" w:author="PR Preview" w:date="2026-01-01T00:00:00Z">
        <w:r>
          <w:t xml:space="preserve"> </w:t>
        </w:r>
      </w:ins>
      <w:ins w:id="2971" w:author="PR Preview" w:date="2026-01-01T00:00:00Z">
        <w:r>
          <w:t xml:space="preserve">and</w:t>
        </w:r>
      </w:ins>
      <w:ins w:id="2972" w:author="PR Preview" w:date="2026-01-01T00:00:00Z">
        <w:r>
          <w:t xml:space="preserve"> </w:t>
        </w:r>
      </w:ins>
      <m:oMath>
        <m:r>
          <m:t>30</m:t>
        </m:r>
      </m:oMath>
      <w:ins w:id="2973" w:author="PR Preview" w:date="2026-01-01T00:00:00Z">
        <w:r>
          <w:t xml:space="preserve"> </w:t>
        </w:r>
      </w:ins>
      <w:ins w:id="2974" w:author="PR Preview" w:date="2026-01-01T00:00:00Z">
        <w:r>
          <w:t xml:space="preserve">cases over</w:t>
        </w:r>
      </w:ins>
      <w:ins w:id="2975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2976" w:author="PR Preview" w:date="2026-01-01T00:00:00Z">
        <w:r>
          <w:t xml:space="preserve"> </w:t>
        </w:r>
      </w:ins>
      <w:ins w:id="2977" w:author="PR Preview" w:date="2026-01-01T00:00:00Z">
        <w:r>
          <w:t xml:space="preserve">person-years of follow-up</w:t>
        </w:r>
      </w:ins>
      <w:ins w:id="2978" w:author="PR Preview" w:date="2026-01-01T00:00:00Z">
        <w:r>
          <w:t xml:space="preserve"> </w:t>
        </w:r>
      </w:ins>
      <w:ins w:id="2979" w:author="PR Preview" w:date="2026-01-01T00:00:00Z">
        <w:r>
          <w:t xml:space="preserve">is a rate of</w:t>
        </w:r>
      </w:ins>
      <w:ins w:id="298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ins w:id="2981" w:author="PR Preview" w:date="2026-01-01T00:00:00Z">
        <w:r>
          <w:t xml:space="preserve"> </w:t>
        </w:r>
      </w:ins>
      <w:ins w:id="2982" w:author="PR Preview" w:date="2026-01-01T00:00:00Z">
        <w:r>
          <w:t xml:space="preserve">cases per person-year.</w:t>
        </w:r>
      </w:ins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del w:id="2983" w:author="PR Preview" w:date="2026-01-01T00:00:00Z">
        <w:r>
          <w:rPr>
            <w:b/>
            <w:bCs/>
          </w:rPr>
          <w:delText xml:space="preserve">Definition 33 (Ratios)</w:delText>
        </w:r>
      </w:del>
      <w:del w:id="2984" w:author="PR Preview" w:date="2026-01-01T00:00:00Z">
        <w:r>
          <w:delText xml:space="preserve"> </w:delText>
        </w:r>
      </w:del>
      <w:del w:id="2985" w:author="PR Preview" w:date="2026-01-01T00:00:00Z">
        <w:r>
          <w:delText xml:space="preserve">A</w:delText>
        </w:r>
      </w:del>
      <w:del w:id="2986" w:author="PR Preview" w:date="2026-01-01T00:00:00Z">
        <w:r>
          <w:delText xml:space="preserve"> </w:delText>
        </w:r>
      </w:del>
      <w:del w:id="2987" w:author="PR Preview" w:date="2026-01-01T00:00:00Z">
        <w:r>
          <w:rPr>
            <w:b/>
            <w:bCs/>
          </w:rPr>
          <w:delText xml:space="preserve">ratio</w:delText>
        </w:r>
      </w:del>
      <w:del w:id="2988" w:author="PR Preview" w:date="2026-01-01T00:00:00Z">
        <w:r>
          <w:delText xml:space="preserve"> </w:delText>
        </w:r>
      </w:del>
      <w:del w:id="2989" w:author="PR Preview" w:date="2026-01-01T00:00:00Z">
        <w:r>
          <w:delText xml:space="preserve">is a quotient in which the numerator and denominator are measured using the same unit scales.</w:delText>
        </w:r>
      </w:del>
    </w:p>
    <w:p>
      <w:pPr>
        <w:pStyle w:val="BodyText"/>
      </w:pPr>
      <w:ins w:id="2990" w:author="PR Preview" w:date="2026-01-01T00:00:00Z">
        <w:r>
          <w:rPr>
            <w:b/>
            <w:bCs/>
          </w:rPr>
          <w:t xml:space="preserve">Definition 34 (Ratios)</w:t>
        </w:r>
      </w:ins>
      <w:ins w:id="2991" w:author="PR Preview" w:date="2026-01-01T00:00:00Z">
        <w:r>
          <w:t xml:space="preserve"> </w:t>
        </w:r>
      </w:ins>
      <w:ins w:id="2992" w:author="PR Preview" w:date="2026-01-01T00:00:00Z">
        <w:r>
          <w:t xml:space="preserve">A</w:t>
        </w:r>
      </w:ins>
      <w:ins w:id="2993" w:author="PR Preview" w:date="2026-01-01T00:00:00Z">
        <w:r>
          <w:t xml:space="preserve"> </w:t>
        </w:r>
      </w:ins>
      <w:ins w:id="2994" w:author="PR Preview" w:date="2026-01-01T00:00:00Z">
        <w:r>
          <w:rPr>
            <w:b/>
            <w:bCs/>
          </w:rPr>
          <w:t xml:space="preserve">ratio</w:t>
        </w:r>
      </w:ins>
      <w:ins w:id="2995" w:author="PR Preview" w:date="2026-01-01T00:00:00Z">
        <w:r>
          <w:t xml:space="preserve"> </w:t>
        </w:r>
      </w:ins>
      <w:ins w:id="2996" w:author="PR Preview" w:date="2026-01-01T00:00:00Z">
        <w:r>
          <w:t xml:space="preserve">is a quotient in which the numerator and denominator are measured using the same unit scales.</w:t>
        </w:r>
      </w:ins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del w:id="2997" w:author="PR Preview" w:date="2026-01-01T00:00:00Z">
        <w:r>
          <w:rPr>
            <w:b/>
            <w:bCs/>
          </w:rPr>
          <w:delText xml:space="preserve">Example 29 (A ratio, and a quotient that is not one)</w:delText>
        </w:r>
      </w:del>
      <w:del w:id="2998" w:author="PR Preview" w:date="2026-01-01T00:00:00Z">
        <w:r>
          <w:delText xml:space="preserve"> </w:delText>
        </w:r>
      </w:del>
      <w:del w:id="2999" w:author="PR Preview" w:date="2026-01-01T00:00:00Z">
        <w:r>
          <w:delText xml:space="preserve"> </w:delText>
        </w:r>
      </w:del>
    </w:p>
    <w:p>
      <w:pPr>
        <w:pStyle w:val="BodyText"/>
      </w:pPr>
      <w:ins w:id="3000" w:author="PR Preview" w:date="2026-01-01T00:00:00Z">
        <w:r>
          <w:rPr>
            <w:b/>
            <w:bCs/>
          </w:rPr>
          <w:t xml:space="preserve">Example 30 (A ratio, and a quotient that is not one)</w:t>
        </w:r>
      </w:ins>
      <w:ins w:id="3001" w:author="PR Preview" w:date="2026-01-01T00:00:00Z">
        <w:r>
          <w:t xml:space="preserve"> </w:t>
        </w:r>
      </w:ins>
      <w:ins w:id="300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del w:id="3003" w:author="PR Preview" w:date="2026-01-01T00:00:00Z">
        <w:r>
          <w:rPr>
            <w:b/>
            <w:bCs/>
          </w:rPr>
          <w:delText xml:space="preserve">Definition 34 (Proportion)</w:delText>
        </w:r>
      </w:del>
      <w:del w:id="3004" w:author="PR Preview" w:date="2026-01-01T00:00:00Z">
        <w:r>
          <w:delText xml:space="preserve"> </w:delText>
        </w:r>
      </w:del>
      <w:del w:id="3005" w:author="PR Preview" w:date="2026-01-01T00:00:00Z">
        <w:r>
          <w:delText xml:space="preserve">In statistics, a</w:delText>
        </w:r>
      </w:del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rPr>
            <w:b/>
            <w:bCs/>
          </w:rPr>
          <w:delText xml:space="preserve">proportion</w:delText>
        </w:r>
      </w:del>
      <w:del w:id="3008" w:author="PR Preview" w:date="2026-01-01T00:00:00Z">
        <w:r>
          <w:delText xml:space="preserve"> </w:delText>
        </w:r>
      </w:del>
      <w:del w:id="3009" w:author="PR Preview" w:date="2026-01-01T00:00:00Z">
        <w:r>
          <w:delText xml:space="preserve">typically means a ratio where the numerator represents</w:delText>
        </w:r>
      </w:del>
      <w:del w:id="3010" w:author="PR Preview" w:date="2026-01-01T00:00:00Z">
        <w:r>
          <w:delText xml:space="preserve"> </w:delText>
        </w:r>
      </w:del>
      <w:del w:id="3011" w:author="PR Preview" w:date="2026-01-01T00:00:00Z">
        <w:r>
          <w:delText xml:space="preserve">a subset of the denominator.</w:delText>
        </w:r>
      </w:del>
    </w:p>
    <w:p>
      <w:pPr>
        <w:pStyle w:val="FirstParagraph"/>
      </w:pPr>
      <w:ins w:id="3012" w:author="PR Preview" w:date="2026-01-01T00:00:00Z">
        <w:r>
          <w:rPr>
            <w:b/>
            <w:bCs/>
          </w:rPr>
          <w:t xml:space="preserve">Definition 35 (Proportion)</w:t>
        </w:r>
      </w:ins>
      <w:ins w:id="3013" w:author="PR Preview" w:date="2026-01-01T00:00:00Z">
        <w:r>
          <w:t xml:space="preserve"> </w:t>
        </w:r>
      </w:ins>
      <w:ins w:id="3014" w:author="PR Preview" w:date="2026-01-01T00:00:00Z">
        <w:r>
          <w:t xml:space="preserve">In statistics, a</w:t>
        </w:r>
      </w:ins>
      <w:ins w:id="3015" w:author="PR Preview" w:date="2026-01-01T00:00:00Z">
        <w:r>
          <w:t xml:space="preserve"> </w:t>
        </w:r>
      </w:ins>
      <w:ins w:id="3016" w:author="PR Preview" w:date="2026-01-01T00:00:00Z">
        <w:r>
          <w:rPr>
            <w:b/>
            <w:bCs/>
          </w:rPr>
          <w:t xml:space="preserve">proportion</w:t>
        </w:r>
      </w:ins>
      <w:ins w:id="3017" w:author="PR Preview" w:date="2026-01-01T00:00:00Z">
        <w:r>
          <w:t xml:space="preserve"> </w:t>
        </w:r>
      </w:ins>
      <w:ins w:id="3018" w:author="PR Preview" w:date="2026-01-01T00:00:00Z">
        <w:r>
          <w:t xml:space="preserve">typically means a ratio where the numerator represents</w:t>
        </w:r>
      </w:ins>
      <w:ins w:id="3019" w:author="PR Preview" w:date="2026-01-01T00:00:00Z">
        <w:r>
          <w:t xml:space="preserve"> </w:t>
        </w:r>
      </w:ins>
      <w:ins w:id="3020" w:author="PR Preview" w:date="2026-01-01T00:00:00Z">
        <w:r>
          <w:t xml:space="preserve">a subset of the denominator.</w:t>
        </w:r>
      </w:ins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del w:id="3021" w:author="PR Preview" w:date="2026-01-01T00:00:00Z">
        <w:r>
          <w:rPr>
            <w:b/>
            <w:bCs/>
          </w:rPr>
          <w:delText xml:space="preserve">Example 30 (A proportion, and a ratio that is not one)</w:delText>
        </w:r>
      </w:del>
      <w:del w:id="3022" w:author="PR Preview" w:date="2026-01-01T00:00:00Z">
        <w:r>
          <w:delText xml:space="preserve"> </w:delText>
        </w:r>
      </w:del>
      <w:del w:id="3023" w:author="PR Preview" w:date="2026-01-01T00:00:00Z">
        <w:r>
          <w:delText xml:space="preserve">In a clinic with</w:delText>
        </w:r>
      </w:del>
      <w:del w:id="3024" w:author="PR Preview" w:date="2026-01-01T00:00:00Z">
        <w:r>
          <w:delText xml:space="preserve"> </w:delText>
        </w:r>
      </w:del>
      <m:oMath>
        <m:r>
          <m:t>120</m:t>
        </m:r>
      </m:oMath>
      <w:del w:id="3025" w:author="PR Preview" w:date="2026-01-01T00:00:00Z">
        <w:r>
          <w:delText xml:space="preserve"> </w:delText>
        </w:r>
      </w:del>
      <w:del w:id="3026" w:author="PR Preview" w:date="2026-01-01T00:00:00Z">
        <w:r>
          <w:delText xml:space="preserve">patients,</w:delText>
        </w:r>
      </w:del>
      <w:del w:id="3027" w:author="PR Preview" w:date="2026-01-01T00:00:00Z">
        <w:r>
          <w:delText xml:space="preserve"> </w:delText>
        </w:r>
      </w:del>
      <m:oMath>
        <m:r>
          <m:t>30</m:t>
        </m:r>
      </m:oMath>
      <w:del w:id="3028" w:author="PR Preview" w:date="2026-01-01T00:00:00Z">
        <w:r>
          <w:delText xml:space="preserve"> </w:delText>
        </w:r>
      </w:del>
      <w:del w:id="3029" w:author="PR Preview" w:date="2026-01-01T00:00:00Z">
        <w:r>
          <w:delText xml:space="preserve">of whom smoke:</w:delText>
        </w:r>
      </w:del>
    </w:p>
    <w:p>
      <w:pPr>
        <w:pStyle w:val="BodyText"/>
      </w:pPr>
      <w:ins w:id="3030" w:author="PR Preview" w:date="2026-01-01T00:00:00Z">
        <w:r>
          <w:rPr>
            <w:b/>
            <w:bCs/>
          </w:rPr>
          <w:t xml:space="preserve">Example 31 (A proportion, and a ratio that is not one)</w:t>
        </w:r>
      </w:ins>
      <w:ins w:id="3031" w:author="PR Preview" w:date="2026-01-01T00:00:00Z">
        <w:r>
          <w:t xml:space="preserve"> </w:t>
        </w:r>
      </w:ins>
      <w:ins w:id="3032" w:author="PR Preview" w:date="2026-01-01T00:00:00Z">
        <w:r>
          <w:t xml:space="preserve">In a clinic with</w:t>
        </w:r>
      </w:ins>
      <w:ins w:id="3033" w:author="PR Preview" w:date="2026-01-01T00:00:00Z">
        <w:r>
          <w:t xml:space="preserve"> </w:t>
        </w:r>
      </w:ins>
      <m:oMath>
        <m:r>
          <m:t>120</m:t>
        </m:r>
      </m:oMath>
      <w:ins w:id="3034" w:author="PR Preview" w:date="2026-01-01T00:00:00Z">
        <w:r>
          <w:t xml:space="preserve"> </w:t>
        </w:r>
      </w:ins>
      <w:ins w:id="3035" w:author="PR Preview" w:date="2026-01-01T00:00:00Z">
        <w:r>
          <w:t xml:space="preserve">patients,</w:t>
        </w:r>
      </w:ins>
      <w:ins w:id="3036" w:author="PR Preview" w:date="2026-01-01T00:00:00Z">
        <w:r>
          <w:t xml:space="preserve"> </w:t>
        </w:r>
      </w:ins>
      <m:oMath>
        <m:r>
          <m:t>30</m:t>
        </m:r>
      </m:oMath>
      <w:ins w:id="3037" w:author="PR Preview" w:date="2026-01-01T00:00:00Z">
        <w:r>
          <w:t xml:space="preserve"> </w:t>
        </w:r>
      </w:ins>
      <w:ins w:id="3038" w:author="PR Preview" w:date="2026-01-01T00:00:00Z">
        <w:r>
          <w:t xml:space="preserve">of whom smoke:</w:t>
        </w:r>
      </w:ins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del w:id="3039" w:author="PR Preview" w:date="2026-01-01T00:00:00Z">
        <w:r>
          <w:rPr>
            <w:b/>
            <w:bCs/>
          </w:rPr>
          <w:delText xml:space="preserve">Definition 35 (Proportional)</w:delText>
        </w:r>
      </w:del>
      <w:del w:id="3040" w:author="PR Preview" w:date="2026-01-01T00:00:00Z">
        <w:r>
          <w:delText xml:space="preserve"> </w:delText>
        </w:r>
      </w:del>
      <w:del w:id="3041" w:author="PR Preview" w:date="2026-01-01T00:00:00Z">
        <w:r>
          <w:delText xml:space="preserve">Two functions</w:delText>
        </w:r>
      </w:del>
      <w:del w:id="304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043" w:author="PR Preview" w:date="2026-01-01T00:00:00Z">
        <w:r>
          <w:delText xml:space="preserve"> </w:delText>
        </w:r>
      </w:del>
      <w:del w:id="3044" w:author="PR Preview" w:date="2026-01-01T00:00:00Z">
        <w:r>
          <w:delText xml:space="preserve">and</w:delText>
        </w:r>
      </w:del>
      <w:del w:id="304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046" w:author="PR Preview" w:date="2026-01-01T00:00:00Z">
        <w:r>
          <w:delText xml:space="preserve"> </w:delText>
        </w:r>
      </w:del>
      <w:del w:id="3047" w:author="PR Preview" w:date="2026-01-01T00:00:00Z">
        <w:r>
          <w:delText xml:space="preserve">are</w:delText>
        </w:r>
      </w:del>
      <w:del w:id="3048" w:author="PR Preview" w:date="2026-01-01T00:00:00Z">
        <w:r>
          <w:delText xml:space="preserve"> </w:delText>
        </w:r>
      </w:del>
      <w:del w:id="3049" w:author="PR Preview" w:date="2026-01-01T00:00:00Z">
        <w:r>
          <w:rPr>
            <w:b/>
            <w:bCs/>
          </w:rPr>
          <w:delText xml:space="preserve">proportional</w:delText>
        </w:r>
      </w:del>
      <w:del w:id="3050" w:author="PR Preview" w:date="2026-01-01T00:00:00Z">
        <w:r>
          <w:delText xml:space="preserve"> </w:delText>
        </w:r>
      </w:del>
      <w:del w:id="3051" w:author="PR Preview" w:date="2026-01-01T00:00:00Z">
        <w:r>
          <w:delText xml:space="preserve">if</w:delText>
        </w:r>
      </w:del>
      <w:del w:id="3052" w:author="PR Preview" w:date="2026-01-01T00:00:00Z">
        <w:r>
          <w:delText xml:space="preserve"> </w:delText>
        </w:r>
      </w:del>
      <w:del w:id="3053" w:author="PR Preview" w:date="2026-01-01T00:00:00Z">
        <w:r>
          <w:delText xml:space="preserve">their ratio</w:delText>
        </w:r>
      </w:del>
      <w:del w:id="305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del w:id="3055" w:author="PR Preview" w:date="2026-01-01T00:00:00Z">
        <w:r>
          <w:delText xml:space="preserve"> </w:delText>
        </w:r>
      </w:del>
      <w:del w:id="3056" w:author="PR Preview" w:date="2026-01-01T00:00:00Z">
        <w:r>
          <w:delText xml:space="preserve">does not depend on</w:delText>
        </w:r>
      </w:del>
      <w:del w:id="3057" w:author="PR Preview" w:date="2026-01-01T00:00:00Z">
        <w:r>
          <w:delText xml:space="preserve"> </w:delText>
        </w:r>
      </w:del>
      <m:oMath>
        <m:r>
          <m:t>x</m:t>
        </m:r>
      </m:oMath>
      <w:del w:id="3058" w:author="PR Preview" w:date="2026-01-01T00:00:00Z">
        <w:r>
          <w:delText xml:space="preserve">.</w:delText>
        </w:r>
      </w:del>
      <w:del w:id="3059" w:author="PR Preview" w:date="2026-01-01T00:00:00Z">
        <w:r>
          <w:delText xml:space="preserve"> </w:delText>
        </w:r>
      </w:del>
      <w:del w:id="3060" w:author="PR Preview" w:date="2026-01-01T00:00:00Z">
        <w:r>
          <w:delText xml:space="preserve">(cf. </w:delText>
        </w:r>
      </w:del>
      <w:hyperlink r:id="rId157">
        <w:del w:id="3061" w:author="PR Preview" w:date="2026-01-01T00:00:00Z">
          <w:r>
            <w:rPr>
              <w:rStyle w:val="Hyperlink"/>
            </w:rPr>
            <w:delText xml:space="preserve">https://en.wikipedia.org/wiki/Proportionality_(mathematics)</w:delText>
          </w:r>
        </w:del>
      </w:hyperlink>
      <w:del w:id="3062" w:author="PR Preview" w:date="2026-01-01T00:00:00Z">
        <w:r>
          <w:delText xml:space="preserve">)</w:delText>
        </w:r>
      </w:del>
    </w:p>
    <w:p>
      <w:pPr>
        <w:pStyle w:val="BodyText"/>
      </w:pPr>
      <w:del w:id="3063" w:author="PR Preview" w:date="2026-01-01T00:00:00Z">
        <w:r>
          <w:rPr>
            <w:b/>
            <w:bCs/>
          </w:rPr>
          <w:delText xml:space="preserve">Example 31 (Proportional and non-proportional functions)</w:delText>
        </w:r>
      </w:del>
      <w:del w:id="3064" w:author="PR Preview" w:date="2026-01-01T00:00:00Z">
        <w:r>
          <w:delText xml:space="preserve"> </w:delText>
        </w:r>
      </w:del>
      <w:del w:id="3065" w:author="PR Preview" w:date="2026-01-01T00:00:00Z">
        <w:r>
          <w:delText xml:space="preserve"> </w:delText>
        </w:r>
      </w:del>
    </w:p>
    <w:p>
      <w:pPr>
        <w:pStyle w:val="FirstParagraph"/>
      </w:pPr>
      <w:ins w:id="3066" w:author="PR Preview" w:date="2026-01-01T00:00:00Z">
        <w:r>
          <w:rPr>
            <w:b/>
            <w:bCs/>
          </w:rPr>
          <w:t xml:space="preserve">Definition 36 (Proportional)</w:t>
        </w:r>
      </w:ins>
      <w:ins w:id="3067" w:author="PR Preview" w:date="2026-01-01T00:00:00Z">
        <w:r>
          <w:t xml:space="preserve"> </w:t>
        </w:r>
      </w:ins>
      <w:ins w:id="3068" w:author="PR Preview" w:date="2026-01-01T00:00:00Z">
        <w:r>
          <w:t xml:space="preserve">Two functions</w:t>
        </w:r>
      </w:ins>
      <w:ins w:id="30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070" w:author="PR Preview" w:date="2026-01-01T00:00:00Z">
        <w:r>
          <w:t xml:space="preserve"> </w:t>
        </w:r>
      </w:ins>
      <w:ins w:id="3071" w:author="PR Preview" w:date="2026-01-01T00:00:00Z">
        <w:r>
          <w:t xml:space="preserve">and</w:t>
        </w:r>
      </w:ins>
      <w:ins w:id="307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073" w:author="PR Preview" w:date="2026-01-01T00:00:00Z">
        <w:r>
          <w:t xml:space="preserve"> </w:t>
        </w:r>
      </w:ins>
      <w:ins w:id="3074" w:author="PR Preview" w:date="2026-01-01T00:00:00Z">
        <w:r>
          <w:t xml:space="preserve">are</w:t>
        </w:r>
      </w:ins>
      <w:ins w:id="3075" w:author="PR Preview" w:date="2026-01-01T00:00:00Z">
        <w:r>
          <w:t xml:space="preserve"> </w:t>
        </w:r>
      </w:ins>
      <w:ins w:id="3076" w:author="PR Preview" w:date="2026-01-01T00:00:00Z">
        <w:r>
          <w:rPr>
            <w:b/>
            <w:bCs/>
          </w:rPr>
          <w:t xml:space="preserve">proportional</w:t>
        </w:r>
      </w:ins>
      <w:ins w:id="3077" w:author="PR Preview" w:date="2026-01-01T00:00:00Z">
        <w:r>
          <w:t xml:space="preserve"> </w:t>
        </w:r>
      </w:ins>
      <w:ins w:id="3078" w:author="PR Preview" w:date="2026-01-01T00:00:00Z">
        <w:r>
          <w:t xml:space="preserve">if</w:t>
        </w:r>
      </w:ins>
      <w:ins w:id="3079" w:author="PR Preview" w:date="2026-01-01T00:00:00Z">
        <w:r>
          <w:t xml:space="preserve"> </w:t>
        </w:r>
      </w:ins>
      <w:ins w:id="3080" w:author="PR Preview" w:date="2026-01-01T00:00:00Z">
        <w:r>
          <w:t xml:space="preserve">their ratio</w:t>
        </w:r>
      </w:ins>
      <w:ins w:id="308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3082" w:author="PR Preview" w:date="2026-01-01T00:00:00Z">
        <w:r>
          <w:t xml:space="preserve"> </w:t>
        </w:r>
      </w:ins>
      <w:ins w:id="3083" w:author="PR Preview" w:date="2026-01-01T00:00:00Z">
        <w:r>
          <w:t xml:space="preserve">does not depend on</w:t>
        </w:r>
      </w:ins>
      <w:ins w:id="3084" w:author="PR Preview" w:date="2026-01-01T00:00:00Z">
        <w:r>
          <w:t xml:space="preserve"> </w:t>
        </w:r>
      </w:ins>
      <m:oMath>
        <m:r>
          <m:t>x</m:t>
        </m:r>
      </m:oMath>
      <w:ins w:id="3085" w:author="PR Preview" w:date="2026-01-01T00:00:00Z">
        <w:r>
          <w:t xml:space="preserve">.</w:t>
        </w:r>
      </w:ins>
      <w:ins w:id="3086" w:author="PR Preview" w:date="2026-01-01T00:00:00Z">
        <w:r>
          <w:t xml:space="preserve"> </w:t>
        </w:r>
      </w:ins>
      <w:ins w:id="3087" w:author="PR Preview" w:date="2026-01-01T00:00:00Z">
        <w:r>
          <w:t xml:space="preserve">(cf. </w:t>
        </w:r>
      </w:ins>
      <w:hyperlink r:id="rId157">
        <w:ins w:id="3088" w:author="PR Preview" w:date="2026-01-01T00:00:00Z">
          <w:r>
            <w:rPr>
              <w:rStyle w:val="Hyperlink"/>
            </w:rPr>
            <w:t xml:space="preserve">https://en.wikipedia.org/wiki/Proportionality_(mathematics)</w:t>
          </w:r>
        </w:ins>
      </w:hyperlink>
      <w:ins w:id="3089" w:author="PR Preview" w:date="2026-01-01T00:00:00Z">
        <w:r>
          <w:t xml:space="preserve">)</w:t>
        </w:r>
      </w:ins>
    </w:p>
    <w:bookmarkEnd w:id="158"/>
    <w:bookmarkStart w:id="159" w:name="exm-proportional"/>
    <w:p>
      <w:pPr>
        <w:pStyle w:val="BodyText"/>
      </w:pPr>
      <w:ins w:id="3090" w:author="PR Preview" w:date="2026-01-01T00:00:00Z">
        <w:r>
          <w:rPr>
            <w:b/>
            <w:bCs/>
          </w:rPr>
          <w:t xml:space="preserve">Example 32 (Proportional and non-proportional functions)</w:t>
        </w:r>
      </w:ins>
      <w:ins w:id="3091" w:author="PR Preview" w:date="2026-01-01T00:00:00Z">
        <w:r>
          <w:t xml:space="preserve"> </w:t>
        </w:r>
      </w:ins>
      <w:ins w:id="3092" w:author="PR Preview" w:date="2026-01-01T00:00:00Z">
        <w:r>
          <w:t xml:space="preserve"> </w:t>
        </w:r>
      </w:ins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del w:id="3093" w:author="PR Preview" w:date="2026-01-01T00:00:00Z">
        <w:r>
          <w:rPr>
            <w:b/>
            <w:bCs/>
          </w:rPr>
          <w:delText xml:space="preserve">Definition 36 (Constant function)</w:delText>
        </w:r>
      </w:del>
      <w:del w:id="3094" w:author="PR Preview" w:date="2026-01-01T00:00:00Z">
        <w:r>
          <w:delText xml:space="preserve"> </w:delText>
        </w:r>
      </w:del>
      <w:del w:id="3095" w:author="PR Preview" w:date="2026-01-01T00:00:00Z">
        <w:r>
          <w:delText xml:space="preserve">A</w:delText>
        </w:r>
      </w:del>
      <w:del w:id="3096" w:author="PR Preview" w:date="2026-01-01T00:00:00Z">
        <w:r>
          <w:delText xml:space="preserve"> </w:delText>
        </w:r>
      </w:del>
      <w:hyperlink r:id="rId45">
        <w:del w:id="309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09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3099" w:author="PR Preview" w:date="2026-01-01T00:00:00Z">
        <w:r>
          <w:delText xml:space="preserve"> </w:delText>
        </w:r>
      </w:del>
      <w:del w:id="3100" w:author="PR Preview" w:date="2026-01-01T00:00:00Z">
        <w:r>
          <w:delText xml:space="preserve">is</w:delText>
        </w:r>
      </w:del>
      <w:del w:id="3101" w:author="PR Preview" w:date="2026-01-01T00:00:00Z">
        <w:r>
          <w:delText xml:space="preserve"> </w:delText>
        </w:r>
      </w:del>
      <w:del w:id="3102" w:author="PR Preview" w:date="2026-01-01T00:00:00Z">
        <w:r>
          <w:rPr>
            <w:b/>
            <w:bCs/>
          </w:rPr>
          <w:delText xml:space="preserve">constant</w:delText>
        </w:r>
      </w:del>
      <w:del w:id="3103" w:author="PR Preview" w:date="2026-01-01T00:00:00Z">
        <w:r>
          <w:delText xml:space="preserve"> </w:delText>
        </w:r>
      </w:del>
      <w:del w:id="3104" w:author="PR Preview" w:date="2026-01-01T00:00:00Z">
        <w:r>
          <w:delText xml:space="preserve">if there is some</w:delText>
        </w:r>
      </w:del>
      <w:del w:id="310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t>B</m:t>
        </m:r>
      </m:oMath>
      <w:del w:id="3106" w:author="PR Preview" w:date="2026-01-01T00:00:00Z">
        <w:r>
          <w:delText xml:space="preserve"> </w:delText>
        </w:r>
      </w:del>
      <w:del w:id="3107" w:author="PR Preview" w:date="2026-01-01T00:00:00Z">
        <w:r>
          <w:delText xml:space="preserve">with</w:delText>
        </w:r>
      </w:del>
      <w:del w:id="310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del w:id="3109" w:author="PR Preview" w:date="2026-01-01T00:00:00Z">
        <w:r>
          <w:delText xml:space="preserve"> </w:delText>
        </w:r>
      </w:del>
      <w:del w:id="3110" w:author="PR Preview" w:date="2026-01-01T00:00:00Z">
        <w:r>
          <w:delText xml:space="preserve">for all</w:delText>
        </w:r>
      </w:del>
      <w:del w:id="311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3112" w:author="PR Preview" w:date="2026-01-01T00:00:00Z">
        <w:r>
          <w:delText xml:space="preserve">.</w:delText>
        </w:r>
      </w:del>
    </w:p>
    <w:p>
      <w:pPr>
        <w:pStyle w:val="BodyText"/>
      </w:pPr>
      <w:del w:id="3113" w:author="PR Preview" w:date="2026-01-01T00:00:00Z">
        <w:r>
          <w:rPr>
            <w:b/>
            <w:bCs/>
          </w:rPr>
          <w:delText xml:space="preserve">Example 32 (Constant and non-constant functions)</w:delText>
        </w:r>
      </w:del>
      <w:del w:id="3114" w:author="PR Preview" w:date="2026-01-01T00:00:00Z">
        <w:r>
          <w:delText xml:space="preserve"> </w:delText>
        </w:r>
      </w:del>
      <w:del w:id="3115" w:author="PR Preview" w:date="2026-01-01T00:00:00Z">
        <w:r>
          <w:delText xml:space="preserve"> </w:delText>
        </w:r>
      </w:del>
    </w:p>
    <w:p>
      <w:pPr>
        <w:pStyle w:val="FirstParagraph"/>
      </w:pPr>
      <w:ins w:id="3116" w:author="PR Preview" w:date="2026-01-01T00:00:00Z">
        <w:r>
          <w:rPr>
            <w:b/>
            <w:bCs/>
          </w:rPr>
          <w:t xml:space="preserve">Definition 37 (Constant function)</w:t>
        </w:r>
      </w:ins>
      <w:ins w:id="3117" w:author="PR Preview" w:date="2026-01-01T00:00:00Z">
        <w:r>
          <w:t xml:space="preserve"> </w:t>
        </w:r>
      </w:ins>
      <w:ins w:id="3118" w:author="PR Preview" w:date="2026-01-01T00:00:00Z">
        <w:r>
          <w:t xml:space="preserve">A</w:t>
        </w:r>
      </w:ins>
      <w:ins w:id="3119" w:author="PR Preview" w:date="2026-01-01T00:00:00Z">
        <w:r>
          <w:t xml:space="preserve"> </w:t>
        </w:r>
      </w:ins>
      <w:hyperlink r:id="rId45">
        <w:ins w:id="312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12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122" w:author="PR Preview" w:date="2026-01-01T00:00:00Z">
        <w:r>
          <w:t xml:space="preserve"> </w:t>
        </w:r>
      </w:ins>
      <w:ins w:id="3123" w:author="PR Preview" w:date="2026-01-01T00:00:00Z">
        <w:r>
          <w:t xml:space="preserve">is</w:t>
        </w:r>
      </w:ins>
      <w:ins w:id="3124" w:author="PR Preview" w:date="2026-01-01T00:00:00Z">
        <w:r>
          <w:t xml:space="preserve"> </w:t>
        </w:r>
      </w:ins>
      <w:ins w:id="3125" w:author="PR Preview" w:date="2026-01-01T00:00:00Z">
        <w:r>
          <w:rPr>
            <w:b/>
            <w:bCs/>
          </w:rPr>
          <w:t xml:space="preserve">constant</w:t>
        </w:r>
      </w:ins>
      <w:ins w:id="3126" w:author="PR Preview" w:date="2026-01-01T00:00:00Z">
        <w:r>
          <w:t xml:space="preserve"> </w:t>
        </w:r>
      </w:ins>
      <w:ins w:id="3127" w:author="PR Preview" w:date="2026-01-01T00:00:00Z">
        <w:r>
          <w:t xml:space="preserve">if there is some</w:t>
        </w:r>
      </w:ins>
      <w:ins w:id="312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t>B</m:t>
        </m:r>
      </m:oMath>
      <w:ins w:id="3129" w:author="PR Preview" w:date="2026-01-01T00:00:00Z">
        <w:r>
          <w:t xml:space="preserve"> </w:t>
        </w:r>
      </w:ins>
      <w:ins w:id="3130" w:author="PR Preview" w:date="2026-01-01T00:00:00Z">
        <w:r>
          <w:t xml:space="preserve">with</w:t>
        </w:r>
      </w:ins>
      <w:ins w:id="31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ins w:id="3132" w:author="PR Preview" w:date="2026-01-01T00:00:00Z">
        <w:r>
          <w:t xml:space="preserve"> </w:t>
        </w:r>
      </w:ins>
      <w:ins w:id="3133" w:author="PR Preview" w:date="2026-01-01T00:00:00Z">
        <w:r>
          <w:t xml:space="preserve">for all</w:t>
        </w:r>
      </w:ins>
      <w:ins w:id="313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3135" w:author="PR Preview" w:date="2026-01-01T00:00:00Z">
        <w:r>
          <w:t xml:space="preserve">.</w:t>
        </w:r>
      </w:ins>
    </w:p>
    <w:bookmarkEnd w:id="164"/>
    <w:bookmarkStart w:id="165" w:name="exm-constant-function"/>
    <w:p>
      <w:pPr>
        <w:pStyle w:val="BodyText"/>
      </w:pPr>
      <w:ins w:id="3136" w:author="PR Preview" w:date="2026-01-01T00:00:00Z">
        <w:r>
          <w:rPr>
            <w:b/>
            <w:bCs/>
          </w:rPr>
          <w:t xml:space="preserve">Example 33 (Constant and non-constant functions)</w:t>
        </w:r>
      </w:ins>
      <w:ins w:id="3137" w:author="PR Preview" w:date="2026-01-01T00:00:00Z">
        <w:r>
          <w:t xml:space="preserve"> </w:t>
        </w:r>
      </w:ins>
      <w:ins w:id="313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del w:id="3139" w:author="PR Preview" w:date="2026-01-01T00:00:00Z">
        <w:r>
          <w:rPr>
            <w:b/>
            <w:bCs/>
          </w:rPr>
          <w:delText xml:space="preserve">Definition 37 (Polynomial)</w:delText>
        </w:r>
      </w:del>
      <w:del w:id="3140" w:author="PR Preview" w:date="2026-01-01T00:00:00Z">
        <w:r>
          <w:delText xml:space="preserve"> </w:delText>
        </w:r>
      </w:del>
      <w:del w:id="3141" w:author="PR Preview" w:date="2026-01-01T00:00:00Z">
        <w:r>
          <w:delText xml:space="preserve">A</w:delText>
        </w:r>
      </w:del>
      <w:del w:id="3142" w:author="PR Preview" w:date="2026-01-01T00:00:00Z">
        <w:r>
          <w:delText xml:space="preserve"> </w:delText>
        </w:r>
      </w:del>
      <w:del w:id="3143" w:author="PR Preview" w:date="2026-01-01T00:00:00Z">
        <w:r>
          <w:rPr>
            <w:b/>
            <w:bCs/>
          </w:rPr>
          <w:delText xml:space="preserve">polynomial</w:delText>
        </w:r>
      </w:del>
      <w:del w:id="3144" w:author="PR Preview" w:date="2026-01-01T00:00:00Z">
        <w:r>
          <w:delText xml:space="preserve"> </w:delText>
        </w:r>
      </w:del>
      <w:del w:id="3145" w:author="PR Preview" w:date="2026-01-01T00:00:00Z">
        <w:r>
          <w:delText xml:space="preserve">(in one variable</w:delText>
        </w:r>
      </w:del>
      <w:del w:id="3146" w:author="PR Preview" w:date="2026-01-01T00:00:00Z">
        <w:r>
          <w:delText xml:space="preserve"> </w:delText>
        </w:r>
      </w:del>
      <m:oMath>
        <m:r>
          <m:t>x</m:t>
        </m:r>
      </m:oMath>
      <w:del w:id="3147" w:author="PR Preview" w:date="2026-01-01T00:00:00Z">
        <w:r>
          <w:delText xml:space="preserve">) is a</w:delText>
        </w:r>
      </w:del>
      <w:del w:id="3148" w:author="PR Preview" w:date="2026-01-01T00:00:00Z">
        <w:r>
          <w:delText xml:space="preserve"> </w:delText>
        </w:r>
      </w:del>
      <w:hyperlink r:id="rId45">
        <w:del w:id="314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15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151" w:author="PR Preview" w:date="2026-01-01T00:00:00Z">
        <w:r>
          <w:delText xml:space="preserve"> </w:delText>
        </w:r>
      </w:del>
      <w:del w:id="3152" w:author="PR Preview" w:date="2026-01-01T00:00:00Z">
        <w:r>
          <w:delText xml:space="preserve">that can be written as</w:delText>
        </w:r>
      </w:del>
    </w:p>
    <w:p>
      <w:pPr>
        <w:pStyle w:val="FirstParagraph"/>
      </w:pPr>
      <w:ins w:id="3153" w:author="PR Preview" w:date="2026-01-01T00:00:00Z">
        <w:r>
          <w:rPr>
            <w:b/>
            <w:bCs/>
          </w:rPr>
          <w:t xml:space="preserve">Definition 38 (Polynomial)</w:t>
        </w:r>
      </w:ins>
      <w:ins w:id="3154" w:author="PR Preview" w:date="2026-01-01T00:00:00Z">
        <w:r>
          <w:t xml:space="preserve"> </w:t>
        </w:r>
      </w:ins>
      <w:ins w:id="3155" w:author="PR Preview" w:date="2026-01-01T00:00:00Z">
        <w:r>
          <w:t xml:space="preserve">A</w:t>
        </w:r>
      </w:ins>
      <w:ins w:id="3156" w:author="PR Preview" w:date="2026-01-01T00:00:00Z">
        <w:r>
          <w:t xml:space="preserve"> </w:t>
        </w:r>
      </w:ins>
      <w:ins w:id="3157" w:author="PR Preview" w:date="2026-01-01T00:00:00Z">
        <w:r>
          <w:rPr>
            <w:b/>
            <w:bCs/>
          </w:rPr>
          <w:t xml:space="preserve">polynomial</w:t>
        </w:r>
      </w:ins>
      <w:ins w:id="3158" w:author="PR Preview" w:date="2026-01-01T00:00:00Z">
        <w:r>
          <w:t xml:space="preserve"> </w:t>
        </w:r>
      </w:ins>
      <w:ins w:id="3159" w:author="PR Preview" w:date="2026-01-01T00:00:00Z">
        <w:r>
          <w:t xml:space="preserve">(in one variable</w:t>
        </w:r>
      </w:ins>
      <w:ins w:id="3160" w:author="PR Preview" w:date="2026-01-01T00:00:00Z">
        <w:r>
          <w:t xml:space="preserve"> </w:t>
        </w:r>
      </w:ins>
      <m:oMath>
        <m:r>
          <m:t>x</m:t>
        </m:r>
      </m:oMath>
      <w:ins w:id="3161" w:author="PR Preview" w:date="2026-01-01T00:00:00Z">
        <w:r>
          <w:t xml:space="preserve">) is a</w:t>
        </w:r>
      </w:ins>
      <w:ins w:id="3162" w:author="PR Preview" w:date="2026-01-01T00:00:00Z">
        <w:r>
          <w:t xml:space="preserve"> </w:t>
        </w:r>
      </w:ins>
      <w:hyperlink r:id="rId45">
        <w:ins w:id="316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16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165" w:author="PR Preview" w:date="2026-01-01T00:00:00Z">
        <w:r>
          <w:t xml:space="preserve"> </w:t>
        </w:r>
      </w:ins>
      <w:ins w:id="3166" w:author="PR Preview" w:date="2026-01-01T00:00:00Z">
        <w:r>
          <w:t xml:space="preserve">that can be written as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del w:id="3167" w:author="PR Preview" w:date="2026-01-01T00:00:00Z">
        <w:r>
          <w:rPr>
            <w:i/>
            <w:iCs/>
          </w:rPr>
          <w:delText xml:space="preserve">Remark 13</w:delText>
        </w:r>
      </w:del>
      <w:del w:id="3168" w:author="PR Preview" w:date="2026-01-01T00:00:00Z">
        <w:r>
          <w:delText xml:space="preserve"> (Constant and zero polynomials). </w:delText>
        </w:r>
      </w:del>
      <w:del w:id="3169" w:author="PR Preview" w:date="2026-01-01T00:00:00Z">
        <w:r>
          <w:delText xml:space="preserve">A</w:delText>
        </w:r>
      </w:del>
      <w:del w:id="3170" w:author="PR Preview" w:date="2026-01-01T00:00:00Z">
        <w:r>
          <w:delText xml:space="preserve"> </w:delText>
        </w:r>
      </w:del>
      <w:hyperlink w:anchor="def-constant-function">
        <w:del w:id="3171" w:author="PR Preview" w:date="2026-01-01T00:00:00Z">
          <w:r>
            <w:rPr>
              <w:rStyle w:val="Hyperlink"/>
            </w:rPr>
            <w:delText xml:space="preserve">constant function</w:delText>
          </w:r>
        </w:del>
      </w:hyperlink>
      <w:del w:id="31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del w:id="3173" w:author="PR Preview" w:date="2026-01-01T00:00:00Z">
        <w:r>
          <w:delText xml:space="preserve"> </w:delText>
        </w:r>
      </w:del>
      <w:del w:id="3174" w:author="PR Preview" w:date="2026-01-01T00:00:00Z">
        <w:r>
          <w:delText xml:space="preserve">is a polynomial with</w:delText>
        </w:r>
      </w:del>
      <w:del w:id="317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0</m:t>
        </m:r>
      </m:oMath>
      <w:del w:id="3176" w:author="PR Preview" w:date="2026-01-01T00:00:00Z">
        <w:r>
          <w:delText xml:space="preserve"> </w:delText>
        </w:r>
      </w:del>
      <w:del w:id="3177" w:author="PR Preview" w:date="2026-01-01T00:00:00Z">
        <w:r>
          <w:delText xml:space="preserve">and</w:delText>
        </w:r>
      </w:del>
      <w:del w:id="317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del w:id="3179" w:author="PR Preview" w:date="2026-01-01T00:00:00Z">
        <w:r>
          <w:delText xml:space="preserve">.</w:delText>
        </w:r>
      </w:del>
      <w:del w:id="3180" w:author="PR Preview" w:date="2026-01-01T00:00:00Z">
        <w:r>
          <w:delText xml:space="preserve"> </w:delText>
        </w:r>
      </w:del>
      <w:del w:id="3181" w:author="PR Preview" w:date="2026-01-01T00:00:00Z">
        <w:r>
          <w:delText xml:space="preserve">The requirement</w:delText>
        </w:r>
      </w:del>
      <w:del w:id="318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del w:id="3183" w:author="PR Preview" w:date="2026-01-01T00:00:00Z">
        <w:r>
          <w:delText xml:space="preserve"> </w:delText>
        </w:r>
      </w:del>
      <w:del w:id="3184" w:author="PR Preview" w:date="2026-01-01T00:00:00Z">
        <w:r>
          <w:delText xml:space="preserve">means this definition covers nonzero polynomials only:</w:delText>
        </w:r>
      </w:del>
      <w:del w:id="3185" w:author="PR Preview" w:date="2026-01-01T00:00:00Z">
        <w:r>
          <w:delText xml:space="preserve"> </w:delText>
        </w:r>
      </w:del>
      <w:del w:id="3186" w:author="PR Preview" w:date="2026-01-01T00:00:00Z">
        <w:r>
          <w:delText xml:space="preserve">the zero function</w:delText>
        </w:r>
      </w:del>
      <w:del w:id="318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188" w:author="PR Preview" w:date="2026-01-01T00:00:00Z">
        <w:r>
          <w:delText xml:space="preserve"> </w:delText>
        </w:r>
      </w:del>
      <w:del w:id="3189" w:author="PR Preview" w:date="2026-01-01T00:00:00Z">
        <w:r>
          <w:delText xml:space="preserve">is excluded here,</w:delText>
        </w:r>
      </w:del>
      <w:del w:id="3190" w:author="PR Preview" w:date="2026-01-01T00:00:00Z">
        <w:r>
          <w:delText xml:space="preserve"> </w:delText>
        </w:r>
      </w:del>
      <w:del w:id="3191" w:author="PR Preview" w:date="2026-01-01T00:00:00Z">
        <w:r>
          <w:delText xml:space="preserve">because it has no nonzero coefficient to serve as</w:delText>
        </w:r>
      </w:del>
      <w:del w:id="319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3193" w:author="PR Preview" w:date="2026-01-01T00:00:00Z">
        <w:r>
          <w:delText xml:space="preserve">.</w:delText>
        </w:r>
      </w:del>
    </w:p>
    <w:p>
      <w:pPr>
        <w:pStyle w:val="BodyText"/>
      </w:pPr>
      <w:del w:id="3194" w:author="PR Preview" w:date="2026-01-01T00:00:00Z">
        <w:r>
          <w:rPr>
            <w:b/>
            <w:bCs/>
          </w:rPr>
          <w:delText xml:space="preserve">Definition 38 (Degree of a polynomial)</w:delText>
        </w:r>
      </w:del>
      <w:del w:id="3195" w:author="PR Preview" w:date="2026-01-01T00:00:00Z">
        <w:r>
          <w:delText xml:space="preserve"> </w:delText>
        </w:r>
      </w:del>
      <w:del w:id="3196" w:author="PR Preview" w:date="2026-01-01T00:00:00Z">
        <w:r>
          <w:delText xml:space="preserve">Let</w:delText>
        </w:r>
      </w:del>
      <w:del w:id="319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3198" w:author="PR Preview" w:date="2026-01-01T00:00:00Z">
        <w:r>
          <w:delText xml:space="preserve"> </w:delText>
        </w:r>
      </w:del>
      <w:del w:id="3199" w:author="PR Preview" w:date="2026-01-01T00:00:00Z">
        <w:r>
          <w:delText xml:space="preserve">be a</w:delText>
        </w:r>
      </w:del>
      <w:del w:id="3200" w:author="PR Preview" w:date="2026-01-01T00:00:00Z">
        <w:r>
          <w:delText xml:space="preserve"> </w:delText>
        </w:r>
      </w:del>
      <w:hyperlink w:anchor="def-polynomial">
        <w:del w:id="3201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3202" w:author="PR Preview" w:date="2026-01-01T00:00:00Z">
        <w:r>
          <w:delText xml:space="preserve"> </w:delText>
        </w:r>
      </w:del>
      <w:del w:id="3203" w:author="PR Preview" w:date="2026-01-01T00:00:00Z">
        <w:r>
          <w:delText xml:space="preserve">with</w:delText>
        </w:r>
      </w:del>
      <w:del w:id="320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del w:id="3205" w:author="PR Preview" w:date="2026-01-01T00:00:00Z">
        <w:r>
          <w:delText xml:space="preserve">.</w:delText>
        </w:r>
      </w:del>
      <w:del w:id="3206" w:author="PR Preview" w:date="2026-01-01T00:00:00Z">
        <w:r>
          <w:delText xml:space="preserve"> </w:delText>
        </w:r>
      </w:del>
      <w:del w:id="3207" w:author="PR Preview" w:date="2026-01-01T00:00:00Z">
        <w:r>
          <w:delText xml:space="preserve">The integer</w:delText>
        </w:r>
      </w:del>
      <w:del w:id="3208" w:author="PR Preview" w:date="2026-01-01T00:00:00Z">
        <w:r>
          <w:delText xml:space="preserve"> </w:delText>
        </w:r>
      </w:del>
      <m:oMath>
        <m:r>
          <m:t>n</m:t>
        </m:r>
      </m:oMath>
      <w:del w:id="3209" w:author="PR Preview" w:date="2026-01-01T00:00:00Z">
        <w:r>
          <w:delText xml:space="preserve"> </w:delText>
        </w:r>
      </w:del>
      <w:del w:id="3210" w:author="PR Preview" w:date="2026-01-01T00:00:00Z">
        <w:r>
          <w:delText xml:space="preserve">is the</w:delText>
        </w:r>
      </w:del>
      <w:del w:id="3211" w:author="PR Preview" w:date="2026-01-01T00:00:00Z">
        <w:r>
          <w:delText xml:space="preserve"> </w:delText>
        </w:r>
      </w:del>
      <w:del w:id="3212" w:author="PR Preview" w:date="2026-01-01T00:00:00Z">
        <w:r>
          <w:rPr>
            <w:b/>
            <w:bCs/>
          </w:rPr>
          <w:delText xml:space="preserve">degree</w:delText>
        </w:r>
      </w:del>
      <w:del w:id="3213" w:author="PR Preview" w:date="2026-01-01T00:00:00Z">
        <w:r>
          <w:delText xml:space="preserve"> </w:delText>
        </w:r>
      </w:del>
      <w:del w:id="3214" w:author="PR Preview" w:date="2026-01-01T00:00:00Z">
        <w:r>
          <w:delText xml:space="preserve">of</w:delText>
        </w:r>
      </w:del>
      <w:del w:id="3215" w:author="PR Preview" w:date="2026-01-01T00:00:00Z">
        <w:r>
          <w:delText xml:space="preserve"> </w:delText>
        </w:r>
      </w:del>
      <m:oMath>
        <m:r>
          <m:t>f</m:t>
        </m:r>
      </m:oMath>
      <w:del w:id="3216" w:author="PR Preview" w:date="2026-01-01T00:00:00Z">
        <w:r>
          <w:delText xml:space="preserve">.</w:delText>
        </w:r>
      </w:del>
    </w:p>
    <w:p>
      <w:pPr>
        <w:pStyle w:val="BodyText"/>
      </w:pPr>
      <w:del w:id="3217" w:author="PR Preview" w:date="2026-01-01T00:00:00Z">
        <w:r>
          <w:rPr>
            <w:b/>
            <w:bCs/>
          </w:rPr>
          <w:delText xml:space="preserve">Example 33 (Degrees of some polynomials)</w:delText>
        </w:r>
      </w:del>
      <w:del w:id="3218" w:author="PR Preview" w:date="2026-01-01T00:00:00Z">
        <w:r>
          <w:delText xml:space="preserve"> </w:delText>
        </w:r>
      </w:del>
      <w:del w:id="3219" w:author="PR Preview" w:date="2026-01-01T00:00:00Z">
        <w:r>
          <w:delText xml:space="preserve"> </w:delText>
        </w:r>
      </w:del>
    </w:p>
    <w:p>
      <w:pPr>
        <w:pStyle w:val="BodyText"/>
      </w:pPr>
      <w:ins w:id="3220" w:author="PR Preview" w:date="2026-01-01T00:00:00Z">
        <w:r>
          <w:rPr>
            <w:i/>
            <w:iCs/>
          </w:rPr>
          <w:t xml:space="preserve">Remark 15</w:t>
        </w:r>
      </w:ins>
      <w:ins w:id="3221" w:author="PR Preview" w:date="2026-01-01T00:00:00Z">
        <w:r>
          <w:t xml:space="preserve"> (Constant and zero polynomials). </w:t>
        </w:r>
      </w:ins>
      <w:ins w:id="3222" w:author="PR Preview" w:date="2026-01-01T00:00:00Z">
        <w:r>
          <w:t xml:space="preserve">A</w:t>
        </w:r>
      </w:ins>
      <w:ins w:id="3223" w:author="PR Preview" w:date="2026-01-01T00:00:00Z">
        <w:r>
          <w:t xml:space="preserve"> </w:t>
        </w:r>
      </w:ins>
      <w:hyperlink w:anchor="def-constant-function">
        <w:ins w:id="3224" w:author="PR Preview" w:date="2026-01-01T00:00:00Z">
          <w:r>
            <w:rPr>
              <w:rStyle w:val="Hyperlink"/>
            </w:rPr>
            <w:t xml:space="preserve">constant function</w:t>
          </w:r>
        </w:ins>
      </w:hyperlink>
      <w:ins w:id="32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3226" w:author="PR Preview" w:date="2026-01-01T00:00:00Z">
        <w:r>
          <w:t xml:space="preserve"> </w:t>
        </w:r>
      </w:ins>
      <w:ins w:id="3227" w:author="PR Preview" w:date="2026-01-01T00:00:00Z">
        <w:r>
          <w:t xml:space="preserve">is a polynomial with</w:t>
        </w:r>
      </w:ins>
      <w:ins w:id="322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0</m:t>
        </m:r>
      </m:oMath>
      <w:ins w:id="3229" w:author="PR Preview" w:date="2026-01-01T00:00:00Z">
        <w:r>
          <w:t xml:space="preserve"> </w:t>
        </w:r>
      </w:ins>
      <w:ins w:id="3230" w:author="PR Preview" w:date="2026-01-01T00:00:00Z">
        <w:r>
          <w:t xml:space="preserve">and</w:t>
        </w:r>
      </w:ins>
      <w:ins w:id="323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ins w:id="3232" w:author="PR Preview" w:date="2026-01-01T00:00:00Z">
        <w:r>
          <w:t xml:space="preserve">.</w:t>
        </w:r>
      </w:ins>
      <w:ins w:id="3233" w:author="PR Preview" w:date="2026-01-01T00:00:00Z">
        <w:r>
          <w:t xml:space="preserve"> </w:t>
        </w:r>
      </w:ins>
      <w:ins w:id="3234" w:author="PR Preview" w:date="2026-01-01T00:00:00Z">
        <w:r>
          <w:t xml:space="preserve">The requirement</w:t>
        </w:r>
      </w:ins>
      <w:ins w:id="323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ins w:id="3236" w:author="PR Preview" w:date="2026-01-01T00:00:00Z">
        <w:r>
          <w:t xml:space="preserve"> </w:t>
        </w:r>
      </w:ins>
      <w:ins w:id="3237" w:author="PR Preview" w:date="2026-01-01T00:00:00Z">
        <w:r>
          <w:t xml:space="preserve">means this definition covers nonzero polynomials only:</w:t>
        </w:r>
      </w:ins>
      <w:ins w:id="3238" w:author="PR Preview" w:date="2026-01-01T00:00:00Z">
        <w:r>
          <w:t xml:space="preserve"> </w:t>
        </w:r>
      </w:ins>
      <w:ins w:id="3239" w:author="PR Preview" w:date="2026-01-01T00:00:00Z">
        <w:r>
          <w:t xml:space="preserve">the zero function</w:t>
        </w:r>
      </w:ins>
      <w:ins w:id="32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241" w:author="PR Preview" w:date="2026-01-01T00:00:00Z">
        <w:r>
          <w:t xml:space="preserve"> </w:t>
        </w:r>
      </w:ins>
      <w:ins w:id="3242" w:author="PR Preview" w:date="2026-01-01T00:00:00Z">
        <w:r>
          <w:t xml:space="preserve">is excluded here,</w:t>
        </w:r>
      </w:ins>
      <w:ins w:id="3243" w:author="PR Preview" w:date="2026-01-01T00:00:00Z">
        <w:r>
          <w:t xml:space="preserve"> </w:t>
        </w:r>
      </w:ins>
      <w:ins w:id="3244" w:author="PR Preview" w:date="2026-01-01T00:00:00Z">
        <w:r>
          <w:t xml:space="preserve">because it has no nonzero coefficient to serve as</w:t>
        </w:r>
      </w:ins>
      <w:ins w:id="324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3246" w:author="PR Preview" w:date="2026-01-01T00:00:00Z">
        <w:r>
          <w:t xml:space="preserve">.</w:t>
        </w:r>
      </w:ins>
    </w:p>
    <w:bookmarkEnd w:id="167"/>
    <w:bookmarkStart w:id="168" w:name="def-polynomial-degree"/>
    <w:p>
      <w:pPr>
        <w:pStyle w:val="BodyText"/>
      </w:pPr>
      <w:ins w:id="3247" w:author="PR Preview" w:date="2026-01-01T00:00:00Z">
        <w:r>
          <w:rPr>
            <w:b/>
            <w:bCs/>
          </w:rPr>
          <w:t xml:space="preserve">Definition 39 (Degree of a polynomial)</w:t>
        </w:r>
      </w:ins>
      <w:ins w:id="3248" w:author="PR Preview" w:date="2026-01-01T00:00:00Z">
        <w:r>
          <w:t xml:space="preserve"> </w:t>
        </w:r>
      </w:ins>
      <w:ins w:id="3249" w:author="PR Preview" w:date="2026-01-01T00:00:00Z">
        <w:r>
          <w:t xml:space="preserve">Let</w:t>
        </w:r>
      </w:ins>
      <w:ins w:id="32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3251" w:author="PR Preview" w:date="2026-01-01T00:00:00Z">
        <w:r>
          <w:t xml:space="preserve"> </w:t>
        </w:r>
      </w:ins>
      <w:ins w:id="3252" w:author="PR Preview" w:date="2026-01-01T00:00:00Z">
        <w:r>
          <w:t xml:space="preserve">be a</w:t>
        </w:r>
      </w:ins>
      <w:ins w:id="3253" w:author="PR Preview" w:date="2026-01-01T00:00:00Z">
        <w:r>
          <w:t xml:space="preserve"> </w:t>
        </w:r>
      </w:ins>
      <w:hyperlink w:anchor="def-polynomial">
        <w:ins w:id="3254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255" w:author="PR Preview" w:date="2026-01-01T00:00:00Z">
        <w:r>
          <w:t xml:space="preserve"> </w:t>
        </w:r>
      </w:ins>
      <w:ins w:id="3256" w:author="PR Preview" w:date="2026-01-01T00:00:00Z">
        <w:r>
          <w:t xml:space="preserve">with</w:t>
        </w:r>
      </w:ins>
      <w:ins w:id="325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ins w:id="3258" w:author="PR Preview" w:date="2026-01-01T00:00:00Z">
        <w:r>
          <w:t xml:space="preserve">.</w:t>
        </w:r>
      </w:ins>
      <w:ins w:id="3259" w:author="PR Preview" w:date="2026-01-01T00:00:00Z">
        <w:r>
          <w:t xml:space="preserve"> </w:t>
        </w:r>
      </w:ins>
      <w:ins w:id="3260" w:author="PR Preview" w:date="2026-01-01T00:00:00Z">
        <w:r>
          <w:t xml:space="preserve">The integer</w:t>
        </w:r>
      </w:ins>
      <w:ins w:id="3261" w:author="PR Preview" w:date="2026-01-01T00:00:00Z">
        <w:r>
          <w:t xml:space="preserve"> </w:t>
        </w:r>
      </w:ins>
      <m:oMath>
        <m:r>
          <m:t>n</m:t>
        </m:r>
      </m:oMath>
      <w:ins w:id="3262" w:author="PR Preview" w:date="2026-01-01T00:00:00Z">
        <w:r>
          <w:t xml:space="preserve"> </w:t>
        </w:r>
      </w:ins>
      <w:ins w:id="3263" w:author="PR Preview" w:date="2026-01-01T00:00:00Z">
        <w:r>
          <w:t xml:space="preserve">is the</w:t>
        </w:r>
      </w:ins>
      <w:ins w:id="3264" w:author="PR Preview" w:date="2026-01-01T00:00:00Z">
        <w:r>
          <w:t xml:space="preserve"> </w:t>
        </w:r>
      </w:ins>
      <w:ins w:id="3265" w:author="PR Preview" w:date="2026-01-01T00:00:00Z">
        <w:r>
          <w:rPr>
            <w:b/>
            <w:bCs/>
          </w:rPr>
          <w:t xml:space="preserve">degree</w:t>
        </w:r>
      </w:ins>
      <w:ins w:id="3266" w:author="PR Preview" w:date="2026-01-01T00:00:00Z">
        <w:r>
          <w:t xml:space="preserve"> </w:t>
        </w:r>
      </w:ins>
      <w:ins w:id="3267" w:author="PR Preview" w:date="2026-01-01T00:00:00Z">
        <w:r>
          <w:t xml:space="preserve">of</w:t>
        </w:r>
      </w:ins>
      <w:ins w:id="3268" w:author="PR Preview" w:date="2026-01-01T00:00:00Z">
        <w:r>
          <w:t xml:space="preserve"> </w:t>
        </w:r>
      </w:ins>
      <m:oMath>
        <m:r>
          <m:t>f</m:t>
        </m:r>
      </m:oMath>
      <w:ins w:id="3269" w:author="PR Preview" w:date="2026-01-01T00:00:00Z">
        <w:r>
          <w:t xml:space="preserve">.</w:t>
        </w:r>
      </w:ins>
    </w:p>
    <w:bookmarkEnd w:id="168"/>
    <w:bookmarkStart w:id="169" w:name="exm-polynomial-degree"/>
    <w:p>
      <w:pPr>
        <w:pStyle w:val="BodyText"/>
      </w:pPr>
      <w:ins w:id="3270" w:author="PR Preview" w:date="2026-01-01T00:00:00Z">
        <w:r>
          <w:rPr>
            <w:b/>
            <w:bCs/>
          </w:rPr>
          <w:t xml:space="preserve">Example 34 (Degrees of some polynomials)</w:t>
        </w:r>
      </w:ins>
      <w:ins w:id="3271" w:author="PR Preview" w:date="2026-01-01T00:00:00Z">
        <w:r>
          <w:t xml:space="preserve"> </w:t>
        </w:r>
      </w:ins>
      <w:ins w:id="327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del w:id="3273" w:author="PR Preview" w:date="2026-01-01T00:00:00Z">
        <w:r>
          <w:rPr>
            <w:b/>
            <w:bCs/>
          </w:rPr>
          <w:delText xml:space="preserve">Definition 39 (Leading coefficient)</w:delText>
        </w:r>
      </w:del>
      <w:del w:id="3274" w:author="PR Preview" w:date="2026-01-01T00:00:00Z">
        <w:r>
          <w:delText xml:space="preserve"> </w:delText>
        </w:r>
      </w:del>
      <w:del w:id="3275" w:author="PR Preview" w:date="2026-01-01T00:00:00Z">
        <w:r>
          <w:delText xml:space="preserve">Let</w:delText>
        </w:r>
      </w:del>
      <w:del w:id="327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3277" w:author="PR Preview" w:date="2026-01-01T00:00:00Z">
        <w:r>
          <w:delText xml:space="preserve"> </w:delText>
        </w:r>
      </w:del>
      <w:del w:id="3278" w:author="PR Preview" w:date="2026-01-01T00:00:00Z">
        <w:r>
          <w:delText xml:space="preserve">be a</w:delText>
        </w:r>
      </w:del>
      <w:del w:id="3279" w:author="PR Preview" w:date="2026-01-01T00:00:00Z">
        <w:r>
          <w:delText xml:space="preserve"> </w:delText>
        </w:r>
      </w:del>
      <w:hyperlink w:anchor="def-polynomial">
        <w:del w:id="3280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3281" w:author="PR Preview" w:date="2026-01-01T00:00:00Z">
        <w:r>
          <w:delText xml:space="preserve"> </w:delText>
        </w:r>
      </w:del>
      <w:del w:id="3282" w:author="PR Preview" w:date="2026-01-01T00:00:00Z">
        <w:r>
          <w:delText xml:space="preserve">of</w:delText>
        </w:r>
      </w:del>
      <w:del w:id="3283" w:author="PR Preview" w:date="2026-01-01T00:00:00Z">
        <w:r>
          <w:delText xml:space="preserve"> </w:delText>
        </w:r>
      </w:del>
      <w:hyperlink w:anchor="def-polynomial-degree">
        <w:del w:id="3284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3285" w:author="PR Preview" w:date="2026-01-01T00:00:00Z">
        <w:r>
          <w:delText xml:space="preserve"> </w:delText>
        </w:r>
      </w:del>
      <m:oMath>
        <m:r>
          <m:t>n</m:t>
        </m:r>
      </m:oMath>
      <w:del w:id="3286" w:author="PR Preview" w:date="2026-01-01T00:00:00Z">
        <w:r>
          <w:delText xml:space="preserve">.</w:delText>
        </w:r>
      </w:del>
      <w:del w:id="3287" w:author="PR Preview" w:date="2026-01-01T00:00:00Z">
        <w:r>
          <w:delText xml:space="preserve"> </w:delText>
        </w:r>
      </w:del>
      <w:del w:id="3288" w:author="PR Preview" w:date="2026-01-01T00:00:00Z">
        <w:r>
          <w:delText xml:space="preserve">The constant</w:delText>
        </w:r>
      </w:del>
      <w:del w:id="328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3290" w:author="PR Preview" w:date="2026-01-01T00:00:00Z">
        <w:r>
          <w:delText xml:space="preserve"> </w:delText>
        </w:r>
      </w:del>
      <w:del w:id="3291" w:author="PR Preview" w:date="2026-01-01T00:00:00Z">
        <w:r>
          <w:delText xml:space="preserve">is the</w:delText>
        </w:r>
      </w:del>
      <w:del w:id="3292" w:author="PR Preview" w:date="2026-01-01T00:00:00Z">
        <w:r>
          <w:delText xml:space="preserve"> </w:delText>
        </w:r>
      </w:del>
      <w:del w:id="3293" w:author="PR Preview" w:date="2026-01-01T00:00:00Z">
        <w:r>
          <w:rPr>
            <w:b/>
            <w:bCs/>
          </w:rPr>
          <w:delText xml:space="preserve">leading coefficient</w:delText>
        </w:r>
      </w:del>
      <w:del w:id="3294" w:author="PR Preview" w:date="2026-01-01T00:00:00Z">
        <w:r>
          <w:delText xml:space="preserve"> </w:delText>
        </w:r>
      </w:del>
      <w:del w:id="3295" w:author="PR Preview" w:date="2026-01-01T00:00:00Z">
        <w:r>
          <w:delText xml:space="preserve">of</w:delText>
        </w:r>
      </w:del>
      <w:del w:id="3296" w:author="PR Preview" w:date="2026-01-01T00:00:00Z">
        <w:r>
          <w:delText xml:space="preserve"> </w:delText>
        </w:r>
      </w:del>
      <m:oMath>
        <m:r>
          <m:t>f</m:t>
        </m:r>
      </m:oMath>
      <w:del w:id="3297" w:author="PR Preview" w:date="2026-01-01T00:00:00Z">
        <w:r>
          <w:delText xml:space="preserve">.</w:delText>
        </w:r>
      </w:del>
    </w:p>
    <w:p>
      <w:pPr>
        <w:pStyle w:val="BodyText"/>
      </w:pPr>
      <w:del w:id="3298" w:author="PR Preview" w:date="2026-01-01T00:00:00Z">
        <w:r>
          <w:rPr>
            <w:b/>
            <w:bCs/>
          </w:rPr>
          <w:delText xml:space="preserve">Example 34 (Leading coefficients)</w:delText>
        </w:r>
      </w:del>
      <w:del w:id="3299" w:author="PR Preview" w:date="2026-01-01T00:00:00Z">
        <w:r>
          <w:delText xml:space="preserve"> </w:delText>
        </w:r>
      </w:del>
      <w:del w:id="3300" w:author="PR Preview" w:date="2026-01-01T00:00:00Z">
        <w:r>
          <w:delText xml:space="preserve"> </w:delText>
        </w:r>
      </w:del>
    </w:p>
    <w:p>
      <w:pPr>
        <w:pStyle w:val="FirstParagraph"/>
      </w:pPr>
      <w:ins w:id="3301" w:author="PR Preview" w:date="2026-01-01T00:00:00Z">
        <w:r>
          <w:rPr>
            <w:b/>
            <w:bCs/>
          </w:rPr>
          <w:t xml:space="preserve">Definition 40 (Leading coefficient)</w:t>
        </w:r>
      </w:ins>
      <w:ins w:id="3302" w:author="PR Preview" w:date="2026-01-01T00:00:00Z">
        <w:r>
          <w:t xml:space="preserve"> </w:t>
        </w:r>
      </w:ins>
      <w:ins w:id="3303" w:author="PR Preview" w:date="2026-01-01T00:00:00Z">
        <w:r>
          <w:t xml:space="preserve">Let</w:t>
        </w:r>
      </w:ins>
      <w:ins w:id="33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3305" w:author="PR Preview" w:date="2026-01-01T00:00:00Z">
        <w:r>
          <w:t xml:space="preserve"> </w:t>
        </w:r>
      </w:ins>
      <w:ins w:id="3306" w:author="PR Preview" w:date="2026-01-01T00:00:00Z">
        <w:r>
          <w:t xml:space="preserve">be a</w:t>
        </w:r>
      </w:ins>
      <w:ins w:id="3307" w:author="PR Preview" w:date="2026-01-01T00:00:00Z">
        <w:r>
          <w:t xml:space="preserve"> </w:t>
        </w:r>
      </w:ins>
      <w:hyperlink w:anchor="def-polynomial">
        <w:ins w:id="3308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309" w:author="PR Preview" w:date="2026-01-01T00:00:00Z">
        <w:r>
          <w:t xml:space="preserve"> </w:t>
        </w:r>
      </w:ins>
      <w:ins w:id="3310" w:author="PR Preview" w:date="2026-01-01T00:00:00Z">
        <w:r>
          <w:t xml:space="preserve">of</w:t>
        </w:r>
      </w:ins>
      <w:ins w:id="3311" w:author="PR Preview" w:date="2026-01-01T00:00:00Z">
        <w:r>
          <w:t xml:space="preserve"> </w:t>
        </w:r>
      </w:ins>
      <w:hyperlink w:anchor="def-polynomial-degree">
        <w:ins w:id="3312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3313" w:author="PR Preview" w:date="2026-01-01T00:00:00Z">
        <w:r>
          <w:t xml:space="preserve"> </w:t>
        </w:r>
      </w:ins>
      <m:oMath>
        <m:r>
          <m:t>n</m:t>
        </m:r>
      </m:oMath>
      <w:ins w:id="3314" w:author="PR Preview" w:date="2026-01-01T00:00:00Z">
        <w:r>
          <w:t xml:space="preserve">.</w:t>
        </w:r>
      </w:ins>
      <w:ins w:id="3315" w:author="PR Preview" w:date="2026-01-01T00:00:00Z">
        <w:r>
          <w:t xml:space="preserve"> </w:t>
        </w:r>
      </w:ins>
      <w:ins w:id="3316" w:author="PR Preview" w:date="2026-01-01T00:00:00Z">
        <w:r>
          <w:t xml:space="preserve">The constant</w:t>
        </w:r>
      </w:ins>
      <w:ins w:id="331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3318" w:author="PR Preview" w:date="2026-01-01T00:00:00Z">
        <w:r>
          <w:t xml:space="preserve"> </w:t>
        </w:r>
      </w:ins>
      <w:ins w:id="3319" w:author="PR Preview" w:date="2026-01-01T00:00:00Z">
        <w:r>
          <w:t xml:space="preserve">is the</w:t>
        </w:r>
      </w:ins>
      <w:ins w:id="3320" w:author="PR Preview" w:date="2026-01-01T00:00:00Z">
        <w:r>
          <w:t xml:space="preserve"> </w:t>
        </w:r>
      </w:ins>
      <w:ins w:id="3321" w:author="PR Preview" w:date="2026-01-01T00:00:00Z">
        <w:r>
          <w:rPr>
            <w:b/>
            <w:bCs/>
          </w:rPr>
          <w:t xml:space="preserve">leading coefficient</w:t>
        </w:r>
      </w:ins>
      <w:ins w:id="3322" w:author="PR Preview" w:date="2026-01-01T00:00:00Z">
        <w:r>
          <w:t xml:space="preserve"> </w:t>
        </w:r>
      </w:ins>
      <w:ins w:id="3323" w:author="PR Preview" w:date="2026-01-01T00:00:00Z">
        <w:r>
          <w:t xml:space="preserve">of</w:t>
        </w:r>
      </w:ins>
      <w:ins w:id="3324" w:author="PR Preview" w:date="2026-01-01T00:00:00Z">
        <w:r>
          <w:t xml:space="preserve"> </w:t>
        </w:r>
      </w:ins>
      <m:oMath>
        <m:r>
          <m:t>f</m:t>
        </m:r>
      </m:oMath>
      <w:ins w:id="3325" w:author="PR Preview" w:date="2026-01-01T00:00:00Z">
        <w:r>
          <w:t xml:space="preserve">.</w:t>
        </w:r>
      </w:ins>
    </w:p>
    <w:bookmarkEnd w:id="170"/>
    <w:bookmarkStart w:id="171" w:name="exm-leading-coefficient"/>
    <w:p>
      <w:pPr>
        <w:pStyle w:val="BodyText"/>
      </w:pPr>
      <w:ins w:id="3326" w:author="PR Preview" w:date="2026-01-01T00:00:00Z">
        <w:r>
          <w:rPr>
            <w:b/>
            <w:bCs/>
          </w:rPr>
          <w:t xml:space="preserve">Example 35 (Leading coefficients)</w:t>
        </w:r>
      </w:ins>
      <w:ins w:id="3327" w:author="PR Preview" w:date="2026-01-01T00:00:00Z">
        <w:r>
          <w:t xml:space="preserve"> </w:t>
        </w:r>
      </w:ins>
      <w:ins w:id="332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del w:id="3329" w:author="PR Preview" w:date="2026-01-01T00:00:00Z">
        <w:r>
          <w:rPr>
            <w:b/>
            <w:bCs/>
          </w:rPr>
          <w:delText xml:space="preserve">Definition 40 (Quadratic and cubic polynomials)</w:delText>
        </w:r>
      </w:del>
      <w:del w:id="3330" w:author="PR Preview" w:date="2026-01-01T00:00:00Z">
        <w:r>
          <w:delText xml:space="preserve"> </w:delText>
        </w:r>
      </w:del>
      <w:del w:id="3331" w:author="PR Preview" w:date="2026-01-01T00:00:00Z">
        <w:r>
          <w:delText xml:space="preserve">A</w:delText>
        </w:r>
      </w:del>
      <w:del w:id="3332" w:author="PR Preview" w:date="2026-01-01T00:00:00Z">
        <w:r>
          <w:delText xml:space="preserve"> </w:delText>
        </w:r>
      </w:del>
      <w:hyperlink w:anchor="def-polynomial">
        <w:del w:id="3333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3334" w:author="PR Preview" w:date="2026-01-01T00:00:00Z">
        <w:r>
          <w:delText xml:space="preserve"> </w:delText>
        </w:r>
      </w:del>
      <w:del w:id="3335" w:author="PR Preview" w:date="2026-01-01T00:00:00Z">
        <w:r>
          <w:delText xml:space="preserve">of</w:delText>
        </w:r>
      </w:del>
      <w:del w:id="3336" w:author="PR Preview" w:date="2026-01-01T00:00:00Z">
        <w:r>
          <w:delText xml:space="preserve"> </w:delText>
        </w:r>
      </w:del>
      <w:hyperlink w:anchor="def-polynomial-degree">
        <w:del w:id="3337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3338" w:author="PR Preview" w:date="2026-01-01T00:00:00Z">
        <w:r>
          <w:delText xml:space="preserve"> </w:delText>
        </w:r>
      </w:del>
      <m:oMath>
        <m:r>
          <m:t>2</m:t>
        </m:r>
      </m:oMath>
      <w:del w:id="3339" w:author="PR Preview" w:date="2026-01-01T00:00:00Z">
        <w:r>
          <w:delText xml:space="preserve">,</w:delText>
        </w:r>
      </w:del>
      <w:del w:id="33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3341" w:author="PR Preview" w:date="2026-01-01T00:00:00Z">
        <w:r>
          <w:delText xml:space="preserve"> </w:delText>
        </w:r>
      </w:del>
      <w:del w:id="3342" w:author="PR Preview" w:date="2026-01-01T00:00:00Z">
        <w:r>
          <w:delText xml:space="preserve">with</w:delText>
        </w:r>
      </w:del>
      <w:del w:id="334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del w:id="3344" w:author="PR Preview" w:date="2026-01-01T00:00:00Z">
        <w:r>
          <w:delText xml:space="preserve">,</w:delText>
        </w:r>
      </w:del>
      <w:del w:id="3345" w:author="PR Preview" w:date="2026-01-01T00:00:00Z">
        <w:r>
          <w:delText xml:space="preserve"> </w:delText>
        </w:r>
      </w:del>
      <w:del w:id="3346" w:author="PR Preview" w:date="2026-01-01T00:00:00Z">
        <w:r>
          <w:delText xml:space="preserve">is a</w:delText>
        </w:r>
      </w:del>
      <w:del w:id="3347" w:author="PR Preview" w:date="2026-01-01T00:00:00Z">
        <w:r>
          <w:delText xml:space="preserve"> </w:delText>
        </w:r>
      </w:del>
      <w:del w:id="3348" w:author="PR Preview" w:date="2026-01-01T00:00:00Z">
        <w:r>
          <w:rPr>
            <w:b/>
            <w:bCs/>
          </w:rPr>
          <w:delText xml:space="preserve">quadratic</w:delText>
        </w:r>
      </w:del>
      <w:del w:id="3349" w:author="PR Preview" w:date="2026-01-01T00:00:00Z">
        <w:r>
          <w:delText xml:space="preserve"> </w:delText>
        </w:r>
      </w:del>
      <w:del w:id="3350" w:author="PR Preview" w:date="2026-01-01T00:00:00Z">
        <w:r>
          <w:delText xml:space="preserve">polynomial.</w:delText>
        </w:r>
      </w:del>
      <w:del w:id="3351" w:author="PR Preview" w:date="2026-01-01T00:00:00Z">
        <w:r>
          <w:delText xml:space="preserve"> </w:delText>
        </w:r>
      </w:del>
      <w:del w:id="3352" w:author="PR Preview" w:date="2026-01-01T00:00:00Z">
        <w:r>
          <w:delText xml:space="preserve">A polynomial of degree</w:delText>
        </w:r>
      </w:del>
      <w:del w:id="3353" w:author="PR Preview" w:date="2026-01-01T00:00:00Z">
        <w:r>
          <w:delText xml:space="preserve"> </w:delText>
        </w:r>
      </w:del>
      <m:oMath>
        <m:r>
          <m:t>3</m:t>
        </m:r>
      </m:oMath>
      <w:del w:id="3354" w:author="PR Preview" w:date="2026-01-01T00:00:00Z">
        <w:r>
          <w:delText xml:space="preserve"> </w:delText>
        </w:r>
      </w:del>
      <w:del w:id="3355" w:author="PR Preview" w:date="2026-01-01T00:00:00Z">
        <w:r>
          <w:delText xml:space="preserve">is a</w:delText>
        </w:r>
      </w:del>
      <w:del w:id="3356" w:author="PR Preview" w:date="2026-01-01T00:00:00Z">
        <w:r>
          <w:delText xml:space="preserve"> </w:delText>
        </w:r>
      </w:del>
      <w:del w:id="3357" w:author="PR Preview" w:date="2026-01-01T00:00:00Z">
        <w:r>
          <w:rPr>
            <w:b/>
            <w:bCs/>
          </w:rPr>
          <w:delText xml:space="preserve">cubic</w:delText>
        </w:r>
      </w:del>
      <w:del w:id="3358" w:author="PR Preview" w:date="2026-01-01T00:00:00Z">
        <w:r>
          <w:delText xml:space="preserve"> </w:delText>
        </w:r>
      </w:del>
      <w:del w:id="3359" w:author="PR Preview" w:date="2026-01-01T00:00:00Z">
        <w:r>
          <w:delText xml:space="preserve">polynomial.</w:delText>
        </w:r>
      </w:del>
    </w:p>
    <w:p>
      <w:pPr>
        <w:pStyle w:val="BodyText"/>
      </w:pPr>
      <w:del w:id="3360" w:author="PR Preview" w:date="2026-01-01T00:00:00Z">
        <w:r>
          <w:rPr>
            <w:b/>
            <w:bCs/>
          </w:rPr>
          <w:delText xml:space="preserve">Example 35 (Quadratic and cubic polynomials)</w:delText>
        </w:r>
      </w:del>
      <w:del w:id="3361" w:author="PR Preview" w:date="2026-01-01T00:00:00Z">
        <w:r>
          <w:delText xml:space="preserve"> </w:delText>
        </w:r>
      </w:del>
      <w:del w:id="3362" w:author="PR Preview" w:date="2026-01-01T00:00:00Z">
        <w:r>
          <w:delText xml:space="preserve"> 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del w:id="3363" w:author="PR Preview" w:date="2026-01-01T00:00:00Z">
        <w:r>
          <w:delText xml:space="preserve">is quadratic,</w:delText>
        </w:r>
      </w:del>
      <w:del w:id="3364" w:author="PR Preview" w:date="2026-01-01T00:00:00Z">
        <w:r>
          <w:delText xml:space="preserve"> </w:delText>
        </w:r>
      </w:del>
      <w:del w:id="3365" w:author="PR Preview" w:date="2026-01-01T00:00:00Z">
        <w:r>
          <w:delText xml:space="preserve">by</w:delText>
        </w:r>
      </w:del>
      <w:del w:id="3366" w:author="PR Preview" w:date="2026-01-01T00:00:00Z">
        <w:r>
          <w:delText xml:space="preserve"> </w:delText>
        </w:r>
      </w:del>
      <w:hyperlink w:anchor="rem-square-of-a-difference">
        <w:del w:id="3367" w:author="PR Preview" w:date="2026-01-01T00:00:00Z">
          <w:r>
            <w:rPr>
              <w:rStyle w:val="Hyperlink"/>
            </w:rPr>
            <w:delText xml:space="preserve">Remark 9</w:delText>
          </w:r>
        </w:del>
      </w:hyperlink>
      <w:del w:id="3368" w:author="PR Preview" w:date="2026-01-01T00:00:00Z">
        <w:r>
          <w:delText xml:space="preserve"> </w:delText>
        </w:r>
      </w:del>
      <w:del w:id="3369" w:author="PR Preview" w:date="2026-01-01T00:00:00Z">
        <w:r>
          <w:delText xml:space="preserve">with</w:delText>
        </w:r>
      </w:del>
      <w:del w:id="337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x</m:t>
        </m:r>
      </m:oMath>
      <w:del w:id="3371" w:author="PR Preview" w:date="2026-01-01T00:00:00Z">
        <w:r>
          <w:delText xml:space="preserve"> </w:delText>
        </w:r>
      </w:del>
      <w:del w:id="3372" w:author="PR Preview" w:date="2026-01-01T00:00:00Z">
        <w:r>
          <w:delText xml:space="preserve">and</w:delText>
        </w:r>
      </w:del>
      <w:del w:id="337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3374" w:author="PR Preview" w:date="2026-01-01T00:00:00Z">
        <w:r>
          <w:delText xml:space="preserve">.</w:delText>
        </w:r>
      </w:del>
    </w:p>
    <w:p>
      <w:pPr>
        <w:pStyle w:val="FirstParagraph"/>
      </w:pPr>
      <w:ins w:id="3375" w:author="PR Preview" w:date="2026-01-01T00:00:00Z">
        <w:r>
          <w:rPr>
            <w:b/>
            <w:bCs/>
          </w:rPr>
          <w:t xml:space="preserve">Definition 41 (Quadratic and cubic polynomials)</w:t>
        </w:r>
      </w:ins>
      <w:ins w:id="3376" w:author="PR Preview" w:date="2026-01-01T00:00:00Z">
        <w:r>
          <w:t xml:space="preserve"> </w:t>
        </w:r>
      </w:ins>
      <w:ins w:id="3377" w:author="PR Preview" w:date="2026-01-01T00:00:00Z">
        <w:r>
          <w:t xml:space="preserve">A</w:t>
        </w:r>
      </w:ins>
      <w:ins w:id="3378" w:author="PR Preview" w:date="2026-01-01T00:00:00Z">
        <w:r>
          <w:t xml:space="preserve"> </w:t>
        </w:r>
      </w:ins>
      <w:hyperlink w:anchor="def-polynomial">
        <w:ins w:id="3379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380" w:author="PR Preview" w:date="2026-01-01T00:00:00Z">
        <w:r>
          <w:t xml:space="preserve"> </w:t>
        </w:r>
      </w:ins>
      <w:ins w:id="3381" w:author="PR Preview" w:date="2026-01-01T00:00:00Z">
        <w:r>
          <w:t xml:space="preserve">of</w:t>
        </w:r>
      </w:ins>
      <w:ins w:id="3382" w:author="PR Preview" w:date="2026-01-01T00:00:00Z">
        <w:r>
          <w:t xml:space="preserve"> </w:t>
        </w:r>
      </w:ins>
      <w:hyperlink w:anchor="def-polynomial-degree">
        <w:ins w:id="3383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3384" w:author="PR Preview" w:date="2026-01-01T00:00:00Z">
        <w:r>
          <w:t xml:space="preserve"> </w:t>
        </w:r>
      </w:ins>
      <m:oMath>
        <m:r>
          <m:t>2</m:t>
        </m:r>
      </m:oMath>
      <w:ins w:id="3385" w:author="PR Preview" w:date="2026-01-01T00:00:00Z">
        <w:r>
          <w:t xml:space="preserve">,</w:t>
        </w:r>
      </w:ins>
      <w:ins w:id="33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3387" w:author="PR Preview" w:date="2026-01-01T00:00:00Z">
        <w:r>
          <w:t xml:space="preserve"> </w:t>
        </w:r>
      </w:ins>
      <w:ins w:id="3388" w:author="PR Preview" w:date="2026-01-01T00:00:00Z">
        <w:r>
          <w:t xml:space="preserve">with</w:t>
        </w:r>
      </w:ins>
      <w:ins w:id="338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3390" w:author="PR Preview" w:date="2026-01-01T00:00:00Z">
        <w:r>
          <w:t xml:space="preserve">,</w:t>
        </w:r>
      </w:ins>
      <w:ins w:id="3391" w:author="PR Preview" w:date="2026-01-01T00:00:00Z">
        <w:r>
          <w:t xml:space="preserve"> </w:t>
        </w:r>
      </w:ins>
      <w:ins w:id="3392" w:author="PR Preview" w:date="2026-01-01T00:00:00Z">
        <w:r>
          <w:t xml:space="preserve">is a</w:t>
        </w:r>
      </w:ins>
      <w:ins w:id="3393" w:author="PR Preview" w:date="2026-01-01T00:00:00Z">
        <w:r>
          <w:t xml:space="preserve"> </w:t>
        </w:r>
      </w:ins>
      <w:ins w:id="3394" w:author="PR Preview" w:date="2026-01-01T00:00:00Z">
        <w:r>
          <w:rPr>
            <w:b/>
            <w:bCs/>
          </w:rPr>
          <w:t xml:space="preserve">quadratic</w:t>
        </w:r>
      </w:ins>
      <w:ins w:id="3395" w:author="PR Preview" w:date="2026-01-01T00:00:00Z">
        <w:r>
          <w:t xml:space="preserve"> </w:t>
        </w:r>
      </w:ins>
      <w:ins w:id="3396" w:author="PR Preview" w:date="2026-01-01T00:00:00Z">
        <w:r>
          <w:t xml:space="preserve">polynomial.</w:t>
        </w:r>
      </w:ins>
      <w:ins w:id="3397" w:author="PR Preview" w:date="2026-01-01T00:00:00Z">
        <w:r>
          <w:t xml:space="preserve"> </w:t>
        </w:r>
      </w:ins>
      <w:ins w:id="3398" w:author="PR Preview" w:date="2026-01-01T00:00:00Z">
        <w:r>
          <w:t xml:space="preserve">A polynomial of degree</w:t>
        </w:r>
      </w:ins>
      <w:ins w:id="3399" w:author="PR Preview" w:date="2026-01-01T00:00:00Z">
        <w:r>
          <w:t xml:space="preserve"> </w:t>
        </w:r>
      </w:ins>
      <m:oMath>
        <m:r>
          <m:t>3</m:t>
        </m:r>
      </m:oMath>
      <w:ins w:id="3400" w:author="PR Preview" w:date="2026-01-01T00:00:00Z">
        <w:r>
          <w:t xml:space="preserve"> </w:t>
        </w:r>
      </w:ins>
      <w:ins w:id="3401" w:author="PR Preview" w:date="2026-01-01T00:00:00Z">
        <w:r>
          <w:t xml:space="preserve">is a</w:t>
        </w:r>
      </w:ins>
      <w:ins w:id="3402" w:author="PR Preview" w:date="2026-01-01T00:00:00Z">
        <w:r>
          <w:t xml:space="preserve"> </w:t>
        </w:r>
      </w:ins>
      <w:ins w:id="3403" w:author="PR Preview" w:date="2026-01-01T00:00:00Z">
        <w:r>
          <w:rPr>
            <w:b/>
            <w:bCs/>
          </w:rPr>
          <w:t xml:space="preserve">cubic</w:t>
        </w:r>
      </w:ins>
      <w:ins w:id="3404" w:author="PR Preview" w:date="2026-01-01T00:00:00Z">
        <w:r>
          <w:t xml:space="preserve"> </w:t>
        </w:r>
      </w:ins>
      <w:ins w:id="3405" w:author="PR Preview" w:date="2026-01-01T00:00:00Z">
        <w:r>
          <w:t xml:space="preserve">polynomial.</w:t>
        </w:r>
      </w:ins>
    </w:p>
    <w:bookmarkEnd w:id="172"/>
    <w:bookmarkStart w:id="173" w:name="exm-quadratic-cubic"/>
    <w:p>
      <w:pPr>
        <w:pStyle w:val="BodyText"/>
      </w:pPr>
      <w:ins w:id="3406" w:author="PR Preview" w:date="2026-01-01T00:00:00Z">
        <w:r>
          <w:rPr>
            <w:b/>
            <w:bCs/>
          </w:rPr>
          <w:t xml:space="preserve">Example 36 (Quadratic and cubic polynomials)</w:t>
        </w:r>
      </w:ins>
      <w:ins w:id="3407" w:author="PR Preview" w:date="2026-01-01T00:00:00Z">
        <w:r>
          <w:t xml:space="preserve"> </w:t>
        </w:r>
      </w:ins>
      <w:ins w:id="3408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ins w:id="3409" w:author="PR Preview" w:date="2026-01-01T00:00:00Z">
        <w:r>
          <w:t xml:space="preserve">is quadratic,</w:t>
        </w:r>
      </w:ins>
      <w:ins w:id="3410" w:author="PR Preview" w:date="2026-01-01T00:00:00Z">
        <w:r>
          <w:t xml:space="preserve"> </w:t>
        </w:r>
      </w:ins>
      <w:ins w:id="3411" w:author="PR Preview" w:date="2026-01-01T00:00:00Z">
        <w:r>
          <w:t xml:space="preserve">by</w:t>
        </w:r>
      </w:ins>
      <w:ins w:id="3412" w:author="PR Preview" w:date="2026-01-01T00:00:00Z">
        <w:r>
          <w:t xml:space="preserve"> </w:t>
        </w:r>
      </w:ins>
      <w:hyperlink w:anchor="rem-square-of-a-difference">
        <w:ins w:id="3413" w:author="PR Preview" w:date="2026-01-01T00:00:00Z">
          <w:r>
            <w:rPr>
              <w:rStyle w:val="Hyperlink"/>
            </w:rPr>
            <w:t xml:space="preserve">Remark 11</w:t>
          </w:r>
        </w:ins>
      </w:hyperlink>
      <w:ins w:id="3414" w:author="PR Preview" w:date="2026-01-01T00:00:00Z">
        <w:r>
          <w:t xml:space="preserve"> </w:t>
        </w:r>
      </w:ins>
      <w:ins w:id="3415" w:author="PR Preview" w:date="2026-01-01T00:00:00Z">
        <w:r>
          <w:t xml:space="preserve">with</w:t>
        </w:r>
      </w:ins>
      <w:ins w:id="341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x</m:t>
        </m:r>
      </m:oMath>
      <w:ins w:id="3417" w:author="PR Preview" w:date="2026-01-01T00:00:00Z">
        <w:r>
          <w:t xml:space="preserve"> </w:t>
        </w:r>
      </w:ins>
      <w:ins w:id="3418" w:author="PR Preview" w:date="2026-01-01T00:00:00Z">
        <w:r>
          <w:t xml:space="preserve">and</w:t>
        </w:r>
      </w:ins>
      <w:ins w:id="341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3420" w:author="PR Preview" w:date="2026-01-01T00:00:00Z">
        <w:r>
          <w:t xml:space="preserve">.</w:t>
        </w:r>
      </w:ins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del w:id="3421" w:author="PR Preview" w:date="2026-01-01T00:00:00Z">
        <w:r>
          <w:rPr>
            <w:b/>
            <w:bCs/>
          </w:rPr>
          <w:delText xml:space="preserve">Definition 41 (Parabola)</w:delText>
        </w:r>
      </w:del>
      <w:del w:id="3422" w:author="PR Preview" w:date="2026-01-01T00:00:00Z">
        <w:r>
          <w:delText xml:space="preserve"> </w:delText>
        </w:r>
      </w:del>
      <w:del w:id="3423" w:author="PR Preview" w:date="2026-01-01T00:00:00Z">
        <w:r>
          <w:delText xml:space="preserve">A</w:delText>
        </w:r>
      </w:del>
      <w:del w:id="3424" w:author="PR Preview" w:date="2026-01-01T00:00:00Z">
        <w:r>
          <w:delText xml:space="preserve"> </w:delText>
        </w:r>
      </w:del>
      <w:del w:id="3425" w:author="PR Preview" w:date="2026-01-01T00:00:00Z">
        <w:r>
          <w:rPr>
            <w:b/>
            <w:bCs/>
          </w:rPr>
          <w:delText xml:space="preserve">parabola</w:delText>
        </w:r>
      </w:del>
      <w:del w:id="3426" w:author="PR Preview" w:date="2026-01-01T00:00:00Z">
        <w:r>
          <w:delText xml:space="preserve"> </w:delText>
        </w:r>
      </w:del>
      <w:del w:id="3427" w:author="PR Preview" w:date="2026-01-01T00:00:00Z">
        <w:r>
          <w:delText xml:space="preserve">is the</w:delText>
        </w:r>
      </w:del>
      <w:del w:id="3428" w:author="PR Preview" w:date="2026-01-01T00:00:00Z">
        <w:r>
          <w:delText xml:space="preserve"> </w:delText>
        </w:r>
      </w:del>
      <w:hyperlink r:id="rId67">
        <w:del w:id="3429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3430" w:author="PR Preview" w:date="2026-01-01T00:00:00Z">
        <w:r>
          <w:delText xml:space="preserve"> </w:delText>
        </w:r>
      </w:del>
      <w:del w:id="3431" w:author="PR Preview" w:date="2026-01-01T00:00:00Z">
        <w:r>
          <w:delText xml:space="preserve">of a quadratic polynomial (</w:delText>
        </w:r>
      </w:del>
      <w:hyperlink w:anchor="def-quadratic-cubic">
        <w:del w:id="3432" w:author="PR Preview" w:date="2026-01-01T00:00:00Z">
          <w:r>
            <w:rPr>
              <w:rStyle w:val="Hyperlink"/>
            </w:rPr>
            <w:delText xml:space="preserve">Definition 40</w:delText>
          </w:r>
        </w:del>
      </w:hyperlink>
      <w:del w:id="3433" w:author="PR Preview" w:date="2026-01-01T00:00:00Z">
        <w:r>
          <w:delText xml:space="preserve">).</w:delText>
        </w:r>
      </w:del>
    </w:p>
    <w:p>
      <w:pPr>
        <w:pStyle w:val="BodyText"/>
      </w:pPr>
      <w:del w:id="3434" w:author="PR Preview" w:date="2026-01-01T00:00:00Z">
        <w:r>
          <w:rPr>
            <w:b/>
            <w:bCs/>
          </w:rPr>
          <w:delText xml:space="preserve">Example 36 (The parabola</w:delText>
        </w:r>
      </w:del>
      <w:del w:id="3435" w:author="PR Preview" w:date="2026-01-01T00:00:00Z">
        <w:r>
          <w:rPr>
            <w:b/>
            <w:bCs/>
          </w:rP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436" w:author="PR Preview" w:date="2026-01-01T00:00:00Z">
        <w:r>
          <w:rPr>
            <w:b/>
            <w:bCs/>
          </w:rPr>
          <w:delText xml:space="preserve">)</w:delText>
        </w:r>
      </w:del>
      <w:del w:id="3437" w:author="PR Preview" w:date="2026-01-01T00:00:00Z">
        <w:r>
          <w:delText xml:space="preserve"> </w:delText>
        </w:r>
      </w:del>
      <w:del w:id="3438" w:author="PR Preview" w:date="2026-01-01T00:00:00Z">
        <w:r>
          <w:delText xml:space="preserve">The graph of</w:delText>
        </w:r>
      </w:del>
      <w:del w:id="34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440" w:author="PR Preview" w:date="2026-01-01T00:00:00Z">
        <w:r>
          <w:delText xml:space="preserve"> </w:delText>
        </w:r>
      </w:del>
      <w:del w:id="3441" w:author="PR Preview" w:date="2026-01-01T00:00:00Z">
        <w:r>
          <w:delText xml:space="preserve">is a parabola.</w:delText>
        </w:r>
      </w:del>
      <w:del w:id="3442" w:author="PR Preview" w:date="2026-01-01T00:00:00Z">
        <w:r>
          <w:delText xml:space="preserve"> </w:delText>
        </w:r>
      </w:del>
      <w:del w:id="3443" w:author="PR Preview" w:date="2026-01-01T00:00:00Z">
        <w:r>
          <w:delText xml:space="preserve">It contains the points</w:delText>
        </w:r>
      </w:del>
      <w:del w:id="34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445" w:author="PR Preview" w:date="2026-01-01T00:00:00Z">
        <w:r>
          <w:delText xml:space="preserve">,</w:delText>
        </w:r>
      </w:del>
      <w:del w:id="34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447" w:author="PR Preview" w:date="2026-01-01T00:00:00Z">
        <w:r>
          <w:delText xml:space="preserve"> </w:delText>
        </w:r>
      </w:del>
      <w:del w:id="3448" w:author="PR Preview" w:date="2026-01-01T00:00:00Z">
        <w:r>
          <w:delText xml:space="preserve">and</w:delText>
        </w:r>
      </w:del>
      <w:del w:id="34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3450" w:author="PR Preview" w:date="2026-01-01T00:00:00Z">
        <w:r>
          <w:delText xml:space="preserve">,</w:delText>
        </w:r>
      </w:del>
      <w:del w:id="3451" w:author="PR Preview" w:date="2026-01-01T00:00:00Z">
        <w:r>
          <w:delText xml:space="preserve"> </w:delText>
        </w:r>
      </w:del>
      <w:del w:id="3452" w:author="PR Preview" w:date="2026-01-01T00:00:00Z">
        <w:r>
          <w:delText xml:space="preserve">and its lowest point is</w:delText>
        </w:r>
      </w:del>
      <w:del w:id="345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454" w:author="PR Preview" w:date="2026-01-01T00:00:00Z">
        <w:r>
          <w:delText xml:space="preserve">, since</w:delText>
        </w:r>
      </w:del>
      <w:del w:id="345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3456" w:author="PR Preview" w:date="2026-01-01T00:00:00Z">
        <w:r>
          <w:delText xml:space="preserve"> </w:delText>
        </w:r>
      </w:del>
      <w:del w:id="3457" w:author="PR Preview" w:date="2026-01-01T00:00:00Z">
        <w:r>
          <w:delText xml:space="preserve">for every</w:delText>
        </w:r>
      </w:del>
      <w:del w:id="3458" w:author="PR Preview" w:date="2026-01-01T00:00:00Z">
        <w:r>
          <w:delText xml:space="preserve"> </w:delText>
        </w:r>
      </w:del>
      <m:oMath>
        <m:r>
          <m:t>x</m:t>
        </m:r>
      </m:oMath>
      <w:del w:id="3459" w:author="PR Preview" w:date="2026-01-01T00:00:00Z">
        <w:r>
          <w:delText xml:space="preserve">.</w:delText>
        </w:r>
      </w:del>
    </w:p>
    <w:p>
      <w:pPr>
        <w:pStyle w:val="FirstParagraph"/>
      </w:pPr>
      <w:ins w:id="3460" w:author="PR Preview" w:date="2026-01-01T00:00:00Z">
        <w:r>
          <w:rPr>
            <w:b/>
            <w:bCs/>
          </w:rPr>
          <w:t xml:space="preserve">Definition 42 (Parabola)</w:t>
        </w:r>
      </w:ins>
      <w:ins w:id="3461" w:author="PR Preview" w:date="2026-01-01T00:00:00Z">
        <w:r>
          <w:t xml:space="preserve"> </w:t>
        </w:r>
      </w:ins>
      <w:ins w:id="3462" w:author="PR Preview" w:date="2026-01-01T00:00:00Z">
        <w:r>
          <w:t xml:space="preserve">A</w:t>
        </w:r>
      </w:ins>
      <w:ins w:id="3463" w:author="PR Preview" w:date="2026-01-01T00:00:00Z">
        <w:r>
          <w:t xml:space="preserve"> </w:t>
        </w:r>
      </w:ins>
      <w:ins w:id="3464" w:author="PR Preview" w:date="2026-01-01T00:00:00Z">
        <w:r>
          <w:rPr>
            <w:b/>
            <w:bCs/>
          </w:rPr>
          <w:t xml:space="preserve">parabola</w:t>
        </w:r>
      </w:ins>
      <w:ins w:id="3465" w:author="PR Preview" w:date="2026-01-01T00:00:00Z">
        <w:r>
          <w:t xml:space="preserve"> </w:t>
        </w:r>
      </w:ins>
      <w:ins w:id="3466" w:author="PR Preview" w:date="2026-01-01T00:00:00Z">
        <w:r>
          <w:t xml:space="preserve">is the</w:t>
        </w:r>
      </w:ins>
      <w:ins w:id="3467" w:author="PR Preview" w:date="2026-01-01T00:00:00Z">
        <w:r>
          <w:t xml:space="preserve"> </w:t>
        </w:r>
      </w:ins>
      <w:hyperlink r:id="rId67">
        <w:ins w:id="3468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3469" w:author="PR Preview" w:date="2026-01-01T00:00:00Z">
        <w:r>
          <w:t xml:space="preserve"> </w:t>
        </w:r>
      </w:ins>
      <w:ins w:id="3470" w:author="PR Preview" w:date="2026-01-01T00:00:00Z">
        <w:r>
          <w:t xml:space="preserve">of a quadratic polynomial (</w:t>
        </w:r>
      </w:ins>
      <w:hyperlink w:anchor="def-quadratic-cubic">
        <w:ins w:id="3471" w:author="PR Preview" w:date="2026-01-01T00:00:00Z">
          <w:r>
            <w:rPr>
              <w:rStyle w:val="Hyperlink"/>
            </w:rPr>
            <w:t xml:space="preserve">Definition 41</w:t>
          </w:r>
        </w:ins>
      </w:hyperlink>
      <w:ins w:id="3472" w:author="PR Preview" w:date="2026-01-01T00:00:00Z">
        <w:r>
          <w:t xml:space="preserve">).</w:t>
        </w:r>
      </w:ins>
    </w:p>
    <w:bookmarkEnd w:id="174"/>
    <w:bookmarkStart w:id="175" w:name="exm-parabola"/>
    <w:p>
      <w:pPr>
        <w:pStyle w:val="BodyText"/>
      </w:pPr>
      <w:ins w:id="3473" w:author="PR Preview" w:date="2026-01-01T00:00:00Z">
        <w:r>
          <w:rPr>
            <w:b/>
            <w:bCs/>
          </w:rPr>
          <w:t xml:space="preserve">Example 37 (The parabola</w:t>
        </w:r>
      </w:ins>
      <w:ins w:id="3474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475" w:author="PR Preview" w:date="2026-01-01T00:00:00Z">
        <w:r>
          <w:rPr>
            <w:b/>
            <w:bCs/>
          </w:rPr>
          <w:t xml:space="preserve">)</w:t>
        </w:r>
      </w:ins>
      <w:ins w:id="3476" w:author="PR Preview" w:date="2026-01-01T00:00:00Z">
        <w:r>
          <w:t xml:space="preserve"> </w:t>
        </w:r>
      </w:ins>
      <w:ins w:id="3477" w:author="PR Preview" w:date="2026-01-01T00:00:00Z">
        <w:r>
          <w:t xml:space="preserve">The graph of</w:t>
        </w:r>
      </w:ins>
      <w:ins w:id="34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479" w:author="PR Preview" w:date="2026-01-01T00:00:00Z">
        <w:r>
          <w:t xml:space="preserve"> </w:t>
        </w:r>
      </w:ins>
      <w:ins w:id="3480" w:author="PR Preview" w:date="2026-01-01T00:00:00Z">
        <w:r>
          <w:t xml:space="preserve">is a parabola.</w:t>
        </w:r>
      </w:ins>
      <w:ins w:id="3481" w:author="PR Preview" w:date="2026-01-01T00:00:00Z">
        <w:r>
          <w:t xml:space="preserve"> </w:t>
        </w:r>
      </w:ins>
      <w:ins w:id="3482" w:author="PR Preview" w:date="2026-01-01T00:00:00Z">
        <w:r>
          <w:t xml:space="preserve">It contains the points</w:t>
        </w:r>
      </w:ins>
      <w:ins w:id="34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484" w:author="PR Preview" w:date="2026-01-01T00:00:00Z">
        <w:r>
          <w:t xml:space="preserve">,</w:t>
        </w:r>
      </w:ins>
      <w:ins w:id="34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486" w:author="PR Preview" w:date="2026-01-01T00:00:00Z">
        <w:r>
          <w:t xml:space="preserve"> </w:t>
        </w:r>
      </w:ins>
      <w:ins w:id="3487" w:author="PR Preview" w:date="2026-01-01T00:00:00Z">
        <w:r>
          <w:t xml:space="preserve">and</w:t>
        </w:r>
      </w:ins>
      <w:ins w:id="34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3489" w:author="PR Preview" w:date="2026-01-01T00:00:00Z">
        <w:r>
          <w:t xml:space="preserve">,</w:t>
        </w:r>
      </w:ins>
      <w:ins w:id="3490" w:author="PR Preview" w:date="2026-01-01T00:00:00Z">
        <w:r>
          <w:t xml:space="preserve"> </w:t>
        </w:r>
      </w:ins>
      <w:ins w:id="3491" w:author="PR Preview" w:date="2026-01-01T00:00:00Z">
        <w:r>
          <w:t xml:space="preserve">and its lowest point is</w:t>
        </w:r>
      </w:ins>
      <w:ins w:id="34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493" w:author="PR Preview" w:date="2026-01-01T00:00:00Z">
        <w:r>
          <w:t xml:space="preserve">, since</w:t>
        </w:r>
      </w:ins>
      <w:ins w:id="349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3495" w:author="PR Preview" w:date="2026-01-01T00:00:00Z">
        <w:r>
          <w:t xml:space="preserve"> </w:t>
        </w:r>
      </w:ins>
      <w:ins w:id="3496" w:author="PR Preview" w:date="2026-01-01T00:00:00Z">
        <w:r>
          <w:t xml:space="preserve">for every</w:t>
        </w:r>
      </w:ins>
      <w:ins w:id="3497" w:author="PR Preview" w:date="2026-01-01T00:00:00Z">
        <w:r>
          <w:t xml:space="preserve"> </w:t>
        </w:r>
      </w:ins>
      <m:oMath>
        <m:r>
          <m:t>x</m:t>
        </m:r>
      </m:oMath>
      <w:ins w:id="3498" w:author="PR Preview" w:date="2026-01-01T00:00:00Z">
        <w:r>
          <w:t xml:space="preserve">.</w:t>
        </w:r>
      </w:ins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del w:id="3499" w:author="PR Preview" w:date="2026-01-01T00:00:00Z">
        <w:r>
          <w:rPr>
            <w:b/>
            <w:bCs/>
          </w:rPr>
          <w:delText xml:space="preserve">Definition 42 (Affine function of one variable)</w:delText>
        </w:r>
      </w:del>
      <w:del w:id="3500" w:author="PR Preview" w:date="2026-01-01T00:00:00Z">
        <w:r>
          <w:delText xml:space="preserve"> </w:delText>
        </w:r>
      </w:del>
      <w:del w:id="3501" w:author="PR Preview" w:date="2026-01-01T00:00:00Z">
        <w:r>
          <w:delText xml:space="preserve">A</w:delText>
        </w:r>
      </w:del>
      <w:del w:id="3502" w:author="PR Preview" w:date="2026-01-01T00:00:00Z">
        <w:r>
          <w:delText xml:space="preserve"> </w:delText>
        </w:r>
      </w:del>
      <w:hyperlink r:id="rId45">
        <w:del w:id="350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5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505" w:author="PR Preview" w:date="2026-01-01T00:00:00Z">
        <w:r>
          <w:delText xml:space="preserve"> </w:delText>
        </w:r>
      </w:del>
      <w:del w:id="3506" w:author="PR Preview" w:date="2026-01-01T00:00:00Z">
        <w:r>
          <w:delText xml:space="preserve">is</w:delText>
        </w:r>
      </w:del>
      <w:del w:id="3507" w:author="PR Preview" w:date="2026-01-01T00:00:00Z">
        <w:r>
          <w:delText xml:space="preserve"> </w:delText>
        </w:r>
      </w:del>
      <w:del w:id="3508" w:author="PR Preview" w:date="2026-01-01T00:00:00Z">
        <w:r>
          <w:rPr>
            <w:b/>
            <w:bCs/>
          </w:rPr>
          <w:delText xml:space="preserve">affine</w:delText>
        </w:r>
      </w:del>
      <w:del w:id="3509" w:author="PR Preview" w:date="2026-01-01T00:00:00Z">
        <w:r>
          <w:delText xml:space="preserve"> </w:delText>
        </w:r>
      </w:del>
      <w:del w:id="3510" w:author="PR Preview" w:date="2026-01-01T00:00:00Z">
        <w:r>
          <w:delText xml:space="preserve">if there are numbers</w:delText>
        </w:r>
      </w:del>
      <w:del w:id="3511" w:author="PR Preview" w:date="2026-01-01T00:00:00Z">
        <w:r>
          <w:delText xml:space="preserve"> </w:delText>
        </w:r>
      </w:del>
      <m:oMath>
        <m:r>
          <m:t>m</m:t>
        </m:r>
      </m:oMath>
      <w:del w:id="3512" w:author="PR Preview" w:date="2026-01-01T00:00:00Z">
        <w:r>
          <w:delText xml:space="preserve"> </w:delText>
        </w:r>
      </w:del>
      <w:del w:id="3513" w:author="PR Preview" w:date="2026-01-01T00:00:00Z">
        <w:r>
          <w:delText xml:space="preserve">and</w:delText>
        </w:r>
      </w:del>
      <w:del w:id="3514" w:author="PR Preview" w:date="2026-01-01T00:00:00Z">
        <w:r>
          <w:delText xml:space="preserve"> </w:delText>
        </w:r>
      </w:del>
      <m:oMath>
        <m:r>
          <m:t>b</m:t>
        </m:r>
      </m:oMath>
      <w:del w:id="3515" w:author="PR Preview" w:date="2026-01-01T00:00:00Z">
        <w:r>
          <w:delText xml:space="preserve"> </w:delText>
        </w:r>
      </w:del>
      <w:del w:id="3516" w:author="PR Preview" w:date="2026-01-01T00:00:00Z">
        <w:r>
          <w:delText xml:space="preserve">such that</w:delText>
        </w:r>
      </w:del>
    </w:p>
    <w:p>
      <w:pPr>
        <w:pStyle w:val="FirstParagraph"/>
      </w:pPr>
      <w:ins w:id="3517" w:author="PR Preview" w:date="2026-01-01T00:00:00Z">
        <w:r>
          <w:rPr>
            <w:b/>
            <w:bCs/>
          </w:rPr>
          <w:t xml:space="preserve">Definition 43 (Affine function of one variable)</w:t>
        </w:r>
      </w:ins>
      <w:ins w:id="3518" w:author="PR Preview" w:date="2026-01-01T00:00:00Z">
        <w:r>
          <w:t xml:space="preserve"> </w:t>
        </w:r>
      </w:ins>
      <w:ins w:id="3519" w:author="PR Preview" w:date="2026-01-01T00:00:00Z">
        <w:r>
          <w:t xml:space="preserve">A</w:t>
        </w:r>
      </w:ins>
      <w:ins w:id="3520" w:author="PR Preview" w:date="2026-01-01T00:00:00Z">
        <w:r>
          <w:t xml:space="preserve"> </w:t>
        </w:r>
      </w:ins>
      <w:hyperlink r:id="rId45">
        <w:ins w:id="352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52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523" w:author="PR Preview" w:date="2026-01-01T00:00:00Z">
        <w:r>
          <w:t xml:space="preserve"> </w:t>
        </w:r>
      </w:ins>
      <w:ins w:id="3524" w:author="PR Preview" w:date="2026-01-01T00:00:00Z">
        <w:r>
          <w:t xml:space="preserve">is</w:t>
        </w:r>
      </w:ins>
      <w:ins w:id="3525" w:author="PR Preview" w:date="2026-01-01T00:00:00Z">
        <w:r>
          <w:t xml:space="preserve"> </w:t>
        </w:r>
      </w:ins>
      <w:ins w:id="3526" w:author="PR Preview" w:date="2026-01-01T00:00:00Z">
        <w:r>
          <w:rPr>
            <w:b/>
            <w:bCs/>
          </w:rPr>
          <w:t xml:space="preserve">affine</w:t>
        </w:r>
      </w:ins>
      <w:ins w:id="3527" w:author="PR Preview" w:date="2026-01-01T00:00:00Z">
        <w:r>
          <w:t xml:space="preserve"> </w:t>
        </w:r>
      </w:ins>
      <w:ins w:id="3528" w:author="PR Preview" w:date="2026-01-01T00:00:00Z">
        <w:r>
          <w:t xml:space="preserve">if there are numbers</w:t>
        </w:r>
      </w:ins>
      <w:ins w:id="3529" w:author="PR Preview" w:date="2026-01-01T00:00:00Z">
        <w:r>
          <w:t xml:space="preserve"> </w:t>
        </w:r>
      </w:ins>
      <m:oMath>
        <m:r>
          <m:t>m</m:t>
        </m:r>
      </m:oMath>
      <w:ins w:id="3530" w:author="PR Preview" w:date="2026-01-01T00:00:00Z">
        <w:r>
          <w:t xml:space="preserve"> </w:t>
        </w:r>
      </w:ins>
      <w:ins w:id="3531" w:author="PR Preview" w:date="2026-01-01T00:00:00Z">
        <w:r>
          <w:t xml:space="preserve">and</w:t>
        </w:r>
      </w:ins>
      <w:ins w:id="3532" w:author="PR Preview" w:date="2026-01-01T00:00:00Z">
        <w:r>
          <w:t xml:space="preserve"> </w:t>
        </w:r>
      </w:ins>
      <m:oMath>
        <m:r>
          <m:t>b</m:t>
        </m:r>
      </m:oMath>
      <w:ins w:id="3533" w:author="PR Preview" w:date="2026-01-01T00:00:00Z">
        <w:r>
          <w:t xml:space="preserve"> </w:t>
        </w:r>
      </w:ins>
      <w:ins w:id="3534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del w:id="3535" w:author="PR Preview" w:date="2026-01-01T00:00:00Z">
        <w:r>
          <w:rPr>
            <w:b/>
            <w:bCs/>
          </w:rPr>
          <w:delText xml:space="preserve">Definition 43 (Linear function of one variable)</w:delText>
        </w:r>
      </w:del>
      <w:del w:id="3536" w:author="PR Preview" w:date="2026-01-01T00:00:00Z">
        <w:r>
          <w:delText xml:space="preserve"> </w:delText>
        </w:r>
      </w:del>
      <w:del w:id="3537" w:author="PR Preview" w:date="2026-01-01T00:00:00Z">
        <w:r>
          <w:delText xml:space="preserve">A function</w:delText>
        </w:r>
      </w:del>
      <w:del w:id="35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539" w:author="PR Preview" w:date="2026-01-01T00:00:00Z">
        <w:r>
          <w:delText xml:space="preserve"> </w:delText>
        </w:r>
      </w:del>
      <w:del w:id="3540" w:author="PR Preview" w:date="2026-01-01T00:00:00Z">
        <w:r>
          <w:delText xml:space="preserve">is</w:delText>
        </w:r>
      </w:del>
      <w:del w:id="3541" w:author="PR Preview" w:date="2026-01-01T00:00:00Z">
        <w:r>
          <w:delText xml:space="preserve"> </w:delText>
        </w:r>
      </w:del>
      <w:del w:id="3542" w:author="PR Preview" w:date="2026-01-01T00:00:00Z">
        <w:r>
          <w:rPr>
            <w:b/>
            <w:bCs/>
          </w:rPr>
          <w:delText xml:space="preserve">linear</w:delText>
        </w:r>
      </w:del>
      <w:del w:id="3543" w:author="PR Preview" w:date="2026-01-01T00:00:00Z">
        <w:r>
          <w:delText xml:space="preserve"> </w:delText>
        </w:r>
      </w:del>
      <w:del w:id="3544" w:author="PR Preview" w:date="2026-01-01T00:00:00Z">
        <w:r>
          <w:delText xml:space="preserve">if it is affine (</w:delText>
        </w:r>
      </w:del>
      <w:hyperlink w:anchor="def-affine-function">
        <w:del w:id="3545" w:author="PR Preview" w:date="2026-01-01T00:00:00Z">
          <w:r>
            <w:rPr>
              <w:rStyle w:val="Hyperlink"/>
            </w:rPr>
            <w:delText xml:space="preserve">Definition 42</w:delText>
          </w:r>
        </w:del>
      </w:hyperlink>
      <w:del w:id="3546" w:author="PR Preview" w:date="2026-01-01T00:00:00Z">
        <w:r>
          <w:delText xml:space="preserve">) with intercept</w:delText>
        </w:r>
      </w:del>
      <w:del w:id="3547" w:author="PR Preview" w:date="2026-01-01T00:00:00Z">
        <w:r>
          <w:delText xml:space="preserve"> </w:delText>
        </w:r>
      </w:del>
      <m:oMath>
        <m:r>
          <m:t>0</m:t>
        </m:r>
      </m:oMath>
      <w:del w:id="3548" w:author="PR Preview" w:date="2026-01-01T00:00:00Z">
        <w:r>
          <w:delText xml:space="preserve">;</w:delText>
        </w:r>
      </w:del>
      <w:del w:id="3549" w:author="PR Preview" w:date="2026-01-01T00:00:00Z">
        <w:r>
          <w:delText xml:space="preserve"> </w:delText>
        </w:r>
      </w:del>
      <w:del w:id="3550" w:author="PR Preview" w:date="2026-01-01T00:00:00Z">
        <w:r>
          <w:delText xml:space="preserve">that is, if there is a number</w:delText>
        </w:r>
      </w:del>
      <w:del w:id="3551" w:author="PR Preview" w:date="2026-01-01T00:00:00Z">
        <w:r>
          <w:delText xml:space="preserve"> </w:delText>
        </w:r>
      </w:del>
      <m:oMath>
        <m:r>
          <m:t>m</m:t>
        </m:r>
      </m:oMath>
      <w:del w:id="3552" w:author="PR Preview" w:date="2026-01-01T00:00:00Z">
        <w:r>
          <w:delText xml:space="preserve"> </w:delText>
        </w:r>
      </w:del>
      <w:del w:id="3553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del w:id="3554" w:author="PR Preview" w:date="2026-01-01T00:00:00Z">
        <w:r>
          <w:rPr>
            <w:b/>
            <w:bCs/>
          </w:rPr>
          <w:delText xml:space="preserve">Theorem 21 (Intercept and slope of an affine function)</w:delText>
        </w:r>
      </w:del>
      <w:del w:id="3555" w:author="PR Preview" w:date="2026-01-01T00:00:00Z">
        <w:r>
          <w:delText xml:space="preserve"> </w:delText>
        </w:r>
      </w:del>
      <w:del w:id="3556" w:author="PR Preview" w:date="2026-01-01T00:00:00Z">
        <w:r>
          <w:delText xml:space="preserve">Let</w:delText>
        </w:r>
      </w:del>
      <w:del w:id="35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3558" w:author="PR Preview" w:date="2026-01-01T00:00:00Z">
        <w:r>
          <w:delText xml:space="preserve"> </w:delText>
        </w:r>
      </w:del>
      <w:del w:id="3559" w:author="PR Preview" w:date="2026-01-01T00:00:00Z">
        <w:r>
          <w:delText xml:space="preserve">be an affine function (</w:delText>
        </w:r>
      </w:del>
      <w:hyperlink w:anchor="def-affine-function">
        <w:del w:id="3560" w:author="PR Preview" w:date="2026-01-01T00:00:00Z">
          <w:r>
            <w:rPr>
              <w:rStyle w:val="Hyperlink"/>
            </w:rPr>
            <w:delText xml:space="preserve">Definition 42</w:delText>
          </w:r>
        </w:del>
      </w:hyperlink>
      <w:del w:id="3561" w:author="PR Preview" w:date="2026-01-01T00:00:00Z">
        <w:r>
          <w:delText xml:space="preserve">).</w:delText>
        </w:r>
      </w:del>
    </w:p>
    <w:p>
      <w:pPr>
        <w:pStyle w:val="BodyText"/>
      </w:pPr>
      <w:ins w:id="3562" w:author="PR Preview" w:date="2026-01-01T00:00:00Z">
        <w:r>
          <w:rPr>
            <w:b/>
            <w:bCs/>
          </w:rPr>
          <w:t xml:space="preserve">Definition 44 (Linear function of one variable)</w:t>
        </w:r>
      </w:ins>
      <w:ins w:id="3563" w:author="PR Preview" w:date="2026-01-01T00:00:00Z">
        <w:r>
          <w:t xml:space="preserve"> </w:t>
        </w:r>
      </w:ins>
      <w:ins w:id="3564" w:author="PR Preview" w:date="2026-01-01T00:00:00Z">
        <w:r>
          <w:t xml:space="preserve">A function</w:t>
        </w:r>
      </w:ins>
      <w:ins w:id="35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566" w:author="PR Preview" w:date="2026-01-01T00:00:00Z">
        <w:r>
          <w:t xml:space="preserve"> </w:t>
        </w:r>
      </w:ins>
      <w:ins w:id="3567" w:author="PR Preview" w:date="2026-01-01T00:00:00Z">
        <w:r>
          <w:t xml:space="preserve">is</w:t>
        </w:r>
      </w:ins>
      <w:ins w:id="3568" w:author="PR Preview" w:date="2026-01-01T00:00:00Z">
        <w:r>
          <w:t xml:space="preserve"> </w:t>
        </w:r>
      </w:ins>
      <w:ins w:id="3569" w:author="PR Preview" w:date="2026-01-01T00:00:00Z">
        <w:r>
          <w:rPr>
            <w:b/>
            <w:bCs/>
          </w:rPr>
          <w:t xml:space="preserve">linear</w:t>
        </w:r>
      </w:ins>
      <w:ins w:id="3570" w:author="PR Preview" w:date="2026-01-01T00:00:00Z">
        <w:r>
          <w:t xml:space="preserve"> </w:t>
        </w:r>
      </w:ins>
      <w:ins w:id="3571" w:author="PR Preview" w:date="2026-01-01T00:00:00Z">
        <w:r>
          <w:t xml:space="preserve">if it is affine (</w:t>
        </w:r>
      </w:ins>
      <w:hyperlink w:anchor="def-affine-function">
        <w:ins w:id="3572" w:author="PR Preview" w:date="2026-01-01T00:00:00Z">
          <w:r>
            <w:rPr>
              <w:rStyle w:val="Hyperlink"/>
            </w:rPr>
            <w:t xml:space="preserve">Definition 43</w:t>
          </w:r>
        </w:ins>
      </w:hyperlink>
      <w:ins w:id="3573" w:author="PR Preview" w:date="2026-01-01T00:00:00Z">
        <w:r>
          <w:t xml:space="preserve">) with intercept</w:t>
        </w:r>
      </w:ins>
      <w:ins w:id="3574" w:author="PR Preview" w:date="2026-01-01T00:00:00Z">
        <w:r>
          <w:t xml:space="preserve"> </w:t>
        </w:r>
      </w:ins>
      <m:oMath>
        <m:r>
          <m:t>0</m:t>
        </m:r>
      </m:oMath>
      <w:ins w:id="3575" w:author="PR Preview" w:date="2026-01-01T00:00:00Z">
        <w:r>
          <w:t xml:space="preserve">;</w:t>
        </w:r>
      </w:ins>
      <w:ins w:id="3576" w:author="PR Preview" w:date="2026-01-01T00:00:00Z">
        <w:r>
          <w:t xml:space="preserve"> </w:t>
        </w:r>
      </w:ins>
      <w:ins w:id="3577" w:author="PR Preview" w:date="2026-01-01T00:00:00Z">
        <w:r>
          <w:t xml:space="preserve">that is, if there is a number</w:t>
        </w:r>
      </w:ins>
      <w:ins w:id="3578" w:author="PR Preview" w:date="2026-01-01T00:00:00Z">
        <w:r>
          <w:t xml:space="preserve"> </w:t>
        </w:r>
      </w:ins>
      <m:oMath>
        <m:r>
          <m:t>m</m:t>
        </m:r>
      </m:oMath>
      <w:ins w:id="3579" w:author="PR Preview" w:date="2026-01-01T00:00:00Z">
        <w:r>
          <w:t xml:space="preserve"> </w:t>
        </w:r>
      </w:ins>
      <w:ins w:id="3580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ins w:id="3581" w:author="PR Preview" w:date="2026-01-01T00:00:00Z">
        <w:r>
          <w:rPr>
            <w:b/>
            <w:bCs/>
          </w:rPr>
          <w:t xml:space="preserve">Theorem 21 (Intercept and slope of an affine function)</w:t>
        </w:r>
      </w:ins>
      <w:ins w:id="3582" w:author="PR Preview" w:date="2026-01-01T00:00:00Z">
        <w:r>
          <w:t xml:space="preserve"> </w:t>
        </w:r>
      </w:ins>
      <w:ins w:id="3583" w:author="PR Preview" w:date="2026-01-01T00:00:00Z">
        <w:r>
          <w:t xml:space="preserve">Let</w:t>
        </w:r>
      </w:ins>
      <w:ins w:id="358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3585" w:author="PR Preview" w:date="2026-01-01T00:00:00Z">
        <w:r>
          <w:t xml:space="preserve"> </w:t>
        </w:r>
      </w:ins>
      <w:ins w:id="3586" w:author="PR Preview" w:date="2026-01-01T00:00:00Z">
        <w:r>
          <w:t xml:space="preserve">be an affine function (</w:t>
        </w:r>
      </w:ins>
      <w:hyperlink w:anchor="def-affine-function">
        <w:ins w:id="3587" w:author="PR Preview" w:date="2026-01-01T00:00:00Z">
          <w:r>
            <w:rPr>
              <w:rStyle w:val="Hyperlink"/>
            </w:rPr>
            <w:t xml:space="preserve">Definition 43</w:t>
          </w:r>
        </w:ins>
      </w:hyperlink>
      <w:ins w:id="358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del w:id="3589" w:author="PR Preview" w:date="2026-01-01T00:00:00Z">
        <w:r>
          <w:rPr>
            <w:b/>
            <w:bCs/>
          </w:rPr>
          <w:delText xml:space="preserve">Example 37 (An affine function, and a linear one)</w:delText>
        </w:r>
      </w:del>
      <w:del w:id="359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del w:id="3591" w:author="PR Preview" w:date="2026-01-01T00:00:00Z">
        <w:r>
          <w:delText xml:space="preserve"> </w:delText>
        </w:r>
      </w:del>
      <w:del w:id="3592" w:author="PR Preview" w:date="2026-01-01T00:00:00Z">
        <w:r>
          <w:delText xml:space="preserve">is affine with slope</w:delText>
        </w:r>
      </w:del>
      <w:del w:id="3593" w:author="PR Preview" w:date="2026-01-01T00:00:00Z">
        <w:r>
          <w:delText xml:space="preserve"> </w:delText>
        </w:r>
      </w:del>
      <m:oMath>
        <m:r>
          <m:t>2</m:t>
        </m:r>
      </m:oMath>
      <w:del w:id="3594" w:author="PR Preview" w:date="2026-01-01T00:00:00Z">
        <w:r>
          <w:delText xml:space="preserve"> </w:delText>
        </w:r>
      </w:del>
      <w:del w:id="3595" w:author="PR Preview" w:date="2026-01-01T00:00:00Z">
        <w:r>
          <w:delText xml:space="preserve">and intercept</w:delText>
        </w:r>
      </w:del>
      <w:del w:id="3596" w:author="PR Preview" w:date="2026-01-01T00:00:00Z">
        <w:r>
          <w:delText xml:space="preserve"> </w:delText>
        </w:r>
      </w:del>
      <m:oMath>
        <m:r>
          <m:t>3</m:t>
        </m:r>
      </m:oMath>
      <w:del w:id="3597" w:author="PR Preview" w:date="2026-01-01T00:00:00Z">
        <w:r>
          <w:delText xml:space="preserve">.</w:delText>
        </w:r>
      </w:del>
      <w:del w:id="3598" w:author="PR Preview" w:date="2026-01-01T00:00:00Z">
        <w:r>
          <w:delText xml:space="preserve"> </w:delText>
        </w:r>
      </w:del>
      <w:del w:id="3599" w:author="PR Preview" w:date="2026-01-01T00:00:00Z">
        <w:r>
          <w:delText xml:space="preserve">By</w:delText>
        </w:r>
      </w:del>
      <w:del w:id="3600" w:author="PR Preview" w:date="2026-01-01T00:00:00Z">
        <w:r>
          <w:delText xml:space="preserve"> </w:delText>
        </w:r>
      </w:del>
      <w:hyperlink w:anchor="thm-affine-function-props">
        <w:del w:id="3601" w:author="PR Preview" w:date="2026-01-01T00:00:00Z">
          <w:r>
            <w:rPr>
              <w:rStyle w:val="Hyperlink"/>
            </w:rPr>
            <w:delText xml:space="preserve">Theorem 21</w:delText>
          </w:r>
        </w:del>
      </w:hyperlink>
      <w:del w:id="3602" w:author="PR Preview" w:date="2026-01-01T00:00:00Z">
        <w:r>
          <w:delText xml:space="preserve">,</w:delText>
        </w:r>
      </w:del>
      <w:del w:id="360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3604" w:author="PR Preview" w:date="2026-01-01T00:00:00Z">
        <w:r>
          <w:delText xml:space="preserve">,</w:delText>
        </w:r>
      </w:del>
      <w:del w:id="3605" w:author="PR Preview" w:date="2026-01-01T00:00:00Z">
        <w:r>
          <w:delText xml:space="preserve"> </w:delText>
        </w:r>
      </w:del>
      <w:del w:id="3606" w:author="PR Preview" w:date="2026-01-01T00:00:00Z">
        <w:r>
          <w:delText xml:space="preserve">and each unit step in</w:delText>
        </w:r>
      </w:del>
      <w:del w:id="3607" w:author="PR Preview" w:date="2026-01-01T00:00:00Z">
        <w:r>
          <w:delText xml:space="preserve"> </w:delText>
        </w:r>
      </w:del>
      <m:oMath>
        <m:r>
          <m:t>x</m:t>
        </m:r>
      </m:oMath>
      <w:del w:id="3608" w:author="PR Preview" w:date="2026-01-01T00:00:00Z">
        <w:r>
          <w:delText xml:space="preserve"> </w:delText>
        </w:r>
      </w:del>
      <w:del w:id="3609" w:author="PR Preview" w:date="2026-01-01T00:00:00Z">
        <w:r>
          <w:delText xml:space="preserve">raises</w:delText>
        </w:r>
      </w:del>
      <w:del w:id="3610" w:author="PR Preview" w:date="2026-01-01T00:00:00Z">
        <w:r>
          <w:delText xml:space="preserve"> </w:delText>
        </w:r>
      </w:del>
      <m:oMath>
        <m:r>
          <m:t>f</m:t>
        </m:r>
      </m:oMath>
      <w:del w:id="3611" w:author="PR Preview" w:date="2026-01-01T00:00:00Z">
        <w:r>
          <w:delText xml:space="preserve"> </w:delText>
        </w:r>
      </w:del>
      <w:del w:id="3612" w:author="PR Preview" w:date="2026-01-01T00:00:00Z">
        <w:r>
          <w:delText xml:space="preserve">by</w:delText>
        </w:r>
      </w:del>
      <w:del w:id="3613" w:author="PR Preview" w:date="2026-01-01T00:00:00Z">
        <w:r>
          <w:delText xml:space="preserve"> </w:delText>
        </w:r>
      </w:del>
      <m:oMath>
        <m:r>
          <m:t>2</m:t>
        </m:r>
      </m:oMath>
      <w:del w:id="3614" w:author="PR Preview" w:date="2026-01-01T00:00:00Z">
        <w:r>
          <w:delText xml:space="preserve">:</w:delText>
        </w:r>
      </w:del>
      <w:del w:id="3615" w:author="PR Preview" w:date="2026-01-01T00:00:00Z">
        <w:r>
          <w:delText xml:space="preserve"> </w:delText>
        </w:r>
      </w:del>
      <w:del w:id="3616" w:author="PR Preview" w:date="2026-01-01T00:00:00Z">
        <w:r>
          <w:delText xml:space="preserve">for example,</w:delText>
        </w:r>
      </w:del>
      <w:del w:id="361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del w:id="3618" w:author="PR Preview" w:date="2026-01-01T00:00:00Z">
        <w:r>
          <w:delText xml:space="preserve"> </w:delText>
        </w:r>
      </w:del>
      <w:del w:id="3619" w:author="PR Preview" w:date="2026-01-01T00:00:00Z">
        <w:r>
          <w:delText xml:space="preserve">and</w:delText>
        </w:r>
      </w:del>
      <w:del w:id="362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del w:id="3621" w:author="PR Preview" w:date="2026-01-01T00:00:00Z">
        <w:r>
          <w:delText xml:space="preserve">.</w:delText>
        </w:r>
      </w:del>
      <w:del w:id="3622" w:author="PR Preview" w:date="2026-01-01T00:00:00Z">
        <w:r>
          <w:delText xml:space="preserve"> </w:delText>
        </w:r>
      </w:del>
      <w:del w:id="3623" w:author="PR Preview" w:date="2026-01-01T00:00:00Z">
        <w:r>
          <w:delText xml:space="preserve">Its intercept is not</w:delText>
        </w:r>
      </w:del>
      <w:del w:id="3624" w:author="PR Preview" w:date="2026-01-01T00:00:00Z">
        <w:r>
          <w:delText xml:space="preserve"> </w:delText>
        </w:r>
      </w:del>
      <m:oMath>
        <m:r>
          <m:t>0</m:t>
        </m:r>
      </m:oMath>
      <w:del w:id="3625" w:author="PR Preview" w:date="2026-01-01T00:00:00Z">
        <w:r>
          <w:delText xml:space="preserve">, so it is not linear.</w:delText>
        </w:r>
      </w:del>
    </w:p>
    <w:p>
      <w:pPr>
        <w:pStyle w:val="FirstParagraph"/>
      </w:pPr>
      <w:ins w:id="3626" w:author="PR Preview" w:date="2026-01-01T00:00:00Z">
        <w:r>
          <w:rPr>
            <w:b/>
            <w:bCs/>
          </w:rPr>
          <w:t xml:space="preserve">Example 38 (An affine function, and a linear one)</w:t>
        </w:r>
      </w:ins>
      <w:ins w:id="362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ins w:id="3628" w:author="PR Preview" w:date="2026-01-01T00:00:00Z">
        <w:r>
          <w:t xml:space="preserve"> </w:t>
        </w:r>
      </w:ins>
      <w:ins w:id="3629" w:author="PR Preview" w:date="2026-01-01T00:00:00Z">
        <w:r>
          <w:t xml:space="preserve">is affine with slope</w:t>
        </w:r>
      </w:ins>
      <w:ins w:id="3630" w:author="PR Preview" w:date="2026-01-01T00:00:00Z">
        <w:r>
          <w:t xml:space="preserve"> </w:t>
        </w:r>
      </w:ins>
      <m:oMath>
        <m:r>
          <m:t>2</m:t>
        </m:r>
      </m:oMath>
      <w:ins w:id="3631" w:author="PR Preview" w:date="2026-01-01T00:00:00Z">
        <w:r>
          <w:t xml:space="preserve"> </w:t>
        </w:r>
      </w:ins>
      <w:ins w:id="3632" w:author="PR Preview" w:date="2026-01-01T00:00:00Z">
        <w:r>
          <w:t xml:space="preserve">and intercept</w:t>
        </w:r>
      </w:ins>
      <w:ins w:id="3633" w:author="PR Preview" w:date="2026-01-01T00:00:00Z">
        <w:r>
          <w:t xml:space="preserve"> </w:t>
        </w:r>
      </w:ins>
      <m:oMath>
        <m:r>
          <m:t>3</m:t>
        </m:r>
      </m:oMath>
      <w:ins w:id="3634" w:author="PR Preview" w:date="2026-01-01T00:00:00Z">
        <w:r>
          <w:t xml:space="preserve">.</w:t>
        </w:r>
      </w:ins>
      <w:ins w:id="3635" w:author="PR Preview" w:date="2026-01-01T00:00:00Z">
        <w:r>
          <w:t xml:space="preserve"> </w:t>
        </w:r>
      </w:ins>
      <w:ins w:id="3636" w:author="PR Preview" w:date="2026-01-01T00:00:00Z">
        <w:r>
          <w:t xml:space="preserve">By</w:t>
        </w:r>
      </w:ins>
      <w:ins w:id="3637" w:author="PR Preview" w:date="2026-01-01T00:00:00Z">
        <w:r>
          <w:t xml:space="preserve"> </w:t>
        </w:r>
      </w:ins>
      <w:hyperlink w:anchor="thm-affine-function-props">
        <w:ins w:id="3638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3639" w:author="PR Preview" w:date="2026-01-01T00:00:00Z">
        <w:r>
          <w:t xml:space="preserve">,</w:t>
        </w:r>
      </w:ins>
      <w:ins w:id="36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3641" w:author="PR Preview" w:date="2026-01-01T00:00:00Z">
        <w:r>
          <w:t xml:space="preserve">,</w:t>
        </w:r>
      </w:ins>
      <w:ins w:id="3642" w:author="PR Preview" w:date="2026-01-01T00:00:00Z">
        <w:r>
          <w:t xml:space="preserve"> </w:t>
        </w:r>
      </w:ins>
      <w:ins w:id="3643" w:author="PR Preview" w:date="2026-01-01T00:00:00Z">
        <w:r>
          <w:t xml:space="preserve">and each unit step in</w:t>
        </w:r>
      </w:ins>
      <w:ins w:id="3644" w:author="PR Preview" w:date="2026-01-01T00:00:00Z">
        <w:r>
          <w:t xml:space="preserve"> </w:t>
        </w:r>
      </w:ins>
      <m:oMath>
        <m:r>
          <m:t>x</m:t>
        </m:r>
      </m:oMath>
      <w:ins w:id="3645" w:author="PR Preview" w:date="2026-01-01T00:00:00Z">
        <w:r>
          <w:t xml:space="preserve"> </w:t>
        </w:r>
      </w:ins>
      <w:ins w:id="3646" w:author="PR Preview" w:date="2026-01-01T00:00:00Z">
        <w:r>
          <w:t xml:space="preserve">raises</w:t>
        </w:r>
      </w:ins>
      <w:ins w:id="3647" w:author="PR Preview" w:date="2026-01-01T00:00:00Z">
        <w:r>
          <w:t xml:space="preserve"> </w:t>
        </w:r>
      </w:ins>
      <m:oMath>
        <m:r>
          <m:t>f</m:t>
        </m:r>
      </m:oMath>
      <w:ins w:id="3648" w:author="PR Preview" w:date="2026-01-01T00:00:00Z">
        <w:r>
          <w:t xml:space="preserve"> </w:t>
        </w:r>
      </w:ins>
      <w:ins w:id="3649" w:author="PR Preview" w:date="2026-01-01T00:00:00Z">
        <w:r>
          <w:t xml:space="preserve">by</w:t>
        </w:r>
      </w:ins>
      <w:ins w:id="3650" w:author="PR Preview" w:date="2026-01-01T00:00:00Z">
        <w:r>
          <w:t xml:space="preserve"> </w:t>
        </w:r>
      </w:ins>
      <m:oMath>
        <m:r>
          <m:t>2</m:t>
        </m:r>
      </m:oMath>
      <w:ins w:id="3651" w:author="PR Preview" w:date="2026-01-01T00:00:00Z">
        <w:r>
          <w:t xml:space="preserve">:</w:t>
        </w:r>
      </w:ins>
      <w:ins w:id="3652" w:author="PR Preview" w:date="2026-01-01T00:00:00Z">
        <w:r>
          <w:t xml:space="preserve"> </w:t>
        </w:r>
      </w:ins>
      <w:ins w:id="3653" w:author="PR Preview" w:date="2026-01-01T00:00:00Z">
        <w:r>
          <w:t xml:space="preserve">for example,</w:t>
        </w:r>
      </w:ins>
      <w:ins w:id="365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3655" w:author="PR Preview" w:date="2026-01-01T00:00:00Z">
        <w:r>
          <w:t xml:space="preserve"> </w:t>
        </w:r>
      </w:ins>
      <w:ins w:id="3656" w:author="PR Preview" w:date="2026-01-01T00:00:00Z">
        <w:r>
          <w:t xml:space="preserve">and</w:t>
        </w:r>
      </w:ins>
      <w:ins w:id="365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3658" w:author="PR Preview" w:date="2026-01-01T00:00:00Z">
        <w:r>
          <w:t xml:space="preserve">.</w:t>
        </w:r>
      </w:ins>
      <w:ins w:id="3659" w:author="PR Preview" w:date="2026-01-01T00:00:00Z">
        <w:r>
          <w:t xml:space="preserve"> </w:t>
        </w:r>
      </w:ins>
      <w:ins w:id="3660" w:author="PR Preview" w:date="2026-01-01T00:00:00Z">
        <w:r>
          <w:t xml:space="preserve">Its intercept is not</w:t>
        </w:r>
      </w:ins>
      <w:ins w:id="3661" w:author="PR Preview" w:date="2026-01-01T00:00:00Z">
        <w:r>
          <w:t xml:space="preserve"> </w:t>
        </w:r>
      </w:ins>
      <m:oMath>
        <m:r>
          <m:t>0</m:t>
        </m:r>
      </m:oMath>
      <w:ins w:id="3662" w:author="PR Preview" w:date="2026-01-01T00:00:00Z">
        <w:r>
          <w:t xml:space="preserve">, so it is not linear.</w:t>
        </w:r>
      </w:ins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del w:id="3663" w:author="PR Preview" w:date="2026-01-01T00:00:00Z">
        <w:r>
          <w:rPr>
            <w:i/>
            <w:iCs/>
          </w:rPr>
          <w:delText xml:space="preserve">Remark 14</w:delText>
        </w:r>
      </w:del>
      <w:del w:id="3664" w:author="PR Preview" w:date="2026-01-01T00:00:00Z">
        <w:r>
          <w:delText xml:space="preserve"> (Elementary algebra calls</w:delText>
        </w:r>
      </w:del>
      <w:del w:id="3665" w:author="PR Preview" w:date="2026-01-01T00:00:00Z">
        <w:r>
          <w:delText xml:space="preserve"> </w:delText>
        </w:r>
      </w:del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3666" w:author="PR Preview" w:date="2026-01-01T00:00:00Z">
        <w:r>
          <w:delText xml:space="preserve"> </w:delText>
        </w:r>
      </w:del>
      <w:del w:id="3667" w:author="PR Preview" w:date="2026-01-01T00:00:00Z">
        <w:r>
          <w:delText xml:space="preserve">“linear”</w:delText>
        </w:r>
      </w:del>
      <w:del w:id="3668" w:author="PR Preview" w:date="2026-01-01T00:00:00Z">
        <w:r>
          <w:delText xml:space="preserve">). </w:delText>
        </w:r>
      </w:del>
      <w:del w:id="3669" w:author="PR Preview" w:date="2026-01-01T00:00:00Z">
        <w:r>
          <w:delText xml:space="preserve">Elementary algebra usually calls</w:delText>
        </w:r>
      </w:del>
      <w:del w:id="36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3671" w:author="PR Preview" w:date="2026-01-01T00:00:00Z">
        <w:r>
          <w:delText xml:space="preserve"> </w:delText>
        </w:r>
      </w:del>
      <w:del w:id="3672" w:author="PR Preview" w:date="2026-01-01T00:00:00Z">
        <w:r>
          <w:delText xml:space="preserve">a</w:delText>
        </w:r>
      </w:del>
      <w:del w:id="3673" w:author="PR Preview" w:date="2026-01-01T00:00:00Z">
        <w:r>
          <w:delText xml:space="preserve"> </w:delText>
        </w:r>
      </w:del>
      <w:del w:id="3674" w:author="PR Preview" w:date="2026-01-01T00:00:00Z">
        <w:r>
          <w:rPr>
            <w:i/>
            <w:iCs/>
          </w:rPr>
          <w:delText xml:space="preserve">linear function</w:delText>
        </w:r>
      </w:del>
      <w:del w:id="3675" w:author="PR Preview" w:date="2026-01-01T00:00:00Z">
        <w:r>
          <w:delText xml:space="preserve">,</w:delText>
        </w:r>
      </w:del>
      <w:del w:id="3676" w:author="PR Preview" w:date="2026-01-01T00:00:00Z">
        <w:r>
          <w:delText xml:space="preserve"> </w:delText>
        </w:r>
      </w:del>
      <w:del w:id="3677" w:author="PR Preview" w:date="2026-01-01T00:00:00Z">
        <w:r>
          <w:delText xml:space="preserve">because its graph is a straight line.</w:delText>
        </w:r>
      </w:del>
      <w:del w:id="3678" w:author="PR Preview" w:date="2026-01-01T00:00:00Z">
        <w:r>
          <w:delText xml:space="preserve"> </w:delText>
        </w:r>
      </w:del>
      <w:del w:id="3679" w:author="PR Preview" w:date="2026-01-01T00:00:00Z">
        <w:r>
          <w:delText xml:space="preserve">This site calls that an affine function</w:delText>
        </w:r>
      </w:del>
      <w:del w:id="3680" w:author="PR Preview" w:date="2026-01-01T00:00:00Z">
        <w:r>
          <w:delText xml:space="preserve"> </w:delText>
        </w:r>
      </w:del>
      <w:del w:id="3681" w:author="PR Preview" w:date="2026-01-01T00:00:00Z">
        <w:r>
          <w:delText xml:space="preserve">and keeps</w:delText>
        </w:r>
      </w:del>
      <w:del w:id="3682" w:author="PR Preview" w:date="2026-01-01T00:00:00Z">
        <w:r>
          <w:delText xml:space="preserve"> </w:delText>
        </w:r>
      </w:del>
      <w:del w:id="3683" w:author="PR Preview" w:date="2026-01-01T00:00:00Z">
        <w:r>
          <w:delText xml:space="preserve">“linear”</w:delText>
        </w:r>
      </w:del>
      <w:del w:id="3684" w:author="PR Preview" w:date="2026-01-01T00:00:00Z">
        <w:r>
          <w:delText xml:space="preserve"> </w:delText>
        </w:r>
      </w:del>
      <w:del w:id="3685" w:author="PR Preview" w:date="2026-01-01T00:00:00Z">
        <w:r>
          <w:delText xml:space="preserve">for the case</w:delText>
        </w:r>
      </w:del>
      <w:del w:id="368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3687" w:author="PR Preview" w:date="2026-01-01T00:00:00Z">
        <w:r>
          <w:delText xml:space="preserve">,</w:delText>
        </w:r>
      </w:del>
      <w:del w:id="3688" w:author="PR Preview" w:date="2026-01-01T00:00:00Z">
        <w:r>
          <w:delText xml:space="preserve"> </w:delText>
        </w:r>
      </w:del>
      <w:del w:id="3689" w:author="PR Preview" w:date="2026-01-01T00:00:00Z">
        <w:r>
          <w:delText xml:space="preserve">because that is the sense used in linear algebra,</w:delText>
        </w:r>
      </w:del>
      <w:del w:id="3690" w:author="PR Preview" w:date="2026-01-01T00:00:00Z">
        <w:r>
          <w:delText xml:space="preserve"> </w:delText>
        </w:r>
      </w:del>
      <w:del w:id="3691" w:author="PR Preview" w:date="2026-01-01T00:00:00Z">
        <w:r>
          <w:delText xml:space="preserve">where a</w:delText>
        </w:r>
      </w:del>
      <w:del w:id="3692" w:author="PR Preview" w:date="2026-01-01T00:00:00Z">
        <w:r>
          <w:delText xml:space="preserve"> </w:delText>
        </w:r>
      </w:del>
      <w:hyperlink r:id="rId181">
        <w:del w:id="3693" w:author="PR Preview" w:date="2026-01-01T00:00:00Z">
          <w:r>
            <w:rPr>
              <w:rStyle w:val="Hyperlink"/>
            </w:rPr>
            <w:delText xml:space="preserve">linear map</w:delText>
          </w:r>
        </w:del>
      </w:hyperlink>
      <w:del w:id="3694" w:author="PR Preview" w:date="2026-01-01T00:00:00Z">
        <w:r>
          <w:delText xml:space="preserve"> </w:delText>
        </w:r>
      </w:del>
      <w:del w:id="3695" w:author="PR Preview" w:date="2026-01-01T00:00:00Z">
        <w:r>
          <w:delText xml:space="preserve">must send</w:delText>
        </w:r>
      </w:del>
      <w:del w:id="3696" w:author="PR Preview" w:date="2026-01-01T00:00:00Z">
        <w:r>
          <w:delText xml:space="preserve"> </w:delText>
        </w:r>
      </w:del>
      <m:oMath>
        <m:r>
          <m:t>0</m:t>
        </m:r>
      </m:oMath>
      <w:del w:id="3697" w:author="PR Preview" w:date="2026-01-01T00:00:00Z">
        <w:r>
          <w:delText xml:space="preserve"> </w:delText>
        </w:r>
      </w:del>
      <w:del w:id="3698" w:author="PR Preview" w:date="2026-01-01T00:00:00Z">
        <w:r>
          <w:delText xml:space="preserve">to</w:delText>
        </w:r>
      </w:del>
      <w:del w:id="3699" w:author="PR Preview" w:date="2026-01-01T00:00:00Z">
        <w:r>
          <w:delText xml:space="preserve"> </w:delText>
        </w:r>
      </w:del>
      <m:oMath>
        <m:r>
          <m:t>0</m:t>
        </m:r>
      </m:oMath>
      <w:del w:id="3700" w:author="PR Preview" w:date="2026-01-01T00:00:00Z">
        <w:r>
          <w:delText xml:space="preserve"> </w:delText>
        </w:r>
      </w:del>
      <w:del w:id="3701" w:author="PR Preview" w:date="2026-01-01T00:00:00Z">
        <w:r>
          <w:delText xml:space="preserve">(</w:delText>
        </w:r>
      </w:del>
      <w:hyperlink r:id="rId182">
        <w:del w:id="3702" w:author="PR Preview" w:date="2026-01-01T00:00:00Z">
          <w:r>
            <w:rPr>
              <w:rStyle w:val="Hyperlink"/>
            </w:rPr>
            <w:delText xml:space="preserve">theorem</w:delText>
          </w:r>
        </w:del>
      </w:hyperlink>
      <w:del w:id="3703" w:author="PR Preview" w:date="2026-01-01T00:00:00Z">
        <w:r>
          <w:delText xml:space="preserve">).</w:delText>
        </w:r>
      </w:del>
    </w:p>
    <w:p>
      <w:pPr>
        <w:pStyle w:val="BodyText"/>
      </w:pPr>
      <w:ins w:id="3704" w:author="PR Preview" w:date="2026-01-01T00:00:00Z">
        <w:r>
          <w:rPr>
            <w:i/>
            <w:iCs/>
          </w:rPr>
          <w:t xml:space="preserve">Remark 16</w:t>
        </w:r>
      </w:ins>
      <w:ins w:id="3705" w:author="PR Preview" w:date="2026-01-01T00:00:00Z">
        <w:r>
          <w:t xml:space="preserve"> (Elementary algebra calls</w:t>
        </w:r>
      </w:ins>
      <w:ins w:id="3706" w:author="PR Preview" w:date="2026-01-01T00:00:00Z">
        <w:r>
          <w:t xml:space="preserve"> </w:t>
        </w:r>
      </w:ins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3707" w:author="PR Preview" w:date="2026-01-01T00:00:00Z">
        <w:r>
          <w:t xml:space="preserve"> </w:t>
        </w:r>
      </w:ins>
      <w:ins w:id="3708" w:author="PR Preview" w:date="2026-01-01T00:00:00Z">
        <w:r>
          <w:t xml:space="preserve">“linear”</w:t>
        </w:r>
      </w:ins>
      <w:ins w:id="3709" w:author="PR Preview" w:date="2026-01-01T00:00:00Z">
        <w:r>
          <w:t xml:space="preserve">). </w:t>
        </w:r>
      </w:ins>
      <w:ins w:id="3710" w:author="PR Preview" w:date="2026-01-01T00:00:00Z">
        <w:r>
          <w:t xml:space="preserve">Elementary algebra usually calls</w:t>
        </w:r>
      </w:ins>
      <w:ins w:id="371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3712" w:author="PR Preview" w:date="2026-01-01T00:00:00Z">
        <w:r>
          <w:t xml:space="preserve"> </w:t>
        </w:r>
      </w:ins>
      <w:ins w:id="3713" w:author="PR Preview" w:date="2026-01-01T00:00:00Z">
        <w:r>
          <w:t xml:space="preserve">a</w:t>
        </w:r>
      </w:ins>
      <w:ins w:id="3714" w:author="PR Preview" w:date="2026-01-01T00:00:00Z">
        <w:r>
          <w:t xml:space="preserve"> </w:t>
        </w:r>
      </w:ins>
      <w:ins w:id="3715" w:author="PR Preview" w:date="2026-01-01T00:00:00Z">
        <w:r>
          <w:rPr>
            <w:i/>
            <w:iCs/>
          </w:rPr>
          <w:t xml:space="preserve">linear function</w:t>
        </w:r>
      </w:ins>
      <w:ins w:id="3716" w:author="PR Preview" w:date="2026-01-01T00:00:00Z">
        <w:r>
          <w:t xml:space="preserve">,</w:t>
        </w:r>
      </w:ins>
      <w:ins w:id="3717" w:author="PR Preview" w:date="2026-01-01T00:00:00Z">
        <w:r>
          <w:t xml:space="preserve"> </w:t>
        </w:r>
      </w:ins>
      <w:ins w:id="3718" w:author="PR Preview" w:date="2026-01-01T00:00:00Z">
        <w:r>
          <w:t xml:space="preserve">because its graph is a straight line.</w:t>
        </w:r>
      </w:ins>
      <w:ins w:id="3719" w:author="PR Preview" w:date="2026-01-01T00:00:00Z">
        <w:r>
          <w:t xml:space="preserve"> </w:t>
        </w:r>
      </w:ins>
      <w:ins w:id="3720" w:author="PR Preview" w:date="2026-01-01T00:00:00Z">
        <w:r>
          <w:t xml:space="preserve">This site calls that an affine function</w:t>
        </w:r>
      </w:ins>
      <w:ins w:id="3721" w:author="PR Preview" w:date="2026-01-01T00:00:00Z">
        <w:r>
          <w:t xml:space="preserve"> </w:t>
        </w:r>
      </w:ins>
      <w:ins w:id="3722" w:author="PR Preview" w:date="2026-01-01T00:00:00Z">
        <w:r>
          <w:t xml:space="preserve">and keeps</w:t>
        </w:r>
      </w:ins>
      <w:ins w:id="3723" w:author="PR Preview" w:date="2026-01-01T00:00:00Z">
        <w:r>
          <w:t xml:space="preserve"> </w:t>
        </w:r>
      </w:ins>
      <w:ins w:id="3724" w:author="PR Preview" w:date="2026-01-01T00:00:00Z">
        <w:r>
          <w:t xml:space="preserve">“linear”</w:t>
        </w:r>
      </w:ins>
      <w:ins w:id="3725" w:author="PR Preview" w:date="2026-01-01T00:00:00Z">
        <w:r>
          <w:t xml:space="preserve"> </w:t>
        </w:r>
      </w:ins>
      <w:ins w:id="3726" w:author="PR Preview" w:date="2026-01-01T00:00:00Z">
        <w:r>
          <w:t xml:space="preserve">for the case</w:t>
        </w:r>
      </w:ins>
      <w:ins w:id="372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3728" w:author="PR Preview" w:date="2026-01-01T00:00:00Z">
        <w:r>
          <w:t xml:space="preserve">,</w:t>
        </w:r>
      </w:ins>
      <w:ins w:id="3729" w:author="PR Preview" w:date="2026-01-01T00:00:00Z">
        <w:r>
          <w:t xml:space="preserve"> </w:t>
        </w:r>
      </w:ins>
      <w:ins w:id="3730" w:author="PR Preview" w:date="2026-01-01T00:00:00Z">
        <w:r>
          <w:t xml:space="preserve">because that is the sense used in linear algebra,</w:t>
        </w:r>
      </w:ins>
      <w:ins w:id="3731" w:author="PR Preview" w:date="2026-01-01T00:00:00Z">
        <w:r>
          <w:t xml:space="preserve"> </w:t>
        </w:r>
      </w:ins>
      <w:ins w:id="3732" w:author="PR Preview" w:date="2026-01-01T00:00:00Z">
        <w:r>
          <w:t xml:space="preserve">where a</w:t>
        </w:r>
      </w:ins>
      <w:ins w:id="3733" w:author="PR Preview" w:date="2026-01-01T00:00:00Z">
        <w:r>
          <w:t xml:space="preserve"> </w:t>
        </w:r>
      </w:ins>
      <w:hyperlink r:id="rId181">
        <w:ins w:id="3734" w:author="PR Preview" w:date="2026-01-01T00:00:00Z">
          <w:r>
            <w:rPr>
              <w:rStyle w:val="Hyperlink"/>
            </w:rPr>
            <w:t xml:space="preserve">linear map</w:t>
          </w:r>
        </w:ins>
      </w:hyperlink>
      <w:ins w:id="3735" w:author="PR Preview" w:date="2026-01-01T00:00:00Z">
        <w:r>
          <w:t xml:space="preserve"> </w:t>
        </w:r>
      </w:ins>
      <w:ins w:id="3736" w:author="PR Preview" w:date="2026-01-01T00:00:00Z">
        <w:r>
          <w:t xml:space="preserve">must send</w:t>
        </w:r>
      </w:ins>
      <w:ins w:id="3737" w:author="PR Preview" w:date="2026-01-01T00:00:00Z">
        <w:r>
          <w:t xml:space="preserve"> </w:t>
        </w:r>
      </w:ins>
      <m:oMath>
        <m:r>
          <m:t>0</m:t>
        </m:r>
      </m:oMath>
      <w:ins w:id="3738" w:author="PR Preview" w:date="2026-01-01T00:00:00Z">
        <w:r>
          <w:t xml:space="preserve"> </w:t>
        </w:r>
      </w:ins>
      <w:ins w:id="3739" w:author="PR Preview" w:date="2026-01-01T00:00:00Z">
        <w:r>
          <w:t xml:space="preserve">to</w:t>
        </w:r>
      </w:ins>
      <w:ins w:id="3740" w:author="PR Preview" w:date="2026-01-01T00:00:00Z">
        <w:r>
          <w:t xml:space="preserve"> </w:t>
        </w:r>
      </w:ins>
      <m:oMath>
        <m:r>
          <m:t>0</m:t>
        </m:r>
      </m:oMath>
      <w:ins w:id="3741" w:author="PR Preview" w:date="2026-01-01T00:00:00Z">
        <w:r>
          <w:t xml:space="preserve"> </w:t>
        </w:r>
      </w:ins>
      <w:ins w:id="3742" w:author="PR Preview" w:date="2026-01-01T00:00:00Z">
        <w:r>
          <w:t xml:space="preserve">(</w:t>
        </w:r>
      </w:ins>
      <w:hyperlink r:id="rId182">
        <w:ins w:id="3743" w:author="PR Preview" w:date="2026-01-01T00:00:00Z">
          <w:r>
            <w:rPr>
              <w:rStyle w:val="Hyperlink"/>
            </w:rPr>
            <w:t xml:space="preserve">theorem</w:t>
          </w:r>
        </w:ins>
      </w:hyperlink>
      <w:ins w:id="3744" w:author="PR Preview" w:date="2026-01-01T00:00:00Z">
        <w:r>
          <w:t xml:space="preserve">).</w:t>
        </w:r>
      </w:ins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del w:id="3745" w:author="PR Preview" w:date="2026-01-01T00:00:00Z">
        <w:r>
          <w:rPr>
            <w:b/>
            <w:bCs/>
          </w:rPr>
          <w:delText xml:space="preserve">Definition 44 (Limit of a sequence)</w:delText>
        </w:r>
      </w:del>
      <w:del w:id="3746" w:author="PR Preview" w:date="2026-01-01T00:00:00Z">
        <w:r>
          <w:delText xml:space="preserve"> </w:delText>
        </w:r>
      </w:del>
      <w:del w:id="3747" w:author="PR Preview" w:date="2026-01-01T00:00:00Z">
        <w:r>
          <w:delText xml:space="preserve">A</w:delText>
        </w:r>
      </w:del>
      <w:del w:id="3748" w:author="PR Preview" w:date="2026-01-01T00:00:00Z">
        <w:r>
          <w:delText xml:space="preserve"> </w:delText>
        </w:r>
      </w:del>
      <w:hyperlink r:id="rId185">
        <w:del w:id="3749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37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3751" w:author="PR Preview" w:date="2026-01-01T00:00:00Z">
        <w:r>
          <w:delText xml:space="preserve"> </w:delText>
        </w:r>
      </w:del>
      <w:del w:id="3752" w:author="PR Preview" w:date="2026-01-01T00:00:00Z">
        <w:r>
          <w:delText xml:space="preserve">of real numbers</w:delText>
        </w:r>
      </w:del>
      <w:del w:id="3753" w:author="PR Preview" w:date="2026-01-01T00:00:00Z">
        <w:r>
          <w:delText xml:space="preserve"> </w:delText>
        </w:r>
      </w:del>
      <w:del w:id="3754" w:author="PR Preview" w:date="2026-01-01T00:00:00Z">
        <w:r>
          <w:rPr>
            <w:b/>
            <w:bCs/>
          </w:rPr>
          <w:delText xml:space="preserve">converges</w:delText>
        </w:r>
      </w:del>
      <w:del w:id="3755" w:author="PR Preview" w:date="2026-01-01T00:00:00Z">
        <w:r>
          <w:delText xml:space="preserve"> </w:delText>
        </w:r>
      </w:del>
      <w:del w:id="3756" w:author="PR Preview" w:date="2026-01-01T00:00:00Z">
        <w:r>
          <w:delText xml:space="preserve">to a real number</w:delText>
        </w:r>
      </w:del>
      <w:del w:id="3757" w:author="PR Preview" w:date="2026-01-01T00:00:00Z">
        <w:r>
          <w:delText xml:space="preserve"> </w:delText>
        </w:r>
      </w:del>
      <m:oMath>
        <m:r>
          <m:t>L</m:t>
        </m:r>
      </m:oMath>
      <w:del w:id="3758" w:author="PR Preview" w:date="2026-01-01T00:00:00Z">
        <w:r>
          <w:delText xml:space="preserve">,</w:delText>
        </w:r>
      </w:del>
      <w:del w:id="3759" w:author="PR Preview" w:date="2026-01-01T00:00:00Z">
        <w:r>
          <w:delText xml:space="preserve"> </w:delText>
        </w:r>
      </w:del>
      <w:del w:id="3760" w:author="PR Preview" w:date="2026-01-01T00:00:00Z">
        <w:r>
          <w:delText xml:space="preserve">written</w:delText>
        </w:r>
      </w:del>
      <w:del w:id="376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del w:id="3762" w:author="PR Preview" w:date="2026-01-01T00:00:00Z">
        <w:r>
          <w:delText xml:space="preserve"> </w:delText>
        </w:r>
      </w:del>
      <w:del w:id="3763" w:author="PR Preview" w:date="2026-01-01T00:00:00Z">
        <w:r>
          <w:delText xml:space="preserve">or</w:delText>
        </w:r>
      </w:del>
      <w:del w:id="376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del w:id="3765" w:author="PR Preview" w:date="2026-01-01T00:00:00Z">
        <w:r>
          <w:delText xml:space="preserve">,</w:delText>
        </w:r>
      </w:del>
      <w:del w:id="3766" w:author="PR Preview" w:date="2026-01-01T00:00:00Z">
        <w:r>
          <w:delText xml:space="preserve"> </w:delText>
        </w:r>
      </w:del>
      <w:del w:id="3767" w:author="PR Preview" w:date="2026-01-01T00:00:00Z">
        <w:r>
          <w:delText xml:space="preserve">if for every</w:delText>
        </w:r>
      </w:del>
      <w:del w:id="376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3769" w:author="PR Preview" w:date="2026-01-01T00:00:00Z">
        <w:r>
          <w:delText xml:space="preserve"> </w:delText>
        </w:r>
      </w:del>
      <w:del w:id="3770" w:author="PR Preview" w:date="2026-01-01T00:00:00Z">
        <w:r>
          <w:delText xml:space="preserve">there is a natural number</w:delText>
        </w:r>
      </w:del>
      <w:del w:id="3771" w:author="PR Preview" w:date="2026-01-01T00:00:00Z">
        <w:r>
          <w:delText xml:space="preserve"> </w:delText>
        </w:r>
      </w:del>
      <m:oMath>
        <m:r>
          <m:t>N</m:t>
        </m:r>
      </m:oMath>
      <w:del w:id="3772" w:author="PR Preview" w:date="2026-01-01T00:00:00Z">
        <w:r>
          <w:delText xml:space="preserve"> </w:delText>
        </w:r>
      </w:del>
      <w:del w:id="3773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774" w:author="PR Preview" w:date="2026-01-01T00:00:00Z">
        <w:r>
          <w:delText xml:space="preserve">Then</w:delText>
        </w:r>
      </w:del>
      <w:del w:id="3775" w:author="PR Preview" w:date="2026-01-01T00:00:00Z">
        <w:r>
          <w:delText xml:space="preserve"> </w:delText>
        </w:r>
      </w:del>
      <m:oMath>
        <m:r>
          <m:t>L</m:t>
        </m:r>
      </m:oMath>
      <w:del w:id="3776" w:author="PR Preview" w:date="2026-01-01T00:00:00Z">
        <w:r>
          <w:delText xml:space="preserve"> </w:delText>
        </w:r>
      </w:del>
      <w:del w:id="3777" w:author="PR Preview" w:date="2026-01-01T00:00:00Z">
        <w:r>
          <w:delText xml:space="preserve">is the</w:delText>
        </w:r>
      </w:del>
      <w:del w:id="3778" w:author="PR Preview" w:date="2026-01-01T00:00:00Z">
        <w:r>
          <w:delText xml:space="preserve"> </w:delText>
        </w:r>
      </w:del>
      <w:del w:id="3779" w:author="PR Preview" w:date="2026-01-01T00:00:00Z">
        <w:r>
          <w:rPr>
            <w:b/>
            <w:bCs/>
          </w:rPr>
          <w:delText xml:space="preserve">limit</w:delText>
        </w:r>
      </w:del>
      <w:del w:id="3780" w:author="PR Preview" w:date="2026-01-01T00:00:00Z">
        <w:r>
          <w:delText xml:space="preserve"> </w:delText>
        </w:r>
      </w:del>
      <w:del w:id="3781" w:author="PR Preview" w:date="2026-01-01T00:00:00Z">
        <w:r>
          <w:delText xml:space="preserve">of the sequence.</w:delText>
        </w:r>
      </w:del>
      <w:del w:id="3782" w:author="PR Preview" w:date="2026-01-01T00:00:00Z">
        <w:r>
          <w:delText xml:space="preserve"> </w:delText>
        </w:r>
      </w:del>
      <w:del w:id="3783" w:author="PR Preview" w:date="2026-01-01T00:00:00Z">
        <w:r>
          <w:delText xml:space="preserve">A sequence that converges to some real number is</w:delText>
        </w:r>
      </w:del>
      <w:del w:id="3784" w:author="PR Preview" w:date="2026-01-01T00:00:00Z">
        <w:r>
          <w:delText xml:space="preserve"> </w:delText>
        </w:r>
      </w:del>
      <w:del w:id="3785" w:author="PR Preview" w:date="2026-01-01T00:00:00Z">
        <w:r>
          <w:rPr>
            <w:b/>
            <w:bCs/>
          </w:rPr>
          <w:delText xml:space="preserve">convergent</w:delText>
        </w:r>
      </w:del>
      <w:del w:id="3786" w:author="PR Preview" w:date="2026-01-01T00:00:00Z">
        <w:r>
          <w:delText xml:space="preserve">,</w:delText>
        </w:r>
      </w:del>
      <w:del w:id="3787" w:author="PR Preview" w:date="2026-01-01T00:00:00Z">
        <w:r>
          <w:delText xml:space="preserve"> </w:delText>
        </w:r>
      </w:del>
      <w:del w:id="3788" w:author="PR Preview" w:date="2026-01-01T00:00:00Z">
        <w:r>
          <w:delText xml:space="preserve">and a sequence that does not converge to any real number</w:delText>
        </w:r>
      </w:del>
      <w:del w:id="3789" w:author="PR Preview" w:date="2026-01-01T00:00:00Z">
        <w:r>
          <w:delText xml:space="preserve"> </w:delText>
        </w:r>
      </w:del>
      <w:del w:id="3790" w:author="PR Preview" w:date="2026-01-01T00:00:00Z">
        <w:r>
          <w:rPr>
            <w:b/>
            <w:bCs/>
          </w:rPr>
          <w:delText xml:space="preserve">diverges</w:delText>
        </w:r>
      </w:del>
      <w:del w:id="3791" w:author="PR Preview" w:date="2026-01-01T00:00:00Z">
        <w:r>
          <w:delText xml:space="preserve">.</w:delText>
        </w:r>
      </w:del>
      <w:del w:id="3792" w:author="PR Preview" w:date="2026-01-01T00:00:00Z">
        <w:r>
          <w:delText xml:space="preserve"> </w:delText>
        </w:r>
      </w:del>
      <w:del w:id="3793" w:author="PR Preview" w:date="2026-01-01T00:00:00Z">
        <w:r>
          <w:delText xml:space="preserve">A sequence</w:delText>
        </w:r>
      </w:del>
      <w:del w:id="3794" w:author="PR Preview" w:date="2026-01-01T00:00:00Z">
        <w:r>
          <w:delText xml:space="preserve"> </w:delText>
        </w:r>
      </w:del>
      <w:del w:id="3795" w:author="PR Preview" w:date="2026-01-01T00:00:00Z">
        <w:r>
          <w:rPr>
            <w:b/>
            <w:bCs/>
          </w:rPr>
          <w:delText xml:space="preserve">diverges to</w:delText>
        </w:r>
      </w:del>
      <w:del w:id="379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∞</m:t>
        </m:r>
      </m:oMath>
      <w:del w:id="3797" w:author="PR Preview" w:date="2026-01-01T00:00:00Z">
        <w:r>
          <w:delText xml:space="preserve">, written</w:delText>
        </w:r>
      </w:del>
      <w:del w:id="379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3799" w:author="PR Preview" w:date="2026-01-01T00:00:00Z">
        <w:r>
          <w:delText xml:space="preserve">,</w:delText>
        </w:r>
      </w:del>
      <w:del w:id="3800" w:author="PR Preview" w:date="2026-01-01T00:00:00Z">
        <w:r>
          <w:delText xml:space="preserve"> </w:delText>
        </w:r>
      </w:del>
      <w:del w:id="3801" w:author="PR Preview" w:date="2026-01-01T00:00:00Z">
        <w:r>
          <w:delText xml:space="preserve">if for every real number</w:delText>
        </w:r>
      </w:del>
      <w:del w:id="3802" w:author="PR Preview" w:date="2026-01-01T00:00:00Z">
        <w:r>
          <w:delText xml:space="preserve"> </w:delText>
        </w:r>
      </w:del>
      <m:oMath>
        <m:r>
          <m:t>M</m:t>
        </m:r>
      </m:oMath>
      <w:del w:id="3803" w:author="PR Preview" w:date="2026-01-01T00:00:00Z">
        <w:r>
          <w:delText xml:space="preserve"> </w:delText>
        </w:r>
      </w:del>
      <w:del w:id="3804" w:author="PR Preview" w:date="2026-01-01T00:00:00Z">
        <w:r>
          <w:delText xml:space="preserve">there is a natural number</w:delText>
        </w:r>
      </w:del>
      <w:del w:id="3805" w:author="PR Preview" w:date="2026-01-01T00:00:00Z">
        <w:r>
          <w:delText xml:space="preserve"> </w:delText>
        </w:r>
      </w:del>
      <m:oMath>
        <m:r>
          <m:t>N</m:t>
        </m:r>
      </m:oMath>
      <w:del w:id="3806" w:author="PR Preview" w:date="2026-01-01T00:00:00Z">
        <w:r>
          <w:delText xml:space="preserve"> </w:delText>
        </w:r>
      </w:del>
      <w:del w:id="3807" w:author="PR Preview" w:date="2026-01-01T00:00:00Z">
        <w:r>
          <w:delText xml:space="preserve">such that</w:delText>
        </w:r>
      </w:del>
      <w:del w:id="380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del w:id="3809" w:author="PR Preview" w:date="2026-01-01T00:00:00Z">
        <w:r>
          <w:delText xml:space="preserve"> </w:delText>
        </w:r>
      </w:del>
      <w:del w:id="3810" w:author="PR Preview" w:date="2026-01-01T00:00:00Z">
        <w:r>
          <w:delText xml:space="preserve">for every</w:delText>
        </w:r>
      </w:del>
      <w:del w:id="381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3812" w:author="PR Preview" w:date="2026-01-01T00:00:00Z">
        <w:r>
          <w:delText xml:space="preserve">.</w:delText>
        </w:r>
      </w:del>
    </w:p>
    <w:p>
      <w:pPr>
        <w:pStyle w:val="BodyText"/>
      </w:pPr>
      <w:del w:id="3813" w:author="PR Preview" w:date="2026-01-01T00:00:00Z">
        <w:r>
          <w:rPr>
            <w:b/>
            <w:bCs/>
          </w:rPr>
          <w:delText xml:space="preserve">Example 38 (A convergent sequence and a divergent one)</w:delText>
        </w:r>
      </w:del>
      <w:del w:id="3814" w:author="PR Preview" w:date="2026-01-01T00:00:00Z">
        <w:r>
          <w:delText xml:space="preserve"> </w:delText>
        </w:r>
      </w:del>
      <w:del w:id="3815" w:author="PR Preview" w:date="2026-01-01T00:00:00Z">
        <w:r>
          <w:delText xml:space="preserve"> </w:delText>
        </w:r>
      </w:del>
    </w:p>
    <w:p>
      <w:pPr>
        <w:pStyle w:val="FirstParagraph"/>
      </w:pPr>
      <w:ins w:id="3816" w:author="PR Preview" w:date="2026-01-01T00:00:00Z">
        <w:r>
          <w:rPr>
            <w:b/>
            <w:bCs/>
          </w:rPr>
          <w:t xml:space="preserve">Definition 45 (Limit of a sequence)</w:t>
        </w:r>
      </w:ins>
      <w:ins w:id="3817" w:author="PR Preview" w:date="2026-01-01T00:00:00Z">
        <w:r>
          <w:t xml:space="preserve"> </w:t>
        </w:r>
      </w:ins>
      <w:ins w:id="3818" w:author="PR Preview" w:date="2026-01-01T00:00:00Z">
        <w:r>
          <w:t xml:space="preserve">A</w:t>
        </w:r>
      </w:ins>
      <w:ins w:id="3819" w:author="PR Preview" w:date="2026-01-01T00:00:00Z">
        <w:r>
          <w:t xml:space="preserve"> </w:t>
        </w:r>
      </w:ins>
      <w:hyperlink r:id="rId185">
        <w:ins w:id="3820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38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3822" w:author="PR Preview" w:date="2026-01-01T00:00:00Z">
        <w:r>
          <w:t xml:space="preserve"> </w:t>
        </w:r>
      </w:ins>
      <w:ins w:id="3823" w:author="PR Preview" w:date="2026-01-01T00:00:00Z">
        <w:r>
          <w:t xml:space="preserve">of real numbers</w:t>
        </w:r>
      </w:ins>
      <w:ins w:id="3824" w:author="PR Preview" w:date="2026-01-01T00:00:00Z">
        <w:r>
          <w:t xml:space="preserve"> </w:t>
        </w:r>
      </w:ins>
      <w:ins w:id="3825" w:author="PR Preview" w:date="2026-01-01T00:00:00Z">
        <w:r>
          <w:rPr>
            <w:b/>
            <w:bCs/>
          </w:rPr>
          <w:t xml:space="preserve">converges</w:t>
        </w:r>
      </w:ins>
      <w:ins w:id="3826" w:author="PR Preview" w:date="2026-01-01T00:00:00Z">
        <w:r>
          <w:t xml:space="preserve"> </w:t>
        </w:r>
      </w:ins>
      <w:ins w:id="3827" w:author="PR Preview" w:date="2026-01-01T00:00:00Z">
        <w:r>
          <w:t xml:space="preserve">to a real number</w:t>
        </w:r>
      </w:ins>
      <w:ins w:id="3828" w:author="PR Preview" w:date="2026-01-01T00:00:00Z">
        <w:r>
          <w:t xml:space="preserve"> </w:t>
        </w:r>
      </w:ins>
      <m:oMath>
        <m:r>
          <m:t>L</m:t>
        </m:r>
      </m:oMath>
      <w:ins w:id="3829" w:author="PR Preview" w:date="2026-01-01T00:00:00Z">
        <w:r>
          <w:t xml:space="preserve">,</w:t>
        </w:r>
      </w:ins>
      <w:ins w:id="3830" w:author="PR Preview" w:date="2026-01-01T00:00:00Z">
        <w:r>
          <w:t xml:space="preserve"> </w:t>
        </w:r>
      </w:ins>
      <w:ins w:id="3831" w:author="PR Preview" w:date="2026-01-01T00:00:00Z">
        <w:r>
          <w:t xml:space="preserve">written</w:t>
        </w:r>
      </w:ins>
      <w:ins w:id="383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ins w:id="3833" w:author="PR Preview" w:date="2026-01-01T00:00:00Z">
        <w:r>
          <w:t xml:space="preserve"> </w:t>
        </w:r>
      </w:ins>
      <w:ins w:id="3834" w:author="PR Preview" w:date="2026-01-01T00:00:00Z">
        <w:r>
          <w:t xml:space="preserve">or</w:t>
        </w:r>
      </w:ins>
      <w:ins w:id="383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ins w:id="3836" w:author="PR Preview" w:date="2026-01-01T00:00:00Z">
        <w:r>
          <w:t xml:space="preserve">,</w:t>
        </w:r>
      </w:ins>
      <w:ins w:id="3837" w:author="PR Preview" w:date="2026-01-01T00:00:00Z">
        <w:r>
          <w:t xml:space="preserve"> </w:t>
        </w:r>
      </w:ins>
      <w:ins w:id="3838" w:author="PR Preview" w:date="2026-01-01T00:00:00Z">
        <w:r>
          <w:t xml:space="preserve">if for every</w:t>
        </w:r>
      </w:ins>
      <w:ins w:id="383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3840" w:author="PR Preview" w:date="2026-01-01T00:00:00Z">
        <w:r>
          <w:t xml:space="preserve"> </w:t>
        </w:r>
      </w:ins>
      <w:ins w:id="3841" w:author="PR Preview" w:date="2026-01-01T00:00:00Z">
        <w:r>
          <w:t xml:space="preserve">there is a natural number</w:t>
        </w:r>
      </w:ins>
      <w:ins w:id="3842" w:author="PR Preview" w:date="2026-01-01T00:00:00Z">
        <w:r>
          <w:t xml:space="preserve"> </w:t>
        </w:r>
      </w:ins>
      <m:oMath>
        <m:r>
          <m:t>N</m:t>
        </m:r>
      </m:oMath>
      <w:ins w:id="3843" w:author="PR Preview" w:date="2026-01-01T00:00:00Z">
        <w:r>
          <w:t xml:space="preserve"> </w:t>
        </w:r>
      </w:ins>
      <w:ins w:id="3844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845" w:author="PR Preview" w:date="2026-01-01T00:00:00Z">
        <w:r>
          <w:t xml:space="preserve">Then</w:t>
        </w:r>
      </w:ins>
      <w:ins w:id="3846" w:author="PR Preview" w:date="2026-01-01T00:00:00Z">
        <w:r>
          <w:t xml:space="preserve"> </w:t>
        </w:r>
      </w:ins>
      <m:oMath>
        <m:r>
          <m:t>L</m:t>
        </m:r>
      </m:oMath>
      <w:ins w:id="3847" w:author="PR Preview" w:date="2026-01-01T00:00:00Z">
        <w:r>
          <w:t xml:space="preserve"> </w:t>
        </w:r>
      </w:ins>
      <w:ins w:id="3848" w:author="PR Preview" w:date="2026-01-01T00:00:00Z">
        <w:r>
          <w:t xml:space="preserve">is the</w:t>
        </w:r>
      </w:ins>
      <w:ins w:id="3849" w:author="PR Preview" w:date="2026-01-01T00:00:00Z">
        <w:r>
          <w:t xml:space="preserve"> </w:t>
        </w:r>
      </w:ins>
      <w:ins w:id="3850" w:author="PR Preview" w:date="2026-01-01T00:00:00Z">
        <w:r>
          <w:rPr>
            <w:b/>
            <w:bCs/>
          </w:rPr>
          <w:t xml:space="preserve">limit</w:t>
        </w:r>
      </w:ins>
      <w:ins w:id="3851" w:author="PR Preview" w:date="2026-01-01T00:00:00Z">
        <w:r>
          <w:t xml:space="preserve"> </w:t>
        </w:r>
      </w:ins>
      <w:ins w:id="3852" w:author="PR Preview" w:date="2026-01-01T00:00:00Z">
        <w:r>
          <w:t xml:space="preserve">of the sequence.</w:t>
        </w:r>
      </w:ins>
      <w:ins w:id="3853" w:author="PR Preview" w:date="2026-01-01T00:00:00Z">
        <w:r>
          <w:t xml:space="preserve"> </w:t>
        </w:r>
      </w:ins>
      <w:ins w:id="3854" w:author="PR Preview" w:date="2026-01-01T00:00:00Z">
        <w:r>
          <w:t xml:space="preserve">A sequence that converges to some real number is</w:t>
        </w:r>
      </w:ins>
      <w:ins w:id="3855" w:author="PR Preview" w:date="2026-01-01T00:00:00Z">
        <w:r>
          <w:t xml:space="preserve"> </w:t>
        </w:r>
      </w:ins>
      <w:ins w:id="3856" w:author="PR Preview" w:date="2026-01-01T00:00:00Z">
        <w:r>
          <w:rPr>
            <w:b/>
            <w:bCs/>
          </w:rPr>
          <w:t xml:space="preserve">convergent</w:t>
        </w:r>
      </w:ins>
      <w:ins w:id="3857" w:author="PR Preview" w:date="2026-01-01T00:00:00Z">
        <w:r>
          <w:t xml:space="preserve">,</w:t>
        </w:r>
      </w:ins>
      <w:ins w:id="3858" w:author="PR Preview" w:date="2026-01-01T00:00:00Z">
        <w:r>
          <w:t xml:space="preserve"> </w:t>
        </w:r>
      </w:ins>
      <w:ins w:id="3859" w:author="PR Preview" w:date="2026-01-01T00:00:00Z">
        <w:r>
          <w:t xml:space="preserve">and a sequence that does not converge to any real number</w:t>
        </w:r>
      </w:ins>
      <w:ins w:id="3860" w:author="PR Preview" w:date="2026-01-01T00:00:00Z">
        <w:r>
          <w:t xml:space="preserve"> </w:t>
        </w:r>
      </w:ins>
      <w:ins w:id="3861" w:author="PR Preview" w:date="2026-01-01T00:00:00Z">
        <w:r>
          <w:rPr>
            <w:b/>
            <w:bCs/>
          </w:rPr>
          <w:t xml:space="preserve">diverges</w:t>
        </w:r>
      </w:ins>
      <w:ins w:id="3862" w:author="PR Preview" w:date="2026-01-01T00:00:00Z">
        <w:r>
          <w:t xml:space="preserve">.</w:t>
        </w:r>
      </w:ins>
    </w:p>
    <w:bookmarkEnd w:id="186"/>
    <w:bookmarkStart w:id="187" w:name="exm-sequence-limit"/>
    <w:p>
      <w:pPr>
        <w:pStyle w:val="BodyText"/>
      </w:pPr>
      <w:ins w:id="3863" w:author="PR Preview" w:date="2026-01-01T00:00:00Z">
        <w:r>
          <w:rPr>
            <w:b/>
            <w:bCs/>
          </w:rPr>
          <w:t xml:space="preserve">Example 39 (A convergent sequence and a divergent one)</w:t>
        </w:r>
      </w:ins>
      <w:ins w:id="3864" w:author="PR Preview" w:date="2026-01-01T00:00:00Z">
        <w:r>
          <w:t xml:space="preserve"> </w:t>
        </w:r>
      </w:ins>
      <w:ins w:id="386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ins w:id="3866" w:author="PR Preview" w:date="2026-01-01T00:00:00Z">
        <w:r>
          <w:rPr>
            <w:b/>
            <w:bCs/>
          </w:rPr>
          <w:t xml:space="preserve">Definition 46 (Divergence of a sequence to infinity)</w:t>
        </w:r>
      </w:ins>
      <w:ins w:id="3867" w:author="PR Preview" w:date="2026-01-01T00:00:00Z">
        <w:r>
          <w:t xml:space="preserve"> </w:t>
        </w:r>
      </w:ins>
      <w:ins w:id="3868" w:author="PR Preview" w:date="2026-01-01T00:00:00Z">
        <w:r>
          <w:t xml:space="preserve">A</w:t>
        </w:r>
      </w:ins>
      <w:ins w:id="3869" w:author="PR Preview" w:date="2026-01-01T00:00:00Z">
        <w:r>
          <w:t xml:space="preserve"> </w:t>
        </w:r>
      </w:ins>
      <w:hyperlink r:id="rId185">
        <w:ins w:id="3870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38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3872" w:author="PR Preview" w:date="2026-01-01T00:00:00Z">
        <w:r>
          <w:t xml:space="preserve"> </w:t>
        </w:r>
      </w:ins>
      <w:ins w:id="3873" w:author="PR Preview" w:date="2026-01-01T00:00:00Z">
        <w:r>
          <w:t xml:space="preserve">of real numbers</w:t>
        </w:r>
      </w:ins>
      <w:ins w:id="3874" w:author="PR Preview" w:date="2026-01-01T00:00:00Z">
        <w:r>
          <w:t xml:space="preserve"> </w:t>
        </w:r>
      </w:ins>
      <w:ins w:id="3875" w:author="PR Preview" w:date="2026-01-01T00:00:00Z">
        <w:r>
          <w:rPr>
            <w:b/>
            <w:bCs/>
          </w:rPr>
          <w:t xml:space="preserve">diverges to</w:t>
        </w:r>
      </w:ins>
      <w:ins w:id="387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∞</m:t>
        </m:r>
      </m:oMath>
      <w:ins w:id="3877" w:author="PR Preview" w:date="2026-01-01T00:00:00Z">
        <w:r>
          <w:t xml:space="preserve">, written</w:t>
        </w:r>
      </w:ins>
      <w:ins w:id="387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3879" w:author="PR Preview" w:date="2026-01-01T00:00:00Z">
        <w:r>
          <w:t xml:space="preserve">,</w:t>
        </w:r>
      </w:ins>
      <w:ins w:id="3880" w:author="PR Preview" w:date="2026-01-01T00:00:00Z">
        <w:r>
          <w:t xml:space="preserve"> </w:t>
        </w:r>
      </w:ins>
      <w:ins w:id="3881" w:author="PR Preview" w:date="2026-01-01T00:00:00Z">
        <w:r>
          <w:t xml:space="preserve">if for every real number</w:t>
        </w:r>
      </w:ins>
      <w:ins w:id="3882" w:author="PR Preview" w:date="2026-01-01T00:00:00Z">
        <w:r>
          <w:t xml:space="preserve"> </w:t>
        </w:r>
      </w:ins>
      <m:oMath>
        <m:r>
          <m:t>M</m:t>
        </m:r>
      </m:oMath>
      <w:ins w:id="3883" w:author="PR Preview" w:date="2026-01-01T00:00:00Z">
        <w:r>
          <w:t xml:space="preserve"> </w:t>
        </w:r>
      </w:ins>
      <w:ins w:id="3884" w:author="PR Preview" w:date="2026-01-01T00:00:00Z">
        <w:r>
          <w:t xml:space="preserve">there is a natural number</w:t>
        </w:r>
      </w:ins>
      <w:ins w:id="3885" w:author="PR Preview" w:date="2026-01-01T00:00:00Z">
        <w:r>
          <w:t xml:space="preserve"> </w:t>
        </w:r>
      </w:ins>
      <m:oMath>
        <m:r>
          <m:t>N</m:t>
        </m:r>
      </m:oMath>
      <w:ins w:id="3886" w:author="PR Preview" w:date="2026-01-01T00:00:00Z">
        <w:r>
          <w:t xml:space="preserve"> </w:t>
        </w:r>
      </w:ins>
      <w:ins w:id="3887" w:author="PR Preview" w:date="2026-01-01T00:00:00Z">
        <w:r>
          <w:t xml:space="preserve">such that</w:t>
        </w:r>
      </w:ins>
      <w:ins w:id="388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ins w:id="3889" w:author="PR Preview" w:date="2026-01-01T00:00:00Z">
        <w:r>
          <w:t xml:space="preserve"> </w:t>
        </w:r>
      </w:ins>
      <w:ins w:id="3890" w:author="PR Preview" w:date="2026-01-01T00:00:00Z">
        <w:r>
          <w:t xml:space="preserve">for every</w:t>
        </w:r>
      </w:ins>
      <w:ins w:id="389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3892" w:author="PR Preview" w:date="2026-01-01T00:00:00Z">
        <w:r>
          <w:t xml:space="preserve">.</w:t>
        </w:r>
      </w:ins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del w:id="3893" w:author="PR Preview" w:date="2026-01-01T00:00:00Z">
        <w:r>
          <w:rPr>
            <w:b/>
            <w:bCs/>
          </w:rPr>
          <w:delText xml:space="preserve">Definition 45 (Exponential function)</w:delText>
        </w:r>
      </w:del>
      <w:del w:id="3894" w:author="PR Preview" w:date="2026-01-01T00:00:00Z">
        <w:r>
          <w:delText xml:space="preserve"> </w:delText>
        </w:r>
      </w:del>
      <w:del w:id="3895" w:author="PR Preview" w:date="2026-01-01T00:00:00Z">
        <w:r>
          <w:delText xml:space="preserve">The</w:delText>
        </w:r>
      </w:del>
      <w:del w:id="3896" w:author="PR Preview" w:date="2026-01-01T00:00:00Z">
        <w:r>
          <w:delText xml:space="preserve"> </w:delText>
        </w:r>
      </w:del>
      <w:del w:id="3897" w:author="PR Preview" w:date="2026-01-01T00:00:00Z">
        <w:r>
          <w:rPr>
            <w:b/>
            <w:bCs/>
          </w:rPr>
          <w:delText xml:space="preserve">exponential function</w:delText>
        </w:r>
      </w:del>
      <w:del w:id="3898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899" w:author="PR Preview" w:date="2026-01-01T00:00:00Z">
        <w:r>
          <w:delText xml:space="preserve"> </w:delText>
        </w:r>
      </w:del>
      <w:del w:id="3900" w:author="PR Preview" w:date="2026-01-01T00:00:00Z">
        <w:r>
          <w:delText xml:space="preserve">is</w:delText>
        </w:r>
      </w:del>
    </w:p>
    <w:p>
      <w:pPr>
        <w:pStyle w:val="FirstParagraph"/>
      </w:pPr>
      <w:ins w:id="3901" w:author="PR Preview" w:date="2026-01-01T00:00:00Z">
        <w:r>
          <w:rPr>
            <w:b/>
            <w:bCs/>
          </w:rPr>
          <w:t xml:space="preserve">Definition 47 (Exponential function)</w:t>
        </w:r>
      </w:ins>
      <w:ins w:id="3902" w:author="PR Preview" w:date="2026-01-01T00:00:00Z">
        <w:r>
          <w:t xml:space="preserve"> </w:t>
        </w:r>
      </w:ins>
      <w:ins w:id="3903" w:author="PR Preview" w:date="2026-01-01T00:00:00Z">
        <w:r>
          <w:t xml:space="preserve">The</w:t>
        </w:r>
      </w:ins>
      <w:ins w:id="3904" w:author="PR Preview" w:date="2026-01-01T00:00:00Z">
        <w:r>
          <w:t xml:space="preserve"> </w:t>
        </w:r>
      </w:ins>
      <w:ins w:id="3905" w:author="PR Preview" w:date="2026-01-01T00:00:00Z">
        <w:r>
          <w:rPr>
            <w:b/>
            <w:bCs/>
          </w:rPr>
          <w:t xml:space="preserve">exponential function</w:t>
        </w:r>
      </w:ins>
      <w:ins w:id="3906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907" w:author="PR Preview" w:date="2026-01-01T00:00:00Z">
        <w:r>
          <w:t xml:space="preserve"> </w:t>
        </w:r>
      </w:ins>
      <w:ins w:id="390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del w:id="3909" w:author="PR Preview" w:date="2026-01-01T00:00:00Z">
        <w:r>
          <w:rPr>
            <w:b/>
            <w:bCs/>
          </w:rPr>
          <w:delText xml:space="preserve">Example 39 (Approximating</w:delText>
        </w:r>
      </w:del>
      <w:del w:id="3910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3911" w:author="PR Preview" w:date="2026-01-01T00:00:00Z">
        <w:r>
          <w:rPr>
            <w:b/>
            <w:bCs/>
          </w:rPr>
          <w:delText xml:space="preserve">)</w:delText>
        </w:r>
      </w:del>
      <w:del w:id="3912" w:author="PR Preview" w:date="2026-01-01T00:00:00Z">
        <w:r>
          <w:delText xml:space="preserve"> </w:delText>
        </w:r>
      </w:del>
      <w:del w:id="3913" w:author="PR Preview" w:date="2026-01-01T00:00:00Z">
        <w:r>
          <w:delText xml:space="preserve">For</w:delText>
        </w:r>
      </w:del>
      <w:del w:id="391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3915" w:author="PR Preview" w:date="2026-01-01T00:00:00Z">
        <w:r>
          <w:delText xml:space="preserve">, the terms</w:delText>
        </w:r>
      </w:del>
      <w:del w:id="391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del w:id="3917" w:author="PR Preview" w:date="2026-01-01T00:00:00Z">
        <w:r>
          <w:delText xml:space="preserve"> </w:delText>
        </w:r>
      </w:del>
      <w:del w:id="3918" w:author="PR Preview" w:date="2026-01-01T00:00:00Z">
        <w:r>
          <w:delText xml:space="preserve">are:</w:delText>
        </w:r>
      </w:del>
    </w:p>
    <w:p>
      <w:pPr>
        <w:pStyle w:val="BodyText"/>
      </w:pPr>
      <w:ins w:id="3919" w:author="PR Preview" w:date="2026-01-01T00:00:00Z">
        <w:r>
          <w:rPr>
            <w:b/>
            <w:bCs/>
          </w:rPr>
          <w:t xml:space="preserve">Example 40 (Approximating</w:t>
        </w:r>
      </w:ins>
      <w:ins w:id="392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3921" w:author="PR Preview" w:date="2026-01-01T00:00:00Z">
        <w:r>
          <w:rPr>
            <w:b/>
            <w:bCs/>
          </w:rPr>
          <w:t xml:space="preserve">)</w:t>
        </w:r>
      </w:ins>
      <w:ins w:id="3922" w:author="PR Preview" w:date="2026-01-01T00:00:00Z">
        <w:r>
          <w:t xml:space="preserve"> </w:t>
        </w:r>
      </w:ins>
      <w:ins w:id="3923" w:author="PR Preview" w:date="2026-01-01T00:00:00Z">
        <w:r>
          <w:t xml:space="preserve">For</w:t>
        </w:r>
      </w:ins>
      <w:ins w:id="39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3925" w:author="PR Preview" w:date="2026-01-01T00:00:00Z">
        <w:r>
          <w:t xml:space="preserve">, the terms</w:t>
        </w:r>
      </w:ins>
      <w:ins w:id="3926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ins w:id="3927" w:author="PR Preview" w:date="2026-01-01T00:00:00Z">
        <w:r>
          <w:t xml:space="preserve"> </w:t>
        </w:r>
      </w:ins>
      <w:ins w:id="3928" w:author="PR Preview" w:date="2026-01-01T00:00:00Z">
        <w:r>
          <w:t xml:space="preserve">are: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del w:id="3929" w:author="PR Preview" w:date="2026-01-01T00:00:00Z">
        <w:r>
          <w:rPr>
            <w:b/>
            <w:bCs/>
          </w:rPr>
          <w:delText xml:space="preserve">Definition 46 (Euler’s number)</w:delText>
        </w:r>
      </w:del>
      <w:del w:id="3930" w:author="PR Preview" w:date="2026-01-01T00:00:00Z">
        <w:r>
          <w:delText xml:space="preserve"> </w:delText>
        </w:r>
      </w:del>
      <w:del w:id="3931" w:author="PR Preview" w:date="2026-01-01T00:00:00Z">
        <w:r>
          <w:rPr>
            <w:b/>
            <w:bCs/>
          </w:rPr>
          <w:delText xml:space="preserve">Euler’s number</w:delText>
        </w:r>
      </w:del>
      <w:del w:id="3932" w:author="PR Preview" w:date="2026-01-01T00:00:00Z">
        <w:r>
          <w:delText xml:space="preserve"> </w:delText>
        </w:r>
      </w:del>
      <w:del w:id="3933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del w:id="3934" w:author="PR Preview" w:date="2026-01-01T00:00:00Z">
        <w:r>
          <w:rPr>
            <w:b/>
            <w:bCs/>
          </w:rPr>
          <w:delText xml:space="preserve">Example 40 (Euler’s number is irrational)</w:delText>
        </w:r>
      </w:del>
      <w:del w:id="3935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del w:id="3936" w:author="PR Preview" w:date="2026-01-01T00:00:00Z">
        <w:r>
          <w:delText xml:space="preserve"> </w:delText>
        </w:r>
      </w:del>
      <w:del w:id="3937" w:author="PR Preview" w:date="2026-01-01T00:00:00Z">
        <w:r>
          <w:delText xml:space="preserve">is an</w:delText>
        </w:r>
      </w:del>
      <w:del w:id="3938" w:author="PR Preview" w:date="2026-01-01T00:00:00Z">
        <w:r>
          <w:delText xml:space="preserve"> </w:delText>
        </w:r>
      </w:del>
      <w:hyperlink r:id="rId193">
        <w:del w:id="3939" w:author="PR Preview" w:date="2026-01-01T00:00:00Z">
          <w:r>
            <w:rPr>
              <w:rStyle w:val="Hyperlink"/>
            </w:rPr>
            <w:delText xml:space="preserve">irrational number</w:delText>
          </w:r>
        </w:del>
      </w:hyperlink>
      <w:del w:id="3940" w:author="PR Preview" w:date="2026-01-01T00:00:00Z">
        <w:r>
          <w:delText xml:space="preserve">,</w:delText>
        </w:r>
      </w:del>
      <w:del w:id="3941" w:author="PR Preview" w:date="2026-01-01T00:00:00Z">
        <w:r>
          <w:delText xml:space="preserve"> </w:delText>
        </w:r>
      </w:del>
      <w:del w:id="3942" w:author="PR Preview" w:date="2026-01-01T00:00:00Z">
        <w:r>
          <w:delText xml:space="preserve">so no fraction equals it exactly.</w:delText>
        </w:r>
      </w:del>
      <w:del w:id="3943" w:author="PR Preview" w:date="2026-01-01T00:00:00Z">
        <w:r>
          <w:delText xml:space="preserve"> </w:delText>
        </w:r>
      </w:del>
      <w:del w:id="3944" w:author="PR Preview" w:date="2026-01-01T00:00:00Z">
        <w:r>
          <w:delText xml:space="preserve">The fraction</w:delText>
        </w:r>
      </w:del>
      <w:del w:id="394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del w:id="3946" w:author="PR Preview" w:date="2026-01-01T00:00:00Z">
        <w:r>
          <w:delText xml:space="preserve"> </w:delText>
        </w:r>
      </w:del>
      <w:del w:id="3947" w:author="PR Preview" w:date="2026-01-01T00:00:00Z">
        <w:r>
          <w:delText xml:space="preserve">is close,</w:delText>
        </w:r>
      </w:del>
      <w:del w:id="3948" w:author="PR Preview" w:date="2026-01-01T00:00:00Z">
        <w:r>
          <w:delText xml:space="preserve"> </w:delText>
        </w:r>
      </w:del>
      <w:del w:id="3949" w:author="PR Preview" w:date="2026-01-01T00:00:00Z">
        <w:r>
          <w:delText xml:space="preserve">but</w:delText>
        </w:r>
      </w:del>
      <w:del w:id="395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del w:id="3951" w:author="PR Preview" w:date="2026-01-01T00:00:00Z">
        <w:r>
          <w:delText xml:space="preserve"> </w:delText>
        </w:r>
      </w:del>
      <w:del w:id="3952" w:author="PR Preview" w:date="2026-01-01T00:00:00Z">
        <w:r>
          <w:delText xml:space="preserve">(see</w:delText>
        </w:r>
      </w:del>
      <w:del w:id="3953" w:author="PR Preview" w:date="2026-01-01T00:00:00Z">
        <w:r>
          <w:delText xml:space="preserve"> </w:delText>
        </w:r>
      </w:del>
      <w:hyperlink r:id="rId194">
        <w:del w:id="3954" w:author="PR Preview" w:date="2026-01-01T00:00:00Z">
          <w:r>
            <w:rPr>
              <w:rStyle w:val="Hyperlink"/>
            </w:rPr>
            <w:delText xml:space="preserve">Wikipedia: e (mathematical constant)</w:delText>
          </w:r>
        </w:del>
      </w:hyperlink>
      <w:del w:id="3955" w:author="PR Preview" w:date="2026-01-01T00:00:00Z">
        <w:r>
          <w:delText xml:space="preserve">).</w:delText>
        </w:r>
      </w:del>
    </w:p>
    <w:p>
      <w:pPr>
        <w:pStyle w:val="BodyText"/>
      </w:pPr>
      <w:del w:id="3956" w:author="PR Preview" w:date="2026-01-01T00:00:00Z">
        <w:r>
          <w:rPr>
            <w:b/>
            <w:bCs/>
          </w:rPr>
          <w:delText xml:space="preserve">Definition 47 (Natural logarithm)</w:delText>
        </w:r>
      </w:del>
      <w:del w:id="3957" w:author="PR Preview" w:date="2026-01-01T00:00:00Z">
        <w:r>
          <w:delText xml:space="preserve"> </w:delText>
        </w:r>
      </w:del>
      <w:del w:id="3958" w:author="PR Preview" w:date="2026-01-01T00:00:00Z">
        <w:r>
          <w:delText xml:space="preserve">For a real number</w:delText>
        </w:r>
      </w:del>
      <w:del w:id="395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3960" w:author="PR Preview" w:date="2026-01-01T00:00:00Z">
        <w:r>
          <w:delText xml:space="preserve">,</w:delText>
        </w:r>
      </w:del>
      <w:del w:id="3961" w:author="PR Preview" w:date="2026-01-01T00:00:00Z">
        <w:r>
          <w:delText xml:space="preserve"> </w:delText>
        </w:r>
      </w:del>
      <w:del w:id="3962" w:author="PR Preview" w:date="2026-01-01T00:00:00Z">
        <w:r>
          <w:delText xml:space="preserve">the</w:delText>
        </w:r>
      </w:del>
      <w:del w:id="3963" w:author="PR Preview" w:date="2026-01-01T00:00:00Z">
        <w:r>
          <w:delText xml:space="preserve"> </w:delText>
        </w:r>
      </w:del>
      <w:del w:id="3964" w:author="PR Preview" w:date="2026-01-01T00:00:00Z">
        <w:r>
          <w:rPr>
            <w:b/>
            <w:bCs/>
          </w:rPr>
          <w:delText xml:space="preserve">natural logarithm</w:delText>
        </w:r>
      </w:del>
      <w:del w:id="3965" w:author="PR Preview" w:date="2026-01-01T00:00:00Z">
        <w:r>
          <w:delText xml:space="preserve"> </w:delText>
        </w:r>
      </w:del>
      <w:del w:id="3966" w:author="PR Preview" w:date="2026-01-01T00:00:00Z">
        <w:r>
          <w:delText xml:space="preserve">of</w:delText>
        </w:r>
      </w:del>
      <w:del w:id="3967" w:author="PR Preview" w:date="2026-01-01T00:00:00Z">
        <w:r>
          <w:delText xml:space="preserve"> </w:delText>
        </w:r>
      </w:del>
      <m:oMath>
        <m:r>
          <m:t>a</m:t>
        </m:r>
      </m:oMath>
      <w:del w:id="3968" w:author="PR Preview" w:date="2026-01-01T00:00:00Z">
        <w:r>
          <w:delText xml:space="preserve">, written</w:delText>
        </w:r>
      </w:del>
      <w:del w:id="3969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3970" w:author="PR Preview" w:date="2026-01-01T00:00:00Z">
        <w:r>
          <w:delText xml:space="preserve">,</w:delText>
        </w:r>
      </w:del>
      <w:del w:id="3971" w:author="PR Preview" w:date="2026-01-01T00:00:00Z">
        <w:r>
          <w:delText xml:space="preserve"> </w:delText>
        </w:r>
      </w:del>
      <w:del w:id="3972" w:author="PR Preview" w:date="2026-01-01T00:00:00Z">
        <w:r>
          <w:delText xml:space="preserve">is the real number</w:delText>
        </w:r>
      </w:del>
      <w:del w:id="3973" w:author="PR Preview" w:date="2026-01-01T00:00:00Z">
        <w:r>
          <w:delText xml:space="preserve"> </w:delText>
        </w:r>
      </w:del>
      <m:oMath>
        <m:r>
          <m:t>y</m:t>
        </m:r>
      </m:oMath>
      <w:del w:id="3974" w:author="PR Preview" w:date="2026-01-01T00:00:00Z">
        <w:r>
          <w:delText xml:space="preserve"> </w:delText>
        </w:r>
      </w:del>
      <w:del w:id="3975" w:author="PR Preview" w:date="2026-01-01T00:00:00Z">
        <w:r>
          <w:delText xml:space="preserve">with</w:delText>
        </w:r>
      </w:del>
      <w:del w:id="3976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3977" w:author="PR Preview" w:date="2026-01-01T00:00:00Z">
        <w:r>
          <w:delText xml:space="preserve">.</w:delText>
        </w:r>
      </w:del>
      <w:del w:id="3978" w:author="PR Preview" w:date="2026-01-01T00:00:00Z">
        <w:r>
          <w:delText xml:space="preserve"> </w:delText>
        </w:r>
      </w:del>
      <w:del w:id="3979" w:author="PR Preview" w:date="2026-01-01T00:00:00Z">
        <w:r>
          <w:delText xml:space="preserve">The exponential function takes each positive value at exactly one input,</w:delText>
        </w:r>
      </w:del>
      <w:del w:id="3980" w:author="PR Preview" w:date="2026-01-01T00:00:00Z">
        <w:r>
          <w:delText xml:space="preserve"> </w:delText>
        </w:r>
      </w:del>
      <w:del w:id="3981" w:author="PR Preview" w:date="2026-01-01T00:00:00Z">
        <w:r>
          <w:delText xml:space="preserve">so there is exactly one such</w:delText>
        </w:r>
      </w:del>
      <w:del w:id="3982" w:author="PR Preview" w:date="2026-01-01T00:00:00Z">
        <w:r>
          <w:delText xml:space="preserve"> </w:delText>
        </w:r>
      </w:del>
      <m:oMath>
        <m:r>
          <m:t>y</m:t>
        </m:r>
      </m:oMath>
      <w:del w:id="3983" w:author="PR Preview" w:date="2026-01-01T00:00:00Z">
        <w:r>
          <w:delText xml:space="preserve">,</w:delText>
        </w:r>
      </w:del>
      <w:del w:id="3984" w:author="PR Preview" w:date="2026-01-01T00:00:00Z">
        <w:r>
          <w:delText xml:space="preserve"> </w:delText>
        </w:r>
      </w:del>
      <w:del w:id="3985" w:author="PR Preview" w:date="2026-01-01T00:00:00Z">
        <w:r>
          <w:delText xml:space="preserve">and</w:delText>
        </w:r>
      </w:del>
      <w:del w:id="3986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987" w:author="PR Preview" w:date="2026-01-01T00:00:00Z">
        <w:r>
          <w:delText xml:space="preserve"> </w:delText>
        </w:r>
      </w:del>
      <w:del w:id="3988" w:author="PR Preview" w:date="2026-01-01T00:00:00Z">
        <w:r>
          <w:delText xml:space="preserve">is the</w:delText>
        </w:r>
      </w:del>
      <w:del w:id="3989" w:author="PR Preview" w:date="2026-01-01T00:00:00Z">
        <w:r>
          <w:delText xml:space="preserve"> </w:delText>
        </w:r>
      </w:del>
      <w:hyperlink r:id="rId196">
        <w:del w:id="3990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3991" w:author="PR Preview" w:date="2026-01-01T00:00:00Z">
        <w:r>
          <w:delText xml:space="preserve"> </w:delText>
        </w:r>
      </w:del>
      <w:del w:id="3992" w:author="PR Preview" w:date="2026-01-01T00:00:00Z">
        <w:r>
          <w:delText xml:space="preserve">of</w:delText>
        </w:r>
      </w:del>
      <w:del w:id="3993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3994" w:author="PR Preview" w:date="2026-01-01T00:00:00Z">
        <w:r>
          <w:delText xml:space="preserve"> </w:delText>
        </w:r>
      </w:del>
      <w:del w:id="3995" w:author="PR Preview" w:date="2026-01-01T00:00:00Z">
        <w:r>
          <w:delText xml:space="preserve">(</w:delText>
        </w:r>
      </w:del>
      <w:hyperlink w:anchor="def-exponential-function">
        <w:del w:id="3996" w:author="PR Preview" w:date="2026-01-01T00:00:00Z">
          <w:r>
            <w:rPr>
              <w:rStyle w:val="Hyperlink"/>
            </w:rPr>
            <w:delText xml:space="preserve">Definition 45</w:delText>
          </w:r>
        </w:del>
      </w:hyperlink>
      <w:del w:id="3997" w:author="PR Preview" w:date="2026-01-01T00:00:00Z">
        <w:r>
          <w:delText xml:space="preserve">).</w:delText>
        </w:r>
      </w:del>
    </w:p>
    <w:p>
      <w:pPr>
        <w:pStyle w:val="BodyText"/>
      </w:pPr>
      <w:del w:id="3998" w:author="PR Preview" w:date="2026-01-01T00:00:00Z">
        <w:r>
          <w:rPr>
            <w:i/>
            <w:iCs/>
          </w:rPr>
          <w:delText xml:space="preserve">Remark 15</w:delText>
        </w:r>
      </w:del>
      <w:del w:id="3999" w:author="PR Preview" w:date="2026-01-01T00:00:00Z">
        <w:r>
          <w:delText xml:space="preserve"> (Other notations for the natural logarithm). </w:delText>
        </w:r>
      </w:del>
      <w:del w:id="4000" w:author="PR Preview" w:date="2026-01-01T00:00:00Z">
        <w:r>
          <w:delText xml:space="preserve">In these notes,</w:delText>
        </w:r>
      </w:del>
      <w:del w:id="4001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del w:id="4002" w:author="PR Preview" w:date="2026-01-01T00:00:00Z">
        <w:r>
          <w:delText xml:space="preserve"> </w:delText>
        </w:r>
      </w:del>
      <w:del w:id="4003" w:author="PR Preview" w:date="2026-01-01T00:00:00Z">
        <w:r>
          <w:delText xml:space="preserve">is always the natural logarithm,</w:delText>
        </w:r>
      </w:del>
      <w:del w:id="4004" w:author="PR Preview" w:date="2026-01-01T00:00:00Z">
        <w:r>
          <w:delText xml:space="preserve"> </w:delText>
        </w:r>
      </w:del>
      <w:del w:id="4005" w:author="PR Preview" w:date="2026-01-01T00:00:00Z">
        <w:r>
          <w:delText xml:space="preserve">the logarithm with base</w:delText>
        </w:r>
      </w:del>
      <w:del w:id="4006" w:author="PR Preview" w:date="2026-01-01T00:00:00Z">
        <w:r>
          <w:delText xml:space="preserve"> </w:delText>
        </w:r>
      </w:del>
      <m:oMath>
        <m:r>
          <m:t>e</m:t>
        </m:r>
      </m:oMath>
      <w:del w:id="4007" w:author="PR Preview" w:date="2026-01-01T00:00:00Z">
        <w:r>
          <w:delText xml:space="preserve"> </w:delText>
        </w:r>
      </w:del>
      <w:del w:id="4008" w:author="PR Preview" w:date="2026-01-01T00:00:00Z">
        <w:r>
          <w:delText xml:space="preserve">(</w:delText>
        </w:r>
      </w:del>
      <w:hyperlink w:anchor="def-euler-number">
        <w:del w:id="4009" w:author="PR Preview" w:date="2026-01-01T00:00:00Z">
          <w:r>
            <w:rPr>
              <w:rStyle w:val="Hyperlink"/>
            </w:rPr>
            <w:delText xml:space="preserve">Definition 46</w:delText>
          </w:r>
        </w:del>
      </w:hyperlink>
      <w:del w:id="4010" w:author="PR Preview" w:date="2026-01-01T00:00:00Z">
        <w:r>
          <w:delText xml:space="preserve">).</w:delText>
        </w:r>
      </w:del>
      <w:del w:id="4011" w:author="PR Preview" w:date="2026-01-01T00:00:00Z">
        <w:r>
          <w:delText xml:space="preserve"> </w:delText>
        </w:r>
      </w:del>
      <w:del w:id="4012" w:author="PR Preview" w:date="2026-01-01T00:00:00Z">
        <w:r>
          <w:delText xml:space="preserve">Some sources write</w:delText>
        </w:r>
      </w:del>
      <w:del w:id="4013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x</m:t>
        </m:r>
      </m:oMath>
      <w:del w:id="4014" w:author="PR Preview" w:date="2026-01-01T00:00:00Z">
        <w:r>
          <w:delText xml:space="preserve"> </w:delText>
        </w:r>
      </w:del>
      <w:del w:id="4015" w:author="PR Preview" w:date="2026-01-01T00:00:00Z">
        <w:r>
          <w:delText xml:space="preserve">for the natural logarithm</w:delText>
        </w:r>
      </w:del>
      <w:del w:id="4016" w:author="PR Preview" w:date="2026-01-01T00:00:00Z">
        <w:r>
          <w:delText xml:space="preserve"> </w:delText>
        </w:r>
      </w:del>
      <w:del w:id="4017" w:author="PR Preview" w:date="2026-01-01T00:00:00Z">
        <w:r>
          <w:delText xml:space="preserve">and reserve</w:delText>
        </w:r>
      </w:del>
      <w:del w:id="4018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x</m:t>
        </m:r>
      </m:oMath>
      <w:del w:id="4019" w:author="PR Preview" w:date="2026-01-01T00:00:00Z">
        <w:r>
          <w:delText xml:space="preserve"> </w:delText>
        </w:r>
      </w:del>
      <w:del w:id="4020" w:author="PR Preview" w:date="2026-01-01T00:00:00Z">
        <w:r>
          <w:delText xml:space="preserve">for the logarithm with base 10.</w:delText>
        </w:r>
      </w:del>
    </w:p>
    <w:p>
      <w:pPr>
        <w:pStyle w:val="BodyText"/>
      </w:pPr>
      <w:del w:id="4021" w:author="PR Preview" w:date="2026-01-01T00:00:00Z">
        <w:r>
          <w:rPr>
            <w:b/>
            <w:bCs/>
          </w:rPr>
          <w:delText xml:space="preserve">Example 41 (Natural logarithms)</w:delText>
        </w:r>
      </w:del>
      <w:del w:id="4022" w:author="PR Preview" w:date="2026-01-01T00:00:00Z">
        <w:r>
          <w:delText xml:space="preserve"> </w:delText>
        </w:r>
      </w:del>
      <w:del w:id="4023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024" w:author="PR Preview" w:date="2026-01-01T00:00:00Z">
        <w:r>
          <w:delText xml:space="preserve">, because</w:delText>
        </w:r>
      </w:del>
      <w:del w:id="4025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026" w:author="PR Preview" w:date="2026-01-01T00:00:00Z">
        <w:r>
          <w:delText xml:space="preserve"> </w:delText>
        </w:r>
      </w:del>
      <w:del w:id="4027" w:author="PR Preview" w:date="2026-01-01T00:00:00Z">
        <w:r>
          <w:delText xml:space="preserve">(</w:delText>
        </w:r>
      </w:del>
      <w:hyperlink w:anchor="exm-exponential-function">
        <w:del w:id="4028" w:author="PR Preview" w:date="2026-01-01T00:00:00Z">
          <w:r>
            <w:rPr>
              <w:rStyle w:val="Hyperlink"/>
            </w:rPr>
            <w:delText xml:space="preserve">Example 39</w:delText>
          </w:r>
        </w:del>
      </w:hyperlink>
      <w:del w:id="4029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030" w:author="PR Preview" w:date="2026-01-01T00:00:00Z">
        <w:r>
          <w:delText xml:space="preserve">, because</w:delText>
        </w:r>
      </w:del>
      <w:del w:id="4031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del w:id="4032" w:author="PR Preview" w:date="2026-01-01T00:00:00Z">
        <w:r>
          <w:delText xml:space="preserve"> </w:delText>
        </w:r>
      </w:del>
      <w:del w:id="4033" w:author="PR Preview" w:date="2026-01-01T00:00:00Z">
        <w:r>
          <w:delText xml:space="preserve">(</w:delText>
        </w:r>
      </w:del>
      <w:hyperlink w:anchor="def-euler-number">
        <w:del w:id="4034" w:author="PR Preview" w:date="2026-01-01T00:00:00Z">
          <w:r>
            <w:rPr>
              <w:rStyle w:val="Hyperlink"/>
            </w:rPr>
            <w:delText xml:space="preserve">Definition 46</w:delText>
          </w:r>
        </w:del>
      </w:hyperlink>
      <w:del w:id="4035" w:author="PR Preview" w:date="2026-01-01T00:00:00Z">
        <w:r>
          <w:delText xml:space="preserve">).</w:delText>
        </w:r>
      </w:del>
    </w:p>
    <w:p>
      <w:pPr>
        <w:pStyle w:val="BodyText"/>
      </w:pPr>
      <w:ins w:id="4036" w:author="PR Preview" w:date="2026-01-01T00:00:00Z">
        <w:r>
          <w:rPr>
            <w:b/>
            <w:bCs/>
          </w:rPr>
          <w:t xml:space="preserve">Definition 48 (Euler’s number)</w:t>
        </w:r>
      </w:ins>
      <w:ins w:id="4037" w:author="PR Preview" w:date="2026-01-01T00:00:00Z">
        <w:r>
          <w:t xml:space="preserve"> </w:t>
        </w:r>
      </w:ins>
      <w:ins w:id="4038" w:author="PR Preview" w:date="2026-01-01T00:00:00Z">
        <w:r>
          <w:rPr>
            <w:b/>
            <w:bCs/>
          </w:rPr>
          <w:t xml:space="preserve">Euler’s number</w:t>
        </w:r>
      </w:ins>
      <w:ins w:id="4039" w:author="PR Preview" w:date="2026-01-01T00:00:00Z">
        <w:r>
          <w:t xml:space="preserve"> </w:t>
        </w:r>
      </w:ins>
      <w:ins w:id="404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ins w:id="4041" w:author="PR Preview" w:date="2026-01-01T00:00:00Z">
        <w:r>
          <w:rPr>
            <w:b/>
            <w:bCs/>
          </w:rPr>
          <w:t xml:space="preserve">Example 41 (Euler’s number is irrational)</w:t>
        </w:r>
      </w:ins>
      <w:ins w:id="4042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4043" w:author="PR Preview" w:date="2026-01-01T00:00:00Z">
        <w:r>
          <w:t xml:space="preserve"> </w:t>
        </w:r>
      </w:ins>
      <w:ins w:id="4044" w:author="PR Preview" w:date="2026-01-01T00:00:00Z">
        <w:r>
          <w:t xml:space="preserve">is an</w:t>
        </w:r>
      </w:ins>
      <w:ins w:id="4045" w:author="PR Preview" w:date="2026-01-01T00:00:00Z">
        <w:r>
          <w:t xml:space="preserve"> </w:t>
        </w:r>
      </w:ins>
      <w:hyperlink r:id="rId193">
        <w:ins w:id="4046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4047" w:author="PR Preview" w:date="2026-01-01T00:00:00Z">
        <w:r>
          <w:t xml:space="preserve">,</w:t>
        </w:r>
      </w:ins>
      <w:ins w:id="4048" w:author="PR Preview" w:date="2026-01-01T00:00:00Z">
        <w:r>
          <w:t xml:space="preserve"> </w:t>
        </w:r>
      </w:ins>
      <w:ins w:id="4049" w:author="PR Preview" w:date="2026-01-01T00:00:00Z">
        <w:r>
          <w:t xml:space="preserve">so no fraction equals it exactly.</w:t>
        </w:r>
      </w:ins>
      <w:ins w:id="4050" w:author="PR Preview" w:date="2026-01-01T00:00:00Z">
        <w:r>
          <w:t xml:space="preserve"> </w:t>
        </w:r>
      </w:ins>
      <w:ins w:id="4051" w:author="PR Preview" w:date="2026-01-01T00:00:00Z">
        <w:r>
          <w:t xml:space="preserve">The fraction</w:t>
        </w:r>
      </w:ins>
      <w:ins w:id="405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4053" w:author="PR Preview" w:date="2026-01-01T00:00:00Z">
        <w:r>
          <w:t xml:space="preserve"> </w:t>
        </w:r>
      </w:ins>
      <w:ins w:id="4054" w:author="PR Preview" w:date="2026-01-01T00:00:00Z">
        <w:r>
          <w:t xml:space="preserve">is close,</w:t>
        </w:r>
      </w:ins>
      <w:ins w:id="4055" w:author="PR Preview" w:date="2026-01-01T00:00:00Z">
        <w:r>
          <w:t xml:space="preserve"> </w:t>
        </w:r>
      </w:ins>
      <w:ins w:id="4056" w:author="PR Preview" w:date="2026-01-01T00:00:00Z">
        <w:r>
          <w:t xml:space="preserve">but</w:t>
        </w:r>
      </w:ins>
      <w:ins w:id="405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4058" w:author="PR Preview" w:date="2026-01-01T00:00:00Z">
        <w:r>
          <w:t xml:space="preserve"> </w:t>
        </w:r>
      </w:ins>
      <w:ins w:id="4059" w:author="PR Preview" w:date="2026-01-01T00:00:00Z">
        <w:r>
          <w:t xml:space="preserve">(see</w:t>
        </w:r>
      </w:ins>
      <w:ins w:id="4060" w:author="PR Preview" w:date="2026-01-01T00:00:00Z">
        <w:r>
          <w:t xml:space="preserve"> </w:t>
        </w:r>
      </w:ins>
      <w:hyperlink r:id="rId194">
        <w:ins w:id="4061" w:author="PR Preview" w:date="2026-01-01T00:00:00Z">
          <w:r>
            <w:rPr>
              <w:rStyle w:val="Hyperlink"/>
            </w:rPr>
            <w:t xml:space="preserve">Wikipedia: e (mathematical constant)</w:t>
          </w:r>
        </w:ins>
      </w:hyperlink>
      <w:ins w:id="4062" w:author="PR Preview" w:date="2026-01-01T00:00:00Z">
        <w:r>
          <w:t xml:space="preserve">).</w:t>
        </w:r>
      </w:ins>
    </w:p>
    <w:bookmarkEnd w:id="195"/>
    <w:bookmarkStart w:id="197" w:name="def-natural-log"/>
    <w:p>
      <w:pPr>
        <w:pStyle w:val="BodyText"/>
      </w:pPr>
      <w:ins w:id="4063" w:author="PR Preview" w:date="2026-01-01T00:00:00Z">
        <w:r>
          <w:rPr>
            <w:b/>
            <w:bCs/>
          </w:rPr>
          <w:t xml:space="preserve">Definition 49 (Natural logarithm)</w:t>
        </w:r>
      </w:ins>
      <w:ins w:id="4064" w:author="PR Preview" w:date="2026-01-01T00:00:00Z">
        <w:r>
          <w:t xml:space="preserve"> </w:t>
        </w:r>
      </w:ins>
      <w:ins w:id="4065" w:author="PR Preview" w:date="2026-01-01T00:00:00Z">
        <w:r>
          <w:t xml:space="preserve">For a real number</w:t>
        </w:r>
      </w:ins>
      <w:ins w:id="40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067" w:author="PR Preview" w:date="2026-01-01T00:00:00Z">
        <w:r>
          <w:t xml:space="preserve">,</w:t>
        </w:r>
      </w:ins>
      <w:ins w:id="4068" w:author="PR Preview" w:date="2026-01-01T00:00:00Z">
        <w:r>
          <w:t xml:space="preserve"> </w:t>
        </w:r>
      </w:ins>
      <w:ins w:id="4069" w:author="PR Preview" w:date="2026-01-01T00:00:00Z">
        <w:r>
          <w:t xml:space="preserve">the</w:t>
        </w:r>
      </w:ins>
      <w:ins w:id="4070" w:author="PR Preview" w:date="2026-01-01T00:00:00Z">
        <w:r>
          <w:t xml:space="preserve"> </w:t>
        </w:r>
      </w:ins>
      <w:ins w:id="4071" w:author="PR Preview" w:date="2026-01-01T00:00:00Z">
        <w:r>
          <w:rPr>
            <w:b/>
            <w:bCs/>
          </w:rPr>
          <w:t xml:space="preserve">natural logarithm</w:t>
        </w:r>
      </w:ins>
      <w:ins w:id="4072" w:author="PR Preview" w:date="2026-01-01T00:00:00Z">
        <w:r>
          <w:t xml:space="preserve"> </w:t>
        </w:r>
      </w:ins>
      <w:ins w:id="4073" w:author="PR Preview" w:date="2026-01-01T00:00:00Z">
        <w:r>
          <w:t xml:space="preserve">of</w:t>
        </w:r>
      </w:ins>
      <w:ins w:id="4074" w:author="PR Preview" w:date="2026-01-01T00:00:00Z">
        <w:r>
          <w:t xml:space="preserve"> </w:t>
        </w:r>
      </w:ins>
      <m:oMath>
        <m:r>
          <m:t>a</m:t>
        </m:r>
      </m:oMath>
      <w:ins w:id="4075" w:author="PR Preview" w:date="2026-01-01T00:00:00Z">
        <w:r>
          <w:t xml:space="preserve">, written</w:t>
        </w:r>
      </w:ins>
      <w:ins w:id="4076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4077" w:author="PR Preview" w:date="2026-01-01T00:00:00Z">
        <w:r>
          <w:t xml:space="preserve">,</w:t>
        </w:r>
      </w:ins>
      <w:ins w:id="4078" w:author="PR Preview" w:date="2026-01-01T00:00:00Z">
        <w:r>
          <w:t xml:space="preserve"> </w:t>
        </w:r>
      </w:ins>
      <w:ins w:id="4079" w:author="PR Preview" w:date="2026-01-01T00:00:00Z">
        <w:r>
          <w:t xml:space="preserve">is the real number</w:t>
        </w:r>
      </w:ins>
      <w:ins w:id="4080" w:author="PR Preview" w:date="2026-01-01T00:00:00Z">
        <w:r>
          <w:t xml:space="preserve"> </w:t>
        </w:r>
      </w:ins>
      <m:oMath>
        <m:r>
          <m:t>y</m:t>
        </m:r>
      </m:oMath>
      <w:ins w:id="4081" w:author="PR Preview" w:date="2026-01-01T00:00:00Z">
        <w:r>
          <w:t xml:space="preserve"> </w:t>
        </w:r>
      </w:ins>
      <w:ins w:id="4082" w:author="PR Preview" w:date="2026-01-01T00:00:00Z">
        <w:r>
          <w:t xml:space="preserve">with</w:t>
        </w:r>
      </w:ins>
      <w:ins w:id="408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4084" w:author="PR Preview" w:date="2026-01-01T00:00:00Z">
        <w:r>
          <w:t xml:space="preserve">.</w:t>
        </w:r>
      </w:ins>
      <w:ins w:id="4085" w:author="PR Preview" w:date="2026-01-01T00:00:00Z">
        <w:r>
          <w:t xml:space="preserve"> </w:t>
        </w:r>
      </w:ins>
      <w:ins w:id="4086" w:author="PR Preview" w:date="2026-01-01T00:00:00Z">
        <w:r>
          <w:t xml:space="preserve">The exponential function takes each positive value at exactly one input,</w:t>
        </w:r>
      </w:ins>
      <w:ins w:id="4087" w:author="PR Preview" w:date="2026-01-01T00:00:00Z">
        <w:r>
          <w:t xml:space="preserve"> </w:t>
        </w:r>
      </w:ins>
      <w:ins w:id="4088" w:author="PR Preview" w:date="2026-01-01T00:00:00Z">
        <w:r>
          <w:t xml:space="preserve">so there is exactly one such</w:t>
        </w:r>
      </w:ins>
      <w:ins w:id="4089" w:author="PR Preview" w:date="2026-01-01T00:00:00Z">
        <w:r>
          <w:t xml:space="preserve"> </w:t>
        </w:r>
      </w:ins>
      <m:oMath>
        <m:r>
          <m:t>y</m:t>
        </m:r>
      </m:oMath>
      <w:ins w:id="4090" w:author="PR Preview" w:date="2026-01-01T00:00:00Z">
        <w:r>
          <w:t xml:space="preserve">,</w:t>
        </w:r>
      </w:ins>
      <w:ins w:id="4091" w:author="PR Preview" w:date="2026-01-01T00:00:00Z">
        <w:r>
          <w:t xml:space="preserve"> </w:t>
        </w:r>
      </w:ins>
      <w:ins w:id="4092" w:author="PR Preview" w:date="2026-01-01T00:00:00Z">
        <w:r>
          <w:t xml:space="preserve">and</w:t>
        </w:r>
      </w:ins>
      <w:ins w:id="4093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094" w:author="PR Preview" w:date="2026-01-01T00:00:00Z">
        <w:r>
          <w:t xml:space="preserve"> </w:t>
        </w:r>
      </w:ins>
      <w:ins w:id="4095" w:author="PR Preview" w:date="2026-01-01T00:00:00Z">
        <w:r>
          <w:t xml:space="preserve">is the</w:t>
        </w:r>
      </w:ins>
      <w:ins w:id="4096" w:author="PR Preview" w:date="2026-01-01T00:00:00Z">
        <w:r>
          <w:t xml:space="preserve"> </w:t>
        </w:r>
      </w:ins>
      <w:hyperlink r:id="rId196">
        <w:ins w:id="4097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4098" w:author="PR Preview" w:date="2026-01-01T00:00:00Z">
        <w:r>
          <w:t xml:space="preserve"> </w:t>
        </w:r>
      </w:ins>
      <w:ins w:id="4099" w:author="PR Preview" w:date="2026-01-01T00:00:00Z">
        <w:r>
          <w:t xml:space="preserve">of</w:t>
        </w:r>
      </w:ins>
      <w:ins w:id="4100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4101" w:author="PR Preview" w:date="2026-01-01T00:00:00Z">
        <w:r>
          <w:t xml:space="preserve"> </w:t>
        </w:r>
      </w:ins>
      <w:ins w:id="4102" w:author="PR Preview" w:date="2026-01-01T00:00:00Z">
        <w:r>
          <w:t xml:space="preserve">(</w:t>
        </w:r>
      </w:ins>
      <w:hyperlink w:anchor="def-exponential-function">
        <w:ins w:id="4103" w:author="PR Preview" w:date="2026-01-01T00:00:00Z">
          <w:r>
            <w:rPr>
              <w:rStyle w:val="Hyperlink"/>
            </w:rPr>
            <w:t xml:space="preserve">Definition 47</w:t>
          </w:r>
        </w:ins>
      </w:hyperlink>
      <w:ins w:id="4104" w:author="PR Preview" w:date="2026-01-01T00:00:00Z">
        <w:r>
          <w:t xml:space="preserve">).</w:t>
        </w:r>
      </w:ins>
    </w:p>
    <w:bookmarkEnd w:id="197"/>
    <w:bookmarkStart w:id="198" w:name="rem-log-notation"/>
    <w:p>
      <w:pPr>
        <w:pStyle w:val="BodyText"/>
      </w:pPr>
      <w:ins w:id="4105" w:author="PR Preview" w:date="2026-01-01T00:00:00Z">
        <w:r>
          <w:rPr>
            <w:i/>
            <w:iCs/>
          </w:rPr>
          <w:t xml:space="preserve">Remark 17</w:t>
        </w:r>
      </w:ins>
      <w:ins w:id="4106" w:author="PR Preview" w:date="2026-01-01T00:00:00Z">
        <w:r>
          <w:t xml:space="preserve"> (Other notations for the natural logarithm). </w:t>
        </w:r>
      </w:ins>
      <w:ins w:id="4107" w:author="PR Preview" w:date="2026-01-01T00:00:00Z">
        <w:r>
          <w:t xml:space="preserve">In these notes,</w:t>
        </w:r>
      </w:ins>
      <w:ins w:id="4108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4109" w:author="PR Preview" w:date="2026-01-01T00:00:00Z">
        <w:r>
          <w:t xml:space="preserve"> </w:t>
        </w:r>
      </w:ins>
      <w:ins w:id="4110" w:author="PR Preview" w:date="2026-01-01T00:00:00Z">
        <w:r>
          <w:t xml:space="preserve">is always the natural logarithm,</w:t>
        </w:r>
      </w:ins>
      <w:ins w:id="4111" w:author="PR Preview" w:date="2026-01-01T00:00:00Z">
        <w:r>
          <w:t xml:space="preserve"> </w:t>
        </w:r>
      </w:ins>
      <w:ins w:id="4112" w:author="PR Preview" w:date="2026-01-01T00:00:00Z">
        <w:r>
          <w:t xml:space="preserve">the logarithm with base</w:t>
        </w:r>
      </w:ins>
      <w:ins w:id="4113" w:author="PR Preview" w:date="2026-01-01T00:00:00Z">
        <w:r>
          <w:t xml:space="preserve"> </w:t>
        </w:r>
      </w:ins>
      <m:oMath>
        <m:r>
          <m:t>e</m:t>
        </m:r>
      </m:oMath>
      <w:ins w:id="4114" w:author="PR Preview" w:date="2026-01-01T00:00:00Z">
        <w:r>
          <w:t xml:space="preserve"> </w:t>
        </w:r>
      </w:ins>
      <w:ins w:id="4115" w:author="PR Preview" w:date="2026-01-01T00:00:00Z">
        <w:r>
          <w:t xml:space="preserve">(</w:t>
        </w:r>
      </w:ins>
      <w:hyperlink w:anchor="def-euler-number">
        <w:ins w:id="4116" w:author="PR Preview" w:date="2026-01-01T00:00:00Z">
          <w:r>
            <w:rPr>
              <w:rStyle w:val="Hyperlink"/>
            </w:rPr>
            <w:t xml:space="preserve">Definition 48</w:t>
          </w:r>
        </w:ins>
      </w:hyperlink>
      <w:ins w:id="4117" w:author="PR Preview" w:date="2026-01-01T00:00:00Z">
        <w:r>
          <w:t xml:space="preserve">).</w:t>
        </w:r>
      </w:ins>
      <w:ins w:id="4118" w:author="PR Preview" w:date="2026-01-01T00:00:00Z">
        <w:r>
          <w:t xml:space="preserve"> </w:t>
        </w:r>
      </w:ins>
      <w:ins w:id="4119" w:author="PR Preview" w:date="2026-01-01T00:00:00Z">
        <w:r>
          <w:t xml:space="preserve">Some sources write</w:t>
        </w:r>
      </w:ins>
      <w:ins w:id="4120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x</m:t>
        </m:r>
      </m:oMath>
      <w:ins w:id="4121" w:author="PR Preview" w:date="2026-01-01T00:00:00Z">
        <w:r>
          <w:t xml:space="preserve"> </w:t>
        </w:r>
      </w:ins>
      <w:ins w:id="4122" w:author="PR Preview" w:date="2026-01-01T00:00:00Z">
        <w:r>
          <w:t xml:space="preserve">for the natural logarithm</w:t>
        </w:r>
      </w:ins>
      <w:ins w:id="4123" w:author="PR Preview" w:date="2026-01-01T00:00:00Z">
        <w:r>
          <w:t xml:space="preserve"> </w:t>
        </w:r>
      </w:ins>
      <w:ins w:id="4124" w:author="PR Preview" w:date="2026-01-01T00:00:00Z">
        <w:r>
          <w:t xml:space="preserve">and reserve</w:t>
        </w:r>
      </w:ins>
      <w:ins w:id="412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x</m:t>
        </m:r>
      </m:oMath>
      <w:ins w:id="4126" w:author="PR Preview" w:date="2026-01-01T00:00:00Z">
        <w:r>
          <w:t xml:space="preserve"> </w:t>
        </w:r>
      </w:ins>
      <w:ins w:id="4127" w:author="PR Preview" w:date="2026-01-01T00:00:00Z">
        <w:r>
          <w:t xml:space="preserve">for the logarithm with base 10.</w:t>
        </w:r>
      </w:ins>
    </w:p>
    <w:bookmarkEnd w:id="198"/>
    <w:bookmarkStart w:id="199" w:name="exm-natural-log"/>
    <w:p>
      <w:pPr>
        <w:pStyle w:val="BodyText"/>
      </w:pPr>
      <w:ins w:id="4128" w:author="PR Preview" w:date="2026-01-01T00:00:00Z">
        <w:r>
          <w:rPr>
            <w:b/>
            <w:bCs/>
          </w:rPr>
          <w:t xml:space="preserve">Example 42 (Natural logarithms)</w:t>
        </w:r>
      </w:ins>
      <w:ins w:id="4129" w:author="PR Preview" w:date="2026-01-01T00:00:00Z">
        <w:r>
          <w:t xml:space="preserve"> </w:t>
        </w:r>
      </w:ins>
      <w:ins w:id="413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4131" w:author="PR Preview" w:date="2026-01-01T00:00:00Z">
        <w:r>
          <w:t xml:space="preserve">, because</w:t>
        </w:r>
      </w:ins>
      <w:ins w:id="413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4133" w:author="PR Preview" w:date="2026-01-01T00:00:00Z">
        <w:r>
          <w:t xml:space="preserve"> </w:t>
        </w:r>
      </w:ins>
      <w:ins w:id="4134" w:author="PR Preview" w:date="2026-01-01T00:00:00Z">
        <w:r>
          <w:t xml:space="preserve">(</w:t>
        </w:r>
      </w:ins>
      <w:hyperlink w:anchor="exm-exponential-function">
        <w:ins w:id="4135" w:author="PR Preview" w:date="2026-01-01T00:00:00Z">
          <w:r>
            <w:rPr>
              <w:rStyle w:val="Hyperlink"/>
            </w:rPr>
            <w:t xml:space="preserve">Example 40</w:t>
          </w:r>
        </w:ins>
      </w:hyperlink>
      <w:ins w:id="413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4137" w:author="PR Preview" w:date="2026-01-01T00:00:00Z">
        <w:r>
          <w:t xml:space="preserve">, because</w:t>
        </w:r>
      </w:ins>
      <w:ins w:id="413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ins w:id="4139" w:author="PR Preview" w:date="2026-01-01T00:00:00Z">
        <w:r>
          <w:t xml:space="preserve"> </w:t>
        </w:r>
      </w:ins>
      <w:ins w:id="4140" w:author="PR Preview" w:date="2026-01-01T00:00:00Z">
        <w:r>
          <w:t xml:space="preserve">(</w:t>
        </w:r>
      </w:ins>
      <w:hyperlink w:anchor="def-euler-number">
        <w:ins w:id="4141" w:author="PR Preview" w:date="2026-01-01T00:00:00Z">
          <w:r>
            <w:rPr>
              <w:rStyle w:val="Hyperlink"/>
            </w:rPr>
            <w:t xml:space="preserve">Definition 48</w:t>
          </w:r>
        </w:ins>
      </w:hyperlink>
      <w:ins w:id="414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del w:id="4143" w:author="PR Preview" w:date="2026-01-01T00:00:00Z">
        <w:r>
          <w:rPr>
            <w:b/>
            <w:bCs/>
          </w:rPr>
          <w:delText xml:space="preserve">Definition 48 (Power with a real exponent)</w:delText>
        </w:r>
      </w:del>
      <w:del w:id="4144" w:author="PR Preview" w:date="2026-01-01T00:00:00Z">
        <w:r>
          <w:delText xml:space="preserve"> </w:delText>
        </w:r>
      </w:del>
      <w:del w:id="4145" w:author="PR Preview" w:date="2026-01-01T00:00:00Z">
        <w:r>
          <w:delText xml:space="preserve">For a real number</w:delText>
        </w:r>
      </w:del>
      <w:del w:id="414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4147" w:author="PR Preview" w:date="2026-01-01T00:00:00Z">
        <w:r>
          <w:delText xml:space="preserve"> </w:delText>
        </w:r>
      </w:del>
      <w:del w:id="4148" w:author="PR Preview" w:date="2026-01-01T00:00:00Z">
        <w:r>
          <w:delText xml:space="preserve">and a real number</w:delText>
        </w:r>
      </w:del>
      <w:del w:id="4149" w:author="PR Preview" w:date="2026-01-01T00:00:00Z">
        <w:r>
          <w:delText xml:space="preserve"> </w:delText>
        </w:r>
      </w:del>
      <m:oMath>
        <m:r>
          <m:t>b</m:t>
        </m:r>
      </m:oMath>
      <w:del w:id="415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151" w:author="PR Preview" w:date="2026-01-01T00:00:00Z">
        <w:r>
          <w:delText xml:space="preserve">When</w:delText>
        </w:r>
      </w:del>
      <w:del w:id="4152" w:author="PR Preview" w:date="2026-01-01T00:00:00Z">
        <w:r>
          <w:delText xml:space="preserve"> </w:delText>
        </w:r>
      </w:del>
      <m:oMath>
        <m:r>
          <m:t>b</m:t>
        </m:r>
      </m:oMath>
      <w:del w:id="4153" w:author="PR Preview" w:date="2026-01-01T00:00:00Z">
        <w:r>
          <w:delText xml:space="preserve"> </w:delText>
        </w:r>
      </w:del>
      <w:del w:id="4154" w:author="PR Preview" w:date="2026-01-01T00:00:00Z">
        <w:r>
          <w:delText xml:space="preserve">is an integer, this agrees with</w:delText>
        </w:r>
      </w:del>
      <w:del w:id="4155" w:author="PR Preview" w:date="2026-01-01T00:00:00Z">
        <w:r>
          <w:delText xml:space="preserve"> </w:delText>
        </w:r>
      </w:del>
      <w:hyperlink w:anchor="def-power">
        <w:del w:id="415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157" w:author="PR Preview" w:date="2026-01-01T00:00:00Z">
        <w:r>
          <w:delText xml:space="preserve">.</w:delText>
        </w:r>
      </w:del>
    </w:p>
    <w:p>
      <w:pPr>
        <w:pStyle w:val="BodyText"/>
      </w:pPr>
      <w:del w:id="4158" w:author="PR Preview" w:date="2026-01-01T00:00:00Z">
        <w:r>
          <w:rPr>
            <w:b/>
            <w:bCs/>
          </w:rPr>
          <w:delText xml:space="preserve">Example 42 (Real powers, and</w:delText>
        </w:r>
      </w:del>
      <w:del w:id="415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e</m:t>
            </m:r>
          </m:e>
          <m:sup>
            <m:r>
              <m:t>x</m:t>
            </m:r>
          </m:sup>
        </m:sSup>
      </m:oMath>
      <w:del w:id="4160" w:author="PR Preview" w:date="2026-01-01T00:00:00Z">
        <w:r>
          <w:rPr>
            <w:b/>
            <w:bCs/>
          </w:rPr>
          <w:delText xml:space="preserve">)</w:delText>
        </w:r>
      </w:del>
      <w:del w:id="4161" w:author="PR Preview" w:date="2026-01-01T00:00:00Z">
        <w:r>
          <w:delText xml:space="preserve"> </w:delText>
        </w:r>
      </w:del>
      <w:del w:id="4162" w:author="PR Preview" w:date="2026-01-01T00:00:00Z">
        <w:r>
          <w:delText xml:space="preserve"> </w:delText>
        </w:r>
      </w:del>
    </w:p>
    <w:p>
      <w:pPr>
        <w:pStyle w:val="FirstParagraph"/>
      </w:pPr>
      <w:ins w:id="4163" w:author="PR Preview" w:date="2026-01-01T00:00:00Z">
        <w:r>
          <w:rPr>
            <w:b/>
            <w:bCs/>
          </w:rPr>
          <w:t xml:space="preserve">Definition 50 (Power with a real exponent)</w:t>
        </w:r>
      </w:ins>
      <w:ins w:id="4164" w:author="PR Preview" w:date="2026-01-01T00:00:00Z">
        <w:r>
          <w:t xml:space="preserve"> </w:t>
        </w:r>
      </w:ins>
      <w:ins w:id="4165" w:author="PR Preview" w:date="2026-01-01T00:00:00Z">
        <w:r>
          <w:t xml:space="preserve">For a real number</w:t>
        </w:r>
      </w:ins>
      <w:ins w:id="41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167" w:author="PR Preview" w:date="2026-01-01T00:00:00Z">
        <w:r>
          <w:t xml:space="preserve"> </w:t>
        </w:r>
      </w:ins>
      <w:ins w:id="4168" w:author="PR Preview" w:date="2026-01-01T00:00:00Z">
        <w:r>
          <w:t xml:space="preserve">and a real number</w:t>
        </w:r>
      </w:ins>
      <w:ins w:id="4169" w:author="PR Preview" w:date="2026-01-01T00:00:00Z">
        <w:r>
          <w:t xml:space="preserve"> </w:t>
        </w:r>
      </w:ins>
      <m:oMath>
        <m:r>
          <m:t>b</m:t>
        </m:r>
      </m:oMath>
      <w:ins w:id="417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171" w:author="PR Preview" w:date="2026-01-01T00:00:00Z">
        <w:r>
          <w:t xml:space="preserve">When</w:t>
        </w:r>
      </w:ins>
      <w:ins w:id="4172" w:author="PR Preview" w:date="2026-01-01T00:00:00Z">
        <w:r>
          <w:t xml:space="preserve"> </w:t>
        </w:r>
      </w:ins>
      <m:oMath>
        <m:r>
          <m:t>b</m:t>
        </m:r>
      </m:oMath>
      <w:ins w:id="4173" w:author="PR Preview" w:date="2026-01-01T00:00:00Z">
        <w:r>
          <w:t xml:space="preserve"> </w:t>
        </w:r>
      </w:ins>
      <w:ins w:id="4174" w:author="PR Preview" w:date="2026-01-01T00:00:00Z">
        <w:r>
          <w:t xml:space="preserve">is an integer, this agrees with</w:t>
        </w:r>
      </w:ins>
      <w:ins w:id="4175" w:author="PR Preview" w:date="2026-01-01T00:00:00Z">
        <w:r>
          <w:t xml:space="preserve"> </w:t>
        </w:r>
      </w:ins>
      <w:hyperlink w:anchor="def-power">
        <w:ins w:id="4176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177" w:author="PR Preview" w:date="2026-01-01T00:00:00Z">
        <w:r>
          <w:t xml:space="preserve"> </w:t>
        </w:r>
      </w:ins>
      <w:ins w:id="4178" w:author="PR Preview" w:date="2026-01-01T00:00:00Z">
        <w:r>
          <w:t xml:space="preserve">and</w:t>
        </w:r>
      </w:ins>
      <w:ins w:id="4179" w:author="PR Preview" w:date="2026-01-01T00:00:00Z">
        <w:r>
          <w:t xml:space="preserve"> </w:t>
        </w:r>
      </w:ins>
      <w:hyperlink w:anchor="def-power-integer">
        <w:ins w:id="4180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181" w:author="PR Preview" w:date="2026-01-01T00:00:00Z">
        <w:r>
          <w:t xml:space="preserve">.</w:t>
        </w:r>
      </w:ins>
    </w:p>
    <w:bookmarkEnd w:id="200"/>
    <w:bookmarkStart w:id="201" w:name="exm-real-power"/>
    <w:p>
      <w:pPr>
        <w:pStyle w:val="BodyText"/>
      </w:pPr>
      <w:ins w:id="4182" w:author="PR Preview" w:date="2026-01-01T00:00:00Z">
        <w:r>
          <w:rPr>
            <w:b/>
            <w:bCs/>
          </w:rPr>
          <w:t xml:space="preserve">Example 43 (Real powers, and</w:t>
        </w:r>
      </w:ins>
      <w:ins w:id="418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e</m:t>
            </m:r>
          </m:e>
          <m:sup>
            <m:r>
              <m:t>x</m:t>
            </m:r>
          </m:sup>
        </m:sSup>
      </m:oMath>
      <w:ins w:id="4184" w:author="PR Preview" w:date="2026-01-01T00:00:00Z">
        <w:r>
          <w:rPr>
            <w:b/>
            <w:bCs/>
          </w:rPr>
          <w:t xml:space="preserve">)</w:t>
        </w:r>
      </w:ins>
      <w:ins w:id="4185" w:author="PR Preview" w:date="2026-01-01T00:00:00Z">
        <w:r>
          <w:t xml:space="preserve"> </w:t>
        </w:r>
      </w:ins>
      <w:ins w:id="4186" w:author="PR Preview" w:date="2026-01-01T00:00:00Z">
        <w:r>
          <w:t xml:space="preserve"> </w:t>
        </w:r>
      </w:ins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del w:id="4187" w:author="PR Preview" w:date="2026-01-01T00:00:00Z">
        <w:r>
          <w:delText xml:space="preserve">,</w:delText>
        </w:r>
      </w:del>
      <w:del w:id="4188" w:author="PR Preview" w:date="2026-01-01T00:00:00Z">
        <w:r>
          <w:delText xml:space="preserve"> </w:delText>
        </w:r>
      </w:del>
      <w:del w:id="4189" w:author="PR Preview" w:date="2026-01-01T00:00:00Z">
        <w:r>
          <w:delText xml:space="preserve">which is</w:delText>
        </w:r>
      </w:del>
      <w:del w:id="4190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4191" w:author="PR Preview" w:date="2026-01-01T00:00:00Z">
        <w:r>
          <w:delText xml:space="preserve"> </w:delText>
        </w:r>
      </w:del>
      <w:del w:id="4192" w:author="PR Preview" w:date="2026-01-01T00:00:00Z">
        <w:r>
          <w:delText xml:space="preserve">(</w:delText>
        </w:r>
      </w:del>
      <w:hyperlink w:anchor="def-square-root">
        <w:del w:id="4193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194" w:author="PR Preview" w:date="2026-01-01T00:00:00Z">
        <w:r>
          <w:delText xml:space="preserve">).</w:delText>
        </w:r>
      </w:del>
    </w:p>
    <w:p>
      <w:pPr>
        <w:numPr>
          <w:ilvl w:val="0"/>
          <w:numId w:val="1045"/>
        </w:numPr>
      </w:pPr>
      <w:del w:id="4195" w:author="PR Preview" w:date="2026-01-01T00:00:00Z">
        <w:r>
          <w:delText xml:space="preserve">For every real</w:delText>
        </w:r>
      </w:del>
      <w:del w:id="4196" w:author="PR Preview" w:date="2026-01-01T00:00:00Z">
        <w:r>
          <w:delText xml:space="preserve"> </w:delText>
        </w:r>
      </w:del>
      <m:oMath>
        <m:r>
          <m:t>x</m:t>
        </m:r>
      </m:oMath>
      <w:del w:id="4197" w:author="PR Preview" w:date="2026-01-01T00:00:00Z">
        <w:r>
          <w:delText xml:space="preserve">, with base</w:delText>
        </w:r>
      </w:del>
      <w:del w:id="4198" w:author="PR Preview" w:date="2026-01-01T00:00:00Z">
        <w:r>
          <w:delText xml:space="preserve"> </w:delText>
        </w:r>
      </w:del>
      <m:oMath>
        <m:r>
          <m:t>e</m:t>
        </m:r>
      </m:oMath>
      <w:del w:id="4199" w:author="PR Preview" w:date="2026-01-01T00:00:00Z">
        <w:r>
          <w:delText xml:space="preserve"> </w:delText>
        </w:r>
      </w:del>
      <w:del w:id="4200" w:author="PR Preview" w:date="2026-01-01T00:00:00Z">
        <w:r>
          <w:delText xml:space="preserve">(</w:delText>
        </w:r>
      </w:del>
      <w:hyperlink w:anchor="def-euler-number">
        <w:del w:id="4201" w:author="PR Preview" w:date="2026-01-01T00:00:00Z">
          <w:r>
            <w:rPr>
              <w:rStyle w:val="Hyperlink"/>
            </w:rPr>
            <w:delText xml:space="preserve">Definition 46</w:delText>
          </w:r>
        </w:del>
      </w:hyperlink>
      <w:del w:id="4202" w:author="PR Preview" w:date="2026-01-01T00:00:00Z">
        <w:r>
          <w:delText xml:space="preserve">):</w:delText>
        </w:r>
      </w:del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ins w:id="4203" w:author="PR Preview" w:date="2026-01-01T00:00:00Z">
        <w:r>
          <w:t xml:space="preserve">,</w:t>
        </w:r>
      </w:ins>
      <w:ins w:id="4204" w:author="PR Preview" w:date="2026-01-01T00:00:00Z">
        <w:r>
          <w:t xml:space="preserve"> </w:t>
        </w:r>
      </w:ins>
      <w:ins w:id="4205" w:author="PR Preview" w:date="2026-01-01T00:00:00Z">
        <w:r>
          <w:t xml:space="preserve">which is</w:t>
        </w:r>
      </w:ins>
      <w:ins w:id="4206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4207" w:author="PR Preview" w:date="2026-01-01T00:00:00Z">
        <w:r>
          <w:t xml:space="preserve"> </w:t>
        </w:r>
      </w:ins>
      <w:ins w:id="4208" w:author="PR Preview" w:date="2026-01-01T00:00:00Z">
        <w:r>
          <w:t xml:space="preserve">(</w:t>
        </w:r>
      </w:ins>
      <w:hyperlink w:anchor="def-square-root">
        <w:ins w:id="4209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210" w:author="PR Preview" w:date="2026-01-01T00:00:00Z">
        <w:r>
          <w:t xml:space="preserve">).</w:t>
        </w:r>
      </w:ins>
    </w:p>
    <w:p>
      <w:pPr>
        <w:numPr>
          <w:ilvl w:val="0"/>
          <w:numId w:val="1045"/>
        </w:numPr>
      </w:pPr>
      <w:ins w:id="4211" w:author="PR Preview" w:date="2026-01-01T00:00:00Z">
        <w:r>
          <w:t xml:space="preserve">For every real</w:t>
        </w:r>
      </w:ins>
      <w:ins w:id="4212" w:author="PR Preview" w:date="2026-01-01T00:00:00Z">
        <w:r>
          <w:t xml:space="preserve"> </w:t>
        </w:r>
      </w:ins>
      <m:oMath>
        <m:r>
          <m:t>x</m:t>
        </m:r>
      </m:oMath>
      <w:ins w:id="4213" w:author="PR Preview" w:date="2026-01-01T00:00:00Z">
        <w:r>
          <w:t xml:space="preserve">, with base</w:t>
        </w:r>
      </w:ins>
      <w:ins w:id="4214" w:author="PR Preview" w:date="2026-01-01T00:00:00Z">
        <w:r>
          <w:t xml:space="preserve"> </w:t>
        </w:r>
      </w:ins>
      <m:oMath>
        <m:r>
          <m:t>e</m:t>
        </m:r>
      </m:oMath>
      <w:ins w:id="4215" w:author="PR Preview" w:date="2026-01-01T00:00:00Z">
        <w:r>
          <w:t xml:space="preserve"> </w:t>
        </w:r>
      </w:ins>
      <w:ins w:id="4216" w:author="PR Preview" w:date="2026-01-01T00:00:00Z">
        <w:r>
          <w:t xml:space="preserve">(</w:t>
        </w:r>
      </w:ins>
      <w:hyperlink w:anchor="def-euler-number">
        <w:ins w:id="4217" w:author="PR Preview" w:date="2026-01-01T00:00:00Z">
          <w:r>
            <w:rPr>
              <w:rStyle w:val="Hyperlink"/>
            </w:rPr>
            <w:t xml:space="preserve">Definition 48</w:t>
          </w:r>
        </w:ins>
      </w:hyperlink>
      <w:ins w:id="4218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del w:id="4219" w:author="PR Preview" w:date="2026-01-01T00:00:00Z">
        <w:r>
          <w:rPr>
            <w:b/>
            <w:bCs/>
          </w:rPr>
          <w:delText xml:space="preserve">Definition 49 (Real powers of zero and of negative numbers)</w:delText>
        </w:r>
      </w:del>
      <w:del w:id="4220" w:author="PR Preview" w:date="2026-01-01T00:00:00Z">
        <w:r>
          <w:delText xml:space="preserve"> </w:delText>
        </w:r>
      </w:del>
      <w:hyperlink w:anchor="def-power">
        <w:del w:id="4221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222" w:author="PR Preview" w:date="2026-01-01T00:00:00Z">
        <w:r>
          <w:delText xml:space="preserve"> </w:delText>
        </w:r>
      </w:del>
      <w:del w:id="4223" w:author="PR Preview" w:date="2026-01-01T00:00:00Z">
        <w:r>
          <w:delText xml:space="preserve">and</w:delText>
        </w:r>
      </w:del>
      <w:del w:id="4224" w:author="PR Preview" w:date="2026-01-01T00:00:00Z">
        <w:r>
          <w:delText xml:space="preserve"> </w:delText>
        </w:r>
      </w:del>
      <w:hyperlink w:anchor="def-real-power">
        <w:del w:id="4225" w:author="PR Preview" w:date="2026-01-01T00:00:00Z">
          <w:r>
            <w:rPr>
              <w:rStyle w:val="Hyperlink"/>
            </w:rPr>
            <w:delText xml:space="preserve">Definition 48</w:delText>
          </w:r>
        </w:del>
      </w:hyperlink>
      <w:del w:id="4226" w:author="PR Preview" w:date="2026-01-01T00:00:00Z">
        <w:r>
          <w:delText xml:space="preserve"> </w:delText>
        </w:r>
      </w:del>
      <w:del w:id="4227" w:author="PR Preview" w:date="2026-01-01T00:00:00Z">
        <w:r>
          <w:delText xml:space="preserve">leave some powers</w:delText>
        </w:r>
      </w:del>
      <w:del w:id="4228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4229" w:author="PR Preview" w:date="2026-01-01T00:00:00Z">
        <w:r>
          <w:delText xml:space="preserve"> </w:delText>
        </w:r>
      </w:del>
      <w:del w:id="4230" w:author="PR Preview" w:date="2026-01-01T00:00:00Z">
        <w:r>
          <w:delText xml:space="preserve">with</w:delText>
        </w:r>
      </w:del>
      <w:del w:id="423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≤</m:t>
        </m:r>
        <m:r>
          <m:t>0</m:t>
        </m:r>
      </m:oMath>
      <w:del w:id="4232" w:author="PR Preview" w:date="2026-01-01T00:00:00Z">
        <w:r>
          <w:delText xml:space="preserve"> </w:delText>
        </w:r>
      </w:del>
      <w:del w:id="4233" w:author="PR Preview" w:date="2026-01-01T00:00:00Z">
        <w:r>
          <w:delText xml:space="preserve">unassigned.</w:delText>
        </w:r>
      </w:del>
      <w:del w:id="4234" w:author="PR Preview" w:date="2026-01-01T00:00:00Z">
        <w:r>
          <w:delText xml:space="preserve"> </w:delText>
        </w:r>
      </w:del>
      <w:del w:id="4235" w:author="PR Preview" w:date="2026-01-01T00:00:00Z">
        <w:r>
          <w:delText xml:space="preserve">We complete them as follows.</w:delText>
        </w:r>
      </w:del>
    </w:p>
    <w:p>
      <w:pPr>
        <w:pStyle w:val="FirstParagraph"/>
      </w:pPr>
      <w:ins w:id="4236" w:author="PR Preview" w:date="2026-01-01T00:00:00Z">
        <w:r>
          <w:rPr>
            <w:b/>
            <w:bCs/>
          </w:rPr>
          <w:t xml:space="preserve">Definition 51 (Real powers of zero and of negative numbers)</w:t>
        </w:r>
      </w:ins>
      <w:ins w:id="4237" w:author="PR Preview" w:date="2026-01-01T00:00:00Z">
        <w:r>
          <w:t xml:space="preserve"> </w:t>
        </w:r>
      </w:ins>
      <w:hyperlink w:anchor="def-power">
        <w:ins w:id="423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239" w:author="PR Preview" w:date="2026-01-01T00:00:00Z">
        <w:r>
          <w:t xml:space="preserve">,</w:t>
        </w:r>
      </w:ins>
      <w:ins w:id="4240" w:author="PR Preview" w:date="2026-01-01T00:00:00Z">
        <w:r>
          <w:t xml:space="preserve"> </w:t>
        </w:r>
      </w:ins>
      <w:hyperlink w:anchor="def-power-integer">
        <w:ins w:id="424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242" w:author="PR Preview" w:date="2026-01-01T00:00:00Z">
        <w:r>
          <w:t xml:space="preserve"> </w:t>
        </w:r>
      </w:ins>
      <w:ins w:id="4243" w:author="PR Preview" w:date="2026-01-01T00:00:00Z">
        <w:r>
          <w:t xml:space="preserve">and</w:t>
        </w:r>
      </w:ins>
      <w:ins w:id="4244" w:author="PR Preview" w:date="2026-01-01T00:00:00Z">
        <w:r>
          <w:t xml:space="preserve"> </w:t>
        </w:r>
      </w:ins>
      <w:hyperlink w:anchor="def-real-power">
        <w:ins w:id="4245" w:author="PR Preview" w:date="2026-01-01T00:00:00Z">
          <w:r>
            <w:rPr>
              <w:rStyle w:val="Hyperlink"/>
            </w:rPr>
            <w:t xml:space="preserve">Definition 50</w:t>
          </w:r>
        </w:ins>
      </w:hyperlink>
      <w:ins w:id="4246" w:author="PR Preview" w:date="2026-01-01T00:00:00Z">
        <w:r>
          <w:t xml:space="preserve"> </w:t>
        </w:r>
      </w:ins>
      <w:ins w:id="4247" w:author="PR Preview" w:date="2026-01-01T00:00:00Z">
        <w:r>
          <w:t xml:space="preserve">leave some powers</w:t>
        </w:r>
      </w:ins>
      <w:ins w:id="4248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4249" w:author="PR Preview" w:date="2026-01-01T00:00:00Z">
        <w:r>
          <w:t xml:space="preserve"> </w:t>
        </w:r>
      </w:ins>
      <w:ins w:id="4250" w:author="PR Preview" w:date="2026-01-01T00:00:00Z">
        <w:r>
          <w:t xml:space="preserve">with</w:t>
        </w:r>
      </w:ins>
      <w:ins w:id="425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≤</m:t>
        </m:r>
        <m:r>
          <m:t>0</m:t>
        </m:r>
      </m:oMath>
      <w:ins w:id="4252" w:author="PR Preview" w:date="2026-01-01T00:00:00Z">
        <w:r>
          <w:t xml:space="preserve"> </w:t>
        </w:r>
      </w:ins>
      <w:ins w:id="4253" w:author="PR Preview" w:date="2026-01-01T00:00:00Z">
        <w:r>
          <w:t xml:space="preserve">unassigned.</w:t>
        </w:r>
      </w:ins>
      <w:ins w:id="4254" w:author="PR Preview" w:date="2026-01-01T00:00:00Z">
        <w:r>
          <w:t xml:space="preserve"> </w:t>
        </w:r>
      </w:ins>
      <w:ins w:id="4255" w:author="PR Preview" w:date="2026-01-01T00:00:00Z">
        <w:r>
          <w:t xml:space="preserve">We complete them as follows.</w:t>
        </w:r>
      </w:ins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del w:id="4256" w:author="PR Preview" w:date="2026-01-01T00:00:00Z">
        <w:r>
          <w:delText xml:space="preserve">For</w:delText>
        </w:r>
      </w:del>
      <w:del w:id="425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4258" w:author="PR Preview" w:date="2026-01-01T00:00:00Z">
        <w:r>
          <w:delText xml:space="preserve">,</w:delText>
        </w:r>
      </w:del>
      <w:del w:id="4259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4260" w:author="PR Preview" w:date="2026-01-01T00:00:00Z">
        <w:r>
          <w:delText xml:space="preserve"> </w:delText>
        </w:r>
      </w:del>
      <w:del w:id="4261" w:author="PR Preview" w:date="2026-01-01T00:00:00Z">
        <w:r>
          <w:delText xml:space="preserve">is defined only when</w:delText>
        </w:r>
      </w:del>
      <w:del w:id="4262" w:author="PR Preview" w:date="2026-01-01T00:00:00Z">
        <w:r>
          <w:delText xml:space="preserve"> </w:delText>
        </w:r>
      </w:del>
      <m:oMath>
        <m:r>
          <m:t>c</m:t>
        </m:r>
      </m:oMath>
      <w:del w:id="4263" w:author="PR Preview" w:date="2026-01-01T00:00:00Z">
        <w:r>
          <w:delText xml:space="preserve"> </w:delText>
        </w:r>
      </w:del>
      <w:del w:id="4264" w:author="PR Preview" w:date="2026-01-01T00:00:00Z">
        <w:r>
          <w:delText xml:space="preserve">is an</w:delText>
        </w:r>
      </w:del>
      <w:del w:id="4265" w:author="PR Preview" w:date="2026-01-01T00:00:00Z">
        <w:r>
          <w:delText xml:space="preserve"> </w:delText>
        </w:r>
      </w:del>
      <w:hyperlink r:id="rId29">
        <w:del w:id="4266" w:author="PR Preview" w:date="2026-01-01T00:00:00Z">
          <w:r>
            <w:rPr>
              <w:rStyle w:val="Hyperlink"/>
            </w:rPr>
            <w:delText xml:space="preserve">integer</w:delText>
          </w:r>
        </w:del>
      </w:hyperlink>
      <w:del w:id="4267" w:author="PR Preview" w:date="2026-01-01T00:00:00Z">
        <w:r>
          <w:delText xml:space="preserve">,</w:delText>
        </w:r>
      </w:del>
      <w:del w:id="4268" w:author="PR Preview" w:date="2026-01-01T00:00:00Z">
        <w:r>
          <w:delText xml:space="preserve"> </w:delText>
        </w:r>
      </w:del>
      <w:del w:id="4269" w:author="PR Preview" w:date="2026-01-01T00:00:00Z">
        <w:r>
          <w:delText xml:space="preserve">by</w:delText>
        </w:r>
      </w:del>
      <w:del w:id="4270" w:author="PR Preview" w:date="2026-01-01T00:00:00Z">
        <w:r>
          <w:delText xml:space="preserve"> </w:delText>
        </w:r>
      </w:del>
      <w:hyperlink w:anchor="def-power">
        <w:del w:id="4271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272" w:author="PR Preview" w:date="2026-01-01T00:00:00Z">
        <w:r>
          <w:delText xml:space="preserve">;</w:delText>
        </w:r>
      </w:del>
      <w:del w:id="4273" w:author="PR Preview" w:date="2026-01-01T00:00:00Z">
        <w:r>
          <w:delText xml:space="preserve"> </w:delText>
        </w:r>
      </w:del>
      <w:del w:id="4274" w:author="PR Preview" w:date="2026-01-01T00:00:00Z">
        <w:r>
          <w:delText xml:space="preserve">for</w:delText>
        </w:r>
      </w:del>
      <w:del w:id="427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4276" w:author="PR Preview" w:date="2026-01-01T00:00:00Z">
        <w:r>
          <w:delText xml:space="preserve"> </w:delText>
        </w:r>
      </w:del>
      <w:del w:id="4277" w:author="PR Preview" w:date="2026-01-01T00:00:00Z">
        <w:r>
          <w:delText xml:space="preserve">and a non-integer</w:delText>
        </w:r>
      </w:del>
      <w:del w:id="4278" w:author="PR Preview" w:date="2026-01-01T00:00:00Z">
        <w:r>
          <w:delText xml:space="preserve"> </w:delText>
        </w:r>
      </w:del>
      <m:oMath>
        <m:r>
          <m:t>c</m:t>
        </m:r>
      </m:oMath>
      <w:del w:id="4279" w:author="PR Preview" w:date="2026-01-01T00:00:00Z">
        <w:r>
          <w:delText xml:space="preserve">,</w:delText>
        </w:r>
      </w:del>
      <w:del w:id="4280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4281" w:author="PR Preview" w:date="2026-01-01T00:00:00Z">
        <w:r>
          <w:delText xml:space="preserve"> </w:delText>
        </w:r>
      </w:del>
      <w:del w:id="4282" w:author="PR Preview" w:date="2026-01-01T00:00:00Z">
        <w:r>
          <w:delText xml:space="preserve">is undefined.</w:delText>
        </w:r>
      </w:del>
    </w:p>
    <w:p>
      <w:pPr>
        <w:pStyle w:val="FirstParagraph"/>
      </w:pPr>
      <w:del w:id="4283" w:author="PR Preview" w:date="2026-01-01T00:00:00Z">
        <w:r>
          <w:rPr>
            <w:b/>
            <w:bCs/>
          </w:rPr>
          <w:delText xml:space="preserve">Example 43 (Powers of zero and of negative numbers)</w:delText>
        </w:r>
      </w:del>
      <w:del w:id="4284" w:author="PR Preview" w:date="2026-01-01T00:00:00Z">
        <w:r>
          <w:delText xml:space="preserve"> </w:delText>
        </w:r>
      </w:del>
      <w:del w:id="4285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del w:id="4286" w:author="PR Preview" w:date="2026-01-01T00:00:00Z">
        <w:r>
          <w:delText xml:space="preserve">, which agrees with</w:delText>
        </w:r>
      </w:del>
      <w:del w:id="4287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del w:id="4288" w:author="PR Preview" w:date="2026-01-01T00:00:00Z">
        <w:r>
          <w:delText xml:space="preserve"> </w:delText>
        </w:r>
      </w:del>
      <w:del w:id="4289" w:author="PR Preview" w:date="2026-01-01T00:00:00Z">
        <w:r>
          <w:delText xml:space="preserve">(</w:delText>
        </w:r>
      </w:del>
      <w:hyperlink w:anchor="def-square-root">
        <w:del w:id="4290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291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46"/>
        </w:numPr>
      </w:pPr>
      <w:ins w:id="4292" w:author="PR Preview" w:date="2026-01-01T00:00:00Z">
        <w:r>
          <w:t xml:space="preserve">For</w:t>
        </w:r>
      </w:ins>
      <w:ins w:id="429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4294" w:author="PR Preview" w:date="2026-01-01T00:00:00Z">
        <w:r>
          <w:t xml:space="preserve">,</w:t>
        </w:r>
      </w:ins>
      <w:ins w:id="4295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4296" w:author="PR Preview" w:date="2026-01-01T00:00:00Z">
        <w:r>
          <w:t xml:space="preserve"> </w:t>
        </w:r>
      </w:ins>
      <w:ins w:id="4297" w:author="PR Preview" w:date="2026-01-01T00:00:00Z">
        <w:r>
          <w:t xml:space="preserve">is defined only when</w:t>
        </w:r>
      </w:ins>
      <w:ins w:id="4298" w:author="PR Preview" w:date="2026-01-01T00:00:00Z">
        <w:r>
          <w:t xml:space="preserve"> </w:t>
        </w:r>
      </w:ins>
      <m:oMath>
        <m:r>
          <m:t>c</m:t>
        </m:r>
      </m:oMath>
      <w:ins w:id="4299" w:author="PR Preview" w:date="2026-01-01T00:00:00Z">
        <w:r>
          <w:t xml:space="preserve"> </w:t>
        </w:r>
      </w:ins>
      <w:ins w:id="4300" w:author="PR Preview" w:date="2026-01-01T00:00:00Z">
        <w:r>
          <w:t xml:space="preserve">is an</w:t>
        </w:r>
      </w:ins>
      <w:ins w:id="4301" w:author="PR Preview" w:date="2026-01-01T00:00:00Z">
        <w:r>
          <w:t xml:space="preserve"> </w:t>
        </w:r>
      </w:ins>
      <w:hyperlink r:id="rId29">
        <w:ins w:id="4302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4303" w:author="PR Preview" w:date="2026-01-01T00:00:00Z">
        <w:r>
          <w:t xml:space="preserve">,</w:t>
        </w:r>
      </w:ins>
      <w:ins w:id="4304" w:author="PR Preview" w:date="2026-01-01T00:00:00Z">
        <w:r>
          <w:t xml:space="preserve"> </w:t>
        </w:r>
      </w:ins>
      <w:ins w:id="4305" w:author="PR Preview" w:date="2026-01-01T00:00:00Z">
        <w:r>
          <w:t xml:space="preserve">by</w:t>
        </w:r>
      </w:ins>
      <w:ins w:id="4306" w:author="PR Preview" w:date="2026-01-01T00:00:00Z">
        <w:r>
          <w:t xml:space="preserve"> </w:t>
        </w:r>
      </w:ins>
      <w:hyperlink w:anchor="def-power">
        <w:ins w:id="430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308" w:author="PR Preview" w:date="2026-01-01T00:00:00Z">
        <w:r>
          <w:t xml:space="preserve"> </w:t>
        </w:r>
      </w:ins>
      <w:ins w:id="4309" w:author="PR Preview" w:date="2026-01-01T00:00:00Z">
        <w:r>
          <w:t xml:space="preserve">and</w:t>
        </w:r>
      </w:ins>
      <w:ins w:id="4310" w:author="PR Preview" w:date="2026-01-01T00:00:00Z">
        <w:r>
          <w:t xml:space="preserve"> </w:t>
        </w:r>
      </w:ins>
      <w:hyperlink w:anchor="def-power-integer">
        <w:ins w:id="431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312" w:author="PR Preview" w:date="2026-01-01T00:00:00Z">
        <w:r>
          <w:t xml:space="preserve">;</w:t>
        </w:r>
      </w:ins>
      <w:ins w:id="4313" w:author="PR Preview" w:date="2026-01-01T00:00:00Z">
        <w:r>
          <w:t xml:space="preserve"> </w:t>
        </w:r>
      </w:ins>
      <w:ins w:id="4314" w:author="PR Preview" w:date="2026-01-01T00:00:00Z">
        <w:r>
          <w:t xml:space="preserve">for</w:t>
        </w:r>
      </w:ins>
      <w:ins w:id="431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4316" w:author="PR Preview" w:date="2026-01-01T00:00:00Z">
        <w:r>
          <w:t xml:space="preserve"> </w:t>
        </w:r>
      </w:ins>
      <w:ins w:id="4317" w:author="PR Preview" w:date="2026-01-01T00:00:00Z">
        <w:r>
          <w:t xml:space="preserve">and a non-integer</w:t>
        </w:r>
      </w:ins>
      <w:ins w:id="4318" w:author="PR Preview" w:date="2026-01-01T00:00:00Z">
        <w:r>
          <w:t xml:space="preserve"> </w:t>
        </w:r>
      </w:ins>
      <m:oMath>
        <m:r>
          <m:t>c</m:t>
        </m:r>
      </m:oMath>
      <w:ins w:id="4319" w:author="PR Preview" w:date="2026-01-01T00:00:00Z">
        <w:r>
          <w:t xml:space="preserve">,</w:t>
        </w:r>
      </w:ins>
      <w:ins w:id="4320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4321" w:author="PR Preview" w:date="2026-01-01T00:00:00Z">
        <w:r>
          <w:t xml:space="preserve"> </w:t>
        </w:r>
      </w:ins>
      <w:ins w:id="4322" w:author="PR Preview" w:date="2026-01-01T00:00:00Z">
        <w:r>
          <w:t xml:space="preserve">is undefined.</w:t>
        </w:r>
      </w:ins>
    </w:p>
    <w:bookmarkEnd w:id="202"/>
    <w:bookmarkStart w:id="203" w:name="exm-power-nonpositive-base"/>
    <w:p>
      <w:pPr>
        <w:pStyle w:val="FirstParagraph"/>
      </w:pPr>
      <w:ins w:id="4323" w:author="PR Preview" w:date="2026-01-01T00:00:00Z">
        <w:r>
          <w:rPr>
            <w:b/>
            <w:bCs/>
          </w:rPr>
          <w:t xml:space="preserve">Example 44 (Powers of zero and of negative numbers)</w:t>
        </w:r>
      </w:ins>
      <w:ins w:id="4324" w:author="PR Preview" w:date="2026-01-01T00:00:00Z">
        <w:r>
          <w:t xml:space="preserve"> </w:t>
        </w:r>
      </w:ins>
      <w:ins w:id="432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4326" w:author="PR Preview" w:date="2026-01-01T00:00:00Z">
        <w:r>
          <w:t xml:space="preserve">, which agrees with</w:t>
        </w:r>
      </w:ins>
      <w:ins w:id="4327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ins w:id="4328" w:author="PR Preview" w:date="2026-01-01T00:00:00Z">
        <w:r>
          <w:t xml:space="preserve"> </w:t>
        </w:r>
      </w:ins>
      <w:ins w:id="4329" w:author="PR Preview" w:date="2026-01-01T00:00:00Z">
        <w:r>
          <w:t xml:space="preserve">(</w:t>
        </w:r>
      </w:ins>
      <w:hyperlink w:anchor="def-square-root">
        <w:ins w:id="4330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331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del w:id="4332" w:author="PR Preview" w:date="2026-01-01T00:00:00Z">
        <w:r>
          <w:rPr>
            <w:b/>
            <w:bCs/>
          </w:rPr>
          <w:delText xml:space="preserve">Example 44 (Exponential of a sum)</w:delText>
        </w:r>
      </w:del>
      <w:del w:id="4333" w:author="PR Preview" w:date="2026-01-01T00:00:00Z">
        <w:r>
          <w:delText xml:space="preserve"> </w:delText>
        </w:r>
      </w:del>
      <w:del w:id="4334" w:author="PR Preview" w:date="2026-01-01T00:00:00Z">
        <w:r>
          <w:delText xml:space="preserve">With</w:delText>
        </w:r>
      </w:del>
      <w:del w:id="433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4336" w:author="PR Preview" w:date="2026-01-01T00:00:00Z">
        <w:r>
          <w:delText xml:space="preserve"> </w:delText>
        </w:r>
      </w:del>
      <w:del w:id="4337" w:author="PR Preview" w:date="2026-01-01T00:00:00Z">
        <w:r>
          <w:delText xml:space="preserve">and</w:delText>
        </w:r>
      </w:del>
      <w:del w:id="433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4339" w:author="PR Preview" w:date="2026-01-01T00:00:00Z">
        <w:r>
          <w:delText xml:space="preserve">,</w:delText>
        </w:r>
      </w:del>
      <w:del w:id="4340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del w:id="4341" w:author="PR Preview" w:date="2026-01-01T00:00:00Z">
        <w:r>
          <w:delText xml:space="preserve">,</w:delText>
        </w:r>
      </w:del>
      <w:del w:id="4342" w:author="PR Preview" w:date="2026-01-01T00:00:00Z">
        <w:r>
          <w:delText xml:space="preserve"> </w:delText>
        </w:r>
      </w:del>
      <w:del w:id="4343" w:author="PR Preview" w:date="2026-01-01T00:00:00Z">
        <w:r>
          <w:delText xml:space="preserve">and</w:delText>
        </w:r>
      </w:del>
      <w:del w:id="4344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del w:id="4345" w:author="PR Preview" w:date="2026-01-01T00:00:00Z">
        <w:r>
          <w:delText xml:space="preserve">.</w:delText>
        </w:r>
      </w:del>
    </w:p>
    <w:p>
      <w:pPr>
        <w:pStyle w:val="FirstParagraph"/>
      </w:pPr>
      <w:ins w:id="4346" w:author="PR Preview" w:date="2026-01-01T00:00:00Z">
        <w:r>
          <w:rPr>
            <w:b/>
            <w:bCs/>
          </w:rPr>
          <w:t xml:space="preserve">Example 45 (Exponential of a sum)</w:t>
        </w:r>
      </w:ins>
      <w:ins w:id="4347" w:author="PR Preview" w:date="2026-01-01T00:00:00Z">
        <w:r>
          <w:t xml:space="preserve"> </w:t>
        </w:r>
      </w:ins>
      <w:ins w:id="4348" w:author="PR Preview" w:date="2026-01-01T00:00:00Z">
        <w:r>
          <w:t xml:space="preserve">With</w:t>
        </w:r>
      </w:ins>
      <w:ins w:id="43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4350" w:author="PR Preview" w:date="2026-01-01T00:00:00Z">
        <w:r>
          <w:t xml:space="preserve"> </w:t>
        </w:r>
      </w:ins>
      <w:ins w:id="4351" w:author="PR Preview" w:date="2026-01-01T00:00:00Z">
        <w:r>
          <w:t xml:space="preserve">and</w:t>
        </w:r>
      </w:ins>
      <w:ins w:id="435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4353" w:author="PR Preview" w:date="2026-01-01T00:00:00Z">
        <w:r>
          <w:t xml:space="preserve">,</w:t>
        </w:r>
      </w:ins>
      <w:ins w:id="4354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ins w:id="4355" w:author="PR Preview" w:date="2026-01-01T00:00:00Z">
        <w:r>
          <w:t xml:space="preserve">,</w:t>
        </w:r>
      </w:ins>
      <w:ins w:id="4356" w:author="PR Preview" w:date="2026-01-01T00:00:00Z">
        <w:r>
          <w:t xml:space="preserve"> </w:t>
        </w:r>
      </w:ins>
      <w:ins w:id="4357" w:author="PR Preview" w:date="2026-01-01T00:00:00Z">
        <w:r>
          <w:t xml:space="preserve">and</w:t>
        </w:r>
      </w:ins>
      <w:ins w:id="435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ins w:id="4359" w:author="PR Preview" w:date="2026-01-01T00:00:00Z">
        <w:r>
          <w:t xml:space="preserve">.</w:t>
        </w:r>
      </w:ins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del w:id="4360" w:author="PR Preview" w:date="2026-01-01T00:00:00Z">
        <w:r>
          <w:rPr>
            <w:b/>
            <w:bCs/>
          </w:rPr>
          <w:delText xml:space="preserve">Example 45 (Exponential of a difference)</w:delText>
        </w:r>
      </w:del>
      <w:del w:id="4361" w:author="PR Preview" w:date="2026-01-01T00:00:00Z">
        <w:r>
          <w:delText xml:space="preserve"> </w:delText>
        </w:r>
      </w:del>
      <w:del w:id="4362" w:author="PR Preview" w:date="2026-01-01T00:00:00Z">
        <w:r>
          <w:delText xml:space="preserve">With</w:delText>
        </w:r>
      </w:del>
      <w:del w:id="436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5</m:t>
        </m:r>
      </m:oMath>
      <w:del w:id="4364" w:author="PR Preview" w:date="2026-01-01T00:00:00Z">
        <w:r>
          <w:delText xml:space="preserve"> </w:delText>
        </w:r>
      </w:del>
      <w:del w:id="4365" w:author="PR Preview" w:date="2026-01-01T00:00:00Z">
        <w:r>
          <w:delText xml:space="preserve">and</w:delText>
        </w:r>
      </w:del>
      <w:del w:id="436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4367" w:author="PR Preview" w:date="2026-01-01T00:00:00Z">
        <w:r>
          <w:delText xml:space="preserve">,</w:delText>
        </w:r>
      </w:del>
      <w:del w:id="4368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del w:id="4369" w:author="PR Preview" w:date="2026-01-01T00:00:00Z">
        <w:r>
          <w:delText xml:space="preserve">,</w:delText>
        </w:r>
      </w:del>
      <w:del w:id="4370" w:author="PR Preview" w:date="2026-01-01T00:00:00Z">
        <w:r>
          <w:delText xml:space="preserve"> </w:delText>
        </w:r>
      </w:del>
      <w:del w:id="4371" w:author="PR Preview" w:date="2026-01-01T00:00:00Z">
        <w:r>
          <w:delText xml:space="preserve">and</w:delText>
        </w:r>
      </w:del>
      <w:del w:id="437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del w:id="4373" w:author="PR Preview" w:date="2026-01-01T00:00:00Z">
        <w:r>
          <w:delText xml:space="preserve">.</w:delText>
        </w:r>
      </w:del>
    </w:p>
    <w:p>
      <w:pPr>
        <w:pStyle w:val="FirstParagraph"/>
      </w:pPr>
      <w:ins w:id="4374" w:author="PR Preview" w:date="2026-01-01T00:00:00Z">
        <w:r>
          <w:rPr>
            <w:b/>
            <w:bCs/>
          </w:rPr>
          <w:t xml:space="preserve">Example 46 (Exponential of a difference)</w:t>
        </w:r>
      </w:ins>
      <w:ins w:id="4375" w:author="PR Preview" w:date="2026-01-01T00:00:00Z">
        <w:r>
          <w:t xml:space="preserve"> </w:t>
        </w:r>
      </w:ins>
      <w:ins w:id="4376" w:author="PR Preview" w:date="2026-01-01T00:00:00Z">
        <w:r>
          <w:t xml:space="preserve">With</w:t>
        </w:r>
      </w:ins>
      <w:ins w:id="437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5</m:t>
        </m:r>
      </m:oMath>
      <w:ins w:id="4378" w:author="PR Preview" w:date="2026-01-01T00:00:00Z">
        <w:r>
          <w:t xml:space="preserve"> </w:t>
        </w:r>
      </w:ins>
      <w:ins w:id="4379" w:author="PR Preview" w:date="2026-01-01T00:00:00Z">
        <w:r>
          <w:t xml:space="preserve">and</w:t>
        </w:r>
      </w:ins>
      <w:ins w:id="438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4381" w:author="PR Preview" w:date="2026-01-01T00:00:00Z">
        <w:r>
          <w:t xml:space="preserve">,</w:t>
        </w:r>
      </w:ins>
      <w:ins w:id="438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ins w:id="4383" w:author="PR Preview" w:date="2026-01-01T00:00:00Z">
        <w:r>
          <w:t xml:space="preserve">,</w:t>
        </w:r>
      </w:ins>
      <w:ins w:id="4384" w:author="PR Preview" w:date="2026-01-01T00:00:00Z">
        <w:r>
          <w:t xml:space="preserve"> </w:t>
        </w:r>
      </w:ins>
      <w:ins w:id="4385" w:author="PR Preview" w:date="2026-01-01T00:00:00Z">
        <w:r>
          <w:t xml:space="preserve">and</w:t>
        </w:r>
      </w:ins>
      <w:ins w:id="438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ins w:id="4387" w:author="PR Preview" w:date="2026-01-01T00:00:00Z">
        <w:r>
          <w:t xml:space="preserve">.</w:t>
        </w:r>
      </w:ins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del w:id="4388" w:author="PR Preview" w:date="2026-01-01T00:00:00Z">
        <w:r>
          <w:rPr>
            <w:b/>
            <w:bCs/>
          </w:rPr>
          <w:delText xml:space="preserve">Example 46 (Power of a sum)</w:delText>
        </w:r>
      </w:del>
      <w:del w:id="4389" w:author="PR Preview" w:date="2026-01-01T00:00:00Z">
        <w:r>
          <w:delText xml:space="preserve"> </w:delText>
        </w:r>
      </w:del>
      <w:del w:id="4390" w:author="PR Preview" w:date="2026-01-01T00:00:00Z">
        <w:r>
          <w:delText xml:space="preserve">With</w:delText>
        </w:r>
      </w:del>
      <w:del w:id="439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4392" w:author="PR Preview" w:date="2026-01-01T00:00:00Z">
        <w:r>
          <w:delText xml:space="preserve">,</w:delText>
        </w:r>
      </w:del>
      <w:del w:id="439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4394" w:author="PR Preview" w:date="2026-01-01T00:00:00Z">
        <w:r>
          <w:delText xml:space="preserve">, and</w:delText>
        </w:r>
      </w:del>
      <w:del w:id="439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4</m:t>
        </m:r>
      </m:oMath>
      <w:del w:id="4396" w:author="PR Preview" w:date="2026-01-01T00:00:00Z">
        <w:r>
          <w:delText xml:space="preserve">,</w:delText>
        </w:r>
      </w:del>
    </w:p>
    <w:p>
      <w:pPr>
        <w:pStyle w:val="FirstParagraph"/>
      </w:pPr>
      <w:ins w:id="4397" w:author="PR Preview" w:date="2026-01-01T00:00:00Z">
        <w:r>
          <w:rPr>
            <w:b/>
            <w:bCs/>
          </w:rPr>
          <w:t xml:space="preserve">Example 47 (Power of a sum)</w:t>
        </w:r>
      </w:ins>
      <w:ins w:id="4398" w:author="PR Preview" w:date="2026-01-01T00:00:00Z">
        <w:r>
          <w:t xml:space="preserve"> </w:t>
        </w:r>
      </w:ins>
      <w:ins w:id="4399" w:author="PR Preview" w:date="2026-01-01T00:00:00Z">
        <w:r>
          <w:t xml:space="preserve">With</w:t>
        </w:r>
      </w:ins>
      <w:ins w:id="440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4401" w:author="PR Preview" w:date="2026-01-01T00:00:00Z">
        <w:r>
          <w:t xml:space="preserve">,</w:t>
        </w:r>
      </w:ins>
      <w:ins w:id="440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4403" w:author="PR Preview" w:date="2026-01-01T00:00:00Z">
        <w:r>
          <w:t xml:space="preserve">, and</w:t>
        </w:r>
      </w:ins>
      <w:ins w:id="440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440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del w:id="4406" w:author="PR Preview" w:date="2026-01-01T00:00:00Z">
        <w:r>
          <w:rPr>
            <w:b/>
            <w:bCs/>
          </w:rPr>
          <w:delText xml:space="preserve">Example 47 (Power of a product)</w:delText>
        </w:r>
      </w:del>
      <w:del w:id="4407" w:author="PR Preview" w:date="2026-01-01T00:00:00Z">
        <w:r>
          <w:delText xml:space="preserve"> </w:delText>
        </w:r>
      </w:del>
      <w:del w:id="4408" w:author="PR Preview" w:date="2026-01-01T00:00:00Z">
        <w:r>
          <w:delText xml:space="preserve">With</w:delText>
        </w:r>
      </w:del>
      <w:del w:id="440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4410" w:author="PR Preview" w:date="2026-01-01T00:00:00Z">
        <w:r>
          <w:delText xml:space="preserve">,</w:delText>
        </w:r>
      </w:del>
      <w:del w:id="441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4412" w:author="PR Preview" w:date="2026-01-01T00:00:00Z">
        <w:r>
          <w:delText xml:space="preserve">, and</w:delText>
        </w:r>
      </w:del>
      <w:del w:id="441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4414" w:author="PR Preview" w:date="2026-01-01T00:00:00Z">
        <w:r>
          <w:delText xml:space="preserve">,</w:delText>
        </w:r>
      </w:del>
    </w:p>
    <w:p>
      <w:pPr>
        <w:pStyle w:val="BodyText"/>
      </w:pPr>
      <w:ins w:id="4415" w:author="PR Preview" w:date="2026-01-01T00:00:00Z">
        <w:r>
          <w:rPr>
            <w:b/>
            <w:bCs/>
          </w:rPr>
          <w:t xml:space="preserve">Example 48 (Power of a product)</w:t>
        </w:r>
      </w:ins>
      <w:ins w:id="4416" w:author="PR Preview" w:date="2026-01-01T00:00:00Z">
        <w:r>
          <w:t xml:space="preserve"> </w:t>
        </w:r>
      </w:ins>
      <w:ins w:id="4417" w:author="PR Preview" w:date="2026-01-01T00:00:00Z">
        <w:r>
          <w:t xml:space="preserve">With</w:t>
        </w:r>
      </w:ins>
      <w:ins w:id="44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4419" w:author="PR Preview" w:date="2026-01-01T00:00:00Z">
        <w:r>
          <w:t xml:space="preserve">,</w:t>
        </w:r>
      </w:ins>
      <w:ins w:id="442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4421" w:author="PR Preview" w:date="2026-01-01T00:00:00Z">
        <w:r>
          <w:t xml:space="preserve">, and</w:t>
        </w:r>
      </w:ins>
      <w:ins w:id="442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442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del w:id="4424" w:author="PR Preview" w:date="2026-01-01T00:00:00Z">
        <w:r>
          <w:rPr>
            <w:b/>
            <w:bCs/>
          </w:rPr>
          <w:delText xml:space="preserve">Example 48 (A negative base)</w:delText>
        </w:r>
      </w:del>
      <w:del w:id="4425" w:author="PR Preview" w:date="2026-01-01T00:00:00Z">
        <w:r>
          <w:delText xml:space="preserve"> </w:delText>
        </w:r>
      </w:del>
      <w:del w:id="4426" w:author="PR Preview" w:date="2026-01-01T00:00:00Z">
        <w:r>
          <w:delText xml:space="preserve">With</w:delText>
        </w:r>
      </w:del>
      <w:del w:id="442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428" w:author="PR Preview" w:date="2026-01-01T00:00:00Z">
        <w:r>
          <w:delText xml:space="preserve">,</w:delText>
        </w:r>
      </w:del>
      <w:del w:id="442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4430" w:author="PR Preview" w:date="2026-01-01T00:00:00Z">
        <w:r>
          <w:delText xml:space="preserve">, and</w:delText>
        </w:r>
      </w:del>
      <w:del w:id="443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4432" w:author="PR Preview" w:date="2026-01-01T00:00:00Z">
        <w:r>
          <w:delText xml:space="preserve">:</w:delText>
        </w:r>
      </w:del>
    </w:p>
    <w:p>
      <w:pPr>
        <w:pStyle w:val="FirstParagraph"/>
      </w:pPr>
      <w:ins w:id="4433" w:author="PR Preview" w:date="2026-01-01T00:00:00Z">
        <w:r>
          <w:rPr>
            <w:b/>
            <w:bCs/>
          </w:rPr>
          <w:t xml:space="preserve">Example 49 (A negative base)</w:t>
        </w:r>
      </w:ins>
      <w:ins w:id="4434" w:author="PR Preview" w:date="2026-01-01T00:00:00Z">
        <w:r>
          <w:t xml:space="preserve"> </w:t>
        </w:r>
      </w:ins>
      <w:ins w:id="4435" w:author="PR Preview" w:date="2026-01-01T00:00:00Z">
        <w:r>
          <w:t xml:space="preserve">With</w:t>
        </w:r>
      </w:ins>
      <w:ins w:id="443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4437" w:author="PR Preview" w:date="2026-01-01T00:00:00Z">
        <w:r>
          <w:t xml:space="preserve">,</w:t>
        </w:r>
      </w:ins>
      <w:ins w:id="443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4439" w:author="PR Preview" w:date="2026-01-01T00:00:00Z">
        <w:r>
          <w:t xml:space="preserve">, and</w:t>
        </w:r>
      </w:ins>
      <w:ins w:id="444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444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del w:id="4442" w:author="PR Preview" w:date="2026-01-01T00:00:00Z">
        <w:r>
          <w:rPr>
            <w:i/>
            <w:iCs/>
          </w:rPr>
          <w:delText xml:space="preserve">Remark 16</w:delText>
        </w:r>
      </w:del>
      <w:del w:id="4443" w:author="PR Preview" w:date="2026-01-01T00:00:00Z">
        <w:r>
          <w:delText xml:space="preserve"> (Tarski’s high school identities). </w:delText>
        </w:r>
      </w:del>
      <w:del w:id="4444" w:author="PR Preview" w:date="2026-01-01T00:00:00Z">
        <w:r>
          <w:delText xml:space="preserve">Restricted to positive integers,</w:delText>
        </w:r>
      </w:del>
      <w:del w:id="4445" w:author="PR Preview" w:date="2026-01-01T00:00:00Z">
        <w:r>
          <w:delText xml:space="preserve"> </w:delText>
        </w:r>
      </w:del>
      <w:del w:id="4446" w:author="PR Preview" w:date="2026-01-01T00:00:00Z">
        <w:r>
          <w:delText xml:space="preserve">the following results are</w:delText>
        </w:r>
      </w:del>
      <w:del w:id="4447" w:author="PR Preview" w:date="2026-01-01T00:00:00Z">
        <w:r>
          <w:delText xml:space="preserve"> </w:delText>
        </w:r>
      </w:del>
      <w:hyperlink r:id="rId220">
        <w:del w:id="4448" w:author="PR Preview" w:date="2026-01-01T00:00:00Z">
          <w:r>
            <w:rPr>
              <w:rStyle w:val="Hyperlink"/>
            </w:rPr>
            <w:delText xml:space="preserve">Tarski’s eleven</w:delText>
          </w:r>
        </w:del>
        <w:del w:id="4449" w:author="PR Preview" w:date="2026-01-01T00:00:00Z">
          <w:r>
            <w:rPr>
              <w:rStyle w:val="Hyperlink"/>
            </w:rPr>
            <w:delText xml:space="preserve"> </w:delText>
          </w:r>
        </w:del>
        <w:del w:id="4450" w:author="PR Preview" w:date="2026-01-01T00:00:00Z">
          <w:r>
            <w:rPr>
              <w:rStyle w:val="Hyperlink"/>
            </w:rPr>
            <w:delText xml:space="preserve">“high school”</w:delText>
          </w:r>
        </w:del>
        <w:del w:id="4451" w:author="PR Preview" w:date="2026-01-01T00:00:00Z">
          <w:r>
            <w:rPr>
              <w:rStyle w:val="Hyperlink"/>
            </w:rPr>
            <w:delText xml:space="preserve"> </w:delText>
          </w:r>
        </w:del>
        <w:del w:id="4452" w:author="PR Preview" w:date="2026-01-01T00:00:00Z">
          <w:r>
            <w:rPr>
              <w:rStyle w:val="Hyperlink"/>
            </w:rPr>
            <w:delText xml:space="preserve">identities</w:delText>
          </w:r>
        </w:del>
      </w:hyperlink>
      <w:del w:id="4453" w:author="PR Preview" w:date="2026-01-01T00:00:00Z">
        <w:r>
          <w:delText xml:space="preserve">:</w:delText>
        </w:r>
      </w:del>
    </w:p>
    <w:p>
      <w:pPr>
        <w:pStyle w:val="FirstParagraph"/>
      </w:pPr>
      <w:ins w:id="4454" w:author="PR Preview" w:date="2026-01-01T00:00:00Z">
        <w:r>
          <w:rPr>
            <w:i/>
            <w:iCs/>
          </w:rPr>
          <w:t xml:space="preserve">Remark 18</w:t>
        </w:r>
      </w:ins>
      <w:ins w:id="4455" w:author="PR Preview" w:date="2026-01-01T00:00:00Z">
        <w:r>
          <w:t xml:space="preserve"> (Tarski’s high school identities). </w:t>
        </w:r>
      </w:ins>
      <w:ins w:id="4456" w:author="PR Preview" w:date="2026-01-01T00:00:00Z">
        <w:r>
          <w:t xml:space="preserve">Restricted to positive integers,</w:t>
        </w:r>
      </w:ins>
      <w:ins w:id="4457" w:author="PR Preview" w:date="2026-01-01T00:00:00Z">
        <w:r>
          <w:t xml:space="preserve"> </w:t>
        </w:r>
      </w:ins>
      <w:ins w:id="4458" w:author="PR Preview" w:date="2026-01-01T00:00:00Z">
        <w:r>
          <w:t xml:space="preserve">the following results are</w:t>
        </w:r>
      </w:ins>
      <w:ins w:id="4459" w:author="PR Preview" w:date="2026-01-01T00:00:00Z">
        <w:r>
          <w:t xml:space="preserve"> </w:t>
        </w:r>
      </w:ins>
      <w:hyperlink r:id="rId220">
        <w:ins w:id="4460" w:author="PR Preview" w:date="2026-01-01T00:00:00Z">
          <w:r>
            <w:rPr>
              <w:rStyle w:val="Hyperlink"/>
            </w:rPr>
            <w:t xml:space="preserve">Tarski’s eleven</w:t>
          </w:r>
        </w:ins>
        <w:ins w:id="4461" w:author="PR Preview" w:date="2026-01-01T00:00:00Z">
          <w:r>
            <w:rPr>
              <w:rStyle w:val="Hyperlink"/>
            </w:rPr>
            <w:t xml:space="preserve"> </w:t>
          </w:r>
        </w:ins>
        <w:ins w:id="4462" w:author="PR Preview" w:date="2026-01-01T00:00:00Z">
          <w:r>
            <w:rPr>
              <w:rStyle w:val="Hyperlink"/>
            </w:rPr>
            <w:t xml:space="preserve">“high school”</w:t>
          </w:r>
        </w:ins>
        <w:ins w:id="4463" w:author="PR Preview" w:date="2026-01-01T00:00:00Z">
          <w:r>
            <w:rPr>
              <w:rStyle w:val="Hyperlink"/>
            </w:rPr>
            <w:t xml:space="preserve"> </w:t>
          </w:r>
        </w:ins>
        <w:ins w:id="4464" w:author="PR Preview" w:date="2026-01-01T00:00:00Z">
          <w:r>
            <w:rPr>
              <w:rStyle w:val="Hyperlink"/>
            </w:rPr>
            <w:t xml:space="preserve">identities</w:t>
          </w:r>
        </w:ins>
      </w:hyperlink>
      <w:ins w:id="4465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del w:id="4466" w:author="PR Preview" w:date="2026-01-01T00:00:00Z">
        <w:r>
          <w:rPr>
            <w:i/>
            <w:iCs/>
          </w:rPr>
          <w:delText xml:space="preserve">Remark 17</w:delText>
        </w:r>
      </w:del>
      <w:del w:id="4467" w:author="PR Preview" w:date="2026-01-01T00:00:00Z">
        <w:r>
          <w:delText xml:space="preserve"> (Tarski’s identities are not complete). </w:delText>
        </w:r>
      </w:del>
      <w:del w:id="4468" w:author="PR Preview" w:date="2026-01-01T00:00:00Z">
        <w:r>
          <w:delText xml:space="preserve">Tarski asked whether every identity in</w:delText>
        </w:r>
      </w:del>
      <w:del w:id="4469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</m:oMath>
      <w:del w:id="4470" w:author="PR Preview" w:date="2026-01-01T00:00:00Z">
        <w:r>
          <w:delText xml:space="preserve">,</w:delText>
        </w:r>
      </w:del>
      <w:del w:id="4471" w:author="PR Preview" w:date="2026-01-01T00:00:00Z">
        <w:r>
          <w:delText xml:space="preserve"> </w:delText>
        </w:r>
      </w:del>
      <m:oMath>
        <m:r>
          <m:rPr>
            <m:sty m:val="p"/>
          </m:rPr>
          <m:t>×</m:t>
        </m:r>
      </m:oMath>
      <w:del w:id="4472" w:author="PR Preview" w:date="2026-01-01T00:00:00Z">
        <w:r>
          <w:delText xml:space="preserve">, exponentiation and 1</w:delText>
        </w:r>
      </w:del>
      <w:del w:id="4473" w:author="PR Preview" w:date="2026-01-01T00:00:00Z">
        <w:r>
          <w:delText xml:space="preserve"> </w:delText>
        </w:r>
      </w:del>
      <w:del w:id="4474" w:author="PR Preview" w:date="2026-01-01T00:00:00Z">
        <w:r>
          <w:delText xml:space="preserve">that is true for all positive integers</w:delText>
        </w:r>
      </w:del>
      <w:del w:id="4475" w:author="PR Preview" w:date="2026-01-01T00:00:00Z">
        <w:r>
          <w:delText xml:space="preserve"> </w:delText>
        </w:r>
      </w:del>
      <w:del w:id="4476" w:author="PR Preview" w:date="2026-01-01T00:00:00Z">
        <w:r>
          <w:delText xml:space="preserve">can be derived from the eleven identities in</w:delText>
        </w:r>
      </w:del>
      <w:del w:id="4477" w:author="PR Preview" w:date="2026-01-01T00:00:00Z">
        <w:r>
          <w:delText xml:space="preserve"> </w:delText>
        </w:r>
      </w:del>
      <w:hyperlink w:anchor="rem-tarski-identities">
        <w:del w:id="4478" w:author="PR Preview" w:date="2026-01-01T00:00:00Z">
          <w:r>
            <w:rPr>
              <w:rStyle w:val="Hyperlink"/>
            </w:rPr>
            <w:delText xml:space="preserve">Remark 16</w:delText>
          </w:r>
        </w:del>
      </w:hyperlink>
      <w:del w:id="4479" w:author="PR Preview" w:date="2026-01-01T00:00:00Z">
        <w:r>
          <w:delText xml:space="preserve">.</w:delText>
        </w:r>
      </w:del>
      <w:del w:id="4480" w:author="PR Preview" w:date="2026-01-01T00:00:00Z">
        <w:r>
          <w:delText xml:space="preserve"> </w:delText>
        </w:r>
      </w:del>
      <w:del w:id="4481" w:author="PR Preview" w:date="2026-01-01T00:00:00Z">
        <w:r>
          <w:delText xml:space="preserve">It cannot:</w:delText>
        </w:r>
      </w:del>
      <w:del w:id="4482" w:author="PR Preview" w:date="2026-01-01T00:00:00Z">
        <w:r>
          <w:delText xml:space="preserve"> </w:delText>
        </w:r>
      </w:del>
      <w:del w:id="4483" w:author="PR Preview" w:date="2026-01-01T00:00:00Z">
        <w:r>
          <w:delText xml:space="preserve">Wilkie found an identity that is true for all positive integers</w:delText>
        </w:r>
      </w:del>
      <w:del w:id="4484" w:author="PR Preview" w:date="2026-01-01T00:00:00Z">
        <w:r>
          <w:delText xml:space="preserve"> </w:delText>
        </w:r>
      </w:del>
      <w:del w:id="4485" w:author="PR Preview" w:date="2026-01-01T00:00:00Z">
        <w:r>
          <w:delText xml:space="preserve">but does not follow from them.</w:delText>
        </w:r>
      </w:del>
      <w:del w:id="4486" w:author="PR Preview" w:date="2026-01-01T00:00:00Z">
        <w:r>
          <w:delText xml:space="preserve"> </w:delText>
        </w:r>
      </w:del>
      <w:del w:id="4487" w:author="PR Preview" w:date="2026-01-01T00:00:00Z">
        <w:r>
          <w:delText xml:space="preserve">So this list is a useful core, not a complete rulebook.</w:delText>
        </w:r>
      </w:del>
    </w:p>
    <w:p>
      <w:pPr>
        <w:pStyle w:val="BodyText"/>
      </w:pPr>
      <w:del w:id="4488" w:author="PR Preview" w:date="2026-01-01T00:00:00Z">
        <w:r>
          <w:rPr>
            <w:b/>
            <w:bCs/>
          </w:rPr>
          <w:delText xml:space="preserve">Definition 50 (Contour line)</w:delText>
        </w:r>
      </w:del>
      <w:del w:id="4489" w:author="PR Preview" w:date="2026-01-01T00:00:00Z">
        <w:r>
          <w:delText xml:space="preserve"> </w:delText>
        </w:r>
      </w:del>
      <w:del w:id="4490" w:author="PR Preview" w:date="2026-01-01T00:00:00Z">
        <w:r>
          <w:delText xml:space="preserve">For a function</w:delText>
        </w:r>
      </w:del>
      <w:del w:id="4491" w:author="PR Preview" w:date="2026-01-01T00:00:00Z">
        <w:r>
          <w:delText xml:space="preserve"> </w:delText>
        </w:r>
      </w:del>
      <m:oMath>
        <m:r>
          <m:t>g</m:t>
        </m:r>
      </m:oMath>
      <w:del w:id="4492" w:author="PR Preview" w:date="2026-01-01T00:00:00Z">
        <w:r>
          <w:delText xml:space="preserve"> </w:delText>
        </w:r>
      </w:del>
      <w:del w:id="4493" w:author="PR Preview" w:date="2026-01-01T00:00:00Z">
        <w:r>
          <w:delText xml:space="preserve">of two real variables</w:delText>
        </w:r>
      </w:del>
      <w:del w:id="4494" w:author="PR Preview" w:date="2026-01-01T00:00:00Z">
        <w:r>
          <w:delText xml:space="preserve"> </w:delText>
        </w:r>
      </w:del>
      <m:oMath>
        <m:r>
          <m:t>b</m:t>
        </m:r>
      </m:oMath>
      <w:del w:id="4495" w:author="PR Preview" w:date="2026-01-01T00:00:00Z">
        <w:r>
          <w:delText xml:space="preserve"> </w:delText>
        </w:r>
      </w:del>
      <w:del w:id="4496" w:author="PR Preview" w:date="2026-01-01T00:00:00Z">
        <w:r>
          <w:delText xml:space="preserve">and</w:delText>
        </w:r>
      </w:del>
      <w:del w:id="4497" w:author="PR Preview" w:date="2026-01-01T00:00:00Z">
        <w:r>
          <w:delText xml:space="preserve"> </w:delText>
        </w:r>
      </w:del>
      <m:oMath>
        <m:r>
          <m:t>c</m:t>
        </m:r>
      </m:oMath>
      <w:del w:id="4498" w:author="PR Preview" w:date="2026-01-01T00:00:00Z">
        <w:r>
          <w:delText xml:space="preserve"> </w:delText>
        </w:r>
      </w:del>
      <w:del w:id="4499" w:author="PR Preview" w:date="2026-01-01T00:00:00Z">
        <w:r>
          <w:delText xml:space="preserve">and a number</w:delText>
        </w:r>
      </w:del>
      <w:del w:id="4500" w:author="PR Preview" w:date="2026-01-01T00:00:00Z">
        <w:r>
          <w:delText xml:space="preserve"> </w:delText>
        </w:r>
      </w:del>
      <m:oMath>
        <m:r>
          <m:t>k</m:t>
        </m:r>
      </m:oMath>
      <w:del w:id="4501" w:author="PR Preview" w:date="2026-01-01T00:00:00Z">
        <w:r>
          <w:delText xml:space="preserve">,</w:delText>
        </w:r>
      </w:del>
      <w:del w:id="4502" w:author="PR Preview" w:date="2026-01-01T00:00:00Z">
        <w:r>
          <w:delText xml:space="preserve"> </w:delText>
        </w:r>
      </w:del>
      <w:del w:id="4503" w:author="PR Preview" w:date="2026-01-01T00:00:00Z">
        <w:r>
          <w:delText xml:space="preserve">the</w:delText>
        </w:r>
      </w:del>
      <w:del w:id="4504" w:author="PR Preview" w:date="2026-01-01T00:00:00Z">
        <w:r>
          <w:delText xml:space="preserve"> </w:delText>
        </w:r>
      </w:del>
      <w:del w:id="4505" w:author="PR Preview" w:date="2026-01-01T00:00:00Z">
        <w:r>
          <w:rPr>
            <w:b/>
            <w:bCs/>
          </w:rPr>
          <w:delText xml:space="preserve">contour line</w:delText>
        </w:r>
      </w:del>
      <w:del w:id="4506" w:author="PR Preview" w:date="2026-01-01T00:00:00Z">
        <w:r>
          <w:delText xml:space="preserve"> </w:delText>
        </w:r>
      </w:del>
      <w:del w:id="4507" w:author="PR Preview" w:date="2026-01-01T00:00:00Z">
        <w:r>
          <w:delText xml:space="preserve">of</w:delText>
        </w:r>
      </w:del>
      <w:del w:id="4508" w:author="PR Preview" w:date="2026-01-01T00:00:00Z">
        <w:r>
          <w:delText xml:space="preserve"> </w:delText>
        </w:r>
      </w:del>
      <m:oMath>
        <m:r>
          <m:t>g</m:t>
        </m:r>
      </m:oMath>
      <w:del w:id="4509" w:author="PR Preview" w:date="2026-01-01T00:00:00Z">
        <w:r>
          <w:delText xml:space="preserve"> </w:delText>
        </w:r>
      </w:del>
      <w:del w:id="4510" w:author="PR Preview" w:date="2026-01-01T00:00:00Z">
        <w:r>
          <w:delText xml:space="preserve">at height</w:delText>
        </w:r>
      </w:del>
      <w:del w:id="4511" w:author="PR Preview" w:date="2026-01-01T00:00:00Z">
        <w:r>
          <w:delText xml:space="preserve"> </w:delText>
        </w:r>
      </w:del>
      <m:oMath>
        <m:r>
          <m:t>k</m:t>
        </m:r>
      </m:oMath>
      <w:del w:id="4512" w:author="PR Preview" w:date="2026-01-01T00:00:00Z">
        <w:r>
          <w:delText xml:space="preserve"> </w:delText>
        </w:r>
      </w:del>
      <w:del w:id="4513" w:author="PR Preview" w:date="2026-01-01T00:00:00Z">
        <w:r>
          <w:delText xml:space="preserve">is the set of points where</w:delText>
        </w:r>
      </w:del>
      <w:del w:id="4514" w:author="PR Preview" w:date="2026-01-01T00:00:00Z">
        <w:r>
          <w:delText xml:space="preserve"> </w:delText>
        </w:r>
      </w:del>
      <m:oMath>
        <m:r>
          <m:t>g</m:t>
        </m:r>
      </m:oMath>
      <w:del w:id="4515" w:author="PR Preview" w:date="2026-01-01T00:00:00Z">
        <w:r>
          <w:delText xml:space="preserve"> </w:delText>
        </w:r>
      </w:del>
      <w:del w:id="4516" w:author="PR Preview" w:date="2026-01-01T00:00:00Z">
        <w:r>
          <w:delText xml:space="preserve">equals</w:delText>
        </w:r>
      </w:del>
      <w:del w:id="4517" w:author="PR Preview" w:date="2026-01-01T00:00:00Z">
        <w:r>
          <w:delText xml:space="preserve"> </w:delText>
        </w:r>
      </w:del>
      <m:oMath>
        <m:r>
          <m:t>k</m:t>
        </m:r>
      </m:oMath>
      <w:del w:id="451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del w:id="4519" w:author="PR Preview" w:date="2026-01-01T00:00:00Z">
        <w:r>
          <w:delText xml:space="preserve">On a plot of the surface</w:delText>
        </w:r>
      </w:del>
      <w:del w:id="4520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4521" w:author="PR Preview" w:date="2026-01-01T00:00:00Z">
        <w:r>
          <w:delText xml:space="preserve">,</w:delText>
        </w:r>
      </w:del>
      <w:del w:id="4522" w:author="PR Preview" w:date="2026-01-01T00:00:00Z">
        <w:r>
          <w:delText xml:space="preserve"> </w:delText>
        </w:r>
      </w:del>
      <w:del w:id="4523" w:author="PR Preview" w:date="2026-01-01T00:00:00Z">
        <w:r>
          <w:delText xml:space="preserve">it is the curve along which the surface has height</w:delText>
        </w:r>
      </w:del>
      <w:del w:id="4524" w:author="PR Preview" w:date="2026-01-01T00:00:00Z">
        <w:r>
          <w:delText xml:space="preserve"> </w:delText>
        </w:r>
      </w:del>
      <m:oMath>
        <m:r>
          <m:t>k</m:t>
        </m:r>
      </m:oMath>
      <w:del w:id="4525" w:author="PR Preview" w:date="2026-01-01T00:00:00Z">
        <w:r>
          <w:delText xml:space="preserve">.</w:delText>
        </w:r>
      </w:del>
    </w:p>
    <w:p>
      <w:pPr>
        <w:pStyle w:val="BodyText"/>
      </w:pPr>
      <w:del w:id="4526" w:author="PR Preview" w:date="2026-01-01T00:00:00Z">
        <w:r>
          <w:rPr>
            <w:b/>
            <w:bCs/>
          </w:rPr>
          <w:delText xml:space="preserve">Example 49 (Contour lines of a bowl)</w:delText>
        </w:r>
      </w:del>
      <w:del w:id="4527" w:author="PR Preview" w:date="2026-01-01T00:00:00Z">
        <w:r>
          <w:delText xml:space="preserve"> </w:delText>
        </w:r>
      </w:del>
      <w:del w:id="4528" w:author="PR Preview" w:date="2026-01-01T00:00:00Z">
        <w:r>
          <w:delText xml:space="preserve">For</w:delText>
        </w:r>
      </w:del>
      <w:del w:id="452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del w:id="4530" w:author="PR Preview" w:date="2026-01-01T00:00:00Z">
        <w:r>
          <w:delText xml:space="preserve">,</w:delText>
        </w:r>
      </w:del>
      <w:del w:id="4531" w:author="PR Preview" w:date="2026-01-01T00:00:00Z">
        <w:r>
          <w:delText xml:space="preserve"> </w:delText>
        </w:r>
      </w:del>
      <w:del w:id="4532" w:author="PR Preview" w:date="2026-01-01T00:00:00Z">
        <w:r>
          <w:delText xml:space="preserve">the contour line at height</w:delText>
        </w:r>
      </w:del>
      <w:del w:id="453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4534" w:author="PR Preview" w:date="2026-01-01T00:00:00Z">
        <w:r>
          <w:delText xml:space="preserve"> </w:delText>
        </w:r>
      </w:del>
      <w:del w:id="4535" w:author="PR Preview" w:date="2026-01-01T00:00:00Z">
        <w:r>
          <w:delText xml:space="preserve">is</w:delText>
        </w:r>
      </w:del>
      <w:del w:id="45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del w:id="4537" w:author="PR Preview" w:date="2026-01-01T00:00:00Z">
        <w:r>
          <w:delText xml:space="preserve">,</w:delText>
        </w:r>
      </w:del>
      <w:del w:id="4538" w:author="PR Preview" w:date="2026-01-01T00:00:00Z">
        <w:r>
          <w:delText xml:space="preserve"> </w:delText>
        </w:r>
      </w:del>
      <w:del w:id="4539" w:author="PR Preview" w:date="2026-01-01T00:00:00Z">
        <w:r>
          <w:delText xml:space="preserve">the circle of radius</w:delText>
        </w:r>
      </w:del>
      <w:del w:id="4540" w:author="PR Preview" w:date="2026-01-01T00:00:00Z">
        <w:r>
          <w:delText xml:space="preserve"> </w:delText>
        </w:r>
      </w:del>
      <m:oMath>
        <m:r>
          <m:t>2</m:t>
        </m:r>
      </m:oMath>
      <w:del w:id="4541" w:author="PR Preview" w:date="2026-01-01T00:00:00Z">
        <w:r>
          <w:delText xml:space="preserve"> </w:delText>
        </w:r>
      </w:del>
      <w:del w:id="4542" w:author="PR Preview" w:date="2026-01-01T00:00:00Z">
        <w:r>
          <w:delText xml:space="preserve">around</w:delText>
        </w:r>
      </w:del>
      <w:del w:id="45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544" w:author="PR Preview" w:date="2026-01-01T00:00:00Z">
        <w:r>
          <w:delText xml:space="preserve">:</w:delText>
        </w:r>
      </w:del>
      <w:del w:id="4545" w:author="PR Preview" w:date="2026-01-01T00:00:00Z">
        <w:r>
          <w:delText xml:space="preserve"> </w:delText>
        </w:r>
      </w:del>
      <w:del w:id="4546" w:author="PR Preview" w:date="2026-01-01T00:00:00Z">
        <w:r>
          <w:delText xml:space="preserve">for example,</w:delText>
        </w:r>
      </w:del>
    </w:p>
    <w:p>
      <w:pPr>
        <w:pStyle w:val="FirstParagraph"/>
      </w:pPr>
      <w:ins w:id="4547" w:author="PR Preview" w:date="2026-01-01T00:00:00Z">
        <w:r>
          <w:rPr>
            <w:i/>
            <w:iCs/>
          </w:rPr>
          <w:t xml:space="preserve">Remark 19</w:t>
        </w:r>
      </w:ins>
      <w:ins w:id="4548" w:author="PR Preview" w:date="2026-01-01T00:00:00Z">
        <w:r>
          <w:t xml:space="preserve"> (Tarski’s identities are not complete). </w:t>
        </w:r>
      </w:ins>
      <w:ins w:id="4549" w:author="PR Preview" w:date="2026-01-01T00:00:00Z">
        <w:r>
          <w:t xml:space="preserve">Tarski asked whether every identity in</w:t>
        </w:r>
      </w:ins>
      <w:ins w:id="4550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</m:oMath>
      <w:ins w:id="4551" w:author="PR Preview" w:date="2026-01-01T00:00:00Z">
        <w:r>
          <w:t xml:space="preserve">,</w:t>
        </w:r>
      </w:ins>
      <w:ins w:id="4552" w:author="PR Preview" w:date="2026-01-01T00:00:00Z">
        <w:r>
          <w:t xml:space="preserve"> </w:t>
        </w:r>
      </w:ins>
      <m:oMath>
        <m:r>
          <m:rPr>
            <m:sty m:val="p"/>
          </m:rPr>
          <m:t>×</m:t>
        </m:r>
      </m:oMath>
      <w:ins w:id="4553" w:author="PR Preview" w:date="2026-01-01T00:00:00Z">
        <w:r>
          <w:t xml:space="preserve">, exponentiation and 1</w:t>
        </w:r>
      </w:ins>
      <w:ins w:id="4554" w:author="PR Preview" w:date="2026-01-01T00:00:00Z">
        <w:r>
          <w:t xml:space="preserve"> </w:t>
        </w:r>
      </w:ins>
      <w:ins w:id="4555" w:author="PR Preview" w:date="2026-01-01T00:00:00Z">
        <w:r>
          <w:t xml:space="preserve">that is true for all positive integers</w:t>
        </w:r>
      </w:ins>
      <w:ins w:id="4556" w:author="PR Preview" w:date="2026-01-01T00:00:00Z">
        <w:r>
          <w:t xml:space="preserve"> </w:t>
        </w:r>
      </w:ins>
      <w:ins w:id="4557" w:author="PR Preview" w:date="2026-01-01T00:00:00Z">
        <w:r>
          <w:t xml:space="preserve">can be derived from the eleven identities in</w:t>
        </w:r>
      </w:ins>
      <w:ins w:id="4558" w:author="PR Preview" w:date="2026-01-01T00:00:00Z">
        <w:r>
          <w:t xml:space="preserve"> </w:t>
        </w:r>
      </w:ins>
      <w:hyperlink w:anchor="rem-tarski-identities">
        <w:ins w:id="4559" w:author="PR Preview" w:date="2026-01-01T00:00:00Z">
          <w:r>
            <w:rPr>
              <w:rStyle w:val="Hyperlink"/>
            </w:rPr>
            <w:t xml:space="preserve">Remark 18</w:t>
          </w:r>
        </w:ins>
      </w:hyperlink>
      <w:ins w:id="4560" w:author="PR Preview" w:date="2026-01-01T00:00:00Z">
        <w:r>
          <w:t xml:space="preserve">.</w:t>
        </w:r>
      </w:ins>
      <w:ins w:id="4561" w:author="PR Preview" w:date="2026-01-01T00:00:00Z">
        <w:r>
          <w:t xml:space="preserve"> </w:t>
        </w:r>
      </w:ins>
      <w:ins w:id="4562" w:author="PR Preview" w:date="2026-01-01T00:00:00Z">
        <w:r>
          <w:t xml:space="preserve">It cannot:</w:t>
        </w:r>
      </w:ins>
      <w:ins w:id="4563" w:author="PR Preview" w:date="2026-01-01T00:00:00Z">
        <w:r>
          <w:t xml:space="preserve"> </w:t>
        </w:r>
      </w:ins>
      <w:ins w:id="4564" w:author="PR Preview" w:date="2026-01-01T00:00:00Z">
        <w:r>
          <w:t xml:space="preserve">Wilkie found an identity that is true for all positive integers</w:t>
        </w:r>
      </w:ins>
      <w:ins w:id="4565" w:author="PR Preview" w:date="2026-01-01T00:00:00Z">
        <w:r>
          <w:t xml:space="preserve"> </w:t>
        </w:r>
      </w:ins>
      <w:ins w:id="4566" w:author="PR Preview" w:date="2026-01-01T00:00:00Z">
        <w:r>
          <w:t xml:space="preserve">but does not follow from them.</w:t>
        </w:r>
      </w:ins>
      <w:ins w:id="4567" w:author="PR Preview" w:date="2026-01-01T00:00:00Z">
        <w:r>
          <w:t xml:space="preserve"> </w:t>
        </w:r>
      </w:ins>
      <w:ins w:id="4568" w:author="PR Preview" w:date="2026-01-01T00:00:00Z">
        <w:r>
          <w:t xml:space="preserve">So this list is a useful core, not a complete rulebook.</w:t>
        </w:r>
      </w:ins>
    </w:p>
    <w:bookmarkEnd w:id="222"/>
    <w:bookmarkStart w:id="223" w:name="def-contour-line"/>
    <w:p>
      <w:pPr>
        <w:pStyle w:val="BodyText"/>
      </w:pPr>
      <w:ins w:id="4569" w:author="PR Preview" w:date="2026-01-01T00:00:00Z">
        <w:r>
          <w:rPr>
            <w:b/>
            <w:bCs/>
          </w:rPr>
          <w:t xml:space="preserve">Definition 52 (Contour line)</w:t>
        </w:r>
      </w:ins>
      <w:ins w:id="4570" w:author="PR Preview" w:date="2026-01-01T00:00:00Z">
        <w:r>
          <w:t xml:space="preserve"> </w:t>
        </w:r>
      </w:ins>
      <w:ins w:id="4571" w:author="PR Preview" w:date="2026-01-01T00:00:00Z">
        <w:r>
          <w:t xml:space="preserve">For a function</w:t>
        </w:r>
      </w:ins>
      <w:ins w:id="4572" w:author="PR Preview" w:date="2026-01-01T00:00:00Z">
        <w:r>
          <w:t xml:space="preserve"> </w:t>
        </w:r>
      </w:ins>
      <m:oMath>
        <m:r>
          <m:t>g</m:t>
        </m:r>
      </m:oMath>
      <w:ins w:id="4573" w:author="PR Preview" w:date="2026-01-01T00:00:00Z">
        <w:r>
          <w:t xml:space="preserve"> </w:t>
        </w:r>
      </w:ins>
      <w:ins w:id="4574" w:author="PR Preview" w:date="2026-01-01T00:00:00Z">
        <w:r>
          <w:t xml:space="preserve">of two real variables</w:t>
        </w:r>
      </w:ins>
      <w:ins w:id="4575" w:author="PR Preview" w:date="2026-01-01T00:00:00Z">
        <w:r>
          <w:t xml:space="preserve"> </w:t>
        </w:r>
      </w:ins>
      <m:oMath>
        <m:r>
          <m:t>b</m:t>
        </m:r>
      </m:oMath>
      <w:ins w:id="4576" w:author="PR Preview" w:date="2026-01-01T00:00:00Z">
        <w:r>
          <w:t xml:space="preserve"> </w:t>
        </w:r>
      </w:ins>
      <w:ins w:id="4577" w:author="PR Preview" w:date="2026-01-01T00:00:00Z">
        <w:r>
          <w:t xml:space="preserve">and</w:t>
        </w:r>
      </w:ins>
      <w:ins w:id="4578" w:author="PR Preview" w:date="2026-01-01T00:00:00Z">
        <w:r>
          <w:t xml:space="preserve"> </w:t>
        </w:r>
      </w:ins>
      <m:oMath>
        <m:r>
          <m:t>c</m:t>
        </m:r>
      </m:oMath>
      <w:ins w:id="4579" w:author="PR Preview" w:date="2026-01-01T00:00:00Z">
        <w:r>
          <w:t xml:space="preserve"> </w:t>
        </w:r>
      </w:ins>
      <w:ins w:id="4580" w:author="PR Preview" w:date="2026-01-01T00:00:00Z">
        <w:r>
          <w:t xml:space="preserve">and a number</w:t>
        </w:r>
      </w:ins>
      <w:ins w:id="4581" w:author="PR Preview" w:date="2026-01-01T00:00:00Z">
        <w:r>
          <w:t xml:space="preserve"> </w:t>
        </w:r>
      </w:ins>
      <m:oMath>
        <m:r>
          <m:t>k</m:t>
        </m:r>
      </m:oMath>
      <w:ins w:id="4582" w:author="PR Preview" w:date="2026-01-01T00:00:00Z">
        <w:r>
          <w:t xml:space="preserve">,</w:t>
        </w:r>
      </w:ins>
      <w:ins w:id="4583" w:author="PR Preview" w:date="2026-01-01T00:00:00Z">
        <w:r>
          <w:t xml:space="preserve"> </w:t>
        </w:r>
      </w:ins>
      <w:ins w:id="4584" w:author="PR Preview" w:date="2026-01-01T00:00:00Z">
        <w:r>
          <w:t xml:space="preserve">the</w:t>
        </w:r>
      </w:ins>
      <w:ins w:id="4585" w:author="PR Preview" w:date="2026-01-01T00:00:00Z">
        <w:r>
          <w:t xml:space="preserve"> </w:t>
        </w:r>
      </w:ins>
      <w:ins w:id="4586" w:author="PR Preview" w:date="2026-01-01T00:00:00Z">
        <w:r>
          <w:rPr>
            <w:b/>
            <w:bCs/>
          </w:rPr>
          <w:t xml:space="preserve">contour line</w:t>
        </w:r>
      </w:ins>
      <w:ins w:id="4587" w:author="PR Preview" w:date="2026-01-01T00:00:00Z">
        <w:r>
          <w:t xml:space="preserve"> </w:t>
        </w:r>
      </w:ins>
      <w:ins w:id="4588" w:author="PR Preview" w:date="2026-01-01T00:00:00Z">
        <w:r>
          <w:t xml:space="preserve">of</w:t>
        </w:r>
      </w:ins>
      <w:ins w:id="4589" w:author="PR Preview" w:date="2026-01-01T00:00:00Z">
        <w:r>
          <w:t xml:space="preserve"> </w:t>
        </w:r>
      </w:ins>
      <m:oMath>
        <m:r>
          <m:t>g</m:t>
        </m:r>
      </m:oMath>
      <w:ins w:id="4590" w:author="PR Preview" w:date="2026-01-01T00:00:00Z">
        <w:r>
          <w:t xml:space="preserve"> </w:t>
        </w:r>
      </w:ins>
      <w:ins w:id="4591" w:author="PR Preview" w:date="2026-01-01T00:00:00Z">
        <w:r>
          <w:t xml:space="preserve">at height</w:t>
        </w:r>
      </w:ins>
      <w:ins w:id="4592" w:author="PR Preview" w:date="2026-01-01T00:00:00Z">
        <w:r>
          <w:t xml:space="preserve"> </w:t>
        </w:r>
      </w:ins>
      <m:oMath>
        <m:r>
          <m:t>k</m:t>
        </m:r>
      </m:oMath>
      <w:ins w:id="4593" w:author="PR Preview" w:date="2026-01-01T00:00:00Z">
        <w:r>
          <w:t xml:space="preserve"> </w:t>
        </w:r>
      </w:ins>
      <w:ins w:id="4594" w:author="PR Preview" w:date="2026-01-01T00:00:00Z">
        <w:r>
          <w:t xml:space="preserve">is the set of points where</w:t>
        </w:r>
      </w:ins>
      <w:ins w:id="4595" w:author="PR Preview" w:date="2026-01-01T00:00:00Z">
        <w:r>
          <w:t xml:space="preserve"> </w:t>
        </w:r>
      </w:ins>
      <m:oMath>
        <m:r>
          <m:t>g</m:t>
        </m:r>
      </m:oMath>
      <w:ins w:id="4596" w:author="PR Preview" w:date="2026-01-01T00:00:00Z">
        <w:r>
          <w:t xml:space="preserve"> </w:t>
        </w:r>
      </w:ins>
      <w:ins w:id="4597" w:author="PR Preview" w:date="2026-01-01T00:00:00Z">
        <w:r>
          <w:t xml:space="preserve">equals</w:t>
        </w:r>
      </w:ins>
      <w:ins w:id="4598" w:author="PR Preview" w:date="2026-01-01T00:00:00Z">
        <w:r>
          <w:t xml:space="preserve"> </w:t>
        </w:r>
      </w:ins>
      <m:oMath>
        <m:r>
          <m:t>k</m:t>
        </m:r>
      </m:oMath>
      <w:ins w:id="459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ins w:id="4600" w:author="PR Preview" w:date="2026-01-01T00:00:00Z">
        <w:r>
          <w:rPr>
            <w:b/>
            <w:bCs/>
          </w:rPr>
          <w:t xml:space="preserve">Example 50 (Contour lines of a bowl)</w:t>
        </w:r>
      </w:ins>
      <w:ins w:id="4601" w:author="PR Preview" w:date="2026-01-01T00:00:00Z">
        <w:r>
          <w:t xml:space="preserve"> </w:t>
        </w:r>
      </w:ins>
      <w:ins w:id="4602" w:author="PR Preview" w:date="2026-01-01T00:00:00Z">
        <w:r>
          <w:t xml:space="preserve">For</w:t>
        </w:r>
      </w:ins>
      <w:ins w:id="460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4604" w:author="PR Preview" w:date="2026-01-01T00:00:00Z">
        <w:r>
          <w:t xml:space="preserve">,</w:t>
        </w:r>
      </w:ins>
      <w:ins w:id="4605" w:author="PR Preview" w:date="2026-01-01T00:00:00Z">
        <w:r>
          <w:t xml:space="preserve"> </w:t>
        </w:r>
      </w:ins>
      <w:ins w:id="4606" w:author="PR Preview" w:date="2026-01-01T00:00:00Z">
        <w:r>
          <w:t xml:space="preserve">the contour line at height</w:t>
        </w:r>
      </w:ins>
      <w:ins w:id="460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4608" w:author="PR Preview" w:date="2026-01-01T00:00:00Z">
        <w:r>
          <w:t xml:space="preserve"> </w:t>
        </w:r>
      </w:ins>
      <w:ins w:id="4609" w:author="PR Preview" w:date="2026-01-01T00:00:00Z">
        <w:r>
          <w:t xml:space="preserve">is</w:t>
        </w:r>
      </w:ins>
      <w:ins w:id="461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ins w:id="4611" w:author="PR Preview" w:date="2026-01-01T00:00:00Z">
        <w:r>
          <w:t xml:space="preserve">,</w:t>
        </w:r>
      </w:ins>
      <w:ins w:id="4612" w:author="PR Preview" w:date="2026-01-01T00:00:00Z">
        <w:r>
          <w:t xml:space="preserve"> </w:t>
        </w:r>
      </w:ins>
      <w:ins w:id="4613" w:author="PR Preview" w:date="2026-01-01T00:00:00Z">
        <w:r>
          <w:t xml:space="preserve">the circle of radius</w:t>
        </w:r>
      </w:ins>
      <w:ins w:id="4614" w:author="PR Preview" w:date="2026-01-01T00:00:00Z">
        <w:r>
          <w:t xml:space="preserve"> </w:t>
        </w:r>
      </w:ins>
      <m:oMath>
        <m:r>
          <m:t>2</m:t>
        </m:r>
      </m:oMath>
      <w:ins w:id="4615" w:author="PR Preview" w:date="2026-01-01T00:00:00Z">
        <w:r>
          <w:t xml:space="preserve"> </w:t>
        </w:r>
      </w:ins>
      <w:ins w:id="4616" w:author="PR Preview" w:date="2026-01-01T00:00:00Z">
        <w:r>
          <w:t xml:space="preserve">around</w:t>
        </w:r>
      </w:ins>
      <w:ins w:id="461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618" w:author="PR Preview" w:date="2026-01-01T00:00:00Z">
        <w:r>
          <w:t xml:space="preserve">:</w:t>
        </w:r>
      </w:ins>
      <w:ins w:id="4619" w:author="PR Preview" w:date="2026-01-01T00:00:00Z">
        <w:r>
          <w:t xml:space="preserve"> </w:t>
        </w:r>
      </w:ins>
      <w:ins w:id="4620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ins w:id="4621" w:author="PR Preview" w:date="2026-01-01T00:00:00Z">
        <w:r>
          <w:rPr>
            <w:i/>
            <w:iCs/>
          </w:rPr>
          <w:t xml:space="preserve">Remark 20</w:t>
        </w:r>
      </w:ins>
      <w:ins w:id="4622" w:author="PR Preview" w:date="2026-01-01T00:00:00Z">
        <w:r>
          <w:t xml:space="preserve"> (Contour lines on a plot of a surface). </w:t>
        </w:r>
      </w:ins>
      <w:ins w:id="4623" w:author="PR Preview" w:date="2026-01-01T00:00:00Z">
        <w:r>
          <w:t xml:space="preserve">On a plot of the surface</w:t>
        </w:r>
      </w:ins>
      <w:ins w:id="462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4625" w:author="PR Preview" w:date="2026-01-01T00:00:00Z">
        <w:r>
          <w:t xml:space="preserve">,</w:t>
        </w:r>
      </w:ins>
      <w:ins w:id="4626" w:author="PR Preview" w:date="2026-01-01T00:00:00Z">
        <w:r>
          <w:t xml:space="preserve"> </w:t>
        </w:r>
      </w:ins>
      <w:ins w:id="4627" w:author="PR Preview" w:date="2026-01-01T00:00:00Z">
        <w:r>
          <w:t xml:space="preserve">the</w:t>
        </w:r>
      </w:ins>
      <w:ins w:id="4628" w:author="PR Preview" w:date="2026-01-01T00:00:00Z">
        <w:r>
          <w:t xml:space="preserve"> </w:t>
        </w:r>
      </w:ins>
      <w:hyperlink w:anchor="def-contour-line">
        <w:ins w:id="4629" w:author="PR Preview" w:date="2026-01-01T00:00:00Z">
          <w:r>
            <w:rPr>
              <w:rStyle w:val="Hyperlink"/>
            </w:rPr>
            <w:t xml:space="preserve">contour line</w:t>
          </w:r>
        </w:ins>
      </w:hyperlink>
      <w:ins w:id="4630" w:author="PR Preview" w:date="2026-01-01T00:00:00Z">
        <w:r>
          <w:t xml:space="preserve"> </w:t>
        </w:r>
      </w:ins>
      <w:ins w:id="4631" w:author="PR Preview" w:date="2026-01-01T00:00:00Z">
        <w:r>
          <w:t xml:space="preserve">is the curve along which the surface has height</w:t>
        </w:r>
      </w:ins>
      <w:ins w:id="4632" w:author="PR Preview" w:date="2026-01-01T00:00:00Z">
        <w:r>
          <w:t xml:space="preserve"> </w:t>
        </w:r>
      </w:ins>
      <m:oMath>
        <m:r>
          <m:t>k</m:t>
        </m:r>
      </m:oMath>
      <w:ins w:id="4633" w:author="PR Preview" w:date="2026-01-01T00:00:00Z">
        <w:r>
          <w:t xml:space="preserve">.</w:t>
        </w:r>
      </w:ins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del w:id="4634" w:author="PR Preview" w:date="2026-01-01T00:00:00Z">
        <w:r>
          <w:rPr>
            <w:i/>
            <w:iCs/>
          </w:rPr>
          <w:delText xml:space="preserve">Solution 9</w:delText>
        </w:r>
      </w:del>
      <w:del w:id="4635" w:author="PR Preview" w:date="2026-01-01T00:00:00Z">
        <w:r>
          <w:delText xml:space="preserve">. </w:delText>
        </w:r>
      </w:del>
      <w:del w:id="4636" w:author="PR Preview" w:date="2026-01-01T00:00:00Z">
        <w:r>
          <w:delText xml:space="preserve">We only count a pair</w:delText>
        </w:r>
      </w:del>
      <w:del w:id="463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4638" w:author="PR Preview" w:date="2026-01-01T00:00:00Z">
        <w:r>
          <w:delText xml:space="preserve"> </w:delText>
        </w:r>
      </w:del>
      <w:del w:id="4639" w:author="PR Preview" w:date="2026-01-01T00:00:00Z">
        <w:r>
          <w:delText xml:space="preserve">when</w:delText>
        </w:r>
      </w:del>
      <w:del w:id="4640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4641" w:author="PR Preview" w:date="2026-01-01T00:00:00Z">
        <w:r>
          <w:delText xml:space="preserve"> </w:delText>
        </w:r>
      </w:del>
      <w:del w:id="4642" w:author="PR Preview" w:date="2026-01-01T00:00:00Z">
        <w:r>
          <w:delText xml:space="preserve">is defined,</w:delText>
        </w:r>
      </w:del>
      <w:del w:id="4643" w:author="PR Preview" w:date="2026-01-01T00:00:00Z">
        <w:r>
          <w:delText xml:space="preserve"> </w:delText>
        </w:r>
      </w:del>
      <w:del w:id="4644" w:author="PR Preview" w:date="2026-01-01T00:00:00Z">
        <w:r>
          <w:delText xml:space="preserve">so for</w:delText>
        </w:r>
      </w:del>
      <w:del w:id="464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4646" w:author="PR Preview" w:date="2026-01-01T00:00:00Z">
        <w:r>
          <w:delText xml:space="preserve"> </w:delText>
        </w:r>
      </w:del>
      <w:del w:id="4647" w:author="PR Preview" w:date="2026-01-01T00:00:00Z">
        <w:r>
          <w:delText xml:space="preserve">we only consider integer</w:delText>
        </w:r>
      </w:del>
      <w:del w:id="4648" w:author="PR Preview" w:date="2026-01-01T00:00:00Z">
        <w:r>
          <w:delText xml:space="preserve"> </w:delText>
        </w:r>
      </w:del>
      <m:oMath>
        <m:r>
          <m:t>c</m:t>
        </m:r>
      </m:oMath>
      <w:del w:id="4649" w:author="PR Preview" w:date="2026-01-01T00:00:00Z">
        <w:r>
          <w:delText xml:space="preserve"> </w:delText>
        </w:r>
      </w:del>
      <w:del w:id="4650" w:author="PR Preview" w:date="2026-01-01T00:00:00Z">
        <w:r>
          <w:delText xml:space="preserve">(</w:delText>
        </w:r>
      </w:del>
      <w:hyperlink w:anchor="def-power-nonpositive-base">
        <w:del w:id="4651" w:author="PR Preview" w:date="2026-01-01T00:00:00Z">
          <w:r>
            <w:rPr>
              <w:rStyle w:val="Hyperlink"/>
            </w:rPr>
            <w:delText xml:space="preserve">Definition 49</w:delText>
          </w:r>
        </w:del>
      </w:hyperlink>
      <w:del w:id="4652" w:author="PR Preview" w:date="2026-01-01T00:00:00Z">
        <w:r>
          <w:delText xml:space="preserve">).</w:delText>
        </w:r>
      </w:del>
      <w:del w:id="4653" w:author="PR Preview" w:date="2026-01-01T00:00:00Z">
        <w:r>
          <w:delText xml:space="preserve"> </w:delText>
        </w:r>
      </w:del>
      <w:del w:id="4654" w:author="PR Preview" w:date="2026-01-01T00:00:00Z">
        <w:r>
          <w:delText xml:space="preserve">With that convention,</w:delText>
        </w:r>
      </w:del>
      <w:del w:id="4655" w:author="PR Preview" w:date="2026-01-01T00:00:00Z">
        <w:r>
          <w:delText xml:space="preserve"> </w:delText>
        </w:r>
      </w:del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del w:id="4656" w:author="PR Preview" w:date="2026-01-01T00:00:00Z">
        <w:r>
          <w:delText xml:space="preserve"> </w:delText>
        </w:r>
      </w:del>
      <w:del w:id="4657" w:author="PR Preview" w:date="2026-01-01T00:00:00Z">
        <w:r>
          <w:delText xml:space="preserve">in each of the following cases:</w:delText>
        </w:r>
      </w:del>
    </w:p>
    <w:p>
      <w:pPr>
        <w:pStyle w:val="BodyText"/>
      </w:pPr>
      <w:ins w:id="4658" w:author="PR Preview" w:date="2026-01-01T00:00:00Z">
        <w:r>
          <w:rPr>
            <w:i/>
            <w:iCs/>
          </w:rPr>
          <w:t xml:space="preserve">Solution 9</w:t>
        </w:r>
      </w:ins>
      <w:ins w:id="4659" w:author="PR Preview" w:date="2026-01-01T00:00:00Z">
        <w:r>
          <w:t xml:space="preserve">. </w:t>
        </w:r>
      </w:ins>
      <w:ins w:id="4660" w:author="PR Preview" w:date="2026-01-01T00:00:00Z">
        <w:r>
          <w:t xml:space="preserve">We only count a pair</w:t>
        </w:r>
      </w:ins>
      <w:ins w:id="46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4662" w:author="PR Preview" w:date="2026-01-01T00:00:00Z">
        <w:r>
          <w:t xml:space="preserve"> </w:t>
        </w:r>
      </w:ins>
      <w:ins w:id="4663" w:author="PR Preview" w:date="2026-01-01T00:00:00Z">
        <w:r>
          <w:t xml:space="preserve">when</w:t>
        </w:r>
      </w:ins>
      <w:ins w:id="4664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4665" w:author="PR Preview" w:date="2026-01-01T00:00:00Z">
        <w:r>
          <w:t xml:space="preserve"> </w:t>
        </w:r>
      </w:ins>
      <w:ins w:id="4666" w:author="PR Preview" w:date="2026-01-01T00:00:00Z">
        <w:r>
          <w:t xml:space="preserve">is defined,</w:t>
        </w:r>
      </w:ins>
      <w:ins w:id="4667" w:author="PR Preview" w:date="2026-01-01T00:00:00Z">
        <w:r>
          <w:t xml:space="preserve"> </w:t>
        </w:r>
      </w:ins>
      <w:ins w:id="4668" w:author="PR Preview" w:date="2026-01-01T00:00:00Z">
        <w:r>
          <w:t xml:space="preserve">so for</w:t>
        </w:r>
      </w:ins>
      <w:ins w:id="466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4670" w:author="PR Preview" w:date="2026-01-01T00:00:00Z">
        <w:r>
          <w:t xml:space="preserve"> </w:t>
        </w:r>
      </w:ins>
      <w:ins w:id="4671" w:author="PR Preview" w:date="2026-01-01T00:00:00Z">
        <w:r>
          <w:t xml:space="preserve">we only consider integer</w:t>
        </w:r>
      </w:ins>
      <w:ins w:id="4672" w:author="PR Preview" w:date="2026-01-01T00:00:00Z">
        <w:r>
          <w:t xml:space="preserve"> </w:t>
        </w:r>
      </w:ins>
      <m:oMath>
        <m:r>
          <m:t>c</m:t>
        </m:r>
      </m:oMath>
      <w:ins w:id="4673" w:author="PR Preview" w:date="2026-01-01T00:00:00Z">
        <w:r>
          <w:t xml:space="preserve"> </w:t>
        </w:r>
      </w:ins>
      <w:ins w:id="4674" w:author="PR Preview" w:date="2026-01-01T00:00:00Z">
        <w:r>
          <w:t xml:space="preserve">(</w:t>
        </w:r>
      </w:ins>
      <w:hyperlink w:anchor="def-power-nonpositive-base">
        <w:ins w:id="4675" w:author="PR Preview" w:date="2026-01-01T00:00:00Z">
          <w:r>
            <w:rPr>
              <w:rStyle w:val="Hyperlink"/>
            </w:rPr>
            <w:t xml:space="preserve">Definition 51</w:t>
          </w:r>
        </w:ins>
      </w:hyperlink>
      <w:ins w:id="4676" w:author="PR Preview" w:date="2026-01-01T00:00:00Z">
        <w:r>
          <w:t xml:space="preserve">).</w:t>
        </w:r>
      </w:ins>
      <w:ins w:id="4677" w:author="PR Preview" w:date="2026-01-01T00:00:00Z">
        <w:r>
          <w:t xml:space="preserve"> </w:t>
        </w:r>
      </w:ins>
      <w:ins w:id="4678" w:author="PR Preview" w:date="2026-01-01T00:00:00Z">
        <w:r>
          <w:t xml:space="preserve">With that convention,</w:t>
        </w:r>
      </w:ins>
      <w:ins w:id="4679" w:author="PR Preview" w:date="2026-01-01T00:00:00Z">
        <w:r>
          <w:t xml:space="preserve"> </w:t>
        </w:r>
      </w:ins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ins w:id="4680" w:author="PR Preview" w:date="2026-01-01T00:00:00Z">
        <w:r>
          <w:t xml:space="preserve"> </w:t>
        </w:r>
      </w:ins>
      <w:ins w:id="4681" w:author="PR Preview" w:date="2026-01-01T00:00:00Z">
        <w:r>
          <w:t xml:space="preserve">in each of the following cases:</w:t>
        </w:r>
      </w:ins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del w:id="4682" w:author="PR Preview" w:date="2026-01-01T00:00:00Z">
        <w:r>
          <w:rPr>
            <w:b/>
            <w:bCs/>
          </w:rPr>
          <w:delText xml:space="preserve">Case</w:delText>
        </w:r>
      </w:del>
      <w:del w:id="4683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0</m:t>
        </m:r>
      </m:oMath>
      <w:del w:id="4684" w:author="PR Preview" w:date="2026-01-01T00:00:00Z">
        <w:r>
          <w:rPr>
            <w:b/>
            <w:bCs/>
          </w:rPr>
          <w:delText xml:space="preserve">.</w:delText>
        </w:r>
      </w:del>
      <w:del w:id="4685" w:author="PR Preview" w:date="2026-01-01T00:00:00Z">
        <w:r>
          <w:delText xml:space="preserve"> </w:delText>
        </w:r>
      </w:del>
      <w:del w:id="4686" w:author="PR Preview" w:date="2026-01-01T00:00:00Z">
        <w:r>
          <w:delText xml:space="preserve">Here we cannot take logarithms, so we work from the values of powers of</w:delText>
        </w:r>
      </w:del>
      <w:del w:id="4687" w:author="PR Preview" w:date="2026-01-01T00:00:00Z">
        <w:r>
          <w:delText xml:space="preserve"> </w:delText>
        </w:r>
      </w:del>
      <m:oMath>
        <m:r>
          <m:t>0</m:t>
        </m:r>
      </m:oMath>
      <w:del w:id="4688" w:author="PR Preview" w:date="2026-01-01T00:00:00Z">
        <w:r>
          <w:delText xml:space="preserve">:</w:delText>
        </w:r>
      </w:del>
      <w:del w:id="4689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del w:id="4690" w:author="PR Preview" w:date="2026-01-01T00:00:00Z">
        <w:r>
          <w:delText xml:space="preserve"> </w:delText>
        </w:r>
      </w:del>
      <w:del w:id="4691" w:author="PR Preview" w:date="2026-01-01T00:00:00Z">
        <w:r>
          <w:delText xml:space="preserve">for</w:delText>
        </w:r>
      </w:del>
      <w:del w:id="4692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4693" w:author="PR Preview" w:date="2026-01-01T00:00:00Z">
        <w:r>
          <w:delText xml:space="preserve"> </w:delText>
        </w:r>
      </w:del>
      <w:del w:id="4694" w:author="PR Preview" w:date="2026-01-01T00:00:00Z">
        <w:r>
          <w:delText xml:space="preserve">(</w:delText>
        </w:r>
      </w:del>
      <w:hyperlink w:anchor="def-power-nonpositive-base">
        <w:del w:id="4695" w:author="PR Preview" w:date="2026-01-01T00:00:00Z">
          <w:r>
            <w:rPr>
              <w:rStyle w:val="Hyperlink"/>
            </w:rPr>
            <w:delText xml:space="preserve">Definition 49</w:delText>
          </w:r>
        </w:del>
      </w:hyperlink>
      <w:del w:id="4696" w:author="PR Preview" w:date="2026-01-01T00:00:00Z">
        <w:r>
          <w:delText xml:space="preserve">),</w:delText>
        </w:r>
      </w:del>
      <w:del w:id="4697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4698" w:author="PR Preview" w:date="2026-01-01T00:00:00Z">
        <w:r>
          <w:delText xml:space="preserve">,</w:delText>
        </w:r>
      </w:del>
      <w:del w:id="4699" w:author="PR Preview" w:date="2026-01-01T00:00:00Z">
        <w:r>
          <w:delText xml:space="preserve"> </w:delText>
        </w:r>
      </w:del>
      <w:del w:id="4700" w:author="PR Preview" w:date="2026-01-01T00:00:00Z">
        <w:r>
          <w:delText xml:space="preserve">and</w:delText>
        </w:r>
      </w:del>
      <w:del w:id="4701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</m:oMath>
      <w:del w:id="4702" w:author="PR Preview" w:date="2026-01-01T00:00:00Z">
        <w:r>
          <w:delText xml:space="preserve"> </w:delText>
        </w:r>
      </w:del>
      <w:del w:id="4703" w:author="PR Preview" w:date="2026-01-01T00:00:00Z">
        <w:r>
          <w:delText xml:space="preserve">is undefined for</w:delText>
        </w:r>
      </w:del>
      <w:del w:id="4704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&lt;</m:t>
        </m:r>
        <m:r>
          <m:t>0</m:t>
        </m:r>
      </m:oMath>
      <w:del w:id="4705" w:author="PR Preview" w:date="2026-01-01T00:00:00Z">
        <w:r>
          <w:delText xml:space="preserve">.</w:delText>
        </w:r>
      </w:del>
    </w:p>
    <w:p>
      <w:pPr>
        <w:pStyle w:val="FirstParagraph"/>
      </w:pPr>
      <w:ins w:id="4706" w:author="PR Preview" w:date="2026-01-01T00:00:00Z">
        <w:r>
          <w:rPr>
            <w:b/>
            <w:bCs/>
          </w:rPr>
          <w:t xml:space="preserve">Case</w:t>
        </w:r>
      </w:ins>
      <w:ins w:id="4707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4708" w:author="PR Preview" w:date="2026-01-01T00:00:00Z">
        <w:r>
          <w:rPr>
            <w:b/>
            <w:bCs/>
          </w:rPr>
          <w:t xml:space="preserve">.</w:t>
        </w:r>
      </w:ins>
      <w:ins w:id="4709" w:author="PR Preview" w:date="2026-01-01T00:00:00Z">
        <w:r>
          <w:t xml:space="preserve"> </w:t>
        </w:r>
      </w:ins>
      <w:ins w:id="4710" w:author="PR Preview" w:date="2026-01-01T00:00:00Z">
        <w:r>
          <w:t xml:space="preserve">Here we cannot take logarithms, so we work from the values of powers of</w:t>
        </w:r>
      </w:ins>
      <w:ins w:id="4711" w:author="PR Preview" w:date="2026-01-01T00:00:00Z">
        <w:r>
          <w:t xml:space="preserve"> </w:t>
        </w:r>
      </w:ins>
      <m:oMath>
        <m:r>
          <m:t>0</m:t>
        </m:r>
      </m:oMath>
      <w:ins w:id="4712" w:author="PR Preview" w:date="2026-01-01T00:00:00Z">
        <w:r>
          <w:t xml:space="preserve">:</w:t>
        </w:r>
      </w:ins>
      <w:ins w:id="4713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ins w:id="4714" w:author="PR Preview" w:date="2026-01-01T00:00:00Z">
        <w:r>
          <w:t xml:space="preserve"> </w:t>
        </w:r>
      </w:ins>
      <w:ins w:id="4715" w:author="PR Preview" w:date="2026-01-01T00:00:00Z">
        <w:r>
          <w:t xml:space="preserve">for</w:t>
        </w:r>
      </w:ins>
      <w:ins w:id="471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4717" w:author="PR Preview" w:date="2026-01-01T00:00:00Z">
        <w:r>
          <w:t xml:space="preserve"> </w:t>
        </w:r>
      </w:ins>
      <w:ins w:id="4718" w:author="PR Preview" w:date="2026-01-01T00:00:00Z">
        <w:r>
          <w:t xml:space="preserve">(</w:t>
        </w:r>
      </w:ins>
      <w:hyperlink w:anchor="def-power-nonpositive-base">
        <w:ins w:id="4719" w:author="PR Preview" w:date="2026-01-01T00:00:00Z">
          <w:r>
            <w:rPr>
              <w:rStyle w:val="Hyperlink"/>
            </w:rPr>
            <w:t xml:space="preserve">Definition 51</w:t>
          </w:r>
        </w:ins>
      </w:hyperlink>
      <w:ins w:id="4720" w:author="PR Preview" w:date="2026-01-01T00:00:00Z">
        <w:r>
          <w:t xml:space="preserve">),</w:t>
        </w:r>
      </w:ins>
      <w:ins w:id="4721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4722" w:author="PR Preview" w:date="2026-01-01T00:00:00Z">
        <w:r>
          <w:t xml:space="preserve">,</w:t>
        </w:r>
      </w:ins>
      <w:ins w:id="4723" w:author="PR Preview" w:date="2026-01-01T00:00:00Z">
        <w:r>
          <w:t xml:space="preserve"> </w:t>
        </w:r>
      </w:ins>
      <w:ins w:id="4724" w:author="PR Preview" w:date="2026-01-01T00:00:00Z">
        <w:r>
          <w:t xml:space="preserve">and</w:t>
        </w:r>
      </w:ins>
      <w:ins w:id="4725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</m:oMath>
      <w:ins w:id="4726" w:author="PR Preview" w:date="2026-01-01T00:00:00Z">
        <w:r>
          <w:t xml:space="preserve"> </w:t>
        </w:r>
      </w:ins>
      <w:ins w:id="4727" w:author="PR Preview" w:date="2026-01-01T00:00:00Z">
        <w:r>
          <w:t xml:space="preserve">is undefined for</w:t>
        </w:r>
      </w:ins>
      <w:ins w:id="472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&lt;</m:t>
        </m:r>
        <m:r>
          <m:t>0</m:t>
        </m:r>
      </m:oMath>
      <w:ins w:id="4729" w:author="PR Preview" w:date="2026-01-01T00:00:00Z">
        <w:r>
          <w:t xml:space="preserve">.</w:t>
        </w:r>
      </w:ins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del w:id="4730" w:author="PR Preview" w:date="2026-01-01T00:00:00Z">
        <w:r>
          <w:rPr>
            <w:b/>
            <w:bCs/>
          </w:rPr>
          <w:delText xml:space="preserve">Definition 51 (Imaginary unit)</w:delText>
        </w:r>
      </w:del>
      <w:del w:id="4731" w:author="PR Preview" w:date="2026-01-01T00:00:00Z">
        <w:r>
          <w:delText xml:space="preserve"> </w:delText>
        </w:r>
      </w:del>
      <w:del w:id="4732" w:author="PR Preview" w:date="2026-01-01T00:00:00Z">
        <w:r>
          <w:delText xml:space="preserve">The</w:delText>
        </w:r>
      </w:del>
      <w:del w:id="4733" w:author="PR Preview" w:date="2026-01-01T00:00:00Z">
        <w:r>
          <w:delText xml:space="preserve"> </w:delText>
        </w:r>
      </w:del>
      <w:del w:id="4734" w:author="PR Preview" w:date="2026-01-01T00:00:00Z">
        <w:r>
          <w:rPr>
            <w:b/>
            <w:bCs/>
          </w:rPr>
          <w:delText xml:space="preserve">imaginary unit</w:delText>
        </w:r>
      </w:del>
      <w:del w:id="4735" w:author="PR Preview" w:date="2026-01-01T00:00:00Z">
        <w:r>
          <w:delText xml:space="preserve"> </w:delText>
        </w:r>
      </w:del>
      <m:oMath>
        <m:r>
          <m:t>i</m:t>
        </m:r>
      </m:oMath>
      <w:del w:id="4736" w:author="PR Preview" w:date="2026-01-01T00:00:00Z">
        <w:r>
          <w:delText xml:space="preserve"> </w:delText>
        </w:r>
      </w:del>
      <w:del w:id="4737" w:author="PR Preview" w:date="2026-01-01T00:00:00Z">
        <w:r>
          <w:delText xml:space="preserve">is a number whose square is</w:delText>
        </w:r>
      </w:del>
      <w:del w:id="473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739" w:author="PR Preview" w:date="2026-01-01T00:00:00Z">
        <w:r>
          <w:delText xml:space="preserve">:</w:delText>
        </w:r>
      </w:del>
    </w:p>
    <w:p>
      <w:pPr>
        <w:pStyle w:val="FirstParagraph"/>
      </w:pPr>
      <w:ins w:id="4740" w:author="PR Preview" w:date="2026-01-01T00:00:00Z">
        <w:r>
          <w:rPr>
            <w:b/>
            <w:bCs/>
          </w:rPr>
          <w:t xml:space="preserve">Definition 53 (Imaginary unit)</w:t>
        </w:r>
      </w:ins>
      <w:ins w:id="4741" w:author="PR Preview" w:date="2026-01-01T00:00:00Z">
        <w:r>
          <w:t xml:space="preserve"> </w:t>
        </w:r>
      </w:ins>
      <w:ins w:id="4742" w:author="PR Preview" w:date="2026-01-01T00:00:00Z">
        <w:r>
          <w:t xml:space="preserve">The</w:t>
        </w:r>
      </w:ins>
      <w:ins w:id="4743" w:author="PR Preview" w:date="2026-01-01T00:00:00Z">
        <w:r>
          <w:t xml:space="preserve"> </w:t>
        </w:r>
      </w:ins>
      <w:ins w:id="4744" w:author="PR Preview" w:date="2026-01-01T00:00:00Z">
        <w:r>
          <w:rPr>
            <w:b/>
            <w:bCs/>
          </w:rPr>
          <w:t xml:space="preserve">imaginary unit</w:t>
        </w:r>
      </w:ins>
      <w:ins w:id="4745" w:author="PR Preview" w:date="2026-01-01T00:00:00Z">
        <w:r>
          <w:t xml:space="preserve"> </w:t>
        </w:r>
      </w:ins>
      <m:oMath>
        <m:r>
          <m:t>i</m:t>
        </m:r>
      </m:oMath>
      <w:ins w:id="4746" w:author="PR Preview" w:date="2026-01-01T00:00:00Z">
        <w:r>
          <w:t xml:space="preserve"> </w:t>
        </w:r>
      </w:ins>
      <w:ins w:id="4747" w:author="PR Preview" w:date="2026-01-01T00:00:00Z">
        <w:r>
          <w:t xml:space="preserve">is a number whose square is</w:t>
        </w:r>
      </w:ins>
      <w:ins w:id="474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74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del w:id="4750" w:author="PR Preview" w:date="2026-01-01T00:00:00Z">
        <w:r>
          <w:rPr>
            <w:b/>
            <w:bCs/>
          </w:rPr>
          <w:delText xml:space="preserve">Example 50 (Powers of the imaginary unit)</w:delText>
        </w:r>
      </w:del>
      <w:del w:id="4751" w:author="PR Preview" w:date="2026-01-01T00:00:00Z">
        <w:r>
          <w:delText xml:space="preserve"> </w:delText>
        </w:r>
      </w:del>
      <w:del w:id="4752" w:author="PR Preview" w:date="2026-01-01T00:00:00Z">
        <w:r>
          <w:delText xml:space="preserve">The powers of</w:delText>
        </w:r>
      </w:del>
      <w:del w:id="4753" w:author="PR Preview" w:date="2026-01-01T00:00:00Z">
        <w:r>
          <w:delText xml:space="preserve"> </w:delText>
        </w:r>
      </w:del>
      <m:oMath>
        <m:r>
          <m:t>i</m:t>
        </m:r>
      </m:oMath>
      <w:del w:id="4754" w:author="PR Preview" w:date="2026-01-01T00:00:00Z">
        <w:r>
          <w:delText xml:space="preserve"> </w:delText>
        </w:r>
      </w:del>
      <w:del w:id="4755" w:author="PR Preview" w:date="2026-01-01T00:00:00Z">
        <w:r>
          <w:delText xml:space="preserve">repeat in a cycle of four:</w:delText>
        </w:r>
      </w:del>
    </w:p>
    <w:p>
      <w:pPr>
        <w:pStyle w:val="BodyText"/>
      </w:pPr>
      <w:ins w:id="4756" w:author="PR Preview" w:date="2026-01-01T00:00:00Z">
        <w:r>
          <w:rPr>
            <w:b/>
            <w:bCs/>
          </w:rPr>
          <w:t xml:space="preserve">Example 51 (Powers of the imaginary unit)</w:t>
        </w:r>
      </w:ins>
      <w:ins w:id="4757" w:author="PR Preview" w:date="2026-01-01T00:00:00Z">
        <w:r>
          <w:t xml:space="preserve"> </w:t>
        </w:r>
      </w:ins>
      <w:ins w:id="4758" w:author="PR Preview" w:date="2026-01-01T00:00:00Z">
        <w:r>
          <w:t xml:space="preserve">The powers of</w:t>
        </w:r>
      </w:ins>
      <w:ins w:id="4759" w:author="PR Preview" w:date="2026-01-01T00:00:00Z">
        <w:r>
          <w:t xml:space="preserve"> </w:t>
        </w:r>
      </w:ins>
      <m:oMath>
        <m:r>
          <m:t>i</m:t>
        </m:r>
      </m:oMath>
      <w:ins w:id="4760" w:author="PR Preview" w:date="2026-01-01T00:00:00Z">
        <w:r>
          <w:t xml:space="preserve"> </w:t>
        </w:r>
      </w:ins>
      <w:ins w:id="4761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del w:id="4762" w:author="PR Preview" w:date="2026-01-01T00:00:00Z">
        <w:r>
          <w:rPr>
            <w:b/>
            <w:bCs/>
          </w:rPr>
          <w:delText xml:space="preserve">Example 51 (No real number squares to</w:delText>
        </w:r>
      </w:del>
      <w:del w:id="476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764" w:author="PR Preview" w:date="2026-01-01T00:00:00Z">
        <w:r>
          <w:rPr>
            <w:b/>
            <w:bCs/>
          </w:rPr>
          <w:delText xml:space="preserve">)</w:delText>
        </w:r>
      </w:del>
      <w:del w:id="4765" w:author="PR Preview" w:date="2026-01-01T00:00:00Z">
        <w:r>
          <w:delText xml:space="preserve"> </w:delText>
        </w:r>
      </w:del>
      <w:del w:id="4766" w:author="PR Preview" w:date="2026-01-01T00:00:00Z">
        <w:r>
          <w:delText xml:space="preserve">The imaginary unit is not a real number,</w:delText>
        </w:r>
      </w:del>
      <w:del w:id="4767" w:author="PR Preview" w:date="2026-01-01T00:00:00Z">
        <w:r>
          <w:delText xml:space="preserve"> </w:delText>
        </w:r>
      </w:del>
      <w:del w:id="4768" w:author="PR Preview" w:date="2026-01-01T00:00:00Z">
        <w:r>
          <w:delText xml:space="preserve">because the square of every real number</w:delText>
        </w:r>
      </w:del>
      <w:del w:id="4769" w:author="PR Preview" w:date="2026-01-01T00:00:00Z">
        <w:r>
          <w:delText xml:space="preserve"> </w:delText>
        </w:r>
      </w:del>
      <m:oMath>
        <m:r>
          <m:t>x</m:t>
        </m:r>
      </m:oMath>
      <w:del w:id="4770" w:author="PR Preview" w:date="2026-01-01T00:00:00Z">
        <w:r>
          <w:delText xml:space="preserve"> </w:delText>
        </w:r>
      </w:del>
      <w:del w:id="4771" w:author="PR Preview" w:date="2026-01-01T00:00:00Z">
        <w:r>
          <w:delText xml:space="preserve">is at least</w:delText>
        </w:r>
      </w:del>
      <w:del w:id="4772" w:author="PR Preview" w:date="2026-01-01T00:00:00Z">
        <w:r>
          <w:delText xml:space="preserve"> </w:delText>
        </w:r>
      </w:del>
      <m:oMath>
        <m:r>
          <m:t>0</m:t>
        </m:r>
      </m:oMath>
      <w:del w:id="4773" w:author="PR Preview" w:date="2026-01-01T00:00:00Z">
        <w:r>
          <w:delText xml:space="preserve">:</w:delText>
        </w:r>
      </w:del>
    </w:p>
    <w:p>
      <w:pPr>
        <w:pStyle w:val="BodyText"/>
      </w:pPr>
      <w:ins w:id="4774" w:author="PR Preview" w:date="2026-01-01T00:00:00Z">
        <w:r>
          <w:rPr>
            <w:b/>
            <w:bCs/>
          </w:rPr>
          <w:t xml:space="preserve">Example 52 (No real number squares to</w:t>
        </w:r>
      </w:ins>
      <w:ins w:id="477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776" w:author="PR Preview" w:date="2026-01-01T00:00:00Z">
        <w:r>
          <w:rPr>
            <w:b/>
            <w:bCs/>
          </w:rPr>
          <w:t xml:space="preserve">)</w:t>
        </w:r>
      </w:ins>
      <w:ins w:id="4777" w:author="PR Preview" w:date="2026-01-01T00:00:00Z">
        <w:r>
          <w:t xml:space="preserve"> </w:t>
        </w:r>
      </w:ins>
      <w:ins w:id="4778" w:author="PR Preview" w:date="2026-01-01T00:00:00Z">
        <w:r>
          <w:t xml:space="preserve">The imaginary unit is not a real number,</w:t>
        </w:r>
      </w:ins>
      <w:ins w:id="4779" w:author="PR Preview" w:date="2026-01-01T00:00:00Z">
        <w:r>
          <w:t xml:space="preserve"> </w:t>
        </w:r>
      </w:ins>
      <w:ins w:id="4780" w:author="PR Preview" w:date="2026-01-01T00:00:00Z">
        <w:r>
          <w:t xml:space="preserve">because the square of every real number</w:t>
        </w:r>
      </w:ins>
      <w:ins w:id="4781" w:author="PR Preview" w:date="2026-01-01T00:00:00Z">
        <w:r>
          <w:t xml:space="preserve"> </w:t>
        </w:r>
      </w:ins>
      <m:oMath>
        <m:r>
          <m:t>x</m:t>
        </m:r>
      </m:oMath>
      <w:ins w:id="4782" w:author="PR Preview" w:date="2026-01-01T00:00:00Z">
        <w:r>
          <w:t xml:space="preserve"> </w:t>
        </w:r>
      </w:ins>
      <w:ins w:id="4783" w:author="PR Preview" w:date="2026-01-01T00:00:00Z">
        <w:r>
          <w:t xml:space="preserve">is at least</w:t>
        </w:r>
      </w:ins>
      <w:ins w:id="4784" w:author="PR Preview" w:date="2026-01-01T00:00:00Z">
        <w:r>
          <w:t xml:space="preserve"> </w:t>
        </w:r>
      </w:ins>
      <m:oMath>
        <m:r>
          <m:t>0</m:t>
        </m:r>
      </m:oMath>
      <w:ins w:id="4785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del w:id="4786" w:author="PR Preview" w:date="2026-01-01T00:00:00Z">
        <w:r>
          <w:delText xml:space="preserve">For instance,</w:delText>
        </w:r>
      </w:del>
      <w:del w:id="4787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4788" w:author="PR Preview" w:date="2026-01-01T00:00:00Z">
        <w:r>
          <w:delText xml:space="preserve"> </w:delText>
        </w:r>
      </w:del>
      <w:del w:id="4789" w:author="PR Preview" w:date="2026-01-01T00:00:00Z">
        <w:r>
          <w:delText xml:space="preserve">and</w:delText>
        </w:r>
      </w:del>
      <w:del w:id="47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4791" w:author="PR Preview" w:date="2026-01-01T00:00:00Z">
        <w:r>
          <w:delText xml:space="preserve">;</w:delText>
        </w:r>
      </w:del>
      <w:del w:id="4792" w:author="PR Preview" w:date="2026-01-01T00:00:00Z">
        <w:r>
          <w:delText xml:space="preserve"> </w:delText>
        </w:r>
      </w:del>
      <w:del w:id="4793" w:author="PR Preview" w:date="2026-01-01T00:00:00Z">
        <w:r>
          <w:delText xml:space="preserve">neither is</w:delText>
        </w:r>
      </w:del>
      <w:del w:id="479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795" w:author="PR Preview" w:date="2026-01-01T00:00:00Z">
        <w:r>
          <w:delText xml:space="preserve">.</w:delText>
        </w:r>
      </w:del>
      <w:del w:id="4796" w:author="PR Preview" w:date="2026-01-01T00:00:00Z">
        <w:r>
          <w:delText xml:space="preserve"> </w:delText>
        </w:r>
      </w:del>
      <w:del w:id="4797" w:author="PR Preview" w:date="2026-01-01T00:00:00Z">
        <w:r>
          <w:delText xml:space="preserve">So the equation</w:delText>
        </w:r>
      </w:del>
      <w:del w:id="479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799" w:author="PR Preview" w:date="2026-01-01T00:00:00Z">
        <w:r>
          <w:delText xml:space="preserve"> </w:delText>
        </w:r>
      </w:del>
      <w:del w:id="4800" w:author="PR Preview" w:date="2026-01-01T00:00:00Z">
        <w:r>
          <w:delText xml:space="preserve">has no real solution,</w:delText>
        </w:r>
      </w:del>
      <w:del w:id="4801" w:author="PR Preview" w:date="2026-01-01T00:00:00Z">
        <w:r>
          <w:delText xml:space="preserve"> </w:delText>
        </w:r>
      </w:del>
      <w:del w:id="4802" w:author="PR Preview" w:date="2026-01-01T00:00:00Z">
        <w:r>
          <w:delText xml:space="preserve">and</w:delText>
        </w:r>
      </w:del>
      <w:del w:id="4803" w:author="PR Preview" w:date="2026-01-01T00:00:00Z">
        <w:r>
          <w:delText xml:space="preserve"> </w:delText>
        </w:r>
      </w:del>
      <w:hyperlink w:anchor="def-imaginary-unit">
        <w:del w:id="4804" w:author="PR Preview" w:date="2026-01-01T00:00:00Z">
          <w:r>
            <w:rPr>
              <w:rStyle w:val="Hyperlink"/>
            </w:rPr>
            <w:delText xml:space="preserve">Definition 51</w:delText>
          </w:r>
        </w:del>
      </w:hyperlink>
      <w:del w:id="4805" w:author="PR Preview" w:date="2026-01-01T00:00:00Z">
        <w:r>
          <w:delText xml:space="preserve"> </w:delText>
        </w:r>
      </w:del>
      <w:del w:id="4806" w:author="PR Preview" w:date="2026-01-01T00:00:00Z">
        <w:r>
          <w:delText xml:space="preserve">introduces a new number to solve it.</w:delText>
        </w:r>
      </w:del>
    </w:p>
    <w:p>
      <w:pPr>
        <w:pStyle w:val="FirstParagraph"/>
      </w:pPr>
      <w:ins w:id="4807" w:author="PR Preview" w:date="2026-01-01T00:00:00Z">
        <w:r>
          <w:t xml:space="preserve">For instance,</w:t>
        </w:r>
      </w:ins>
      <w:ins w:id="4808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4809" w:author="PR Preview" w:date="2026-01-01T00:00:00Z">
        <w:r>
          <w:t xml:space="preserve"> </w:t>
        </w:r>
      </w:ins>
      <w:ins w:id="4810" w:author="PR Preview" w:date="2026-01-01T00:00:00Z">
        <w:r>
          <w:t xml:space="preserve">and</w:t>
        </w:r>
      </w:ins>
      <w:ins w:id="48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4812" w:author="PR Preview" w:date="2026-01-01T00:00:00Z">
        <w:r>
          <w:t xml:space="preserve">;</w:t>
        </w:r>
      </w:ins>
      <w:ins w:id="4813" w:author="PR Preview" w:date="2026-01-01T00:00:00Z">
        <w:r>
          <w:t xml:space="preserve"> </w:t>
        </w:r>
      </w:ins>
      <w:ins w:id="4814" w:author="PR Preview" w:date="2026-01-01T00:00:00Z">
        <w:r>
          <w:t xml:space="preserve">neither is</w:t>
        </w:r>
      </w:ins>
      <w:ins w:id="481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816" w:author="PR Preview" w:date="2026-01-01T00:00:00Z">
        <w:r>
          <w:t xml:space="preserve">.</w:t>
        </w:r>
      </w:ins>
      <w:ins w:id="4817" w:author="PR Preview" w:date="2026-01-01T00:00:00Z">
        <w:r>
          <w:t xml:space="preserve"> </w:t>
        </w:r>
      </w:ins>
      <w:ins w:id="4818" w:author="PR Preview" w:date="2026-01-01T00:00:00Z">
        <w:r>
          <w:t xml:space="preserve">So the equation</w:t>
        </w:r>
      </w:ins>
      <w:ins w:id="481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4820" w:author="PR Preview" w:date="2026-01-01T00:00:00Z">
        <w:r>
          <w:t xml:space="preserve"> </w:t>
        </w:r>
      </w:ins>
      <w:ins w:id="4821" w:author="PR Preview" w:date="2026-01-01T00:00:00Z">
        <w:r>
          <w:t xml:space="preserve">has no real solution,</w:t>
        </w:r>
      </w:ins>
      <w:ins w:id="4822" w:author="PR Preview" w:date="2026-01-01T00:00:00Z">
        <w:r>
          <w:t xml:space="preserve"> </w:t>
        </w:r>
      </w:ins>
      <w:ins w:id="4823" w:author="PR Preview" w:date="2026-01-01T00:00:00Z">
        <w:r>
          <w:t xml:space="preserve">and</w:t>
        </w:r>
      </w:ins>
      <w:ins w:id="4824" w:author="PR Preview" w:date="2026-01-01T00:00:00Z">
        <w:r>
          <w:t xml:space="preserve"> </w:t>
        </w:r>
      </w:ins>
      <w:hyperlink w:anchor="def-imaginary-unit">
        <w:ins w:id="4825" w:author="PR Preview" w:date="2026-01-01T00:00:00Z">
          <w:r>
            <w:rPr>
              <w:rStyle w:val="Hyperlink"/>
            </w:rPr>
            <w:t xml:space="preserve">Definition 53</w:t>
          </w:r>
        </w:ins>
      </w:hyperlink>
      <w:ins w:id="4826" w:author="PR Preview" w:date="2026-01-01T00:00:00Z">
        <w:r>
          <w:t xml:space="preserve"> </w:t>
        </w:r>
      </w:ins>
      <w:ins w:id="4827" w:author="PR Preview" w:date="2026-01-01T00:00:00Z">
        <w:r>
          <w:t xml:space="preserve">introduces a new number to solve it.</w:t>
        </w:r>
      </w:ins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del w:id="4828" w:author="PR Preview" w:date="2026-01-01T00:00:00Z">
        <w:r>
          <w:rPr>
            <w:b/>
            <w:bCs/>
          </w:rPr>
          <w:delText xml:space="preserve">Example 52 (Squaring</w:delText>
        </w:r>
      </w:del>
      <w:del w:id="4829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4830" w:author="PR Preview" w:date="2026-01-01T00:00:00Z">
        <w:r>
          <w:rPr>
            <w:b/>
            <w:bCs/>
          </w:rPr>
          <w:delText xml:space="preserve"> </w:delText>
        </w:r>
      </w:del>
      <w:del w:id="4831" w:author="PR Preview" w:date="2026-01-01T00:00:00Z">
        <w:r>
          <w:rPr>
            <w:b/>
            <w:bCs/>
          </w:rPr>
          <w:delText xml:space="preserve">and</w:delText>
        </w:r>
      </w:del>
      <w:del w:id="483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4833" w:author="PR Preview" w:date="2026-01-01T00:00:00Z">
        <w:r>
          <w:rPr>
            <w:b/>
            <w:bCs/>
          </w:rPr>
          <w:delText xml:space="preserve"> </w:delText>
        </w:r>
      </w:del>
      <w:del w:id="4834" w:author="PR Preview" w:date="2026-01-01T00:00:00Z">
        <w:r>
          <w:rPr>
            <w:b/>
            <w:bCs/>
          </w:rPr>
          <w:delText xml:space="preserve">in R)</w:delText>
        </w:r>
      </w:del>
      <w:del w:id="4835" w:author="PR Preview" w:date="2026-01-01T00:00:00Z">
        <w:r>
          <w:delText xml:space="preserve"> </w:delText>
        </w:r>
      </w:del>
      <w:del w:id="4836" w:author="PR Preview" w:date="2026-01-01T00:00:00Z">
        <w:r>
          <w:delText xml:space="preserve">R has the imaginary unit as</w:delText>
        </w:r>
      </w:del>
      <w:del w:id="4837" w:author="PR Preview" w:date="2026-01-01T00:00:00Z">
        <w:r>
          <w:delText xml:space="preserve"> </w:delText>
        </w:r>
      </w:del>
      <w:del w:id="4838" w:author="PR Preview" w:date="2026-01-01T00:00:00Z">
        <w:r>
          <w:rPr>
            <w:rStyle w:val="VerbatimChar"/>
          </w:rPr>
          <w:delText xml:space="preserve">1i</w:delText>
        </w:r>
      </w:del>
      <w:del w:id="4839" w:author="PR Preview" w:date="2026-01-01T00:00:00Z">
        <w:r>
          <w:delText xml:space="preserve">.</w:delText>
        </w:r>
      </w:del>
      <w:del w:id="4840" w:author="PR Preview" w:date="2026-01-01T00:00:00Z">
        <w:r>
          <w:delText xml:space="preserve"> </w:delText>
        </w:r>
      </w:del>
      <w:del w:id="4841" w:author="PR Preview" w:date="2026-01-01T00:00:00Z">
        <w:r>
          <w:delText xml:space="preserve">The code below squares it and its negative.</w:delText>
        </w:r>
      </w:del>
    </w:p>
    <w:p>
      <w:pPr>
        <w:pStyle w:val="FirstParagraph"/>
      </w:pPr>
      <w:ins w:id="4842" w:author="PR Preview" w:date="2026-01-01T00:00:00Z">
        <w:r>
          <w:rPr>
            <w:b/>
            <w:bCs/>
          </w:rPr>
          <w:t xml:space="preserve">Example 53 (Squaring</w:t>
        </w:r>
      </w:ins>
      <w:ins w:id="4843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4844" w:author="PR Preview" w:date="2026-01-01T00:00:00Z">
        <w:r>
          <w:rPr>
            <w:b/>
            <w:bCs/>
          </w:rPr>
          <w:t xml:space="preserve"> </w:t>
        </w:r>
      </w:ins>
      <w:ins w:id="4845" w:author="PR Preview" w:date="2026-01-01T00:00:00Z">
        <w:r>
          <w:rPr>
            <w:b/>
            <w:bCs/>
          </w:rPr>
          <w:t xml:space="preserve">and</w:t>
        </w:r>
      </w:ins>
      <w:ins w:id="484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4847" w:author="PR Preview" w:date="2026-01-01T00:00:00Z">
        <w:r>
          <w:rPr>
            <w:b/>
            <w:bCs/>
          </w:rPr>
          <w:t xml:space="preserve"> </w:t>
        </w:r>
      </w:ins>
      <w:ins w:id="4848" w:author="PR Preview" w:date="2026-01-01T00:00:00Z">
        <w:r>
          <w:rPr>
            <w:b/>
            <w:bCs/>
          </w:rPr>
          <w:t xml:space="preserve">in R)</w:t>
        </w:r>
      </w:ins>
      <w:ins w:id="4849" w:author="PR Preview" w:date="2026-01-01T00:00:00Z">
        <w:r>
          <w:t xml:space="preserve"> </w:t>
        </w:r>
      </w:ins>
      <w:ins w:id="4850" w:author="PR Preview" w:date="2026-01-01T00:00:00Z">
        <w:r>
          <w:t xml:space="preserve">R has the imaginary unit as</w:t>
        </w:r>
      </w:ins>
      <w:ins w:id="4851" w:author="PR Preview" w:date="2026-01-01T00:00:00Z">
        <w:r>
          <w:t xml:space="preserve"> </w:t>
        </w:r>
      </w:ins>
      <w:ins w:id="4852" w:author="PR Preview" w:date="2026-01-01T00:00:00Z">
        <w:r>
          <w:rPr>
            <w:rStyle w:val="VerbatimChar"/>
          </w:rPr>
          <w:t xml:space="preserve">1i</w:t>
        </w:r>
      </w:ins>
      <w:ins w:id="4853" w:author="PR Preview" w:date="2026-01-01T00:00:00Z">
        <w:r>
          <w:t xml:space="preserve">.</w:t>
        </w:r>
      </w:ins>
      <w:ins w:id="4854" w:author="PR Preview" w:date="2026-01-01T00:00:00Z">
        <w:r>
          <w:t xml:space="preserve"> </w:t>
        </w:r>
      </w:ins>
      <w:ins w:id="4855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4856" w:author="PR Preview" w:date="2026-01-01T00:00:00Z">
        <w:r>
          <w:delText xml:space="preserve">Both squares have real part -1</w:delText>
        </w:r>
      </w:del>
      <w:del w:id="4857" w:author="PR Preview" w:date="2026-01-01T00:00:00Z">
        <w:r>
          <w:delText xml:space="preserve"> </w:delText>
        </w:r>
      </w:del>
      <w:del w:id="4858" w:author="PR Preview" w:date="2026-01-01T00:00:00Z">
        <w:r>
          <w:delText xml:space="preserve">and imaginary part 0,</w:delText>
        </w:r>
      </w:del>
      <w:del w:id="4859" w:author="PR Preview" w:date="2026-01-01T00:00:00Z">
        <w:r>
          <w:delText xml:space="preserve"> </w:delText>
        </w:r>
      </w:del>
      <w:del w:id="4860" w:author="PR Preview" w:date="2026-01-01T00:00:00Z">
        <w:r>
          <w:delText xml:space="preserve">as</w:delText>
        </w:r>
      </w:del>
      <w:del w:id="4861" w:author="PR Preview" w:date="2026-01-01T00:00:00Z">
        <w:r>
          <w:delText xml:space="preserve"> </w:delText>
        </w:r>
      </w:del>
      <w:hyperlink w:anchor="def-imaginary-unit">
        <w:del w:id="4862" w:author="PR Preview" w:date="2026-01-01T00:00:00Z">
          <w:r>
            <w:rPr>
              <w:rStyle w:val="Hyperlink"/>
            </w:rPr>
            <w:delText xml:space="preserve">Definition 51</w:delText>
          </w:r>
        </w:del>
      </w:hyperlink>
      <w:del w:id="4863" w:author="PR Preview" w:date="2026-01-01T00:00:00Z">
        <w:r>
          <w:delText xml:space="preserve"> </w:delText>
        </w:r>
      </w:del>
      <w:del w:id="4864" w:author="PR Preview" w:date="2026-01-01T00:00:00Z">
        <w:r>
          <w:delText xml:space="preserve">and</w:delText>
        </w:r>
      </w:del>
      <w:del w:id="4865" w:author="PR Preview" w:date="2026-01-01T00:00:00Z">
        <w:r>
          <w:delText xml:space="preserve"> </w:delText>
        </w:r>
      </w:del>
      <w:hyperlink w:anchor="thm-negative-imaginary-unit">
        <w:del w:id="4866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4867" w:author="PR Preview" w:date="2026-01-01T00:00:00Z">
        <w:r>
          <w:delText xml:space="preserve"> </w:delText>
        </w:r>
      </w:del>
      <w:del w:id="4868" w:author="PR Preview" w:date="2026-01-01T00:00:00Z">
        <w:r>
          <w:delText xml:space="preserve">say.</w:delText>
        </w:r>
      </w:del>
    </w:p>
    <w:p>
      <w:pPr>
        <w:pStyle w:val="BodyText"/>
      </w:pPr>
      <w:del w:id="4869" w:author="PR Preview" w:date="2026-01-01T00:00:00Z">
        <w:r>
          <w:rPr>
            <w:i/>
            <w:iCs/>
          </w:rPr>
          <w:delText xml:space="preserve">Remark 18</w:delText>
        </w:r>
      </w:del>
      <w:del w:id="4870" w:author="PR Preview" w:date="2026-01-01T00:00:00Z">
        <w:r>
          <w:delText xml:space="preserve"> (The rule does not tell</w:delText>
        </w:r>
      </w:del>
      <w:del w:id="4871" w:author="PR Preview" w:date="2026-01-01T00:00:00Z">
        <w:r>
          <w:delText xml:space="preserve"> </w:delText>
        </w:r>
      </w:del>
      <m:oMath>
        <m:r>
          <m:t>i</m:t>
        </m:r>
      </m:oMath>
      <w:del w:id="4872" w:author="PR Preview" w:date="2026-01-01T00:00:00Z">
        <w:r>
          <w:delText xml:space="preserve"> </w:delText>
        </w:r>
      </w:del>
      <w:del w:id="4873" w:author="PR Preview" w:date="2026-01-01T00:00:00Z">
        <w:r>
          <w:delText xml:space="preserve">from</w:delText>
        </w:r>
      </w:del>
      <w:del w:id="487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4875" w:author="PR Preview" w:date="2026-01-01T00:00:00Z">
        <w:r>
          <w:delText xml:space="preserve">). </w:delText>
        </w:r>
      </w:del>
      <w:del w:id="4876" w:author="PR Preview" w:date="2026-01-01T00:00:00Z">
        <w:r>
          <w:delText xml:space="preserve">Because</w:delText>
        </w:r>
      </w:del>
      <w:del w:id="487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4878" w:author="PR Preview" w:date="2026-01-01T00:00:00Z">
        <w:r>
          <w:delText xml:space="preserve"> </w:delText>
        </w:r>
      </w:del>
      <w:del w:id="4879" w:author="PR Preview" w:date="2026-01-01T00:00:00Z">
        <w:r>
          <w:delText xml:space="preserve">obeys the same rule as</w:delText>
        </w:r>
      </w:del>
      <w:del w:id="4880" w:author="PR Preview" w:date="2026-01-01T00:00:00Z">
        <w:r>
          <w:delText xml:space="preserve"> </w:delText>
        </w:r>
      </w:del>
      <m:oMath>
        <m:r>
          <m:t>i</m:t>
        </m:r>
      </m:oMath>
      <w:del w:id="4881" w:author="PR Preview" w:date="2026-01-01T00:00:00Z">
        <w:r>
          <w:delText xml:space="preserve"> </w:delText>
        </w:r>
      </w:del>
      <w:del w:id="4882" w:author="PR Preview" w:date="2026-01-01T00:00:00Z">
        <w:r>
          <w:delText xml:space="preserve">(</w:delText>
        </w:r>
      </w:del>
      <w:hyperlink w:anchor="thm-negative-imaginary-unit">
        <w:del w:id="4883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4884" w:author="PR Preview" w:date="2026-01-01T00:00:00Z">
        <w:r>
          <w:delText xml:space="preserve">),</w:delText>
        </w:r>
      </w:del>
      <w:del w:id="4885" w:author="PR Preview" w:date="2026-01-01T00:00:00Z">
        <w:r>
          <w:delText xml:space="preserve"> </w:delText>
        </w:r>
      </w:del>
      <w:del w:id="4886" w:author="PR Preview" w:date="2026-01-01T00:00:00Z">
        <w:r>
          <w:delText xml:space="preserve">the rule</w:delText>
        </w:r>
      </w:del>
      <w:del w:id="4887" w:author="PR Preview" w:date="2026-01-01T00:00:00Z">
        <w:r>
          <w:delText xml:space="preserve"> </w:delText>
        </w:r>
      </w:del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888" w:author="PR Preview" w:date="2026-01-01T00:00:00Z">
        <w:r>
          <w:delText xml:space="preserve"> </w:delText>
        </w:r>
      </w:del>
      <w:del w:id="4889" w:author="PR Preview" w:date="2026-01-01T00:00:00Z">
        <w:r>
          <w:delText xml:space="preserve">does not single one of them out.</w:delText>
        </w:r>
      </w:del>
      <w:del w:id="4890" w:author="PR Preview" w:date="2026-01-01T00:00:00Z">
        <w:r>
          <w:delText xml:space="preserve"> </w:delText>
        </w:r>
      </w:del>
      <w:del w:id="4891" w:author="PR Preview" w:date="2026-01-01T00:00:00Z">
        <w:r>
          <w:delText xml:space="preserve">The symbol</w:delText>
        </w:r>
      </w:del>
      <w:del w:id="4892" w:author="PR Preview" w:date="2026-01-01T00:00:00Z">
        <w:r>
          <w:delText xml:space="preserve"> </w:delText>
        </w:r>
      </w:del>
      <m:oMath>
        <m:r>
          <m:t>i</m:t>
        </m:r>
      </m:oMath>
      <w:del w:id="4893" w:author="PR Preview" w:date="2026-01-01T00:00:00Z">
        <w:r>
          <w:delText xml:space="preserve"> </w:delText>
        </w:r>
      </w:del>
      <w:del w:id="4894" w:author="PR Preview" w:date="2026-01-01T00:00:00Z">
        <w:r>
          <w:delText xml:space="preserve">names one of these two square roots of</w:delText>
        </w:r>
      </w:del>
      <w:del w:id="489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896" w:author="PR Preview" w:date="2026-01-01T00:00:00Z">
        <w:r>
          <w:delText xml:space="preserve">, chosen once and for all.</w:delText>
        </w:r>
      </w:del>
    </w:p>
    <w:p>
      <w:pPr>
        <w:pStyle w:val="BodyText"/>
      </w:pPr>
      <w:del w:id="4897" w:author="PR Preview" w:date="2026-01-01T00:00:00Z">
        <w:r>
          <w:rPr>
            <w:b/>
            <w:bCs/>
          </w:rPr>
          <w:delText xml:space="preserve">Definition 52 (Complex number)</w:delText>
        </w:r>
      </w:del>
      <w:del w:id="4898" w:author="PR Preview" w:date="2026-01-01T00:00:00Z">
        <w:r>
          <w:delText xml:space="preserve"> </w:delText>
        </w:r>
      </w:del>
      <w:del w:id="4899" w:author="PR Preview" w:date="2026-01-01T00:00:00Z">
        <w:r>
          <w:delText xml:space="preserve">A</w:delText>
        </w:r>
      </w:del>
      <w:del w:id="4900" w:author="PR Preview" w:date="2026-01-01T00:00:00Z">
        <w:r>
          <w:delText xml:space="preserve"> </w:delText>
        </w:r>
      </w:del>
      <w:del w:id="4901" w:author="PR Preview" w:date="2026-01-01T00:00:00Z">
        <w:r>
          <w:rPr>
            <w:b/>
            <w:bCs/>
          </w:rPr>
          <w:delText xml:space="preserve">complex number</w:delText>
        </w:r>
      </w:del>
      <w:del w:id="4902" w:author="PR Preview" w:date="2026-01-01T00:00:00Z">
        <w:r>
          <w:delText xml:space="preserve"> </w:delText>
        </w:r>
      </w:del>
      <w:del w:id="4903" w:author="PR Preview" w:date="2026-01-01T00:00:00Z">
        <w:r>
          <w:delText xml:space="preserve">is a number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4904" w:author="PR Preview" w:date="2026-01-01T00:00:00Z">
        <w:r>
          <w:delText xml:space="preserve">where</w:delText>
        </w:r>
      </w:del>
      <w:del w:id="4905" w:author="PR Preview" w:date="2026-01-01T00:00:00Z">
        <w:r>
          <w:delText xml:space="preserve"> </w:delText>
        </w:r>
      </w:del>
      <m:oMath>
        <m:r>
          <m:t>a</m:t>
        </m:r>
      </m:oMath>
      <w:del w:id="4906" w:author="PR Preview" w:date="2026-01-01T00:00:00Z">
        <w:r>
          <w:delText xml:space="preserve"> </w:delText>
        </w:r>
      </w:del>
      <w:del w:id="4907" w:author="PR Preview" w:date="2026-01-01T00:00:00Z">
        <w:r>
          <w:delText xml:space="preserve">and</w:delText>
        </w:r>
      </w:del>
      <w:del w:id="4908" w:author="PR Preview" w:date="2026-01-01T00:00:00Z">
        <w:r>
          <w:delText xml:space="preserve"> </w:delText>
        </w:r>
      </w:del>
      <m:oMath>
        <m:r>
          <m:t>b</m:t>
        </m:r>
      </m:oMath>
      <w:del w:id="4909" w:author="PR Preview" w:date="2026-01-01T00:00:00Z">
        <w:r>
          <w:delText xml:space="preserve"> </w:delText>
        </w:r>
      </w:del>
      <w:del w:id="4910" w:author="PR Preview" w:date="2026-01-01T00:00:00Z">
        <w:r>
          <w:delText xml:space="preserve">are real numbers and</w:delText>
        </w:r>
      </w:del>
      <w:del w:id="4911" w:author="PR Preview" w:date="2026-01-01T00:00:00Z">
        <w:r>
          <w:delText xml:space="preserve"> </w:delText>
        </w:r>
      </w:del>
      <m:oMath>
        <m:r>
          <m:t>i</m:t>
        </m:r>
      </m:oMath>
      <w:del w:id="4912" w:author="PR Preview" w:date="2026-01-01T00:00:00Z">
        <w:r>
          <w:delText xml:space="preserve"> </w:delText>
        </w:r>
      </w:del>
      <w:del w:id="4913" w:author="PR Preview" w:date="2026-01-01T00:00:00Z">
        <w:r>
          <w:delText xml:space="preserve">is the imaginary unit (</w:delText>
        </w:r>
      </w:del>
      <w:hyperlink w:anchor="def-imaginary-unit">
        <w:del w:id="4914" w:author="PR Preview" w:date="2026-01-01T00:00:00Z">
          <w:r>
            <w:rPr>
              <w:rStyle w:val="Hyperlink"/>
            </w:rPr>
            <w:delText xml:space="preserve">Definition 51</w:delText>
          </w:r>
        </w:del>
      </w:hyperlink>
      <w:del w:id="4915" w:author="PR Preview" w:date="2026-01-01T00:00:00Z">
        <w:r>
          <w:delText xml:space="preserve">).</w:delText>
        </w:r>
      </w:del>
    </w:p>
    <w:p>
      <w:pPr>
        <w:pStyle w:val="FirstParagraph"/>
      </w:pPr>
      <w:ins w:id="4916" w:author="PR Preview" w:date="2026-01-01T00:00:00Z">
        <w:r>
          <w:t xml:space="preserve">Both squares have real part -1</w:t>
        </w:r>
      </w:ins>
      <w:ins w:id="4917" w:author="PR Preview" w:date="2026-01-01T00:00:00Z">
        <w:r>
          <w:t xml:space="preserve"> </w:t>
        </w:r>
      </w:ins>
      <w:ins w:id="4918" w:author="PR Preview" w:date="2026-01-01T00:00:00Z">
        <w:r>
          <w:t xml:space="preserve">and imaginary part 0,</w:t>
        </w:r>
      </w:ins>
      <w:ins w:id="4919" w:author="PR Preview" w:date="2026-01-01T00:00:00Z">
        <w:r>
          <w:t xml:space="preserve"> </w:t>
        </w:r>
      </w:ins>
      <w:ins w:id="4920" w:author="PR Preview" w:date="2026-01-01T00:00:00Z">
        <w:r>
          <w:t xml:space="preserve">as</w:t>
        </w:r>
      </w:ins>
      <w:ins w:id="4921" w:author="PR Preview" w:date="2026-01-01T00:00:00Z">
        <w:r>
          <w:t xml:space="preserve"> </w:t>
        </w:r>
      </w:ins>
      <w:hyperlink w:anchor="def-imaginary-unit">
        <w:ins w:id="4922" w:author="PR Preview" w:date="2026-01-01T00:00:00Z">
          <w:r>
            <w:rPr>
              <w:rStyle w:val="Hyperlink"/>
            </w:rPr>
            <w:t xml:space="preserve">Definition 53</w:t>
          </w:r>
        </w:ins>
      </w:hyperlink>
      <w:ins w:id="4923" w:author="PR Preview" w:date="2026-01-01T00:00:00Z">
        <w:r>
          <w:t xml:space="preserve"> </w:t>
        </w:r>
      </w:ins>
      <w:ins w:id="4924" w:author="PR Preview" w:date="2026-01-01T00:00:00Z">
        <w:r>
          <w:t xml:space="preserve">and</w:t>
        </w:r>
      </w:ins>
      <w:ins w:id="4925" w:author="PR Preview" w:date="2026-01-01T00:00:00Z">
        <w:r>
          <w:t xml:space="preserve"> </w:t>
        </w:r>
      </w:ins>
      <w:hyperlink w:anchor="thm-negative-imaginary-unit">
        <w:ins w:id="4926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4927" w:author="PR Preview" w:date="2026-01-01T00:00:00Z">
        <w:r>
          <w:t xml:space="preserve"> </w:t>
        </w:r>
      </w:ins>
      <w:ins w:id="4928" w:author="PR Preview" w:date="2026-01-01T00:00:00Z">
        <w:r>
          <w:t xml:space="preserve">say.</w:t>
        </w:r>
      </w:ins>
    </w:p>
    <w:bookmarkEnd w:id="238"/>
    <w:bookmarkStart w:id="239" w:name="rem-imaginary-unit-choice"/>
    <w:p>
      <w:pPr>
        <w:pStyle w:val="BodyText"/>
      </w:pPr>
      <w:ins w:id="4929" w:author="PR Preview" w:date="2026-01-01T00:00:00Z">
        <w:r>
          <w:rPr>
            <w:i/>
            <w:iCs/>
          </w:rPr>
          <w:t xml:space="preserve">Remark 21</w:t>
        </w:r>
      </w:ins>
      <w:ins w:id="4930" w:author="PR Preview" w:date="2026-01-01T00:00:00Z">
        <w:r>
          <w:t xml:space="preserve"> (The rule does not tell</w:t>
        </w:r>
      </w:ins>
      <w:ins w:id="4931" w:author="PR Preview" w:date="2026-01-01T00:00:00Z">
        <w:r>
          <w:t xml:space="preserve"> </w:t>
        </w:r>
      </w:ins>
      <m:oMath>
        <m:r>
          <m:t>i</m:t>
        </m:r>
      </m:oMath>
      <w:ins w:id="4932" w:author="PR Preview" w:date="2026-01-01T00:00:00Z">
        <w:r>
          <w:t xml:space="preserve"> </w:t>
        </w:r>
      </w:ins>
      <w:ins w:id="4933" w:author="PR Preview" w:date="2026-01-01T00:00:00Z">
        <w:r>
          <w:t xml:space="preserve">from</w:t>
        </w:r>
      </w:ins>
      <w:ins w:id="493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4935" w:author="PR Preview" w:date="2026-01-01T00:00:00Z">
        <w:r>
          <w:t xml:space="preserve">). </w:t>
        </w:r>
      </w:ins>
      <w:ins w:id="4936" w:author="PR Preview" w:date="2026-01-01T00:00:00Z">
        <w:r>
          <w:t xml:space="preserve">Because</w:t>
        </w:r>
      </w:ins>
      <w:ins w:id="493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4938" w:author="PR Preview" w:date="2026-01-01T00:00:00Z">
        <w:r>
          <w:t xml:space="preserve"> </w:t>
        </w:r>
      </w:ins>
      <w:ins w:id="4939" w:author="PR Preview" w:date="2026-01-01T00:00:00Z">
        <w:r>
          <w:t xml:space="preserve">obeys the same rule as</w:t>
        </w:r>
      </w:ins>
      <w:ins w:id="4940" w:author="PR Preview" w:date="2026-01-01T00:00:00Z">
        <w:r>
          <w:t xml:space="preserve"> </w:t>
        </w:r>
      </w:ins>
      <m:oMath>
        <m:r>
          <m:t>i</m:t>
        </m:r>
      </m:oMath>
      <w:ins w:id="4941" w:author="PR Preview" w:date="2026-01-01T00:00:00Z">
        <w:r>
          <w:t xml:space="preserve"> </w:t>
        </w:r>
      </w:ins>
      <w:ins w:id="4942" w:author="PR Preview" w:date="2026-01-01T00:00:00Z">
        <w:r>
          <w:t xml:space="preserve">(</w:t>
        </w:r>
      </w:ins>
      <w:hyperlink w:anchor="thm-negative-imaginary-unit">
        <w:ins w:id="4943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4944" w:author="PR Preview" w:date="2026-01-01T00:00:00Z">
        <w:r>
          <w:t xml:space="preserve">),</w:t>
        </w:r>
      </w:ins>
      <w:ins w:id="4945" w:author="PR Preview" w:date="2026-01-01T00:00:00Z">
        <w:r>
          <w:t xml:space="preserve"> </w:t>
        </w:r>
      </w:ins>
      <w:ins w:id="4946" w:author="PR Preview" w:date="2026-01-01T00:00:00Z">
        <w:r>
          <w:t xml:space="preserve">the rule</w:t>
        </w:r>
      </w:ins>
      <w:ins w:id="4947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4948" w:author="PR Preview" w:date="2026-01-01T00:00:00Z">
        <w:r>
          <w:t xml:space="preserve"> </w:t>
        </w:r>
      </w:ins>
      <w:ins w:id="4949" w:author="PR Preview" w:date="2026-01-01T00:00:00Z">
        <w:r>
          <w:t xml:space="preserve">does not single one of them out.</w:t>
        </w:r>
      </w:ins>
      <w:ins w:id="4950" w:author="PR Preview" w:date="2026-01-01T00:00:00Z">
        <w:r>
          <w:t xml:space="preserve"> </w:t>
        </w:r>
      </w:ins>
      <w:ins w:id="4951" w:author="PR Preview" w:date="2026-01-01T00:00:00Z">
        <w:r>
          <w:t xml:space="preserve">The symbol</w:t>
        </w:r>
      </w:ins>
      <w:ins w:id="4952" w:author="PR Preview" w:date="2026-01-01T00:00:00Z">
        <w:r>
          <w:t xml:space="preserve"> </w:t>
        </w:r>
      </w:ins>
      <m:oMath>
        <m:r>
          <m:t>i</m:t>
        </m:r>
      </m:oMath>
      <w:ins w:id="4953" w:author="PR Preview" w:date="2026-01-01T00:00:00Z">
        <w:r>
          <w:t xml:space="preserve"> </w:t>
        </w:r>
      </w:ins>
      <w:ins w:id="4954" w:author="PR Preview" w:date="2026-01-01T00:00:00Z">
        <w:r>
          <w:t xml:space="preserve">names one of these two square roots of</w:t>
        </w:r>
      </w:ins>
      <w:ins w:id="495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956" w:author="PR Preview" w:date="2026-01-01T00:00:00Z">
        <w:r>
          <w:t xml:space="preserve">, chosen once and for all.</w:t>
        </w:r>
      </w:ins>
    </w:p>
    <w:bookmarkEnd w:id="239"/>
    <w:bookmarkStart w:id="240" w:name="def-complex-number"/>
    <w:p>
      <w:pPr>
        <w:pStyle w:val="BodyText"/>
      </w:pPr>
      <w:ins w:id="4957" w:author="PR Preview" w:date="2026-01-01T00:00:00Z">
        <w:r>
          <w:rPr>
            <w:b/>
            <w:bCs/>
          </w:rPr>
          <w:t xml:space="preserve">Definition 54 (Complex number)</w:t>
        </w:r>
      </w:ins>
      <w:ins w:id="4958" w:author="PR Preview" w:date="2026-01-01T00:00:00Z">
        <w:r>
          <w:t xml:space="preserve"> </w:t>
        </w:r>
      </w:ins>
      <w:ins w:id="4959" w:author="PR Preview" w:date="2026-01-01T00:00:00Z">
        <w:r>
          <w:t xml:space="preserve">A</w:t>
        </w:r>
      </w:ins>
      <w:ins w:id="4960" w:author="PR Preview" w:date="2026-01-01T00:00:00Z">
        <w:r>
          <w:t xml:space="preserve"> </w:t>
        </w:r>
      </w:ins>
      <w:ins w:id="4961" w:author="PR Preview" w:date="2026-01-01T00:00:00Z">
        <w:r>
          <w:rPr>
            <w:b/>
            <w:bCs/>
          </w:rPr>
          <w:t xml:space="preserve">complex number</w:t>
        </w:r>
      </w:ins>
      <w:ins w:id="4962" w:author="PR Preview" w:date="2026-01-01T00:00:00Z">
        <w:r>
          <w:t xml:space="preserve"> </w:t>
        </w:r>
      </w:ins>
      <w:ins w:id="4963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4964" w:author="PR Preview" w:date="2026-01-01T00:00:00Z">
        <w:r>
          <w:t xml:space="preserve">where</w:t>
        </w:r>
      </w:ins>
      <w:ins w:id="4965" w:author="PR Preview" w:date="2026-01-01T00:00:00Z">
        <w:r>
          <w:t xml:space="preserve"> </w:t>
        </w:r>
      </w:ins>
      <m:oMath>
        <m:r>
          <m:t>a</m:t>
        </m:r>
      </m:oMath>
      <w:ins w:id="4966" w:author="PR Preview" w:date="2026-01-01T00:00:00Z">
        <w:r>
          <w:t xml:space="preserve"> </w:t>
        </w:r>
      </w:ins>
      <w:ins w:id="4967" w:author="PR Preview" w:date="2026-01-01T00:00:00Z">
        <w:r>
          <w:t xml:space="preserve">and</w:t>
        </w:r>
      </w:ins>
      <w:ins w:id="4968" w:author="PR Preview" w:date="2026-01-01T00:00:00Z">
        <w:r>
          <w:t xml:space="preserve"> </w:t>
        </w:r>
      </w:ins>
      <m:oMath>
        <m:r>
          <m:t>b</m:t>
        </m:r>
      </m:oMath>
      <w:ins w:id="4969" w:author="PR Preview" w:date="2026-01-01T00:00:00Z">
        <w:r>
          <w:t xml:space="preserve"> </w:t>
        </w:r>
      </w:ins>
      <w:ins w:id="4970" w:author="PR Preview" w:date="2026-01-01T00:00:00Z">
        <w:r>
          <w:t xml:space="preserve">are real numbers and</w:t>
        </w:r>
      </w:ins>
      <w:ins w:id="4971" w:author="PR Preview" w:date="2026-01-01T00:00:00Z">
        <w:r>
          <w:t xml:space="preserve"> </w:t>
        </w:r>
      </w:ins>
      <m:oMath>
        <m:r>
          <m:t>i</m:t>
        </m:r>
      </m:oMath>
      <w:ins w:id="4972" w:author="PR Preview" w:date="2026-01-01T00:00:00Z">
        <w:r>
          <w:t xml:space="preserve"> </w:t>
        </w:r>
      </w:ins>
      <w:ins w:id="4973" w:author="PR Preview" w:date="2026-01-01T00:00:00Z">
        <w:r>
          <w:t xml:space="preserve">is the imaginary unit (</w:t>
        </w:r>
      </w:ins>
      <w:hyperlink w:anchor="def-imaginary-unit">
        <w:ins w:id="4974" w:author="PR Preview" w:date="2026-01-01T00:00:00Z">
          <w:r>
            <w:rPr>
              <w:rStyle w:val="Hyperlink"/>
            </w:rPr>
            <w:t xml:space="preserve">Definition 53</w:t>
          </w:r>
        </w:ins>
      </w:hyperlink>
      <w:ins w:id="497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del w:id="4976" w:author="PR Preview" w:date="2026-01-01T00:00:00Z">
        <w:r>
          <w:rPr>
            <w:b/>
            <w:bCs/>
          </w:rPr>
          <w:delText xml:space="preserve">Example 53 (Real and imaginary parts)</w:delText>
        </w:r>
      </w:del>
      <w:del w:id="4977" w:author="PR Preview" w:date="2026-01-01T00:00:00Z">
        <w:r>
          <w:delText xml:space="preserve"> </w:delText>
        </w:r>
      </w:del>
      <w:del w:id="4978" w:author="PR Preview" w:date="2026-01-01T00:00:00Z">
        <w:r>
          <w:delText xml:space="preserve">For</w:delText>
        </w:r>
      </w:del>
      <w:del w:id="4979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4980" w:author="PR Preview" w:date="2026-01-01T00:00:00Z">
        <w:r>
          <w:delText xml:space="preserve">, the real part is</w:delText>
        </w:r>
      </w:del>
      <w:del w:id="4981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4982" w:author="PR Preview" w:date="2026-01-01T00:00:00Z">
        <w:r>
          <w:delText xml:space="preserve"> </w:delText>
        </w:r>
      </w:del>
      <w:del w:id="4983" w:author="PR Preview" w:date="2026-01-01T00:00:00Z">
        <w:r>
          <w:delText xml:space="preserve">and the imaginary part is</w:delText>
        </w:r>
      </w:del>
      <w:del w:id="4984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4985" w:author="PR Preview" w:date="2026-01-01T00:00:00Z">
        <w:r>
          <w:delText xml:space="preserve">:</w:delText>
        </w:r>
      </w:del>
      <w:del w:id="4986" w:author="PR Preview" w:date="2026-01-01T00:00:00Z">
        <w:r>
          <w:delText xml:space="preserve"> </w:delText>
        </w:r>
      </w:del>
      <w:del w:id="4987" w:author="PR Preview" w:date="2026-01-01T00:00:00Z">
        <w:r>
          <w:delText xml:space="preserve">the imaginary part is the real number</w:delText>
        </w:r>
      </w:del>
      <w:del w:id="498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4989" w:author="PR Preview" w:date="2026-01-01T00:00:00Z">
        <w:r>
          <w:delText xml:space="preserve">, not</w:delText>
        </w:r>
      </w:del>
      <w:del w:id="499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4991" w:author="PR Preview" w:date="2026-01-01T00:00:00Z">
        <w:r>
          <w:delText xml:space="preserve">.</w:delText>
        </w:r>
      </w:del>
    </w:p>
    <w:p>
      <w:pPr>
        <w:pStyle w:val="BodyText"/>
      </w:pPr>
      <w:ins w:id="4992" w:author="PR Preview" w:date="2026-01-01T00:00:00Z">
        <w:r>
          <w:rPr>
            <w:b/>
            <w:bCs/>
          </w:rPr>
          <w:t xml:space="preserve">Example 54 (Real and imaginary parts)</w:t>
        </w:r>
      </w:ins>
      <w:ins w:id="4993" w:author="PR Preview" w:date="2026-01-01T00:00:00Z">
        <w:r>
          <w:t xml:space="preserve"> </w:t>
        </w:r>
      </w:ins>
      <w:ins w:id="4994" w:author="PR Preview" w:date="2026-01-01T00:00:00Z">
        <w:r>
          <w:t xml:space="preserve">For</w:t>
        </w:r>
      </w:ins>
      <w:ins w:id="4995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4996" w:author="PR Preview" w:date="2026-01-01T00:00:00Z">
        <w:r>
          <w:t xml:space="preserve">, the real part is</w:t>
        </w:r>
      </w:ins>
      <w:ins w:id="4997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4998" w:author="PR Preview" w:date="2026-01-01T00:00:00Z">
        <w:r>
          <w:t xml:space="preserve"> </w:t>
        </w:r>
      </w:ins>
      <w:ins w:id="4999" w:author="PR Preview" w:date="2026-01-01T00:00:00Z">
        <w:r>
          <w:t xml:space="preserve">and the imaginary part is</w:t>
        </w:r>
      </w:ins>
      <w:ins w:id="5000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5001" w:author="PR Preview" w:date="2026-01-01T00:00:00Z">
        <w:r>
          <w:t xml:space="preserve">:</w:t>
        </w:r>
      </w:ins>
      <w:ins w:id="5002" w:author="PR Preview" w:date="2026-01-01T00:00:00Z">
        <w:r>
          <w:t xml:space="preserve"> </w:t>
        </w:r>
      </w:ins>
      <w:ins w:id="5003" w:author="PR Preview" w:date="2026-01-01T00:00:00Z">
        <w:r>
          <w:t xml:space="preserve">the imaginary part is the real number</w:t>
        </w:r>
      </w:ins>
      <w:ins w:id="500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5005" w:author="PR Preview" w:date="2026-01-01T00:00:00Z">
        <w:r>
          <w:t xml:space="preserve">, not</w:t>
        </w:r>
      </w:ins>
      <w:ins w:id="500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5007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008" w:author="PR Preview" w:date="2026-01-01T00:00:00Z">
        <w:r>
          <w:delText xml:space="preserve">so</w:delText>
        </w:r>
      </w:del>
      <w:del w:id="5009" w:author="PR Preview" w:date="2026-01-01T00:00:00Z">
        <w:r>
          <w:delText xml:space="preserve"> </w:delText>
        </w:r>
      </w:del>
      <m:oMath>
        <m:r>
          <m:t>a</m:t>
        </m:r>
      </m:oMath>
      <w:del w:id="5010" w:author="PR Preview" w:date="2026-01-01T00:00:00Z">
        <w:r>
          <w:delText xml:space="preserve"> </w:delText>
        </w:r>
      </w:del>
      <w:del w:id="5011" w:author="PR Preview" w:date="2026-01-01T00:00:00Z">
        <w:r>
          <w:delText xml:space="preserve">is the complex number</w:delText>
        </w:r>
      </w:del>
      <w:del w:id="501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5013" w:author="PR Preview" w:date="2026-01-01T00:00:00Z">
        <w:r>
          <w:delText xml:space="preserve">, whose imaginary part is</w:delText>
        </w:r>
      </w:del>
      <w:del w:id="5014" w:author="PR Preview" w:date="2026-01-01T00:00:00Z">
        <w:r>
          <w:delText xml:space="preserve"> </w:delText>
        </w:r>
      </w:del>
      <m:oMath>
        <m:r>
          <m:t>0</m:t>
        </m:r>
      </m:oMath>
      <w:del w:id="5015" w:author="PR Preview" w:date="2026-01-01T00:00:00Z">
        <w:r>
          <w:delText xml:space="preserve">.</w:delText>
        </w:r>
      </w:del>
      <w:del w:id="5016" w:author="PR Preview" w:date="2026-01-01T00:00:00Z">
        <w:r>
          <w:delText xml:space="preserve"> </w:delText>
        </w:r>
      </w:del>
      <w:del w:id="5017" w:author="PR Preview" w:date="2026-01-01T00:00:00Z">
        <w:r>
          <w:delText xml:space="preserve">The real part of</w:delText>
        </w:r>
      </w:del>
      <w:del w:id="501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5019" w:author="PR Preview" w:date="2026-01-01T00:00:00Z">
        <w:r>
          <w:delText xml:space="preserve"> </w:delText>
        </w:r>
      </w:del>
      <w:del w:id="5020" w:author="PR Preview" w:date="2026-01-01T00:00:00Z">
        <w:r>
          <w:delText xml:space="preserve">is</w:delText>
        </w:r>
      </w:del>
      <w:del w:id="5021" w:author="PR Preview" w:date="2026-01-01T00:00:00Z">
        <w:r>
          <w:delText xml:space="preserve"> </w:delText>
        </w:r>
      </w:del>
      <m:oMath>
        <m:r>
          <m:t>a</m:t>
        </m:r>
      </m:oMath>
      <w:del w:id="5022" w:author="PR Preview" w:date="2026-01-01T00:00:00Z">
        <w:r>
          <w:delText xml:space="preserve">, and by the equality rule in</w:delText>
        </w:r>
      </w:del>
      <w:del w:id="5023" w:author="PR Preview" w:date="2026-01-01T00:00:00Z">
        <w:r>
          <w:delText xml:space="preserve"> </w:delText>
        </w:r>
      </w:del>
      <w:hyperlink w:anchor="def-complex-number">
        <w:del w:id="5024" w:author="PR Preview" w:date="2026-01-01T00:00:00Z">
          <w:r>
            <w:rPr>
              <w:rStyle w:val="Hyperlink"/>
            </w:rPr>
            <w:delText xml:space="preserve">Definition 52</w:delText>
          </w:r>
        </w:del>
      </w:hyperlink>
      <w:del w:id="5025" w:author="PR Preview" w:date="2026-01-01T00:00:00Z">
        <w:r>
          <w:delText xml:space="preserve"> </w:delText>
        </w:r>
      </w:del>
      <w:del w:id="5026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5027" w:author="PR Preview" w:date="2026-01-01T00:00:00Z">
        <w:r>
          <w:t xml:space="preserve">so</w:t>
        </w:r>
      </w:ins>
      <w:ins w:id="5028" w:author="PR Preview" w:date="2026-01-01T00:00:00Z">
        <w:r>
          <w:t xml:space="preserve"> </w:t>
        </w:r>
      </w:ins>
      <m:oMath>
        <m:r>
          <m:t>a</m:t>
        </m:r>
      </m:oMath>
      <w:ins w:id="5029" w:author="PR Preview" w:date="2026-01-01T00:00:00Z">
        <w:r>
          <w:t xml:space="preserve"> </w:t>
        </w:r>
      </w:ins>
      <w:ins w:id="5030" w:author="PR Preview" w:date="2026-01-01T00:00:00Z">
        <w:r>
          <w:t xml:space="preserve">is the complex number</w:t>
        </w:r>
      </w:ins>
      <w:ins w:id="50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5032" w:author="PR Preview" w:date="2026-01-01T00:00:00Z">
        <w:r>
          <w:t xml:space="preserve">, whose imaginary part is</w:t>
        </w:r>
      </w:ins>
      <w:ins w:id="5033" w:author="PR Preview" w:date="2026-01-01T00:00:00Z">
        <w:r>
          <w:t xml:space="preserve"> </w:t>
        </w:r>
      </w:ins>
      <m:oMath>
        <m:r>
          <m:t>0</m:t>
        </m:r>
      </m:oMath>
      <w:ins w:id="5034" w:author="PR Preview" w:date="2026-01-01T00:00:00Z">
        <w:r>
          <w:t xml:space="preserve">.</w:t>
        </w:r>
      </w:ins>
      <w:ins w:id="5035" w:author="PR Preview" w:date="2026-01-01T00:00:00Z">
        <w:r>
          <w:t xml:space="preserve"> </w:t>
        </w:r>
      </w:ins>
      <w:ins w:id="5036" w:author="PR Preview" w:date="2026-01-01T00:00:00Z">
        <w:r>
          <w:t xml:space="preserve">The real part of</w:t>
        </w:r>
      </w:ins>
      <w:ins w:id="503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5038" w:author="PR Preview" w:date="2026-01-01T00:00:00Z">
        <w:r>
          <w:t xml:space="preserve"> </w:t>
        </w:r>
      </w:ins>
      <w:ins w:id="5039" w:author="PR Preview" w:date="2026-01-01T00:00:00Z">
        <w:r>
          <w:t xml:space="preserve">is</w:t>
        </w:r>
      </w:ins>
      <w:ins w:id="5040" w:author="PR Preview" w:date="2026-01-01T00:00:00Z">
        <w:r>
          <w:t xml:space="preserve"> </w:t>
        </w:r>
      </w:ins>
      <m:oMath>
        <m:r>
          <m:t>a</m:t>
        </m:r>
      </m:oMath>
      <w:ins w:id="5041" w:author="PR Preview" w:date="2026-01-01T00:00:00Z">
        <w:r>
          <w:t xml:space="preserve">, and by the equality rule in</w:t>
        </w:r>
      </w:ins>
      <w:ins w:id="5042" w:author="PR Preview" w:date="2026-01-01T00:00:00Z">
        <w:r>
          <w:t xml:space="preserve"> </w:t>
        </w:r>
      </w:ins>
      <w:hyperlink w:anchor="def-complex-number">
        <w:ins w:id="5043" w:author="PR Preview" w:date="2026-01-01T00:00:00Z">
          <w:r>
            <w:rPr>
              <w:rStyle w:val="Hyperlink"/>
            </w:rPr>
            <w:t xml:space="preserve">Definition 54</w:t>
          </w:r>
        </w:ins>
      </w:hyperlink>
      <w:ins w:id="5044" w:author="PR Preview" w:date="2026-01-01T00:00:00Z">
        <w:r>
          <w:t xml:space="preserve"> </w:t>
        </w:r>
      </w:ins>
      <w:ins w:id="5045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del w:id="5046" w:author="PR Preview" w:date="2026-01-01T00:00:00Z">
        <w:r>
          <w:rPr>
            <w:b/>
            <w:bCs/>
          </w:rPr>
          <w:delText xml:space="preserve">Example 54 (Which complex numbers are real)</w:delText>
        </w:r>
      </w:del>
      <w:del w:id="5047" w:author="PR Preview" w:date="2026-01-01T00:00:00Z">
        <w:r>
          <w:delText xml:space="preserve"> </w:delText>
        </w:r>
      </w:del>
      <w:del w:id="5048" w:author="PR Preview" w:date="2026-01-01T00:00:00Z">
        <w:r>
          <w:delText xml:space="preserve">R stores complex numbers as a real part and an imaginary part.</w:delText>
        </w:r>
      </w:del>
      <w:del w:id="5049" w:author="PR Preview" w:date="2026-01-01T00:00:00Z">
        <w:r>
          <w:delText xml:space="preserve"> </w:delText>
        </w:r>
      </w:del>
      <w:del w:id="5050" w:author="PR Preview" w:date="2026-01-01T00:00:00Z">
        <w:r>
          <w:delText xml:space="preserve">The code below converts the real number</w:delText>
        </w:r>
      </w:del>
      <w:del w:id="5051" w:author="PR Preview" w:date="2026-01-01T00:00:00Z">
        <w:r>
          <w:delText xml:space="preserve"> </w:delText>
        </w:r>
      </w:del>
      <m:oMath>
        <m:r>
          <m:t>7</m:t>
        </m:r>
      </m:oMath>
      <w:del w:id="5052" w:author="PR Preview" w:date="2026-01-01T00:00:00Z">
        <w:r>
          <w:delText xml:space="preserve"> </w:delText>
        </w:r>
      </w:del>
      <w:del w:id="5053" w:author="PR Preview" w:date="2026-01-01T00:00:00Z">
        <w:r>
          <w:delText xml:space="preserve">to a complex number</w:delText>
        </w:r>
      </w:del>
      <w:del w:id="5054" w:author="PR Preview" w:date="2026-01-01T00:00:00Z">
        <w:r>
          <w:delText xml:space="preserve"> </w:delText>
        </w:r>
      </w:del>
      <w:del w:id="5055" w:author="PR Preview" w:date="2026-01-01T00:00:00Z">
        <w:r>
          <w:delText xml:space="preserve">and reads the parts of three complex numbers.</w:delText>
        </w:r>
      </w:del>
    </w:p>
    <w:p>
      <w:pPr>
        <w:pStyle w:val="BodyText"/>
      </w:pPr>
      <w:ins w:id="5056" w:author="PR Preview" w:date="2026-01-01T00:00:00Z">
        <w:r>
          <w:rPr>
            <w:b/>
            <w:bCs/>
          </w:rPr>
          <w:t xml:space="preserve">Example 55 (Which complex numbers are real)</w:t>
        </w:r>
      </w:ins>
      <w:ins w:id="5057" w:author="PR Preview" w:date="2026-01-01T00:00:00Z">
        <w:r>
          <w:t xml:space="preserve"> </w:t>
        </w:r>
      </w:ins>
      <w:ins w:id="5058" w:author="PR Preview" w:date="2026-01-01T00:00:00Z">
        <w:r>
          <w:t xml:space="preserve">R stores complex numbers as a real part and an imaginary part.</w:t>
        </w:r>
      </w:ins>
      <w:ins w:id="5059" w:author="PR Preview" w:date="2026-01-01T00:00:00Z">
        <w:r>
          <w:t xml:space="preserve"> </w:t>
        </w:r>
      </w:ins>
      <w:ins w:id="5060" w:author="PR Preview" w:date="2026-01-01T00:00:00Z">
        <w:r>
          <w:t xml:space="preserve">The code below converts the real number</w:t>
        </w:r>
      </w:ins>
      <w:ins w:id="5061" w:author="PR Preview" w:date="2026-01-01T00:00:00Z">
        <w:r>
          <w:t xml:space="preserve"> </w:t>
        </w:r>
      </w:ins>
      <m:oMath>
        <m:r>
          <m:t>7</m:t>
        </m:r>
      </m:oMath>
      <w:ins w:id="5062" w:author="PR Preview" w:date="2026-01-01T00:00:00Z">
        <w:r>
          <w:t xml:space="preserve"> </w:t>
        </w:r>
      </w:ins>
      <w:ins w:id="5063" w:author="PR Preview" w:date="2026-01-01T00:00:00Z">
        <w:r>
          <w:t xml:space="preserve">to a complex number</w:t>
        </w:r>
      </w:ins>
      <w:ins w:id="5064" w:author="PR Preview" w:date="2026-01-01T00:00:00Z">
        <w:r>
          <w:t xml:space="preserve"> </w:t>
        </w:r>
      </w:ins>
      <w:ins w:id="5065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del w:id="5066" w:author="PR Preview" w:date="2026-01-01T00:00:00Z">
        <w:r>
          <w:rPr>
            <w:b/>
            <w:bCs/>
          </w:rPr>
          <w:delText xml:space="preserve">Example 55 (Adding and multiplying two complex numbers)</w:delText>
        </w:r>
      </w:del>
      <w:del w:id="5067" w:author="PR Preview" w:date="2026-01-01T00:00:00Z">
        <w:r>
          <w:delText xml:space="preserve"> </w:delText>
        </w:r>
      </w:del>
      <w:del w:id="5068" w:author="PR Preview" w:date="2026-01-01T00:00:00Z">
        <w:r>
          <w:delText xml:space="preserve">Let</w:delText>
        </w:r>
      </w:del>
      <w:del w:id="5069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5070" w:author="PR Preview" w:date="2026-01-01T00:00:00Z">
        <w:r>
          <w:delText xml:space="preserve"> </w:delText>
        </w:r>
      </w:del>
      <w:del w:id="5071" w:author="PR Preview" w:date="2026-01-01T00:00:00Z">
        <w:r>
          <w:delText xml:space="preserve">and</w:delText>
        </w:r>
      </w:del>
      <w:del w:id="5072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5073" w:author="PR Preview" w:date="2026-01-01T00:00:00Z">
        <w:r>
          <w:delText xml:space="preserve">.</w:delText>
        </w:r>
      </w:del>
      <w:del w:id="5074" w:author="PR Preview" w:date="2026-01-01T00:00:00Z">
        <w:r>
          <w:delText xml:space="preserve"> </w:delText>
        </w:r>
      </w:del>
      <w:del w:id="5075" w:author="PR Preview" w:date="2026-01-01T00:00:00Z">
        <w:r>
          <w:delText xml:space="preserve">Their sum is</w:delText>
        </w:r>
      </w:del>
    </w:p>
    <w:p>
      <w:pPr>
        <w:pStyle w:val="BodyText"/>
      </w:pPr>
      <w:ins w:id="5076" w:author="PR Preview" w:date="2026-01-01T00:00:00Z">
        <w:r>
          <w:rPr>
            <w:b/>
            <w:bCs/>
          </w:rPr>
          <w:t xml:space="preserve">Example 56 (Adding and multiplying two complex numbers)</w:t>
        </w:r>
      </w:ins>
      <w:ins w:id="5077" w:author="PR Preview" w:date="2026-01-01T00:00:00Z">
        <w:r>
          <w:t xml:space="preserve"> </w:t>
        </w:r>
      </w:ins>
      <w:ins w:id="5078" w:author="PR Preview" w:date="2026-01-01T00:00:00Z">
        <w:r>
          <w:t xml:space="preserve">Let</w:t>
        </w:r>
      </w:ins>
      <w:ins w:id="5079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5080" w:author="PR Preview" w:date="2026-01-01T00:00:00Z">
        <w:r>
          <w:t xml:space="preserve"> </w:t>
        </w:r>
      </w:ins>
      <w:ins w:id="5081" w:author="PR Preview" w:date="2026-01-01T00:00:00Z">
        <w:r>
          <w:t xml:space="preserve">and</w:t>
        </w:r>
      </w:ins>
      <w:ins w:id="508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5083" w:author="PR Preview" w:date="2026-01-01T00:00:00Z">
        <w:r>
          <w:t xml:space="preserve">.</w:t>
        </w:r>
      </w:ins>
      <w:ins w:id="5084" w:author="PR Preview" w:date="2026-01-01T00:00:00Z">
        <w:r>
          <w:t xml:space="preserve"> </w:t>
        </w:r>
      </w:ins>
      <w:ins w:id="5085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del w:id="5086" w:author="PR Preview" w:date="2026-01-01T00:00:00Z">
        <w:r>
          <w:rPr>
            <w:b/>
            <w:bCs/>
          </w:rPr>
          <w:delText xml:space="preserve">Definition 53 (Complex conjugate)</w:delText>
        </w:r>
      </w:del>
      <w:del w:id="5087" w:author="PR Preview" w:date="2026-01-01T00:00:00Z">
        <w:r>
          <w:delText xml:space="preserve"> </w:delText>
        </w:r>
      </w:del>
      <w:del w:id="5088" w:author="PR Preview" w:date="2026-01-01T00:00:00Z">
        <w:r>
          <w:delText xml:space="preserve">The</w:delText>
        </w:r>
      </w:del>
      <w:del w:id="5089" w:author="PR Preview" w:date="2026-01-01T00:00:00Z">
        <w:r>
          <w:delText xml:space="preserve"> </w:delText>
        </w:r>
      </w:del>
      <w:del w:id="5090" w:author="PR Preview" w:date="2026-01-01T00:00:00Z">
        <w:r>
          <w:rPr>
            <w:b/>
            <w:bCs/>
          </w:rPr>
          <w:delText xml:space="preserve">complex conjugate</w:delText>
        </w:r>
      </w:del>
      <w:del w:id="5091" w:author="PR Preview" w:date="2026-01-01T00:00:00Z">
        <w:r>
          <w:delText xml:space="preserve"> </w:delText>
        </w:r>
      </w:del>
      <w:del w:id="5092" w:author="PR Preview" w:date="2026-01-01T00:00:00Z">
        <w:r>
          <w:delText xml:space="preserve">of a complex number</w:delText>
        </w:r>
      </w:del>
      <w:del w:id="5093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5094" w:author="PR Preview" w:date="2026-01-01T00:00:00Z">
        <w:r>
          <w:delText xml:space="preserve"> </w:delText>
        </w:r>
      </w:del>
      <w:del w:id="5095" w:author="PR Preview" w:date="2026-01-01T00:00:00Z">
        <w:r>
          <w:delText xml:space="preserve">(</w:delText>
        </w:r>
      </w:del>
      <w:hyperlink w:anchor="def-complex-number">
        <w:del w:id="5096" w:author="PR Preview" w:date="2026-01-01T00:00:00Z">
          <w:r>
            <w:rPr>
              <w:rStyle w:val="Hyperlink"/>
            </w:rPr>
            <w:delText xml:space="preserve">Definition 52</w:delText>
          </w:r>
        </w:del>
      </w:hyperlink>
      <w:del w:id="5097" w:author="PR Preview" w:date="2026-01-01T00:00:00Z">
        <w:r>
          <w:delText xml:space="preserve">) is</w:delText>
        </w:r>
      </w:del>
    </w:p>
    <w:p>
      <w:pPr>
        <w:pStyle w:val="FirstParagraph"/>
      </w:pPr>
      <w:ins w:id="5098" w:author="PR Preview" w:date="2026-01-01T00:00:00Z">
        <w:r>
          <w:rPr>
            <w:b/>
            <w:bCs/>
          </w:rPr>
          <w:t xml:space="preserve">Definition 55 (Complex conjugate)</w:t>
        </w:r>
      </w:ins>
      <w:ins w:id="5099" w:author="PR Preview" w:date="2026-01-01T00:00:00Z">
        <w:r>
          <w:t xml:space="preserve"> </w:t>
        </w:r>
      </w:ins>
      <w:ins w:id="5100" w:author="PR Preview" w:date="2026-01-01T00:00:00Z">
        <w:r>
          <w:t xml:space="preserve">The</w:t>
        </w:r>
      </w:ins>
      <w:ins w:id="5101" w:author="PR Preview" w:date="2026-01-01T00:00:00Z">
        <w:r>
          <w:t xml:space="preserve"> </w:t>
        </w:r>
      </w:ins>
      <w:ins w:id="5102" w:author="PR Preview" w:date="2026-01-01T00:00:00Z">
        <w:r>
          <w:rPr>
            <w:b/>
            <w:bCs/>
          </w:rPr>
          <w:t xml:space="preserve">complex conjugate</w:t>
        </w:r>
      </w:ins>
      <w:ins w:id="5103" w:author="PR Preview" w:date="2026-01-01T00:00:00Z">
        <w:r>
          <w:t xml:space="preserve"> </w:t>
        </w:r>
      </w:ins>
      <w:ins w:id="5104" w:author="PR Preview" w:date="2026-01-01T00:00:00Z">
        <w:r>
          <w:t xml:space="preserve">of a complex number</w:t>
        </w:r>
      </w:ins>
      <w:ins w:id="5105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5106" w:author="PR Preview" w:date="2026-01-01T00:00:00Z">
        <w:r>
          <w:t xml:space="preserve"> </w:t>
        </w:r>
      </w:ins>
      <w:ins w:id="5107" w:author="PR Preview" w:date="2026-01-01T00:00:00Z">
        <w:r>
          <w:t xml:space="preserve">(</w:t>
        </w:r>
      </w:ins>
      <w:hyperlink w:anchor="def-complex-number">
        <w:ins w:id="5108" w:author="PR Preview" w:date="2026-01-01T00:00:00Z">
          <w:r>
            <w:rPr>
              <w:rStyle w:val="Hyperlink"/>
            </w:rPr>
            <w:t xml:space="preserve">Definition 54</w:t>
          </w:r>
        </w:ins>
      </w:hyperlink>
      <w:ins w:id="5109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del w:id="5110" w:author="PR Preview" w:date="2026-01-01T00:00:00Z">
        <w:r>
          <w:rPr>
            <w:b/>
            <w:bCs/>
          </w:rPr>
          <w:delText xml:space="preserve">Example 56 (Complex conjugates)</w:delText>
        </w:r>
      </w:del>
      <w:del w:id="5111" w:author="PR Preview" w:date="2026-01-01T00:00:00Z">
        <w:r>
          <w:delText xml:space="preserve"> </w:delText>
        </w:r>
      </w:del>
      <w:del w:id="5112" w:author="PR Preview" w:date="2026-01-01T00:00:00Z">
        <w:r>
          <w:delText xml:space="preserve"> </w:delText>
        </w:r>
      </w:del>
    </w:p>
    <w:p>
      <w:pPr>
        <w:pStyle w:val="BodyText"/>
      </w:pPr>
      <w:ins w:id="5113" w:author="PR Preview" w:date="2026-01-01T00:00:00Z">
        <w:r>
          <w:rPr>
            <w:b/>
            <w:bCs/>
          </w:rPr>
          <w:t xml:space="preserve">Example 57 (Complex conjugates)</w:t>
        </w:r>
      </w:ins>
      <w:ins w:id="5114" w:author="PR Preview" w:date="2026-01-01T00:00:00Z">
        <w:r>
          <w:t xml:space="preserve"> </w:t>
        </w:r>
      </w:ins>
      <w:ins w:id="5115" w:author="PR Preview" w:date="2026-01-01T00:00:00Z">
        <w:r>
          <w:t xml:space="preserve"> </w:t>
        </w:r>
      </w:ins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del w:id="5116" w:author="PR Preview" w:date="2026-01-01T00:00:00Z">
        <w:r>
          <w:rPr>
            <w:b/>
            <w:bCs/>
          </w:rPr>
          <w:delText xml:space="preserve">Definition 54 (Absolute value (modulus) of a complex number)</w:delText>
        </w:r>
      </w:del>
      <w:del w:id="5117" w:author="PR Preview" w:date="2026-01-01T00:00:00Z">
        <w:r>
          <w:delText xml:space="preserve"> </w:delText>
        </w:r>
      </w:del>
      <w:del w:id="5118" w:author="PR Preview" w:date="2026-01-01T00:00:00Z">
        <w:r>
          <w:delText xml:space="preserve">The</w:delText>
        </w:r>
      </w:del>
      <w:del w:id="5119" w:author="PR Preview" w:date="2026-01-01T00:00:00Z">
        <w:r>
          <w:delText xml:space="preserve"> </w:delText>
        </w:r>
      </w:del>
      <w:del w:id="5120" w:author="PR Preview" w:date="2026-01-01T00:00:00Z">
        <w:r>
          <w:rPr>
            <w:b/>
            <w:bCs/>
          </w:rPr>
          <w:delText xml:space="preserve">absolute value</w:delText>
        </w:r>
      </w:del>
      <w:del w:id="5121" w:author="PR Preview" w:date="2026-01-01T00:00:00Z">
        <w:r>
          <w:delText xml:space="preserve">, or</w:delText>
        </w:r>
      </w:del>
      <w:del w:id="5122" w:author="PR Preview" w:date="2026-01-01T00:00:00Z">
        <w:r>
          <w:delText xml:space="preserve"> </w:delText>
        </w:r>
      </w:del>
      <w:del w:id="5123" w:author="PR Preview" w:date="2026-01-01T00:00:00Z">
        <w:r>
          <w:rPr>
            <w:b/>
            <w:bCs/>
          </w:rPr>
          <w:delText xml:space="preserve">modulus</w:delText>
        </w:r>
      </w:del>
      <w:del w:id="5124" w:author="PR Preview" w:date="2026-01-01T00:00:00Z">
        <w:r>
          <w:delText xml:space="preserve">, of a complex number</w:delText>
        </w:r>
      </w:del>
      <w:del w:id="5125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5126" w:author="PR Preview" w:date="2026-01-01T00:00:00Z">
        <w:r>
          <w:delText xml:space="preserve"> </w:delText>
        </w:r>
      </w:del>
      <w:del w:id="5127" w:author="PR Preview" w:date="2026-01-01T00:00:00Z">
        <w:r>
          <w:delText xml:space="preserve">(</w:delText>
        </w:r>
      </w:del>
      <w:hyperlink w:anchor="def-complex-number">
        <w:del w:id="5128" w:author="PR Preview" w:date="2026-01-01T00:00:00Z">
          <w:r>
            <w:rPr>
              <w:rStyle w:val="Hyperlink"/>
            </w:rPr>
            <w:delText xml:space="preserve">Definition 52</w:delText>
          </w:r>
        </w:del>
      </w:hyperlink>
      <w:del w:id="5129" w:author="PR Preview" w:date="2026-01-01T00:00:00Z">
        <w:r>
          <w:delText xml:space="preserve">) is</w:delText>
        </w:r>
      </w:del>
    </w:p>
    <w:p>
      <w:pPr>
        <w:pStyle w:val="FirstParagraph"/>
      </w:pPr>
      <w:ins w:id="5130" w:author="PR Preview" w:date="2026-01-01T00:00:00Z">
        <w:r>
          <w:rPr>
            <w:b/>
            <w:bCs/>
          </w:rPr>
          <w:t xml:space="preserve">Definition 56 (Absolute value (modulus) of a complex number)</w:t>
        </w:r>
      </w:ins>
      <w:ins w:id="5131" w:author="PR Preview" w:date="2026-01-01T00:00:00Z">
        <w:r>
          <w:t xml:space="preserve"> </w:t>
        </w:r>
      </w:ins>
      <w:ins w:id="5132" w:author="PR Preview" w:date="2026-01-01T00:00:00Z">
        <w:r>
          <w:t xml:space="preserve">The</w:t>
        </w:r>
      </w:ins>
      <w:ins w:id="5133" w:author="PR Preview" w:date="2026-01-01T00:00:00Z">
        <w:r>
          <w:t xml:space="preserve"> </w:t>
        </w:r>
      </w:ins>
      <w:ins w:id="5134" w:author="PR Preview" w:date="2026-01-01T00:00:00Z">
        <w:r>
          <w:rPr>
            <w:b/>
            <w:bCs/>
          </w:rPr>
          <w:t xml:space="preserve">absolute value</w:t>
        </w:r>
      </w:ins>
      <w:ins w:id="5135" w:author="PR Preview" w:date="2026-01-01T00:00:00Z">
        <w:r>
          <w:t xml:space="preserve">, or</w:t>
        </w:r>
      </w:ins>
      <w:ins w:id="5136" w:author="PR Preview" w:date="2026-01-01T00:00:00Z">
        <w:r>
          <w:t xml:space="preserve"> </w:t>
        </w:r>
      </w:ins>
      <w:ins w:id="5137" w:author="PR Preview" w:date="2026-01-01T00:00:00Z">
        <w:r>
          <w:rPr>
            <w:b/>
            <w:bCs/>
          </w:rPr>
          <w:t xml:space="preserve">modulus</w:t>
        </w:r>
      </w:ins>
      <w:ins w:id="5138" w:author="PR Preview" w:date="2026-01-01T00:00:00Z">
        <w:r>
          <w:t xml:space="preserve">, of a complex number</w:t>
        </w:r>
      </w:ins>
      <w:ins w:id="5139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5140" w:author="PR Preview" w:date="2026-01-01T00:00:00Z">
        <w:r>
          <w:t xml:space="preserve"> </w:t>
        </w:r>
      </w:ins>
      <w:ins w:id="5141" w:author="PR Preview" w:date="2026-01-01T00:00:00Z">
        <w:r>
          <w:t xml:space="preserve">(</w:t>
        </w:r>
      </w:ins>
      <w:hyperlink w:anchor="def-complex-number">
        <w:ins w:id="5142" w:author="PR Preview" w:date="2026-01-01T00:00:00Z">
          <w:r>
            <w:rPr>
              <w:rStyle w:val="Hyperlink"/>
            </w:rPr>
            <w:t xml:space="preserve">Definition 54</w:t>
          </w:r>
        </w:ins>
      </w:hyperlink>
      <w:ins w:id="5143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del w:id="5144" w:author="PR Preview" w:date="2026-01-01T00:00:00Z">
        <w:r>
          <w:rPr>
            <w:b/>
            <w:bCs/>
          </w:rPr>
          <w:delText xml:space="preserve">Example 57 (Absolute values of complex numbers)</w:delText>
        </w:r>
      </w:del>
      <w:del w:id="5145" w:author="PR Preview" w:date="2026-01-01T00:00:00Z">
        <w:r>
          <w:delText xml:space="preserve"> </w:delText>
        </w:r>
      </w:del>
      <w:del w:id="5146" w:author="PR Preview" w:date="2026-01-01T00:00:00Z">
        <w:r>
          <w:delText xml:space="preserve"> </w:delText>
        </w:r>
      </w:del>
    </w:p>
    <w:p>
      <w:pPr>
        <w:pStyle w:val="BodyText"/>
      </w:pPr>
      <w:ins w:id="5147" w:author="PR Preview" w:date="2026-01-01T00:00:00Z">
        <w:r>
          <w:rPr>
            <w:b/>
            <w:bCs/>
          </w:rPr>
          <w:t xml:space="preserve">Example 58 (Absolute values of complex numbers)</w:t>
        </w:r>
      </w:ins>
      <w:ins w:id="5148" w:author="PR Preview" w:date="2026-01-01T00:00:00Z">
        <w:r>
          <w:t xml:space="preserve"> </w:t>
        </w:r>
      </w:ins>
      <w:ins w:id="5149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del w:id="5150" w:author="PR Preview" w:date="2026-01-01T00:00:00Z">
        <w:r>
          <w:rPr>
            <w:b/>
            <w:bCs/>
          </w:rPr>
          <w:delText xml:space="preserve">Example 58 (Multiplying</w:delText>
        </w:r>
      </w:del>
      <w:del w:id="5151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5152" w:author="PR Preview" w:date="2026-01-01T00:00:00Z">
        <w:r>
          <w:rPr>
            <w:b/>
            <w:bCs/>
          </w:rPr>
          <w:delText xml:space="preserve"> </w:delText>
        </w:r>
      </w:del>
      <w:del w:id="5153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5154" w:author="PR Preview" w:date="2026-01-01T00:00:00Z">
        <w:r>
          <w:delText xml:space="preserve">which is</w:delText>
        </w:r>
      </w:del>
      <w:del w:id="515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5156" w:author="PR Preview" w:date="2026-01-01T00:00:00Z">
        <w:r>
          <w:delText xml:space="preserve"> </w:delText>
        </w:r>
      </w:del>
      <w:del w:id="5157" w:author="PR Preview" w:date="2026-01-01T00:00:00Z">
        <w:r>
          <w:delText xml:space="preserve">from</w:delText>
        </w:r>
      </w:del>
      <w:del w:id="5158" w:author="PR Preview" w:date="2026-01-01T00:00:00Z">
        <w:r>
          <w:delText xml:space="preserve"> </w:delText>
        </w:r>
      </w:del>
      <w:hyperlink w:anchor="exm-complex-modulus">
        <w:del w:id="5159" w:author="PR Preview" w:date="2026-01-01T00:00:00Z">
          <w:r>
            <w:rPr>
              <w:rStyle w:val="Hyperlink"/>
            </w:rPr>
            <w:delText xml:space="preserve">Example 57</w:delText>
          </w:r>
        </w:del>
      </w:hyperlink>
      <w:del w:id="5160" w:author="PR Preview" w:date="2026-01-01T00:00:00Z">
        <w:r>
          <w:delText xml:space="preserve">, as</w:delText>
        </w:r>
      </w:del>
      <w:del w:id="5161" w:author="PR Preview" w:date="2026-01-01T00:00:00Z">
        <w:r>
          <w:delText xml:space="preserve"> </w:delText>
        </w:r>
      </w:del>
      <w:hyperlink w:anchor="thm-conj-product">
        <w:del w:id="5162" w:author="PR Preview" w:date="2026-01-01T00:00:00Z">
          <w:r>
            <w:rPr>
              <w:rStyle w:val="Hyperlink"/>
            </w:rPr>
            <w:delText xml:space="preserve">Theorem 33</w:delText>
          </w:r>
        </w:del>
      </w:hyperlink>
      <w:del w:id="5163" w:author="PR Preview" w:date="2026-01-01T00:00:00Z">
        <w:r>
          <w:delText xml:space="preserve"> </w:delText>
        </w:r>
      </w:del>
      <w:del w:id="5164" w:author="PR Preview" w:date="2026-01-01T00:00:00Z">
        <w:r>
          <w:delText xml:space="preserve">says.</w:delText>
        </w:r>
      </w:del>
    </w:p>
    <w:p>
      <w:pPr>
        <w:pStyle w:val="BodyText"/>
      </w:pPr>
      <w:ins w:id="5165" w:author="PR Preview" w:date="2026-01-01T00:00:00Z">
        <w:r>
          <w:rPr>
            <w:b/>
            <w:bCs/>
          </w:rPr>
          <w:t xml:space="preserve">Example 59 (Multiplying</w:t>
        </w:r>
      </w:ins>
      <w:ins w:id="5166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5167" w:author="PR Preview" w:date="2026-01-01T00:00:00Z">
        <w:r>
          <w:rPr>
            <w:b/>
            <w:bCs/>
          </w:rPr>
          <w:t xml:space="preserve"> </w:t>
        </w:r>
      </w:ins>
      <w:ins w:id="5168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5169" w:author="PR Preview" w:date="2026-01-01T00:00:00Z">
        <w:r>
          <w:t xml:space="preserve">which is</w:t>
        </w:r>
      </w:ins>
      <w:ins w:id="517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5171" w:author="PR Preview" w:date="2026-01-01T00:00:00Z">
        <w:r>
          <w:t xml:space="preserve"> </w:t>
        </w:r>
      </w:ins>
      <w:ins w:id="5172" w:author="PR Preview" w:date="2026-01-01T00:00:00Z">
        <w:r>
          <w:t xml:space="preserve">from</w:t>
        </w:r>
      </w:ins>
      <w:ins w:id="5173" w:author="PR Preview" w:date="2026-01-01T00:00:00Z">
        <w:r>
          <w:t xml:space="preserve"> </w:t>
        </w:r>
      </w:ins>
      <w:hyperlink w:anchor="exm-complex-modulus">
        <w:ins w:id="5174" w:author="PR Preview" w:date="2026-01-01T00:00:00Z">
          <w:r>
            <w:rPr>
              <w:rStyle w:val="Hyperlink"/>
            </w:rPr>
            <w:t xml:space="preserve">Example 58</w:t>
          </w:r>
        </w:ins>
      </w:hyperlink>
      <w:ins w:id="5175" w:author="PR Preview" w:date="2026-01-01T00:00:00Z">
        <w:r>
          <w:t xml:space="preserve">, as</w:t>
        </w:r>
      </w:ins>
      <w:ins w:id="5176" w:author="PR Preview" w:date="2026-01-01T00:00:00Z">
        <w:r>
          <w:t xml:space="preserve"> </w:t>
        </w:r>
      </w:ins>
      <w:hyperlink w:anchor="thm-conj-product">
        <w:ins w:id="5177" w:author="PR Preview" w:date="2026-01-01T00:00:00Z">
          <w:r>
            <w:rPr>
              <w:rStyle w:val="Hyperlink"/>
            </w:rPr>
            <w:t xml:space="preserve">Theorem 33</w:t>
          </w:r>
        </w:ins>
      </w:hyperlink>
      <w:ins w:id="5178" w:author="PR Preview" w:date="2026-01-01T00:00:00Z">
        <w:r>
          <w:t xml:space="preserve"> </w:t>
        </w:r>
      </w:ins>
      <w:ins w:id="5179" w:author="PR Preview" w:date="2026-01-01T00:00:00Z">
        <w:r>
          <w:t xml:space="preserve">says.</w:t>
        </w:r>
      </w:ins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59" Type="http://schemas.openxmlformats.org/officeDocument/2006/relationships/hyperlink" Target="notation.qmd#def-converse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59" Type="http://schemas.openxmlformats.org/officeDocument/2006/relationships/hyperlink" Target="notation.qmd#def-converse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2026-10-13T21:01:48Z</dcterms:created>
  <dcterms:modified xsi:type="dcterms:W3CDTF">2026-10-13T21:01:48Z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