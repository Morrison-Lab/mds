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Notation</w:t>
      </w:r>
    </w:p>
    <w:p>
      <w:pPr>
        <w:pStyle w:val="Date"/>
      </w:pPr>
      <w:del w:id="1" w:author="PR Preview" w:date="2026-01-01T00:00:00Z">
        <w:r>
          <w:delText xml:space="preserve">Last modified: 2026-10-13 11:22:25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2026-10-13 13:44:18 (PDT)</w:t>
        </w:r>
      </w:ins>
    </w:p>
    <w:p>
      <w:pPr>
        <w:pStyle w:val="FirstParagraph"/>
      </w:pPr>
      <w:r>
        <w:t xml:space="preserve">Mathematical notation is not standardized.</w:t>
      </w:r>
      <w:r>
        <w:t xml:space="preserve"> </w:t>
      </w:r>
      <w:r>
        <w:t xml:space="preserve">This section states the conventions these notes use,</w:t>
      </w:r>
      <w:r>
        <w:t xml:space="preserve"> </w:t>
      </w:r>
      <w:r>
        <w:t xml:space="preserve">and the alternatives you may meet in other sources.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9" w:name="tbl-notation-collected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1: Notation used in this book</w:t>
            </w:r>
          </w:p>
          <w:tbl>
            <w:tblPr>
              <w:tblStyle w:val="Table"/>
              <w:tblW w:type="pct" w:w="5000"/>
              <w:tblLayout w:type="fixed"/>
              <w:tblLook w:firstRow="1" w:lastRow="0" w:firstColumn="0" w:lastColumn="0" w:noHBand="0" w:noVBand="0" w:val="0020"/>
            </w:tblPr>
            <w:tblGrid>
              <w:gridCol w:w="1391"/>
              <w:gridCol w:w="5351"/>
              <w:gridCol w:w="1177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symbol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meaning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LaTeX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rPr>
                        <m:sty m:val="p"/>
                      </m:rPr>
                      <m:t>¬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hyperlink w:anchor="def-logical-connective">
                    <w:r>
                      <w:rPr>
                        <w:rStyle w:val="Hyperlink"/>
                      </w:rPr>
                      <w:t xml:space="preserve">not</w:t>
                    </w:r>
                  </w:hyperlink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rPr>
                      <w:rStyle w:val="VerbatimChar"/>
                    </w:rPr>
                    <w:t xml:space="preserve">\neg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rPr>
                        <m:sty m:val="p"/>
                      </m:rPr>
                      <m:t>∀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hyperlink w:anchor="def-quantifier">
                    <w:r>
                      <w:rPr>
                        <w:rStyle w:val="Hyperlink"/>
                      </w:rPr>
                      <w:t xml:space="preserve">for all</w:t>
                    </w:r>
                  </w:hyperlink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rPr>
                      <w:rStyle w:val="VerbatimChar"/>
                    </w:rPr>
                    <w:t xml:space="preserve">\forall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rPr>
                        <m:sty m:val="p"/>
                      </m:rPr>
                      <m:t>∃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hyperlink w:anchor="def-quantifier">
                    <w:r>
                      <w:rPr>
                        <w:rStyle w:val="Hyperlink"/>
                      </w:rPr>
                      <w:t xml:space="preserve">there exists</w:t>
                    </w:r>
                  </w:hyperlink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rPr>
                      <w:rStyle w:val="VerbatimChar"/>
                    </w:rPr>
                    <w:t xml:space="preserve">\exists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rPr>
                        <m:sty m:val="p"/>
                      </m:rPr>
                      <m:t>∪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union,</w:t>
                  </w:r>
                  <w:r>
                    <w:t xml:space="preserve"> </w:t>
                  </w:r>
                  <w:r>
                    <w:t xml:space="preserve">“or”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rPr>
                      <w:rStyle w:val="VerbatimChar"/>
                    </w:rPr>
                    <w:t xml:space="preserve">\cup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rPr>
                        <m:sty m:val="p"/>
                      </m:rPr>
                      <m:t>∩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intersection,</w:t>
                  </w:r>
                  <w:r>
                    <w:t xml:space="preserve"> </w:t>
                  </w:r>
                  <w:r>
                    <w:t xml:space="preserve">“and”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rPr>
                      <w:rStyle w:val="VerbatimChar"/>
                    </w:rPr>
                    <w:t xml:space="preserve">\cap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rPr>
                        <m:sty m:val="p"/>
                      </m:rPr>
                      <m:t>∣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given,</w:t>
                  </w:r>
                  <w:r>
                    <w:t xml:space="preserve"> </w:t>
                  </w:r>
                  <w:hyperlink r:id="rId9">
                    <w:r>
                      <w:rPr>
                        <w:rStyle w:val="Hyperlink"/>
                      </w:rPr>
                      <w:t xml:space="preserve">conditional on</w:t>
                    </w:r>
                  </w:hyperlink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rPr>
                      <w:rStyle w:val="VerbatimChar"/>
                    </w:rPr>
                    <w:t xml:space="preserve">\mid</w:t>
                  </w:r>
                  <w:r>
                    <w:t xml:space="preserve">,</w:t>
                  </w:r>
                  <w:r>
                    <w:t xml:space="preserve"> </w:t>
                  </w:r>
                  <w:r>
                    <w:rPr>
                      <w:rStyle w:val="VerbatimChar"/>
                    </w:rPr>
                    <w:t xml:space="preserve">|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rPr>
                        <m:sty m:val="p"/>
                      </m:rPr>
                      <m:t>∑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hyperlink r:id="rId10">
                    <w:r>
                      <w:rPr>
                        <w:rStyle w:val="Hyperlink"/>
                      </w:rPr>
                      <w:t xml:space="preserve">sum</w:t>
                    </w:r>
                  </w:hyperlink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rPr>
                      <w:rStyle w:val="VerbatimChar"/>
                    </w:rPr>
                    <w:t xml:space="preserve">\sum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rPr>
                        <m:sty m:val="p"/>
                      </m:rPr>
                      <m:t>∏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product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rPr>
                      <w:rStyle w:val="VerbatimChar"/>
                    </w:rPr>
                    <w:t xml:space="preserve">\prod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t>μ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mean,</w:t>
                  </w:r>
                  <w:r>
                    <w:t xml:space="preserve"> </w:t>
                  </w:r>
                  <m:oMath>
                    <m:r>
                      <m:rPr>
                        <m:sty m:val="p"/>
                      </m:rPr>
                      <m:t>E</m:t>
                    </m:r>
                    <m:r>
                      <m:rPr>
                        <m:sty m:val="p"/>
                      </m:rPr>
                      <m:t>[</m:t>
                    </m:r>
                    <m:r>
                      <m:t>X</m:t>
                    </m:r>
                    <m:r>
                      <m:rPr>
                        <m:sty m:val="p"/>
                      </m:rPr>
                      <m:t>]</m:t>
                    </m:r>
                  </m:oMath>
                  <w:r>
                    <w:t xml:space="preserve">, of a</w:t>
                  </w:r>
                  <w:r>
                    <w:t xml:space="preserve"> </w:t>
                  </w:r>
                  <w:hyperlink r:id="rId11">
                    <w:r>
                      <w:rPr>
                        <w:rStyle w:val="Hyperlink"/>
                      </w:rPr>
                      <w:t xml:space="preserve">random variable</w:t>
                    </w:r>
                  </w:hyperlink>
                  <w:r>
                    <w:t xml:space="preserve"> </w:t>
                  </w:r>
                  <m:oMath>
                    <m:r>
                      <m:t>X</m:t>
                    </m:r>
                  </m:oMath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rPr>
                      <w:rStyle w:val="VerbatimChar"/>
                    </w:rPr>
                    <w:t xml:space="preserve">\mu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rPr>
                        <m:sty m:val="p"/>
                      </m:rPr>
                      <m:t>E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hyperlink r:id="rId12">
                    <w:r>
                      <w:rPr>
                        <w:rStyle w:val="Hyperlink"/>
                      </w:rPr>
                      <w:t xml:space="preserve">expectation</w:t>
                    </w:r>
                  </w:hyperlink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rPr>
                      <w:rStyle w:val="VerbatimChar"/>
                    </w:rPr>
                    <w:t xml:space="preserve">\mathbb{E}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m:oMath>
                    <m:sSup>
                      <m:e>
                        <m:r>
                          <m:t>x</m:t>
                        </m:r>
                      </m:e>
                      <m:sup>
                        <m:r>
                          <m:rPr>
                            <m:sty m:val="p"/>
                          </m:rPr>
                          <m:t>⊤</m:t>
                        </m:r>
                      </m:sup>
                    </m:sSup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transpose of</w:t>
                  </w:r>
                  <w:r>
                    <w:t xml:space="preserve"> </w:t>
                  </w:r>
                  <m:oMath>
                    <m:r>
                      <m:t>x</m:t>
                    </m:r>
                  </m:oMath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rPr>
                      <w:rStyle w:val="VerbatimChar"/>
                    </w:rPr>
                    <w:t xml:space="preserve">x\'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rPr>
                        <m:sty m:val="p"/>
                      </m:rPr>
                      <m:t>′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transpose or</w:t>
                  </w:r>
                  <w:r>
                    <w:t xml:space="preserve"> </w:t>
                  </w:r>
                  <w:hyperlink r:id="rId13">
                    <w:r>
                      <w:rPr>
                        <w:rStyle w:val="Hyperlink"/>
                      </w:rPr>
                      <w:t xml:space="preserve">derivative</w:t>
                    </w:r>
                  </w:hyperlink>
                  <w:r>
                    <w:rPr>
                      <w:rStyle w:val="FootnoteReference"/>
                    </w:rPr>
                    <w:footnoteReference w:id="14"/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rPr>
                      <w:rStyle w:val="VerbatimChar"/>
                    </w:rPr>
                    <w:t xml:space="preserve">'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rPr>
                        <m:sty m:val="p"/>
                      </m:rPr>
                      <m:t>⟂</m:t>
                    </m:r>
                    <m:r>
                      <m:t>​</m:t>
                    </m:r>
                    <m:r>
                      <m:t>​</m:t>
                    </m:r>
                    <m:r>
                      <m:t>​</m:t>
                    </m:r>
                    <m:r>
                      <m:rPr>
                        <m:sty m:val="p"/>
                      </m:rPr>
                      <m:t>⟂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hyperlink r:id="rId15">
                    <w:r>
                      <w:rPr>
                        <w:rStyle w:val="Hyperlink"/>
                      </w:rPr>
                      <w:t xml:space="preserve">independent</w:t>
                    </w:r>
                  </w:hyperlink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rPr>
                      <w:rStyle w:val="VerbatimChar"/>
                    </w:rPr>
                    <w:t xml:space="preserve">\perp\!\!\!\perp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rPr>
                        <m:sty m:val="p"/>
                      </m:rPr>
                      <m:t>∴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hyperlink w:anchor="def-logical-entailment">
                    <w:r>
                      <w:rPr>
                        <w:rStyle w:val="Hyperlink"/>
                      </w:rPr>
                      <w:t xml:space="preserve">therefore</w:t>
                    </w:r>
                  </w:hyperlink>
                  <w:r>
                    <w:t xml:space="preserve">, thus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rPr>
                      <w:rStyle w:val="VerbatimChar"/>
                    </w:rPr>
                    <w:t xml:space="preserve">\therefore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t>η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hyperlink r:id="rId16">
                    <w:r>
                      <w:rPr>
                        <w:rStyle w:val="Hyperlink"/>
                      </w:rPr>
                      <w:t xml:space="preserve">linear predictor</w:t>
                    </w:r>
                  </w:hyperlink>
                  <w:r>
                    <w:t xml:space="preserve"> </w:t>
                  </w:r>
                  <w:r>
                    <w:t xml:space="preserve">of a generalized linear model</w:t>
                  </w:r>
                  <w:r>
                    <w:rPr>
                      <w:rStyle w:val="FootnoteReference"/>
                    </w:rPr>
                    <w:footnoteReference w:id="17"/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rPr>
                      <w:rStyle w:val="VerbatimChar"/>
                    </w:rPr>
                    <w:t xml:space="preserve">\eta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t>​</m:t>
                    </m:r>
                    <m:d>
                      <m:dPr>
                        <m:begChr m:val="⌊"/>
                        <m:sepChr m:val=""/>
                        <m:endChr m:val="⌋"/>
                        <m:grow/>
                      </m:dPr>
                      <m:e>
                        <m:r>
                          <m:t>x</m:t>
                        </m:r>
                      </m:e>
                    </m:d>
                    <m:r>
                      <m:t>​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floor of</w:t>
                  </w:r>
                  <w:r>
                    <w:t xml:space="preserve"> </w:t>
                  </w:r>
                  <m:oMath>
                    <m:r>
                      <m:t>x</m:t>
                    </m:r>
                  </m:oMath>
                  <w:r>
                    <w:t xml:space="preserve">: largest</w:t>
                  </w:r>
                  <w:r>
                    <w:t xml:space="preserve"> </w:t>
                  </w:r>
                  <w:hyperlink w:anchor="def-integers">
                    <w:r>
                      <w:rPr>
                        <w:rStyle w:val="Hyperlink"/>
                      </w:rPr>
                      <w:t xml:space="preserve">integer</w:t>
                    </w:r>
                  </w:hyperlink>
                  <w:r>
                    <w:t xml:space="preserve"> </w:t>
                  </w:r>
                  <w:r>
                    <w:t xml:space="preserve">less than or equal to</w:t>
                  </w:r>
                  <w:r>
                    <w:t xml:space="preserve"> </w:t>
                  </w:r>
                  <m:oMath>
                    <m:r>
                      <m:t>x</m:t>
                    </m:r>
                  </m:oMath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rPr>
                      <w:rStyle w:val="VerbatimChar"/>
                    </w:rPr>
                    <w:t xml:space="preserve">\lfloor x \rfloor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t>​</m:t>
                    </m:r>
                    <m:d>
                      <m:dPr>
                        <m:begChr m:val="⌈"/>
                        <m:sepChr m:val=""/>
                        <m:endChr m:val="⌉"/>
                        <m:grow/>
                      </m:dPr>
                      <m:e>
                        <m:r>
                          <m:t>x</m:t>
                        </m:r>
                      </m:e>
                    </m:d>
                    <m:r>
                      <m:t>​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ceiling of</w:t>
                  </w:r>
                  <w:r>
                    <w:t xml:space="preserve"> </w:t>
                  </w:r>
                  <m:oMath>
                    <m:r>
                      <m:t>x</m:t>
                    </m:r>
                  </m:oMath>
                  <w:r>
                    <w:t xml:space="preserve">: smallest</w:t>
                  </w:r>
                  <w:r>
                    <w:t xml:space="preserve"> </w:t>
                  </w:r>
                  <w:hyperlink w:anchor="def-integers">
                    <w:r>
                      <w:rPr>
                        <w:rStyle w:val="Hyperlink"/>
                      </w:rPr>
                      <w:t xml:space="preserve">integer</w:t>
                    </w:r>
                  </w:hyperlink>
                  <w:r>
                    <w:t xml:space="preserve"> </w:t>
                  </w:r>
                  <w:r>
                    <w:t xml:space="preserve">greater than or equal to</w:t>
                  </w:r>
                  <w:r>
                    <w:t xml:space="preserve"> </w:t>
                  </w:r>
                  <m:oMath>
                    <m:r>
                      <m:t>x</m:t>
                    </m:r>
                  </m:oMath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rPr>
                      <w:rStyle w:val="VerbatimChar"/>
                    </w:rPr>
                    <w:t xml:space="preserve">\lceil x \rceil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m:oMath>
                    <m:sSub>
                      <m:e>
                        <m:r>
                          <m:rPr>
                            <m:scr m:val="double-struck"/>
                            <m:sty m:val="p"/>
                          </m:rPr>
                          <m:t>1</m:t>
                        </m:r>
                      </m:e>
                      <m:sub>
                        <m:r>
                          <m:t>A</m:t>
                        </m:r>
                      </m:sub>
                    </m:sSub>
                    <m:r>
                      <m:rPr>
                        <m:sty m:val="p"/>
                      </m:rPr>
                      <m:t>(</m:t>
                    </m:r>
                    <m:r>
                      <m:t>x</m:t>
                    </m:r>
                    <m:r>
                      <m:rPr>
                        <m:sty m:val="p"/>
                      </m:rPr>
                      <m:t>)</m:t>
                    </m:r>
                  </m:oMath>
                  <w:r>
                    <w:t xml:space="preserve">,</w:t>
                  </w:r>
                  <w:r>
                    <w:t xml:space="preserve"> </w:t>
                  </w:r>
                  <m:oMath>
                    <m:r>
                      <m:rPr>
                        <m:scr m:val="double-struck"/>
                        <m:sty m:val="p"/>
                      </m:rPr>
                      <m:t>1</m:t>
                    </m:r>
                    <m:r>
                      <m:t>​</m:t>
                    </m:r>
                    <m:d>
                      <m:dPr>
                        <m:begChr m:val="("/>
                        <m:sepChr m:val=""/>
                        <m:endChr m:val=")"/>
                        <m:grow/>
                      </m:dPr>
                      <m:e>
                        <m:r>
                          <m:t>P</m:t>
                        </m:r>
                      </m:e>
                    </m:d>
                    <m:r>
                      <m:t>​</m:t>
                    </m:r>
                  </m:oMath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indicator function (</w:t>
                  </w:r>
                  <w:hyperlink w:anchor="sec-indicator-functions">
                    <w:r>
                      <w:rPr>
                        <w:rStyle w:val="Hyperlink"/>
                      </w:rPr>
                      <w:t xml:space="preserve">Section 6</w:t>
                    </w:r>
                  </w:hyperlink>
                  <w:r>
                    <w:t xml:space="preserve">):</w:t>
                  </w:r>
                  <w:r>
                    <w:t xml:space="preserve"> </w:t>
                  </w:r>
                  <m:oMath>
                    <m:r>
                      <m:t>1</m:t>
                    </m:r>
                  </m:oMath>
                  <w:r>
                    <w:t xml:space="preserve"> </w:t>
                  </w:r>
                  <w:r>
                    <w:t xml:space="preserve">if condition holds,</w:t>
                  </w:r>
                  <w:r>
                    <w:t xml:space="preserve"> </w:t>
                  </w:r>
                  <m:oMath>
                    <m:r>
                      <m:t>0</m:t>
                    </m:r>
                  </m:oMath>
                  <w:r>
                    <w:t xml:space="preserve"> </w:t>
                  </w:r>
                  <w:r>
                    <w:t xml:space="preserve">otherwise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rPr>
                      <w:rStyle w:val="VerbatimChar"/>
                    </w:rPr>
                    <w:t xml:space="preserve">\indic{A}(x)</w:t>
                  </w:r>
                  <w:r>
                    <w:t xml:space="preserve">,</w:t>
                  </w:r>
                  <w:r>
                    <w:t xml:space="preserve"> </w:t>
                  </w:r>
                  <w:r>
                    <w:rPr>
                      <w:rStyle w:val="VerbatimChar"/>
                    </w:rPr>
                    <w:t xml:space="preserve">\indicp{P}</w:t>
                  </w:r>
                </w:p>
              </w:tc>
            </w:tr>
          </w:tbl>
          <w:bookmarkEnd w:id="19"/>
          <w:p/>
        </w:tc>
      </w:tr>
    </w:tbl>
    <w:p>
      <w:pPr>
        <w:pStyle w:val="BodyText"/>
      </w:pPr>
      <w:r>
        <w:t xml:space="preserve">The links for conditioning, random variables, expectation, and independence</w:t>
      </w:r>
      <w:r>
        <w:t xml:space="preserve"> </w:t>
      </w:r>
      <w:r>
        <w:t xml:space="preserve">go to the Morrison Lab’s probability notes,</w:t>
      </w:r>
      <w:r>
        <w:t xml:space="preserve"> </w:t>
      </w:r>
      <w:r>
        <w:t xml:space="preserve">which define those terms.</w:t>
      </w:r>
    </w:p>
    <w:bookmarkStart w:id="21" w:name="sec-writing-math-quarto"/>
    <w:p>
      <w:pPr>
        <w:pStyle w:val="Heading2"/>
      </w:pPr>
      <w:r>
        <w:t xml:space="preserve">1 Writing math in Quarto</w:t>
      </w:r>
    </w:p>
    <w:p>
      <w:pPr>
        <w:pStyle w:val="FirstParagraph"/>
      </w:pPr>
      <w:r>
        <w:t xml:space="preserve">The third column of</w:t>
      </w:r>
      <w:r>
        <w:t xml:space="preserve"> </w:t>
      </w:r>
      <w:hyperlink w:anchor="tbl-notation-collected">
        <w:r>
          <w:rPr>
            <w:rStyle w:val="Hyperlink"/>
          </w:rPr>
          <w:t xml:space="preserve">Table 1</w:t>
        </w:r>
      </w:hyperlink>
      <w:r>
        <w:t xml:space="preserve"> </w:t>
      </w:r>
      <w:r>
        <w:t xml:space="preserve">gives the LaTeX command for each symbol.</w:t>
      </w:r>
      <w:r>
        <w:t xml:space="preserve"> </w:t>
      </w:r>
      <w:r>
        <w:t xml:space="preserve">Quarto and R Markdown documents write math in LaTeX syntax:</w:t>
      </w:r>
      <w:r>
        <w:t xml:space="preserve"> </w:t>
      </w:r>
      <w:r>
        <w:t xml:space="preserve">put inline math between single dollar signs, as in</w:t>
      </w:r>
      <w:r>
        <w:t xml:space="preserve"> </w:t>
      </w:r>
      <w:r>
        <w:rPr>
          <w:rStyle w:val="VerbatimChar"/>
        </w:rPr>
        <w:t xml:space="preserve">$x^2$</w:t>
      </w:r>
      <w:r>
        <w:t xml:space="preserve">,</w:t>
      </w:r>
      <w:r>
        <w:t xml:space="preserve"> </w:t>
      </w:r>
      <w:r>
        <w:t xml:space="preserve">and displayed equations between double dollar signs, as in</w:t>
      </w:r>
      <w:r>
        <w:t xml:space="preserve"> </w:t>
      </w:r>
      <w:r>
        <w:rPr>
          <w:rStyle w:val="VerbatimChar"/>
        </w:rPr>
        <w:t xml:space="preserve">$$x^2$$</w:t>
      </w:r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hyperlink r:id="rId20">
        <w:r>
          <w:rPr>
            <w:rStyle w:val="Hyperlink"/>
          </w:rPr>
          <w:t xml:space="preserve">equations section of Quarto’s Markdown guide</w:t>
        </w:r>
      </w:hyperlink>
      <w:r>
        <w:t xml:space="preserve"> </w:t>
      </w:r>
      <w:r>
        <w:t xml:space="preserve">shows the details.</w:t>
      </w:r>
      <w:r>
        <w:t xml:space="preserve"> </w:t>
      </w:r>
      <w:r>
        <w:t xml:space="preserve">These notes also use shorthand macros,</w:t>
      </w:r>
      <w:r>
        <w:t xml:space="preserve"> </w:t>
      </w:r>
      <w:r>
        <w:t xml:space="preserve">such as</w:t>
      </w:r>
      <w:r>
        <w:t xml:space="preserve"> </w:t>
      </w:r>
      <w:r>
        <w:rPr>
          <w:rStyle w:val="VerbatimChar"/>
        </w:rPr>
        <w:t xml:space="preserve">\floor{x}</w:t>
      </w:r>
      <w:r>
        <w:t xml:space="preserve"> </w:t>
      </w:r>
      <w:r>
        <w:t xml:space="preserve">for</w:t>
      </w:r>
      <w:r>
        <w:t xml:space="preserve"> </w:t>
      </w:r>
      <m:oMath>
        <m:r>
          <m:t>​</m:t>
        </m:r>
        <m:d>
          <m:dPr>
            <m:begChr m:val="⌊"/>
            <m:sepChr m:val=""/>
            <m:endChr m:val="⌋"/>
            <m:grow/>
          </m:dPr>
          <m:e>
            <m:r>
              <m:t>x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defined in the</w:t>
      </w:r>
      <w:r>
        <w:t xml:space="preserve"> </w:t>
      </w:r>
      <w:r>
        <w:rPr>
          <w:rStyle w:val="VerbatimChar"/>
        </w:rPr>
        <w:t xml:space="preserve">latex-macros</w:t>
      </w:r>
      <w:r>
        <w:t xml:space="preserve"> </w:t>
      </w:r>
      <w:r>
        <w:t xml:space="preserve">submodule’s</w:t>
      </w:r>
      <w:r>
        <w:t xml:space="preserve"> </w:t>
      </w:r>
      <w:r>
        <w:rPr>
          <w:rStyle w:val="VerbatimChar"/>
        </w:rPr>
        <w:t xml:space="preserve">macros.qmd</w:t>
      </w:r>
      <w:r>
        <w:t xml:space="preserve">.</w:t>
      </w:r>
    </w:p>
    <w:bookmarkEnd w:id="21"/>
    <w:bookmarkStart w:id="35" w:name="sec-notation-naturals"/>
    <w:p>
      <w:pPr>
        <w:pStyle w:val="Heading2"/>
      </w:pPr>
      <w:r>
        <w:t xml:space="preserve">2 Natural numbers</w:t>
      </w:r>
    </w:p>
    <w:bookmarkStart w:id="22" w:name="exr-naturals-below-three"/>
    <w:p>
      <w:pPr>
        <w:pStyle w:val="FirstParagraph"/>
      </w:pPr>
      <w:r>
        <w:rPr>
          <w:b/>
          <w:bCs/>
        </w:rPr>
        <w:t xml:space="preserve">Exercise 1 (Which numbers are natural?)</w:t>
      </w:r>
      <w:r>
        <w:t xml:space="preserve"> </w:t>
      </w:r>
      <w:r>
        <w:t xml:space="preserve">List the elements of the set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n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N</m:t>
            </m:r>
            <m:r>
              <m:rPr>
                <m:sty m:val="p"/>
              </m:rPr>
              <m:t>:</m:t>
            </m:r>
            <m:r>
              <m:t>n</m:t>
            </m:r>
            <m:r>
              <m:rPr>
                <m:sty m:val="p"/>
              </m:rPr>
              <m:t>&lt;</m:t>
            </m:r>
            <m:r>
              <m:t>3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Is your answer the same in every textbook?</w:t>
      </w:r>
    </w:p>
    <w:bookmarkEnd w:id="22"/>
    <w:bookmarkStart w:id="23" w:name="sol-naturals-below-three"/>
    <w:p>
      <w:pPr>
        <w:pStyle w:val="BodyText"/>
      </w:pPr>
      <w:r>
        <w:rPr>
          <w:i/>
          <w:iCs/>
        </w:rPr>
        <w:t xml:space="preserve">Solution 1</w:t>
      </w:r>
      <w:r>
        <w:t xml:space="preserve">. </w:t>
      </w:r>
      <w:r>
        <w:t xml:space="preserve">The answer depends on whether the source counts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as a natural number:</w:t>
      </w:r>
    </w:p>
    <w:p>
      <w:pPr>
        <w:pStyle w:val="Compact"/>
        <w:numPr>
          <w:ilvl w:val="0"/>
          <w:numId w:val="1001"/>
        </w:numPr>
      </w:pPr>
      <w:r>
        <w:t xml:space="preserve">if</w:t>
      </w:r>
      <w:r>
        <w:t xml:space="preserve"> </w:t>
      </w:r>
      <m:oMath>
        <m:r>
          <m:rPr>
            <m:scr m:val="double-struck"/>
            <m:sty m:val="p"/>
          </m:rPr>
          <m:t>N</m:t>
        </m:r>
      </m:oMath>
      <w:r>
        <w:t xml:space="preserve"> </w:t>
      </w:r>
      <w:r>
        <w:t xml:space="preserve">starts at</w:t>
      </w:r>
      <w:r>
        <w:t xml:space="preserve"> </w:t>
      </w:r>
      <m:oMath>
        <m:r>
          <m:t>0</m:t>
        </m:r>
      </m:oMath>
      <w:r>
        <w:t xml:space="preserve">, the set is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</m:oMath>
      <w:r>
        <w:t xml:space="preserve">;</w:t>
      </w:r>
    </w:p>
    <w:p>
      <w:pPr>
        <w:pStyle w:val="Compact"/>
        <w:numPr>
          <w:ilvl w:val="0"/>
          <w:numId w:val="1001"/>
        </w:numPr>
      </w:pPr>
      <w:r>
        <w:t xml:space="preserve">if</w:t>
      </w:r>
      <w:r>
        <w:t xml:space="preserve"> </w:t>
      </w:r>
      <m:oMath>
        <m:r>
          <m:rPr>
            <m:scr m:val="double-struck"/>
            <m:sty m:val="p"/>
          </m:rPr>
          <m:t>N</m:t>
        </m:r>
      </m:oMath>
      <w:r>
        <w:t xml:space="preserve"> </w:t>
      </w:r>
      <w:r>
        <w:t xml:space="preserve">starts at</w:t>
      </w:r>
      <w:r>
        <w:t xml:space="preserve"> </w:t>
      </w:r>
      <m:oMath>
        <m:r>
          <m:t>1</m:t>
        </m:r>
      </m:oMath>
      <w:r>
        <w:t xml:space="preserve">, the set is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</m:oMath>
      <w:r>
        <w:t xml:space="preserve">.</w:t>
      </w:r>
    </w:p>
    <w:p>
      <w:pPr>
        <w:pStyle w:val="FirstParagraph"/>
      </w:pPr>
      <w:r>
        <w:t xml:space="preserve">Both conventions are in common use,</w:t>
      </w:r>
      <w:r>
        <w:t xml:space="preserve"> </w:t>
      </w:r>
      <w:r>
        <w:t xml:space="preserve">so the answer is not the same in every textbook.</w:t>
      </w:r>
    </w:p>
    <w:bookmarkEnd w:id="23"/>
    <w:bookmarkStart w:id="24" w:name="def-integers"/>
    <w:p>
      <w:pPr>
        <w:pStyle w:val="BodyText"/>
      </w:pPr>
      <w:r>
        <w:rPr>
          <w:b/>
          <w:bCs/>
        </w:rPr>
        <w:t xml:space="preserve">Definition 1 (Integers)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integers</w:t>
      </w:r>
      <w:r>
        <w:t xml:space="preserve"> </w:t>
      </w:r>
      <w:r>
        <w:t xml:space="preserve">are the whole numbers,</w:t>
      </w:r>
      <w:r>
        <w:t xml:space="preserve"> </w:t>
      </w:r>
      <w:r>
        <w:t xml:space="preserve">together with their negatives and</w:t>
      </w:r>
      <w:r>
        <w:t xml:space="preserve"> </w:t>
      </w:r>
      <m:oMath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double-struck"/>
              <m:sty m:val="p"/>
            </m:rPr>
            <m:t>Z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t>3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</m:e>
          </m:d>
          <m:r>
            <m:t>​</m:t>
          </m:r>
        </m:oMath>
      </m:oMathPara>
    </w:p>
    <w:p>
      <w:pPr>
        <w:pStyle w:val="FirstParagraph"/>
      </w:pPr>
      <w:r>
        <w:t xml:space="preserve">An</w:t>
      </w:r>
      <w:r>
        <w:t xml:space="preserve"> </w:t>
      </w:r>
      <w:r>
        <w:rPr>
          <w:b/>
          <w:bCs/>
        </w:rPr>
        <w:t xml:space="preserve">integer</w:t>
      </w:r>
      <w:r>
        <w:t xml:space="preserve"> </w:t>
      </w:r>
      <w:r>
        <w:t xml:space="preserve">is an element of</w:t>
      </w:r>
      <w:r>
        <w:t xml:space="preserve"> </w:t>
      </w:r>
      <m:oMath>
        <m:r>
          <m:rPr>
            <m:scr m:val="double-struck"/>
            <m:sty m:val="p"/>
          </m:rPr>
          <m:t>Z</m:t>
        </m:r>
      </m:oMath>
      <w:r>
        <w:t xml:space="preserve">.</w:t>
      </w:r>
      <w:r>
        <w:t xml:space="preserve"> </w:t>
      </w:r>
      <w:r>
        <w:t xml:space="preserve">The integers greater than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are the</w:t>
      </w:r>
      <w:r>
        <w:t xml:space="preserve"> </w:t>
      </w:r>
      <w:r>
        <w:rPr>
          <w:b/>
          <w:bCs/>
        </w:rPr>
        <w:t xml:space="preserve">positive integers</w:t>
      </w:r>
      <w:r>
        <w:t xml:space="preserve">,</w:t>
      </w:r>
      <w:r>
        <w:t xml:space="preserve"> </w:t>
      </w:r>
      <w:r>
        <w:t xml:space="preserve">and the integers less than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are the</w:t>
      </w:r>
      <w:r>
        <w:t xml:space="preserve"> </w:t>
      </w:r>
      <w:r>
        <w:rPr>
          <w:b/>
          <w:bCs/>
        </w:rPr>
        <w:t xml:space="preserve">negative integers</w:t>
      </w:r>
      <w:r>
        <w:t xml:space="preserve">.</w:t>
      </w:r>
    </w:p>
    <w:bookmarkEnd w:id="24"/>
    <w:bookmarkStart w:id="25" w:name="exm-integers"/>
    <w:p>
      <w:pPr>
        <w:pStyle w:val="BodyText"/>
      </w:pPr>
      <w:r>
        <w:rPr>
          <w:b/>
          <w:bCs/>
        </w:rPr>
        <w:t xml:space="preserve">Example 1 (Integers and non-integers)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2"/>
        </w:numPr>
      </w:pPr>
      <m:oMath>
        <m:r>
          <m:rPr>
            <m:sty m:val="p"/>
          </m:rPr>
          <m:t>−</m:t>
        </m:r>
        <m:r>
          <m:t>7</m:t>
        </m:r>
      </m:oMath>
      <w:r>
        <w:t xml:space="preserve">,</w:t>
      </w:r>
      <w:r>
        <w:t xml:space="preserve"> </w:t>
      </w:r>
      <m:oMath>
        <m:r>
          <m:t>0</m:t>
        </m:r>
      </m:oMath>
      <w:r>
        <w:t xml:space="preserve">, and</w:t>
      </w:r>
      <w:r>
        <w:t xml:space="preserve"> </w:t>
      </w:r>
      <m:oMath>
        <m:r>
          <m:t>12</m:t>
        </m:r>
      </m:oMath>
      <w:r>
        <w:t xml:space="preserve"> </w:t>
      </w:r>
      <w:r>
        <w:t xml:space="preserve">are integers.</w:t>
      </w:r>
    </w:p>
    <w:p>
      <w:pPr>
        <w:pStyle w:val="Compact"/>
        <w:numPr>
          <w:ilvl w:val="0"/>
          <w:numId w:val="1002"/>
        </w:numPr>
      </w:pPr>
      <m:oMath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−</m:t>
        </m:r>
        <m:r>
          <m:t>2.5</m:t>
        </m:r>
      </m:oMath>
      <w:r>
        <w:t xml:space="preserve"> </w:t>
      </w:r>
      <w:r>
        <w:t xml:space="preserve">are not integers.</w:t>
      </w:r>
    </w:p>
    <w:p>
      <w:pPr>
        <w:pStyle w:val="Compact"/>
        <w:numPr>
          <w:ilvl w:val="0"/>
          <w:numId w:val="1002"/>
        </w:numPr>
      </w:pPr>
      <m:oMath>
        <m:f>
          <m:fPr>
            <m:type m:val="bar"/>
          </m:fPr>
          <m:num>
            <m:r>
              <m:t>6</m:t>
            </m:r>
          </m:num>
          <m:den>
            <m:r>
              <m:t>3</m:t>
            </m:r>
          </m:den>
        </m:f>
      </m:oMath>
      <w:r>
        <w:t xml:space="preserve"> </w:t>
      </w:r>
      <w:r>
        <w:t xml:space="preserve">is an integer, because</w:t>
      </w:r>
      <w:r>
        <w:t xml:space="preserve"> </w:t>
      </w:r>
      <m:oMath>
        <m:f>
          <m:fPr>
            <m:type m:val="bar"/>
          </m:fPr>
          <m:num>
            <m:r>
              <m:t>6</m:t>
            </m:r>
          </m:num>
          <m:den>
            <m:r>
              <m:t>3</m:t>
            </m:r>
          </m:den>
        </m:f>
        <m:r>
          <m:rPr>
            <m:sty m:val="p"/>
          </m:rPr>
          <m:t>=</m:t>
        </m:r>
        <m:r>
          <m:t>2</m:t>
        </m:r>
      </m:oMath>
      <w:r>
        <w:t xml:space="preserve">.</w:t>
      </w:r>
    </w:p>
    <w:bookmarkEnd w:id="25"/>
    <w:bookmarkStart w:id="26" w:name="def-even-odd"/>
    <w:p>
      <w:pPr>
        <w:pStyle w:val="FirstParagraph"/>
      </w:pPr>
      <w:r>
        <w:rPr>
          <w:b/>
          <w:bCs/>
        </w:rPr>
        <w:t xml:space="preserve">Definition 2 (Even and odd integers)</w:t>
      </w:r>
      <w:r>
        <w:t xml:space="preserve"> </w:t>
      </w:r>
      <w:r>
        <w:t xml:space="preserve">An integer (</w:t>
      </w:r>
      <w:hyperlink w:anchor="def-integers">
        <w:r>
          <w:rPr>
            <w:rStyle w:val="Hyperlink"/>
          </w:rPr>
          <w:t xml:space="preserve">Definition 1</w:t>
        </w:r>
      </w:hyperlink>
      <w:r>
        <w:t xml:space="preserve">)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even</w:t>
      </w:r>
      <w:r>
        <w:t xml:space="preserve"> </w:t>
      </w:r>
      <w:r>
        <w:t xml:space="preserve">if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2</m:t>
        </m:r>
        <m:r>
          <m:t>k</m:t>
        </m:r>
      </m:oMath>
      <w:r>
        <w:t xml:space="preserve"> </w:t>
      </w:r>
      <w:r>
        <w:t xml:space="preserve">for some integer</w:t>
      </w:r>
      <w:r>
        <w:t xml:space="preserve"> </w:t>
      </w:r>
      <m:oMath>
        <m:r>
          <m:t>k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rPr>
          <w:b/>
          <w:bCs/>
        </w:rPr>
        <w:t xml:space="preserve">odd</w:t>
      </w:r>
      <w:r>
        <w:t xml:space="preserve"> </w:t>
      </w:r>
      <w:r>
        <w:t xml:space="preserve">if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2</m:t>
        </m:r>
        <m:r>
          <m:t>k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for some integer</w:t>
      </w:r>
      <w:r>
        <w:t xml:space="preserve"> </w:t>
      </w:r>
      <m:oMath>
        <m:r>
          <m:t>k</m:t>
        </m:r>
      </m:oMath>
      <w:r>
        <w:t xml:space="preserve">.</w:t>
      </w:r>
    </w:p>
    <w:bookmarkEnd w:id="26"/>
    <w:bookmarkStart w:id="27" w:name="exm-even-odd"/>
    <w:p>
      <w:pPr>
        <w:pStyle w:val="BodyText"/>
      </w:pPr>
      <w:r>
        <w:rPr>
          <w:b/>
          <w:bCs/>
        </w:rPr>
        <w:t xml:space="preserve">Example 2 (Even and odd integers)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3"/>
        </w:numPr>
      </w:pPr>
      <m:oMath>
        <m:r>
          <m:t>6</m:t>
        </m:r>
      </m:oMath>
      <w:r>
        <w:t xml:space="preserve"> </w:t>
      </w:r>
      <w:r>
        <w:t xml:space="preserve">is even, because</w:t>
      </w:r>
      <w:r>
        <w:t xml:space="preserve"> </w:t>
      </w:r>
      <m:oMath>
        <m:r>
          <m:t>6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⋅</m:t>
        </m:r>
        <m:r>
          <m:t>3</m:t>
        </m:r>
      </m:oMath>
      <w:r>
        <w:t xml:space="preserve">.</w:t>
      </w:r>
    </w:p>
    <w:p>
      <w:pPr>
        <w:pStyle w:val="Compact"/>
        <w:numPr>
          <w:ilvl w:val="0"/>
          <w:numId w:val="1003"/>
        </w:numPr>
      </w:pPr>
      <m:oMath>
        <m:r>
          <m:t>0</m:t>
        </m:r>
      </m:oMath>
      <w:r>
        <w:t xml:space="preserve"> </w:t>
      </w:r>
      <w:r>
        <w:t xml:space="preserve">is even, because</w:t>
      </w:r>
      <w:r>
        <w:t xml:space="preserve"> </w:t>
      </w:r>
      <m:oMath>
        <m:r>
          <m:t>0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⋅</m:t>
        </m:r>
        <m:r>
          <m:t>0</m:t>
        </m:r>
      </m:oMath>
      <w:r>
        <w:t xml:space="preserve">.</w:t>
      </w:r>
    </w:p>
    <w:p>
      <w:pPr>
        <w:pStyle w:val="Compact"/>
        <w:numPr>
          <w:ilvl w:val="0"/>
          <w:numId w:val="1003"/>
        </w:numPr>
      </w:pPr>
      <m:oMath>
        <m:r>
          <m:rPr>
            <m:sty m:val="p"/>
          </m:rPr>
          <m:t>−</m:t>
        </m:r>
        <m:r>
          <m:t>3</m:t>
        </m:r>
      </m:oMath>
      <w:r>
        <w:t xml:space="preserve"> </w:t>
      </w:r>
      <w:r>
        <w:t xml:space="preserve">is odd, because</w:t>
      </w:r>
      <w:r>
        <w:t xml:space="preserve"> </w:t>
      </w:r>
      <m:oMath>
        <m:r>
          <m:rPr>
            <m:sty m:val="p"/>
          </m:rPr>
          <m:t>−</m:t>
        </m:r>
        <m:r>
          <m:t>3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⋅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1</m:t>
        </m:r>
      </m:oMath>
      <w:r>
        <w:t xml:space="preserve">.</w:t>
      </w:r>
    </w:p>
    <w:p>
      <w:pPr>
        <w:pStyle w:val="Compact"/>
        <w:numPr>
          <w:ilvl w:val="0"/>
          <w:numId w:val="1003"/>
        </w:numPr>
      </w:pPr>
      <m:oMath>
        <m:r>
          <m:t>7</m:t>
        </m:r>
      </m:oMath>
      <w:r>
        <w:t xml:space="preserve"> </w:t>
      </w:r>
      <w:r>
        <w:t xml:space="preserve">is odd, because</w:t>
      </w:r>
      <w:r>
        <w:t xml:space="preserve"> </w:t>
      </w:r>
      <m:oMath>
        <m:r>
          <m:t>7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⋅</m:t>
        </m:r>
        <m:r>
          <m:t>3</m:t>
        </m:r>
        <m:r>
          <m:rPr>
            <m:sty m:val="p"/>
          </m:rPr>
          <m:t>+</m:t>
        </m:r>
        <m:r>
          <m:t>1</m:t>
        </m:r>
      </m:oMath>
      <w:r>
        <w:t xml:space="preserve">.</w:t>
      </w:r>
    </w:p>
    <w:p>
      <w:pPr>
        <w:pStyle w:val="Compact"/>
        <w:numPr>
          <w:ilvl w:val="0"/>
          <w:numId w:val="1003"/>
        </w:numPr>
      </w:pPr>
      <m:oMath>
        <m:r>
          <m:t>2.5</m:t>
        </m:r>
      </m:oMath>
      <w:r>
        <w:t xml:space="preserve"> </w:t>
      </w:r>
      <w:r>
        <w:t xml:space="preserve">is neither even nor odd, because it is not an integer.</w:t>
      </w:r>
    </w:p>
    <w:bookmarkEnd w:id="27"/>
    <w:bookmarkStart w:id="28" w:name="def-natural-numbers"/>
    <w:p>
      <w:pPr>
        <w:pStyle w:val="FirstParagraph"/>
      </w:pPr>
      <w:r>
        <w:rPr>
          <w:b/>
          <w:bCs/>
        </w:rPr>
        <w:t xml:space="preserve">Definition 3 (Natural numbers (our convention))</w:t>
      </w:r>
      <w:r>
        <w:t xml:space="preserve"> </w:t>
      </w:r>
      <w:r>
        <w:t xml:space="preserve">In these notes, the</w:t>
      </w:r>
      <w:r>
        <w:t xml:space="preserve"> </w:t>
      </w:r>
      <w:r>
        <w:rPr>
          <w:b/>
          <w:bCs/>
        </w:rPr>
        <w:t xml:space="preserve">natural numbers</w:t>
      </w:r>
      <w:r>
        <w:t xml:space="preserve"> </w:t>
      </w:r>
      <w:r>
        <w:t xml:space="preserve">are the positive integers (</w:t>
      </w:r>
      <w:hyperlink w:anchor="def-integers">
        <w:r>
          <w:rPr>
            <w:rStyle w:val="Hyperlink"/>
          </w:rPr>
          <w:t xml:space="preserve">Definition 1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double-struck"/>
              <m:sty m:val="p"/>
            </m:rPr>
            <m:t>N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1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t>3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</m:e>
          </m:d>
          <m:r>
            <m:t>​</m:t>
          </m:r>
        </m:oMath>
      </m:oMathPara>
    </w:p>
    <w:bookmarkEnd w:id="28"/>
    <w:bookmarkStart w:id="29" w:name="def-nonnegative-integers"/>
    <w:p>
      <w:pPr>
        <w:pStyle w:val="FirstParagraph"/>
      </w:pPr>
      <w:r>
        <w:rPr>
          <w:b/>
          <w:bCs/>
        </w:rPr>
        <w:t xml:space="preserve">Definition 4 (Non-negative integers)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non-negative integers</w:t>
      </w:r>
      <w:r>
        <w:t xml:space="preserve"> </w:t>
      </w:r>
      <w:r>
        <w:t xml:space="preserve">are the natural numbers (</w:t>
      </w:r>
      <w:hyperlink w:anchor="def-natural-numbers">
        <w:r>
          <w:rPr>
            <w:rStyle w:val="Hyperlink"/>
          </w:rPr>
          <w:t xml:space="preserve">Definition 3</w:t>
        </w:r>
      </w:hyperlink>
      <w:r>
        <w:t xml:space="preserve">) together with</w:t>
      </w:r>
      <w:r>
        <w:t xml:space="preserve"> </w:t>
      </w:r>
      <m:oMath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rPr>
                  <m:scr m:val="double-struck"/>
                  <m:sty m:val="p"/>
                </m:rPr>
                <m:t>N</m:t>
              </m:r>
            </m:e>
            <m:sub>
              <m:r>
                <m:t>0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t>3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cr m:val="double-struck"/>
              <m:sty m:val="p"/>
            </m:rPr>
            <m:t>N</m:t>
          </m:r>
          <m:r>
            <m:rPr>
              <m:sty m:val="p"/>
            </m:rPr>
            <m:t>∪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0</m:t>
              </m:r>
            </m:e>
          </m:d>
          <m:r>
            <m:t>​</m:t>
          </m:r>
        </m:oMath>
      </m:oMathPara>
    </w:p>
    <w:bookmarkEnd w:id="29"/>
    <w:bookmarkStart w:id="30" w:name="exm-natural-numbers"/>
    <w:p>
      <w:pPr>
        <w:pStyle w:val="FirstParagraph"/>
      </w:pPr>
      <w:r>
        <w:rPr>
          <w:b/>
          <w:bCs/>
        </w:rPr>
        <w:t xml:space="preserve">Example 3 (Natural numbers in a data analysis)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4"/>
        </w:numPr>
      </w:pPr>
      <w:r>
        <w:t xml:space="preserve">Observation indices start at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so we write</w:t>
      </w:r>
      <w:r>
        <w:t xml:space="preserve"> </w:t>
      </w:r>
      <m:oMath>
        <m:r>
          <m:t>i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n</m:t>
            </m:r>
          </m:e>
        </m:d>
        <m:r>
          <m:t>​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n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N</m:t>
        </m:r>
      </m:oMath>
      <w:r>
        <w:t xml:space="preserve">.</w:t>
      </w:r>
    </w:p>
    <w:p>
      <w:pPr>
        <w:pStyle w:val="Compact"/>
        <w:numPr>
          <w:ilvl w:val="0"/>
          <w:numId w:val="1004"/>
        </w:numPr>
      </w:pPr>
      <w:r>
        <w:t xml:space="preserve">A count outcome, such as the number of hospital visits in a year,</w:t>
      </w:r>
      <w:r>
        <w:t xml:space="preserve"> </w:t>
      </w:r>
      <w:r>
        <w:t xml:space="preserve">can be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so the set of values it can take is</w:t>
      </w:r>
      <w:r>
        <w:t xml:space="preserve"> </w:t>
      </w:r>
      <m:oMath>
        <m:sSub>
          <m:e>
            <m:r>
              <m:rPr>
                <m:scr m:val="double-struck"/>
                <m:sty m:val="p"/>
              </m:rPr>
              <m:t>N</m:t>
            </m:r>
          </m:e>
          <m:sub>
            <m:r>
              <m:t>0</m:t>
            </m:r>
          </m:sub>
        </m:sSub>
      </m:oMath>
      <w:r>
        <w:t xml:space="preserve">, not</w:t>
      </w:r>
      <w:r>
        <w:t xml:space="preserve"> </w:t>
      </w:r>
      <m:oMath>
        <m:r>
          <m:rPr>
            <m:scr m:val="double-struck"/>
            <m:sty m:val="p"/>
          </m:rPr>
          <m:t>N</m:t>
        </m:r>
      </m:oMath>
      <w:r>
        <w:t xml:space="preserve">.</w:t>
      </w:r>
    </w:p>
    <w:bookmarkEnd w:id="30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32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3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Other conventions for the natural numbers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Other sources may define</w:t>
            </w:r>
            <w:r>
              <w:t xml:space="preserve"> </w:t>
            </w:r>
            <m:oMath>
              <m:r>
                <m:rPr>
                  <m:scr m:val="double-struck"/>
                  <m:sty m:val="p"/>
                </m:rPr>
                <m:t>N</m:t>
              </m:r>
            </m:oMath>
            <w:r>
              <w:t xml:space="preserve"> </w:t>
            </w:r>
            <w:r>
              <w:t xml:space="preserve">differently,</w:t>
            </w:r>
            <w:r>
              <w:t xml:space="preserve"> </w:t>
            </w:r>
            <w:r>
              <w:t xml:space="preserve">so check each source’s definition before reading its formulas:</w:t>
            </w:r>
          </w:p>
          <w:p>
            <w:pPr>
              <w:pStyle w:val="Compact"/>
              <w:numPr>
                <w:ilvl w:val="0"/>
                <w:numId w:val="1005"/>
              </w:numPr>
            </w:pPr>
            <w:r>
              <w:t xml:space="preserve">Many sources include</w:t>
            </w:r>
            <w:r>
              <w:t xml:space="preserve"> </w:t>
            </w:r>
            <m:oMath>
              <m:r>
                <m:t>0</m:t>
              </m:r>
            </m:oMath>
            <w:r>
              <w:t xml:space="preserve"> </w:t>
            </w:r>
            <w:r>
              <w:t xml:space="preserve">in</w:t>
            </w:r>
            <w:r>
              <w:t xml:space="preserve"> </w:t>
            </w:r>
            <m:oMath>
              <m:r>
                <m:rPr>
                  <m:scr m:val="double-struck"/>
                  <m:sty m:val="p"/>
                </m:rPr>
                <m:t>N</m:t>
              </m:r>
            </m:oMath>
            <w:r>
              <w:t xml:space="preserve">.</w:t>
            </w:r>
            <w:r>
              <w:t xml:space="preserve"> </w:t>
            </w:r>
            <w:r>
              <w:t xml:space="preserve">The international standard ISO 80000-2 defines</w:t>
            </w:r>
            <w:r>
              <w:t xml:space="preserve"> </w:t>
            </w:r>
            <m:oMath>
              <m:r>
                <m:rPr>
                  <m:scr m:val="double-struck"/>
                  <m:sty m:val="p"/>
                </m:rPr>
                <m:t>N</m:t>
              </m:r>
            </m:oMath>
            <w:r>
              <w:t xml:space="preserve"> </w:t>
            </w:r>
            <w:r>
              <w:t xml:space="preserve">to include</w:t>
            </w:r>
            <w:r>
              <w:t xml:space="preserve"> </w:t>
            </w:r>
            <m:oMath>
              <m:r>
                <m:t>0</m:t>
              </m:r>
            </m:oMath>
            <w:r>
              <w:t xml:space="preserve">,</w:t>
            </w:r>
            <w:r>
              <w:t xml:space="preserve"> </w:t>
            </w:r>
            <w:r>
              <w:t xml:space="preserve">continuing the earlier standard ISO 31-11 (1978).</w:t>
            </w:r>
          </w:p>
          <w:p>
            <w:pPr>
              <w:pStyle w:val="Compact"/>
              <w:numPr>
                <w:ilvl w:val="0"/>
                <w:numId w:val="1005"/>
              </w:numPr>
            </w:pPr>
            <w:r>
              <w:t xml:space="preserve">Other sources start</w:t>
            </w:r>
            <w:r>
              <w:t xml:space="preserve"> </w:t>
            </w:r>
            <m:oMath>
              <m:r>
                <m:rPr>
                  <m:scr m:val="double-struck"/>
                  <m:sty m:val="p"/>
                </m:rPr>
                <m:t>N</m:t>
              </m:r>
            </m:oMath>
            <w:r>
              <w:t xml:space="preserve"> </w:t>
            </w:r>
            <w:r>
              <w:t xml:space="preserve">at</w:t>
            </w:r>
            <w:r>
              <w:t xml:space="preserve"> </w:t>
            </w:r>
            <m:oMath>
              <m:r>
                <m:t>1</m:t>
              </m:r>
            </m:oMath>
            <w:r>
              <w:t xml:space="preserve">, as these notes do.</w:t>
            </w:r>
          </w:p>
          <w:p>
            <w:pPr>
              <w:pStyle w:val="Compact"/>
              <w:numPr>
                <w:ilvl w:val="0"/>
                <w:numId w:val="1005"/>
              </w:numPr>
            </w:pPr>
            <w:r>
              <w:t xml:space="preserve">To remove the ambiguity,</w:t>
            </w:r>
            <w:r>
              <w:t xml:space="preserve"> </w:t>
            </w:r>
            <w:r>
              <w:t xml:space="preserve">some sources write</w:t>
            </w:r>
            <w:r>
              <w:t xml:space="preserve"> </w:t>
            </w:r>
            <m:oMath>
              <m:sSub>
                <m:e>
                  <m:r>
                    <m:rPr>
                      <m:scr m:val="double-struck"/>
                      <m:sty m:val="p"/>
                    </m:rPr>
                    <m:t>N</m:t>
                  </m:r>
                </m:e>
                <m:sub>
                  <m:r>
                    <m:t>1</m:t>
                  </m:r>
                </m:sub>
              </m:sSub>
            </m:oMath>
            <w:r>
              <w:t xml:space="preserve"> </w:t>
            </w:r>
            <w:r>
              <w:t xml:space="preserve">or</w:t>
            </w:r>
            <w:r>
              <w:t xml:space="preserve"> </w:t>
            </w:r>
            <m:oMath>
              <m:sSup>
                <m:e>
                  <m:r>
                    <m:rPr>
                      <m:scr m:val="double-struck"/>
                      <m:sty m:val="p"/>
                    </m:rPr>
                    <m:t>Z</m:t>
                  </m:r>
                </m:e>
                <m:sup>
                  <m:r>
                    <m:rPr>
                      <m:sty m:val="p"/>
                    </m:rPr>
                    <m:t>+</m:t>
                  </m:r>
                </m:sup>
              </m:sSup>
            </m:oMath>
            <w:r>
              <w:t xml:space="preserve"> </w:t>
            </w:r>
            <w:r>
              <w:t xml:space="preserve">for</w:t>
            </w:r>
            <w:r>
              <w:t xml:space="preserve"> </w:t>
            </w:r>
            <m:oMath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2</m:t>
                  </m:r>
                  <m:r>
                    <m:rPr>
                      <m:sty m:val="p"/>
                    </m:rPr>
                    <m:t>,</m:t>
                  </m:r>
                  <m:r>
                    <m:t>3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…</m:t>
                  </m:r>
                </m:e>
              </m:d>
              <m:r>
                <m:t>​</m:t>
              </m:r>
            </m:oMath>
            <w:r>
              <w:t xml:space="preserve">,</w:t>
            </w:r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sSub>
                <m:e>
                  <m:r>
                    <m:rPr>
                      <m:scr m:val="double-struck"/>
                      <m:sty m:val="p"/>
                    </m:rPr>
                    <m:t>N</m:t>
                  </m:r>
                </m:e>
                <m:sub>
                  <m:r>
                    <m:t>0</m:t>
                  </m:r>
                </m:sub>
              </m:sSub>
            </m:oMath>
            <w:r>
              <w:t xml:space="preserve"> </w:t>
            </w:r>
            <w:r>
              <w:t xml:space="preserve">or</w:t>
            </w:r>
            <w:r>
              <w:t xml:space="preserve"> </w:t>
            </w:r>
            <m:oMath>
              <m:sSup>
                <m:e>
                  <m:r>
                    <m:rPr>
                      <m:scr m:val="double-struck"/>
                      <m:sty m:val="p"/>
                    </m:rPr>
                    <m:t>Z</m:t>
                  </m:r>
                </m:e>
                <m:sup>
                  <m:r>
                    <m:t>0</m:t>
                  </m:r>
                  <m:r>
                    <m:rPr>
                      <m:sty m:val="p"/>
                    </m:rPr>
                    <m:t>+</m:t>
                  </m:r>
                </m:sup>
              </m:sSup>
            </m:oMath>
            <w:r>
              <w:t xml:space="preserve"> </w:t>
            </w:r>
            <w:r>
              <w:t xml:space="preserve">for</w:t>
            </w:r>
            <w:r>
              <w:t xml:space="preserve"> </w:t>
            </w:r>
            <m:oMath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2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…</m:t>
                  </m:r>
                </m:e>
              </m:d>
              <m:r>
                <m:t>​</m:t>
              </m:r>
            </m:oMath>
            <w:r>
              <w:t xml:space="preserve">.</w:t>
            </w:r>
          </w:p>
          <w:p>
            <w:pPr>
              <w:pStyle w:val="Compact"/>
              <w:numPr>
                <w:ilvl w:val="0"/>
                <w:numId w:val="1005"/>
              </w:numPr>
            </w:pPr>
            <w:r>
              <w:t xml:space="preserve">The words vary too.</w:t>
            </w:r>
            <w:r>
              <w:t xml:space="preserve"> </w:t>
            </w:r>
            <w:r>
              <w:t xml:space="preserve">“Positive integers”</w:t>
            </w:r>
            <w:r>
              <w:t xml:space="preserve"> </w:t>
            </w:r>
            <w:r>
              <w:t xml:space="preserve">(</w:t>
            </w:r>
            <m:oMath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2</m:t>
                  </m:r>
                  <m:r>
                    <m:rPr>
                      <m:sty m:val="p"/>
                    </m:rPr>
                    <m:t>,</m:t>
                  </m:r>
                  <m:r>
                    <m:t>3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…</m:t>
                  </m:r>
                </m:e>
              </m:d>
              <m:r>
                <m:t>​</m:t>
              </m:r>
            </m:oMath>
            <w:r>
              <w:t xml:space="preserve">)</w:t>
            </w:r>
            <w:r>
              <w:t xml:space="preserve"> </w:t>
            </w:r>
            <w:r>
              <w:t xml:space="preserve">and</w:t>
            </w:r>
            <w:r>
              <w:t xml:space="preserve"> </w:t>
            </w:r>
            <w:r>
              <w:t xml:space="preserve">“non-negative integers”</w:t>
            </w:r>
            <w:r>
              <w:t xml:space="preserve"> </w:t>
            </w:r>
            <w:r>
              <w:t xml:space="preserve">(</w:t>
            </w:r>
            <m:oMath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2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…</m:t>
                  </m:r>
                </m:e>
              </m:d>
              <m:r>
                <m:t>​</m:t>
              </m:r>
            </m:oMath>
            <w:r>
              <w:t xml:space="preserve">)</w:t>
            </w:r>
            <w:r>
              <w:t xml:space="preserve"> </w:t>
            </w:r>
            <w:r>
              <w:t xml:space="preserve">are unambiguous.</w:t>
            </w:r>
            <w:r>
              <w:t xml:space="preserve"> </w:t>
            </w:r>
            <w:r>
              <w:t xml:space="preserve">“Whole numbers”</w:t>
            </w:r>
            <w:r>
              <w:t xml:space="preserve"> </w:t>
            </w:r>
            <w:r>
              <w:t xml:space="preserve">usually includes</w:t>
            </w:r>
            <w:r>
              <w:t xml:space="preserve"> </w:t>
            </w:r>
            <m:oMath>
              <m:r>
                <m:t>0</m:t>
              </m:r>
            </m:oMath>
            <w:r>
              <w:t xml:space="preserve">,</w:t>
            </w:r>
            <w:r>
              <w:t xml:space="preserve"> </w:t>
            </w:r>
            <w:r>
              <w:t xml:space="preserve">but can also mean all of the integers, negative ones included.</w:t>
            </w:r>
            <w:r>
              <w:t xml:space="preserve"> </w:t>
            </w:r>
            <w:r>
              <w:t xml:space="preserve">“Counting numbers”</w:t>
            </w:r>
            <w:r>
              <w:t xml:space="preserve"> </w:t>
            </w:r>
            <w:r>
              <w:t xml:space="preserve">usually starts at</w:t>
            </w:r>
            <w:r>
              <w:t xml:space="preserve"> </w:t>
            </w:r>
            <m:oMath>
              <m:r>
                <m:t>1</m:t>
              </m:r>
            </m:oMath>
            <w:r>
              <w:t xml:space="preserve">,</w:t>
            </w:r>
            <w:r>
              <w:t xml:space="preserve"> </w:t>
            </w:r>
            <w:r>
              <w:t xml:space="preserve">but some sources include</w:t>
            </w:r>
            <w:r>
              <w:t xml:space="preserve"> </w:t>
            </w:r>
            <m:oMath>
              <m:r>
                <m:t>0</m:t>
              </m:r>
            </m:oMath>
            <w:r>
              <w:t xml:space="preserve">.</w:t>
            </w:r>
          </w:p>
          <w:p>
            <w:pPr>
              <w:pStyle w:val="Compact"/>
              <w:numPr>
                <w:ilvl w:val="0"/>
                <w:numId w:val="1005"/>
              </w:numPr>
            </w:pPr>
            <w:r>
              <w:t xml:space="preserve">Some older texts write</w:t>
            </w:r>
            <w:r>
              <w:t xml:space="preserve"> </w:t>
            </w:r>
            <m:oMath>
              <m:r>
                <m:t>J</m:t>
              </m:r>
            </m:oMath>
            <w:r>
              <w:t xml:space="preserve"> </w:t>
            </w:r>
            <w:r>
              <w:t xml:space="preserve">for the natural numbers.</w:t>
            </w:r>
          </w:p>
          <w:p>
            <w:pPr>
              <w:pStyle w:val="FirstParagraph"/>
            </w:pPr>
            <w:r>
              <w:t xml:space="preserve">When a formula’s meaning depends on whether</w:t>
            </w:r>
            <w:r>
              <w:t xml:space="preserve"> </w:t>
            </w:r>
            <m:oMath>
              <m:r>
                <m:t>0</m:t>
              </m:r>
            </m:oMath>
            <w:r>
              <w:t xml:space="preserve"> </w:t>
            </w:r>
            <w:r>
              <w:t xml:space="preserve">is included,</w:t>
            </w:r>
            <w:r>
              <w:t xml:space="preserve"> </w:t>
            </w:r>
            <w:r>
              <w:t xml:space="preserve">we write the set out explicitly,</w:t>
            </w:r>
            <w:r>
              <w:t xml:space="preserve"> </w:t>
            </w:r>
            <w:r>
              <w:t xml:space="preserve">for example</w:t>
            </w:r>
            <w:r>
              <w:t xml:space="preserve"> </w:t>
            </w:r>
            <m:oMath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2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…</m:t>
                  </m:r>
                </m:e>
              </m:d>
              <m:r>
                <m:t>​</m:t>
              </m:r>
            </m:oMath>
            <w:r>
              <w:t xml:space="preserve"> </w:t>
            </w:r>
            <w:r>
              <w:t xml:space="preserve">or</w:t>
            </w:r>
            <w:r>
              <w:t xml:space="preserve"> </w:t>
            </w:r>
            <m:oMath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…</m:t>
                  </m:r>
                  <m:r>
                    <m:rPr>
                      <m:sty m:val="p"/>
                    </m:rPr>
                    <m:t>,</m:t>
                  </m:r>
                  <m:r>
                    <m:t>n</m:t>
                  </m:r>
                </m:e>
              </m:d>
              <m:r>
                <m:t>​</m:t>
              </m:r>
            </m:oMath>
            <w:r>
              <w:t xml:space="preserve">.</w:t>
            </w:r>
          </w:p>
          <w:p>
            <w:pPr>
              <w:pStyle w:val="BodyText"/>
            </w:pPr>
            <w:pPr>
              <w:spacing w:after="16"/>
            </w:pPr>
            <w:r>
              <w:t xml:space="preserve">Source:</w:t>
            </w:r>
            <w:r>
              <w:t xml:space="preserve"> </w:t>
            </w:r>
            <w:hyperlink r:id="rId34">
              <w:r>
                <w:rPr>
                  <w:rStyle w:val="Hyperlink"/>
                </w:rPr>
                <w:t xml:space="preserve">Wikipedia,</w:t>
              </w:r>
              <w:r>
                <w:rPr>
                  <w:rStyle w:val="Hyperlink"/>
                </w:rPr>
                <w:t xml:space="preserve"> </w:t>
              </w:r>
              <w:r>
                <w:rPr>
                  <w:rStyle w:val="Hyperlink"/>
                </w:rPr>
                <w:t xml:space="preserve">“Natural number”</w:t>
              </w:r>
              <w:r>
                <w:rPr>
                  <w:rStyle w:val="Hyperlink"/>
                </w:rPr>
                <w:t xml:space="preserve">,</w:t>
              </w:r>
              <w:r>
                <w:rPr>
                  <w:rStyle w:val="Hyperlink"/>
                </w:rPr>
                <w:t xml:space="preserve"> </w:t>
              </w:r>
              <w:r>
                <w:rPr>
                  <w:rStyle w:val="Hyperlink"/>
                </w:rPr>
                <w:t xml:space="preserve">“Terminology and notation”</w:t>
              </w:r>
              <w:r>
                <w:rPr>
                  <w:rStyle w:val="Hyperlink"/>
                </w:rPr>
                <w:t xml:space="preserve"> </w:t>
              </w:r>
              <w:r>
                <w:rPr>
                  <w:rStyle w:val="Hyperlink"/>
                </w:rPr>
                <w:t xml:space="preserve">and</w:t>
              </w:r>
              <w:r>
                <w:rPr>
                  <w:rStyle w:val="Hyperlink"/>
                </w:rPr>
                <w:t xml:space="preserve"> </w:t>
              </w:r>
              <w:r>
                <w:rPr>
                  <w:rStyle w:val="Hyperlink"/>
                </w:rPr>
                <w:t xml:space="preserve">“Zero as natural number”</w:t>
              </w:r>
            </w:hyperlink>
            <w:r>
              <w:t xml:space="preserve">,</w:t>
            </w:r>
            <w:r>
              <w:t xml:space="preserve"> </w:t>
            </w:r>
            <w:r>
              <w:t xml:space="preserve">which cites ISO 80000-2:2019 and the textbooks using each notation.</w:t>
            </w:r>
          </w:p>
          <w:p/>
        </w:tc>
      </w:tr>
    </w:tbl>
    <w:bookmarkEnd w:id="35"/>
    <w:bookmarkStart w:id="46" w:name="sec-notation-reals"/>
    <w:p>
      <w:pPr>
        <w:pStyle w:val="Heading2"/>
      </w:pPr>
      <w:r>
        <w:t xml:space="preserve">3 Rational, real, and irrational numbers</w:t>
      </w:r>
    </w:p>
    <w:bookmarkStart w:id="36" w:name="def-rational-numbers"/>
    <w:p>
      <w:pPr>
        <w:pStyle w:val="FirstParagraph"/>
      </w:pPr>
      <w:r>
        <w:rPr>
          <w:b/>
          <w:bCs/>
        </w:rPr>
        <w:t xml:space="preserve">Definition 5 (Rational numbers)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rational number</w:t>
      </w:r>
      <w:r>
        <w:t xml:space="preserve"> </w:t>
      </w:r>
      <w:r>
        <w:t xml:space="preserve">is a number that can be written as a fraction</w:t>
      </w:r>
      <w:r>
        <w:t xml:space="preserve"> </w:t>
      </w:r>
      <m:oMath>
        <m:f>
          <m:fPr>
            <m:type m:val="bar"/>
          </m:fPr>
          <m:num>
            <m:r>
              <m:t>a</m:t>
            </m:r>
          </m:num>
          <m:den>
            <m:r>
              <m:t>b</m:t>
            </m:r>
          </m:den>
        </m:f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are integers (</w:t>
      </w:r>
      <w:hyperlink w:anchor="def-integers">
        <w:r>
          <w:rPr>
            <w:rStyle w:val="Hyperlink"/>
          </w:rPr>
          <w:t xml:space="preserve">Definition 1</w:t>
        </w:r>
      </w:hyperlink>
      <w:r>
        <w:t xml:space="preserve">) and</w:t>
      </w:r>
      <w:r>
        <w:t xml:space="preserve"> </w:t>
      </w:r>
      <m:oMath>
        <m:r>
          <m:t>b</m:t>
        </m:r>
        <m:r>
          <m:rPr>
            <m:sty m:val="p"/>
          </m:rPr>
          <m:t>≠</m:t>
        </m:r>
        <m:r>
          <m:t>0</m:t>
        </m:r>
      </m:oMath>
      <w:r>
        <w:t xml:space="preserve">.</w:t>
      </w:r>
      <w:r>
        <w:t xml:space="preserve"> </w:t>
      </w:r>
      <w:r>
        <w:t xml:space="preserve">The set of rational numbers is written</w:t>
      </w:r>
      <w:r>
        <w:t xml:space="preserve"> </w:t>
      </w:r>
      <m:oMath>
        <m:r>
          <m:rPr>
            <m:scr m:val="double-struck"/>
            <m:sty m:val="p"/>
          </m:rPr>
          <m:t>Q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double-struck"/>
              <m:sty m:val="p"/>
            </m:rPr>
            <m:t>Q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f>
                <m:fPr>
                  <m:type m:val="bar"/>
                </m:fPr>
                <m:num>
                  <m:r>
                    <m:t>a</m:t>
                  </m:r>
                </m:num>
                <m:den>
                  <m:r>
                    <m:t>b</m:t>
                  </m:r>
                </m:den>
              </m:f>
              <m:r>
                <m:rPr>
                  <m:sty m:val="p"/>
                </m:rPr>
                <m:t>:</m:t>
              </m:r>
              <m:r>
                <m:t>a</m:t>
              </m:r>
              <m:r>
                <m:rPr>
                  <m:sty m:val="p"/>
                </m:rPr>
                <m:t>∈</m:t>
              </m:r>
              <m:r>
                <m:rPr>
                  <m:scr m:val="double-struck"/>
                  <m:sty m:val="p"/>
                </m:rPr>
                <m:t>Z</m:t>
              </m:r>
              <m:r>
                <m:rPr>
                  <m:sty m:val="p"/>
                </m:rPr>
                <m:t>,</m:t>
              </m:r>
              <m:r>
                <m:t> </m:t>
              </m:r>
              <m:r>
                <m:t>b</m:t>
              </m:r>
              <m:r>
                <m:rPr>
                  <m:sty m:val="p"/>
                </m:rPr>
                <m:t>∈</m:t>
              </m:r>
              <m:r>
                <m:rPr>
                  <m:scr m:val="double-struck"/>
                  <m:sty m:val="p"/>
                </m:rPr>
                <m:t>Z</m:t>
              </m:r>
              <m:r>
                <m:rPr>
                  <m:sty m:val="p"/>
                </m:rPr>
                <m:t>,</m:t>
              </m:r>
              <m:r>
                <m:t> </m:t>
              </m:r>
              <m:r>
                <m:t>b</m:t>
              </m:r>
              <m:r>
                <m:rPr>
                  <m:sty m:val="p"/>
                </m:rPr>
                <m:t>≠</m:t>
              </m:r>
              <m:r>
                <m:t>0</m:t>
              </m:r>
            </m:e>
          </m:d>
          <m:r>
            <m:t>​</m:t>
          </m:r>
        </m:oMath>
      </m:oMathPara>
    </w:p>
    <w:bookmarkEnd w:id="36"/>
    <w:bookmarkStart w:id="37" w:name="exm-rational-numbers"/>
    <w:p>
      <w:pPr>
        <w:pStyle w:val="FirstParagraph"/>
      </w:pPr>
      <w:r>
        <w:rPr>
          <w:b/>
          <w:bCs/>
        </w:rPr>
        <w:t xml:space="preserve">Example 4 (Rational numbers)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6"/>
        </w:numPr>
      </w:pPr>
      <m:oMath>
        <m:f>
          <m:fPr>
            <m:type m:val="bar"/>
          </m:fPr>
          <m:num>
            <m:r>
              <m:t>3</m:t>
            </m:r>
          </m:num>
          <m:den>
            <m:r>
              <m:t>4</m:t>
            </m:r>
          </m:den>
        </m:f>
      </m:oMath>
      <w:r>
        <w:t xml:space="preserve"> </w:t>
      </w:r>
      <w:r>
        <w:t xml:space="preserve">is rational, with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4</m:t>
        </m:r>
      </m:oMath>
      <w:r>
        <w:t xml:space="preserve">.</w:t>
      </w:r>
    </w:p>
    <w:p>
      <w:pPr>
        <w:pStyle w:val="Compact"/>
        <w:numPr>
          <w:ilvl w:val="0"/>
          <w:numId w:val="1006"/>
        </w:numPr>
      </w:pPr>
      <m:oMath>
        <m:r>
          <m:t>0.75</m:t>
        </m:r>
      </m:oMath>
      <w:r>
        <w:t xml:space="preserve"> </w:t>
      </w:r>
      <w:r>
        <w:t xml:space="preserve">is rational, because</w:t>
      </w:r>
      <w:r>
        <w:t xml:space="preserve"> </w:t>
      </w:r>
      <m:oMath>
        <m:r>
          <m:t>0.75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3</m:t>
            </m:r>
          </m:num>
          <m:den>
            <m:r>
              <m:t>4</m:t>
            </m:r>
          </m:den>
        </m:f>
      </m:oMath>
      <w:r>
        <w:t xml:space="preserve">.</w:t>
      </w:r>
    </w:p>
    <w:p>
      <w:pPr>
        <w:pStyle w:val="Compact"/>
        <w:numPr>
          <w:ilvl w:val="0"/>
          <w:numId w:val="1006"/>
        </w:numPr>
      </w:pPr>
      <w:r>
        <w:t xml:space="preserve">Every integer is rational: for example,</w:t>
      </w:r>
      <w:r>
        <w:t xml:space="preserve"> </w:t>
      </w:r>
      <m:oMath>
        <m:r>
          <m:rPr>
            <m:sty m:val="p"/>
          </m:rPr>
          <m:t>−</m:t>
        </m:r>
        <m:r>
          <m:t>5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rPr>
                <m:sty m:val="p"/>
              </m:rPr>
              <m:t>−</m:t>
            </m:r>
            <m:r>
              <m:t>5</m:t>
            </m:r>
          </m:num>
          <m:den>
            <m:r>
              <m:t>1</m:t>
            </m:r>
          </m:den>
        </m:f>
      </m:oMath>
      <w:r>
        <w:t xml:space="preserve">.</w:t>
      </w:r>
    </w:p>
    <w:p>
      <w:pPr>
        <w:pStyle w:val="Compact"/>
        <w:numPr>
          <w:ilvl w:val="0"/>
          <w:numId w:val="1006"/>
        </w:numPr>
      </w:pPr>
      <m:oMath>
        <m:r>
          <m:t>0.333</m:t>
        </m:r>
        <m:r>
          <m:rPr>
            <m:sty m:val="p"/>
          </m:rPr>
          <m:t>…</m:t>
        </m:r>
      </m:oMath>
      <w:r>
        <w:t xml:space="preserve">, with the</w:t>
      </w:r>
      <w:r>
        <w:t xml:space="preserve"> </w:t>
      </w:r>
      <m:oMath>
        <m:r>
          <m:t>3</m:t>
        </m:r>
      </m:oMath>
      <w:r>
        <w:t xml:space="preserve">s repeating forever, is rational,</w:t>
      </w:r>
      <w:r>
        <w:t xml:space="preserve"> </w:t>
      </w:r>
      <w:r>
        <w:t xml:space="preserve">because</w:t>
      </w:r>
      <w:r>
        <w:t xml:space="preserve"> </w:t>
      </w:r>
      <m:oMath>
        <m:r>
          <m:t>0.333</m:t>
        </m:r>
        <m:r>
          <m:rPr>
            <m:sty m:val="p"/>
          </m:rPr>
          <m:t>…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3</m:t>
            </m:r>
          </m:den>
        </m:f>
      </m:oMath>
      <w:r>
        <w:t xml:space="preserve">.</w:t>
      </w:r>
    </w:p>
    <w:bookmarkEnd w:id="37"/>
    <w:bookmarkStart w:id="38" w:name="def-real-numbers"/>
    <w:p>
      <w:pPr>
        <w:pStyle w:val="FirstParagraph"/>
      </w:pPr>
      <w:r>
        <w:rPr>
          <w:b/>
          <w:bCs/>
        </w:rPr>
        <w:t xml:space="preserve">Definition 6 (Real numbers)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real number</w:t>
      </w:r>
      <w:r>
        <w:t xml:space="preserve"> </w:t>
      </w:r>
      <w:r>
        <w:t xml:space="preserve">is a number that can be written as a decimal expansion:</w:t>
      </w:r>
      <w:r>
        <w:t xml:space="preserve"> </w:t>
      </w:r>
      <w:r>
        <w:t xml:space="preserve">an integer part, followed by a decimal point</w:t>
      </w:r>
      <w:r>
        <w:t xml:space="preserve"> </w:t>
      </w:r>
      <w:r>
        <w:t xml:space="preserve">and a finite or infinite list of decimal places after it.</w:t>
      </w:r>
      <w:r>
        <w:t xml:space="preserve"> </w:t>
      </w:r>
      <w:r>
        <w:t xml:space="preserve">Equivalently, the real numbers are the points on the number line.</w:t>
      </w:r>
      <w:r>
        <w:t xml:space="preserve"> </w:t>
      </w:r>
      <w:r>
        <w:t xml:space="preserve">The set of real numbers is written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.</w:t>
      </w:r>
    </w:p>
    <w:bookmarkEnd w:id="38"/>
    <w:bookmarkStart w:id="39" w:name="rem-real-numbers-working-definition"/>
    <w:p>
      <w:pPr>
        <w:pStyle w:val="BodyText"/>
      </w:pPr>
      <w:r>
        <w:rPr>
          <w:i/>
          <w:iCs/>
        </w:rPr>
        <w:t xml:space="preserve">Remark 1</w:t>
      </w:r>
      <w:r>
        <w:t xml:space="preserve"> (A working definition). </w:t>
      </w:r>
      <w:hyperlink w:anchor="def-real-numbers">
        <w:r>
          <w:rPr>
            <w:rStyle w:val="Hyperlink"/>
          </w:rPr>
          <w:t xml:space="preserve">Definition 6</w:t>
        </w:r>
      </w:hyperlink>
      <w:r>
        <w:t xml:space="preserve"> </w:t>
      </w:r>
      <w:r>
        <w:t xml:space="preserve">is a working definition, not a construction:</w:t>
      </w:r>
      <w:r>
        <w:t xml:space="preserve"> </w:t>
      </w:r>
      <w:r>
        <w:t xml:space="preserve">it does not say what an infinite decimal expansion is,</w:t>
      </w:r>
      <w:r>
        <w:t xml:space="preserve"> </w:t>
      </w:r>
      <w:r>
        <w:t xml:space="preserve">or how to add or multiply two of them.</w:t>
      </w:r>
      <w:r>
        <w:t xml:space="preserve"> </w:t>
      </w:r>
      <w:r>
        <w:t xml:space="preserve">Rudin (1976, Appendix to Chapter 1)</w:t>
      </w:r>
      <w:r>
        <w:t xml:space="preserve"> </w:t>
      </w:r>
      <w:r>
        <w:t xml:space="preserve">constructs the real numbers rigorously.</w:t>
      </w:r>
      <w:r>
        <w:t xml:space="preserve"> </w:t>
      </w:r>
      <w:r>
        <w:t xml:space="preserve">Some real numbers have two decimal expansions:</w:t>
      </w:r>
      <w:r>
        <w:t xml:space="preserve"> </w:t>
      </w:r>
      <w:r>
        <w:t xml:space="preserve">for example,</w:t>
      </w:r>
      <w:r>
        <w:t xml:space="preserve"> </w:t>
      </w:r>
      <m:oMath>
        <m:r>
          <m:t>0.999</m:t>
        </m:r>
        <m:r>
          <m:rPr>
            <m:sty m:val="p"/>
          </m:rPr>
          <m:t>…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1.000</m:t>
        </m:r>
        <m:r>
          <m:rPr>
            <m:sty m:val="p"/>
          </m:rPr>
          <m:t>…</m:t>
        </m:r>
      </m:oMath>
      <w:r>
        <w:t xml:space="preserve"> </w:t>
      </w:r>
      <w:r>
        <w:t xml:space="preserve">are the same real number,</w:t>
      </w:r>
      <w:r>
        <w:t xml:space="preserve"> </w:t>
      </w:r>
      <m:oMath>
        <m:r>
          <m:t>1</m:t>
        </m:r>
      </m:oMath>
      <w:r>
        <w:t xml:space="preserve">.</w:t>
      </w:r>
    </w:p>
    <w:bookmarkEnd w:id="39"/>
    <w:bookmarkStart w:id="40" w:name="exm-real-numbers"/>
    <w:p>
      <w:pPr>
        <w:pStyle w:val="BodyText"/>
      </w:pPr>
      <w:r>
        <w:rPr>
          <w:b/>
          <w:bCs/>
        </w:rPr>
        <w:t xml:space="preserve">Example 5 (Real numbers)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7"/>
        </w:numPr>
      </w:pPr>
      <m:oMath>
        <m:r>
          <m:t>3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−</m:t>
        </m:r>
        <m:r>
          <m:t>0.5</m:t>
        </m:r>
      </m:oMath>
      <w:r>
        <w:t xml:space="preserve">, and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3</m:t>
            </m:r>
          </m:den>
        </m:f>
        <m:r>
          <m:rPr>
            <m:sty m:val="p"/>
          </m:rPr>
          <m:t>=</m:t>
        </m:r>
        <m:r>
          <m:t>0.333</m:t>
        </m:r>
        <m:r>
          <m:rPr>
            <m:sty m:val="p"/>
          </m:rPr>
          <m:t>…</m:t>
        </m:r>
      </m:oMath>
      <w:r>
        <w:t xml:space="preserve"> </w:t>
      </w:r>
      <w:r>
        <w:t xml:space="preserve">are real numbers.</w:t>
      </w:r>
    </w:p>
    <w:p>
      <w:pPr>
        <w:pStyle w:val="Compact"/>
        <w:numPr>
          <w:ilvl w:val="0"/>
          <w:numId w:val="1007"/>
        </w:numPr>
      </w:pPr>
      <m:oMath>
        <m:r>
          <m:t>π</m:t>
        </m:r>
        <m:r>
          <m:rPr>
            <m:sty m:val="p"/>
          </m:rPr>
          <m:t>=</m:t>
        </m:r>
        <m:r>
          <m:t>3.14159</m:t>
        </m:r>
        <m:r>
          <m:rPr>
            <m:sty m:val="p"/>
          </m:rPr>
          <m:t>…</m:t>
        </m:r>
      </m:oMath>
      <w:r>
        <w:t xml:space="preserve"> </w:t>
      </w:r>
      <w:r>
        <w:t xml:space="preserve">is a real number.</w:t>
      </w:r>
    </w:p>
    <w:p>
      <w:pPr>
        <w:pStyle w:val="Compact"/>
        <w:numPr>
          <w:ilvl w:val="0"/>
          <w:numId w:val="1007"/>
        </w:numPr>
      </w:pPr>
      <w:r>
        <w:t xml:space="preserve">Every rational number (</w:t>
      </w:r>
      <w:hyperlink w:anchor="def-rational-numbers">
        <w:r>
          <w:rPr>
            <w:rStyle w:val="Hyperlink"/>
          </w:rPr>
          <w:t xml:space="preserve">Definition 5</w:t>
        </w:r>
      </w:hyperlink>
      <w:r>
        <w:t xml:space="preserve">) is a real number,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cr m:val="double-struck"/>
            <m:sty m:val="p"/>
          </m:rPr>
          <m:t>N</m:t>
        </m:r>
        <m:r>
          <m:rPr>
            <m:sty m:val="p"/>
          </m:rPr>
          <m:t>⊆</m:t>
        </m:r>
        <m:r>
          <m:rPr>
            <m:scr m:val="double-struck"/>
            <m:sty m:val="p"/>
          </m:rPr>
          <m:t>Z</m:t>
        </m:r>
        <m:r>
          <m:rPr>
            <m:sty m:val="p"/>
          </m:rPr>
          <m:t>⊆</m:t>
        </m:r>
        <m:r>
          <m:rPr>
            <m:scr m:val="double-struck"/>
            <m:sty m:val="p"/>
          </m:rPr>
          <m:t>Q</m:t>
        </m:r>
        <m:r>
          <m:rPr>
            <m:sty m:val="p"/>
          </m:rPr>
          <m:t>⊆</m:t>
        </m:r>
        <m:r>
          <m:rPr>
            <m:scr m:val="double-struck"/>
            <m:sty m:val="p"/>
          </m:rPr>
          <m:t>R</m:t>
        </m:r>
      </m:oMath>
      <w:r>
        <w:t xml:space="preserve">.</w:t>
      </w:r>
    </w:p>
    <w:bookmarkEnd w:id="40"/>
    <w:bookmarkStart w:id="41" w:name="def-irrational-numbers"/>
    <w:p>
      <w:pPr>
        <w:pStyle w:val="FirstParagraph"/>
      </w:pPr>
      <w:r>
        <w:rPr>
          <w:b/>
          <w:bCs/>
        </w:rPr>
        <w:t xml:space="preserve">Definition 7 (Irrational numbers)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irrational number</w:t>
      </w:r>
      <w:r>
        <w:t xml:space="preserve"> </w:t>
      </w:r>
      <w:r>
        <w:t xml:space="preserve">is a real number (</w:t>
      </w:r>
      <w:hyperlink w:anchor="def-real-numbers">
        <w:r>
          <w:rPr>
            <w:rStyle w:val="Hyperlink"/>
          </w:rPr>
          <w:t xml:space="preserve">Definition 6</w:t>
        </w:r>
      </w:hyperlink>
      <w:r>
        <w:t xml:space="preserve">)</w:t>
      </w:r>
      <w:r>
        <w:t xml:space="preserve"> </w:t>
      </w:r>
      <w:r>
        <w:t xml:space="preserve">that is not rational (</w:t>
      </w:r>
      <w:hyperlink w:anchor="def-rational-numbers">
        <w:r>
          <w:rPr>
            <w:rStyle w:val="Hyperlink"/>
          </w:rPr>
          <w:t xml:space="preserve">Definition 5</w:t>
        </w:r>
      </w:hyperlink>
      <w:r>
        <w:t xml:space="preserve">).</w:t>
      </w:r>
    </w:p>
    <w:bookmarkEnd w:id="41"/>
    <w:bookmarkStart w:id="45" w:name="exm-irrational-numbers"/>
    <w:p>
      <w:pPr>
        <w:pStyle w:val="BodyText"/>
      </w:pPr>
      <w:r>
        <w:rPr>
          <w:b/>
          <w:bCs/>
        </w:rPr>
        <w:t xml:space="preserve">Example 6 (Irrational numbers)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8"/>
        </w:numPr>
      </w:pPr>
      <m:oMath>
        <m:rad>
          <m:radPr>
            <m:degHide m:val="on"/>
          </m:radPr>
          <m:deg/>
          <m:e>
            <m:r>
              <m:t>2</m:t>
            </m:r>
          </m:e>
        </m:rad>
        <m:r>
          <m:rPr>
            <m:sty m:val="p"/>
          </m:rPr>
          <m:t>=</m:t>
        </m:r>
        <m:r>
          <m:t>1.41421</m:t>
        </m:r>
        <m:r>
          <m:rPr>
            <m:sty m:val="p"/>
          </m:rPr>
          <m:t>…</m:t>
        </m:r>
      </m:oMath>
      <w:r>
        <w:t xml:space="preserve">, the</w:t>
      </w:r>
      <w:r>
        <w:t xml:space="preserve"> </w:t>
      </w:r>
      <w:hyperlink r:id="rId42">
        <w:r>
          <w:rPr>
            <w:rStyle w:val="Hyperlink"/>
          </w:rPr>
          <w:t xml:space="preserve">square root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2</m:t>
        </m:r>
      </m:oMath>
      <w:r>
        <w:t xml:space="preserve">, is irrational:</w:t>
      </w:r>
      <w:r>
        <w:t xml:space="preserve"> </w:t>
      </w:r>
      <w:r>
        <w:t xml:space="preserve">no fraction of integers</w:t>
      </w:r>
      <w:r>
        <w:t xml:space="preserve"> </w:t>
      </w:r>
      <m:oMath>
        <m:f>
          <m:fPr>
            <m:type m:val="bar"/>
          </m:fPr>
          <m:num>
            <m:r>
              <m:t>a</m:t>
            </m:r>
          </m:num>
          <m:den>
            <m:r>
              <m:t>b</m:t>
            </m:r>
          </m:den>
        </m:f>
      </m:oMath>
      <w:r>
        <w:t xml:space="preserve"> </w:t>
      </w:r>
      <w:r>
        <w:t xml:space="preserve">squares to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(see</w:t>
      </w:r>
      <w:r>
        <w:t xml:space="preserve"> </w:t>
      </w:r>
      <w:hyperlink r:id="rId43">
        <w:r>
          <w:rPr>
            <w:rStyle w:val="Hyperlink"/>
          </w:rPr>
          <w:t xml:space="preserve">Wikipedia: Square root of 2</w:t>
        </w:r>
      </w:hyperlink>
      <w:r>
        <w:t xml:space="preserve">).</w:t>
      </w:r>
    </w:p>
    <w:p>
      <w:pPr>
        <w:pStyle w:val="Compact"/>
        <w:numPr>
          <w:ilvl w:val="0"/>
          <w:numId w:val="1008"/>
        </w:numPr>
      </w:pPr>
      <m:oMath>
        <m:r>
          <m:t>π</m:t>
        </m:r>
        <m:r>
          <m:rPr>
            <m:sty m:val="p"/>
          </m:rPr>
          <m:t>=</m:t>
        </m:r>
        <m:r>
          <m:t>3.14159</m:t>
        </m:r>
        <m:r>
          <m:rPr>
            <m:sty m:val="p"/>
          </m:rPr>
          <m:t>…</m:t>
        </m:r>
      </m:oMath>
      <w:r>
        <w:t xml:space="preserve"> </w:t>
      </w:r>
      <w:r>
        <w:t xml:space="preserve">is irrational</w:t>
      </w:r>
      <w:r>
        <w:t xml:space="preserve"> </w:t>
      </w:r>
      <w:r>
        <w:t xml:space="preserve">(see</w:t>
      </w:r>
      <w:r>
        <w:t xml:space="preserve"> </w:t>
      </w:r>
      <w:hyperlink r:id="rId44">
        <w:r>
          <w:rPr>
            <w:rStyle w:val="Hyperlink"/>
          </w:rPr>
          <w:t xml:space="preserve">Wikipedia: Proof that</w:t>
        </w:r>
        <w:r>
          <w:rPr>
            <w:rStyle w:val="Hyperlink"/>
          </w:rPr>
          <w:t xml:space="preserve"> </w:t>
        </w:r>
        <m:oMath>
          <m:r>
            <m:t>π</m:t>
          </m:r>
        </m:oMath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is irrational</w:t>
        </w:r>
      </w:hyperlink>
      <w:r>
        <w:t xml:space="preserve">).</w:t>
      </w:r>
    </w:p>
    <w:p>
      <w:pPr>
        <w:pStyle w:val="Compact"/>
        <w:numPr>
          <w:ilvl w:val="0"/>
          <w:numId w:val="1008"/>
        </w:numPr>
      </w:pPr>
      <m:oMath>
        <m:r>
          <m:t>1.5</m:t>
        </m:r>
      </m:oMath>
      <w:r>
        <w:t xml:space="preserve"> </w:t>
      </w:r>
      <w:r>
        <w:t xml:space="preserve">is not irrational, because</w:t>
      </w:r>
      <w:r>
        <w:t xml:space="preserve"> </w:t>
      </w:r>
      <m:oMath>
        <m:r>
          <m:t>1.5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3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is rational.</w:t>
      </w:r>
    </w:p>
    <w:bookmarkEnd w:id="45"/>
    <w:bookmarkEnd w:id="46"/>
    <w:bookmarkStart w:id="50" w:name="percent-sign"/>
    <w:p>
      <w:pPr>
        <w:pStyle w:val="Heading2"/>
      </w:pPr>
      <w:r>
        <w:t xml:space="preserve">4 Percent sign (</w:t>
      </w:r>
      <w:r>
        <w:t xml:space="preserve">“%”</w:t>
      </w:r>
      <w:r>
        <w:t xml:space="preserve">)</w:t>
      </w:r>
    </w:p>
    <w:p>
      <w:pPr>
        <w:pStyle w:val="FirstParagraph"/>
      </w:pPr>
      <w:r>
        <w:t xml:space="preserve">The word</w:t>
      </w:r>
      <w:r>
        <w:t xml:space="preserve"> </w:t>
      </w:r>
      <w:r>
        <w:t xml:space="preserve">“percent”</w:t>
      </w:r>
      <w:r>
        <w:t xml:space="preserve"> </w:t>
      </w:r>
      <w:r>
        <w:t xml:space="preserve">comes from the Latin</w:t>
      </w:r>
      <w:r>
        <w:t xml:space="preserve"> </w:t>
      </w:r>
      <w:r>
        <w:t xml:space="preserve">“per centum”</w:t>
      </w:r>
      <w:r>
        <w:t xml:space="preserve">;</w:t>
      </w:r>
      <w:r>
        <w:t xml:space="preserve"> </w:t>
      </w:r>
      <w:r>
        <w:t xml:space="preserve">“centum”</w:t>
      </w:r>
      <w:r>
        <w:t xml:space="preserve"> </w:t>
      </w:r>
      <w:r>
        <w:t xml:space="preserve">is Latin for 100,</w:t>
      </w:r>
      <w:r>
        <w:t xml:space="preserve"> </w:t>
      </w:r>
      <w:r>
        <w:t xml:space="preserve">so</w:t>
      </w:r>
      <w:r>
        <w:t xml:space="preserve"> </w:t>
      </w:r>
      <w:r>
        <w:t xml:space="preserve">“percent”</w:t>
      </w:r>
      <w:r>
        <w:t xml:space="preserve"> </w:t>
      </w:r>
      <w:r>
        <w:t xml:space="preserve">means</w:t>
      </w:r>
      <w:r>
        <w:t xml:space="preserve"> </w:t>
      </w:r>
      <w:r>
        <w:t xml:space="preserve">“per hundred”</w:t>
      </w:r>
      <w:r>
        <w:t xml:space="preserve"> </w:t>
      </w:r>
      <w:r>
        <w:t xml:space="preserve">(cf. </w:t>
      </w:r>
      <w:hyperlink r:id="rId47">
        <w:r>
          <w:rPr>
            <w:rStyle w:val="Hyperlink"/>
          </w:rPr>
          <w:t xml:space="preserve">https://en.wikipedia.org/wiki/Percentage</w:t>
        </w:r>
      </w:hyperlink>
      <w:r>
        <w:t xml:space="preserve">).</w:t>
      </w:r>
    </w:p>
    <w:bookmarkStart w:id="48" w:name="def-percent"/>
    <w:p>
      <w:pPr>
        <w:pStyle w:val="BodyText"/>
      </w:pPr>
      <w:r>
        <w:rPr>
          <w:b/>
          <w:bCs/>
        </w:rPr>
        <w:t xml:space="preserve">Definition 8 (Percent)</w:t>
      </w:r>
      <w:r>
        <w:t xml:space="preserve"> </w:t>
      </w:r>
      <w:r>
        <w:t xml:space="preserve">For a real number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“</w:t>
      </w:r>
      <m:oMath>
        <m:r>
          <m:t>x</m:t>
        </m:r>
      </m:oMath>
      <w:r>
        <w:t xml:space="preserve"> </w:t>
      </w:r>
      <w:r>
        <w:rPr>
          <w:b/>
          <w:bCs/>
        </w:rPr>
        <w:t xml:space="preserve">percent</w:t>
      </w:r>
      <w:r>
        <w:t xml:space="preserve">”</w:t>
      </w:r>
      <w:r>
        <w:t xml:space="preserve">, written</w:t>
      </w:r>
      <w:r>
        <w:t xml:space="preserve"> </w:t>
      </w:r>
      <m:oMath>
        <m:r>
          <m:t>x</m:t>
        </m:r>
        <m:r>
          <m:rPr>
            <m:sty m:val="p"/>
          </m:rPr>
          <m:t>%</m:t>
        </m:r>
      </m:oMath>
      <w:r>
        <w:t xml:space="preserve">, means</w:t>
      </w:r>
      <w:r>
        <w:t xml:space="preserve"> </w:t>
      </w:r>
      <m:oMath>
        <m:r>
          <m:t>x</m:t>
        </m:r>
        <m:r>
          <m:rPr>
            <m:sty m:val="p"/>
          </m:rPr>
          <m:t>/</m:t>
        </m:r>
        <m:r>
          <m:t>100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x</m:t>
          </m:r>
          <m:r>
            <m:rPr>
              <m:sty m:val="p"/>
            </m:rPr>
            <m:t>%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x</m:t>
              </m:r>
            </m:num>
            <m:den>
              <m:r>
                <m:t>100</m:t>
              </m:r>
            </m:den>
          </m:f>
        </m:oMath>
      </m:oMathPara>
    </w:p>
    <w:p>
      <w:pPr>
        <w:pStyle w:val="FirstParagraph"/>
      </w:pPr>
      <w:r>
        <w:t xml:space="preserve">The percent sign</w:t>
      </w:r>
      <w:r>
        <w:t xml:space="preserve"> </w:t>
      </w:r>
      <w:r>
        <w:t xml:space="preserve">“%”</w:t>
      </w:r>
      <w:r>
        <w:t xml:space="preserve"> </w:t>
      </w:r>
      <w:r>
        <w:t xml:space="preserve">is a shorthand for</w:t>
      </w:r>
      <w:r>
        <w:t xml:space="preserve"> </w:t>
      </w:r>
      <w:r>
        <w:t xml:space="preserve">“</w:t>
      </w:r>
      <m:oMath>
        <m:r>
          <m:rPr>
            <m:sty m:val="p"/>
          </m:rPr>
          <m:t>/</m:t>
        </m:r>
        <m:r>
          <m:t>100</m:t>
        </m:r>
      </m:oMath>
      <w:r>
        <w:t xml:space="preserve">”</w:t>
      </w:r>
      <w:r>
        <w:t xml:space="preserve">.</w:t>
      </w:r>
    </w:p>
    <w:bookmarkEnd w:id="48"/>
    <w:bookmarkStart w:id="49" w:name="exm-percent"/>
    <w:p>
      <w:pPr>
        <w:pStyle w:val="BodyText"/>
      </w:pPr>
      <w:r>
        <w:rPr>
          <w:b/>
          <w:bCs/>
        </w:rPr>
        <w:t xml:space="preserve">Example 7 (Ten percent is one tenth)</w:t>
      </w:r>
      <w:r>
        <w:t xml:space="preserve"> </w:t>
      </w:r>
      <w:r>
        <w:t xml:space="preserve">Contrary to what you may have learned previously,</w:t>
      </w:r>
      <w:r>
        <w:t xml:space="preserve"> </w:t>
      </w:r>
      <w:r>
        <w:t xml:space="preserve">the equality</w:t>
      </w:r>
      <w:r>
        <w:t xml:space="preserve"> </w:t>
      </w:r>
      <m:oMath>
        <m:r>
          <m:t>10</m:t>
        </m:r>
        <m:r>
          <m:rPr>
            <m:sty m:val="p"/>
          </m:rPr>
          <m:t>%</m:t>
        </m:r>
        <m:r>
          <m:rPr>
            <m:sty m:val="p"/>
          </m:rPr>
          <m:t>=</m:t>
        </m:r>
        <m:r>
          <m:t>0.1</m:t>
        </m:r>
      </m:oMath>
      <w:r>
        <w:t xml:space="preserve"> </w:t>
      </w:r>
      <w:r>
        <w:t xml:space="preserve">is true and correct,</w:t>
      </w:r>
      <w:r>
        <w:t xml:space="preserve"> </w:t>
      </w:r>
      <w:r>
        <w:t xml:space="preserve">just as</w:t>
      </w:r>
      <w:r>
        <w:t xml:space="preserve"> </w:t>
      </w:r>
      <m:oMath>
        <m:r>
          <m:t>10</m:t>
        </m:r>
        <m:r>
          <m:rPr>
            <m:nor/>
            <m:sty m:val="p"/>
          </m:rPr>
          <m:t>kg</m:t>
        </m:r>
        <m:r>
          <m:rPr>
            <m:sty m:val="p"/>
          </m:rPr>
          <m:t>=</m:t>
        </m:r>
        <m:r>
          <m:t>10</m:t>
        </m:r>
        <m:r>
          <m:rPr>
            <m:sty m:val="p"/>
          </m:rPr>
          <m:t>,</m:t>
        </m:r>
        <m:r>
          <m:t>000</m:t>
        </m:r>
        <m:r>
          <m:rPr>
            <m:nor/>
            <m:sty m:val="p"/>
          </m:rPr>
          <m:t>g</m:t>
        </m:r>
      </m:oMath>
      <w:r>
        <w:t xml:space="preserve"> </w:t>
      </w:r>
      <w:r>
        <w:t xml:space="preserve">is true and correct: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10</m:t>
              </m:r>
              <m:r>
                <m:rPr>
                  <m:sty m:val="p"/>
                </m:rPr>
                <m:t>%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10</m:t>
                  </m:r>
                </m:num>
                <m:den>
                  <m:r>
                    <m:t>100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percent)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(divide)</m:t>
              </m:r>
            </m:e>
          </m:eqArr>
        </m:oMath>
      </m:oMathPara>
    </w:p>
    <w:bookmarkEnd w:id="49"/>
    <w:p>
      <w:pPr>
        <w:pStyle w:val="FirstParagraph"/>
      </w:pPr>
      <w:r>
        <w:t xml:space="preserve">You are welcome to switch between decimal and percent notation freely;</w:t>
      </w:r>
      <w:r>
        <w:t xml:space="preserve"> </w:t>
      </w:r>
      <w:r>
        <w:t xml:space="preserve">just make sure you execute it correctly.</w:t>
      </w:r>
    </w:p>
    <w:bookmarkEnd w:id="50"/>
    <w:bookmarkStart w:id="88" w:name="proofs"/>
    <w:p>
      <w:pPr>
        <w:pStyle w:val="Heading2"/>
      </w:pPr>
      <w:r>
        <w:t xml:space="preserve">5 Proofs</w:t>
      </w:r>
    </w:p>
    <w:bookmarkStart w:id="51" w:name="def-proposition"/>
    <w:p>
      <w:pPr>
        <w:pStyle w:val="FirstParagraph"/>
      </w:pPr>
      <w:r>
        <w:rPr>
          <w:b/>
          <w:bCs/>
        </w:rPr>
        <w:t xml:space="preserve">Definition 9 (Proposition (statement))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proposition</w:t>
      </w:r>
      <w:r>
        <w:t xml:space="preserve">, or</w:t>
      </w:r>
      <w:r>
        <w:t xml:space="preserve"> </w:t>
      </w:r>
      <w:r>
        <w:rPr>
          <w:b/>
          <w:bCs/>
        </w:rPr>
        <w:t xml:space="preserve">statement</w:t>
      </w:r>
      <w:r>
        <w:t xml:space="preserve">,</w:t>
      </w:r>
      <w:r>
        <w:t xml:space="preserve"> </w:t>
      </w:r>
      <w:r>
        <w:t xml:space="preserve">is a sentence that is either true or false.</w:t>
      </w:r>
    </w:p>
    <w:bookmarkEnd w:id="51"/>
    <w:bookmarkStart w:id="52" w:name="exm-proposition"/>
    <w:p>
      <w:pPr>
        <w:pStyle w:val="BodyText"/>
      </w:pPr>
      <w:r>
        <w:rPr>
          <w:b/>
          <w:bCs/>
        </w:rPr>
        <w:t xml:space="preserve">Example 8 (Propositions, and a sentence that is not one)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9"/>
        </w:numPr>
      </w:pPr>
      <w:r>
        <w:t xml:space="preserve">“</w:t>
      </w:r>
      <m:oMath>
        <m:r>
          <m:t>2</m:t>
        </m:r>
        <m:r>
          <m:rPr>
            <m:sty m:val="p"/>
          </m:rPr>
          <m:t>+</m:t>
        </m:r>
        <m:r>
          <m:t>3</m:t>
        </m:r>
        <m:r>
          <m:rPr>
            <m:sty m:val="p"/>
          </m:rPr>
          <m:t>=</m:t>
        </m:r>
        <m:r>
          <m:t>5</m:t>
        </m:r>
      </m:oMath>
      <w:r>
        <w:t xml:space="preserve">”</w:t>
      </w:r>
      <w:r>
        <w:t xml:space="preserve"> </w:t>
      </w:r>
      <w:r>
        <w:t xml:space="preserve">is a proposition, and it is true.</w:t>
      </w:r>
    </w:p>
    <w:p>
      <w:pPr>
        <w:pStyle w:val="Compact"/>
        <w:numPr>
          <w:ilvl w:val="0"/>
          <w:numId w:val="1009"/>
        </w:numPr>
      </w:pPr>
      <w:r>
        <w:t xml:space="preserve">“</w:t>
      </w:r>
      <m:oMath>
        <m:r>
          <m:t>7</m:t>
        </m:r>
      </m:oMath>
      <w:r>
        <w:t xml:space="preserve"> </w:t>
      </w:r>
      <w:r>
        <w:t xml:space="preserve">is</w:t>
      </w:r>
      <w:r>
        <w:t xml:space="preserve"> </w:t>
      </w:r>
      <w:hyperlink w:anchor="def-even-odd">
        <w:r>
          <w:rPr>
            <w:rStyle w:val="Hyperlink"/>
          </w:rPr>
          <w:t xml:space="preserve">even</w:t>
        </w:r>
      </w:hyperlink>
      <w:r>
        <w:t xml:space="preserve">”</w:t>
      </w:r>
      <w:r>
        <w:t xml:space="preserve"> </w:t>
      </w:r>
      <w:r>
        <w:t xml:space="preserve">is a proposition, and it is false.</w:t>
      </w:r>
    </w:p>
    <w:p>
      <w:pPr>
        <w:pStyle w:val="Compact"/>
        <w:numPr>
          <w:ilvl w:val="0"/>
          <w:numId w:val="1009"/>
        </w:numPr>
      </w:pPr>
      <w:r>
        <w:t xml:space="preserve">“</w:t>
      </w:r>
      <m:oMath>
        <m:r>
          <m:t>x</m:t>
        </m:r>
        <m:r>
          <m:rPr>
            <m:sty m:val="p"/>
          </m:rPr>
          <m:t>&gt;</m:t>
        </m:r>
        <m:r>
          <m:t>2</m:t>
        </m:r>
      </m:oMath>
      <w:r>
        <w:t xml:space="preserve">”</w:t>
      </w:r>
      <w:r>
        <w:t xml:space="preserve"> </w:t>
      </w:r>
      <w:r>
        <w:t xml:space="preserve">is not a proposition on its own:</w:t>
      </w:r>
      <w:r>
        <w:t xml:space="preserve"> </w:t>
      </w:r>
      <w:r>
        <w:t xml:space="preserve">it is true when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and false when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so it has no truth value until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given a value.</w:t>
      </w:r>
    </w:p>
    <w:bookmarkEnd w:id="52"/>
    <w:bookmarkStart w:id="53" w:name="def-predicate"/>
    <w:p>
      <w:pPr>
        <w:pStyle w:val="FirstParagraph"/>
      </w:pPr>
      <w:r>
        <w:rPr>
          <w:b/>
          <w:bCs/>
        </w:rPr>
        <w:t xml:space="preserve">Definition 10 (Predicate)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predicate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a sentence about a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that becomes a proposition (</w:t>
      </w:r>
      <w:hyperlink w:anchor="def-proposition">
        <w:r>
          <w:rPr>
            <w:rStyle w:val="Hyperlink"/>
          </w:rPr>
          <w:t xml:space="preserve">Definition 9</w:t>
        </w:r>
      </w:hyperlink>
      <w:r>
        <w:t xml:space="preserve">)</w:t>
      </w:r>
      <w:r>
        <w:t xml:space="preserve"> </w:t>
      </w:r>
      <w:r>
        <w:t xml:space="preserve">whenever a value is substituted for</w:t>
      </w:r>
      <w:r>
        <w:t xml:space="preserve"> </w:t>
      </w:r>
      <m:oMath>
        <m:r>
          <m:t>x</m:t>
        </m:r>
      </m:oMath>
      <w:r>
        <w:t xml:space="preserve">.</w:t>
      </w:r>
    </w:p>
    <w:bookmarkEnd w:id="53"/>
    <w:bookmarkStart w:id="54" w:name="exm-predicate"/>
    <w:p>
      <w:pPr>
        <w:pStyle w:val="BodyText"/>
      </w:pPr>
      <w:r>
        <w:rPr>
          <w:b/>
          <w:bCs/>
        </w:rPr>
        <w:t xml:space="preserve">Example 9 (A predicate)</w:t>
      </w:r>
      <w:r>
        <w:t xml:space="preserve"> </w:t>
      </w:r>
      <w:r>
        <w:t xml:space="preserve">Let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be the predicate</w:t>
      </w:r>
      <w:r>
        <w:t xml:space="preserve"> </w:t>
      </w:r>
      <w:r>
        <w:t xml:space="preserve">“</w:t>
      </w:r>
      <m:oMath>
        <m:r>
          <m:t>x</m:t>
        </m:r>
        <m:r>
          <m:rPr>
            <m:sty m:val="p"/>
          </m:rPr>
          <m:t>&gt;</m:t>
        </m:r>
        <m:r>
          <m:t>2</m:t>
        </m:r>
      </m:oMath>
      <w:r>
        <w:t xml:space="preserve">”</w:t>
      </w:r>
      <w:r>
        <w:t xml:space="preserve">, for real numbers</w:t>
      </w:r>
      <w:r>
        <w:t xml:space="preserve"> </w:t>
      </w:r>
      <m:oMath>
        <m:r>
          <m:t>x</m:t>
        </m:r>
      </m:oMath>
      <w:r>
        <w:t xml:space="preserve">.</w:t>
      </w:r>
    </w:p>
    <w:p>
      <w:pPr>
        <w:pStyle w:val="Compact"/>
        <w:numPr>
          <w:ilvl w:val="0"/>
          <w:numId w:val="1010"/>
        </w:numPr>
      </w:pPr>
      <m:oMath>
        <m:r>
          <m:t>P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)</m:t>
        </m:r>
      </m:oMath>
      <w:r>
        <w:t xml:space="preserve"> </w:t>
      </w:r>
      <w:r>
        <w:t xml:space="preserve">is the proposition</w:t>
      </w:r>
      <w:r>
        <w:t xml:space="preserve"> </w:t>
      </w:r>
      <w:r>
        <w:t xml:space="preserve">“</w:t>
      </w:r>
      <m:oMath>
        <m:r>
          <m:t>3</m:t>
        </m:r>
        <m:r>
          <m:rPr>
            <m:sty m:val="p"/>
          </m:rPr>
          <m:t>&gt;</m:t>
        </m:r>
        <m:r>
          <m:t>2</m:t>
        </m:r>
      </m:oMath>
      <w:r>
        <w:t xml:space="preserve">”</w:t>
      </w:r>
      <w:r>
        <w:t xml:space="preserve">, which is true.</w:t>
      </w:r>
    </w:p>
    <w:p>
      <w:pPr>
        <w:pStyle w:val="Compact"/>
        <w:numPr>
          <w:ilvl w:val="0"/>
          <w:numId w:val="1010"/>
        </w:numPr>
      </w:pPr>
      <m:oMath>
        <m:r>
          <m:t>P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the proposition</w:t>
      </w:r>
      <w:r>
        <w:t xml:space="preserve"> </w:t>
      </w:r>
      <w:r>
        <w:t xml:space="preserve">“</w:t>
      </w:r>
      <m:oMath>
        <m:r>
          <m:t>1</m:t>
        </m:r>
        <m:r>
          <m:rPr>
            <m:sty m:val="p"/>
          </m:rPr>
          <m:t>&gt;</m:t>
        </m:r>
        <m:r>
          <m:t>2</m:t>
        </m:r>
      </m:oMath>
      <w:r>
        <w:t xml:space="preserve">”</w:t>
      </w:r>
      <w:r>
        <w:t xml:space="preserve">, which is false.</w:t>
      </w:r>
    </w:p>
    <w:bookmarkEnd w:id="54"/>
    <w:bookmarkStart w:id="55" w:name="def-logical-connective"/>
    <w:p>
      <w:pPr>
        <w:pStyle w:val="FirstParagraph"/>
      </w:pPr>
      <w:r>
        <w:rPr>
          <w:b/>
          <w:bCs/>
        </w:rPr>
        <w:t xml:space="preserve">Definition 11 (Logical connective)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logical connective</w:t>
      </w:r>
      <w:r>
        <w:t xml:space="preserve"> </w:t>
      </w:r>
      <w:r>
        <w:t xml:space="preserve">builds a new proposition (</w:t>
      </w:r>
      <w:hyperlink w:anchor="def-proposition">
        <w:r>
          <w:rPr>
            <w:rStyle w:val="Hyperlink"/>
          </w:rPr>
          <w:t xml:space="preserve">Definition 9</w:t>
        </w:r>
      </w:hyperlink>
      <w:r>
        <w:t xml:space="preserve">)</w:t>
      </w:r>
      <w:r>
        <w:t xml:space="preserve"> </w:t>
      </w:r>
      <w:r>
        <w:t xml:space="preserve">from one or two propositions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Q</m:t>
        </m:r>
      </m:oMath>
      <w:r>
        <w:t xml:space="preserve">,</w:t>
      </w:r>
      <w:r>
        <w:t xml:space="preserve"> </w:t>
      </w:r>
      <w:r>
        <w:t xml:space="preserve">with a truth value that depends only on the truth values of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Q</m:t>
        </m:r>
      </m:oMath>
      <w:r>
        <w:t xml:space="preserve">.</w:t>
      </w:r>
      <w:r>
        <w:t xml:space="preserve"> </w:t>
      </w:r>
      <w:r>
        <w:t xml:space="preserve">These notes use five:</w:t>
      </w:r>
    </w:p>
    <w:p>
      <w:pPr>
        <w:pStyle w:val="Compact"/>
        <w:numPr>
          <w:ilvl w:val="0"/>
          <w:numId w:val="1011"/>
        </w:numPr>
      </w:pPr>
      <w:r>
        <w:rPr>
          <w:b/>
          <w:bCs/>
        </w:rPr>
        <w:t xml:space="preserve">not</w:t>
      </w:r>
      <w:r>
        <w:t xml:space="preserve">:</w:t>
      </w:r>
      <w:r>
        <w:t xml:space="preserve"> </w:t>
      </w:r>
      <m:oMath>
        <m:r>
          <m:rPr>
            <m:sty m:val="p"/>
          </m:rPr>
          <m:t>¬</m:t>
        </m:r>
        <m:r>
          <m:t>P</m:t>
        </m:r>
      </m:oMath>
      <w:r>
        <w:t xml:space="preserve"> </w:t>
      </w:r>
      <w:r>
        <w:t xml:space="preserve">(</w:t>
      </w:r>
      <w:r>
        <w:t xml:space="preserve">“not</w:t>
      </w:r>
      <w:r>
        <w:t xml:space="preserve"> </w:t>
      </w:r>
      <m:oMath>
        <m:r>
          <m:t>P</m:t>
        </m:r>
      </m:oMath>
      <w:r>
        <w:t xml:space="preserve">”</w:t>
      </w:r>
      <w:r>
        <w:t xml:space="preserve">) is true when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 false,</w:t>
      </w:r>
      <w:r>
        <w:t xml:space="preserve"> </w:t>
      </w:r>
      <w:r>
        <w:t xml:space="preserve">and false when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 true.</w:t>
      </w:r>
    </w:p>
    <w:p>
      <w:pPr>
        <w:pStyle w:val="Compact"/>
        <w:numPr>
          <w:ilvl w:val="0"/>
          <w:numId w:val="1011"/>
        </w:numPr>
      </w:pPr>
      <w:r>
        <w:rPr>
          <w:b/>
          <w:bCs/>
        </w:rPr>
        <w:t xml:space="preserve">and</w:t>
      </w:r>
      <w:r>
        <w:t xml:space="preserve">:</w:t>
      </w:r>
      <w:r>
        <w:t xml:space="preserve"> </w:t>
      </w:r>
      <m:oMath>
        <m:r>
          <m:t>P</m:t>
        </m:r>
        <m:r>
          <m:rPr>
            <m:sty m:val="p"/>
          </m:rPr>
          <m:t>∧</m:t>
        </m:r>
        <m:r>
          <m:t>Q</m:t>
        </m:r>
      </m:oMath>
      <w:r>
        <w:t xml:space="preserve"> </w:t>
      </w:r>
      <w:r>
        <w:t xml:space="preserve">(</w:t>
      </w:r>
      <w:r>
        <w:t xml:space="preserve">“</w:t>
      </w:r>
      <m:oMath>
        <m:r>
          <m:t>P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Q</m:t>
        </m:r>
      </m:oMath>
      <w:r>
        <w:t xml:space="preserve">”</w:t>
      </w:r>
      <w:r>
        <w:t xml:space="preserve">) is true when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are both true,</w:t>
      </w:r>
      <w:r>
        <w:t xml:space="preserve"> </w:t>
      </w:r>
      <w:r>
        <w:t xml:space="preserve">and false otherwise.</w:t>
      </w:r>
    </w:p>
    <w:p>
      <w:pPr>
        <w:pStyle w:val="Compact"/>
        <w:numPr>
          <w:ilvl w:val="0"/>
          <w:numId w:val="1011"/>
        </w:numPr>
      </w:pPr>
      <w:r>
        <w:rPr>
          <w:b/>
          <w:bCs/>
        </w:rPr>
        <w:t xml:space="preserve">or</w:t>
      </w:r>
      <w:r>
        <w:t xml:space="preserve">:</w:t>
      </w:r>
      <w:r>
        <w:t xml:space="preserve"> </w:t>
      </w:r>
      <m:oMath>
        <m:r>
          <m:t>P</m:t>
        </m:r>
        <m:r>
          <m:rPr>
            <m:sty m:val="p"/>
          </m:rPr>
          <m:t>∨</m:t>
        </m:r>
        <m:r>
          <m:t>Q</m:t>
        </m:r>
      </m:oMath>
      <w:r>
        <w:t xml:space="preserve"> </w:t>
      </w:r>
      <w:r>
        <w:t xml:space="preserve">(</w:t>
      </w:r>
      <w:r>
        <w:t xml:space="preserve">“</w:t>
      </w:r>
      <m:oMath>
        <m:r>
          <m:t>P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Q</m:t>
        </m:r>
      </m:oMath>
      <w:r>
        <w:t xml:space="preserve">”</w:t>
      </w:r>
      <w:r>
        <w:t xml:space="preserve">) is true when at least one of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is true,</w:t>
      </w:r>
      <w:r>
        <w:t xml:space="preserve"> </w:t>
      </w:r>
      <w:r>
        <w:t xml:space="preserve">and false when both are false.</w:t>
      </w:r>
    </w:p>
    <w:p>
      <w:pPr>
        <w:pStyle w:val="Compact"/>
        <w:numPr>
          <w:ilvl w:val="0"/>
          <w:numId w:val="1011"/>
        </w:numPr>
      </w:pPr>
      <w:r>
        <w:rPr>
          <w:b/>
          <w:bCs/>
        </w:rPr>
        <w:t xml:space="preserve">implies</w:t>
      </w:r>
      <w:r>
        <w:t xml:space="preserve">:</w:t>
      </w:r>
      <w:r>
        <w:t xml:space="preserve"> </w:t>
      </w:r>
      <m:oMath>
        <m:r>
          <m:t>P</m:t>
        </m:r>
        <m:r>
          <m:rPr>
            <m:sty m:val="p"/>
          </m:rPr>
          <m:t>⇒</m:t>
        </m:r>
        <m:r>
          <m:t>Q</m:t>
        </m:r>
      </m:oMath>
      <w:r>
        <w:t xml:space="preserve"> </w:t>
      </w:r>
      <w:r>
        <w:t xml:space="preserve">(</w:t>
      </w:r>
      <w:r>
        <w:t xml:space="preserve">“if</w:t>
      </w:r>
      <w:r>
        <w:t xml:space="preserve"> </w:t>
      </w:r>
      <m:oMath>
        <m:r>
          <m:t>P</m:t>
        </m:r>
      </m:oMath>
      <w:r>
        <w:t xml:space="preserve">, then</w:t>
      </w:r>
      <w:r>
        <w:t xml:space="preserve"> </w:t>
      </w:r>
      <m:oMath>
        <m:r>
          <m:t>Q</m:t>
        </m:r>
      </m:oMath>
      <w:r>
        <w:t xml:space="preserve">”</w:t>
      </w:r>
      <w:r>
        <w:t xml:space="preserve">, or</w:t>
      </w:r>
      <w:r>
        <w:t xml:space="preserve"> </w:t>
      </w:r>
      <w:r>
        <w:t xml:space="preserve">“</w:t>
      </w:r>
      <m:oMath>
        <m:r>
          <m:t>P</m:t>
        </m:r>
      </m:oMath>
      <w:r>
        <w:t xml:space="preserve"> </w:t>
      </w:r>
      <w:r>
        <w:t xml:space="preserve">implies</w:t>
      </w:r>
      <w:r>
        <w:t xml:space="preserve"> </w:t>
      </w:r>
      <m:oMath>
        <m:r>
          <m:t>Q</m:t>
        </m:r>
      </m:oMath>
      <w:r>
        <w:t xml:space="preserve">”</w:t>
      </w:r>
      <w:r>
        <w:t xml:space="preserve">)</w:t>
      </w:r>
      <w:r>
        <w:t xml:space="preserve"> </w:t>
      </w:r>
      <w:r>
        <w:t xml:space="preserve">is false when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 true and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is false,</w:t>
      </w:r>
      <w:r>
        <w:t xml:space="preserve"> </w:t>
      </w:r>
      <w:r>
        <w:t xml:space="preserve">and true otherwise.</w:t>
      </w:r>
    </w:p>
    <w:p>
      <w:pPr>
        <w:pStyle w:val="Compact"/>
        <w:numPr>
          <w:ilvl w:val="0"/>
          <w:numId w:val="1011"/>
        </w:numPr>
      </w:pPr>
      <w:r>
        <w:rPr>
          <w:b/>
          <w:bCs/>
        </w:rPr>
        <w:t xml:space="preserve">if and only if</w:t>
      </w:r>
      <w:r>
        <w:t xml:space="preserve">:</w:t>
      </w:r>
      <w:r>
        <w:t xml:space="preserve"> </w:t>
      </w:r>
      <m:oMath>
        <m:r>
          <m:t>P</m:t>
        </m:r>
        <m:r>
          <m:rPr>
            <m:sty m:val="p"/>
          </m:rPr>
          <m:t>⇔</m:t>
        </m:r>
        <m:r>
          <m:t>Q</m:t>
        </m:r>
      </m:oMath>
      <w:r>
        <w:t xml:space="preserve"> </w:t>
      </w:r>
      <w:r>
        <w:t xml:space="preserve">(</w:t>
      </w:r>
      <w:r>
        <w:t xml:space="preserve">“</w:t>
      </w:r>
      <m:oMath>
        <m:r>
          <m:t>P</m:t>
        </m:r>
      </m:oMath>
      <w:r>
        <w:t xml:space="preserve"> </w:t>
      </w:r>
      <w:r>
        <w:t xml:space="preserve">if and only if</w:t>
      </w:r>
      <w:r>
        <w:t xml:space="preserve"> </w:t>
      </w:r>
      <m:oMath>
        <m:r>
          <m:t>Q</m:t>
        </m:r>
      </m:oMath>
      <w:r>
        <w:t xml:space="preserve">”</w:t>
      </w:r>
      <w:r>
        <w:t xml:space="preserve">)</w:t>
      </w:r>
      <w:r>
        <w:t xml:space="preserve"> </w:t>
      </w:r>
      <w:r>
        <w:t xml:space="preserve">is true when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have the same truth value,</w:t>
      </w:r>
      <w:r>
        <w:t xml:space="preserve"> </w:t>
      </w:r>
      <w:r>
        <w:t xml:space="preserve">and false otherwise.</w:t>
      </w:r>
    </w:p>
    <w:bookmarkEnd w:id="55"/>
    <w:bookmarkStart w:id="56" w:name="exm-logical-connective"/>
    <w:p>
      <w:pPr>
        <w:pStyle w:val="FirstParagraph"/>
      </w:pPr>
      <w:r>
        <w:rPr>
          <w:b/>
          <w:bCs/>
        </w:rPr>
        <w:t xml:space="preserve">Example 10 (Truth values of connectives)</w:t>
      </w:r>
      <w:r>
        <w:t xml:space="preserve"> </w:t>
      </w:r>
      <w:r>
        <w:t xml:space="preserve">Let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be</w:t>
      </w:r>
      <w:r>
        <w:t xml:space="preserve"> </w:t>
      </w:r>
      <w:r>
        <w:t xml:space="preserve">“</w:t>
      </w:r>
      <m:oMath>
        <m:r>
          <m:t>2</m:t>
        </m:r>
        <m:r>
          <m:rPr>
            <m:sty m:val="p"/>
          </m:rPr>
          <m:t>+</m:t>
        </m:r>
        <m:r>
          <m:t>3</m:t>
        </m:r>
        <m:r>
          <m:rPr>
            <m:sty m:val="p"/>
          </m:rPr>
          <m:t>=</m:t>
        </m:r>
        <m:r>
          <m:t>5</m:t>
        </m:r>
      </m:oMath>
      <w:r>
        <w:t xml:space="preserve">”</w:t>
      </w:r>
      <w:r>
        <w:t xml:space="preserve">, which is true,</w:t>
      </w:r>
      <w:r>
        <w:t xml:space="preserve"> </w:t>
      </w:r>
      <w:r>
        <w:t xml:space="preserve">and let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be</w:t>
      </w:r>
      <w:r>
        <w:t xml:space="preserve"> </w:t>
      </w:r>
      <w:r>
        <w:t xml:space="preserve">“</w:t>
      </w:r>
      <m:oMath>
        <m:r>
          <m:t>7</m:t>
        </m:r>
      </m:oMath>
      <w:r>
        <w:t xml:space="preserve"> </w:t>
      </w:r>
      <w:r>
        <w:t xml:space="preserve">is</w:t>
      </w:r>
      <w:r>
        <w:t xml:space="preserve"> </w:t>
      </w:r>
      <w:hyperlink w:anchor="def-even-odd">
        <w:r>
          <w:rPr>
            <w:rStyle w:val="Hyperlink"/>
          </w:rPr>
          <w:t xml:space="preserve">even</w:t>
        </w:r>
      </w:hyperlink>
      <w:r>
        <w:t xml:space="preserve">”</w:t>
      </w:r>
      <w:r>
        <w:t xml:space="preserve">, which is false.</w:t>
      </w:r>
    </w:p>
    <w:p>
      <w:pPr>
        <w:pStyle w:val="Compact"/>
        <w:numPr>
          <w:ilvl w:val="0"/>
          <w:numId w:val="1012"/>
        </w:numPr>
      </w:pPr>
      <m:oMath>
        <m:r>
          <m:rPr>
            <m:sty m:val="p"/>
          </m:rPr>
          <m:t>¬</m:t>
        </m:r>
        <m:r>
          <m:t>Q</m:t>
        </m:r>
      </m:oMath>
      <w:r>
        <w:t xml:space="preserve">,</w:t>
      </w:r>
      <w:r>
        <w:t xml:space="preserve"> </w:t>
      </w:r>
      <w:r>
        <w:t xml:space="preserve">“</w:t>
      </w:r>
      <m:oMath>
        <m:r>
          <m:t>7</m:t>
        </m:r>
      </m:oMath>
      <w:r>
        <w:t xml:space="preserve"> </w:t>
      </w:r>
      <w:r>
        <w:t xml:space="preserve">is not even”</w:t>
      </w:r>
      <w:r>
        <w:t xml:space="preserve">, is true, because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is false.</w:t>
      </w:r>
    </w:p>
    <w:p>
      <w:pPr>
        <w:pStyle w:val="Compact"/>
        <w:numPr>
          <w:ilvl w:val="0"/>
          <w:numId w:val="1012"/>
        </w:numPr>
      </w:pPr>
      <m:oMath>
        <m:r>
          <m:t>P</m:t>
        </m:r>
        <m:r>
          <m:rPr>
            <m:sty m:val="p"/>
          </m:rPr>
          <m:t>∧</m:t>
        </m:r>
        <m:r>
          <m:t>Q</m:t>
        </m:r>
      </m:oMath>
      <w:r>
        <w:t xml:space="preserve"> </w:t>
      </w:r>
      <w:r>
        <w:t xml:space="preserve">is false, because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is false.</w:t>
      </w:r>
    </w:p>
    <w:p>
      <w:pPr>
        <w:pStyle w:val="Compact"/>
        <w:numPr>
          <w:ilvl w:val="0"/>
          <w:numId w:val="1012"/>
        </w:numPr>
      </w:pPr>
      <m:oMath>
        <m:r>
          <m:t>P</m:t>
        </m:r>
        <m:r>
          <m:rPr>
            <m:sty m:val="p"/>
          </m:rPr>
          <m:t>∨</m:t>
        </m:r>
        <m:r>
          <m:t>Q</m:t>
        </m:r>
      </m:oMath>
      <w:r>
        <w:t xml:space="preserve"> </w:t>
      </w:r>
      <w:r>
        <w:t xml:space="preserve">is true, because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 true.</w:t>
      </w:r>
    </w:p>
    <w:p>
      <w:pPr>
        <w:pStyle w:val="Compact"/>
        <w:numPr>
          <w:ilvl w:val="0"/>
          <w:numId w:val="1012"/>
        </w:numPr>
      </w:pPr>
      <m:oMath>
        <m:r>
          <m:t>P</m:t>
        </m:r>
        <m:r>
          <m:rPr>
            <m:sty m:val="p"/>
          </m:rPr>
          <m:t>⇒</m:t>
        </m:r>
        <m:r>
          <m:t>Q</m:t>
        </m:r>
      </m:oMath>
      <w:r>
        <w:t xml:space="preserve"> </w:t>
      </w:r>
      <w:r>
        <w:t xml:space="preserve">is false, because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 true and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is false.</w:t>
      </w:r>
    </w:p>
    <w:p>
      <w:pPr>
        <w:pStyle w:val="Compact"/>
        <w:numPr>
          <w:ilvl w:val="0"/>
          <w:numId w:val="1012"/>
        </w:numPr>
      </w:pPr>
      <m:oMath>
        <m:r>
          <m:t>Q</m:t>
        </m:r>
        <m:r>
          <m:rPr>
            <m:sty m:val="p"/>
          </m:rPr>
          <m:t>⇒</m:t>
        </m:r>
        <m:r>
          <m:t>P</m:t>
        </m:r>
      </m:oMath>
      <w:r>
        <w:t xml:space="preserve"> </w:t>
      </w:r>
      <w:r>
        <w:t xml:space="preserve">is true, because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is false.</w:t>
      </w:r>
    </w:p>
    <w:p>
      <w:pPr>
        <w:pStyle w:val="Compact"/>
        <w:numPr>
          <w:ilvl w:val="0"/>
          <w:numId w:val="1012"/>
        </w:numPr>
      </w:pPr>
      <m:oMath>
        <m:r>
          <m:t>P</m:t>
        </m:r>
        <m:r>
          <m:rPr>
            <m:sty m:val="p"/>
          </m:rPr>
          <m:t>⇔</m:t>
        </m:r>
        <m:r>
          <m:t>Q</m:t>
        </m:r>
      </m:oMath>
      <w:r>
        <w:t xml:space="preserve"> </w:t>
      </w:r>
      <w:r>
        <w:t xml:space="preserve">is false, because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have different truth values.</w:t>
      </w:r>
    </w:p>
    <w:bookmarkEnd w:id="56"/>
    <w:bookmarkStart w:id="57" w:name="def-quantifier"/>
    <w:p>
      <w:pPr>
        <w:pStyle w:val="FirstParagraph"/>
      </w:pPr>
      <w:r>
        <w:rPr>
          <w:b/>
          <w:bCs/>
        </w:rPr>
        <w:t xml:space="preserve">Definition 12 (Quantifier)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quantifier</w:t>
      </w:r>
      <w:r>
        <w:t xml:space="preserve"> </w:t>
      </w:r>
      <w:r>
        <w:t xml:space="preserve">turns a predicate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def-predicate">
        <w:r>
          <w:rPr>
            <w:rStyle w:val="Hyperlink"/>
          </w:rPr>
          <w:t xml:space="preserve">Definition 10</w:t>
        </w:r>
      </w:hyperlink>
      <w:r>
        <w:t xml:space="preserve">)</w:t>
      </w:r>
      <w:r>
        <w:t xml:space="preserve"> </w:t>
      </w:r>
      <w:r>
        <w:t xml:space="preserve">about the elements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of a set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into a proposition (</w:t>
      </w:r>
      <w:hyperlink w:anchor="def-proposition">
        <w:r>
          <w:rPr>
            <w:rStyle w:val="Hyperlink"/>
          </w:rPr>
          <w:t xml:space="preserve">Definition 9</w:t>
        </w:r>
      </w:hyperlink>
      <w:r>
        <w:t xml:space="preserve">):</w:t>
      </w:r>
    </w:p>
    <w:p>
      <w:pPr>
        <w:pStyle w:val="Compact"/>
        <w:numPr>
          <w:ilvl w:val="0"/>
          <w:numId w:val="1013"/>
        </w:numPr>
      </w:pPr>
      <w:r>
        <w:t xml:space="preserve">the</w:t>
      </w:r>
      <w:r>
        <w:t xml:space="preserve"> </w:t>
      </w:r>
      <w:r>
        <w:rPr>
          <w:b/>
          <w:bCs/>
        </w:rPr>
        <w:t xml:space="preserve">universal quantifier</w:t>
      </w:r>
      <w:r>
        <w:t xml:space="preserve"> </w:t>
      </w:r>
      <w:r>
        <w:t xml:space="preserve">“for all”</w:t>
      </w:r>
      <w:r>
        <w:t xml:space="preserve">:</w:t>
      </w:r>
      <w:r>
        <w:t xml:space="preserve"> </w:t>
      </w:r>
      <m:oMath>
        <m:r>
          <m:rPr>
            <m:sty m:val="p"/>
          </m:rPr>
          <m:t>∀</m:t>
        </m:r>
        <m:r>
          <m:t>x</m:t>
        </m:r>
        <m:r>
          <m:rPr>
            <m:sty m:val="p"/>
          </m:rPr>
          <m:t>∈</m:t>
        </m:r>
        <m:r>
          <m:t>S</m:t>
        </m:r>
        <m:r>
          <m:rPr>
            <m:sty m:val="p"/>
          </m:rPr>
          <m:t>,</m:t>
        </m:r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r>
        <w:t xml:space="preserve">“for every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in</w:t>
      </w:r>
      <w:r>
        <w:t xml:space="preserve"> </w:t>
      </w:r>
      <m:oMath>
        <m:r>
          <m:t>S</m:t>
        </m:r>
      </m:oMath>
      <w:r>
        <w:t xml:space="preserve">,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”</w:t>
      </w:r>
      <w:r>
        <w:t xml:space="preserve">)</w:t>
      </w:r>
      <w:r>
        <w:t xml:space="preserve"> </w:t>
      </w:r>
      <w:r>
        <w:t xml:space="preserve">is true when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true for every element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S</m:t>
        </m:r>
      </m:oMath>
      <w:r>
        <w:t xml:space="preserve">,</w:t>
      </w:r>
      <w:r>
        <w:t xml:space="preserve"> </w:t>
      </w:r>
      <w:r>
        <w:t xml:space="preserve">and false otherwise;</w:t>
      </w:r>
    </w:p>
    <w:p>
      <w:pPr>
        <w:pStyle w:val="Compact"/>
        <w:numPr>
          <w:ilvl w:val="0"/>
          <w:numId w:val="1013"/>
        </w:numPr>
      </w:pPr>
      <w:r>
        <w:t xml:space="preserve">the</w:t>
      </w:r>
      <w:r>
        <w:t xml:space="preserve"> </w:t>
      </w:r>
      <w:r>
        <w:rPr>
          <w:b/>
          <w:bCs/>
        </w:rPr>
        <w:t xml:space="preserve">existential quantifier</w:t>
      </w:r>
      <w:r>
        <w:t xml:space="preserve"> </w:t>
      </w:r>
      <w:r>
        <w:t xml:space="preserve">“there exists”</w:t>
      </w:r>
      <w:r>
        <w:t xml:space="preserve">:</w:t>
      </w:r>
      <w:r>
        <w:t xml:space="preserve"> </w:t>
      </w:r>
      <m:oMath>
        <m:r>
          <m:rPr>
            <m:sty m:val="p"/>
          </m:rPr>
          <m:t>∃</m:t>
        </m:r>
        <m:r>
          <m:t>x</m:t>
        </m:r>
        <m:r>
          <m:rPr>
            <m:sty m:val="p"/>
          </m:rPr>
          <m:t>∈</m:t>
        </m:r>
        <m:r>
          <m:t>S</m:t>
        </m:r>
        <m:r>
          <m:rPr>
            <m:sty m:val="p"/>
          </m:rPr>
          <m:t>,</m:t>
        </m:r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r>
        <w:t xml:space="preserve">“there is an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in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such that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”</w:t>
      </w:r>
      <w:r>
        <w:t xml:space="preserve">)</w:t>
      </w:r>
      <w:r>
        <w:t xml:space="preserve"> </w:t>
      </w:r>
      <w:r>
        <w:t xml:space="preserve">is true when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true for at least one element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S</m:t>
        </m:r>
      </m:oMath>
      <w:r>
        <w:t xml:space="preserve">,</w:t>
      </w:r>
      <w:r>
        <w:t xml:space="preserve"> </w:t>
      </w:r>
      <w:r>
        <w:t xml:space="preserve">and false otherwise.</w:t>
      </w:r>
    </w:p>
    <w:bookmarkEnd w:id="57"/>
    <w:bookmarkStart w:id="58" w:name="exm-quantifier"/>
    <w:p>
      <w:pPr>
        <w:pStyle w:val="FirstParagraph"/>
      </w:pPr>
      <w:r>
        <w:rPr>
          <w:b/>
          <w:bCs/>
        </w:rPr>
        <w:t xml:space="preserve">Example 11 (Quantified propositions)</w:t>
      </w:r>
      <w:r>
        <w:t xml:space="preserve"> </w:t>
      </w:r>
      <w:r>
        <w:t xml:space="preserve">Let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be the predicate</w:t>
      </w:r>
      <w:r>
        <w:t xml:space="preserve"> </w:t>
      </w:r>
      <w:r>
        <w:t xml:space="preserve">“</w:t>
      </w:r>
      <m:oMath>
        <m:r>
          <m:t>x</m:t>
        </m:r>
        <m:r>
          <m:rPr>
            <m:sty m:val="p"/>
          </m:rPr>
          <m:t>&gt;</m:t>
        </m:r>
        <m:r>
          <m:t>2</m:t>
        </m:r>
      </m:oMath>
      <w:r>
        <w:t xml:space="preserve">”</w:t>
      </w:r>
      <w:r>
        <w:t xml:space="preserve">, for</w:t>
      </w:r>
      <w:r>
        <w:t xml:space="preserve"> </w:t>
      </w:r>
      <w:hyperlink w:anchor="def-integers">
        <w:r>
          <w:rPr>
            <w:rStyle w:val="Hyperlink"/>
          </w:rPr>
          <w:t xml:space="preserve">integers</w:t>
        </w:r>
      </w:hyperlink>
      <w:r>
        <w:t xml:space="preserve"> </w:t>
      </w:r>
      <m:oMath>
        <m:r>
          <m:t>x</m:t>
        </m:r>
      </m:oMath>
      <w:r>
        <w:t xml:space="preserve">.</w:t>
      </w:r>
    </w:p>
    <w:p>
      <w:pPr>
        <w:pStyle w:val="Compact"/>
        <w:numPr>
          <w:ilvl w:val="0"/>
          <w:numId w:val="1014"/>
        </w:numPr>
      </w:pPr>
      <w:r>
        <w:t xml:space="preserve">“</w:t>
      </w:r>
      <m:oMath>
        <m:r>
          <m:rPr>
            <m:sty m:val="p"/>
          </m:rPr>
          <m:t>∃</m:t>
        </m:r>
        <m:r>
          <m:t>x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</m:e>
        </m:d>
        <m:r>
          <m:t>​</m:t>
        </m:r>
        <m:r>
          <m:rPr>
            <m:sty m:val="p"/>
          </m:rPr>
          <m:t>,</m:t>
        </m:r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”</w:t>
      </w:r>
      <w:r>
        <w:t xml:space="preserve"> </w:t>
      </w:r>
      <w:r>
        <w:t xml:space="preserve">is true, because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)</m:t>
        </m:r>
      </m:oMath>
      <w:r>
        <w:t xml:space="preserve"> </w:t>
      </w:r>
      <w:r>
        <w:t xml:space="preserve">is true.</w:t>
      </w:r>
    </w:p>
    <w:p>
      <w:pPr>
        <w:pStyle w:val="Compact"/>
        <w:numPr>
          <w:ilvl w:val="0"/>
          <w:numId w:val="1014"/>
        </w:numPr>
      </w:pPr>
      <w:r>
        <w:t xml:space="preserve">“</w:t>
      </w:r>
      <m:oMath>
        <m:r>
          <m:rPr>
            <m:sty m:val="p"/>
          </m:rPr>
          <m:t>∀</m:t>
        </m:r>
        <m:r>
          <m:t>x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</m:e>
        </m:d>
        <m:r>
          <m:t>​</m:t>
        </m:r>
        <m:r>
          <m:rPr>
            <m:sty m:val="p"/>
          </m:rPr>
          <m:t>,</m:t>
        </m:r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”</w:t>
      </w:r>
      <w:r>
        <w:t xml:space="preserve"> </w:t>
      </w:r>
      <w:r>
        <w:t xml:space="preserve">is false, because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false.</w:t>
      </w:r>
    </w:p>
    <w:p>
      <w:pPr>
        <w:pStyle w:val="Compact"/>
        <w:numPr>
          <w:ilvl w:val="0"/>
          <w:numId w:val="1014"/>
        </w:numPr>
      </w:pPr>
      <w:r>
        <w:t xml:space="preserve">“</w:t>
      </w:r>
      <m:oMath>
        <m:r>
          <m:rPr>
            <m:sty m:val="p"/>
          </m:rPr>
          <m:t>∀</m:t>
        </m:r>
        <m:r>
          <m:t>x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</m:e>
        </m:d>
        <m:r>
          <m:t>​</m:t>
        </m:r>
        <m:r>
          <m:rPr>
            <m:sty m:val="p"/>
          </m:rPr>
          <m:t>,</m:t>
        </m:r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”</w:t>
      </w:r>
      <w:r>
        <w:t xml:space="preserve"> </w:t>
      </w:r>
      <w:r>
        <w:t xml:space="preserve">is true,</w:t>
      </w:r>
      <w:r>
        <w:t xml:space="preserve"> </w:t>
      </w:r>
      <w:r>
        <w:t xml:space="preserve">because</w:t>
      </w:r>
      <w:r>
        <w:t xml:space="preserve"> </w:t>
      </w:r>
      <m:oMath>
        <m:r>
          <m:t>3</m:t>
        </m:r>
        <m:r>
          <m:rPr>
            <m:sty m:val="p"/>
          </m:rPr>
          <m:t>&gt;</m:t>
        </m:r>
        <m:r>
          <m:t>2</m:t>
        </m:r>
      </m:oMath>
      <w:r>
        <w:t xml:space="preserve">,</w:t>
      </w:r>
      <w:r>
        <w:t xml:space="preserve"> </w:t>
      </w:r>
      <m:oMath>
        <m:r>
          <m:t>4</m:t>
        </m:r>
        <m:r>
          <m:rPr>
            <m:sty m:val="p"/>
          </m:rPr>
          <m:t>&gt;</m:t>
        </m:r>
        <m:r>
          <m:t>2</m:t>
        </m:r>
      </m:oMath>
      <w:r>
        <w:t xml:space="preserve">, and</w:t>
      </w:r>
      <w:r>
        <w:t xml:space="preserve"> </w:t>
      </w:r>
      <m:oMath>
        <m:r>
          <m:t>5</m:t>
        </m:r>
        <m:r>
          <m:rPr>
            <m:sty m:val="p"/>
          </m:rPr>
          <m:t>&gt;</m:t>
        </m:r>
        <m:r>
          <m:t>2</m:t>
        </m:r>
      </m:oMath>
      <w:r>
        <w:t xml:space="preserve"> </w:t>
      </w:r>
      <w:r>
        <w:t xml:space="preserve">are all true.</w:t>
      </w:r>
    </w:p>
    <w:bookmarkEnd w:id="58"/>
    <w:bookmarkStart w:id="59" w:name="def-inequality"/>
    <w:p>
      <w:pPr>
        <w:pStyle w:val="FirstParagraph"/>
      </w:pPr>
      <w:r>
        <w:rPr>
          <w:b/>
          <w:bCs/>
        </w:rPr>
        <w:t xml:space="preserve">Definition 13 (Inequality)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inequality</w:t>
      </w:r>
      <w:r>
        <w:t xml:space="preserve"> </w:t>
      </w:r>
      <w:r>
        <w:t xml:space="preserve">is a proposition (</w:t>
      </w:r>
      <w:hyperlink w:anchor="def-proposition">
        <w:r>
          <w:rPr>
            <w:rStyle w:val="Hyperlink"/>
          </w:rPr>
          <w:t xml:space="preserve">Definition 9</w:t>
        </w:r>
      </w:hyperlink>
      <w:r>
        <w:t xml:space="preserve">)</w:t>
      </w:r>
      <w:r>
        <w:t xml:space="preserve"> </w:t>
      </w:r>
      <w:r>
        <w:t xml:space="preserve">or a predicate (</w:t>
      </w:r>
      <w:hyperlink w:anchor="def-predicate">
        <w:r>
          <w:rPr>
            <w:rStyle w:val="Hyperlink"/>
          </w:rPr>
          <w:t xml:space="preserve">Definition 10</w:t>
        </w:r>
      </w:hyperlink>
      <w:r>
        <w:t xml:space="preserve">)</w:t>
      </w:r>
      <w:r>
        <w:t xml:space="preserve"> </w:t>
      </w:r>
      <w:r>
        <w:t xml:space="preserve">that compares two expressions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whose values are</w:t>
      </w:r>
      <w:r>
        <w:t xml:space="preserve"> </w:t>
      </w:r>
      <w:hyperlink w:anchor="def-real-numbers">
        <w:r>
          <w:rPr>
            <w:rStyle w:val="Hyperlink"/>
          </w:rPr>
          <w:t xml:space="preserve">real numbers</w:t>
        </w:r>
      </w:hyperlink>
      <w:r>
        <w:t xml:space="preserve">,</w:t>
      </w:r>
      <w:r>
        <w:t xml:space="preserve"> </w:t>
      </w:r>
      <w:r>
        <w:t xml:space="preserve">in one of the forms:</w:t>
      </w:r>
    </w:p>
    <w:p>
      <w:pPr>
        <w:pStyle w:val="Compact"/>
        <w:numPr>
          <w:ilvl w:val="0"/>
          <w:numId w:val="1015"/>
        </w:numPr>
      </w:pPr>
      <m:oMath>
        <m:r>
          <m:t>a</m:t>
        </m:r>
        <m:r>
          <m:rPr>
            <m:sty m:val="p"/>
          </m:rPr>
          <m:t>&lt;</m:t>
        </m:r>
        <m:r>
          <m:t>b</m:t>
        </m:r>
      </m:oMath>
      <w:r>
        <w:t xml:space="preserve"> </w:t>
      </w:r>
      <w:r>
        <w:t xml:space="preserve">(</w:t>
      </w:r>
      <w:r>
        <w:t xml:space="preserve">“</w:t>
      </w:r>
      <m:oMath>
        <m:r>
          <m:t>a</m:t>
        </m:r>
      </m:oMath>
      <w:r>
        <w:t xml:space="preserve"> </w:t>
      </w:r>
      <w:r>
        <w:t xml:space="preserve">is less than</w:t>
      </w:r>
      <w:r>
        <w:t xml:space="preserve"> </w:t>
      </w:r>
      <m:oMath>
        <m:r>
          <m:t>b</m:t>
        </m:r>
      </m:oMath>
      <w:r>
        <w:t xml:space="preserve">”</w:t>
      </w:r>
      <w:r>
        <w:t xml:space="preserve">);</w:t>
      </w:r>
    </w:p>
    <w:p>
      <w:pPr>
        <w:pStyle w:val="Compact"/>
        <w:numPr>
          <w:ilvl w:val="0"/>
          <w:numId w:val="1015"/>
        </w:numPr>
      </w:pPr>
      <m:oMath>
        <m:r>
          <m:t>a</m:t>
        </m:r>
        <m:r>
          <m:rPr>
            <m:sty m:val="p"/>
          </m:rPr>
          <m:t>≤</m:t>
        </m:r>
        <m:r>
          <m:t>b</m:t>
        </m:r>
      </m:oMath>
      <w:r>
        <w:t xml:space="preserve"> </w:t>
      </w:r>
      <w:r>
        <w:t xml:space="preserve">(</w:t>
      </w:r>
      <w:r>
        <w:t xml:space="preserve">“</w:t>
      </w:r>
      <m:oMath>
        <m:r>
          <m:t>a</m:t>
        </m:r>
      </m:oMath>
      <w:r>
        <w:t xml:space="preserve"> </w:t>
      </w:r>
      <w:r>
        <w:t xml:space="preserve">is less than or equal to</w:t>
      </w:r>
      <w:r>
        <w:t xml:space="preserve"> </w:t>
      </w:r>
      <m:oMath>
        <m:r>
          <m:t>b</m:t>
        </m:r>
      </m:oMath>
      <w:r>
        <w:t xml:space="preserve">”</w:t>
      </w:r>
      <w:r>
        <w:t xml:space="preserve">);</w:t>
      </w:r>
    </w:p>
    <w:p>
      <w:pPr>
        <w:pStyle w:val="Compact"/>
        <w:numPr>
          <w:ilvl w:val="0"/>
          <w:numId w:val="1015"/>
        </w:numPr>
      </w:pPr>
      <m:oMath>
        <m:r>
          <m:t>a</m:t>
        </m:r>
        <m:r>
          <m:rPr>
            <m:sty m:val="p"/>
          </m:rPr>
          <m:t>&gt;</m:t>
        </m:r>
        <m:r>
          <m:t>b</m:t>
        </m:r>
      </m:oMath>
      <w:r>
        <w:t xml:space="preserve"> </w:t>
      </w:r>
      <w:r>
        <w:t xml:space="preserve">(</w:t>
      </w:r>
      <w:r>
        <w:t xml:space="preserve">“</w:t>
      </w:r>
      <m:oMath>
        <m:r>
          <m:t>a</m:t>
        </m:r>
      </m:oMath>
      <w:r>
        <w:t xml:space="preserve"> </w:t>
      </w:r>
      <w:r>
        <w:t xml:space="preserve">is greater than</w:t>
      </w:r>
      <w:r>
        <w:t xml:space="preserve"> </w:t>
      </w:r>
      <m:oMath>
        <m:r>
          <m:t>b</m:t>
        </m:r>
      </m:oMath>
      <w:r>
        <w:t xml:space="preserve">”</w:t>
      </w:r>
      <w:r>
        <w:t xml:space="preserve">);</w:t>
      </w:r>
    </w:p>
    <w:p>
      <w:pPr>
        <w:pStyle w:val="Compact"/>
        <w:numPr>
          <w:ilvl w:val="0"/>
          <w:numId w:val="1015"/>
        </w:numPr>
      </w:pPr>
      <m:oMath>
        <m:r>
          <m:t>a</m:t>
        </m:r>
        <m:r>
          <m:rPr>
            <m:sty m:val="p"/>
          </m:rPr>
          <m:t>≥</m:t>
        </m:r>
        <m:r>
          <m:t>b</m:t>
        </m:r>
      </m:oMath>
      <w:r>
        <w:t xml:space="preserve"> </w:t>
      </w:r>
      <w:r>
        <w:t xml:space="preserve">(</w:t>
      </w:r>
      <w:r>
        <w:t xml:space="preserve">“</w:t>
      </w:r>
      <m:oMath>
        <m:r>
          <m:t>a</m:t>
        </m:r>
      </m:oMath>
      <w:r>
        <w:t xml:space="preserve"> </w:t>
      </w:r>
      <w:r>
        <w:t xml:space="preserve">is greater than or equal to</w:t>
      </w:r>
      <w:r>
        <w:t xml:space="preserve"> </w:t>
      </w:r>
      <m:oMath>
        <m:r>
          <m:t>b</m:t>
        </m:r>
      </m:oMath>
      <w:r>
        <w:t xml:space="preserve">”</w:t>
      </w:r>
      <w:r>
        <w:t xml:space="preserve">).</w:t>
      </w:r>
    </w:p>
    <w:bookmarkEnd w:id="59"/>
    <w:bookmarkStart w:id="60" w:name="exm-inequality"/>
    <w:p>
      <w:pPr>
        <w:pStyle w:val="FirstParagraph"/>
      </w:pPr>
      <w:r>
        <w:rPr>
          <w:b/>
          <w:bCs/>
        </w:rPr>
        <w:t xml:space="preserve">Example 12 (Inequalities)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16"/>
        </w:numPr>
      </w:pPr>
      <w:r>
        <w:t xml:space="preserve">“</w:t>
      </w:r>
      <m:oMath>
        <m:r>
          <m:t>3</m:t>
        </m:r>
        <m:r>
          <m:rPr>
            <m:sty m:val="p"/>
          </m:rPr>
          <m:t>&lt;</m:t>
        </m:r>
        <m:r>
          <m:t>5</m:t>
        </m:r>
      </m:oMath>
      <w:r>
        <w:t xml:space="preserve">”</w:t>
      </w:r>
      <w:r>
        <w:t xml:space="preserve"> </w:t>
      </w:r>
      <w:r>
        <w:t xml:space="preserve">is an inequality, and it is true.</w:t>
      </w:r>
    </w:p>
    <w:p>
      <w:pPr>
        <w:pStyle w:val="Compact"/>
        <w:numPr>
          <w:ilvl w:val="0"/>
          <w:numId w:val="1016"/>
        </w:numPr>
      </w:pPr>
      <w:r>
        <w:t xml:space="preserve">“</w:t>
      </w:r>
      <m:oMath>
        <m:r>
          <m:t>5</m:t>
        </m:r>
        <m:r>
          <m:rPr>
            <m:sty m:val="p"/>
          </m:rPr>
          <m:t>≤</m:t>
        </m:r>
        <m:r>
          <m:t>3</m:t>
        </m:r>
      </m:oMath>
      <w:r>
        <w:t xml:space="preserve">”</w:t>
      </w:r>
      <w:r>
        <w:t xml:space="preserve"> </w:t>
      </w:r>
      <w:r>
        <w:t xml:space="preserve">is an inequality, and it is false.</w:t>
      </w:r>
    </w:p>
    <w:p>
      <w:pPr>
        <w:pStyle w:val="Compact"/>
        <w:numPr>
          <w:ilvl w:val="0"/>
          <w:numId w:val="1016"/>
        </w:numPr>
      </w:pPr>
      <w:r>
        <w:t xml:space="preserve">“</w:t>
      </w:r>
      <m:oMath>
        <m:r>
          <m:t>x</m:t>
        </m:r>
        <m:r>
          <m:rPr>
            <m:sty m:val="p"/>
          </m:rPr>
          <m:t>≥</m:t>
        </m:r>
        <m:r>
          <m:t>2</m:t>
        </m:r>
      </m:oMath>
      <w:r>
        <w:t xml:space="preserve">”</w:t>
      </w:r>
      <w:r>
        <w:t xml:space="preserve"> </w:t>
      </w:r>
      <w:r>
        <w:t xml:space="preserve">is an inequality and a predicate:</w:t>
      </w:r>
      <w:r>
        <w:t xml:space="preserve"> </w:t>
      </w:r>
      <w:r>
        <w:t xml:space="preserve">it is true when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and false when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p>
      <w:pPr>
        <w:pStyle w:val="Compact"/>
        <w:numPr>
          <w:ilvl w:val="0"/>
          <w:numId w:val="1016"/>
        </w:numPr>
      </w:pPr>
      <w:r>
        <w:t xml:space="preserve">“</w:t>
      </w:r>
      <m:oMath>
        <m:r>
          <m:t>x</m:t>
        </m:r>
        <m:r>
          <m:rPr>
            <m:sty m:val="p"/>
          </m:rPr>
          <m:t>=</m:t>
        </m:r>
        <m:r>
          <m:t>2</m:t>
        </m:r>
      </m:oMath>
      <w:r>
        <w:t xml:space="preserve">”</w:t>
      </w:r>
      <w:r>
        <w:t xml:space="preserve"> </w:t>
      </w:r>
      <w:r>
        <w:t xml:space="preserve">is not an inequality: it is an equality.</w:t>
      </w:r>
    </w:p>
    <w:bookmarkEnd w:id="60"/>
    <w:bookmarkStart w:id="61" w:name="def-logical-entailment"/>
    <w:p>
      <w:pPr>
        <w:pStyle w:val="FirstParagraph"/>
      </w:pPr>
      <w:r>
        <w:rPr>
          <w:b/>
          <w:bCs/>
        </w:rPr>
        <w:t xml:space="preserve">Definition 14 (Logical entailment (logical consequence, deductive consequence))</w:t>
      </w:r>
      <w:r>
        <w:t xml:space="preserve"> </w:t>
      </w:r>
      <w:r>
        <w:t xml:space="preserve">Propositions or predicates</w:t>
      </w:r>
      <w:r>
        <w:t xml:space="preserve"> </w:t>
      </w:r>
      <m:oMath>
        <m:sSub>
          <m:e>
            <m:r>
              <m:t>P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P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(</w:t>
      </w:r>
      <w:hyperlink w:anchor="def-proposition">
        <w:r>
          <w:rPr>
            <w:rStyle w:val="Hyperlink"/>
          </w:rPr>
          <w:t xml:space="preserve">Definition 9</w:t>
        </w:r>
      </w:hyperlink>
      <w:r>
        <w:t xml:space="preserve">,</w:t>
      </w:r>
      <w:r>
        <w:t xml:space="preserve"> </w:t>
      </w:r>
      <w:hyperlink w:anchor="def-predicate">
        <w:r>
          <w:rPr>
            <w:rStyle w:val="Hyperlink"/>
          </w:rPr>
          <w:t xml:space="preserve">Definition 10</w:t>
        </w:r>
      </w:hyperlink>
      <w:r>
        <w:t xml:space="preserve">)</w:t>
      </w:r>
      <w:r>
        <w:t xml:space="preserve"> </w:t>
      </w:r>
      <w:r>
        <w:rPr>
          <w:b/>
          <w:bCs/>
        </w:rPr>
        <w:t xml:space="preserve">logically entail</w:t>
      </w:r>
      <w:r>
        <w:t xml:space="preserve"> </w:t>
      </w:r>
      <w:r>
        <w:t xml:space="preserve">a proposition or predicate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when every choice of values for their variables</w:t>
      </w:r>
      <w:r>
        <w:t xml:space="preserve"> </w:t>
      </w:r>
      <w:r>
        <w:t xml:space="preserve">that makes all of</w:t>
      </w:r>
      <w:r>
        <w:t xml:space="preserve"> </w:t>
      </w:r>
      <m:oMath>
        <m:sSub>
          <m:e>
            <m:r>
              <m:t>P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P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true</w:t>
      </w:r>
      <w:r>
        <w:t xml:space="preserve"> </w:t>
      </w:r>
      <w:r>
        <w:t xml:space="preserve">also makes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true.</w:t>
      </w:r>
      <w:r>
        <w:t xml:space="preserve"> </w:t>
      </w:r>
      <w:r>
        <w:t xml:space="preserve">Then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logical consequence</w:t>
      </w:r>
      <w:r>
        <w:t xml:space="preserve">, or</w:t>
      </w:r>
      <w:r>
        <w:t xml:space="preserve"> </w:t>
      </w:r>
      <w:r>
        <w:rPr>
          <w:b/>
          <w:bCs/>
        </w:rPr>
        <w:t xml:space="preserve">deductive consequence</w:t>
      </w:r>
      <w:r>
        <w:t xml:space="preserve">,</w:t>
      </w:r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P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P</m:t>
            </m:r>
          </m:e>
          <m:sub>
            <m:r>
              <m:t>n</m:t>
            </m:r>
          </m:sub>
        </m:sSub>
      </m:oMath>
      <w:r>
        <w:t xml:space="preserve">.</w:t>
      </w:r>
    </w:p>
    <w:bookmarkEnd w:id="61"/>
    <w:bookmarkStart w:id="62" w:name="exm-logical-entailment"/>
    <w:p>
      <w:pPr>
        <w:pStyle w:val="BodyText"/>
      </w:pPr>
      <w:r>
        <w:rPr>
          <w:b/>
          <w:bCs/>
        </w:rPr>
        <w:t xml:space="preserve">Example 13 (Entailment, and its failure)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be an</w:t>
      </w:r>
      <w:r>
        <w:t xml:space="preserve"> </w:t>
      </w:r>
      <w:hyperlink w:anchor="def-integers">
        <w:r>
          <w:rPr>
            <w:rStyle w:val="Hyperlink"/>
          </w:rPr>
          <w:t xml:space="preserve">integer</w:t>
        </w:r>
      </w:hyperlink>
      <w:r>
        <w:t xml:space="preserve">.</w:t>
      </w:r>
    </w:p>
    <w:p>
      <w:pPr>
        <w:pStyle w:val="Compact"/>
        <w:numPr>
          <w:ilvl w:val="0"/>
          <w:numId w:val="1017"/>
        </w:numPr>
      </w:pPr>
      <w:r>
        <w:t xml:space="preserve">“</w:t>
      </w:r>
      <m:oMath>
        <m:r>
          <m:t>x</m:t>
        </m:r>
        <m:r>
          <m:rPr>
            <m:sty m:val="p"/>
          </m:rPr>
          <m:t>=</m:t>
        </m:r>
        <m:r>
          <m:t>2</m:t>
        </m:r>
      </m:oMath>
      <w:r>
        <w:t xml:space="preserve">”</w:t>
      </w:r>
      <w:r>
        <w:t xml:space="preserve"> </w:t>
      </w:r>
      <w:r>
        <w:t xml:space="preserve">entails</w:t>
      </w:r>
      <w:r>
        <w:t xml:space="preserve"> </w:t>
      </w:r>
      <w:r>
        <w:t xml:space="preserve">“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4</m:t>
        </m:r>
      </m:oMath>
      <w:r>
        <w:t xml:space="preserve">”</w:t>
      </w:r>
      <w:r>
        <w:t xml:space="preserve">:</w:t>
      </w:r>
      <w:r>
        <w:t xml:space="preserve"> </w:t>
      </w:r>
      <w:r>
        <w:t xml:space="preserve">the only value that makes</w:t>
      </w:r>
      <w:r>
        <w:t xml:space="preserve"> </w:t>
      </w:r>
      <w:r>
        <w:t xml:space="preserve">“</w:t>
      </w:r>
      <m:oMath>
        <m:r>
          <m:t>x</m:t>
        </m:r>
        <m:r>
          <m:rPr>
            <m:sty m:val="p"/>
          </m:rPr>
          <m:t>=</m:t>
        </m:r>
        <m:r>
          <m:t>2</m:t>
        </m:r>
      </m:oMath>
      <w:r>
        <w:t xml:space="preserve">”</w:t>
      </w:r>
      <w:r>
        <w:t xml:space="preserve"> </w:t>
      </w:r>
      <w:r>
        <w:t xml:space="preserve">true is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2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4</m:t>
        </m:r>
      </m:oMath>
      <w:r>
        <w:t xml:space="preserve">.</w:t>
      </w:r>
    </w:p>
    <w:p>
      <w:pPr>
        <w:pStyle w:val="Compact"/>
        <w:numPr>
          <w:ilvl w:val="0"/>
          <w:numId w:val="1017"/>
        </w:numPr>
      </w:pPr>
      <w:r>
        <w:t xml:space="preserve">“</w:t>
      </w:r>
      <m:oMath>
        <m:r>
          <m:t>x</m:t>
        </m:r>
        <m:r>
          <m:rPr>
            <m:sty m:val="p"/>
          </m:rPr>
          <m:t>&gt;</m:t>
        </m:r>
        <m:r>
          <m:t>3</m:t>
        </m:r>
      </m:oMath>
      <w:r>
        <w:t xml:space="preserve">”</w:t>
      </w:r>
      <w:r>
        <w:t xml:space="preserve"> </w:t>
      </w:r>
      <w:r>
        <w:t xml:space="preserve">and</w:t>
      </w:r>
      <w:r>
        <w:t xml:space="preserve"> </w:t>
      </w:r>
      <w:r>
        <w:t xml:space="preserve">“</w:t>
      </w:r>
      <m:oMath>
        <m:r>
          <m:t>x</m:t>
        </m:r>
        <m:r>
          <m:rPr>
            <m:sty m:val="p"/>
          </m:rPr>
          <m:t>&lt;</m:t>
        </m:r>
        <m:r>
          <m:t>5</m:t>
        </m:r>
      </m:oMath>
      <w:r>
        <w:t xml:space="preserve">”</w:t>
      </w:r>
      <w:r>
        <w:t xml:space="preserve"> </w:t>
      </w:r>
      <w:r>
        <w:t xml:space="preserve">together entail</w:t>
      </w:r>
      <w:r>
        <w:t xml:space="preserve"> </w:t>
      </w:r>
      <w:r>
        <w:t xml:space="preserve">“</w:t>
      </w:r>
      <m:oMath>
        <m:r>
          <m:t>x</m:t>
        </m:r>
        <m:r>
          <m:rPr>
            <m:sty m:val="p"/>
          </m:rPr>
          <m:t>=</m:t>
        </m:r>
        <m:r>
          <m:t>4</m:t>
        </m:r>
      </m:oMath>
      <w:r>
        <w:t xml:space="preserve">”</w:t>
      </w:r>
      <w:r>
        <w:t xml:space="preserve">: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is the only integer greater than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and less than</w:t>
      </w:r>
      <w:r>
        <w:t xml:space="preserve"> </w:t>
      </w:r>
      <m:oMath>
        <m:r>
          <m:t>5</m:t>
        </m:r>
      </m:oMath>
      <w:r>
        <w:t xml:space="preserve">.</w:t>
      </w:r>
    </w:p>
    <w:p>
      <w:pPr>
        <w:pStyle w:val="Compact"/>
        <w:numPr>
          <w:ilvl w:val="0"/>
          <w:numId w:val="1017"/>
        </w:numPr>
      </w:pPr>
      <w:r>
        <w:t xml:space="preserve">“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4</m:t>
        </m:r>
      </m:oMath>
      <w:r>
        <w:t xml:space="preserve">”</w:t>
      </w:r>
      <w:r>
        <w:t xml:space="preserve"> </w:t>
      </w:r>
      <w:r>
        <w:t xml:space="preserve">does not entail</w:t>
      </w:r>
      <w:r>
        <w:t xml:space="preserve"> </w:t>
      </w:r>
      <w:r>
        <w:t xml:space="preserve">“</w:t>
      </w:r>
      <m:oMath>
        <m:r>
          <m:t>x</m:t>
        </m:r>
        <m:r>
          <m:rPr>
            <m:sty m:val="p"/>
          </m:rPr>
          <m:t>=</m:t>
        </m:r>
        <m:r>
          <m:t>2</m:t>
        </m:r>
      </m:oMath>
      <w:r>
        <w:t xml:space="preserve">”</w:t>
      </w:r>
      <w:r>
        <w:t xml:space="preserve">:</w:t>
      </w:r>
      <w:r>
        <w:t xml:space="preserve"> </w:t>
      </w:r>
      <w:r>
        <w:t xml:space="preserve">the value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</m:oMath>
      <w:r>
        <w:t xml:space="preserve"> </w:t>
      </w:r>
      <w:r>
        <w:t xml:space="preserve">makes</w:t>
      </w:r>
      <w:r>
        <w:t xml:space="preserve"> </w:t>
      </w:r>
      <w:r>
        <w:t xml:space="preserve">“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4</m:t>
        </m:r>
      </m:oMath>
      <w:r>
        <w:t xml:space="preserve">”</w:t>
      </w:r>
      <w:r>
        <w:t xml:space="preserve"> </w:t>
      </w:r>
      <w:r>
        <w:t xml:space="preserve">true,</w:t>
      </w:r>
      <w:r>
        <w:t xml:space="preserve"> </w:t>
      </w:r>
      <w:r>
        <w:t xml:space="preserve">since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2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4</m:t>
        </m:r>
      </m:oMath>
      <w:r>
        <w:t xml:space="preserve">,</w:t>
      </w:r>
      <w:r>
        <w:t xml:space="preserve"> </w:t>
      </w:r>
      <w:r>
        <w:t xml:space="preserve">but makes</w:t>
      </w:r>
      <w:r>
        <w:t xml:space="preserve"> </w:t>
      </w:r>
      <w:r>
        <w:t xml:space="preserve">“</w:t>
      </w:r>
      <m:oMath>
        <m:r>
          <m:t>x</m:t>
        </m:r>
        <m:r>
          <m:rPr>
            <m:sty m:val="p"/>
          </m:rPr>
          <m:t>=</m:t>
        </m:r>
        <m:r>
          <m:t>2</m:t>
        </m:r>
      </m:oMath>
      <w:r>
        <w:t xml:space="preserve">”</w:t>
      </w:r>
      <w:r>
        <w:t xml:space="preserve"> </w:t>
      </w:r>
      <w:r>
        <w:t xml:space="preserve">false.</w:t>
      </w:r>
    </w:p>
    <w:bookmarkEnd w:id="62"/>
    <w:p>
      <w:pPr>
        <w:pStyle w:val="FirstParagraph"/>
      </w:pPr>
      <w:r>
        <w:t xml:space="preserve">We can use any of:</w:t>
      </w:r>
    </w:p>
    <w:p>
      <w:pPr>
        <w:pStyle w:val="Compact"/>
        <w:numPr>
          <w:ilvl w:val="0"/>
          <w:numId w:val="1018"/>
        </w:numPr>
      </w:pPr>
      <m:oMath>
        <m:r>
          <m:rPr>
            <m:sty m:val="p"/>
          </m:rPr>
          <m:t>∴</m:t>
        </m:r>
      </m:oMath>
      <w:r>
        <w:t xml:space="preserve"> </w:t>
      </w:r>
      <w:r>
        <w:t xml:space="preserve">(</w:t>
      </w:r>
      <w:r>
        <w:rPr>
          <w:rStyle w:val="VerbatimChar"/>
        </w:rPr>
        <w:t xml:space="preserve">\therefore</w:t>
      </w:r>
      <w:r>
        <w:t xml:space="preserve"> </w:t>
      </w:r>
      <w:r>
        <w:t xml:space="preserve">in LaTeX),</w:t>
      </w:r>
    </w:p>
    <w:p>
      <w:pPr>
        <w:pStyle w:val="Compact"/>
        <w:numPr>
          <w:ilvl w:val="0"/>
          <w:numId w:val="1018"/>
        </w:numPr>
      </w:pPr>
      <m:oMath>
        <m:r>
          <m:rPr>
            <m:sty m:val="p"/>
          </m:rPr>
          <m:t>⇒</m:t>
        </m:r>
      </m:oMath>
      <w:r>
        <w:t xml:space="preserve"> </w:t>
      </w:r>
      <w:r>
        <w:t xml:space="preserve">(</w:t>
      </w:r>
      <w:r>
        <w:rPr>
          <w:rStyle w:val="VerbatimChar"/>
        </w:rPr>
        <w:t xml:space="preserve">\Rightarrow</w:t>
      </w:r>
      <w:r>
        <w:t xml:space="preserve">),</w:t>
      </w:r>
    </w:p>
    <w:p>
      <w:pPr>
        <w:pStyle w:val="Compact"/>
        <w:numPr>
          <w:ilvl w:val="0"/>
          <w:numId w:val="1018"/>
        </w:numPr>
      </w:pPr>
      <m:oMath>
        <m:r>
          <m:rPr>
            <m:sty m:val="p"/>
          </m:rPr>
          <m:t>⊨</m:t>
        </m:r>
      </m:oMath>
      <w:r>
        <w:t xml:space="preserve"> </w:t>
      </w:r>
      <w:r>
        <w:t xml:space="preserve">(</w:t>
      </w:r>
      <w:r>
        <w:rPr>
          <w:rStyle w:val="VerbatimChar"/>
        </w:rPr>
        <w:t xml:space="preserve">\models</w:t>
      </w:r>
      <w:r>
        <w:t xml:space="preserve">)</w:t>
      </w:r>
    </w:p>
    <w:p>
      <w:pPr>
        <w:pStyle w:val="FirstParagraph"/>
      </w:pPr>
      <w:r>
        <w:t xml:space="preserve">to denote logical entailment (</w:t>
      </w:r>
      <w:hyperlink w:anchor="def-logical-entailment">
        <w:r>
          <w:rPr>
            <w:rStyle w:val="Hyperlink"/>
          </w:rPr>
          <w:t xml:space="preserve">Definition 14</w:t>
        </w:r>
      </w:hyperlink>
      <w:r>
        <w:t xml:space="preserve">).</w:t>
      </w:r>
      <w:r>
        <w:t xml:space="preserve"> </w:t>
      </w:r>
      <m:oMath>
        <m:r>
          <m:rPr>
            <m:sty m:val="p"/>
          </m:rPr>
          <m:t>⇒</m:t>
        </m:r>
      </m:oMath>
      <w:r>
        <w:t xml:space="preserve"> </w:t>
      </w:r>
      <w:r>
        <w:t xml:space="preserve">also writes the connective</w:t>
      </w:r>
      <w:r>
        <w:t xml:space="preserve"> </w:t>
      </w:r>
      <w:r>
        <w:t xml:space="preserve">“implies”</w:t>
      </w:r>
      <w:r>
        <w:t xml:space="preserve"> </w:t>
      </w:r>
      <w:r>
        <w:t xml:space="preserve">(</w:t>
      </w:r>
      <w:hyperlink w:anchor="def-logical-connective">
        <w:r>
          <w:rPr>
            <w:rStyle w:val="Hyperlink"/>
          </w:rPr>
          <w:t xml:space="preserve">Definition 11</w:t>
        </w:r>
      </w:hyperlink>
      <w:r>
        <w:t xml:space="preserve">);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entails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exactly when</w:t>
      </w:r>
      <w:r>
        <w:t xml:space="preserve"> </w:t>
      </w:r>
      <m:oMath>
        <m:r>
          <m:t>P</m:t>
        </m:r>
        <m:r>
          <m:rPr>
            <m:sty m:val="p"/>
          </m:rPr>
          <m:t>⇒</m:t>
        </m:r>
        <m:r>
          <m:t>Q</m:t>
        </m:r>
      </m:oMath>
      <w:r>
        <w:t xml:space="preserve"> </w:t>
      </w:r>
      <w:r>
        <w:t xml:space="preserve">is true</w:t>
      </w:r>
      <w:r>
        <w:t xml:space="preserve"> </w:t>
      </w:r>
      <w:r>
        <w:t xml:space="preserve">for every choice of values for the variables in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Q</m:t>
        </m:r>
      </m:oMath>
      <w:r>
        <w:t xml:space="preserve">.</w:t>
      </w:r>
    </w:p>
    <w:p>
      <w:pPr>
        <w:pStyle w:val="BodyText"/>
      </w:pPr>
      <w:r>
        <w:t xml:space="preserve">Let’s save</w:t>
      </w:r>
      <w:r>
        <w:t xml:space="preserve"> </w:t>
      </w:r>
      <m:oMath>
        <m:r>
          <m:rPr>
            <m:sty m:val="p"/>
          </m:rPr>
          <m:t>→</m:t>
        </m:r>
      </m:oMath>
      <w:r>
        <w:t xml:space="preserve"> </w:t>
      </w:r>
      <w:r>
        <w:t xml:space="preserve">(</w:t>
      </w:r>
      <w:r>
        <w:rPr>
          <w:rStyle w:val="VerbatimChar"/>
        </w:rPr>
        <w:t xml:space="preserve">\rightarrow</w:t>
      </w:r>
      <w:r>
        <w:t xml:space="preserve">) for</w:t>
      </w:r>
      <w:r>
        <w:t xml:space="preserve"> </w:t>
      </w:r>
      <w:hyperlink r:id="rId63">
        <w:r>
          <w:rPr>
            <w:rStyle w:val="Hyperlink"/>
          </w:rPr>
          <w:t xml:space="preserve">convergence</w:t>
        </w:r>
      </w:hyperlink>
      <w:r>
        <w:t xml:space="preserve"> </w:t>
      </w:r>
      <w:r>
        <w:t xml:space="preserve">results.</w:t>
      </w:r>
    </w:p>
    <w:bookmarkStart w:id="64" w:name="def-proof"/>
    <w:p>
      <w:pPr>
        <w:pStyle w:val="BodyText"/>
      </w:pPr>
      <w:r>
        <w:rPr>
          <w:b/>
          <w:bCs/>
        </w:rPr>
        <w:t xml:space="preserve">Definition 15 (Proof)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proof</w:t>
      </w:r>
      <w:r>
        <w:t xml:space="preserve"> </w:t>
      </w:r>
      <w:r>
        <w:t xml:space="preserve">of a proposition (</w:t>
      </w:r>
      <w:hyperlink w:anchor="def-proposition">
        <w:r>
          <w:rPr>
            <w:rStyle w:val="Hyperlink"/>
          </w:rPr>
          <w:t xml:space="preserve">Definition 9</w:t>
        </w:r>
      </w:hyperlink>
      <w:r>
        <w:t xml:space="preserve">)</w:t>
      </w:r>
      <w:r>
        <w:t xml:space="preserve"> </w:t>
      </w:r>
      <w:r>
        <w:t xml:space="preserve">is a finite list of statements that ends with that proposition,</w:t>
      </w:r>
      <w:r>
        <w:t xml:space="preserve"> </w:t>
      </w:r>
      <w:r>
        <w:t xml:space="preserve">in which each statement is</w:t>
      </w:r>
    </w:p>
    <w:p>
      <w:pPr>
        <w:pStyle w:val="Compact"/>
        <w:numPr>
          <w:ilvl w:val="0"/>
          <w:numId w:val="1019"/>
        </w:numPr>
      </w:pPr>
      <w:r>
        <w:t xml:space="preserve">an assumption,</w:t>
      </w:r>
    </w:p>
    <w:p>
      <w:pPr>
        <w:pStyle w:val="Compact"/>
        <w:numPr>
          <w:ilvl w:val="0"/>
          <w:numId w:val="1019"/>
        </w:numPr>
      </w:pPr>
      <w:r>
        <w:t xml:space="preserve">a definition,</w:t>
      </w:r>
    </w:p>
    <w:p>
      <w:pPr>
        <w:pStyle w:val="Compact"/>
        <w:numPr>
          <w:ilvl w:val="0"/>
          <w:numId w:val="1019"/>
        </w:numPr>
      </w:pPr>
      <w:r>
        <w:t xml:space="preserve">a previously proved result, or</w:t>
      </w:r>
    </w:p>
    <w:p>
      <w:pPr>
        <w:pStyle w:val="Compact"/>
        <w:numPr>
          <w:ilvl w:val="0"/>
          <w:numId w:val="1019"/>
        </w:numPr>
      </w:pPr>
      <w:r>
        <w:t xml:space="preserve">a consequence of earlier statements in the list,</w:t>
      </w:r>
      <w:r>
        <w:t xml:space="preserve"> </w:t>
      </w:r>
      <w:r>
        <w:t xml:space="preserve">by one rule of logic or algebra.</w:t>
      </w:r>
    </w:p>
    <w:bookmarkEnd w:id="64"/>
    <w:bookmarkStart w:id="66" w:name="exm-proof"/>
    <w:p>
      <w:pPr>
        <w:pStyle w:val="FirstParagraph"/>
      </w:pPr>
      <w:r>
        <w:rPr>
          <w:b/>
          <w:bCs/>
        </w:rPr>
        <w:t xml:space="preserve">Example 14 (The sum of two even integers is even)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be even integers (</w:t>
      </w:r>
      <w:hyperlink w:anchor="def-even-odd">
        <w:r>
          <w:rPr>
            <w:rStyle w:val="Hyperlink"/>
          </w:rPr>
          <w:t xml:space="preserve">Definition 2</w:t>
        </w:r>
      </w:hyperlink>
      <w:r>
        <w:t xml:space="preserve">).</w:t>
      </w:r>
      <w:r>
        <w:t xml:space="preserve"> </w:t>
      </w:r>
      <w:r>
        <w:t xml:space="preserve">Then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2</m:t>
        </m:r>
        <m:r>
          <m:t>j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2</m:t>
        </m:r>
        <m:r>
          <m:t>k</m:t>
        </m:r>
      </m:oMath>
      <w:r>
        <w:t xml:space="preserve"> </w:t>
      </w:r>
      <w:r>
        <w:t xml:space="preserve">for some integers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k</m:t>
        </m:r>
      </m:oMath>
      <w:r>
        <w:t xml:space="preserve">, 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a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j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t>k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j</m:t>
              </m:r>
              <m:r>
                <m:rPr>
                  <m:nor/>
                  <m:sty m:val="p"/>
                </m:rPr>
                <m:t> and </m:t>
              </m:r>
              <m:r>
                <m:t>b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k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t>j</m:t>
              </m:r>
              <m:r>
                <m:rPr>
                  <m:sty m:val="p"/>
                </m:rPr>
                <m:t>+</m:t>
              </m:r>
              <m:r>
                <m:t>k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(distributive law)</m:t>
              </m:r>
            </m:e>
          </m:eqArr>
        </m:oMath>
      </m:oMathPara>
    </w:p>
    <w:p>
      <w:pPr>
        <w:pStyle w:val="FirstParagraph"/>
      </w:pPr>
      <w:r>
        <w:t xml:space="preserve">The second line uses the</w:t>
      </w:r>
      <w:r>
        <w:t xml:space="preserve"> </w:t>
      </w:r>
      <w:hyperlink r:id="rId65">
        <w:r>
          <w:rPr>
            <w:rStyle w:val="Hyperlink"/>
          </w:rPr>
          <w:t xml:space="preserve">distributive law</w:t>
        </w:r>
      </w:hyperlink>
      <w:r>
        <w:t xml:space="preserve">.</w:t>
      </w:r>
      <w:r>
        <w:t xml:space="preserve"> </w:t>
      </w:r>
      <w:r>
        <w:t xml:space="preserve">Since</w:t>
      </w:r>
      <w:r>
        <w:t xml:space="preserve"> </w:t>
      </w:r>
      <m:oMath>
        <m:r>
          <m:t>j</m:t>
        </m:r>
        <m:r>
          <m:rPr>
            <m:sty m:val="p"/>
          </m:rPr>
          <m:t>+</m:t>
        </m:r>
        <m:r>
          <m:t>k</m:t>
        </m:r>
      </m:oMath>
      <w:r>
        <w:t xml:space="preserve"> </w:t>
      </w:r>
      <w:r>
        <w:t xml:space="preserve">is an integer,</w:t>
      </w:r>
      <w:r>
        <w:t xml:space="preserve"> </w:t>
      </w:r>
      <m:oMath>
        <m:r>
          <m:t>a</m:t>
        </m:r>
        <m:r>
          <m:rPr>
            <m:sty m:val="p"/>
          </m:rPr>
          <m:t>+</m:t>
        </m:r>
        <m:r>
          <m:t>b</m:t>
        </m:r>
      </m:oMath>
      <w:r>
        <w:t xml:space="preserve"> </w:t>
      </w:r>
      <w:r>
        <w:t xml:space="preserve">is even (</w:t>
      </w:r>
      <w:hyperlink w:anchor="def-even-odd">
        <w:r>
          <w:rPr>
            <w:rStyle w:val="Hyperlink"/>
          </w:rPr>
          <w:t xml:space="preserve">Definition 2</w:t>
        </w:r>
      </w:hyperlink>
      <w:r>
        <w:t xml:space="preserve">).</w:t>
      </w:r>
      <w:r>
        <w:t xml:space="preserve"> </w:t>
      </w:r>
      <w:r>
        <w:t xml:space="preserve">For example,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4</m:t>
              </m:r>
              <m:r>
                <m:rPr>
                  <m:sty m:val="p"/>
                </m:rPr>
                <m:t>+</m:t>
              </m:r>
              <m:r>
                <m:t>10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7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14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66"/>
    <w:bookmarkStart w:id="67" w:name="def-derivation"/>
    <w:p>
      <w:pPr>
        <w:pStyle w:val="FirstParagraph"/>
      </w:pPr>
      <w:r>
        <w:rPr>
          <w:b/>
          <w:bCs/>
        </w:rPr>
        <w:t xml:space="preserve">Definition 16 (Derivation)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derivation</w:t>
      </w:r>
      <w:r>
        <w:t xml:space="preserve"> </w:t>
      </w:r>
      <w:r>
        <w:t xml:space="preserve">is a proof (</w:t>
      </w:r>
      <w:hyperlink w:anchor="def-proof">
        <w:r>
          <w:rPr>
            <w:rStyle w:val="Hyperlink"/>
          </w:rPr>
          <w:t xml:space="preserve">Definition 15</w:t>
        </w:r>
      </w:hyperlink>
      <w:r>
        <w:t xml:space="preserve">), or a part of one,</w:t>
      </w:r>
      <w:r>
        <w:t xml:space="preserve"> </w:t>
      </w:r>
      <w:r>
        <w:t xml:space="preserve">written as a chain of expressions, one per line,</w:t>
      </w:r>
      <w:r>
        <w:t xml:space="preserve"> </w:t>
      </w:r>
      <w:r>
        <w:t xml:space="preserve">in which each line is joined to the line before it</w:t>
      </w:r>
      <w:r>
        <w:t xml:space="preserve"> </w:t>
      </w:r>
      <w:r>
        <w:t xml:space="preserve">by</w:t>
      </w:r>
      <w:r>
        <w:t xml:space="preserve"> </w:t>
      </w:r>
      <m:oMath>
        <m:r>
          <m:rPr>
            <m:sty m:val="p"/>
          </m:rPr>
          <m:t>=</m:t>
        </m:r>
      </m:oMath>
      <w:r>
        <w:t xml:space="preserve"> </w:t>
      </w:r>
      <w:r>
        <w:t xml:space="preserve">or by an inequality sign (</w:t>
      </w:r>
      <w:hyperlink w:anchor="def-inequality">
        <w:r>
          <w:rPr>
            <w:rStyle w:val="Hyperlink"/>
          </w:rPr>
          <w:t xml:space="preserve">Definition 13</w:t>
        </w:r>
      </w:hyperlink>
      <w:r>
        <w:t xml:space="preserve">),</w:t>
      </w:r>
      <w:r>
        <w:t xml:space="preserve"> </w:t>
      </w:r>
      <w:r>
        <w:t xml:space="preserve">and carries an annotation that names the reason that step holds:</w:t>
      </w:r>
      <w:r>
        <w:t xml:space="preserve"> </w:t>
      </w:r>
      <w:r>
        <w:t xml:space="preserve">an assumption, a definition, a previously proved result, or a rule of algebra.</w:t>
      </w:r>
    </w:p>
    <w:bookmarkEnd w:id="67"/>
    <w:bookmarkStart w:id="69" w:name="exm-derivation"/>
    <w:p>
      <w:pPr>
        <w:pStyle w:val="BodyText"/>
      </w:pPr>
      <w:r>
        <w:rPr>
          <w:b/>
          <w:bCs/>
        </w:rPr>
        <w:t xml:space="preserve">Example 15 (A derivation with equalities and inequalities)</w:t>
      </w:r>
      <w:r>
        <w:t xml:space="preserve"> </w:t>
      </w:r>
      <w:r>
        <w:t xml:space="preserve">For every real number</w:t>
      </w:r>
      <w:r>
        <w:t xml:space="preserve"> </w:t>
      </w:r>
      <m:oMath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(square of a sum)</m:t>
              </m:r>
            </m:e>
            <m:e>
              <m:r>
                <m:t>&amp;</m:t>
              </m:r>
              <m:r>
                <m:rPr>
                  <m:sty m:val="p"/>
                </m:rPr>
                <m:t>≥</m:t>
              </m:r>
              <m:r>
                <m:t>2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≥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&gt;</m:t>
              </m:r>
              <m:r>
                <m:t>2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first step uses the</w:t>
      </w:r>
      <w:r>
        <w:t xml:space="preserve"> </w:t>
      </w:r>
      <w:hyperlink r:id="rId68">
        <w:r>
          <w:rPr>
            <w:rStyle w:val="Hyperlink"/>
          </w:rPr>
          <w:t xml:space="preserve">square of a sum</w:t>
        </w:r>
      </w:hyperlink>
      <w:r>
        <w:t xml:space="preserve">.</w:t>
      </w:r>
      <w:r>
        <w:t xml:space="preserve"> </w:t>
      </w:r>
      <w:r>
        <w:t xml:space="preserve">The steps are</w:t>
      </w:r>
      <w:r>
        <w:t xml:space="preserve"> </w:t>
      </w:r>
      <m:oMath>
        <m:r>
          <m:rPr>
            <m:sty m:val="p"/>
          </m:rPr>
          <m:t>=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≥</m:t>
        </m:r>
      </m:oMath>
      <w:r>
        <w:t xml:space="preserve">, and</w:t>
      </w:r>
      <w:r>
        <w:t xml:space="preserve"> </w:t>
      </w:r>
      <m:oMath>
        <m:r>
          <m:rPr>
            <m:sty m:val="p"/>
          </m:rPr>
          <m:t>&gt;</m:t>
        </m:r>
      </m:oMath>
      <w:r>
        <w:t xml:space="preserve">,</w:t>
      </w:r>
      <w:r>
        <w:t xml:space="preserve"> </w:t>
      </w:r>
      <w:r>
        <w:t xml:space="preserve">so the derivation shows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+</m:t>
        </m:r>
        <m:r>
          <m:t>1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&gt;</m:t>
        </m:r>
        <m:r>
          <m:t>2</m:t>
        </m:r>
        <m:r>
          <m:t>x</m:t>
        </m:r>
      </m:oMath>
      <w:r>
        <w:t xml:space="preserve">.</w:t>
      </w:r>
      <w:r>
        <w:t xml:space="preserve"> </w:t>
      </w:r>
      <w:r>
        <w:t xml:space="preserve">For example, with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3</m:t>
        </m:r>
      </m:oMath>
      <w:r>
        <w:t xml:space="preserve">:</w:t>
      </w:r>
      <w:r>
        <w:t xml:space="preserve"> </w:t>
      </w:r>
      <m:oMath>
        <m:r>
          <m:rPr>
            <m:sty m:val="p"/>
          </m:rPr>
          <m:t>(</m:t>
        </m:r>
        <m:r>
          <m:t>3</m:t>
        </m:r>
        <m:r>
          <m:rPr>
            <m:sty m:val="p"/>
          </m:rPr>
          <m:t>+</m:t>
        </m:r>
        <m:r>
          <m:t>1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16</m:t>
        </m:r>
      </m:oMath>
      <w:r>
        <w:t xml:space="preserve">, and</w:t>
      </w:r>
      <w:r>
        <w:t xml:space="preserve"> </w:t>
      </w:r>
      <m:oMath>
        <m:r>
          <m:t>16</m:t>
        </m:r>
        <m:r>
          <m:rPr>
            <m:sty m:val="p"/>
          </m:rPr>
          <m:t>&gt;</m:t>
        </m:r>
        <m:r>
          <m:t>6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⋅</m:t>
        </m:r>
        <m:r>
          <m:t>3</m:t>
        </m:r>
      </m:oMath>
      <w:r>
        <w:t xml:space="preserve">.</w:t>
      </w:r>
    </w:p>
    <w:bookmarkEnd w:id="69"/>
    <w:bookmarkStart w:id="70" w:name="thm-derivation-chain"/>
    <w:p>
      <w:pPr>
        <w:pStyle w:val="BodyText"/>
      </w:pPr>
      <w:r>
        <w:rPr>
          <w:b/>
          <w:bCs/>
        </w:rPr>
        <w:t xml:space="preserve">Theorem 1 (What a derivation shows)</w:t>
      </w:r>
      <w:r>
        <w:t xml:space="preserve"> </w:t>
      </w:r>
      <w:r>
        <w:t xml:space="preserve">Consider a derivation (</w:t>
      </w:r>
      <w:hyperlink w:anchor="def-derivation">
        <w:r>
          <w:rPr>
            <w:rStyle w:val="Hyperlink"/>
          </w:rPr>
          <w:t xml:space="preserve">Definition 16</w:t>
        </w:r>
      </w:hyperlink>
      <w:r>
        <w:t xml:space="preserve">) with expressions</w:t>
      </w:r>
      <w:r>
        <w:t xml:space="preserve"> </w:t>
      </w:r>
      <m:oMath>
        <m:sSub>
          <m:e>
            <m:r>
              <m:t>E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E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E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where each line</w:t>
      </w:r>
      <w:r>
        <w:t xml:space="preserve"> </w:t>
      </w:r>
      <m:oMath>
        <m:sSub>
          <m:e>
            <m:r>
              <m:t>E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is joined to the line</w:t>
      </w:r>
      <w:r>
        <w:t xml:space="preserve"> </w:t>
      </w:r>
      <m:oMath>
        <m:sSub>
          <m:e>
            <m:r>
              <m:t>E</m:t>
            </m:r>
          </m:e>
          <m:sub>
            <m:r>
              <m:t>j</m:t>
            </m:r>
            <m:r>
              <m:rPr>
                <m:sty m:val="p"/>
              </m:rPr>
              <m:t>−</m:t>
            </m:r>
            <m:r>
              <m:t>1</m:t>
            </m:r>
          </m:sub>
        </m:sSub>
      </m:oMath>
      <w:r>
        <w:t xml:space="preserve"> </w:t>
      </w:r>
      <w:r>
        <w:t xml:space="preserve">before it by</w:t>
      </w:r>
      <w:r>
        <w:t xml:space="preserve"> </w:t>
      </w:r>
      <m:oMath>
        <m:r>
          <m:rPr>
            <m:sty m:val="p"/>
          </m:rPr>
          <m:t>=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≤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rPr>
            <m:sty m:val="p"/>
          </m:rPr>
          <m:t>&lt;</m:t>
        </m:r>
      </m:oMath>
      <w:r>
        <w:t xml:space="preserve">.</w:t>
      </w:r>
    </w:p>
    <w:p>
      <w:pPr>
        <w:pStyle w:val="Compact"/>
        <w:numPr>
          <w:ilvl w:val="0"/>
          <w:numId w:val="1020"/>
        </w:numPr>
      </w:pPr>
      <w:r>
        <w:t xml:space="preserve">If every step is</w:t>
      </w:r>
      <w:r>
        <w:t xml:space="preserve"> </w:t>
      </w:r>
      <m:oMath>
        <m:r>
          <m:rPr>
            <m:sty m:val="p"/>
          </m:rPr>
          <m:t>=</m:t>
        </m:r>
      </m:oMath>
      <w:r>
        <w:t xml:space="preserve">, then</w:t>
      </w:r>
      <w:r>
        <w:t xml:space="preserve"> </w:t>
      </w:r>
      <m:oMath>
        <m:sSub>
          <m:e>
            <m:r>
              <m:t>E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sSub>
          <m:e>
            <m:r>
              <m:t>E</m:t>
            </m:r>
          </m:e>
          <m:sub>
            <m:r>
              <m:t>n</m:t>
            </m:r>
          </m:sub>
        </m:sSub>
      </m:oMath>
      <w:r>
        <w:t xml:space="preserve">.</w:t>
      </w:r>
    </w:p>
    <w:p>
      <w:pPr>
        <w:pStyle w:val="Compact"/>
        <w:numPr>
          <w:ilvl w:val="0"/>
          <w:numId w:val="1020"/>
        </w:numPr>
      </w:pPr>
      <w:r>
        <w:t xml:space="preserve">If every step is</w:t>
      </w:r>
      <w:r>
        <w:t xml:space="preserve"> </w:t>
      </w:r>
      <m:oMath>
        <m:r>
          <m:rPr>
            <m:sty m:val="p"/>
          </m:rPr>
          <m:t>=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rPr>
            <m:sty m:val="p"/>
          </m:rPr>
          <m:t>≤</m:t>
        </m:r>
      </m:oMath>
      <w:r>
        <w:t xml:space="preserve">, then</w:t>
      </w:r>
      <w:r>
        <w:t xml:space="preserve"> </w:t>
      </w:r>
      <m:oMath>
        <m:sSub>
          <m:e>
            <m:r>
              <m:t>E</m:t>
            </m:r>
          </m:e>
          <m:sub>
            <m:r>
              <m:t>0</m:t>
            </m:r>
          </m:sub>
        </m:sSub>
        <m:r>
          <m:rPr>
            <m:sty m:val="p"/>
          </m:rPr>
          <m:t>≤</m:t>
        </m:r>
        <m:sSub>
          <m:e>
            <m:r>
              <m:t>E</m:t>
            </m:r>
          </m:e>
          <m:sub>
            <m:r>
              <m:t>n</m:t>
            </m:r>
          </m:sub>
        </m:sSub>
      </m:oMath>
      <w:r>
        <w:t xml:space="preserve">.</w:t>
      </w:r>
    </w:p>
    <w:p>
      <w:pPr>
        <w:pStyle w:val="Compact"/>
        <w:numPr>
          <w:ilvl w:val="0"/>
          <w:numId w:val="1020"/>
        </w:numPr>
      </w:pPr>
      <w:r>
        <w:t xml:space="preserve">If every step is</w:t>
      </w:r>
      <w:r>
        <w:t xml:space="preserve"> </w:t>
      </w:r>
      <m:oMath>
        <m:r>
          <m:rPr>
            <m:sty m:val="p"/>
          </m:rPr>
          <m:t>=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≤</m:t>
        </m:r>
      </m:oMath>
      <w:r>
        <w:t xml:space="preserve">, or</w:t>
      </w:r>
      <w:r>
        <w:t xml:space="preserve"> </w:t>
      </w:r>
      <m:oMath>
        <m:r>
          <m:rPr>
            <m:sty m:val="p"/>
          </m:rPr>
          <m:t>&lt;</m:t>
        </m:r>
      </m:oMath>
      <w:r>
        <w:t xml:space="preserve">, and at least one step is</w:t>
      </w:r>
      <w:r>
        <w:t xml:space="preserve"> </w:t>
      </w:r>
      <m:oMath>
        <m:r>
          <m:rPr>
            <m:sty m:val="p"/>
          </m:rPr>
          <m:t>&lt;</m:t>
        </m:r>
      </m:oMath>
      <w:r>
        <w:t xml:space="preserve">, then</w:t>
      </w:r>
      <w:r>
        <w:t xml:space="preserve"> </w:t>
      </w:r>
      <m:oMath>
        <m:sSub>
          <m:e>
            <m:r>
              <m:t>E</m:t>
            </m:r>
          </m:e>
          <m:sub>
            <m:r>
              <m:t>0</m:t>
            </m:r>
          </m:sub>
        </m:sSub>
        <m:r>
          <m:rPr>
            <m:sty m:val="p"/>
          </m:rPr>
          <m:t>&lt;</m:t>
        </m:r>
        <m:sSub>
          <m:e>
            <m:r>
              <m:t>E</m:t>
            </m:r>
          </m:e>
          <m:sub>
            <m:r>
              <m:t>n</m:t>
            </m:r>
          </m:sub>
        </m:sSub>
      </m:oMath>
      <w:r>
        <w:t xml:space="preserve">.</w:t>
      </w:r>
    </w:p>
    <w:p>
      <w:pPr>
        <w:pStyle w:val="FirstParagraph"/>
      </w:pPr>
      <w:r>
        <w:t xml:space="preserve">The same holds with</w:t>
      </w:r>
      <w:r>
        <w:t xml:space="preserve"> </w:t>
      </w:r>
      <m:oMath>
        <m:r>
          <m:rPr>
            <m:sty m:val="p"/>
          </m:rPr>
          <m:t>≥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&gt;</m:t>
        </m:r>
      </m:oMath>
      <w:r>
        <w:t xml:space="preserve"> </w:t>
      </w:r>
      <w:r>
        <w:t xml:space="preserve">in place of</w:t>
      </w:r>
      <w:r>
        <w:t xml:space="preserve"> </w:t>
      </w:r>
      <m:oMath>
        <m:r>
          <m:rPr>
            <m:sty m:val="p"/>
          </m:rPr>
          <m:t>≤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&lt;</m:t>
        </m:r>
      </m:oMath>
      <w:r>
        <w:t xml:space="preserve">.</w:t>
      </w:r>
    </w:p>
    <w:bookmarkEnd w:id="70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First, a fact about two steps in a row.</w:t>
      </w:r>
      <w:r>
        <w:t xml:space="preserve"> </w:t>
      </w:r>
      <w:r>
        <w:t xml:space="preserve">For numbers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</m:oMath>
      <w:r>
        <w:t xml:space="preserve">, if</w:t>
      </w:r>
      <w:r>
        <w:t xml:space="preserve"> </w:t>
      </w:r>
      <m:oMath>
        <m:r>
          <m:t>a</m:t>
        </m:r>
        <m:box>
          <m:boxPr>
            <m:opEmu m:val="on"/>
          </m:boxPr>
          <m:e>
            <m:r>
              <m:rPr>
                <m:sty m:val="p"/>
              </m:rPr>
              <m:t>R</m:t>
            </m:r>
          </m:e>
        </m:box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box>
          <m:boxPr>
            <m:opEmu m:val="on"/>
          </m:boxPr>
          <m:e>
            <m:r>
              <m:rPr>
                <m:sty m:val="p"/>
              </m:rPr>
              <m:t>S</m:t>
            </m:r>
          </m:e>
        </m:box>
        <m:r>
          <m:t>c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are each one of</w:t>
      </w:r>
      <w:r>
        <w:t xml:space="preserve"> </w:t>
      </w:r>
      <m:oMath>
        <m:r>
          <m:rPr>
            <m:sty m:val="p"/>
          </m:rPr>
          <m:t>=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≤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&lt;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r>
          <m:t>a</m:t>
        </m:r>
        <m:box>
          <m:boxPr>
            <m:opEmu m:val="on"/>
          </m:boxPr>
          <m:e>
            <m:r>
              <m:rPr>
                <m:sty m:val="p"/>
              </m:rPr>
              <m:t>T</m:t>
            </m:r>
          </m:e>
        </m:box>
        <m:r>
          <m:t>c</m:t>
        </m:r>
      </m:oMath>
      <w:r>
        <w:t xml:space="preserve">, where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is</w:t>
      </w:r>
    </w:p>
    <w:p>
      <w:pPr>
        <w:pStyle w:val="Compact"/>
        <w:numPr>
          <w:ilvl w:val="0"/>
          <w:numId w:val="1021"/>
        </w:numPr>
      </w:pPr>
      <m:oMath>
        <m:r>
          <m:rPr>
            <m:sty m:val="p"/>
          </m:rPr>
          <m:t>&lt;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&lt;</m:t>
        </m:r>
      </m:oMath>
      <w:r>
        <w:t xml:space="preserve">;</w:t>
      </w:r>
    </w:p>
    <w:p>
      <w:pPr>
        <w:pStyle w:val="Compact"/>
        <w:numPr>
          <w:ilvl w:val="0"/>
          <w:numId w:val="1021"/>
        </w:numPr>
      </w:pPr>
      <w:r>
        <w:t xml:space="preserve">otherwise</w:t>
      </w:r>
      <w:r>
        <w:t xml:space="preserve"> </w:t>
      </w:r>
      <m:oMath>
        <m:r>
          <m:rPr>
            <m:sty m:val="p"/>
          </m:rPr>
          <m:t>≤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≤</m:t>
        </m:r>
      </m:oMath>
      <w:r>
        <w:t xml:space="preserve">;</w:t>
      </w:r>
    </w:p>
    <w:p>
      <w:pPr>
        <w:pStyle w:val="Compact"/>
        <w:numPr>
          <w:ilvl w:val="0"/>
          <w:numId w:val="1021"/>
        </w:numPr>
      </w:pPr>
      <w:r>
        <w:t xml:space="preserve">otherwise</w:t>
      </w:r>
      <w:r>
        <w:t xml:space="preserve"> </w:t>
      </w:r>
      <m:oMath>
        <m:r>
          <m:rPr>
            <m:sty m:val="p"/>
          </m:rPr>
          <m:t>=</m:t>
        </m:r>
      </m:oMath>
      <w:r>
        <w:t xml:space="preserve">.</w:t>
      </w:r>
    </w:p>
    <w:p>
      <w:pPr>
        <w:pStyle w:val="FirstParagraph"/>
      </w:pPr>
      <w:r>
        <w:t xml:space="preserve">This holds in each case:</w:t>
      </w:r>
    </w:p>
    <w:p>
      <w:pPr>
        <w:pStyle w:val="Compact"/>
        <w:numPr>
          <w:ilvl w:val="0"/>
          <w:numId w:val="1022"/>
        </w:numPr>
      </w:pPr>
      <w:r>
        <w:t xml:space="preserve">If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are both</w:t>
      </w:r>
      <w:r>
        <w:t xml:space="preserve"> </w:t>
      </w:r>
      <m:oMath>
        <m:r>
          <m:rPr>
            <m:sty m:val="p"/>
          </m:rPr>
          <m:t>=</m:t>
        </m:r>
      </m:oMath>
      <w:r>
        <w:t xml:space="preserve">, then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c</m:t>
        </m:r>
      </m:oMath>
      <w:r>
        <w:t xml:space="preserve"> </w:t>
      </w:r>
      <w:r>
        <w:t xml:space="preserve">(</w:t>
      </w:r>
      <w:hyperlink r:id="rId71">
        <w:r>
          <w:rPr>
            <w:rStyle w:val="Hyperlink"/>
          </w:rPr>
          <w:t xml:space="preserve">equalities are transitive</w:t>
        </w:r>
      </w:hyperlink>
      <w:r>
        <w:t xml:space="preserve">).</w:t>
      </w:r>
    </w:p>
    <w:p>
      <w:pPr>
        <w:pStyle w:val="Compact"/>
        <w:numPr>
          <w:ilvl w:val="0"/>
          <w:numId w:val="1022"/>
        </w:numPr>
      </w:pPr>
      <w:r>
        <w:t xml:space="preserve">If exactly one of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=</m:t>
        </m:r>
      </m:oMath>
      <w:r>
        <w:t xml:space="preserve">, replace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by the equal expression</w:t>
      </w:r>
      <w:r>
        <w:t xml:space="preserve"> </w:t>
      </w:r>
      <w:r>
        <w:t xml:space="preserve">in the other relation (</w:t>
      </w:r>
      <w:hyperlink r:id="rId72">
        <w:r>
          <w:rPr>
            <w:rStyle w:val="Hyperlink"/>
          </w:rPr>
          <w:t xml:space="preserve">substitution</w:t>
        </w:r>
      </w:hyperlink>
      <w:r>
        <w:t xml:space="preserve">).</w:t>
      </w:r>
      <w:r>
        <w:t xml:space="preserve"> </w:t>
      </w:r>
      <w:r>
        <w:t xml:space="preserve">This gives the other relation between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</m:oMath>
      <w:r>
        <w:t xml:space="preserve">.</w:t>
      </w:r>
    </w:p>
    <w:p>
      <w:pPr>
        <w:pStyle w:val="Compact"/>
        <w:numPr>
          <w:ilvl w:val="0"/>
          <w:numId w:val="1022"/>
        </w:numPr>
      </w:pPr>
      <w:r>
        <w:t xml:space="preserve">If neither is</w:t>
      </w:r>
      <w:r>
        <w:t xml:space="preserve"> </w:t>
      </w:r>
      <m:oMath>
        <m:r>
          <m:rPr>
            <m:sty m:val="p"/>
          </m:rPr>
          <m:t>=</m:t>
        </m:r>
      </m:oMath>
      <w:r>
        <w:t xml:space="preserve">, then each of</w:t>
      </w:r>
      <w:r>
        <w:t xml:space="preserve"> </w:t>
      </w:r>
      <m:oMath>
        <m:r>
          <m:t>a</m:t>
        </m:r>
        <m:box>
          <m:boxPr>
            <m:opEmu m:val="on"/>
          </m:boxPr>
          <m:e>
            <m:r>
              <m:rPr>
                <m:sty m:val="p"/>
              </m:rPr>
              <m:t>R</m:t>
            </m:r>
          </m:e>
        </m:box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box>
          <m:boxPr>
            <m:opEmu m:val="on"/>
          </m:boxPr>
          <m:e>
            <m:r>
              <m:rPr>
                <m:sty m:val="p"/>
              </m:rPr>
              <m:t>S</m:t>
            </m:r>
          </m:e>
        </m:box>
        <m:r>
          <m:t>c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≤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rPr>
            <m:sty m:val="p"/>
          </m:rPr>
          <m:t>&lt;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≤</m:t>
        </m:r>
      </m:oMath>
      <w:r>
        <w:t xml:space="preserve"> </w:t>
      </w:r>
      <w:r>
        <w:t xml:space="preserve">means</w:t>
      </w:r>
      <w:r>
        <w:t xml:space="preserve"> </w:t>
      </w:r>
      <m:oMath>
        <m:r>
          <m:rPr>
            <m:sty m:val="p"/>
          </m:rPr>
          <m:t>&lt;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rPr>
            <m:sty m:val="p"/>
          </m:rPr>
          <m:t>=</m:t>
        </m:r>
      </m:oMath>
      <w:r>
        <w:t xml:space="preserve"> </w:t>
      </w:r>
      <w:r>
        <w:t xml:space="preserve">(</w:t>
      </w:r>
      <w:hyperlink r:id="rId73">
        <w:r>
          <w:rPr>
            <w:rStyle w:val="Hyperlink"/>
          </w:rPr>
          <w:t xml:space="preserve">strict and non-strict inequalities</w:t>
        </w:r>
      </w:hyperlink>
      <w:r>
        <w:t xml:space="preserve">).</w:t>
      </w:r>
      <w:r>
        <w:t xml:space="preserve"> </w:t>
      </w:r>
      <w:r>
        <w:t xml:space="preserve">A case with an</w:t>
      </w:r>
      <w:r>
        <w:t xml:space="preserve"> </w:t>
      </w:r>
      <m:oMath>
        <m:r>
          <m:rPr>
            <m:sty m:val="p"/>
          </m:rPr>
          <m:t>=</m:t>
        </m:r>
      </m:oMath>
      <w:r>
        <w:t xml:space="preserve"> </w:t>
      </w:r>
      <w:r>
        <w:t xml:space="preserve">is covered by the previous bullet, and the remaining case is</w:t>
      </w:r>
      <w:r>
        <w:t xml:space="preserve"> </w:t>
      </w:r>
      <m:oMath>
        <m:r>
          <m:t>a</m:t>
        </m:r>
        <m:r>
          <m:rPr>
            <m:sty m:val="p"/>
          </m:rPr>
          <m:t>&lt;</m:t>
        </m:r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&lt;</m:t>
        </m:r>
        <m:r>
          <m:t>c</m:t>
        </m:r>
      </m:oMath>
      <w:r>
        <w:t xml:space="preserve">,</w:t>
      </w:r>
      <w:r>
        <w:t xml:space="preserve"> </w:t>
      </w:r>
      <w:r>
        <w:t xml:space="preserve">which gives</w:t>
      </w:r>
      <w:r>
        <w:t xml:space="preserve"> </w:t>
      </w:r>
      <m:oMath>
        <m:r>
          <m:t>a</m:t>
        </m:r>
        <m:r>
          <m:rPr>
            <m:sty m:val="p"/>
          </m:rPr>
          <m:t>&lt;</m:t>
        </m:r>
        <m:r>
          <m:t>c</m:t>
        </m:r>
      </m:oMath>
      <w:r>
        <w:t xml:space="preserve"> </w:t>
      </w:r>
      <w:r>
        <w:t xml:space="preserve">because</w:t>
      </w:r>
      <w:r>
        <w:t xml:space="preserve"> </w:t>
      </w:r>
      <m:oMath>
        <m:r>
          <m:rPr>
            <m:sty m:val="p"/>
          </m:rPr>
          <m:t>&lt;</m:t>
        </m:r>
      </m:oMath>
      <w:r>
        <w:t xml:space="preserve"> </w:t>
      </w:r>
      <w:r>
        <w:t xml:space="preserve">is transitive on the real numbers.</w:t>
      </w:r>
      <w:r>
        <w:t xml:space="preserve"> </w:t>
      </w:r>
      <w:r>
        <w:t xml:space="preserve">So two steps that are each</w:t>
      </w:r>
      <w:r>
        <w:t xml:space="preserve"> </w:t>
      </w:r>
      <m:oMath>
        <m:r>
          <m:rPr>
            <m:sty m:val="p"/>
          </m:rPr>
          <m:t>≤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rPr>
            <m:sty m:val="p"/>
          </m:rPr>
          <m:t>&lt;</m:t>
        </m:r>
      </m:oMath>
      <w:r>
        <w:t xml:space="preserve"> </w:t>
      </w:r>
      <w:r>
        <w:t xml:space="preserve">give</w:t>
      </w:r>
      <w:r>
        <w:t xml:space="preserve"> </w:t>
      </w:r>
      <m:oMath>
        <m:r>
          <m:rPr>
            <m:sty m:val="p"/>
          </m:rPr>
          <m:t>&lt;</m:t>
        </m:r>
      </m:oMath>
      <w:r>
        <w:t xml:space="preserve"> </w:t>
      </w:r>
      <w:r>
        <w:t xml:space="preserve">if either is</w:t>
      </w:r>
      <w:r>
        <w:t xml:space="preserve"> </w:t>
      </w:r>
      <m:oMath>
        <m:r>
          <m:rPr>
            <m:sty m:val="p"/>
          </m:rPr>
          <m:t>&lt;</m:t>
        </m:r>
      </m:oMath>
      <w:r>
        <w:t xml:space="preserve">, and otherwise</w:t>
      </w:r>
      <w:r>
        <w:t xml:space="preserve"> </w:t>
      </w:r>
      <m:oMath>
        <m:r>
          <m:rPr>
            <m:sty m:val="p"/>
          </m:rPr>
          <m:t>≤</m:t>
        </m:r>
      </m:oMath>
      <w:r>
        <w:t xml:space="preserve">.</w:t>
      </w:r>
    </w:p>
    <w:p>
      <w:pPr>
        <w:pStyle w:val="FirstParagraph"/>
      </w:pPr>
      <w:r>
        <w:t xml:space="preserve">Now let</w:t>
      </w:r>
      <w:r>
        <w:t xml:space="preserve"> </w:t>
      </w:r>
      <m:oMath>
        <m:sSub>
          <m:e>
            <m:r>
              <m:t>T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be the relation named by the same rule applied to the first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steps of the chain,</w:t>
      </w:r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T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being</w:t>
      </w:r>
      <w:r>
        <w:t xml:space="preserve"> </w:t>
      </w:r>
      <m:oMath>
        <m:r>
          <m:rPr>
            <m:sty m:val="p"/>
          </m:rPr>
          <m:t>=</m:t>
        </m:r>
      </m:oMath>
      <w:r>
        <w:t xml:space="preserve">.</w:t>
      </w:r>
      <w:r>
        <w:t xml:space="preserve"> </w:t>
      </w:r>
      <w:r>
        <w:t xml:space="preserve">We show</w:t>
      </w:r>
      <w:r>
        <w:t xml:space="preserve"> </w:t>
      </w:r>
      <m:oMath>
        <m:sSub>
          <m:e>
            <m:r>
              <m:t>E</m:t>
            </m:r>
          </m:e>
          <m:sub>
            <m:r>
              <m:t>0</m:t>
            </m:r>
          </m:sub>
        </m:sSub>
        <m:sSub>
          <m:e>
            <m:r>
              <m:t>T</m:t>
            </m:r>
          </m:e>
          <m:sub>
            <m:r>
              <m:t>j</m:t>
            </m:r>
          </m:sub>
        </m:sSub>
        <m:sSub>
          <m:e>
            <m:r>
              <m:t>E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by induction on</w:t>
      </w:r>
      <w:r>
        <w:t xml:space="preserve"> </w:t>
      </w:r>
      <m:oMath>
        <m:r>
          <m:t>j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j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m:oMath>
        <m:sSub>
          <m:e>
            <m:r>
              <m:t>E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sSub>
          <m:e>
            <m:r>
              <m:t>E</m:t>
            </m:r>
          </m:e>
          <m:sub>
            <m:r>
              <m:t>0</m:t>
            </m:r>
          </m:sub>
        </m:sSub>
      </m:oMath>
      <w:r>
        <w:t xml:space="preserve">.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E</m:t>
            </m:r>
          </m:e>
          <m:sub>
            <m:r>
              <m:t>0</m:t>
            </m:r>
          </m:sub>
        </m:sSub>
        <m:sSub>
          <m:e>
            <m:r>
              <m:t>T</m:t>
            </m:r>
          </m:e>
          <m:sub>
            <m:r>
              <m:t>j</m:t>
            </m:r>
          </m:sub>
        </m:sSub>
        <m:sSub>
          <m:e>
            <m:r>
              <m:t>E</m:t>
            </m:r>
          </m:e>
          <m:sub>
            <m:r>
              <m:t>j</m:t>
            </m:r>
          </m:sub>
        </m:sSub>
      </m:oMath>
      <w:r>
        <w:t xml:space="preserve">, then the step from</w:t>
      </w:r>
      <w:r>
        <w:t xml:space="preserve"> </w:t>
      </w:r>
      <m:oMath>
        <m:sSub>
          <m:e>
            <m:r>
              <m:t>E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to</w:t>
      </w:r>
      <w:r>
        <w:t xml:space="preserve"> </w:t>
      </w:r>
      <m:oMath>
        <m:sSub>
          <m:e>
            <m:r>
              <m:t>E</m:t>
            </m:r>
          </m:e>
          <m:sub>
            <m:r>
              <m:t>j</m:t>
            </m:r>
            <m:r>
              <m:rPr>
                <m:sty m:val="p"/>
              </m:rPr>
              <m:t>+</m:t>
            </m:r>
            <m:r>
              <m:t>1</m:t>
            </m:r>
          </m:sub>
        </m:sSub>
      </m:oMath>
      <w:r>
        <w:t xml:space="preserve"> </w:t>
      </w:r>
      <w:r>
        <w:t xml:space="preserve">and the fact above give</w:t>
      </w:r>
      <w:r>
        <w:t xml:space="preserve"> </w:t>
      </w:r>
      <m:oMath>
        <m:sSub>
          <m:e>
            <m:r>
              <m:t>E</m:t>
            </m:r>
          </m:e>
          <m:sub>
            <m:r>
              <m:t>0</m:t>
            </m:r>
          </m:sub>
        </m:sSub>
        <m:sSub>
          <m:e>
            <m:r>
              <m:t>T</m:t>
            </m:r>
          </m:e>
          <m:sub>
            <m:r>
              <m:t>j</m:t>
            </m:r>
            <m:r>
              <m:rPr>
                <m:sty m:val="p"/>
              </m:rPr>
              <m:t>+</m:t>
            </m:r>
            <m:r>
              <m:t>1</m:t>
            </m:r>
          </m:sub>
        </m:sSub>
        <m:sSub>
          <m:e>
            <m:r>
              <m:t>E</m:t>
            </m:r>
          </m:e>
          <m:sub>
            <m:r>
              <m:t>j</m:t>
            </m:r>
            <m:r>
              <m:rPr>
                <m:sty m:val="p"/>
              </m:rPr>
              <m:t>+</m:t>
            </m:r>
            <m:r>
              <m:t>1</m:t>
            </m:r>
          </m:sub>
        </m:sSub>
      </m:oMath>
      <w:r>
        <w:t xml:space="preserve">.</w:t>
      </w:r>
      <w:r>
        <w:t xml:space="preserve"> </w:t>
      </w:r>
      <w:r>
        <w:t xml:space="preserve">At</w:t>
      </w:r>
      <w:r>
        <w:t xml:space="preserve"> </w:t>
      </w:r>
      <m:oMath>
        <m:r>
          <m:t>j</m:t>
        </m:r>
        <m:r>
          <m:rPr>
            <m:sty m:val="p"/>
          </m:rPr>
          <m:t>=</m:t>
        </m:r>
        <m:r>
          <m:t>n</m:t>
        </m:r>
      </m:oMath>
      <w:r>
        <w:t xml:space="preserve">,</w:t>
      </w:r>
      <w:r>
        <w:t xml:space="preserve"> </w:t>
      </w:r>
      <m:oMath>
        <m:sSub>
          <m:e>
            <m:r>
              <m:t>T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=</m:t>
        </m:r>
      </m:oMath>
      <w:r>
        <w:t xml:space="preserve"> </w:t>
      </w:r>
      <w:r>
        <w:t xml:space="preserve">when every step is</w:t>
      </w:r>
      <w:r>
        <w:t xml:space="preserve"> </w:t>
      </w:r>
      <m:oMath>
        <m:r>
          <m:rPr>
            <m:sty m:val="p"/>
          </m:rPr>
          <m:t>=</m:t>
        </m:r>
      </m:oMath>
      <w:r>
        <w:t xml:space="preserve">, which is part 1.</w:t>
      </w:r>
      <w:r>
        <w:t xml:space="preserve"> </w:t>
      </w:r>
      <w:r>
        <w:t xml:space="preserve">It is</w:t>
      </w:r>
      <w:r>
        <w:t xml:space="preserve"> </w:t>
      </w:r>
      <m:oMath>
        <m:r>
          <m:rPr>
            <m:sty m:val="p"/>
          </m:rPr>
          <m:t>≤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rPr>
            <m:sty m:val="p"/>
          </m:rPr>
          <m:t>=</m:t>
        </m:r>
      </m:oMath>
      <w:r>
        <w:t xml:space="preserve"> </w:t>
      </w:r>
      <w:r>
        <w:t xml:space="preserve">when every step is</w:t>
      </w:r>
      <w:r>
        <w:t xml:space="preserve"> </w:t>
      </w:r>
      <m:oMath>
        <m:r>
          <m:rPr>
            <m:sty m:val="p"/>
          </m:rPr>
          <m:t>=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rPr>
            <m:sty m:val="p"/>
          </m:rPr>
          <m:t>≤</m:t>
        </m:r>
      </m:oMath>
      <w:r>
        <w:t xml:space="preserve">, and</w:t>
      </w:r>
      <w:r>
        <w:t xml:space="preserve"> </w:t>
      </w:r>
      <m:oMath>
        <m:r>
          <m:rPr>
            <m:sty m:val="p"/>
          </m:rPr>
          <m:t>=</m:t>
        </m:r>
      </m:oMath>
      <w:r>
        <w:t xml:space="preserve"> </w:t>
      </w:r>
      <w:r>
        <w:t xml:space="preserve">implies</w:t>
      </w:r>
      <w:r>
        <w:t xml:space="preserve"> </w:t>
      </w:r>
      <m:oMath>
        <m:r>
          <m:rPr>
            <m:sty m:val="p"/>
          </m:rPr>
          <m:t>≤</m:t>
        </m:r>
      </m:oMath>
      <w:r>
        <w:t xml:space="preserve">, which is part 2.</w:t>
      </w:r>
      <w:r>
        <w:t xml:space="preserve"> </w:t>
      </w:r>
      <w:r>
        <w:t xml:space="preserve">It is</w:t>
      </w:r>
      <w:r>
        <w:t xml:space="preserve"> </w:t>
      </w:r>
      <m:oMath>
        <m:r>
          <m:rPr>
            <m:sty m:val="p"/>
          </m:rPr>
          <m:t>&lt;</m:t>
        </m:r>
      </m:oMath>
      <w:r>
        <w:t xml:space="preserve"> </w:t>
      </w:r>
      <w:r>
        <w:t xml:space="preserve">when some step is</w:t>
      </w:r>
      <w:r>
        <w:t xml:space="preserve"> </w:t>
      </w:r>
      <m:oMath>
        <m:r>
          <m:rPr>
            <m:sty m:val="p"/>
          </m:rPr>
          <m:t>&lt;</m:t>
        </m:r>
      </m:oMath>
      <w:r>
        <w:t xml:space="preserve">, which is part 3.</w:t>
      </w:r>
    </w:p>
    <w:p>
      <w:pPr>
        <w:pStyle w:val="BodyText"/>
      </w:pPr>
      <w:r>
        <w:t xml:space="preserve">The argument for</w:t>
      </w:r>
      <w:r>
        <w:t xml:space="preserve"> </w:t>
      </w:r>
      <m:oMath>
        <m:r>
          <m:rPr>
            <m:sty m:val="p"/>
          </m:rPr>
          <m:t>≥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&gt;</m:t>
        </m:r>
      </m:oMath>
      <w:r>
        <w:t xml:space="preserve"> </w:t>
      </w:r>
      <w:r>
        <w:t xml:space="preserve">is the same with the inequalities reversed.</w:t>
      </w:r>
    </w:p>
    <w:bookmarkStart w:id="74" w:name="exm-derivation-chain"/>
    <w:p>
      <w:pPr>
        <w:pStyle w:val="BodyText"/>
      </w:pPr>
      <w:r>
        <w:rPr>
          <w:b/>
          <w:bCs/>
        </w:rPr>
        <w:t xml:space="preserve">Example 16 (Checking a derivation line by line)</w:t>
      </w:r>
      <w:r>
        <w:t xml:space="preserve"> </w:t>
      </w:r>
      <w:r>
        <w:t xml:space="preserve">The derivation in</w:t>
      </w:r>
      <w:r>
        <w:t xml:space="preserve"> </w:t>
      </w:r>
      <w:hyperlink w:anchor="exm-derivation">
        <w:r>
          <w:rPr>
            <w:rStyle w:val="Hyperlink"/>
          </w:rPr>
          <w:t xml:space="preserve">Example 15</w:t>
        </w:r>
      </w:hyperlink>
      <w:r>
        <w:t xml:space="preserve"> </w:t>
      </w:r>
      <w:r>
        <w:t xml:space="preserve">has the steps</w:t>
      </w:r>
      <w:r>
        <w:t xml:space="preserve"> </w:t>
      </w:r>
      <m:oMath>
        <m:r>
          <m:rPr>
            <m:sty m:val="p"/>
          </m:rPr>
          <m:t>=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≥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&gt;</m:t>
        </m:r>
      </m:oMath>
      <w:r>
        <w:t xml:space="preserve">,</w:t>
      </w:r>
      <w:r>
        <w:t xml:space="preserve"> </w:t>
      </w:r>
      <w:r>
        <w:t xml:space="preserve">so by</w:t>
      </w:r>
      <w:r>
        <w:t xml:space="preserve"> </w:t>
      </w:r>
      <w:hyperlink w:anchor="thm-derivation-chain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it shows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+</m:t>
        </m:r>
        <m:r>
          <m:t>1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&gt;</m:t>
        </m:r>
        <m:r>
          <m:t>2</m:t>
        </m:r>
        <m:r>
          <m:t>x</m:t>
        </m:r>
      </m:oMath>
      <w:r>
        <w:t xml:space="preserve">.</w:t>
      </w:r>
      <w:r>
        <w:t xml:space="preserve"> </w:t>
      </w:r>
      <w:r>
        <w:t xml:space="preserve">The code evaluates the four lines of that derivation at several values of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and checks each step and the comparison of the first line with the last.</w:t>
      </w:r>
    </w:p>
    <w:p>
      <w:pPr>
        <w:pStyle w:val="SourceCode"/>
      </w:pPr>
      <w:r>
        <w:rPr>
          <w:rStyle w:val="NormalTok"/>
        </w:rPr>
        <w:t xml:space="preserve">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3</w:t>
      </w:r>
      <w:r>
        <w:rPr>
          <w:rStyle w:val="NormalTok"/>
        </w:rPr>
        <w:t xml:space="preserve">, 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lines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x,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line_0 =</w:t>
      </w:r>
      <w:r>
        <w:rPr>
          <w:rStyle w:val="NormalTok"/>
        </w:rPr>
        <w:t xml:space="preserve"> (x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line_1 =</w:t>
      </w:r>
      <w:r>
        <w:rPr>
          <w:rStyle w:val="NormalTok"/>
        </w:rPr>
        <w:t xml:space="preserve"> x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x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line_2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x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line_3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x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steps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with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lines,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x,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step_1_equal =</w:t>
      </w:r>
      <w:r>
        <w:rPr>
          <w:rStyle w:val="NormalTok"/>
        </w:rPr>
        <w:t xml:space="preserve"> line_0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line_1,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step_2_geq =</w:t>
      </w:r>
      <w:r>
        <w:rPr>
          <w:rStyle w:val="NormalTok"/>
        </w:rPr>
        <w:t xml:space="preserve"> line_1 </w:t>
      </w:r>
      <w:r>
        <w:rPr>
          <w:rStyle w:val="SpecialCharTok"/>
        </w:rPr>
        <w:t xml:space="preserve">&gt;=</w:t>
      </w:r>
      <w:r>
        <w:rPr>
          <w:rStyle w:val="NormalTok"/>
        </w:rPr>
        <w:t xml:space="preserve"> line_2,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step_3_greater =</w:t>
      </w:r>
      <w:r>
        <w:rPr>
          <w:rStyle w:val="NormalTok"/>
        </w:rPr>
        <w:t xml:space="preserve"> line_2 </w:t>
      </w:r>
      <w:r>
        <w:rPr>
          <w:rStyle w:val="SpecialCharTok"/>
        </w:rPr>
        <w:t xml:space="preserve">&gt;</w:t>
      </w:r>
      <w:r>
        <w:rPr>
          <w:rStyle w:val="NormalTok"/>
        </w:rPr>
        <w:t xml:space="preserve"> line_3,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first_greater_than_last =</w:t>
      </w:r>
      <w:r>
        <w:rPr>
          <w:rStyle w:val="NormalTok"/>
        </w:rPr>
        <w:t xml:space="preserve"> line_0 </w:t>
      </w:r>
      <w:r>
        <w:rPr>
          <w:rStyle w:val="SpecialCharTok"/>
        </w:rPr>
        <w:t xml:space="preserve">&gt;</w:t>
      </w:r>
      <w:r>
        <w:rPr>
          <w:rStyle w:val="NormalTok"/>
        </w:rPr>
        <w:t xml:space="preserve"> line_3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lines</w:t>
      </w:r>
      <w:r>
        <w:br/>
      </w:r>
      <w:r>
        <w:rPr>
          <w:rStyle w:val="CommentTok"/>
        </w:rPr>
        <w:t xml:space="preserve">#&gt; # A tibble: 5 × 5</w:t>
      </w:r>
      <w:r>
        <w:br/>
      </w:r>
      <w:r>
        <w:rPr>
          <w:rStyle w:val="CommentTok"/>
        </w:rPr>
        <w:t xml:space="preserve">#&gt;       x line_0 line_1 line_2 line_3</w:t>
      </w:r>
      <w:r>
        <w:br/>
      </w:r>
      <w:r>
        <w:rPr>
          <w:rStyle w:val="CommentTok"/>
        </w:rPr>
        <w:t xml:space="preserve">#&gt;   &lt;dbl&gt;  &lt;dbl&gt;  &lt;dbl&gt;  &lt;dbl&gt;  &lt;dbl&gt;</w:t>
      </w:r>
      <w:r>
        <w:br/>
      </w:r>
      <w:r>
        <w:rPr>
          <w:rStyle w:val="CommentTok"/>
        </w:rPr>
        <w:t xml:space="preserve">#&gt; 1    -3      4      4     -5     -6</w:t>
      </w:r>
      <w:r>
        <w:br/>
      </w:r>
      <w:r>
        <w:rPr>
          <w:rStyle w:val="CommentTok"/>
        </w:rPr>
        <w:t xml:space="preserve">#&gt; 2    -1      0      0     -1     -2</w:t>
      </w:r>
      <w:r>
        <w:br/>
      </w:r>
      <w:r>
        <w:rPr>
          <w:rStyle w:val="CommentTok"/>
        </w:rPr>
        <w:t xml:space="preserve">#&gt; 3     0      1      1      1      0</w:t>
      </w:r>
      <w:r>
        <w:br/>
      </w:r>
      <w:r>
        <w:rPr>
          <w:rStyle w:val="CommentTok"/>
        </w:rPr>
        <w:t xml:space="preserve">#&gt; 4     2      9      9      5      4</w:t>
      </w:r>
      <w:r>
        <w:br/>
      </w:r>
      <w:r>
        <w:rPr>
          <w:rStyle w:val="CommentTok"/>
        </w:rPr>
        <w:t xml:space="preserve">#&gt; 5     3     16     16      7      6</w:t>
      </w:r>
      <w:r>
        <w:br/>
      </w:r>
      <w:r>
        <w:rPr>
          <w:rStyle w:val="NormalTok"/>
        </w:rPr>
        <w:t xml:space="preserve">steps</w:t>
      </w:r>
      <w:r>
        <w:br/>
      </w:r>
      <w:r>
        <w:rPr>
          <w:rStyle w:val="CommentTok"/>
        </w:rPr>
        <w:t xml:space="preserve">#&gt; # A tibble: 5 × 5</w:t>
      </w:r>
      <w:r>
        <w:br/>
      </w:r>
      <w:r>
        <w:rPr>
          <w:rStyle w:val="CommentTok"/>
        </w:rPr>
        <w:t xml:space="preserve">#&gt;       x step_1_equal step_2_geq step_3_greater first_greater_than_last</w:t>
      </w:r>
      <w:r>
        <w:br/>
      </w:r>
      <w:r>
        <w:rPr>
          <w:rStyle w:val="CommentTok"/>
        </w:rPr>
        <w:t xml:space="preserve">#&gt;   &lt;dbl&gt; &lt;lgl&gt;        &lt;lgl&gt;      &lt;lgl&gt;          &lt;lgl&gt;                  </w:t>
      </w:r>
      <w:r>
        <w:br/>
      </w:r>
      <w:r>
        <w:rPr>
          <w:rStyle w:val="CommentTok"/>
        </w:rPr>
        <w:t xml:space="preserve">#&gt; 1    -3 TRUE         TRUE       TRUE           TRUE                   </w:t>
      </w:r>
      <w:r>
        <w:br/>
      </w:r>
      <w:r>
        <w:rPr>
          <w:rStyle w:val="CommentTok"/>
        </w:rPr>
        <w:t xml:space="preserve">#&gt; 2    -1 TRUE         TRUE       TRUE           TRUE                   </w:t>
      </w:r>
      <w:r>
        <w:br/>
      </w:r>
      <w:r>
        <w:rPr>
          <w:rStyle w:val="CommentTok"/>
        </w:rPr>
        <w:t xml:space="preserve">#&gt; 3     0 TRUE         TRUE       TRUE           TRUE                   </w:t>
      </w:r>
      <w:r>
        <w:br/>
      </w:r>
      <w:r>
        <w:rPr>
          <w:rStyle w:val="CommentTok"/>
        </w:rPr>
        <w:t xml:space="preserve">#&gt; 4     2 TRUE         TRUE       TRUE           TRUE                   </w:t>
      </w:r>
      <w:r>
        <w:br/>
      </w:r>
      <w:r>
        <w:rPr>
          <w:rStyle w:val="CommentTok"/>
        </w:rPr>
        <w:t xml:space="preserve">#&gt; 5     3 TRUE         TRUE       TRUE           TRUE</w:t>
      </w:r>
    </w:p>
    <w:p>
      <w:pPr>
        <w:pStyle w:val="FirstParagraph"/>
      </w:pPr>
      <w:r>
        <w:t xml:space="preserve">At all 5 values of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the three steps hold in 5, 5</w:t>
      </w:r>
      <w:r>
        <w:t xml:space="preserve"> </w:t>
      </w:r>
      <w:r>
        <w:t xml:space="preserve">and 5 cases,</w:t>
      </w:r>
      <w:r>
        <w:t xml:space="preserve"> </w:t>
      </w:r>
      <w:r>
        <w:t xml:space="preserve">and the first line exceeds the last in 5 cases,</w:t>
      </w:r>
      <w:r>
        <w:t xml:space="preserve"> </w:t>
      </w:r>
      <w:r>
        <w:t xml:space="preserve">as</w:t>
      </w:r>
      <w:r>
        <w:t xml:space="preserve"> </w:t>
      </w:r>
      <w:hyperlink w:anchor="thm-derivation-chain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says.</w:t>
      </w:r>
      <w:r>
        <w:t xml:space="preserve"> </w:t>
      </w: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, for example, the first line is 1 and the last is 0.</w:t>
      </w:r>
    </w:p>
    <w:bookmarkEnd w:id="74"/>
    <w:bookmarkStart w:id="75" w:name="def-theorem"/>
    <w:p>
      <w:pPr>
        <w:pStyle w:val="BodyText"/>
      </w:pPr>
      <w:r>
        <w:rPr>
          <w:b/>
          <w:bCs/>
        </w:rPr>
        <w:t xml:space="preserve">Definition 17 (Result, theorem, lemma, and corollary)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result</w:t>
      </w:r>
      <w:r>
        <w:t xml:space="preserve"> </w:t>
      </w:r>
      <w:r>
        <w:t xml:space="preserve">is a proposition (</w:t>
      </w:r>
      <w:hyperlink w:anchor="def-proposition">
        <w:r>
          <w:rPr>
            <w:rStyle w:val="Hyperlink"/>
          </w:rPr>
          <w:t xml:space="preserve">Definition 9</w:t>
        </w:r>
      </w:hyperlink>
      <w:r>
        <w:t xml:space="preserve">)</w:t>
      </w:r>
      <w:r>
        <w:t xml:space="preserve"> </w:t>
      </w:r>
      <w:r>
        <w:t xml:space="preserve">that has a proof (</w:t>
      </w:r>
      <w:hyperlink w:anchor="def-proof">
        <w:r>
          <w:rPr>
            <w:rStyle w:val="Hyperlink"/>
          </w:rPr>
          <w:t xml:space="preserve">Definition 15</w:t>
        </w:r>
      </w:hyperlink>
      <w:r>
        <w:t xml:space="preserve">).</w:t>
      </w:r>
      <w:r>
        <w:t xml:space="preserve"> </w:t>
      </w:r>
      <w:r>
        <w:t xml:space="preserve">These notes label each result by its role:</w:t>
      </w:r>
    </w:p>
    <w:p>
      <w:pPr>
        <w:pStyle w:val="Compact"/>
        <w:numPr>
          <w:ilvl w:val="0"/>
          <w:numId w:val="1023"/>
        </w:numPr>
      </w:pPr>
      <w:r>
        <w:t xml:space="preserve">a</w:t>
      </w:r>
      <w:r>
        <w:t xml:space="preserve"> </w:t>
      </w:r>
      <w:r>
        <w:rPr>
          <w:b/>
          <w:bCs/>
        </w:rPr>
        <w:t xml:space="preserve">theorem</w:t>
      </w:r>
      <w:r>
        <w:t xml:space="preserve"> </w:t>
      </w:r>
      <w:r>
        <w:t xml:space="preserve">is a result of interest in its own right;</w:t>
      </w:r>
    </w:p>
    <w:p>
      <w:pPr>
        <w:pStyle w:val="Compact"/>
        <w:numPr>
          <w:ilvl w:val="0"/>
          <w:numId w:val="1023"/>
        </w:numPr>
      </w:pPr>
      <w:r>
        <w:t xml:space="preserve">a</w:t>
      </w:r>
      <w:r>
        <w:t xml:space="preserve"> </w:t>
      </w:r>
      <w:r>
        <w:rPr>
          <w:b/>
          <w:bCs/>
        </w:rPr>
        <w:t xml:space="preserve">lemma</w:t>
      </w:r>
      <w:r>
        <w:t xml:space="preserve"> </w:t>
      </w:r>
      <w:r>
        <w:t xml:space="preserve">is a result proved mainly as a step in the proof of another result;</w:t>
      </w:r>
    </w:p>
    <w:p>
      <w:pPr>
        <w:pStyle w:val="Compact"/>
        <w:numPr>
          <w:ilvl w:val="0"/>
          <w:numId w:val="1023"/>
        </w:numPr>
      </w:pPr>
      <w:r>
        <w:t xml:space="preserve">a</w:t>
      </w:r>
      <w:r>
        <w:t xml:space="preserve"> </w:t>
      </w:r>
      <w:r>
        <w:rPr>
          <w:b/>
          <w:bCs/>
        </w:rPr>
        <w:t xml:space="preserve">corollary</w:t>
      </w:r>
      <w:r>
        <w:t xml:space="preserve"> </w:t>
      </w:r>
      <w:r>
        <w:t xml:space="preserve">is a result that follows from a theorem</w:t>
      </w:r>
      <w:r>
        <w:t xml:space="preserve"> </w:t>
      </w:r>
      <w:r>
        <w:t xml:space="preserve">with little extra work.</w:t>
      </w:r>
    </w:p>
    <w:bookmarkEnd w:id="75"/>
    <w:bookmarkStart w:id="76" w:name="rem-proposition-as-result"/>
    <w:p>
      <w:pPr>
        <w:pStyle w:val="FirstParagraph"/>
      </w:pPr>
      <w:r>
        <w:rPr>
          <w:i/>
          <w:iCs/>
        </w:rPr>
        <w:t xml:space="preserve">Remark 2</w:t>
      </w:r>
      <w:r>
        <w:t xml:space="preserve"> (</w:t>
      </w:r>
      <w:r>
        <w:t xml:space="preserve">“Proposition”</w:t>
      </w:r>
      <w:r>
        <w:t xml:space="preserve"> </w:t>
      </w:r>
      <w:r>
        <w:t xml:space="preserve">as a kind of result). </w:t>
      </w:r>
      <w:r>
        <w:t xml:space="preserve">Some sources also call a result of moderate importance a</w:t>
      </w:r>
      <w:r>
        <w:t xml:space="preserve"> </w:t>
      </w:r>
      <w:r>
        <w:t xml:space="preserve">“proposition”</w:t>
      </w:r>
      <w:r>
        <w:t xml:space="preserve">.</w:t>
      </w:r>
      <w:r>
        <w:t xml:space="preserve"> </w:t>
      </w:r>
      <w:r>
        <w:t xml:space="preserve">In these notes,</w:t>
      </w:r>
      <w:r>
        <w:t xml:space="preserve"> </w:t>
      </w:r>
      <w:r>
        <w:t xml:space="preserve">“proposition”</w:t>
      </w:r>
      <w:r>
        <w:t xml:space="preserve"> </w:t>
      </w:r>
      <w:r>
        <w:t xml:space="preserve">always means a sentence that is true or false</w:t>
      </w:r>
      <w:r>
        <w:t xml:space="preserve"> </w:t>
      </w:r>
      <w:r>
        <w:t xml:space="preserve">(</w:t>
      </w:r>
      <w:hyperlink w:anchor="def-proposition">
        <w:r>
          <w:rPr>
            <w:rStyle w:val="Hyperlink"/>
          </w:rPr>
          <w:t xml:space="preserve">Definition 9</w:t>
        </w:r>
      </w:hyperlink>
      <w:r>
        <w:t xml:space="preserve">), whether or not it has been proved.</w:t>
      </w:r>
    </w:p>
    <w:bookmarkEnd w:id="76"/>
    <w:bookmarkStart w:id="77" w:name="exm-theorem"/>
    <w:p>
      <w:pPr>
        <w:pStyle w:val="BodyText"/>
      </w:pPr>
      <w:r>
        <w:rPr>
          <w:b/>
          <w:bCs/>
        </w:rPr>
        <w:t xml:space="preserve">Example 17 (A corollary of a result)</w:t>
      </w:r>
      <w:r>
        <w:t xml:space="preserve"> </w:t>
      </w:r>
      <w:hyperlink w:anchor="exm-proof">
        <w:r>
          <w:rPr>
            <w:rStyle w:val="Hyperlink"/>
          </w:rPr>
          <w:t xml:space="preserve">Example 14</w:t>
        </w:r>
      </w:hyperlink>
      <w:r>
        <w:t xml:space="preserve"> </w:t>
      </w:r>
      <w:r>
        <w:t xml:space="preserve">proves the result</w:t>
      </w:r>
      <w:r>
        <w:t xml:space="preserve"> </w:t>
      </w:r>
      <w:r>
        <w:t xml:space="preserve">“the sum of two even integers is even”</w:t>
      </w:r>
      <w:r>
        <w:t xml:space="preserve">.</w:t>
      </w:r>
      <w:r>
        <w:t xml:space="preserve"> </w:t>
      </w:r>
      <w:r>
        <w:t xml:space="preserve">A corollary follows with little extra work:</w:t>
      </w:r>
      <w:r>
        <w:t xml:space="preserve"> </w:t>
      </w:r>
      <w:r>
        <w:t xml:space="preserve">the sum of three even integers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m:oMath>
        <m:r>
          <m:t>b</m:t>
        </m:r>
      </m:oMath>
      <w:r>
        <w:t xml:space="preserve">, and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even,</w:t>
      </w:r>
      <w:r>
        <w:t xml:space="preserve"> </w:t>
      </w:r>
      <w:r>
        <w:t xml:space="preserve">because</w:t>
      </w:r>
      <w:r>
        <w:t xml:space="preserve"> </w:t>
      </w:r>
      <m:oMath>
        <m:r>
          <m:t>a</m:t>
        </m:r>
        <m:r>
          <m:rPr>
            <m:sty m:val="p"/>
          </m:rPr>
          <m:t>+</m:t>
        </m:r>
        <m:r>
          <m:t>b</m:t>
        </m:r>
        <m:r>
          <m:rPr>
            <m:sty m:val="p"/>
          </m:rPr>
          <m:t>+</m:t>
        </m:r>
        <m:r>
          <m:t>c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+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c</m:t>
        </m:r>
      </m:oMath>
      <w:r>
        <w:t xml:space="preserve">,</w:t>
      </w:r>
      <w:r>
        <w:t xml:space="preserve"> </w:t>
      </w:r>
      <m:oMath>
        <m:r>
          <m:t>a</m:t>
        </m:r>
        <m:r>
          <m:rPr>
            <m:sty m:val="p"/>
          </m:rPr>
          <m:t>+</m:t>
        </m:r>
        <m:r>
          <m:t>b</m:t>
        </m:r>
      </m:oMath>
      <w:r>
        <w:t xml:space="preserve"> </w:t>
      </w:r>
      <w:r>
        <w:t xml:space="preserve">is even by that result,</w:t>
      </w:r>
      <w:r>
        <w:t xml:space="preserve"> </w:t>
      </w:r>
      <w:r>
        <w:t xml:space="preserve">and applying the result again to the even integers</w:t>
      </w:r>
      <w:r>
        <w:t xml:space="preserve"> </w:t>
      </w:r>
      <m:oMath>
        <m:r>
          <m:t>a</m:t>
        </m:r>
        <m:r>
          <m:rPr>
            <m:sty m:val="p"/>
          </m:rPr>
          <m:t>+</m:t>
        </m:r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shows that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+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c</m:t>
        </m:r>
      </m:oMath>
      <w:r>
        <w:t xml:space="preserve"> </w:t>
      </w:r>
      <w:r>
        <w:t xml:space="preserve">is even.</w:t>
      </w:r>
      <w:r>
        <w:t xml:space="preserve"> </w:t>
      </w:r>
      <w:r>
        <w:t xml:space="preserve">For example,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2</m:t>
              </m:r>
              <m:r>
                <m:rPr>
                  <m:sty m:val="p"/>
                </m:rPr>
                <m:t>+</m:t>
              </m:r>
              <m:r>
                <m:t>4</m:t>
              </m:r>
              <m:r>
                <m:rPr>
                  <m:sty m:val="p"/>
                </m:rPr>
                <m:t>+</m:t>
              </m:r>
              <m:r>
                <m:t>6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4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6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6</m:t>
              </m:r>
              <m:r>
                <m:rPr>
                  <m:sty m:val="p"/>
                </m:rPr>
                <m:t>+</m:t>
              </m:r>
              <m:r>
                <m:t>6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12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which is even.</w:t>
      </w:r>
    </w:p>
    <w:bookmarkEnd w:id="77"/>
    <w:bookmarkStart w:id="78" w:name="def-counterexample"/>
    <w:p>
      <w:pPr>
        <w:pStyle w:val="BodyText"/>
      </w:pPr>
      <w:r>
        <w:rPr>
          <w:b/>
          <w:bCs/>
        </w:rPr>
        <w:t xml:space="preserve">Definition 18 (Counterexample)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counterexample</w:t>
      </w:r>
      <w:r>
        <w:t xml:space="preserve"> </w:t>
      </w:r>
      <w:r>
        <w:t xml:space="preserve">to a proposition of the form</w:t>
      </w:r>
      <w:r>
        <w:t xml:space="preserve"> </w:t>
      </w:r>
      <w:r>
        <w:t xml:space="preserve">“for every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in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”</w:t>
      </w:r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a predicate (</w:t>
      </w:r>
      <w:hyperlink w:anchor="def-predicate">
        <w:r>
          <w:rPr>
            <w:rStyle w:val="Hyperlink"/>
          </w:rPr>
          <w:t xml:space="preserve">Definition 10</w:t>
        </w:r>
      </w:hyperlink>
      <w:r>
        <w:t xml:space="preserve">),</w:t>
      </w:r>
      <w:r>
        <w:t xml:space="preserve"> </w:t>
      </w:r>
      <w:r>
        <w:t xml:space="preserve">is an element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for which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false.</w:t>
      </w:r>
      <w:r>
        <w:t xml:space="preserve"> </w:t>
      </w:r>
      <w:r>
        <w:t xml:space="preserve">A single counterexample shows that the proposition is false.</w:t>
      </w:r>
    </w:p>
    <w:bookmarkEnd w:id="78"/>
    <w:bookmarkStart w:id="79" w:name="exm-counterexample"/>
    <w:p>
      <w:pPr>
        <w:pStyle w:val="BodyText"/>
      </w:pPr>
      <w:r>
        <w:rPr>
          <w:b/>
          <w:bCs/>
        </w:rPr>
        <w:t xml:space="preserve">Example 18 (A counterexample)</w:t>
      </w:r>
      <w:r>
        <w:t xml:space="preserve"> </w:t>
      </w:r>
      <w:r>
        <w:t xml:space="preserve">The proposition</w:t>
      </w:r>
      <w:r>
        <w:t xml:space="preserve"> </w:t>
      </w:r>
      <w:r>
        <w:t xml:space="preserve">“for every integer</w:t>
      </w:r>
      <w:r>
        <w:t xml:space="preserve"> </w:t>
      </w:r>
      <m:oMath>
        <m:r>
          <m:t>n</m:t>
        </m:r>
      </m:oMath>
      <w:r>
        <w:t xml:space="preserve">,</w:t>
      </w:r>
      <w:r>
        <w:t xml:space="preserve"> </w:t>
      </w:r>
      <m:oMath>
        <m:r>
          <m:t>n</m:t>
        </m:r>
        <m:r>
          <m:rPr>
            <m:sty m:val="p"/>
          </m:rPr>
          <m:t>+</m:t>
        </m:r>
        <m:r>
          <m:t>n</m:t>
        </m:r>
        <m:r>
          <m:rPr>
            <m:sty m:val="p"/>
          </m:rPr>
          <m:t>&gt;</m:t>
        </m:r>
        <m:r>
          <m:t>n</m:t>
        </m:r>
      </m:oMath>
      <w:r>
        <w:t xml:space="preserve">”</w:t>
      </w:r>
      <w:r>
        <w:t xml:space="preserve"> </w:t>
      </w:r>
      <w:r>
        <w:t xml:space="preserve">is false.</w:t>
      </w:r>
      <w:r>
        <w:t xml:space="preserve"> </w:t>
      </w:r>
      <w:r>
        <w:t xml:space="preserve">The integer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is a counterexample:</w:t>
      </w:r>
      <w:r>
        <w:t xml:space="preserve"> </w:t>
      </w:r>
      <m:oMath>
        <m:r>
          <m:t>0</m:t>
        </m:r>
        <m:r>
          <m:rPr>
            <m:sty m:val="p"/>
          </m:rPr>
          <m:t>+</m:t>
        </m:r>
        <m:r>
          <m:t>0</m:t>
        </m:r>
        <m:r>
          <m:rPr>
            <m:sty m:val="p"/>
          </m:rPr>
          <m:t>=</m:t>
        </m:r>
        <m:r>
          <m:t>0</m:t>
        </m:r>
      </m:oMath>
      <w:r>
        <w:t xml:space="preserve">, and</w:t>
      </w:r>
      <w:r>
        <w:t xml:space="preserve"> </w:t>
      </w:r>
      <m:oMath>
        <m:r>
          <m:t>0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is false.</w:t>
      </w:r>
      <w:r>
        <w:t xml:space="preserve"> </w:t>
      </w:r>
      <w:r>
        <w:t xml:space="preserve">The proposition is true for some integers, such as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3</m:t>
        </m:r>
      </m:oMath>
      <w:r>
        <w:t xml:space="preserve">,</w:t>
      </w:r>
      <w:r>
        <w:t xml:space="preserve"> </w:t>
      </w:r>
      <w:r>
        <w:t xml:space="preserve">since</w:t>
      </w:r>
      <w:r>
        <w:t xml:space="preserve"> </w:t>
      </w:r>
      <m:oMath>
        <m:r>
          <m:t>3</m:t>
        </m:r>
        <m:r>
          <m:rPr>
            <m:sty m:val="p"/>
          </m:rPr>
          <m:t>+</m:t>
        </m:r>
        <m:r>
          <m:t>3</m:t>
        </m:r>
        <m:r>
          <m:rPr>
            <m:sty m:val="p"/>
          </m:rPr>
          <m:t>=</m:t>
        </m:r>
        <m:r>
          <m:t>6</m:t>
        </m:r>
        <m:r>
          <m:rPr>
            <m:sty m:val="p"/>
          </m:rPr>
          <m:t>&gt;</m:t>
        </m:r>
        <m:r>
          <m:t>3</m:t>
        </m:r>
      </m:oMath>
      <w:r>
        <w:t xml:space="preserve">,</w:t>
      </w:r>
      <w:r>
        <w:t xml:space="preserve"> </w:t>
      </w:r>
      <w:r>
        <w:t xml:space="preserve">but one counterexample is enough to make it false.</w:t>
      </w:r>
    </w:p>
    <w:bookmarkEnd w:id="79"/>
    <w:bookmarkStart w:id="80" w:name="def-converse"/>
    <w:p>
      <w:pPr>
        <w:pStyle w:val="BodyText"/>
      </w:pPr>
      <w:r>
        <w:rPr>
          <w:b/>
          <w:bCs/>
        </w:rPr>
        <w:t xml:space="preserve">Definition 19 (Converse)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converse</w:t>
      </w:r>
      <w:r>
        <w:t xml:space="preserve"> </w:t>
      </w:r>
      <w:r>
        <w:t xml:space="preserve">of the proposition</w:t>
      </w:r>
      <w:r>
        <w:t xml:space="preserve"> </w:t>
      </w:r>
      <w:r>
        <w:t xml:space="preserve">“if</w:t>
      </w:r>
      <w:r>
        <w:t xml:space="preserve"> </w:t>
      </w:r>
      <m:oMath>
        <m:r>
          <m:t>P</m:t>
        </m:r>
      </m:oMath>
      <w:r>
        <w:t xml:space="preserve">, then</w:t>
      </w:r>
      <w:r>
        <w:t xml:space="preserve"> </w:t>
      </w:r>
      <m:oMath>
        <m:r>
          <m:t>Q</m:t>
        </m:r>
      </m:oMath>
      <w:r>
        <w:t xml:space="preserve">”</w:t>
      </w:r>
      <w:r>
        <w:t xml:space="preserve"> </w:t>
      </w:r>
      <w:r>
        <w:t xml:space="preserve">is the proposition</w:t>
      </w:r>
      <w:r>
        <w:t xml:space="preserve"> </w:t>
      </w:r>
      <w:r>
        <w:t xml:space="preserve">“if</w:t>
      </w:r>
      <w:r>
        <w:t xml:space="preserve"> </w:t>
      </w:r>
      <m:oMath>
        <m:r>
          <m:t>Q</m:t>
        </m:r>
      </m:oMath>
      <w:r>
        <w:t xml:space="preserve">, then</w:t>
      </w:r>
      <w:r>
        <w:t xml:space="preserve"> </w:t>
      </w:r>
      <m:oMath>
        <m:r>
          <m:t>P</m:t>
        </m:r>
      </m:oMath>
      <w:r>
        <w:t xml:space="preserve">”</w:t>
      </w:r>
      <w:r>
        <w:t xml:space="preserve">.</w:t>
      </w:r>
    </w:p>
    <w:bookmarkEnd w:id="80"/>
    <w:bookmarkStart w:id="81" w:name="exm-converse"/>
    <w:p>
      <w:pPr>
        <w:pStyle w:val="BodyText"/>
      </w:pPr>
      <w:r>
        <w:rPr>
          <w:b/>
          <w:bCs/>
        </w:rPr>
        <w:t xml:space="preserve">Example 19 (A true proposition with a false converse)</w:t>
      </w:r>
      <w:r>
        <w:t xml:space="preserve"> </w:t>
      </w:r>
      <w:r>
        <w:t xml:space="preserve">For an integer</w:t>
      </w:r>
      <w:r>
        <w:t xml:space="preserve"> </w:t>
      </w:r>
      <m:oMath>
        <m:r>
          <m:t>n</m:t>
        </m:r>
      </m:oMath>
      <w:r>
        <w:t xml:space="preserve">, call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a multiple of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4</m:t>
        </m:r>
        <m:r>
          <m:t>k</m:t>
        </m:r>
      </m:oMath>
      <w:r>
        <w:t xml:space="preserve"> </w:t>
      </w:r>
      <w:r>
        <w:t xml:space="preserve">for some integer</w:t>
      </w:r>
      <w:r>
        <w:t xml:space="preserve"> </w:t>
      </w:r>
      <m:oMath>
        <m:r>
          <m:t>k</m:t>
        </m:r>
      </m:oMath>
      <w:r>
        <w:t xml:space="preserve">.</w:t>
      </w:r>
    </w:p>
    <w:p>
      <w:pPr>
        <w:numPr>
          <w:ilvl w:val="0"/>
          <w:numId w:val="1024"/>
        </w:numPr>
      </w:pPr>
      <w:r>
        <w:t xml:space="preserve">“If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a multiple of</w:t>
      </w:r>
      <w:r>
        <w:t xml:space="preserve"> </w:t>
      </w:r>
      <m:oMath>
        <m:r>
          <m:t>4</m:t>
        </m:r>
      </m:oMath>
      <w:r>
        <w:t xml:space="preserve">, then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even”</w:t>
      </w:r>
      <w:r>
        <w:t xml:space="preserve"> </w:t>
      </w:r>
      <w:r>
        <w:t xml:space="preserve">is true: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n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t>k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k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and</w:t>
      </w:r>
      <w:r>
        <w:t xml:space="preserve"> </w:t>
      </w:r>
      <m:oMath>
        <m:r>
          <m:t>2</m:t>
        </m:r>
        <m:r>
          <m:t>k</m:t>
        </m:r>
      </m:oMath>
      <w:r>
        <w:t xml:space="preserve"> </w:t>
      </w:r>
      <w:r>
        <w:t xml:space="preserve">is an integer.</w:t>
      </w:r>
    </w:p>
    <w:p>
      <w:pPr>
        <w:numPr>
          <w:ilvl w:val="0"/>
          <w:numId w:val="1024"/>
        </w:numPr>
      </w:pPr>
      <w:r>
        <w:t xml:space="preserve">Its converse,</w:t>
      </w:r>
      <w:r>
        <w:t xml:space="preserve"> </w:t>
      </w:r>
      <w:r>
        <w:t xml:space="preserve">“if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even, then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a multiple of</w:t>
      </w:r>
      <w:r>
        <w:t xml:space="preserve"> </w:t>
      </w:r>
      <m:oMath>
        <m:r>
          <m:t>4</m:t>
        </m:r>
      </m:oMath>
      <w:r>
        <w:t xml:space="preserve">”</w:t>
      </w:r>
      <w:r>
        <w:t xml:space="preserve">, is false.</w:t>
      </w:r>
      <w:r>
        <w:t xml:space="preserve"> </w:t>
      </w:r>
      <w:r>
        <w:t xml:space="preserve">The integer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is a counterexample (</w:t>
      </w:r>
      <w:hyperlink w:anchor="def-counterexample">
        <w:r>
          <w:rPr>
            <w:rStyle w:val="Hyperlink"/>
          </w:rPr>
          <w:t xml:space="preserve">Definition 18</w:t>
        </w:r>
      </w:hyperlink>
      <w:r>
        <w:t xml:space="preserve">):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is even, but</w:t>
      </w:r>
      <w:r>
        <w:t xml:space="preserve"> </w:t>
      </w:r>
      <m:oMath>
        <m:r>
          <m:t>2</m:t>
        </m:r>
        <m:r>
          <m:rPr>
            <m:sty m:val="p"/>
          </m:rPr>
          <m:t>=</m:t>
        </m:r>
        <m:r>
          <m:t>4</m:t>
        </m:r>
        <m:r>
          <m:t>k</m:t>
        </m:r>
      </m:oMath>
      <w:r>
        <w:t xml:space="preserve"> </w:t>
      </w:r>
      <w:r>
        <w:t xml:space="preserve">only for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, which is not an integer.</w:t>
      </w:r>
    </w:p>
    <w:p>
      <w:pPr>
        <w:pStyle w:val="FirstParagraph"/>
      </w:pPr>
      <w:r>
        <w:t xml:space="preserve">So a proposition can be true while its converse is false.</w:t>
      </w:r>
    </w:p>
    <w:bookmarkEnd w:id="81"/>
    <w:bookmarkStart w:id="82" w:name="def-necessary-sufficient"/>
    <w:p>
      <w:pPr>
        <w:pStyle w:val="BodyText"/>
      </w:pPr>
      <w:r>
        <w:rPr>
          <w:b/>
          <w:bCs/>
        </w:rPr>
        <w:t xml:space="preserve">Definition 20 (Necessary and sufficient conditions)</w:t>
      </w:r>
      <w:r>
        <w:t xml:space="preserve"> </w:t>
      </w:r>
      <w:r>
        <w:t xml:space="preserve">When the proposition</w:t>
      </w:r>
      <w:r>
        <w:t xml:space="preserve"> </w:t>
      </w:r>
      <w:r>
        <w:t xml:space="preserve">“if</w:t>
      </w:r>
      <w:r>
        <w:t xml:space="preserve"> </w:t>
      </w:r>
      <m:oMath>
        <m:r>
          <m:t>P</m:t>
        </m:r>
      </m:oMath>
      <w:r>
        <w:t xml:space="preserve">, then</w:t>
      </w:r>
      <w:r>
        <w:t xml:space="preserve"> </w:t>
      </w:r>
      <m:oMath>
        <m:r>
          <m:t>Q</m:t>
        </m:r>
      </m:oMath>
      <w:r>
        <w:t xml:space="preserve">”</w:t>
      </w:r>
      <w:r>
        <w:t xml:space="preserve"> </w:t>
      </w:r>
      <w:r>
        <w:t xml:space="preserve">is true,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sufficient condition</w:t>
      </w:r>
      <w:r>
        <w:t xml:space="preserve"> </w:t>
      </w:r>
      <w:r>
        <w:t xml:space="preserve">for</w:t>
      </w:r>
      <w:r>
        <w:t xml:space="preserve"> </w:t>
      </w:r>
      <m:oMath>
        <m:r>
          <m:t>Q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necessary condition</w:t>
      </w:r>
      <w:r>
        <w:t xml:space="preserve"> </w:t>
      </w:r>
      <w:r>
        <w:t xml:space="preserve">for</w:t>
      </w:r>
      <w:r>
        <w:t xml:space="preserve"> </w:t>
      </w:r>
      <m:oMath>
        <m:r>
          <m:t>P</m:t>
        </m:r>
      </m:oMath>
      <w:r>
        <w:t xml:space="preserve">.</w:t>
      </w:r>
      <w:r>
        <w:t xml:space="preserve"> </w:t>
      </w:r>
      <w:r>
        <w:t xml:space="preserve">When both</w:t>
      </w:r>
      <w:r>
        <w:t xml:space="preserve"> </w:t>
      </w:r>
      <w:r>
        <w:t xml:space="preserve">“if</w:t>
      </w:r>
      <w:r>
        <w:t xml:space="preserve"> </w:t>
      </w:r>
      <m:oMath>
        <m:r>
          <m:t>P</m:t>
        </m:r>
      </m:oMath>
      <w:r>
        <w:t xml:space="preserve">, then</w:t>
      </w:r>
      <w:r>
        <w:t xml:space="preserve"> </w:t>
      </w:r>
      <m:oMath>
        <m:r>
          <m:t>Q</m:t>
        </m:r>
      </m:oMath>
      <w:r>
        <w:t xml:space="preserve">”</w:t>
      </w:r>
      <w:r>
        <w:t xml:space="preserve"> </w:t>
      </w:r>
      <w:r>
        <w:t xml:space="preserve">and its converse (</w:t>
      </w:r>
      <w:hyperlink w:anchor="def-converse">
        <w:r>
          <w:rPr>
            <w:rStyle w:val="Hyperlink"/>
          </w:rPr>
          <w:t xml:space="preserve">Definition 19</w:t>
        </w:r>
      </w:hyperlink>
      <w:r>
        <w:t xml:space="preserve">) are true,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necessary and sufficient condition</w:t>
      </w:r>
      <w:r>
        <w:t xml:space="preserve"> </w:t>
      </w:r>
      <w:r>
        <w:t xml:space="preserve">for</w:t>
      </w:r>
      <w:r>
        <w:t xml:space="preserve"> </w:t>
      </w:r>
      <m:oMath>
        <m:r>
          <m:t>Q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w:r>
        <w:t xml:space="preserve">“</w:t>
      </w:r>
      <m:oMath>
        <m:r>
          <m:t>P</m:t>
        </m:r>
      </m:oMath>
      <w:r>
        <w:t xml:space="preserve"> </w:t>
      </w:r>
      <w:r>
        <w:t xml:space="preserve">if and only if</w:t>
      </w:r>
      <w:r>
        <w:t xml:space="preserve"> </w:t>
      </w:r>
      <m:oMath>
        <m:r>
          <m:t>Q</m:t>
        </m:r>
      </m:oMath>
      <w:r>
        <w:t xml:space="preserve">”</w:t>
      </w:r>
      <w:r>
        <w:t xml:space="preserve">.</w:t>
      </w:r>
    </w:p>
    <w:bookmarkEnd w:id="82"/>
    <w:bookmarkStart w:id="83" w:name="exm-necessary-sufficient"/>
    <w:p>
      <w:pPr>
        <w:pStyle w:val="BodyText"/>
      </w:pPr>
      <w:r>
        <w:rPr>
          <w:b/>
          <w:bCs/>
        </w:rPr>
        <w:t xml:space="preserve">Example 20 (Necessary but not sufficient)</w:t>
      </w:r>
      <w:r>
        <w:t xml:space="preserve"> </w:t>
      </w:r>
      <w:r>
        <w:t xml:space="preserve">In</w:t>
      </w:r>
      <w:r>
        <w:t xml:space="preserve"> </w:t>
      </w:r>
      <w:hyperlink w:anchor="exm-converse">
        <w:r>
          <w:rPr>
            <w:rStyle w:val="Hyperlink"/>
          </w:rPr>
          <w:t xml:space="preserve">Example 19</w:t>
        </w:r>
      </w:hyperlink>
      <w:r>
        <w:t xml:space="preserve">,</w:t>
      </w:r>
      <w:r>
        <w:t xml:space="preserve"> </w:t>
      </w:r>
      <w:r>
        <w:t xml:space="preserve">“if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a multiple of</w:t>
      </w:r>
      <w:r>
        <w:t xml:space="preserve"> </w:t>
      </w:r>
      <m:oMath>
        <m:r>
          <m:t>4</m:t>
        </m:r>
      </m:oMath>
      <w:r>
        <w:t xml:space="preserve">, then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even”</w:t>
      </w:r>
      <w:r>
        <w:t xml:space="preserve"> </w:t>
      </w:r>
      <w:r>
        <w:t xml:space="preserve">is true, so:</w:t>
      </w:r>
    </w:p>
    <w:p>
      <w:pPr>
        <w:pStyle w:val="Compact"/>
        <w:numPr>
          <w:ilvl w:val="0"/>
          <w:numId w:val="1025"/>
        </w:numPr>
      </w:pPr>
      <w:r>
        <w:t xml:space="preserve">being a multiple of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is a sufficient condition for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to be even;</w:t>
      </w:r>
    </w:p>
    <w:p>
      <w:pPr>
        <w:pStyle w:val="Compact"/>
        <w:numPr>
          <w:ilvl w:val="0"/>
          <w:numId w:val="1025"/>
        </w:numPr>
      </w:pPr>
      <w:r>
        <w:t xml:space="preserve">being even is a necessary condition for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to be a multiple of</w:t>
      </w:r>
      <w:r>
        <w:t xml:space="preserve"> </w:t>
      </w:r>
      <m:oMath>
        <m:r>
          <m:t>4</m:t>
        </m:r>
      </m:oMath>
      <w:r>
        <w:t xml:space="preserve">.</w:t>
      </w:r>
    </w:p>
    <w:p>
      <w:pPr>
        <w:pStyle w:val="FirstParagraph"/>
      </w:pPr>
      <w:r>
        <w:t xml:space="preserve">Being even is not a sufficient condition for being a multiple of</w:t>
      </w:r>
      <w:r>
        <w:t xml:space="preserve"> </w:t>
      </w:r>
      <m:oMath>
        <m:r>
          <m:t>4</m:t>
        </m:r>
      </m:oMath>
      <w:r>
        <w:t xml:space="preserve">: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is even, but not a multiple of</w:t>
      </w:r>
      <w:r>
        <w:t xml:space="preserve"> </w:t>
      </w:r>
      <m:oMath>
        <m:r>
          <m:t>4</m:t>
        </m:r>
      </m:oMath>
      <w:r>
        <w:t xml:space="preserve">.</w:t>
      </w:r>
    </w:p>
    <w:bookmarkEnd w:id="83"/>
    <w:bookmarkStart w:id="84" w:name="def-proof-by-contradiction"/>
    <w:p>
      <w:pPr>
        <w:pStyle w:val="BodyText"/>
      </w:pPr>
      <w:r>
        <w:rPr>
          <w:b/>
          <w:bCs/>
        </w:rPr>
        <w:t xml:space="preserve">Definition 21 (Proof by contradiction)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proof by contradiction</w:t>
      </w:r>
      <w:r>
        <w:t xml:space="preserve"> </w:t>
      </w:r>
      <w:r>
        <w:t xml:space="preserve">of a proposition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assumes that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 false,</w:t>
      </w:r>
      <w:r>
        <w:t xml:space="preserve"> </w:t>
      </w:r>
      <w:r>
        <w:t xml:space="preserve">and derives from that assumption a proposition that is known to be false.</w:t>
      </w:r>
    </w:p>
    <w:bookmarkEnd w:id="84"/>
    <w:bookmarkStart w:id="85" w:name="exm-proof-by-contradiction"/>
    <w:p>
      <w:pPr>
        <w:pStyle w:val="BodyText"/>
      </w:pPr>
      <w:r>
        <w:rPr>
          <w:b/>
          <w:bCs/>
        </w:rPr>
        <w:t xml:space="preserve">Example 21 (No integer is both even and odd)</w:t>
      </w:r>
      <w:r>
        <w:t xml:space="preserve"> </w:t>
      </w:r>
      <w:r>
        <w:t xml:space="preserve">Suppose, for contradiction, that some integer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both even and odd (</w:t>
      </w:r>
      <w:hyperlink w:anchor="def-even-odd">
        <w:r>
          <w:rPr>
            <w:rStyle w:val="Hyperlink"/>
          </w:rPr>
          <w:t xml:space="preserve">Definition 2</w:t>
        </w:r>
      </w:hyperlink>
      <w:r>
        <w:t xml:space="preserve">).</w:t>
      </w:r>
      <w:r>
        <w:t xml:space="preserve"> </w:t>
      </w:r>
      <w:r>
        <w:t xml:space="preserve">Then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2</m:t>
        </m:r>
        <m:r>
          <m:t>j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2</m:t>
        </m:r>
        <m:r>
          <m:t>k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for some integers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k</m:t>
        </m:r>
      </m:oMath>
      <w:r>
        <w:t xml:space="preserve">, 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2</m:t>
              </m:r>
              <m:r>
                <m:t>j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k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(both equal 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2</m:t>
              </m:r>
              <m:r>
                <m:t>j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k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 </m:t>
              </m:r>
              <m:r>
                <m:t>2</m:t>
              </m:r>
              <m:r>
                <m:t>k</m:t>
              </m:r>
              <m:r>
                <m:rPr>
                  <m:nor/>
                  <m:sty m:val="p"/>
                </m:rPr>
                <m:t> from both sides)</m:t>
              </m:r>
            </m:e>
            <m:e>
              <m:r>
                <m:t>2</m:t>
              </m:r>
              <m:r>
                <m:rPr>
                  <m:sty m:val="p"/>
                </m:rPr>
                <m:t>(</m:t>
              </m:r>
              <m:r>
                <m:t>j</m:t>
              </m:r>
              <m:r>
                <m:rPr>
                  <m:sty m:val="p"/>
                </m:rPr>
                <m:t>−</m:t>
              </m:r>
              <m:r>
                <m:t>k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(distributive law)</m:t>
              </m:r>
            </m:e>
            <m:e>
              <m:r>
                <m:t>j</m:t>
              </m:r>
              <m:r>
                <m:rPr>
                  <m:sty m:val="p"/>
                </m:rPr>
                <m:t>−</m:t>
              </m:r>
              <m:r>
                <m:t>k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both sides by </m:t>
              </m:r>
              <m:r>
                <m:t>2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third line uses the</w:t>
      </w:r>
      <w:r>
        <w:t xml:space="preserve"> </w:t>
      </w:r>
      <w:hyperlink r:id="rId65">
        <w:r>
          <w:rPr>
            <w:rStyle w:val="Hyperlink"/>
          </w:rPr>
          <w:t xml:space="preserve">distributive law</w:t>
        </w:r>
      </w:hyperlink>
      <w:r>
        <w:t xml:space="preserve">.</w:t>
      </w:r>
      <w:r>
        <w:t xml:space="preserve"> </w:t>
      </w:r>
      <w:r>
        <w:t xml:space="preserve">But</w:t>
      </w:r>
      <w:r>
        <w:t xml:space="preserve"> </w:t>
      </w:r>
      <m:oMath>
        <m:r>
          <m:t>j</m:t>
        </m:r>
        <m:r>
          <m:rPr>
            <m:sty m:val="p"/>
          </m:rPr>
          <m:t>−</m:t>
        </m:r>
        <m:r>
          <m:t>k</m:t>
        </m:r>
      </m:oMath>
      <w:r>
        <w:t xml:space="preserve"> </w:t>
      </w:r>
      <w:r>
        <w:t xml:space="preserve">is an integer, and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is not,</w:t>
      </w:r>
      <w:r>
        <w:t xml:space="preserve"> </w:t>
      </w:r>
      <w:r>
        <w:t xml:space="preserve">so the last line is false.</w:t>
      </w:r>
      <w:r>
        <w:t xml:space="preserve"> </w:t>
      </w:r>
      <w:r>
        <w:t xml:space="preserve">So no integer is both even and odd.</w:t>
      </w:r>
      <w:r>
        <w:t xml:space="preserve"> </w:t>
      </w:r>
      <w:r>
        <w:t xml:space="preserve">For example,</w:t>
      </w:r>
      <w:r>
        <w:t xml:space="preserve"> </w:t>
      </w:r>
      <m:oMath>
        <m:r>
          <m:t>6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⋅</m:t>
        </m:r>
        <m:r>
          <m:t>3</m:t>
        </m:r>
      </m:oMath>
      <w:r>
        <w:t xml:space="preserve"> </w:t>
      </w:r>
      <w:r>
        <w:t xml:space="preserve">is even,</w:t>
      </w:r>
      <w:r>
        <w:t xml:space="preserve"> </w:t>
      </w:r>
      <w:r>
        <w:t xml:space="preserve">and</w:t>
      </w:r>
      <w:r>
        <w:t xml:space="preserve"> </w:t>
      </w:r>
      <m:oMath>
        <m:r>
          <m:t>6</m:t>
        </m:r>
        <m:r>
          <m:rPr>
            <m:sty m:val="p"/>
          </m:rPr>
          <m:t>=</m:t>
        </m:r>
        <m:r>
          <m:t>2</m:t>
        </m:r>
        <m:r>
          <m:t>k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would need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2.5</m:t>
        </m:r>
      </m:oMath>
      <w:r>
        <w:t xml:space="preserve">, which is not an integer.</w:t>
      </w:r>
    </w:p>
    <w:bookmarkEnd w:id="85"/>
    <w:bookmarkStart w:id="86" w:name="thm-proof-by-contradiction"/>
    <w:p>
      <w:pPr>
        <w:pStyle w:val="BodyText"/>
      </w:pPr>
      <w:r>
        <w:rPr>
          <w:b/>
          <w:bCs/>
        </w:rPr>
        <w:t xml:space="preserve">Theorem 2 (A proof by contradiction proves its proposition)</w:t>
      </w:r>
      <w:r>
        <w:t xml:space="preserve"> </w:t>
      </w:r>
      <w:r>
        <w:t xml:space="preserve">Let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be propositions (</w:t>
      </w:r>
      <w:hyperlink w:anchor="def-proposition">
        <w:r>
          <w:rPr>
            <w:rStyle w:val="Hyperlink"/>
          </w:rPr>
          <w:t xml:space="preserve">Definition 9</w:t>
        </w:r>
      </w:hyperlink>
      <w:r>
        <w:t xml:space="preserve">).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p"/>
          </m:rPr>
          <m:t>¬</m:t>
        </m:r>
        <m:r>
          <m:t>P</m:t>
        </m:r>
        <m:r>
          <m:rPr>
            <m:sty m:val="p"/>
          </m:rPr>
          <m:t>⇒</m:t>
        </m:r>
        <m:r>
          <m:t>Q</m:t>
        </m:r>
      </m:oMath>
      <w:r>
        <w:t xml:space="preserve"> </w:t>
      </w:r>
      <w:r>
        <w:t xml:space="preserve">is true and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is false, then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 true.</w:t>
      </w:r>
    </w:p>
    <w:bookmarkEnd w:id="86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def-logical-connective">
        <w:r>
          <w:rPr>
            <w:rStyle w:val="Hyperlink"/>
          </w:rPr>
          <w:t xml:space="preserve">Definition 11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¬</m:t>
        </m:r>
        <m:r>
          <m:t>P</m:t>
        </m:r>
        <m:r>
          <m:rPr>
            <m:sty m:val="p"/>
          </m:rPr>
          <m:t>⇒</m:t>
        </m:r>
        <m:r>
          <m:t>Q</m:t>
        </m:r>
      </m:oMath>
      <w:r>
        <w:t xml:space="preserve"> </w:t>
      </w:r>
      <w:r>
        <w:t xml:space="preserve">is false only when</w:t>
      </w:r>
      <w:r>
        <w:t xml:space="preserve"> </w:t>
      </w:r>
      <m:oMath>
        <m:r>
          <m:rPr>
            <m:sty m:val="p"/>
          </m:rPr>
          <m:t>¬</m:t>
        </m:r>
        <m:r>
          <m:t>P</m:t>
        </m:r>
      </m:oMath>
      <w:r>
        <w:t xml:space="preserve"> </w:t>
      </w:r>
      <w:r>
        <w:t xml:space="preserve">is true and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is false.</w:t>
      </w:r>
      <w:r>
        <w:t xml:space="preserve"> </w:t>
      </w:r>
      <w:r>
        <w:t xml:space="preserve">Here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is false, and</w:t>
      </w:r>
      <w:r>
        <w:t xml:space="preserve"> </w:t>
      </w:r>
      <m:oMath>
        <m:r>
          <m:rPr>
            <m:sty m:val="p"/>
          </m:rPr>
          <m:t>¬</m:t>
        </m:r>
        <m:r>
          <m:t>P</m:t>
        </m:r>
        <m:r>
          <m:rPr>
            <m:sty m:val="p"/>
          </m:rPr>
          <m:t>⇒</m:t>
        </m:r>
        <m:r>
          <m:t>Q</m:t>
        </m:r>
      </m:oMath>
      <w:r>
        <w:t xml:space="preserve"> </w:t>
      </w:r>
      <w:r>
        <w:t xml:space="preserve">is true,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¬</m:t>
        </m:r>
        <m:r>
          <m:t>P</m:t>
        </m:r>
      </m:oMath>
      <w:r>
        <w:t xml:space="preserve"> </w:t>
      </w:r>
      <w:r>
        <w:t xml:space="preserve">is not true.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p"/>
          </m:rPr>
          <m:t>¬</m:t>
        </m:r>
        <m:r>
          <m:t>P</m:t>
        </m:r>
      </m:oMath>
      <w:r>
        <w:t xml:space="preserve"> </w:t>
      </w:r>
      <w:r>
        <w:t xml:space="preserve">is false.</w:t>
      </w:r>
      <w:r>
        <w:t xml:space="preserve"> </w:t>
      </w:r>
      <w:r>
        <w:t xml:space="preserve">Since</w:t>
      </w:r>
      <w:r>
        <w:t xml:space="preserve"> </w:t>
      </w:r>
      <m:oMath>
        <m:r>
          <m:rPr>
            <m:sty m:val="p"/>
          </m:rPr>
          <m:t>¬</m:t>
        </m:r>
        <m:r>
          <m:t>P</m:t>
        </m:r>
      </m:oMath>
      <w:r>
        <w:t xml:space="preserve"> </w:t>
      </w:r>
      <w:r>
        <w:t xml:space="preserve">is true whenever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 false,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must be true.</w:t>
      </w:r>
    </w:p>
    <w:bookmarkStart w:id="87" w:name="exm-proof-by-contradiction-truth-table"/>
    <w:p>
      <w:pPr>
        <w:pStyle w:val="BodyText"/>
      </w:pPr>
      <w:r>
        <w:rPr>
          <w:b/>
          <w:bCs/>
        </w:rPr>
        <w:t xml:space="preserve">Example 22 (A truth table for a proof by contradiction)</w:t>
      </w:r>
      <w:r>
        <w:t xml:space="preserve"> </w:t>
      </w:r>
      <w:r>
        <w:t xml:space="preserve">There are only four ways to assign truth values to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Q</m:t>
        </m:r>
      </m:oMath>
      <w:r>
        <w:t xml:space="preserve">.</w:t>
      </w:r>
      <w:r>
        <w:t xml:space="preserve"> </w:t>
      </w:r>
      <w:r>
        <w:t xml:space="preserve">The code lists them, with the truth value of</w:t>
      </w:r>
      <w:r>
        <w:t xml:space="preserve"> </w:t>
      </w:r>
      <m:oMath>
        <m:r>
          <m:rPr>
            <m:sty m:val="p"/>
          </m:rPr>
          <m:t>¬</m:t>
        </m:r>
        <m:r>
          <m:t>P</m:t>
        </m:r>
        <m:r>
          <m:rPr>
            <m:sty m:val="p"/>
          </m:rPr>
          <m:t>⇒</m:t>
        </m:r>
        <m:r>
          <m:t>Q</m:t>
        </m:r>
      </m:oMath>
      <w:r>
        <w:t xml:space="preserve">,</w:t>
      </w:r>
      <w:r>
        <w:t xml:space="preserve"> </w:t>
      </w:r>
      <w:r>
        <w:t xml:space="preserve">and marks the rows where</w:t>
      </w:r>
      <w:r>
        <w:t xml:space="preserve"> </w:t>
      </w:r>
      <m:oMath>
        <m:r>
          <m:rPr>
            <m:sty m:val="p"/>
          </m:rPr>
          <m:t>¬</m:t>
        </m:r>
        <m:r>
          <m:t>P</m:t>
        </m:r>
        <m:r>
          <m:rPr>
            <m:sty m:val="p"/>
          </m:rPr>
          <m:t>⇒</m:t>
        </m:r>
        <m:r>
          <m:t>Q</m:t>
        </m:r>
      </m:oMath>
      <w:r>
        <w:t xml:space="preserve"> </w:t>
      </w:r>
      <w:r>
        <w:t xml:space="preserve">is true and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is false.</w:t>
      </w:r>
    </w:p>
    <w:p>
      <w:pPr>
        <w:pStyle w:val="SourceCode"/>
      </w:pPr>
      <w:r>
        <w:rPr>
          <w:rStyle w:val="NormalTok"/>
        </w:rPr>
        <w:t xml:space="preserve">tt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expand.grid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Q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,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P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,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tt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not_P_implies_Q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tt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P) </w:t>
      </w:r>
      <w:r>
        <w:rPr>
          <w:rStyle w:val="SpecialCharTok"/>
        </w:rPr>
        <w:t xml:space="preserve">|</w:t>
      </w:r>
      <w:r>
        <w:rPr>
          <w:rStyle w:val="NormalTok"/>
        </w:rPr>
        <w:t xml:space="preserve"> tt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Q</w:t>
      </w:r>
      <w:r>
        <w:br/>
      </w:r>
      <w:r>
        <w:rPr>
          <w:rStyle w:val="NormalTok"/>
        </w:rPr>
        <w:t xml:space="preserve">tt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hypotheses_hold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not_P_implies_Q </w:t>
      </w:r>
      <w:r>
        <w:rPr>
          <w:rStyle w:val="SpecialCharTok"/>
        </w:rPr>
        <w:t xml:space="preserve">&amp;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tt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Q</w:t>
      </w:r>
      <w:r>
        <w:br/>
      </w:r>
      <w:r>
        <w:rPr>
          <w:rStyle w:val="NormalTok"/>
        </w:rPr>
        <w:t xml:space="preserve">tt</w:t>
      </w:r>
      <w:r>
        <w:br/>
      </w:r>
      <w:r>
        <w:rPr>
          <w:rStyle w:val="CommentTok"/>
        </w:rPr>
        <w:t xml:space="preserve">#&gt; # A tibble: 4 × 4</w:t>
      </w:r>
      <w:r>
        <w:br/>
      </w:r>
      <w:r>
        <w:rPr>
          <w:rStyle w:val="CommentTok"/>
        </w:rPr>
        <w:t xml:space="preserve">#&gt;   Q     P     not_P_implies_Q hypotheses_hold</w:t>
      </w:r>
      <w:r>
        <w:br/>
      </w:r>
      <w:r>
        <w:rPr>
          <w:rStyle w:val="CommentTok"/>
        </w:rPr>
        <w:t xml:space="preserve">#&gt;   &lt;lgl&gt; &lt;lgl&gt; &lt;lgl&gt;           &lt;lgl&gt;          </w:t>
      </w:r>
      <w:r>
        <w:br/>
      </w:r>
      <w:r>
        <w:rPr>
          <w:rStyle w:val="CommentTok"/>
        </w:rPr>
        <w:t xml:space="preserve">#&gt; 1 TRUE  TRUE  TRUE            FALSE          </w:t>
      </w:r>
      <w:r>
        <w:br/>
      </w:r>
      <w:r>
        <w:rPr>
          <w:rStyle w:val="CommentTok"/>
        </w:rPr>
        <w:t xml:space="preserve">#&gt; 2 FALSE TRUE  TRUE            TRUE           </w:t>
      </w:r>
      <w:r>
        <w:br/>
      </w:r>
      <w:r>
        <w:rPr>
          <w:rStyle w:val="CommentTok"/>
        </w:rPr>
        <w:t xml:space="preserve">#&gt; 3 TRUE  FALSE TRUE            FALSE          </w:t>
      </w:r>
      <w:r>
        <w:br/>
      </w:r>
      <w:r>
        <w:rPr>
          <w:rStyle w:val="CommentTok"/>
        </w:rPr>
        <w:t xml:space="preserve">#&gt; 4 FALSE FALSE FALSE           FALSE</w:t>
      </w:r>
    </w:p>
    <w:p>
      <w:pPr>
        <w:pStyle w:val="FirstParagraph"/>
      </w:pPr>
      <w:r>
        <w:t xml:space="preserve">The hypotheses of</w:t>
      </w:r>
      <w:r>
        <w:t xml:space="preserve"> </w:t>
      </w:r>
      <w:hyperlink w:anchor="thm-proof-by-contradiction">
        <w:r>
          <w:rPr>
            <w:rStyle w:val="Hyperlink"/>
          </w:rPr>
          <w:t xml:space="preserve">Theorem 2</w:t>
        </w:r>
      </w:hyperlink>
      <w:r>
        <w:t xml:space="preserve"> </w:t>
      </w:r>
      <w:r>
        <w:t xml:space="preserve">hold in 1 of the</w:t>
      </w:r>
      <w:r>
        <w:t xml:space="preserve"> </w:t>
      </w:r>
      <w:r>
        <w:t xml:space="preserve">4 rows,</w:t>
      </w:r>
      <w:r>
        <w:t xml:space="preserve"> </w:t>
      </w:r>
      <w:r>
        <w:t xml:space="preserve">and in 1 of them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 true.</w:t>
      </w:r>
      <w:r>
        <w:t xml:space="preserve"> </w:t>
      </w:r>
      <w:r>
        <w:t xml:space="preserve">So whenever the hypotheses hold,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 true.</w:t>
      </w:r>
    </w:p>
    <w:bookmarkEnd w:id="87"/>
    <w:bookmarkEnd w:id="88"/>
    <w:bookmarkStart w:id="125" w:name="sec-indicator-functions"/>
    <w:p>
      <w:pPr>
        <w:pStyle w:val="Heading2"/>
      </w:pPr>
      <w:r>
        <w:t xml:space="preserve">6 Indicator functions</w:t>
      </w:r>
    </w:p>
    <w:p>
      <w:pPr>
        <w:pStyle w:val="FirstParagraph"/>
      </w:pPr>
      <w:r>
        <w:t xml:space="preserve">An</w:t>
      </w:r>
      <w:r>
        <w:t xml:space="preserve"> </w:t>
      </w:r>
      <w:r>
        <w:rPr>
          <w:b/>
          <w:bCs/>
        </w:rPr>
        <w:t xml:space="preserve">indicator function</w:t>
      </w:r>
      <w:r>
        <w:t xml:space="preserve"> </w:t>
      </w:r>
      <w:r>
        <w:t xml:space="preserve">is a mathematical function that signals</w:t>
      </w:r>
      <w:r>
        <w:t xml:space="preserve"> </w:t>
      </w:r>
      <w:r>
        <w:t xml:space="preserve">whether an element belongs to a specified set,</w:t>
      </w:r>
      <w:r>
        <w:t xml:space="preserve"> </w:t>
      </w:r>
      <w:r>
        <w:t xml:space="preserve">or whether a given logical condition is satisfied.</w:t>
      </w:r>
      <w:r>
        <w:t xml:space="preserve"> </w:t>
      </w:r>
      <w:r>
        <w:t xml:space="preserve">In statistics and epidemiology,</w:t>
      </w:r>
      <w:r>
        <w:t xml:space="preserve"> </w:t>
      </w:r>
      <w:r>
        <w:t xml:space="preserve">indicator functions are ubiquitous.</w:t>
      </w:r>
      <w:r>
        <w:t xml:space="preserve"> </w:t>
      </w:r>
      <w:r>
        <w:t xml:space="preserve">They represent:</w:t>
      </w:r>
    </w:p>
    <w:p>
      <w:pPr>
        <w:pStyle w:val="Compact"/>
        <w:numPr>
          <w:ilvl w:val="0"/>
          <w:numId w:val="1026"/>
        </w:numPr>
      </w:pPr>
      <w:r>
        <w:t xml:space="preserve">binary variables, which take only the values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(</w:t>
      </w:r>
      <w:hyperlink w:anchor="def-binary-variable">
        <w:r>
          <w:rPr>
            <w:rStyle w:val="Hyperlink"/>
          </w:rPr>
          <w:t xml:space="preserve">Definition 23</w:t>
        </w:r>
      </w:hyperlink>
      <w:r>
        <w:t xml:space="preserve">);</w:t>
      </w:r>
    </w:p>
    <w:p>
      <w:pPr>
        <w:pStyle w:val="Compact"/>
        <w:numPr>
          <w:ilvl w:val="0"/>
          <w:numId w:val="1026"/>
        </w:numPr>
      </w:pPr>
      <w:r>
        <w:t xml:space="preserve">event and censoring indicators in survival analysis,</w:t>
      </w:r>
      <w:r>
        <w:t xml:space="preserve"> </w:t>
      </w:r>
      <w:r>
        <w:t xml:space="preserve">the study of the time until an event such as death,</w:t>
      </w:r>
      <w:r>
        <w:t xml:space="preserve"> </w:t>
      </w:r>
      <w:r>
        <w:t xml:space="preserve">where an observation is censored</w:t>
      </w:r>
      <w:r>
        <w:t xml:space="preserve"> </w:t>
      </w:r>
      <w:r>
        <w:t xml:space="preserve">when follow-up ends before its event is seen;</w:t>
      </w:r>
    </w:p>
    <w:p>
      <w:pPr>
        <w:pStyle w:val="Compact"/>
        <w:numPr>
          <w:ilvl w:val="0"/>
          <w:numId w:val="1026"/>
        </w:numPr>
      </w:pPr>
      <w:r>
        <w:t xml:space="preserve">membership in subpopulations;</w:t>
      </w:r>
    </w:p>
    <w:p>
      <w:pPr>
        <w:pStyle w:val="Compact"/>
        <w:numPr>
          <w:ilvl w:val="0"/>
          <w:numId w:val="1026"/>
        </w:numPr>
      </w:pPr>
      <w:r>
        <w:t xml:space="preserve">domain restrictions in integrals and sums.</w:t>
      </w:r>
    </w:p>
    <w:p>
      <w:pPr>
        <w:pStyle w:val="FirstParagraph"/>
      </w:pPr>
      <w:r>
        <w:t xml:space="preserve">Despite their conceptual simplicity,</w:t>
      </w:r>
      <w:r>
        <w:t xml:space="preserve"> </w:t>
      </w:r>
      <w:r>
        <w:t xml:space="preserve">notation for indicator functions varies substantially across textbooks,</w:t>
      </w:r>
      <w:r>
        <w:t xml:space="preserve"> </w:t>
      </w:r>
      <w:r>
        <w:t xml:space="preserve">research papers,</w:t>
      </w:r>
      <w:r>
        <w:t xml:space="preserve"> </w:t>
      </w:r>
      <w:r>
        <w:t xml:space="preserve">and subfields.</w:t>
      </w:r>
      <w:r>
        <w:t xml:space="preserve"> </w:t>
      </w:r>
      <w:r>
        <w:t xml:space="preserve">This section summarizes the principal notational conventions.</w:t>
      </w:r>
    </w:p>
    <w:bookmarkStart w:id="89" w:name="def-indicator-function"/>
    <w:p>
      <w:pPr>
        <w:pStyle w:val="BodyText"/>
      </w:pPr>
      <w:r>
        <w:rPr>
          <w:b/>
          <w:bCs/>
        </w:rPr>
        <w:t xml:space="preserve">Definition 22 (Indicator function (set indicator, predicate indicator))</w:t>
      </w:r>
      <w:r>
        <w:t xml:space="preserve"> </w:t>
      </w:r>
      <w:r>
        <w:t xml:space="preserve">For any subset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r>
          <m:rPr>
            <m:sty m:val="p"/>
          </m:rPr>
          <m:t>Ω</m:t>
        </m:r>
      </m:oMath>
      <w:r>
        <w:t xml:space="preserve"> </w:t>
      </w:r>
      <w:r>
        <w:t xml:space="preserve">of a universal set</w:t>
      </w:r>
      <w:r>
        <w:t xml:space="preserve"> </w:t>
      </w:r>
      <m:oMath>
        <m:r>
          <m:rPr>
            <m:sty m:val="p"/>
          </m:rPr>
          <m:t>Ω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indicator function</w:t>
      </w:r>
      <w:r>
        <w:t xml:space="preserve"> </w:t>
      </w:r>
      <w:r>
        <w:t xml:space="preserve">of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w:r>
        <w:t xml:space="preserve">or</w:t>
      </w:r>
      <w:r>
        <w:t xml:space="preserve"> </w:t>
      </w:r>
      <w:r>
        <w:rPr>
          <w:b/>
          <w:bCs/>
        </w:rPr>
        <w:t xml:space="preserve">set indicator</w:t>
      </w:r>
      <w:r>
        <w:t xml:space="preserve">,</w:t>
      </w:r>
      <w:r>
        <w:t xml:space="preserve"> </w:t>
      </w:r>
      <w:r>
        <w:t xml:space="preserve">is the function</w:t>
      </w:r>
      <w:r>
        <w:t xml:space="preserve"> </w:t>
      </w:r>
      <m:oMath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t>A</m:t>
            </m:r>
          </m:sub>
        </m:sSub>
        <m:r>
          <m:rPr>
            <m:sty m:val="p"/>
          </m:rPr>
          <m:t>:</m:t>
        </m:r>
        <m:r>
          <m:rPr>
            <m:sty m:val="p"/>
          </m:rPr>
          <m:t>Ω</m:t>
        </m:r>
        <m:r>
          <m:rPr>
            <m:sty m:val="p"/>
          </m:rPr>
          <m:t>→</m:t>
        </m:r>
        <m:r>
          <m:rPr>
            <m:sty m:val="p"/>
          </m:rPr>
          <m:t>{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}</m:t>
        </m:r>
      </m:oMath>
      <w:r>
        <w:t xml:space="preserve"> </w:t>
      </w:r>
      <w:r>
        <w:t xml:space="preserve">defined by: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rPr>
                  <m:scr m:val="double-struck"/>
                  <m:sty m:val="p"/>
                </m:rPr>
                <m:t>1</m:t>
              </m:r>
            </m:e>
            <m:sub>
              <m:r>
                <m:t>A</m:t>
              </m:r>
            </m:sub>
          </m:sSub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d>
            <m:dPr>
              <m:begChr m:val="{"/>
              <m:sepChr m:val=""/>
              <m:endChr m:val="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left"/>
                        <m:count m:val="1"/>
                      </m:mcPr>
                    </m:mc>
                    <m:mc>
                      <m:mcPr>
                        <m:mcJc m:val="left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  <m:r>
                      <m:rPr>
                        <m:sty m:val="p"/>
                      </m:rPr>
                      <m:t>,</m:t>
                    </m:r>
                  </m:e>
                  <m:e>
                    <m:r>
                      <m:t>x</m:t>
                    </m:r>
                    <m:r>
                      <m:rPr>
                        <m:sty m:val="p"/>
                      </m:rPr>
                      <m:t>∈</m:t>
                    </m:r>
                    <m:r>
                      <m:t>A</m:t>
                    </m:r>
                  </m:e>
                </m:mr>
                <m:mr>
                  <m:e>
                    <m:r>
                      <m:t>0</m:t>
                    </m:r>
                    <m:r>
                      <m:rPr>
                        <m:sty m:val="p"/>
                      </m:rPr>
                      <m:t>,</m:t>
                    </m:r>
                  </m:e>
                  <m:e>
                    <m:r>
                      <m:t>x</m:t>
                    </m:r>
                    <m:r>
                      <m:rPr>
                        <m:sty m:val="p"/>
                      </m:rPr>
                      <m:t>∉</m:t>
                    </m:r>
                    <m:r>
                      <m:t>A</m:t>
                    </m:r>
                  </m:e>
                </m:mr>
              </m:m>
            </m:e>
          </m:d>
        </m:oMath>
      </m:oMathPara>
    </w:p>
    <w:p>
      <w:pPr>
        <w:pStyle w:val="FirstParagraph"/>
      </w:pPr>
      <w:r>
        <w:t xml:space="preserve">More generally,</w:t>
      </w:r>
      <w:r>
        <w:t xml:space="preserve"> </w:t>
      </w:r>
      <w:r>
        <w:t xml:space="preserve">for any logical proposition or predicate</w:t>
      </w:r>
      <w:r>
        <w:t xml:space="preserve"> </w:t>
      </w:r>
      <m:oMath>
        <m:r>
          <m:t>P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indicator</w:t>
      </w:r>
      <w:r>
        <w:t xml:space="preserve"> </w:t>
      </w:r>
      <w:r>
        <w:t xml:space="preserve">of</w:t>
      </w:r>
      <w:r>
        <w:t xml:space="preserve"> </w:t>
      </w:r>
      <m:oMath>
        <m:r>
          <m:t>P</m:t>
        </m:r>
      </m:oMath>
      <w:r>
        <w:t xml:space="preserve">,</w:t>
      </w:r>
      <w:r>
        <w:t xml:space="preserve"> </w:t>
      </w:r>
      <w:r>
        <w:t xml:space="preserve">or</w:t>
      </w:r>
      <w:r>
        <w:t xml:space="preserve"> </w:t>
      </w:r>
      <w:r>
        <w:rPr>
          <w:b/>
          <w:bCs/>
        </w:rPr>
        <w:t xml:space="preserve">predicate indicator</w:t>
      </w:r>
      <w:r>
        <w:t xml:space="preserve">,</w:t>
      </w:r>
      <w:r>
        <w:t xml:space="preserve"> </w:t>
      </w:r>
      <w:r>
        <w:t xml:space="preserve">takes the value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 true</w:t>
      </w:r>
      <w:r>
        <w:t xml:space="preserve"> </w:t>
      </w:r>
      <w:r>
        <w:t xml:space="preserve">and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 false: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double-struck"/>
              <m:sty m:val="p"/>
            </m:rPr>
            <m:t>1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P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d>
            <m:dPr>
              <m:begChr m:val="{"/>
              <m:sepChr m:val=""/>
              <m:endChr m:val="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left"/>
                        <m:count m:val="1"/>
                      </m:mcPr>
                    </m:mc>
                    <m:mc>
                      <m:mcPr>
                        <m:mcJc m:val="left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  <m:r>
                      <m:rPr>
                        <m:sty m:val="p"/>
                      </m:rPr>
                      <m:t>,</m:t>
                    </m:r>
                  </m:e>
                  <m:e>
                    <m:r>
                      <m:rPr>
                        <m:nor/>
                        <m:sty m:val="p"/>
                      </m:rPr>
                      <m:t>if </m:t>
                    </m:r>
                    <m:r>
                      <m:t>P</m:t>
                    </m:r>
                    <m:r>
                      <m:rPr>
                        <m:nor/>
                        <m:sty m:val="p"/>
                      </m:rPr>
                      <m:t> is true</m:t>
                    </m:r>
                  </m:e>
                </m:mr>
                <m:mr>
                  <m:e>
                    <m:r>
                      <m:t>0</m:t>
                    </m:r>
                    <m:r>
                      <m:rPr>
                        <m:sty m:val="p"/>
                      </m:rPr>
                      <m:t>,</m:t>
                    </m:r>
                  </m:e>
                  <m:e>
                    <m:r>
                      <m:rPr>
                        <m:nor/>
                        <m:sty m:val="p"/>
                      </m:rPr>
                      <m:t>if </m:t>
                    </m:r>
                    <m:r>
                      <m:t>P</m:t>
                    </m:r>
                    <m:r>
                      <m:rPr>
                        <m:nor/>
                        <m:sty m:val="p"/>
                      </m:rPr>
                      <m:t> is false</m:t>
                    </m:r>
                  </m:e>
                </m:mr>
              </m:m>
            </m:e>
          </m:d>
        </m:oMath>
      </m:oMathPara>
    </w:p>
    <w:bookmarkEnd w:id="89"/>
    <w:bookmarkStart w:id="90" w:name="exm-indicator-numerical"/>
    <w:p>
      <w:pPr>
        <w:pStyle w:val="FirstParagraph"/>
      </w:pPr>
      <w:r>
        <w:rPr>
          <w:b/>
          <w:bCs/>
        </w:rPr>
        <w:t xml:space="preserve">Example 23 (Evaluating set and predicate indicators)</w:t>
      </w:r>
      <w:r>
        <w:t xml:space="preserve"> </w:t>
      </w:r>
      <w:r>
        <w:t xml:space="preserve">Consider the real line</w:t>
      </w:r>
      <w:r>
        <w:t xml:space="preserve"> </w:t>
      </w:r>
      <m:oMath>
        <m:r>
          <m:rPr>
            <m:sty m:val="p"/>
          </m:rPr>
          <m:t>Ω</m:t>
        </m:r>
        <m:r>
          <m:rPr>
            <m:sty m:val="p"/>
          </m:rPr>
          <m:t>=</m:t>
        </m:r>
        <m:r>
          <m:rPr>
            <m:scr m:val="double-struck"/>
            <m:sty m:val="p"/>
          </m:rPr>
          <m:t>R</m:t>
        </m:r>
      </m:oMath>
      <w:r>
        <w:t xml:space="preserve">,</w:t>
      </w:r>
      <w:r>
        <w:t xml:space="preserve"> </w:t>
      </w:r>
      <w:r>
        <w:t xml:space="preserve">the set of nonnegative numbers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a continuous</w:t>
      </w:r>
      <w:r>
        <w:t xml:space="preserve"> </w:t>
      </w:r>
      <w:hyperlink r:id="rId11">
        <w:r>
          <w:rPr>
            <w:rStyle w:val="Hyperlink"/>
          </w:rPr>
          <w:t xml:space="preserve">random variable</w:t>
        </w:r>
      </w:hyperlink>
      <w:r>
        <w:t xml:space="preserve"> </w:t>
      </w:r>
      <m:oMath>
        <m:r>
          <m:t>Y</m:t>
        </m:r>
      </m:oMath>
      <w:r>
        <w:t xml:space="preserve"> </w:t>
      </w:r>
      <w:r>
        <w:t xml:space="preserve">(defined in the Morrison Lab’s probability notes).</w:t>
      </w:r>
    </w:p>
    <w:p>
      <w:pPr>
        <w:pStyle w:val="Compact"/>
        <w:numPr>
          <w:ilvl w:val="0"/>
          <w:numId w:val="1027"/>
        </w:numPr>
      </w:pPr>
      <w:r>
        <w:t xml:space="preserve">Set indicator</w:t>
      </w:r>
      <w:r>
        <w:t xml:space="preserve"> </w:t>
      </w:r>
      <m:oMath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t>A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:</w:t>
      </w:r>
    </w:p>
    <w:p>
      <w:pPr>
        <w:pStyle w:val="Compact"/>
        <w:numPr>
          <w:ilvl w:val="1"/>
          <w:numId w:val="1028"/>
        </w:numPr>
      </w:pP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3.5</m:t>
        </m:r>
      </m:oMath>
      <w:r>
        <w:t xml:space="preserve">: since</w:t>
      </w:r>
      <w:r>
        <w:t xml:space="preserve"> </w:t>
      </w:r>
      <m:oMath>
        <m:r>
          <m:t>3.5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t>A</m:t>
            </m:r>
          </m:sub>
        </m:sSub>
        <m:r>
          <m:rPr>
            <m:sty m:val="p"/>
          </m:rPr>
          <m:t>(</m:t>
        </m:r>
        <m:r>
          <m:t>3.5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p>
      <w:pPr>
        <w:pStyle w:val="Compact"/>
        <w:numPr>
          <w:ilvl w:val="1"/>
          <w:numId w:val="1028"/>
        </w:numPr>
      </w:pP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2.1</m:t>
        </m:r>
      </m:oMath>
      <w:r>
        <w:t xml:space="preserve">: since</w:t>
      </w:r>
      <w:r>
        <w:t xml:space="preserve"> </w:t>
      </w:r>
      <m:oMath>
        <m:r>
          <m:rPr>
            <m:sty m:val="p"/>
          </m:rPr>
          <m:t>−</m:t>
        </m:r>
        <m:r>
          <m:t>2.1</m:t>
        </m:r>
        <m:r>
          <m:rPr>
            <m:sty m:val="p"/>
          </m:rPr>
          <m:t>∉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t>A</m:t>
            </m:r>
          </m:sub>
        </m:sSub>
        <m:r>
          <m:rPr>
            <m:sty m:val="p"/>
          </m:rPr>
          <m:t>(</m:t>
        </m:r>
        <m:r>
          <m:rPr>
            <m:sty m:val="p"/>
          </m:rPr>
          <m:t>−</m:t>
        </m:r>
        <m:r>
          <m:t>2.1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pStyle w:val="Compact"/>
        <w:numPr>
          <w:ilvl w:val="0"/>
          <w:numId w:val="1027"/>
        </w:numPr>
      </w:pPr>
      <w:r>
        <w:t xml:space="preserve">Predicate indicator</w:t>
      </w:r>
      <w:r>
        <w:t xml:space="preserve"> </w:t>
      </w:r>
      <m:oMath>
        <m:r>
          <m:rPr>
            <m:scr m:val="double-struck"/>
            <m:sty m:val="p"/>
          </m:rPr>
          <m:t>1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Y</m:t>
            </m:r>
            <m:r>
              <m:rPr>
                <m:sty m:val="p"/>
              </m:rPr>
              <m:t>&gt;</m:t>
            </m:r>
            <m:r>
              <m:t>5</m:t>
            </m:r>
          </m:e>
        </m:d>
        <m:r>
          <m:t>​</m:t>
        </m:r>
      </m:oMath>
      <w:r>
        <w:t xml:space="preserve">:</w:t>
      </w:r>
    </w:p>
    <w:p>
      <w:pPr>
        <w:pStyle w:val="Compact"/>
        <w:numPr>
          <w:ilvl w:val="1"/>
          <w:numId w:val="1029"/>
        </w:numPr>
      </w:pPr>
      <w:r>
        <w:t xml:space="preserve">If an observation yields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7.2</m:t>
        </m:r>
      </m:oMath>
      <w:r>
        <w:t xml:space="preserve">,</w:t>
      </w:r>
      <w:r>
        <w:t xml:space="preserve"> </w:t>
      </w:r>
      <w:r>
        <w:t xml:space="preserve">the predicate</w:t>
      </w:r>
      <w:r>
        <w:t xml:space="preserve"> </w:t>
      </w:r>
      <m:oMath>
        <m:r>
          <m:t>7.2</m:t>
        </m:r>
        <m:r>
          <m:rPr>
            <m:sty m:val="p"/>
          </m:rPr>
          <m:t>&gt;</m:t>
        </m:r>
        <m:r>
          <m:t>5</m:t>
        </m:r>
      </m:oMath>
      <w:r>
        <w:t xml:space="preserve"> </w:t>
      </w:r>
      <w:r>
        <w:t xml:space="preserve">is true,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cr m:val="double-struck"/>
            <m:sty m:val="p"/>
          </m:rPr>
          <m:t>1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7.2</m:t>
            </m:r>
            <m:r>
              <m:rPr>
                <m:sty m:val="p"/>
              </m:rPr>
              <m:t>&gt;</m:t>
            </m:r>
            <m:r>
              <m:t>5</m:t>
            </m:r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p>
      <w:pPr>
        <w:pStyle w:val="Compact"/>
        <w:numPr>
          <w:ilvl w:val="1"/>
          <w:numId w:val="1029"/>
        </w:numPr>
      </w:pPr>
      <w:r>
        <w:t xml:space="preserve">If an observation yields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4.1</m:t>
        </m:r>
      </m:oMath>
      <w:r>
        <w:t xml:space="preserve">,</w:t>
      </w:r>
      <w:r>
        <w:t xml:space="preserve"> </w:t>
      </w:r>
      <w:r>
        <w:t xml:space="preserve">the predicate</w:t>
      </w:r>
      <w:r>
        <w:t xml:space="preserve"> </w:t>
      </w:r>
      <m:oMath>
        <m:r>
          <m:t>4.1</m:t>
        </m:r>
        <m:r>
          <m:rPr>
            <m:sty m:val="p"/>
          </m:rPr>
          <m:t>&gt;</m:t>
        </m:r>
        <m:r>
          <m:t>5</m:t>
        </m:r>
      </m:oMath>
      <w:r>
        <w:t xml:space="preserve"> </w:t>
      </w:r>
      <w:r>
        <w:t xml:space="preserve">is false,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cr m:val="double-struck"/>
            <m:sty m:val="p"/>
          </m:rPr>
          <m:t>1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4.1</m:t>
            </m:r>
            <m:r>
              <m:rPr>
                <m:sty m:val="p"/>
              </m:rPr>
              <m:t>&gt;</m:t>
            </m:r>
            <m:r>
              <m:t>5</m:t>
            </m:r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90"/>
    <w:bookmarkStart w:id="91" w:name="def-binary-variable"/>
    <w:p>
      <w:pPr>
        <w:pStyle w:val="FirstParagraph"/>
      </w:pPr>
      <w:r>
        <w:rPr>
          <w:b/>
          <w:bCs/>
        </w:rPr>
        <w:t xml:space="preserve">Definition 23 (Binary variable)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binary variable</w:t>
      </w:r>
      <w:r>
        <w:t xml:space="preserve"> </w:t>
      </w:r>
      <w:r>
        <w:t xml:space="preserve">is a variable that takes only the values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.</w:t>
      </w:r>
    </w:p>
    <w:bookmarkEnd w:id="91"/>
    <w:bookmarkStart w:id="92" w:name="exm-binary-variable"/>
    <w:p>
      <w:pPr>
        <w:pStyle w:val="BodyText"/>
      </w:pPr>
      <w:r>
        <w:rPr>
          <w:b/>
          <w:bCs/>
        </w:rPr>
        <w:t xml:space="preserve">Example 24 (A binary variable is an indicator)</w:t>
      </w:r>
      <w:r>
        <w:t xml:space="preserve"> </w:t>
      </w:r>
      <w:r>
        <w:t xml:space="preserve">In a study 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people,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s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if person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smokes and</w:t>
      </w:r>
      <w:r>
        <w:t xml:space="preserve"> </w:t>
      </w:r>
      <m:oMath>
        <m:sSub>
          <m:e>
            <m:r>
              <m:t>s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otherwise,</w:t>
      </w:r>
      <w:r>
        <w:t xml:space="preserve"> </w:t>
      </w:r>
      <w:r>
        <w:t xml:space="preserve">for</w:t>
      </w:r>
      <w:r>
        <w:t xml:space="preserve"> </w:t>
      </w:r>
      <m:oMath>
        <m:r>
          <m:t>i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n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r>
              <m:t>s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 a binary variable (</w:t>
      </w:r>
      <w:hyperlink w:anchor="def-binary-variable">
        <w:r>
          <w:rPr>
            <w:rStyle w:val="Hyperlink"/>
          </w:rPr>
          <w:t xml:space="preserve">Definition 23</w:t>
        </w:r>
      </w:hyperlink>
      <w:r>
        <w:t xml:space="preserve">).</w:t>
      </w:r>
      <w:r>
        <w:t xml:space="preserve"> </w:t>
      </w:r>
      <w:r>
        <w:t xml:space="preserve">It is also the predicate indicator (</w:t>
      </w:r>
      <w:hyperlink w:anchor="def-indicator-function">
        <w:r>
          <w:rPr>
            <w:rStyle w:val="Hyperlink"/>
          </w:rPr>
          <w:t xml:space="preserve">Definition 22</w:t>
        </w:r>
      </w:hyperlink>
      <w:r>
        <w:t xml:space="preserve">)</w:t>
      </w:r>
      <w:r>
        <w:t xml:space="preserve"> </w:t>
      </w:r>
      <w:r>
        <w:t xml:space="preserve">of the proposition</w:t>
      </w:r>
      <w:r>
        <w:t xml:space="preserve"> </w:t>
      </w:r>
      <w:r>
        <w:t xml:space="preserve">“person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smokes”</w:t>
      </w:r>
      <w:r>
        <w:t xml:space="preserve">:</w:t>
      </w:r>
      <w:r>
        <w:t xml:space="preserve"> </w:t>
      </w:r>
      <m:oMath>
        <m:sSub>
          <m:e>
            <m:r>
              <m:t>s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rPr>
            <m:scr m:val="double-struck"/>
            <m:sty m:val="p"/>
          </m:rPr>
          <m:t>1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nor/>
                <m:sty m:val="p"/>
              </m:rPr>
              <m:t>person </m:t>
            </m:r>
            <m:r>
              <m:t>i</m:t>
            </m:r>
            <m:r>
              <m:rPr>
                <m:nor/>
                <m:sty m:val="p"/>
              </m:rPr>
              <m:t> smokes</m:t>
            </m:r>
          </m:e>
        </m:d>
        <m:r>
          <m:t>​</m:t>
        </m:r>
      </m:oMath>
      <w:r>
        <w:t xml:space="preserve">.</w:t>
      </w:r>
    </w:p>
    <w:p>
      <w:pPr>
        <w:pStyle w:val="BodyText"/>
      </w:pPr>
      <w:r>
        <w:t xml:space="preserve">In the same way,</w:t>
      </w:r>
      <w:r>
        <w:t xml:space="preserve"> </w:t>
      </w:r>
      <w:r>
        <w:t xml:space="preserve">every indicator is a binary variable,</w:t>
      </w:r>
      <w:r>
        <w:t xml:space="preserve"> </w:t>
      </w:r>
      <w:r>
        <w:t xml:space="preserve">and every binary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the indicator of its own value being</w:t>
      </w:r>
      <w:r>
        <w:t xml:space="preserve"> </w:t>
      </w:r>
      <m:oMath>
        <m:r>
          <m:t>1</m:t>
        </m:r>
      </m:oMath>
      <w:r>
        <w:t xml:space="preserve">: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rPr>
            <m:scr m:val="double-struck"/>
            <m:sty m:val="p"/>
          </m:rPr>
          <m:t>1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=</m:t>
            </m:r>
            <m:r>
              <m:t>1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since both sides are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92"/>
    <w:bookmarkStart w:id="100" w:name="X156504d913efc1f49ad7c2e43ace68824d2fb5d"/>
    <w:p>
      <w:pPr>
        <w:pStyle w:val="Heading3"/>
      </w:pPr>
      <w:r>
        <w:t xml:space="preserve">6.1 Two primary notational paradigms: set vs. predicate notation</w:t>
      </w:r>
    </w:p>
    <w:p>
      <w:pPr>
        <w:pStyle w:val="FirstParagraph"/>
      </w:pPr>
      <w:r>
        <w:t xml:space="preserve">The vast majority of indicator notations belong to one of two families:</w:t>
      </w:r>
      <w:r>
        <w:t xml:space="preserve"> </w:t>
      </w:r>
      <w:r>
        <w:t xml:space="preserve">set notation or predicate notation.</w:t>
      </w:r>
    </w:p>
    <w:bookmarkStart w:id="93" w:name="def-set-predicate-notation"/>
    <w:p>
      <w:pPr>
        <w:pStyle w:val="BodyText"/>
      </w:pPr>
      <w:r>
        <w:rPr>
          <w:b/>
          <w:bCs/>
        </w:rPr>
        <w:t xml:space="preserve">Definition 24 (Set notation and predicate notation for indicators)</w:t>
      </w:r>
      <w:r>
        <w:t xml:space="preserve"> </w:t>
      </w:r>
      <w:r>
        <w:t xml:space="preserve">An indicator (</w:t>
      </w:r>
      <w:hyperlink w:anchor="def-indicator-function">
        <w:r>
          <w:rPr>
            <w:rStyle w:val="Hyperlink"/>
          </w:rPr>
          <w:t xml:space="preserve">Definition 22</w:t>
        </w:r>
      </w:hyperlink>
      <w:r>
        <w:t xml:space="preserve">) is written in</w:t>
      </w:r>
      <w:r>
        <w:t xml:space="preserve"> </w:t>
      </w:r>
      <w:r>
        <w:rPr>
          <w:b/>
          <w:bCs/>
        </w:rPr>
        <w:t xml:space="preserve">set notation</w:t>
      </w:r>
      <w:r>
        <w:t xml:space="preserve"> </w:t>
      </w:r>
      <w:r>
        <w:t xml:space="preserve">when the set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appears as a subscript,</w:t>
      </w:r>
      <w:r>
        <w:t xml:space="preserve"> </w:t>
      </w:r>
      <w:r>
        <w:t xml:space="preserve">as in</w:t>
      </w:r>
      <w:r>
        <w:t xml:space="preserve"> </w:t>
      </w:r>
      <m:oMath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t>A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in</w:t>
      </w:r>
      <w:r>
        <w:t xml:space="preserve"> </w:t>
      </w:r>
      <w:r>
        <w:rPr>
          <w:b/>
          <w:bCs/>
        </w:rPr>
        <w:t xml:space="preserve">predicate notation</w:t>
      </w:r>
      <w:r>
        <w:t xml:space="preserve"> </w:t>
      </w:r>
      <w:r>
        <w:t xml:space="preserve">when a proposition or predicate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(</w:t>
      </w:r>
      <w:hyperlink w:anchor="def-predicate">
        <w:r>
          <w:rPr>
            <w:rStyle w:val="Hyperlink"/>
          </w:rPr>
          <w:t xml:space="preserve">Definition 10</w:t>
        </w:r>
      </w:hyperlink>
      <w:r>
        <w:t xml:space="preserve">) appears as its argument,</w:t>
      </w:r>
      <w:r>
        <w:t xml:space="preserve"> </w:t>
      </w:r>
      <w:r>
        <w:t xml:space="preserve">as in</w:t>
      </w:r>
      <w:r>
        <w:t xml:space="preserve"> </w:t>
      </w:r>
      <m:oMath>
        <m:r>
          <m:rPr>
            <m:scr m:val="double-struck"/>
            <m:sty m:val="p"/>
          </m:rPr>
          <m:t>1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P</m:t>
            </m:r>
          </m:e>
        </m:d>
        <m:r>
          <m:t>​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rPr>
            <m:scr m:val="double-struck"/>
            <m:sty m:val="p"/>
          </m:rPr>
          <m:t>1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∈</m:t>
            </m:r>
            <m:r>
              <m:t>A</m:t>
            </m:r>
          </m:e>
        </m:d>
        <m:r>
          <m:t>​</m:t>
        </m:r>
      </m:oMath>
      <w:r>
        <w:t xml:space="preserve">.</w:t>
      </w:r>
    </w:p>
    <w:bookmarkEnd w:id="93"/>
    <w:bookmarkStart w:id="94" w:name="exm-set-predicate-notation"/>
    <w:p>
      <w:pPr>
        <w:pStyle w:val="BodyText"/>
      </w:pPr>
      <w:r>
        <w:rPr>
          <w:b/>
          <w:bCs/>
        </w:rPr>
        <w:t xml:space="preserve">Example 25 (One indicator in both notations)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, the nonnegative real numbers.</w:t>
      </w:r>
      <w:r>
        <w:t xml:space="preserve"> </w:t>
      </w:r>
      <w:r>
        <w:t xml:space="preserve">The indicator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</w:t>
      </w:r>
      <w:r>
        <w:t xml:space="preserve"> </w:t>
      </w:r>
      <m:oMath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t>A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in set notation,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cr m:val="double-struck"/>
            <m:sty m:val="p"/>
          </m:rPr>
          <m:t>1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∈</m:t>
            </m:r>
            <m:r>
              <m:t>A</m:t>
            </m:r>
          </m:e>
        </m:d>
        <m:r>
          <m:t>​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rPr>
            <m:scr m:val="double-struck"/>
            <m:sty m:val="p"/>
          </m:rPr>
          <m:t>1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≥</m:t>
            </m:r>
            <m:r>
              <m:t>0</m:t>
            </m:r>
          </m:e>
        </m:d>
        <m:r>
          <m:t>​</m:t>
        </m:r>
      </m:oMath>
      <w:r>
        <w:t xml:space="preserve"> </w:t>
      </w:r>
      <w:r>
        <w:t xml:space="preserve">in predicate notation</w:t>
      </w:r>
      <w:r>
        <w:t xml:space="preserve"> </w:t>
      </w:r>
      <w:r>
        <w:t xml:space="preserve">(</w:t>
      </w:r>
      <w:hyperlink w:anchor="def-set-predicate-notation">
        <w:r>
          <w:rPr>
            <w:rStyle w:val="Hyperlink"/>
          </w:rPr>
          <w:t xml:space="preserve">Definition 24</w:t>
        </w:r>
      </w:hyperlink>
      <w:r>
        <w:t xml:space="preserve">).</w:t>
      </w:r>
      <w:r>
        <w:t xml:space="preserve"> </w:t>
      </w: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3.5</m:t>
        </m:r>
      </m:oMath>
      <w:r>
        <w:t xml:space="preserve">, all three equal</w:t>
      </w:r>
      <w:r>
        <w:t xml:space="preserve"> </w:t>
      </w:r>
      <m:oMath>
        <m:r>
          <m:t>1</m:t>
        </m:r>
      </m:oMath>
      <w:r>
        <w:t xml:space="preserve">;</w:t>
      </w:r>
      <w:r>
        <w:t xml:space="preserve"> </w:t>
      </w: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2.1</m:t>
        </m:r>
      </m:oMath>
      <w:r>
        <w:t xml:space="preserve">, all three equal</w:t>
      </w:r>
      <w:r>
        <w:t xml:space="preserve"> </w:t>
      </w:r>
      <m:oMath>
        <m:r>
          <m:t>0</m:t>
        </m:r>
      </m:oMath>
      <w:r>
        <w:t xml:space="preserve">.</w:t>
      </w:r>
    </w:p>
    <w:bookmarkEnd w:id="94"/>
    <w:bookmarkStart w:id="95" w:name="set-notation"/>
    <w:p>
      <w:pPr>
        <w:pStyle w:val="Heading4"/>
      </w:pPr>
      <w:r>
        <w:t xml:space="preserve">Set notation</w:t>
      </w:r>
    </w:p>
    <w:p>
      <w:pPr>
        <w:pStyle w:val="FirstParagraph"/>
      </w:pPr>
      <w:r>
        <w:t xml:space="preserve">In set notation,</w:t>
      </w:r>
      <w:r>
        <w:t xml:space="preserve"> </w:t>
      </w:r>
      <w:r>
        <w:t xml:space="preserve">the indicator is tied to a set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w:r>
        <w:t xml:space="preserve">which appears as a subscript:</w:t>
      </w:r>
    </w:p>
    <w:p>
      <w:pPr>
        <w:pStyle w:val="Compact"/>
        <w:numPr>
          <w:ilvl w:val="0"/>
          <w:numId w:val="1030"/>
        </w:numPr>
      </w:pPr>
      <m:oMath>
        <m:sSub>
          <m:e>
            <m:r>
              <m:rPr>
                <m:sty m:val="b"/>
              </m:rPr>
              <m:t>1</m:t>
            </m:r>
          </m:e>
          <m:sub>
            <m:r>
              <m:t>A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(bold numeral one)</w:t>
      </w:r>
    </w:p>
    <w:p>
      <w:pPr>
        <w:pStyle w:val="Compact"/>
        <w:numPr>
          <w:ilvl w:val="0"/>
          <w:numId w:val="1030"/>
        </w:numPr>
      </w:pPr>
      <m:oMath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t>A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(blackboard bold numeral one)</w:t>
      </w:r>
    </w:p>
    <w:p>
      <w:pPr>
        <w:pStyle w:val="Compact"/>
        <w:numPr>
          <w:ilvl w:val="0"/>
          <w:numId w:val="1030"/>
        </w:numPr>
      </w:pPr>
      <m:oMath>
        <m:sSub>
          <m:e>
            <m:r>
              <m:t>I</m:t>
            </m:r>
          </m:e>
          <m:sub>
            <m:r>
              <m:t>A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(capital letter</w:t>
      </w:r>
      <w:r>
        <w:t xml:space="preserve"> </w:t>
      </w:r>
      <m:oMath>
        <m:r>
          <m:t>I</m:t>
        </m:r>
      </m:oMath>
      <w:r>
        <w:t xml:space="preserve">)</w:t>
      </w:r>
    </w:p>
    <w:p>
      <w:pPr>
        <w:pStyle w:val="Compact"/>
        <w:numPr>
          <w:ilvl w:val="0"/>
          <w:numId w:val="1030"/>
        </w:numPr>
      </w:pPr>
      <m:oMath>
        <m:sSub>
          <m:e>
            <m:r>
              <m:rPr>
                <m:scr m:val="double-struck"/>
                <m:sty m:val="p"/>
              </m:rPr>
              <m:t>I</m:t>
            </m:r>
          </m:e>
          <m:sub>
            <m:r>
              <m:t>A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(blackboard bold letter</w:t>
      </w:r>
      <w:r>
        <w:t xml:space="preserve"> </w:t>
      </w:r>
      <m:oMath>
        <m:r>
          <m:t>I</m:t>
        </m:r>
      </m:oMath>
      <w:r>
        <w:t xml:space="preserve">)</w:t>
      </w:r>
    </w:p>
    <w:p>
      <w:pPr>
        <w:pStyle w:val="Compact"/>
        <w:numPr>
          <w:ilvl w:val="0"/>
          <w:numId w:val="1030"/>
        </w:numPr>
      </w:pPr>
      <m:oMath>
        <m:sSub>
          <m:e>
            <m:r>
              <m:t>χ</m:t>
            </m:r>
          </m:e>
          <m:sub>
            <m:r>
              <m:t>A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(Greek letter chi, historically termed the</w:t>
      </w:r>
      <w:r>
        <w:t xml:space="preserve"> </w:t>
      </w:r>
      <w:r>
        <w:rPr>
          <w:i/>
          <w:iCs/>
        </w:rPr>
        <w:t xml:space="preserve">characteristic function</w:t>
      </w:r>
      <w:r>
        <w:t xml:space="preserve">)</w:t>
      </w:r>
    </w:p>
    <w:p>
      <w:pPr>
        <w:pStyle w:val="FirstParagraph"/>
      </w:pPr>
      <w:r>
        <w:t xml:space="preserve">When the function is viewed as a mathematical object in its own right</w:t>
      </w:r>
      <w:r>
        <w:t xml:space="preserve"> </w:t>
      </w:r>
      <w:r>
        <w:t xml:space="preserve">(for instance, as an element of an</w:t>
      </w:r>
      <w:r>
        <w:t xml:space="preserve"> </w:t>
      </w:r>
      <m:oMath>
        <m:sSup>
          <m:e>
            <m:r>
              <m:t>L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function space,</w:t>
      </w:r>
      <w:r>
        <w:t xml:space="preserve"> </w:t>
      </w:r>
      <w:r>
        <w:t xml:space="preserve">the set of functions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for which</w:t>
      </w:r>
      <w:r>
        <w:t xml:space="preserve"> </w:t>
      </w:r>
      <m:oMath>
        <m:r>
          <m:rPr>
            <m:sty m:val="p"/>
          </m:rPr>
          <m:t>∫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f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e>
        </m:d>
        <m:sSup>
          <m:e>
            <m:r>
              <m:t>​</m:t>
            </m:r>
          </m:e>
          <m:sup>
            <m:r>
              <m:t>p</m:t>
            </m:r>
          </m:sup>
        </m:sSup>
        <m:r>
          <m:t> </m:t>
        </m:r>
        <m:r>
          <m:t>d</m:t>
        </m:r>
        <m:r>
          <m:t>x</m:t>
        </m:r>
      </m:oMath>
      <w:r>
        <w:t xml:space="preserve"> </w:t>
      </w:r>
      <w:r>
        <w:t xml:space="preserve">is finite),</w:t>
      </w:r>
      <w:r>
        <w:t xml:space="preserve"> </w:t>
      </w:r>
      <w:r>
        <w:t xml:space="preserve">authors often omit the argument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writing simply</w:t>
      </w:r>
      <w:r>
        <w:t xml:space="preserve"> </w:t>
      </w:r>
      <m:oMath>
        <m:sSub>
          <m:e>
            <m:r>
              <m:rPr>
                <m:sty m:val="b"/>
              </m:rPr>
              <m:t>1</m:t>
            </m:r>
          </m:e>
          <m:sub>
            <m:r>
              <m:t>A</m:t>
            </m:r>
          </m:sub>
        </m:sSub>
      </m:oMath>
      <w:r>
        <w:t xml:space="preserve">,</w:t>
      </w:r>
      <w:r>
        <w:t xml:space="preserve"> </w:t>
      </w:r>
      <m:oMath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t>A</m:t>
            </m:r>
          </m:sub>
        </m:sSub>
      </m:oMath>
      <w:r>
        <w:t xml:space="preserve">, or</w:t>
      </w:r>
      <w:r>
        <w:t xml:space="preserve"> </w:t>
      </w:r>
      <m:oMath>
        <m:sSub>
          <m:e>
            <m:r>
              <m:t>I</m:t>
            </m:r>
          </m:e>
          <m:sub>
            <m:r>
              <m:t>A</m:t>
            </m:r>
          </m:sub>
        </m:sSub>
      </m:oMath>
      <w:r>
        <w:t xml:space="preserve">.</w:t>
      </w:r>
    </w:p>
    <w:bookmarkEnd w:id="95"/>
    <w:bookmarkStart w:id="96" w:name="predicate-notation"/>
    <w:p>
      <w:pPr>
        <w:pStyle w:val="Heading4"/>
      </w:pPr>
      <w:r>
        <w:t xml:space="preserve">Predicate notation</w:t>
      </w:r>
    </w:p>
    <w:p>
      <w:pPr>
        <w:pStyle w:val="FirstParagraph"/>
      </w:pPr>
      <w:r>
        <w:t xml:space="preserve">In predicate notation,</w:t>
      </w:r>
      <w:r>
        <w:t xml:space="preserve"> </w:t>
      </w:r>
      <w:r>
        <w:t xml:space="preserve">the indicator takes a logical condition,</w:t>
      </w:r>
      <w:r>
        <w:t xml:space="preserve"> </w:t>
      </w:r>
      <w:r>
        <w:t xml:space="preserve">relation,</w:t>
      </w:r>
      <w:r>
        <w:t xml:space="preserve"> </w:t>
      </w:r>
      <w:r>
        <w:t xml:space="preserve">or proposition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directly as its argument or subscript:</w:t>
      </w:r>
    </w:p>
    <w:p>
      <w:pPr>
        <w:pStyle w:val="Compact"/>
        <w:numPr>
          <w:ilvl w:val="0"/>
          <w:numId w:val="1031"/>
        </w:numPr>
      </w:pPr>
      <m:oMath>
        <m:r>
          <m:rPr>
            <m:scr m:val="double-struck"/>
            <m:sty m:val="p"/>
          </m:rPr>
          <m:t>I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∈</m:t>
        </m:r>
        <m: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rPr>
            <m:scr m:val="double-struck"/>
            <m:sty m:val="p"/>
          </m:rPr>
          <m:t>I</m:t>
        </m:r>
        <m:r>
          <m:rPr>
            <m:sty m:val="p"/>
          </m:rPr>
          <m:t>(</m:t>
        </m:r>
        <m:r>
          <m:t>P</m:t>
        </m:r>
        <m:r>
          <m:rPr>
            <m:sty m:val="p"/>
          </m:rPr>
          <m:t>)</m:t>
        </m:r>
      </m:oMath>
    </w:p>
    <w:p>
      <w:pPr>
        <w:pStyle w:val="Compact"/>
        <w:numPr>
          <w:ilvl w:val="0"/>
          <w:numId w:val="1031"/>
        </w:numPr>
      </w:pPr>
      <m:oMath>
        <m:r>
          <m:rPr>
            <m:sty m:val="b"/>
          </m:rPr>
          <m:t>1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∈</m:t>
        </m:r>
        <m: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rPr>
            <m:sty m:val="b"/>
          </m:rPr>
          <m:t>1</m:t>
        </m:r>
        <m:r>
          <m:rPr>
            <m:sty m:val="p"/>
          </m:rPr>
          <m:t>(</m:t>
        </m:r>
        <m:r>
          <m:t>P</m:t>
        </m:r>
        <m:r>
          <m:rPr>
            <m:sty m:val="p"/>
          </m:rPr>
          <m:t>)</m:t>
        </m:r>
      </m:oMath>
    </w:p>
    <w:p>
      <w:pPr>
        <w:pStyle w:val="Compact"/>
        <w:numPr>
          <w:ilvl w:val="0"/>
          <w:numId w:val="1031"/>
        </w:numPr>
      </w:pPr>
      <m:oMath>
        <m:r>
          <m:rPr>
            <m:scr m:val="double-struck"/>
            <m:sty m:val="p"/>
          </m:rPr>
          <m:t>1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∈</m:t>
        </m:r>
        <m: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rPr>
            <m:scr m:val="double-struck"/>
            <m:sty m:val="p"/>
          </m:rPr>
          <m:t>1</m:t>
        </m:r>
        <m:r>
          <m:rPr>
            <m:sty m:val="p"/>
          </m:rPr>
          <m:t>(</m:t>
        </m:r>
        <m:r>
          <m:t>P</m:t>
        </m:r>
        <m:r>
          <m:rPr>
            <m:sty m:val="p"/>
          </m:rPr>
          <m:t>)</m:t>
        </m:r>
      </m:oMath>
    </w:p>
    <w:p>
      <w:pPr>
        <w:pStyle w:val="Compact"/>
        <w:numPr>
          <w:ilvl w:val="0"/>
          <w:numId w:val="1031"/>
        </w:numPr>
      </w:pPr>
      <m:oMath>
        <m:r>
          <m:rPr>
            <m:scr m:val="double-struck"/>
            <m:sty m:val="p"/>
          </m:rPr>
          <m:t>1</m:t>
        </m:r>
        <m:r>
          <m:rPr>
            <m:sty m:val="p"/>
          </m:rPr>
          <m:t>{</m:t>
        </m:r>
        <m:r>
          <m:t>x</m:t>
        </m:r>
        <m:r>
          <m:rPr>
            <m:sty m:val="p"/>
          </m:rPr>
          <m:t>∈</m:t>
        </m:r>
        <m:r>
          <m:t>A</m:t>
        </m:r>
        <m:r>
          <m:rPr>
            <m:sty m:val="p"/>
          </m:rPr>
          <m:t>}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rPr>
            <m:scr m:val="double-struck"/>
            <m:sty m:val="p"/>
          </m:rPr>
          <m:t>1</m:t>
        </m:r>
        <m:r>
          <m:rPr>
            <m:sty m:val="p"/>
          </m:rPr>
          <m:t>{</m:t>
        </m:r>
        <m:r>
          <m:t>P</m:t>
        </m:r>
        <m:r>
          <m:rPr>
            <m:sty m:val="p"/>
          </m:rPr>
          <m:t>}</m:t>
        </m:r>
      </m:oMath>
    </w:p>
    <w:p>
      <w:pPr>
        <w:pStyle w:val="Compact"/>
        <w:numPr>
          <w:ilvl w:val="0"/>
          <w:numId w:val="1031"/>
        </w:numPr>
      </w:pPr>
      <m:oMath>
        <m:r>
          <m:t>I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∈</m:t>
        </m:r>
        <m: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I</m:t>
        </m:r>
        <m:r>
          <m:rPr>
            <m:sty m:val="p"/>
          </m:rPr>
          <m:t>(</m:t>
        </m:r>
        <m:r>
          <m:t>P</m:t>
        </m:r>
        <m:r>
          <m:rPr>
            <m:sty m:val="p"/>
          </m:rPr>
          <m:t>)</m:t>
        </m:r>
      </m:oMath>
    </w:p>
    <w:p>
      <w:pPr>
        <w:pStyle w:val="FirstParagraph"/>
      </w:pPr>
      <w:r>
        <w:t xml:space="preserve">Predicate notation is especially common in applied statistics and survival analysis,</w:t>
      </w:r>
      <w:r>
        <w:t xml:space="preserve"> </w:t>
      </w:r>
      <w:r>
        <w:t xml:space="preserve">where indicators frequently depend on inequalities (</w:t>
      </w:r>
      <w:hyperlink w:anchor="def-inequality">
        <w:r>
          <w:rPr>
            <w:rStyle w:val="Hyperlink"/>
          </w:rPr>
          <w:t xml:space="preserve">Definition 13</w:t>
        </w:r>
      </w:hyperlink>
      <w:r>
        <w:t xml:space="preserve">) involving random variables,</w:t>
      </w:r>
      <w:r>
        <w:t xml:space="preserve"> </w:t>
      </w:r>
      <w:r>
        <w:t xml:space="preserve">such as</w:t>
      </w:r>
      <w:r>
        <w:t xml:space="preserve"> </w:t>
      </w:r>
      <m:oMath>
        <m:r>
          <m:rPr>
            <m:scr m:val="double-struck"/>
            <m:sty m:val="p"/>
          </m:rPr>
          <m:t>1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T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≤</m:t>
            </m:r>
            <m:r>
              <m:t>t</m:t>
            </m:r>
          </m:e>
        </m:d>
        <m:r>
          <m:t>​</m:t>
        </m:r>
      </m:oMath>
      <w:r>
        <w:t xml:space="preserve"> </w:t>
      </w:r>
      <w:r>
        <w:t xml:space="preserve">(an event occurring before time</w:t>
      </w:r>
      <w:r>
        <w:t xml:space="preserve"> </w:t>
      </w:r>
      <m:oMath>
        <m:r>
          <m:t>t</m:t>
        </m:r>
      </m:oMath>
      <w:r>
        <w:t xml:space="preserve">)</w:t>
      </w:r>
      <w:r>
        <w:t xml:space="preserve"> </w:t>
      </w:r>
      <w:r>
        <w:t xml:space="preserve">or</w:t>
      </w:r>
      <w:r>
        <w:t xml:space="preserve"> </w:t>
      </w:r>
      <m:oMath>
        <m:r>
          <m:rPr>
            <m:scr m:val="double-struck"/>
            <m:sty m:val="p"/>
          </m:rPr>
          <m:t>1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Y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=</m:t>
            </m:r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(a binary outcome).</w:t>
      </w:r>
    </w:p>
    <w:bookmarkEnd w:id="96"/>
    <w:bookmarkStart w:id="99" w:name="equivalence-between-paradigms"/>
    <w:p>
      <w:pPr>
        <w:pStyle w:val="Heading4"/>
      </w:pPr>
      <w:r>
        <w:t xml:space="preserve">Equivalence between paradigms</w:t>
      </w:r>
    </w:p>
    <w:p>
      <w:pPr>
        <w:pStyle w:val="FirstParagraph"/>
      </w:pPr>
      <w:r>
        <w:t xml:space="preserve">The two paradigms are connected by evaluating the predicate indicator</w:t>
      </w:r>
      <w:r>
        <w:t xml:space="preserve"> </w:t>
      </w:r>
      <w:r>
        <w:t xml:space="preserve">at the membership statement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t>A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rPr>
                  <m:sty m:val="b"/>
                </m:rPr>
                <m:t>1</m:t>
              </m:r>
            </m:e>
            <m:sub>
              <m:r>
                <m:t>A</m:t>
              </m:r>
            </m:sub>
          </m:sSub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cr m:val="double-struck"/>
              <m:sty m:val="p"/>
            </m:rPr>
            <m:t>I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∈</m:t>
          </m:r>
          <m:r>
            <m:t>A</m:t>
          </m:r>
          <m:r>
            <m:rPr>
              <m:sty m:val="p"/>
            </m:rPr>
            <m:t>)</m:t>
          </m:r>
        </m:oMath>
      </m:oMathPara>
    </w:p>
    <w:bookmarkStart w:id="97" w:name="def-support"/>
    <w:p>
      <w:pPr>
        <w:pStyle w:val="FirstParagraph"/>
      </w:pPr>
      <w:r>
        <w:rPr>
          <w:b/>
          <w:bCs/>
        </w:rPr>
        <w:t xml:space="preserve">Definition 25 (Support of a distribution)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support</w:t>
      </w:r>
      <w:r>
        <w:t xml:space="preserve"> </w:t>
      </w:r>
      <w:r>
        <w:t xml:space="preserve">of a discrete distribution</w:t>
      </w:r>
      <w:r>
        <w:t xml:space="preserve"> </w:t>
      </w:r>
      <w:r>
        <w:t xml:space="preserve">is the set of values it gives positive probability.</w:t>
      </w:r>
      <w:r>
        <w:t xml:space="preserve"> </w:t>
      </w:r>
      <w:r>
        <w:t xml:space="preserve">The support of a continuous distribution</w:t>
      </w:r>
      <w:r>
        <w:t xml:space="preserve"> </w:t>
      </w:r>
      <w:r>
        <w:t xml:space="preserve">is the set of values where its density is positive.</w:t>
      </w:r>
    </w:p>
    <w:bookmarkEnd w:id="97"/>
    <w:bookmarkStart w:id="98" w:name="exm-support"/>
    <w:p>
      <w:pPr>
        <w:pStyle w:val="BodyText"/>
      </w:pPr>
      <w:r>
        <w:rPr>
          <w:b/>
          <w:bCs/>
        </w:rPr>
        <w:t xml:space="preserve">Example 26 (Supports of two count distributions)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32"/>
        </w:numPr>
      </w:pPr>
      <w:r>
        <w:t xml:space="preserve">A fair six-sided die gives each of</w:t>
      </w:r>
      <w:r>
        <w:t xml:space="preserve"> </w:t>
      </w:r>
      <m:oMath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6</m:t>
        </m:r>
      </m:oMath>
      <w:r>
        <w:t xml:space="preserve"> </w:t>
      </w:r>
      <w:r>
        <w:t xml:space="preserve">probability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6</m:t>
            </m:r>
          </m:den>
        </m:f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 every other value probability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so its support is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.</w:t>
      </w:r>
    </w:p>
    <w:p>
      <w:pPr>
        <w:pStyle w:val="Compact"/>
        <w:numPr>
          <w:ilvl w:val="0"/>
          <w:numId w:val="1032"/>
        </w:numPr>
      </w:pPr>
      <w:r>
        <w:t xml:space="preserve">A count that can be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m:oMath>
        <m:r>
          <m:t>2</m:t>
        </m:r>
      </m:oMath>
      <w:r>
        <w:t xml:space="preserve">, and so on,</w:t>
      </w:r>
      <w:r>
        <w:t xml:space="preserve"> </w:t>
      </w:r>
      <w:r>
        <w:t xml:space="preserve">each with positive probability,</w:t>
      </w:r>
      <w:r>
        <w:t xml:space="preserve"> </w:t>
      </w:r>
      <w:r>
        <w:t xml:space="preserve">such as the number of hospital visits in a year,</w:t>
      </w:r>
      <w:r>
        <w:t xml:space="preserve"> </w:t>
      </w:r>
      <w:r>
        <w:t xml:space="preserve">has support</w:t>
      </w:r>
      <w:r>
        <w:t xml:space="preserve"> </w:t>
      </w:r>
      <m:oMath>
        <m:sSub>
          <m:e>
            <m:r>
              <m:rPr>
                <m:scr m:val="double-struck"/>
                <m:sty m:val="p"/>
              </m:rPr>
              <m:t>N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</m:e>
        </m:d>
        <m:r>
          <m:t>​</m:t>
        </m:r>
      </m:oMath>
      <w:r>
        <w:t xml:space="preserve">.</w:t>
      </w:r>
    </w:p>
    <w:bookmarkEnd w:id="98"/>
    <w:p>
      <w:pPr>
        <w:pStyle w:val="FirstParagraph"/>
      </w:pPr>
      <w:r>
        <w:t xml:space="preserve">Set notation is more natural when the underlying set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has a standard name</w:t>
      </w:r>
      <w:r>
        <w:t xml:space="preserve"> </w:t>
      </w:r>
      <w:r>
        <w:t xml:space="preserve">(such as the support of a distribution (</w:t>
      </w:r>
      <w:hyperlink w:anchor="def-support">
        <w:r>
          <w:rPr>
            <w:rStyle w:val="Hyperlink"/>
          </w:rPr>
          <w:t xml:space="preserve">Definition 25</w:t>
        </w:r>
      </w:hyperlink>
      <w:r>
        <w:t xml:space="preserve">),</w:t>
      </w:r>
      <w:r>
        <w:t xml:space="preserve"> </w:t>
      </w:r>
      <w:r>
        <w:t xml:space="preserve">or a geometric region).</w:t>
      </w:r>
      <w:r>
        <w:t xml:space="preserve"> </w:t>
      </w:r>
      <w:r>
        <w:t xml:space="preserve">Predicate notation is more natural when the condition involves compound inequalities,</w:t>
      </w:r>
      <w:r>
        <w:t xml:space="preserve"> </w:t>
      </w:r>
      <w:r>
        <w:t xml:space="preserve">such as</w:t>
      </w:r>
      <w:r>
        <w:t xml:space="preserve"> </w:t>
      </w:r>
      <m:oMath>
        <m:r>
          <m:rPr>
            <m:scr m:val="double-struck"/>
            <m:sty m:val="p"/>
          </m:rPr>
          <m:t>1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≤</m:t>
            </m:r>
            <m:r>
              <m:t>t</m:t>
            </m:r>
            <m:r>
              <m:rPr>
                <m:sty m:val="p"/>
              </m:rPr>
              <m:t>≤</m:t>
            </m:r>
            <m:r>
              <m:t>u</m:t>
            </m:r>
          </m:e>
        </m:d>
        <m:r>
          <m:t>​</m:t>
        </m:r>
      </m:oMath>
      <w:r>
        <w:t xml:space="preserve">.</w:t>
      </w:r>
    </w:p>
    <w:bookmarkEnd w:id="99"/>
    <w:bookmarkEnd w:id="100"/>
    <w:bookmarkStart w:id="107" w:name="iverson-bracket-notation"/>
    <w:p>
      <w:pPr>
        <w:pStyle w:val="Heading3"/>
      </w:pPr>
      <w:r>
        <w:t xml:space="preserve">6.2 Iverson bracket notation</w:t>
      </w:r>
    </w:p>
    <w:p>
      <w:pPr>
        <w:pStyle w:val="FirstParagraph"/>
      </w:pPr>
      <w:r>
        <w:t xml:space="preserve">In 1962,</w:t>
      </w:r>
      <w:r>
        <w:t xml:space="preserve"> </w:t>
      </w:r>
      <w:r>
        <w:t xml:space="preserve">Kenneth Iverson introduced a compact notation in the programming language APL,</w:t>
      </w:r>
      <w:r>
        <w:t xml:space="preserve"> </w:t>
      </w:r>
      <w:r>
        <w:t xml:space="preserve">later popularized in mathematics and computer science by Donald Knuth:</w:t>
      </w:r>
      <w:r>
        <w:t xml:space="preserve"> </w:t>
      </w:r>
      <w:r>
        <w:t xml:space="preserve">the</w:t>
      </w:r>
      <w:r>
        <w:t xml:space="preserve"> </w:t>
      </w:r>
      <w:hyperlink r:id="rId101">
        <w:r>
          <w:rPr>
            <w:rStyle w:val="Hyperlink"/>
          </w:rPr>
          <w:t xml:space="preserve">Iverson bracket</w:t>
        </w:r>
      </w:hyperlink>
      <w:r>
        <w:t xml:space="preserve">.</w:t>
      </w:r>
    </w:p>
    <w:bookmarkStart w:id="102" w:name="def-iverson-bracket"/>
    <w:p>
      <w:pPr>
        <w:pStyle w:val="BodyText"/>
      </w:pPr>
      <w:r>
        <w:rPr>
          <w:b/>
          <w:bCs/>
        </w:rPr>
        <w:t xml:space="preserve">Definition 26 (Iverson bracket)</w:t>
      </w:r>
      <w:r>
        <w:t xml:space="preserve"> </w:t>
      </w:r>
      <w:r>
        <w:t xml:space="preserve">For any logical proposition</w:t>
      </w:r>
      <w:r>
        <w:t xml:space="preserve"> </w:t>
      </w:r>
      <m:oMath>
        <m:r>
          <m:t>P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Iverson bracket</w:t>
      </w:r>
      <w:r>
        <w:t xml:space="preserve"> </w:t>
      </w:r>
      <w:r>
        <w:t xml:space="preserve">of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[</m:t>
          </m:r>
          <m:r>
            <m:t>P</m:t>
          </m:r>
          <m:r>
            <m:rPr>
              <m:sty m:val="p"/>
            </m:rPr>
            <m:t>]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d>
            <m:dPr>
              <m:begChr m:val="{"/>
              <m:sepChr m:val=""/>
              <m:endChr m:val="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left"/>
                        <m:count m:val="1"/>
                      </m:mcPr>
                    </m:mc>
                    <m:mc>
                      <m:mcPr>
                        <m:mcJc m:val="left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  <m:r>
                      <m:rPr>
                        <m:sty m:val="p"/>
                      </m:rPr>
                      <m:t>,</m:t>
                    </m:r>
                  </m:e>
                  <m:e>
                    <m:r>
                      <m:rPr>
                        <m:nor/>
                        <m:sty m:val="p"/>
                      </m:rPr>
                      <m:t>if </m:t>
                    </m:r>
                    <m:r>
                      <m:t>P</m:t>
                    </m:r>
                    <m:r>
                      <m:rPr>
                        <m:nor/>
                        <m:sty m:val="p"/>
                      </m:rPr>
                      <m:t> is true</m:t>
                    </m:r>
                  </m:e>
                </m:mr>
                <m:mr>
                  <m:e>
                    <m:r>
                      <m:t>0</m:t>
                    </m:r>
                    <m:r>
                      <m:rPr>
                        <m:sty m:val="p"/>
                      </m:rPr>
                      <m:t>,</m:t>
                    </m:r>
                  </m:e>
                  <m:e>
                    <m:r>
                      <m:rPr>
                        <m:nor/>
                        <m:sty m:val="p"/>
                      </m:rPr>
                      <m:t>if </m:t>
                    </m:r>
                    <m:r>
                      <m:t>P</m:t>
                    </m:r>
                    <m:r>
                      <m:rPr>
                        <m:nor/>
                        <m:sty m:val="p"/>
                      </m:rPr>
                      <m:t> is false</m:t>
                    </m:r>
                  </m:e>
                </m:mr>
              </m:m>
            </m:e>
          </m:d>
        </m:oMath>
      </m:oMathPara>
    </w:p>
    <w:bookmarkEnd w:id="102"/>
    <w:bookmarkStart w:id="103" w:name="exm-iverson-bracket"/>
    <w:p>
      <w:pPr>
        <w:pStyle w:val="FirstParagraph"/>
      </w:pPr>
      <w:r>
        <w:rPr>
          <w:b/>
          <w:bCs/>
        </w:rPr>
        <w:t xml:space="preserve">Example 27 (Evaluating Iverson brackets)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33"/>
        </w:numPr>
      </w:pPr>
      <m:oMath>
        <m:r>
          <m:rPr>
            <m:sty m:val="p"/>
          </m:rPr>
          <m:t>[</m:t>
        </m:r>
        <m:r>
          <m:t>3</m:t>
        </m:r>
        <m:r>
          <m:rPr>
            <m:sty m:val="p"/>
          </m:rPr>
          <m:t>&gt;</m:t>
        </m:r>
        <m:r>
          <m:t>2</m:t>
        </m:r>
        <m:r>
          <m:rPr>
            <m:sty m:val="p"/>
          </m:rPr>
          <m:t>]</m:t>
        </m:r>
        <m:r>
          <m:rPr>
            <m:sty m:val="p"/>
          </m:rPr>
          <m:t>=</m:t>
        </m:r>
        <m:r>
          <m:t>1</m:t>
        </m:r>
      </m:oMath>
      <w:r>
        <w:t xml:space="preserve">, because</w:t>
      </w:r>
      <w:r>
        <w:t xml:space="preserve"> </w:t>
      </w:r>
      <m:oMath>
        <m:r>
          <m:t>3</m:t>
        </m:r>
        <m:r>
          <m:rPr>
            <m:sty m:val="p"/>
          </m:rPr>
          <m:t>&gt;</m:t>
        </m:r>
        <m:r>
          <m:t>2</m:t>
        </m:r>
      </m:oMath>
      <w:r>
        <w:t xml:space="preserve"> </w:t>
      </w:r>
      <w:r>
        <w:t xml:space="preserve">is true.</w:t>
      </w:r>
    </w:p>
    <w:p>
      <w:pPr>
        <w:pStyle w:val="Compact"/>
        <w:numPr>
          <w:ilvl w:val="0"/>
          <w:numId w:val="1033"/>
        </w:numPr>
      </w:pPr>
      <m:oMath>
        <m:r>
          <m:rPr>
            <m:sty m:val="p"/>
          </m:rPr>
          <m:t>[</m:t>
        </m:r>
        <m:r>
          <m:t>2</m:t>
        </m:r>
        <m:r>
          <m:rPr>
            <m:sty m:val="p"/>
          </m:rPr>
          <m:t>&gt;</m:t>
        </m:r>
        <m:r>
          <m:t>3</m:t>
        </m:r>
        <m:r>
          <m:rPr>
            <m:sty m:val="p"/>
          </m:rPr>
          <m:t>]</m:t>
        </m:r>
        <m:r>
          <m:rPr>
            <m:sty m:val="p"/>
          </m:rPr>
          <m:t>=</m:t>
        </m:r>
        <m:r>
          <m:t>0</m:t>
        </m:r>
      </m:oMath>
      <w:r>
        <w:t xml:space="preserve">, because</w:t>
      </w:r>
      <w:r>
        <w:t xml:space="preserve"> </w:t>
      </w:r>
      <m:oMath>
        <m:r>
          <m:t>2</m:t>
        </m:r>
        <m:r>
          <m:rPr>
            <m:sty m:val="p"/>
          </m:rPr>
          <m:t>&gt;</m:t>
        </m:r>
        <m:r>
          <m:t>3</m:t>
        </m:r>
      </m:oMath>
      <w:r>
        <w:t xml:space="preserve"> </w:t>
      </w:r>
      <w:r>
        <w:t xml:space="preserve">is false.</w:t>
      </w:r>
    </w:p>
    <w:p>
      <w:pPr>
        <w:pStyle w:val="Compact"/>
        <w:numPr>
          <w:ilvl w:val="0"/>
          <w:numId w:val="1033"/>
        </w:numPr>
      </w:pPr>
      <m:oMath>
        <m:r>
          <m:rPr>
            <m:sty m:val="p"/>
          </m:rPr>
          <m:t>[</m:t>
        </m:r>
        <m:r>
          <m:t>4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  <m:r>
          <m:rPr>
            <m:sty m:val="p"/>
          </m:rPr>
          <m:t>]</m:t>
        </m:r>
        <m:r>
          <m:rPr>
            <m:sty m:val="p"/>
          </m:rPr>
          <m:t>=</m:t>
        </m:r>
        <m:r>
          <m:t>0</m:t>
        </m:r>
      </m:oMath>
      <w:r>
        <w:t xml:space="preserve">, because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is not an element of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</m:oMath>
      <w:r>
        <w:t xml:space="preserve">.</w:t>
      </w:r>
    </w:p>
    <w:bookmarkEnd w:id="103"/>
    <w:bookmarkStart w:id="104" w:name="rem-iverson-indicator"/>
    <w:p>
      <w:pPr>
        <w:pStyle w:val="FirstParagraph"/>
      </w:pPr>
      <w:r>
        <w:rPr>
          <w:i/>
          <w:iCs/>
        </w:rPr>
        <w:t xml:space="preserve">Remark 3</w:t>
      </w:r>
      <w:r>
        <w:t xml:space="preserve"> (The Iverson bracket is the predicate indicator). </w:t>
      </w:r>
      <w:r>
        <w:t xml:space="preserve">The Iverson bracket</w:t>
      </w:r>
      <w:r>
        <w:t xml:space="preserve"> </w:t>
      </w:r>
      <m:oMath>
        <m:r>
          <m:rPr>
            <m:sty m:val="p"/>
          </m:rPr>
          <m:t>[</m:t>
        </m:r>
        <m:r>
          <m:t>P</m:t>
        </m:r>
        <m:r>
          <m:rPr>
            <m:sty m:val="p"/>
          </m:rPr>
          <m:t>]</m:t>
        </m:r>
      </m:oMath>
      <w:r>
        <w:t xml:space="preserve"> </w:t>
      </w:r>
      <w:r>
        <w:t xml:space="preserve">is the predicate indicator</w:t>
      </w:r>
      <w:r>
        <w:t xml:space="preserve"> </w:t>
      </w:r>
      <m:oMath>
        <m:r>
          <m:rPr>
            <m:scr m:val="double-struck"/>
            <m:sty m:val="p"/>
          </m:rPr>
          <m:t>1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P</m:t>
            </m:r>
          </m:e>
        </m:d>
        <m:r>
          <m:t>​</m:t>
        </m:r>
      </m:oMath>
      <w:r>
        <w:t xml:space="preserve"> </w:t>
      </w:r>
      <w:r>
        <w:t xml:space="preserve">(</w:t>
      </w:r>
      <w:hyperlink w:anchor="def-indicator-function">
        <w:r>
          <w:rPr>
            <w:rStyle w:val="Hyperlink"/>
          </w:rPr>
          <w:t xml:space="preserve">Definition 22</w:t>
        </w:r>
      </w:hyperlink>
      <w:r>
        <w:t xml:space="preserve">) in different notation.</w:t>
      </w:r>
      <w:r>
        <w:t xml:space="preserve"> </w:t>
      </w:r>
      <w:r>
        <w:t xml:space="preserve">Under this notation,</w:t>
      </w:r>
      <w:r>
        <w:t xml:space="preserve"> </w:t>
      </w:r>
      <w:r>
        <w:t xml:space="preserve">set membership is written</w:t>
      </w:r>
      <w:r>
        <w:t xml:space="preserve"> </w:t>
      </w:r>
      <m:oMath>
        <m:r>
          <m:rPr>
            <m:sty m:val="p"/>
          </m:rPr>
          <m:t>[</m:t>
        </m:r>
        <m:r>
          <m:t>x</m:t>
        </m:r>
        <m:r>
          <m:rPr>
            <m:sty m:val="p"/>
          </m:rPr>
          <m:t>∈</m:t>
        </m:r>
        <m:r>
          <m:t>A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[</m:t>
        </m:r>
        <m:r>
          <m:t>x</m:t>
        </m:r>
        <m:r>
          <m:rPr>
            <m:sty m:val="p"/>
          </m:rPr>
          <m:t>∈</m:t>
        </m:r>
        <m:r>
          <m:t>A</m:t>
        </m:r>
        <m:r>
          <m:rPr>
            <m:sty m:val="p"/>
          </m:rPr>
          <m:t>]</m:t>
        </m:r>
        <m:r>
          <m:rPr>
            <m:sty m:val="p"/>
          </m:rPr>
          <m:t>=</m:t>
        </m:r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t>A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For example, the values in</w:t>
      </w:r>
      <w:r>
        <w:t xml:space="preserve"> </w:t>
      </w:r>
      <w:hyperlink w:anchor="exm-indicator-numerical">
        <w:r>
          <w:rPr>
            <w:rStyle w:val="Hyperlink"/>
          </w:rPr>
          <w:t xml:space="preserve">Example 23</w:t>
        </w:r>
      </w:hyperlink>
      <w:r>
        <w:t xml:space="preserve"> </w:t>
      </w:r>
      <w:r>
        <w:t xml:space="preserve">become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[</m:t>
              </m:r>
              <m:r>
                <m:t>7.2</m:t>
              </m:r>
              <m:r>
                <m:rPr>
                  <m:sty m:val="p"/>
                </m:rPr>
                <m:t>&gt;</m:t>
              </m:r>
              <m:r>
                <m:t>5</m:t>
              </m:r>
              <m:r>
                <m:rPr>
                  <m:sty m:val="p"/>
                </m:rPr>
                <m:t>]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1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7.2</m:t>
                  </m:r>
                  <m:r>
                    <m:rPr>
                      <m:sty m:val="p"/>
                    </m:rPr>
                    <m:t>&gt;</m:t>
                  </m:r>
                  <m:r>
                    <m:t>5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</m:eqArr>
        </m:oMath>
      </m:oMathPara>
    </w:p>
    <w:p>
      <w:pPr>
        <w:pStyle w:val="FirstParagraph"/>
      </w:pPr>
      <w:r>
        <w:t xml:space="preserve">and, with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[</m:t>
              </m:r>
              <m:r>
                <m:rPr>
                  <m:sty m:val="p"/>
                </m:rPr>
                <m:t>−</m:t>
              </m:r>
              <m:r>
                <m:t>2.1</m:t>
              </m:r>
              <m:r>
                <m:rPr>
                  <m:sty m:val="p"/>
                </m:rPr>
                <m:t>∈</m:t>
              </m:r>
              <m:r>
                <m:t>A</m:t>
              </m:r>
              <m:r>
                <m:rPr>
                  <m:sty m:val="p"/>
                </m:rPr>
                <m:t>]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cr m:val="double-struck"/>
                      <m:sty m:val="p"/>
                    </m:rPr>
                    <m:t>1</m:t>
                  </m:r>
                </m:e>
                <m:sub>
                  <m:r>
                    <m:t>A</m:t>
                  </m:r>
                </m:sub>
              </m:sSub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2.1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104"/>
    <w:bookmarkStart w:id="105" w:name="def-kronecker-delta"/>
    <w:p>
      <w:pPr>
        <w:pStyle w:val="FirstParagraph"/>
      </w:pPr>
      <w:r>
        <w:rPr>
          <w:b/>
          <w:bCs/>
        </w:rPr>
        <w:t xml:space="preserve">Definition 27 (Kronecker delta)</w:t>
      </w:r>
      <w:r>
        <w:t xml:space="preserve"> </w:t>
      </w:r>
      <w:r>
        <w:t xml:space="preserve">For integers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j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Kronecker delta</w:t>
      </w:r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δ</m:t>
              </m:r>
            </m:e>
            <m:sub>
              <m:r>
                <m:t>i</m:t>
              </m:r>
              <m:r>
                <m:t>j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[</m:t>
          </m:r>
          <m:r>
            <m:t>i</m:t>
          </m:r>
          <m:r>
            <m:rPr>
              <m:sty m:val="p"/>
            </m:rPr>
            <m:t>=</m:t>
          </m:r>
          <m:r>
            <m:t>j</m:t>
          </m:r>
          <m:r>
            <m:rPr>
              <m:sty m:val="p"/>
            </m:rPr>
            <m:t>]</m:t>
          </m:r>
        </m:oMath>
      </m:oMathPara>
    </w:p>
    <w:p>
      <w:pPr>
        <w:pStyle w:val="FirstParagraph"/>
      </w:pPr>
      <w:r>
        <w:t xml:space="preserve">that is,</w:t>
      </w:r>
      <w:r>
        <w:t xml:space="preserve"> </w:t>
      </w:r>
      <m:oMath>
        <m:sSub>
          <m:e>
            <m:r>
              <m:t>δ</m:t>
            </m:r>
          </m:e>
          <m:sub>
            <m:r>
              <m:t>i</m:t>
            </m:r>
            <m:r>
              <m:t>j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j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δ</m:t>
            </m:r>
          </m:e>
          <m:sub>
            <m:r>
              <m:t>i</m:t>
            </m:r>
            <m:r>
              <m:t>j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i</m:t>
        </m:r>
        <m:r>
          <m:rPr>
            <m:sty m:val="p"/>
          </m:rPr>
          <m:t>≠</m:t>
        </m:r>
        <m:r>
          <m:t>j</m:t>
        </m:r>
      </m:oMath>
      <w:r>
        <w:t xml:space="preserve"> </w:t>
      </w:r>
      <w:r>
        <w:t xml:space="preserve">(</w:t>
      </w:r>
      <w:hyperlink w:anchor="def-iverson-bracket">
        <w:r>
          <w:rPr>
            <w:rStyle w:val="Hyperlink"/>
          </w:rPr>
          <w:t xml:space="preserve">Definition 26</w:t>
        </w:r>
      </w:hyperlink>
      <w:r>
        <w:t xml:space="preserve">).</w:t>
      </w:r>
    </w:p>
    <w:bookmarkEnd w:id="105"/>
    <w:bookmarkStart w:id="106" w:name="exm-kronecker-delta"/>
    <w:p>
      <w:pPr>
        <w:pStyle w:val="BodyText"/>
      </w:pPr>
      <w:r>
        <w:rPr>
          <w:b/>
          <w:bCs/>
        </w:rPr>
        <w:t xml:space="preserve">Example 28 (Evaluating the Kronecker delta)</w:t>
      </w:r>
      <w:r>
        <w:t xml:space="preserve"> </w:t>
      </w:r>
      <w:r>
        <w:t xml:space="preserve"> 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δ</m:t>
                  </m:r>
                </m:e>
                <m:sub>
                  <m:r>
                    <m:t>11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[</m:t>
              </m:r>
              <m:r>
                <m:t>1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]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sSub>
                <m:e>
                  <m:r>
                    <m:t>δ</m:t>
                  </m:r>
                </m:e>
                <m:sub>
                  <m:r>
                    <m:t>12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[</m:t>
              </m:r>
              <m:r>
                <m:t>1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]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sSub>
                <m:e>
                  <m:r>
                    <m:t>δ</m:t>
                  </m:r>
                </m:e>
                <m:sub>
                  <m:r>
                    <m:t>22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[</m:t>
              </m:r>
              <m:r>
                <m:t>2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]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sSub>
                <m:e>
                  <m:r>
                    <m:t>δ</m:t>
                  </m:r>
                </m:e>
                <m:sub>
                  <m:r>
                    <m:t>23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[</m:t>
              </m:r>
              <m:r>
                <m:t>2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]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106"/>
    <w:bookmarkEnd w:id="107"/>
    <w:bookmarkStart w:id="111" w:name="Xd6f58182005cccf55080a628cd9152d2b1165ed"/>
    <w:p>
      <w:pPr>
        <w:pStyle w:val="Heading3"/>
      </w:pPr>
      <w:r>
        <w:t xml:space="preserve">6.3 Strengths and limitations of the Iverson bracket</w:t>
      </w:r>
    </w:p>
    <w:p>
      <w:pPr>
        <w:pStyle w:val="FirstParagraph"/>
      </w:pPr>
      <w:r>
        <w:t xml:space="preserve">The primary advantage of the Iverson bracket is algebraic conciseness:</w:t>
      </w:r>
      <w:r>
        <w:t xml:space="preserve"> </w:t>
      </w:r>
      <w:r>
        <w:t xml:space="preserve">it turns a sum or integral over a subset</w:t>
      </w:r>
      <w:r>
        <w:t xml:space="preserve"> </w:t>
      </w:r>
      <w:r>
        <w:t xml:space="preserve">into a sum or integral over a larger, fixed set.</w:t>
      </w:r>
      <w:r>
        <w:t xml:space="preserve"> </w:t>
      </w:r>
      <w:r>
        <w:t xml:space="preserve">For example,</w:t>
      </w:r>
      <w:r>
        <w:t xml:space="preserve"> </w:t>
      </w:r>
      <w:r>
        <w:t xml:space="preserve">if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is a</w:t>
      </w:r>
      <w:r>
        <w:t xml:space="preserve"> </w:t>
      </w:r>
      <w:hyperlink r:id="rId108">
        <w:r>
          <w:rPr>
            <w:rStyle w:val="Hyperlink"/>
          </w:rPr>
          <w:t xml:space="preserve">finite set</w:t>
        </w:r>
      </w:hyperlink>
      <w:r>
        <w:t xml:space="preserve"> </w:t>
      </w:r>
      <w:r>
        <w:t xml:space="preserve">that contains</w:t>
      </w:r>
      <w:r>
        <w:t xml:space="preserve"> </w:t>
      </w:r>
      <m:oMath>
        <m:r>
          <m:t>A</m:t>
        </m:r>
      </m:oMath>
      <w:r>
        <w:t xml:space="preserve">, then: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x</m:t>
              </m:r>
              <m:r>
                <m:rPr>
                  <m:sty m:val="p"/>
                </m:rPr>
                <m:t>∈</m:t>
              </m:r>
              <m:r>
                <m:t>A</m:t>
              </m:r>
            </m:sub>
            <m:sup>
              <m:r>
                <m:t>​</m:t>
              </m:r>
            </m:sup>
            <m:e>
              <m:r>
                <m:t>f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x</m:t>
              </m:r>
              <m:r>
                <m:rPr>
                  <m:sty m:val="p"/>
                </m:rPr>
                <m:t>∈</m:t>
              </m:r>
              <m:r>
                <m:t>U</m:t>
              </m:r>
            </m:sub>
            <m:sup>
              <m:r>
                <m:t>​</m:t>
              </m:r>
            </m:sup>
            <m:e>
              <m:r>
                <m:t>f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[</m:t>
          </m:r>
          <m:r>
            <m:t>x</m:t>
          </m:r>
          <m:r>
            <m:rPr>
              <m:sty m:val="p"/>
            </m:rPr>
            <m:t>∈</m:t>
          </m:r>
          <m:r>
            <m:t>A</m:t>
          </m:r>
          <m:r>
            <m:rPr>
              <m:sty m:val="p"/>
            </m:rPr>
            <m:t>]</m:t>
          </m:r>
        </m:oMath>
      </m:oMathPara>
    </w:p>
    <w:p>
      <w:pPr>
        <w:pStyle w:val="FirstParagraph"/>
      </w:pPr>
      <w:r>
        <w:t xml:space="preserve">With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</m:e>
        </m:d>
        <m:r>
          <m:t>​</m:t>
        </m:r>
      </m:oMath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</m:oMath>
      <w:r>
        <w:t xml:space="preserve">, and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both sides equal</w:t>
      </w:r>
      <w:r>
        <w:t xml:space="preserve"> </w:t>
      </w:r>
      <m:oMath>
        <m:r>
          <m:t>2</m:t>
        </m:r>
        <m:r>
          <m:rPr>
            <m:sty m:val="p"/>
          </m:rPr>
          <m:t>+</m:t>
        </m:r>
        <m:r>
          <m:t>4</m:t>
        </m:r>
        <m:r>
          <m:rPr>
            <m:sty m:val="p"/>
          </m:rPr>
          <m:t>=</m:t>
        </m:r>
        <m:r>
          <m:t>6</m:t>
        </m:r>
      </m:oMath>
      <w:r>
        <w:t xml:space="preserve">.</w:t>
      </w:r>
    </w:p>
    <w:p>
      <w:pPr>
        <w:pStyle w:val="BodyText"/>
      </w:pPr>
      <w:r>
        <w:t xml:space="preserve">However,</w:t>
      </w:r>
      <w:r>
        <w:t xml:space="preserve"> </w:t>
      </w:r>
      <w:r>
        <w:t xml:space="preserve">in statistics and epidemiology,</w:t>
      </w:r>
      <w:r>
        <w:t xml:space="preserve"> </w:t>
      </w:r>
      <w:r>
        <w:t xml:space="preserve">square brackets are already heavily overloaded:</w:t>
      </w:r>
      <w:r>
        <w:t xml:space="preserve"> </w:t>
      </w:r>
      <w:r>
        <w:t xml:space="preserve">they denote</w:t>
      </w:r>
      <w:r>
        <w:t xml:space="preserve"> </w:t>
      </w:r>
      <w:hyperlink r:id="rId109">
        <w:r>
          <w:rPr>
            <w:rStyle w:val="Hyperlink"/>
          </w:rPr>
          <w:t xml:space="preserve">closed intervals</w:t>
        </w:r>
      </w:hyperlink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hyperlink r:id="rId110">
        <w:r>
          <w:rPr>
            <w:rStyle w:val="Hyperlink"/>
          </w:rPr>
          <w:t xml:space="preserve">conditional expectations</w:t>
        </w:r>
      </w:hyperlink>
      <w:r>
        <w:t xml:space="preserve"> </w:t>
      </w:r>
      <m:oMath>
        <m:r>
          <m:rPr>
            <m:sty m:val="p"/>
          </m:rPr>
          <m:t>E</m:t>
        </m:r>
        <m:r>
          <m:rPr>
            <m:sty m:val="p"/>
          </m:rPr>
          <m:t>[</m:t>
        </m:r>
        <m:r>
          <m:t>Y</m:t>
        </m:r>
        <m:r>
          <m:rPr>
            <m:sty m:val="p"/>
          </m:rPr>
          <m:t>∣</m:t>
        </m:r>
        <m:r>
          <m:t>X</m:t>
        </m:r>
        <m:r>
          <m:rPr>
            <m:sty m:val="p"/>
          </m:rPr>
          <m:t>]</m:t>
        </m:r>
      </m:oMath>
      <w:r>
        <w:t xml:space="preserve"> </w:t>
      </w:r>
      <w:r>
        <w:t xml:space="preserve">(defined in the probability notes),</w:t>
      </w:r>
      <w:r>
        <w:t xml:space="preserve"> </w:t>
      </w:r>
      <w:r>
        <w:t xml:space="preserve">and matrix delimiters.</w:t>
      </w:r>
      <w:r>
        <w:t xml:space="preserve"> </w:t>
      </w:r>
      <w:r>
        <w:t xml:space="preserve">To prevent visual confusion with expectation brackets or intervals,</w:t>
      </w:r>
      <w:r>
        <w:t xml:space="preserve"> </w:t>
      </w:r>
      <w:r>
        <w:t xml:space="preserve">statistical literature predominantly uses</w:t>
      </w:r>
      <w:r>
        <w:t xml:space="preserve"> </w:t>
      </w:r>
      <m:oMath>
        <m:r>
          <m:rPr>
            <m:scr m:val="double-struck"/>
            <m:sty m:val="p"/>
          </m:rPr>
          <m:t>1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rather than the bare Iverson bracket.</w:t>
      </w:r>
    </w:p>
    <w:bookmarkEnd w:id="111"/>
    <w:bookmarkStart w:id="113" w:name="summary-of-indicator-notations"/>
    <w:p>
      <w:pPr>
        <w:pStyle w:val="Heading3"/>
      </w:pPr>
      <w:r>
        <w:t xml:space="preserve">6.4 Summary of indicator notations</w:t>
      </w:r>
    </w:p>
    <w:p>
      <w:pPr>
        <w:pStyle w:val="FirstParagraph"/>
      </w:pPr>
      <w:hyperlink w:anchor="tbl-indicator-notations">
        <w:r>
          <w:rPr>
            <w:rStyle w:val="Hyperlink"/>
          </w:rPr>
          <w:t xml:space="preserve">Table 2</w:t>
        </w:r>
      </w:hyperlink>
      <w:r>
        <w:t xml:space="preserve"> </w:t>
      </w:r>
      <w:r>
        <w:t xml:space="preserve">compares the major notations encountered across the literature.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12" w:name="tbl-indicator-notations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2: Notations for indicator functions across mathematical and statistical literature</w:t>
            </w:r>
          </w:p>
          <w:tbl>
            <w:tblPr>
              <w:tblStyle w:val="Table"/>
              <w:tblW w:type="pct" w:w="5000"/>
              <w:tblLayout w:type="fixed"/>
              <w:tblLook w:firstRow="1" w:lastRow="0" w:firstColumn="0" w:lastColumn="0" w:noHBand="0" w:noVBand="0" w:val="0020"/>
            </w:tblPr>
            <w:tblGrid>
              <w:gridCol w:w="1564"/>
              <w:gridCol w:w="1564"/>
              <w:gridCol w:w="1564"/>
              <w:gridCol w:w="3226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Notation style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Typical syntax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Primary fields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Notes and potential ambiguities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b/>
                      <w:bCs/>
                    </w:rPr>
                    <w:t xml:space="preserve">Blackboard bold 1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sSub>
                      <m:e>
                        <m:r>
                          <m:rPr>
                            <m:scr m:val="double-struck"/>
                            <m:sty m:val="p"/>
                          </m:rPr>
                          <m:t>1</m:t>
                        </m:r>
                      </m:e>
                      <m:sub>
                        <m:r>
                          <m:t>A</m:t>
                        </m:r>
                      </m:sub>
                    </m:sSub>
                    <m:r>
                      <m:rPr>
                        <m:sty m:val="p"/>
                      </m:rPr>
                      <m:t>(</m:t>
                    </m:r>
                    <m:r>
                      <m:t>x</m:t>
                    </m:r>
                    <m:r>
                      <m:rPr>
                        <m:sty m:val="p"/>
                      </m:rPr>
                      <m:t>)</m:t>
                    </m:r>
                  </m:oMath>
                  <w:r>
                    <w:t xml:space="preserve">,</w:t>
                  </w:r>
                  <w:r>
                    <w:t xml:space="preserve"> </w:t>
                  </w:r>
                  <m:oMath>
                    <m:r>
                      <m:rPr>
                        <m:scr m:val="double-struck"/>
                        <m:sty m:val="p"/>
                      </m:rPr>
                      <m:t>1</m:t>
                    </m:r>
                    <m:r>
                      <m:rPr>
                        <m:sty m:val="p"/>
                      </m:rPr>
                      <m:t>(</m:t>
                    </m:r>
                    <m:r>
                      <m:t>P</m:t>
                    </m:r>
                    <m:r>
                      <m:rPr>
                        <m:sty m:val="p"/>
                      </m:rPr>
                      <m:t>)</m:t>
                    </m:r>
                  </m:oMath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Modern probability, mathematical statistics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Unambiguous; distinct from matrices and scalars; standard in this book.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b/>
                      <w:bCs/>
                    </w:rPr>
                    <w:t xml:space="preserve">Bold numeral 1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sSub>
                      <m:e>
                        <m:r>
                          <m:rPr>
                            <m:sty m:val="b"/>
                          </m:rPr>
                          <m:t>1</m:t>
                        </m:r>
                      </m:e>
                      <m:sub>
                        <m:r>
                          <m:t>A</m:t>
                        </m:r>
                      </m:sub>
                    </m:sSub>
                    <m:r>
                      <m:rPr>
                        <m:sty m:val="p"/>
                      </m:rPr>
                      <m:t>(</m:t>
                    </m:r>
                    <m:r>
                      <m:t>x</m:t>
                    </m:r>
                    <m:r>
                      <m:rPr>
                        <m:sty m:val="p"/>
                      </m:rPr>
                      <m:t>)</m:t>
                    </m:r>
                  </m:oMath>
                  <w:r>
                    <w:t xml:space="preserve">,</w:t>
                  </w:r>
                  <w:r>
                    <w:t xml:space="preserve"> </w:t>
                  </w:r>
                  <m:oMath>
                    <m:r>
                      <m:rPr>
                        <m:sty m:val="b"/>
                      </m:rPr>
                      <m:t>1</m:t>
                    </m:r>
                    <m:r>
                      <m:rPr>
                        <m:sty m:val="p"/>
                      </m:rPr>
                      <m:t>(</m:t>
                    </m:r>
                    <m:r>
                      <m:t>P</m:t>
                    </m:r>
                    <m:r>
                      <m:rPr>
                        <m:sty m:val="p"/>
                      </m:rPr>
                      <m:t>)</m:t>
                    </m:r>
                  </m:oMath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Probability theory, measure theory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Can be confused with a vector of ones</w:t>
                  </w:r>
                  <w:r>
                    <w:t xml:space="preserve"> </w:t>
                  </w:r>
                  <m:oMath>
                    <m:r>
                      <m:rPr>
                        <m:sty m:val="b"/>
                      </m:rPr>
                      <m:t>1</m:t>
                    </m:r>
                    <m:r>
                      <m:rPr>
                        <m:sty m:val="p"/>
                      </m:rPr>
                      <m:t>=</m:t>
                    </m:r>
                    <m:r>
                      <m:rPr>
                        <m:sty m:val="p"/>
                      </m:rPr>
                      <m:t>(</m:t>
                    </m:r>
                    <m:r>
                      <m:t>1</m:t>
                    </m:r>
                    <m:r>
                      <m:rPr>
                        <m:sty m:val="p"/>
                      </m:rPr>
                      <m:t>,</m:t>
                    </m:r>
                    <m:r>
                      <m:rPr>
                        <m:sty m:val="p"/>
                      </m:rPr>
                      <m:t>…</m:t>
                    </m:r>
                    <m:r>
                      <m:rPr>
                        <m:sty m:val="p"/>
                      </m:rPr>
                      <m:t>,</m:t>
                    </m:r>
                    <m:r>
                      <m:t>1</m:t>
                    </m:r>
                    <m:sSup>
                      <m:e>
                        <m:r>
                          <m:rPr>
                            <m:sty m:val="p"/>
                          </m:rPr>
                          <m:t>)</m:t>
                        </m:r>
                      </m:e>
                      <m:sup>
                        <m:r>
                          <m:rPr>
                            <m:sty m:val="p"/>
                          </m:rPr>
                          <m:t>⊤</m:t>
                        </m:r>
                      </m:sup>
                    </m:sSup>
                  </m:oMath>
                  <w:r>
                    <w:t xml:space="preserve">.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b/>
                      <w:bCs/>
                    </w:rPr>
                    <w:t xml:space="preserve">Blackboard bold I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r>
                      <m:rPr>
                        <m:scr m:val="double-struck"/>
                        <m:sty m:val="p"/>
                      </m:rPr>
                      <m:t>I</m:t>
                    </m:r>
                    <m:r>
                      <m:rPr>
                        <m:sty m:val="p"/>
                      </m:rPr>
                      <m:t>(</m:t>
                    </m:r>
                    <m:r>
                      <m:t>x</m:t>
                    </m:r>
                    <m:r>
                      <m:rPr>
                        <m:sty m:val="p"/>
                      </m:rPr>
                      <m:t>∈</m:t>
                    </m:r>
                    <m:r>
                      <m:t>A</m:t>
                    </m:r>
                    <m:r>
                      <m:rPr>
                        <m:sty m:val="p"/>
                      </m:rPr>
                      <m:t>)</m:t>
                    </m:r>
                  </m:oMath>
                  <w:r>
                    <w:t xml:space="preserve">,</w:t>
                  </w:r>
                  <w:r>
                    <w:t xml:space="preserve"> </w:t>
                  </w:r>
                  <m:oMath>
                    <m:r>
                      <m:rPr>
                        <m:scr m:val="double-struck"/>
                        <m:sty m:val="p"/>
                      </m:rPr>
                      <m:t>I</m:t>
                    </m:r>
                    <m:r>
                      <m:rPr>
                        <m:sty m:val="p"/>
                      </m:rPr>
                      <m:t>(</m:t>
                    </m:r>
                    <m:r>
                      <m:t>P</m:t>
                    </m:r>
                    <m:r>
                      <m:rPr>
                        <m:sty m:val="p"/>
                      </m:rPr>
                      <m:t>)</m:t>
                    </m:r>
                  </m:oMath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Econometrics, machine learning, statistics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Clear predicate notation; avoids confusion with numerals.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b/>
                      <w:bCs/>
                    </w:rPr>
                    <w:t xml:space="preserve">Letter</w:t>
                  </w:r>
                  <w:r>
                    <w:rPr>
                      <w:b/>
                      <w:bCs/>
                    </w:rPr>
                    <w:t xml:space="preserve"> </w:t>
                  </w:r>
                  <m:oMath>
                    <m:r>
                      <m:t>I</m:t>
                    </m:r>
                  </m:oMath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sSub>
                      <m:e>
                        <m:r>
                          <m:t>I</m:t>
                        </m:r>
                      </m:e>
                      <m:sub>
                        <m:r>
                          <m:t>A</m:t>
                        </m:r>
                      </m:sub>
                    </m:sSub>
                    <m:r>
                      <m:rPr>
                        <m:sty m:val="p"/>
                      </m:rPr>
                      <m:t>(</m:t>
                    </m:r>
                    <m:r>
                      <m:t>x</m:t>
                    </m:r>
                    <m:r>
                      <m:rPr>
                        <m:sty m:val="p"/>
                      </m:rPr>
                      <m:t>)</m:t>
                    </m:r>
                  </m:oMath>
                  <w:r>
                    <w:t xml:space="preserve">,</w:t>
                  </w:r>
                  <w:r>
                    <w:t xml:space="preserve"> </w:t>
                  </w:r>
                  <m:oMath>
                    <m:r>
                      <m:t>I</m:t>
                    </m:r>
                    <m:r>
                      <m:rPr>
                        <m:sty m:val="p"/>
                      </m:rPr>
                      <m:t>(</m:t>
                    </m:r>
                    <m:r>
                      <m:t>P</m:t>
                    </m:r>
                    <m:r>
                      <m:rPr>
                        <m:sty m:val="p"/>
                      </m:rPr>
                      <m:t>)</m:t>
                    </m:r>
                  </m:oMath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Classical statistics, epidemiology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Can be confused with the identity matrix</w:t>
                  </w:r>
                  <w:r>
                    <w:t xml:space="preserve"> </w:t>
                  </w:r>
                  <m:oMath>
                    <m:r>
                      <m:t>I</m:t>
                    </m:r>
                  </m:oMath>
                  <w:r>
                    <w:t xml:space="preserve"> </w:t>
                  </w:r>
                  <w:r>
                    <w:t xml:space="preserve">or the Fisher information</w:t>
                  </w:r>
                  <w:r>
                    <w:t xml:space="preserve"> </w:t>
                  </w:r>
                  <m:oMath>
                    <m:r>
                      <m:rPr>
                        <m:scr m:val="script"/>
                        <m:sty m:val="p"/>
                      </m:rPr>
                      <m:t>I</m:t>
                    </m:r>
                  </m:oMath>
                  <w:r>
                    <w:t xml:space="preserve">, which measures how much a sample tells about a parameter.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b/>
                      <w:bCs/>
                    </w:rPr>
                    <w:t xml:space="preserve">Iverson bracket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r>
                      <m:rPr>
                        <m:sty m:val="p"/>
                      </m:rPr>
                      <m:t>[</m:t>
                    </m:r>
                    <m:r>
                      <m:t>P</m:t>
                    </m:r>
                    <m:r>
                      <m:rPr>
                        <m:sty m:val="p"/>
                      </m:rPr>
                      <m:t>]</m:t>
                    </m:r>
                  </m:oMath>
                  <w:r>
                    <w:t xml:space="preserve">,</w:t>
                  </w:r>
                  <w:r>
                    <w:t xml:space="preserve"> </w:t>
                  </w:r>
                  <m:oMath>
                    <m:r>
                      <m:rPr>
                        <m:sty m:val="p"/>
                      </m:rPr>
                      <m:t>[</m:t>
                    </m:r>
                    <m:r>
                      <m:t>x</m:t>
                    </m:r>
                    <m:r>
                      <m:rPr>
                        <m:sty m:val="p"/>
                      </m:rPr>
                      <m:t>∈</m:t>
                    </m:r>
                    <m:r>
                      <m:t>A</m:t>
                    </m:r>
                    <m:r>
                      <m:rPr>
                        <m:sty m:val="p"/>
                      </m:rPr>
                      <m:t>]</m:t>
                    </m:r>
                  </m:oMath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Computer science, discrete mathematics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Very compact, but square brackets collide with intervals and expectation brackets.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b/>
                      <w:bCs/>
                    </w:rPr>
                    <w:t xml:space="preserve">Greek letter</w:t>
                  </w:r>
                  <w:r>
                    <w:rPr>
                      <w:b/>
                      <w:bCs/>
                    </w:rPr>
                    <w:t xml:space="preserve"> </w:t>
                  </w:r>
                  <m:oMath>
                    <m:r>
                      <m:t>χ</m:t>
                    </m:r>
                  </m:oMath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sSub>
                      <m:e>
                        <m:r>
                          <m:t>χ</m:t>
                        </m:r>
                      </m:e>
                      <m:sub>
                        <m:r>
                          <m:t>A</m:t>
                        </m:r>
                      </m:sub>
                    </m:sSub>
                    <m:r>
                      <m:rPr>
                        <m:sty m:val="p"/>
                      </m:rPr>
                      <m:t>(</m:t>
                    </m:r>
                    <m:r>
                      <m:t>x</m:t>
                    </m:r>
                    <m:r>
                      <m:rPr>
                        <m:sty m:val="p"/>
                      </m:rPr>
                      <m:t>)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Real analysis, measure theory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Often termed</w:t>
                  </w:r>
                  <w:r>
                    <w:t xml:space="preserve"> </w:t>
                  </w:r>
                  <w:r>
                    <w:t xml:space="preserve">“characteristic function”</w:t>
                  </w:r>
                  <w:r>
                    <w:t xml:space="preserve">; in probability, that name instead means</w:t>
                  </w:r>
                  <w:r>
                    <w:t xml:space="preserve"> </w:t>
                  </w:r>
                  <m:oMath>
                    <m:r>
                      <m:t>t</m:t>
                    </m:r>
                    <m:r>
                      <m:rPr>
                        <m:sty m:val="p"/>
                      </m:rPr>
                      <m:t>↦</m:t>
                    </m:r>
                    <m:r>
                      <m:rPr>
                        <m:sty m:val="p"/>
                      </m:rPr>
                      <m:t>E</m:t>
                    </m:r>
                    <m:r>
                      <m:rPr>
                        <m:sty m:val="p"/>
                      </m:rPr>
                      <m:t>[</m:t>
                    </m:r>
                    <m:sSup>
                      <m:e>
                        <m:r>
                          <m:t>e</m:t>
                        </m:r>
                      </m:e>
                      <m:sup>
                        <m:r>
                          <m:t>i</m:t>
                        </m:r>
                        <m:r>
                          <m:t>t</m:t>
                        </m:r>
                        <m:r>
                          <m:t>X</m:t>
                        </m:r>
                      </m:sup>
                    </m:sSup>
                    <m:r>
                      <m:rPr>
                        <m:sty m:val="p"/>
                      </m:rPr>
                      <m:t>]</m:t>
                    </m:r>
                  </m:oMath>
                  <w:r>
                    <w:t xml:space="preserve"> </w:t>
                  </w:r>
                  <w:r>
                    <w:t xml:space="preserve">for a random variable</w:t>
                  </w:r>
                  <w:r>
                    <w:t xml:space="preserve"> </w:t>
                  </w:r>
                  <m:oMath>
                    <m:r>
                      <m:t>X</m:t>
                    </m:r>
                  </m:oMath>
                  <w:r>
                    <w:t xml:space="preserve">.</w:t>
                  </w:r>
                </w:p>
              </w:tc>
            </w:tr>
          </w:tbl>
          <w:bookmarkEnd w:id="112"/>
          <w:p/>
        </w:tc>
      </w:tr>
    </w:tbl>
    <w:bookmarkEnd w:id="113"/>
    <w:bookmarkStart w:id="114" w:name="conventions-in-this-book"/>
    <w:p>
      <w:pPr>
        <w:pStyle w:val="Heading3"/>
      </w:pPr>
      <w:r>
        <w:t xml:space="preserve">6.5 Conventions in this book</w:t>
      </w:r>
    </w:p>
    <w:p>
      <w:pPr>
        <w:pStyle w:val="FirstParagraph"/>
      </w:pPr>
      <w:r>
        <w:t xml:space="preserve">In these notes,</w:t>
      </w:r>
      <w:r>
        <w:t xml:space="preserve"> </w:t>
      </w:r>
      <w:r>
        <w:t xml:space="preserve">we standardize on blackboard bold</w:t>
      </w:r>
      <w:r>
        <w:t xml:space="preserve"> </w:t>
      </w:r>
      <m:oMath>
        <m:r>
          <m:rPr>
            <m:scr m:val="double-struck"/>
            <m:sty m:val="p"/>
          </m:rPr>
          <m:t>1</m:t>
        </m:r>
      </m:oMath>
      <w:r>
        <w:t xml:space="preserve"> </w:t>
      </w:r>
      <w:r>
        <w:t xml:space="preserve">via the macros defined in</w:t>
      </w:r>
      <w:r>
        <w:t xml:space="preserve"> </w:t>
      </w:r>
      <w:r>
        <w:rPr>
          <w:rStyle w:val="VerbatimChar"/>
        </w:rPr>
        <w:t xml:space="preserve">latex-macros/macros.qmd</w:t>
      </w:r>
      <w:r>
        <w:t xml:space="preserve">:</w:t>
      </w:r>
    </w:p>
    <w:p>
      <w:pPr>
        <w:pStyle w:val="Compact"/>
        <w:numPr>
          <w:ilvl w:val="0"/>
          <w:numId w:val="1035"/>
        </w:numPr>
      </w:pPr>
      <w:r>
        <w:rPr>
          <w:rStyle w:val="VerbatimChar"/>
        </w:rPr>
        <w:t xml:space="preserve">\indic{A}</w:t>
      </w:r>
      <w:r>
        <w:t xml:space="preserve"> </w:t>
      </w:r>
      <w:r>
        <w:t xml:space="preserve">produces</w:t>
      </w:r>
      <w:r>
        <w:t xml:space="preserve"> </w:t>
      </w:r>
      <m:oMath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t>A</m:t>
            </m:r>
          </m:sub>
        </m:sSub>
      </m:oMath>
      <w:r>
        <w:t xml:space="preserve"> </w:t>
      </w:r>
      <w:r>
        <w:t xml:space="preserve">(set subscript)</w:t>
      </w:r>
    </w:p>
    <w:p>
      <w:pPr>
        <w:pStyle w:val="Compact"/>
        <w:numPr>
          <w:ilvl w:val="0"/>
          <w:numId w:val="1035"/>
        </w:numPr>
      </w:pPr>
      <w:r>
        <w:rPr>
          <w:rStyle w:val="VerbatimChar"/>
        </w:rPr>
        <w:t xml:space="preserve">\indicp{P}</w:t>
      </w:r>
      <w:r>
        <w:t xml:space="preserve"> </w:t>
      </w:r>
      <w:r>
        <w:t xml:space="preserve">produces</w:t>
      </w:r>
      <w:r>
        <w:t xml:space="preserve"> </w:t>
      </w:r>
      <m:oMath>
        <m:r>
          <m:rPr>
            <m:scr m:val="double-struck"/>
            <m:sty m:val="p"/>
          </m:rPr>
          <m:t>1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P</m:t>
            </m:r>
          </m:e>
        </m:d>
        <m:r>
          <m:t>​</m:t>
        </m:r>
      </m:oMath>
      <w:r>
        <w:t xml:space="preserve"> </w:t>
      </w:r>
      <w:r>
        <w:t xml:space="preserve">(predicate in parentheses)</w:t>
      </w:r>
    </w:p>
    <w:p>
      <w:pPr>
        <w:pStyle w:val="Compact"/>
        <w:numPr>
          <w:ilvl w:val="0"/>
          <w:numId w:val="1035"/>
        </w:numPr>
      </w:pPr>
      <w:r>
        <w:rPr>
          <w:rStyle w:val="VerbatimChar"/>
        </w:rPr>
        <w:t xml:space="preserve">\indiccb{P}</w:t>
      </w:r>
      <w:r>
        <w:t xml:space="preserve"> </w:t>
      </w:r>
      <w:r>
        <w:t xml:space="preserve">produces</w:t>
      </w:r>
      <w:r>
        <w:t xml:space="preserve"> </w:t>
      </w:r>
      <m:oMath>
        <m:r>
          <m:rPr>
            <m:scr m:val="double-struck"/>
            <m:sty m:val="p"/>
          </m:rPr>
          <m:t>1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P</m:t>
            </m:r>
          </m:e>
        </m:d>
        <m:r>
          <m:t>​</m:t>
        </m:r>
      </m:oMath>
      <w:r>
        <w:t xml:space="preserve"> </w:t>
      </w:r>
      <w:r>
        <w:t xml:space="preserve">(predicate in curly braces)</w:t>
      </w:r>
    </w:p>
    <w:p>
      <w:pPr>
        <w:pStyle w:val="Compact"/>
        <w:numPr>
          <w:ilvl w:val="0"/>
          <w:numId w:val="1035"/>
        </w:numPr>
      </w:pPr>
      <w:r>
        <w:rPr>
          <w:rStyle w:val="VerbatimChar"/>
        </w:rPr>
        <w:t xml:space="preserve">\1{P}</w:t>
      </w:r>
      <w:r>
        <w:t xml:space="preserve"> </w:t>
      </w:r>
      <w:r>
        <w:t xml:space="preserve">produces</w:t>
      </w:r>
      <w:r>
        <w:t xml:space="preserve"> </w:t>
      </w:r>
      <m:oMath>
        <m:sSub>
          <m:e>
            <m:r>
              <m:rPr>
                <m:nor/>
                <m:sty m:val="p"/>
              </m:rPr>
              <m:t>1</m:t>
            </m:r>
          </m:e>
          <m:sub>
            <m:r>
              <m:t>P</m:t>
            </m:r>
          </m:sub>
        </m:sSub>
      </m:oMath>
      <w:r>
        <w:t xml:space="preserve"> </w:t>
      </w:r>
      <w:r>
        <w:t xml:space="preserve">(text numeral with subscript, used in legacy formulas)</w:t>
      </w:r>
    </w:p>
    <w:p>
      <w:pPr>
        <w:pStyle w:val="FirstParagraph"/>
      </w:pPr>
      <w:r>
        <w:t xml:space="preserve">Blackboard bold</w:t>
      </w:r>
      <w:r>
        <w:t xml:space="preserve"> </w:t>
      </w:r>
      <m:oMath>
        <m:r>
          <m:rPr>
            <m:scr m:val="double-struck"/>
            <m:sty m:val="p"/>
          </m:rPr>
          <m:t>1</m:t>
        </m:r>
      </m:oMath>
      <w:r>
        <w:t xml:space="preserve"> </w:t>
      </w:r>
      <w:r>
        <w:t xml:space="preserve">is preferred because it avoids all common collisions:</w:t>
      </w:r>
      <w:r>
        <w:t xml:space="preserve"> </w:t>
      </w:r>
      <w:r>
        <w:t xml:space="preserve">it is visually distinct from the scalar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the identity matrix</w:t>
      </w:r>
      <w:r>
        <w:t xml:space="preserve"> </w:t>
      </w:r>
      <m:oMath>
        <m:r>
          <m:t>I</m:t>
        </m:r>
      </m:oMath>
      <w:r>
        <w:t xml:space="preserve">,</w:t>
      </w:r>
      <w:r>
        <w:t xml:space="preserve"> </w:t>
      </w:r>
      <w:r>
        <w:t xml:space="preserve">and the observed and expected Fisher information matrices (</w:t>
      </w:r>
      <m:oMath>
        <m:r>
          <m:t>I</m:t>
        </m:r>
      </m:oMath>
      <w:r>
        <w:t xml:space="preserve">,</w:t>
      </w:r>
      <w:r>
        <w:t xml:space="preserve"> </w:t>
      </w:r>
      <m:oMath>
        <m:r>
          <m:rPr>
            <m:scr m:val="script"/>
            <m:sty m:val="p"/>
          </m:rPr>
          <m:t>I</m:t>
        </m:r>
      </m:oMath>
      <w:r>
        <w:t xml:space="preserve">).</w:t>
      </w:r>
    </w:p>
    <w:bookmarkEnd w:id="114"/>
    <w:bookmarkStart w:id="124" w:name="key-algebraic-properties"/>
    <w:p>
      <w:pPr>
        <w:pStyle w:val="Heading3"/>
      </w:pPr>
      <w:r>
        <w:t xml:space="preserve">6.6 Key algebraic properties</w:t>
      </w:r>
    </w:p>
    <w:p>
      <w:pPr>
        <w:pStyle w:val="FirstParagraph"/>
      </w:pPr>
      <w:r>
        <w:t xml:space="preserve">Indicator functions translate the logical connectives (</w:t>
      </w:r>
      <w:hyperlink w:anchor="def-logical-connective">
        <w:r>
          <w:rPr>
            <w:rStyle w:val="Hyperlink"/>
          </w:rPr>
          <w:t xml:space="preserve">Definition 11</w:t>
        </w:r>
      </w:hyperlink>
      <w:r>
        <w:t xml:space="preserve">)</w:t>
      </w:r>
      <w:r>
        <w:t xml:space="preserve"> </w:t>
      </w:r>
      <w:r>
        <w:t xml:space="preserve">“and”</w:t>
      </w:r>
      <w:r>
        <w:t xml:space="preserve">,</w:t>
      </w:r>
      <w:r>
        <w:t xml:space="preserve"> </w:t>
      </w:r>
      <w:r>
        <w:t xml:space="preserve">“or”</w:t>
      </w:r>
      <w:r>
        <w:t xml:space="preserve">, and</w:t>
      </w:r>
      <w:r>
        <w:t xml:space="preserve"> </w:t>
      </w:r>
      <w:r>
        <w:t xml:space="preserve">“not”</w:t>
      </w:r>
      <w:r>
        <w:t xml:space="preserve">, applied to set membership,</w:t>
      </w:r>
      <w:r>
        <w:t xml:space="preserve"> </w:t>
      </w:r>
      <w:r>
        <w:t xml:space="preserve">into ordinary arithmetic on real numbers.</w:t>
      </w:r>
      <w:r>
        <w:t xml:space="preserve"> </w:t>
      </w:r>
      <w:r>
        <w:t xml:space="preserve">One of the identities below uses idempotence:</w:t>
      </w:r>
    </w:p>
    <w:bookmarkStart w:id="116" w:name="def-idempotent"/>
    <w:p>
      <w:pPr>
        <w:pStyle w:val="BodyText"/>
      </w:pPr>
      <w:r>
        <w:rPr>
          <w:b/>
          <w:bCs/>
        </w:rPr>
        <w:t xml:space="preserve">Definition 28 (Idempotent)</w:t>
      </w:r>
      <w:r>
        <w:t xml:space="preserve"> </w:t>
      </w:r>
      <w:r>
        <w:t xml:space="preserve">A number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idempotent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  <m:r>
          <m:rPr>
            <m:sty m:val="p"/>
          </m:rPr>
          <m:t>⋅</m:t>
        </m:r>
        <m:r>
          <m:t>a</m:t>
        </m:r>
        <m:r>
          <m:rPr>
            <m:sty m:val="p"/>
          </m:rPr>
          <m:t>=</m:t>
        </m:r>
        <m:r>
          <m:t>a</m:t>
        </m:r>
      </m:oMath>
      <w:r>
        <w:t xml:space="preserve">.</w:t>
      </w:r>
      <w:r>
        <w:t xml:space="preserve"> </w:t>
      </w:r>
      <w:r>
        <w:t xml:space="preserve">A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with real values is</w:t>
      </w:r>
      <w:r>
        <w:t xml:space="preserve"> </w:t>
      </w:r>
      <w:r>
        <w:rPr>
          <w:b/>
          <w:bCs/>
        </w:rPr>
        <w:t xml:space="preserve">idempotent</w:t>
      </w:r>
      <w:r>
        <w:t xml:space="preserve"> </w:t>
      </w:r>
      <w:r>
        <w:t xml:space="preserve">if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⋅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in its</w:t>
      </w:r>
      <w:r>
        <w:t xml:space="preserve"> </w:t>
      </w:r>
      <w:hyperlink r:id="rId115">
        <w:r>
          <w:rPr>
            <w:rStyle w:val="Hyperlink"/>
          </w:rPr>
          <w:t xml:space="preserve">domain</w:t>
        </w:r>
      </w:hyperlink>
      <w:r>
        <w:t xml:space="preserve">.</w:t>
      </w:r>
    </w:p>
    <w:bookmarkEnd w:id="116"/>
    <w:bookmarkStart w:id="118" w:name="exm-idempotent-indicator"/>
    <w:p>
      <w:pPr>
        <w:pStyle w:val="BodyText"/>
      </w:pPr>
      <w:r>
        <w:rPr>
          <w:b/>
          <w:bCs/>
        </w:rPr>
        <w:t xml:space="preserve">Example 29 (Idempotent numbers and indicators)</w:t>
      </w:r>
      <w:r>
        <w:t xml:space="preserve"> </w:t>
      </w:r>
      <w:r>
        <w:t xml:space="preserve"> </w:t>
      </w:r>
    </w:p>
    <w:p>
      <w:pPr>
        <w:numPr>
          <w:ilvl w:val="0"/>
          <w:numId w:val="1036"/>
        </w:numPr>
      </w:pPr>
      <m:oMath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are idempotent:</w:t>
      </w:r>
      <w:r>
        <w:t xml:space="preserve"> </w:t>
      </w:r>
      <m:oMath>
        <m:r>
          <m:t>0</m:t>
        </m:r>
        <m:r>
          <m:rPr>
            <m:sty m:val="p"/>
          </m:rPr>
          <m:t>⋅</m:t>
        </m:r>
        <m:r>
          <m:t>0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  <m:r>
          <m:rPr>
            <m:sty m:val="p"/>
          </m:rPr>
          <m:t>⋅</m:t>
        </m:r>
        <m:r>
          <m:t>1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p>
      <w:pPr>
        <w:numPr>
          <w:ilvl w:val="0"/>
          <w:numId w:val="1036"/>
        </w:numPr>
      </w:pPr>
      <m:oMath>
        <m:r>
          <m:t>2</m:t>
        </m:r>
      </m:oMath>
      <w:r>
        <w:t xml:space="preserve"> </w:t>
      </w:r>
      <w:r>
        <w:t xml:space="preserve">is not idempotent:</w:t>
      </w:r>
      <w:r>
        <w:t xml:space="preserve"> </w:t>
      </w:r>
      <m:oMath>
        <m:r>
          <m:t>2</m:t>
        </m:r>
        <m:r>
          <m:rPr>
            <m:sty m:val="p"/>
          </m:rPr>
          <m:t>⋅</m:t>
        </m:r>
        <m:r>
          <m:t>2</m:t>
        </m:r>
        <m:r>
          <m:rPr>
            <m:sty m:val="p"/>
          </m:rPr>
          <m:t>=</m:t>
        </m:r>
        <m:r>
          <m:t>4</m:t>
        </m:r>
        <m:r>
          <m:rPr>
            <m:sty m:val="p"/>
          </m:rPr>
          <m:t>≠</m:t>
        </m:r>
        <m:r>
          <m:t>2</m:t>
        </m:r>
      </m:oMath>
      <w:r>
        <w:t xml:space="preserve">.</w:t>
      </w:r>
    </w:p>
    <w:p>
      <w:pPr>
        <w:numPr>
          <w:ilvl w:val="0"/>
          <w:numId w:val="1036"/>
        </w:numPr>
      </w:pPr>
      <w:r>
        <w:t xml:space="preserve">Every indicator function</w:t>
      </w:r>
      <w:r>
        <w:t xml:space="preserve"> </w:t>
      </w:r>
      <m:oMath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t>A</m:t>
            </m:r>
          </m:sub>
        </m:sSub>
      </m:oMath>
      <w:r>
        <w:t xml:space="preserve"> </w:t>
      </w:r>
      <w:r>
        <w:t xml:space="preserve">is idempotent,</w:t>
      </w:r>
      <w:r>
        <w:t xml:space="preserve"> </w:t>
      </w:r>
      <w:r>
        <w:t xml:space="preserve">because each of its values 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1</m:t>
        </m:r>
      </m:oMath>
      <w:r>
        <w:t xml:space="preserve">.</w:t>
      </w:r>
      <w:r>
        <w:t xml:space="preserve"> </w:t>
      </w:r>
      <w:r>
        <w:t xml:space="preserve">For example, with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rPr>
                      <m:scr m:val="double-struck"/>
                      <m:sty m:val="p"/>
                    </m:rPr>
                    <m:t>1</m:t>
                  </m:r>
                </m:e>
                <m:sub>
                  <m:r>
                    <m:t>A</m:t>
                  </m:r>
                </m:sub>
              </m:sSub>
              <m:r>
                <m:rPr>
                  <m:sty m:val="p"/>
                </m:rPr>
                <m:t>(</m:t>
              </m:r>
              <m:r>
                <m:t>3.5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sSub>
                <m:e>
                  <m:r>
                    <m:rPr>
                      <m:scr m:val="double-struck"/>
                      <m:sty m:val="p"/>
                    </m:rPr>
                    <m:t>1</m:t>
                  </m:r>
                </m:e>
                <m:sub>
                  <m:r>
                    <m:t>A</m:t>
                  </m:r>
                </m:sub>
              </m:sSub>
              <m:r>
                <m:rPr>
                  <m:sty m:val="p"/>
                </m:rPr>
                <m:t>(</m:t>
              </m:r>
              <m:r>
                <m:t>3.5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cr m:val="double-struck"/>
                      <m:sty m:val="p"/>
                    </m:rPr>
                    <m:t>1</m:t>
                  </m:r>
                </m:e>
                <m:sub>
                  <m:r>
                    <m:t>A</m:t>
                  </m:r>
                </m:sub>
              </m:sSub>
              <m:r>
                <m:rPr>
                  <m:sty m:val="p"/>
                </m:rPr>
                <m:t>(</m:t>
              </m:r>
              <m:r>
                <m:t>3.5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</w:t>
      </w:r>
      <w:r>
        <w:t xml:space="preserve"> </w:t>
      </w:r>
      <w:hyperlink r:id="rId117">
        <w:r>
          <w:rPr>
            <w:rStyle w:val="Hyperlink"/>
          </w:rPr>
          <w:t xml:space="preserve">idempotent matrices</w:t>
        </w:r>
      </w:hyperlink>
      <w:r>
        <w:t xml:space="preserve"> </w:t>
      </w:r>
      <w:r>
        <w:t xml:space="preserve">of linear algebra satisfy the same equation with matrix multiplication:</w:t>
      </w:r>
      <w:r>
        <w:t xml:space="preserve"> </w:t>
      </w:r>
      <m:oMath>
        <m:sSup>
          <m:e>
            <m:r>
              <m:rPr>
                <m:sty m:val="bi"/>
              </m:rPr>
              <m:t>M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rPr>
            <m:sty m:val="bi"/>
          </m:rPr>
          <m:t>M</m:t>
        </m:r>
      </m:oMath>
      <w:r>
        <w:t xml:space="preserve"> </w:t>
      </w:r>
      <w:r>
        <w:t xml:space="preserve">for a square matrix</w:t>
      </w:r>
      <w:r>
        <w:t xml:space="preserve"> </w:t>
      </w:r>
      <m:oMath>
        <m:r>
          <m:rPr>
            <m:sty m:val="bi"/>
          </m:rPr>
          <m:t>M</m:t>
        </m:r>
      </m:oMath>
      <w:r>
        <w:t xml:space="preserve">.</w:t>
      </w:r>
    </w:p>
    <w:bookmarkEnd w:id="118"/>
    <w:p>
      <w:pPr>
        <w:pStyle w:val="BodyText"/>
      </w:pPr>
      <w:r>
        <w:t xml:space="preserve">For subsets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p"/>
          </m:rPr>
          <m:t>Ω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w:hyperlink r:id="rId119">
        <w:r>
          <w:rPr>
            <w:rStyle w:val="Hyperlink"/>
          </w:rPr>
          <w:t xml:space="preserve">complement</w:t>
        </w:r>
      </w:hyperlink>
      <w:r>
        <w:t xml:space="preserve"> </w:t>
      </w:r>
      <m:oMath>
        <m:sSup>
          <m:e>
            <m:r>
              <m:t>A</m:t>
            </m:r>
          </m:e>
          <m:sup>
            <m:r>
              <m:t>c</m:t>
            </m:r>
          </m:sup>
        </m:sSup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Ω</m:t>
        </m:r>
        <m:r>
          <m:rPr>
            <m:sty m:val="p"/>
          </m:rPr>
          <m:t>\</m:t>
        </m:r>
        <m:r>
          <m:t>A</m:t>
        </m:r>
      </m:oMath>
      <w:r>
        <w:t xml:space="preserve">,</w:t>
      </w:r>
      <w:r>
        <w:t xml:space="preserve"> </w:t>
      </w:r>
      <w:r>
        <w:t xml:space="preserve">and for every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ty m:val="p"/>
          </m:rPr>
          <m:t>Ω</m:t>
        </m:r>
      </m:oMath>
      <w:r>
        <w:t xml:space="preserve">:</w:t>
      </w:r>
    </w:p>
    <w:p>
      <w:pPr>
        <w:numPr>
          <w:ilvl w:val="0"/>
          <w:numId w:val="1037"/>
        </w:numPr>
      </w:pPr>
      <w:r>
        <w:rPr>
          <w:b/>
          <w:bCs/>
        </w:rPr>
        <w:t xml:space="preserve">Intersection (</w:t>
      </w:r>
      <w:r>
        <w:rPr>
          <w:b/>
          <w:bCs/>
        </w:rPr>
        <w:t xml:space="preserve">“and”</w:t>
      </w:r>
      <w:r>
        <w:rPr>
          <w:b/>
          <w:bCs/>
        </w:rPr>
        <w:t xml:space="preserve">):</w:t>
      </w:r>
      <w:r>
        <w:t xml:space="preserve"> </w:t>
      </w:r>
      <m:oMath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t>A</m:t>
            </m:r>
            <m:r>
              <m:rPr>
                <m:sty m:val="p"/>
              </m:rPr>
              <m:t>∩</m:t>
            </m:r>
            <m:r>
              <m:t>B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t>A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⋅</m:t>
        </m:r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t>B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</w:p>
    <w:p>
      <w:pPr>
        <w:numPr>
          <w:ilvl w:val="0"/>
          <w:numId w:val="1037"/>
        </w:numPr>
      </w:pPr>
      <w:r>
        <w:rPr>
          <w:b/>
          <w:bCs/>
        </w:rPr>
        <w:t xml:space="preserve">Union (</w:t>
      </w:r>
      <w:r>
        <w:rPr>
          <w:b/>
          <w:bCs/>
        </w:rPr>
        <w:t xml:space="preserve">“or”</w:t>
      </w:r>
      <w:r>
        <w:rPr>
          <w:b/>
          <w:bCs/>
        </w:rPr>
        <w:t xml:space="preserve">):</w:t>
      </w:r>
      <w:r>
        <w:t xml:space="preserve"> </w:t>
      </w:r>
      <m:oMath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t>A</m:t>
            </m:r>
            <m:r>
              <m:rPr>
                <m:sty m:val="p"/>
              </m:rPr>
              <m:t>∪</m:t>
            </m:r>
            <m:r>
              <m:t>B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t>A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+</m:t>
        </m:r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t>B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−</m:t>
        </m:r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t>A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⋅</m:t>
        </m:r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t>B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</w:p>
    <w:p>
      <w:pPr>
        <w:numPr>
          <w:ilvl w:val="0"/>
          <w:numId w:val="1037"/>
        </w:numPr>
      </w:pPr>
      <w:r>
        <w:rPr>
          <w:b/>
          <w:bCs/>
        </w:rPr>
        <w:t xml:space="preserve">Complement (</w:t>
      </w:r>
      <w:r>
        <w:rPr>
          <w:b/>
          <w:bCs/>
        </w:rPr>
        <w:t xml:space="preserve">“not”</w:t>
      </w:r>
      <w:r>
        <w:rPr>
          <w:b/>
          <w:bCs/>
        </w:rPr>
        <w:t xml:space="preserve">):</w:t>
      </w:r>
      <w:r>
        <w:t xml:space="preserve"> </w:t>
      </w:r>
      <m:oMath>
        <m:sSub>
          <m:e>
            <m:r>
              <m:rPr>
                <m:scr m:val="double-struck"/>
                <m:sty m:val="p"/>
              </m:rPr>
              <m:t>1</m:t>
            </m:r>
          </m:e>
          <m:sub>
            <m:sSup>
              <m:e>
                <m:r>
                  <m:t>A</m:t>
                </m:r>
              </m:e>
              <m:sup>
                <m:r>
                  <m:t>c</m:t>
                </m:r>
              </m:sup>
            </m:sSup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−</m:t>
        </m:r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t>A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</w:p>
    <w:p>
      <w:pPr>
        <w:numPr>
          <w:ilvl w:val="0"/>
          <w:numId w:val="1037"/>
        </w:numPr>
      </w:pPr>
      <w:r>
        <w:rPr>
          <w:b/>
          <w:bCs/>
        </w:rPr>
        <w:t xml:space="preserve">Idempotence (</w:t>
      </w:r>
      <w:hyperlink w:anchor="def-idempotent">
        <w:r>
          <w:rPr>
            <w:rStyle w:val="Hyperlink"/>
            <w:b/>
            <w:bCs/>
          </w:rPr>
          <w:t xml:space="preserve">Definition 28</w:t>
        </w:r>
      </w:hyperlink>
      <w:r>
        <w:rPr>
          <w:b/>
          <w:bCs/>
        </w:rPr>
        <w:t xml:space="preserve">):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t>A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t>A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</w:p>
    <w:p>
      <w:pPr>
        <w:numPr>
          <w:ilvl w:val="0"/>
          <w:numId w:val="1037"/>
        </w:numPr>
      </w:pPr>
      <w:r>
        <w:rPr>
          <w:b/>
          <w:bCs/>
        </w:rPr>
        <w:t xml:space="preserve">Expectation gives probability:</w:t>
      </w:r>
      <w:r>
        <w:t xml:space="preserve"> </w:t>
      </w:r>
      <w:r>
        <w:t xml:space="preserve">When</w:t>
      </w:r>
      <w:r>
        <w:t xml:space="preserve"> </w:t>
      </w:r>
      <m:oMath>
        <m:r>
          <m:rPr>
            <m:sty m:val="p"/>
          </m:rPr>
          <m:t>Ω</m:t>
        </m:r>
      </m:oMath>
      <w:r>
        <w:t xml:space="preserve"> </w:t>
      </w:r>
      <w:r>
        <w:t xml:space="preserve">is a</w:t>
      </w:r>
      <w:r>
        <w:t xml:space="preserve"> </w:t>
      </w:r>
      <w:hyperlink r:id="rId120">
        <w:r>
          <w:rPr>
            <w:rStyle w:val="Hyperlink"/>
          </w:rPr>
          <w:t xml:space="preserve">sample space</w:t>
        </w:r>
      </w:hyperlink>
      <w:r>
        <w:t xml:space="preserve"> </w:t>
      </w:r>
      <w:r>
        <w:t xml:space="preserve">and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an</w:t>
      </w:r>
      <w:r>
        <w:t xml:space="preserve"> </w:t>
      </w:r>
      <w:hyperlink r:id="rId121">
        <w:r>
          <w:rPr>
            <w:rStyle w:val="Hyperlink"/>
          </w:rPr>
          <w:t xml:space="preserve">event</w:t>
        </w:r>
      </w:hyperlink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r:id="rId12">
        <w:r>
          <w:rPr>
            <w:rStyle w:val="Hyperlink"/>
          </w:rPr>
          <w:t xml:space="preserve">expectation</w:t>
        </w:r>
      </w:hyperlink>
      <w:r>
        <w:t xml:space="preserve"> </w:t>
      </w:r>
      <w:r>
        <w:t xml:space="preserve">of its indicator is the</w:t>
      </w:r>
      <w:r>
        <w:t xml:space="preserve"> </w:t>
      </w:r>
      <w:hyperlink r:id="rId122">
        <w:r>
          <w:rPr>
            <w:rStyle w:val="Hyperlink"/>
          </w:rPr>
          <w:t xml:space="preserve">probability</w:t>
        </w:r>
      </w:hyperlink>
      <w:r>
        <w:t xml:space="preserve"> </w:t>
      </w:r>
      <w:r>
        <w:t xml:space="preserve">of the event</w:t>
      </w:r>
      <w:r>
        <w:t xml:space="preserve"> </w:t>
      </w:r>
      <w:r>
        <w:t xml:space="preserve">(all four terms are defined in the Morrison Lab’s probability notes):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rPr>
                  <m:sty m:val="p"/>
                </m:rPr>
                <m:t>[</m:t>
              </m:r>
              <m:sSub>
                <m:e>
                  <m:r>
                    <m:rPr>
                      <m:scr m:val="double-struck"/>
                      <m:sty m:val="p"/>
                    </m:rPr>
                    <m:t>1</m:t>
                  </m:r>
                </m:e>
                <m:sub>
                  <m:r>
                    <m:t>A</m:t>
                  </m:r>
                </m:sub>
              </m:sSub>
              <m:r>
                <m:rPr>
                  <m:sty m:val="p"/>
                </m:rPr>
                <m:t>]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p>
                <m:e>
                  <m:r>
                    <m:t>A</m:t>
                  </m:r>
                </m:e>
                <m:sup>
                  <m:r>
                    <m:t>c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This</w:t>
      </w:r>
      <w:r>
        <w:t xml:space="preserve"> </w:t>
      </w:r>
      <w:hyperlink r:id="rId123">
        <w:r>
          <w:rPr>
            <w:rStyle w:val="Hyperlink"/>
          </w:rPr>
          <w:t xml:space="preserve">identity</w:t>
        </w:r>
      </w:hyperlink>
      <w:r>
        <w:t xml:space="preserve"> </w:t>
      </w:r>
      <w:r>
        <w:t xml:space="preserve">turns probabilities into expectations.</w:t>
      </w:r>
      <w:r>
        <w:t xml:space="preserve"> </w:t>
      </w:r>
      <w:r>
        <w:t xml:space="preserve">It is the mathematical foundation for:</w:t>
      </w:r>
    </w:p>
    <w:p>
      <w:pPr>
        <w:pStyle w:val="Compact"/>
        <w:numPr>
          <w:ilvl w:val="0"/>
          <w:numId w:val="1038"/>
        </w:numPr>
      </w:pPr>
      <w:r>
        <w:t xml:space="preserve">empirical proportions;</w:t>
      </w:r>
    </w:p>
    <w:p>
      <w:pPr>
        <w:pStyle w:val="Compact"/>
        <w:numPr>
          <w:ilvl w:val="0"/>
          <w:numId w:val="1038"/>
        </w:numPr>
      </w:pPr>
      <w:r>
        <w:t xml:space="preserve">estimators of survival curves,</w:t>
      </w:r>
      <w:r>
        <w:t xml:space="preserve"> </w:t>
      </w:r>
      <w:r>
        <w:t xml:space="preserve">the probability of no event by each time;</w:t>
      </w:r>
    </w:p>
    <w:p>
      <w:pPr>
        <w:pStyle w:val="Compact"/>
        <w:numPr>
          <w:ilvl w:val="0"/>
          <w:numId w:val="1038"/>
        </w:numPr>
      </w:pPr>
      <w:r>
        <w:t xml:space="preserve">regression models for binary outcomes.</w:t>
      </w:r>
    </w:p>
    <w:bookmarkEnd w:id="124"/>
    <w:bookmarkEnd w:id="125"/>
    <w:bookmarkStart w:id="144" w:name="sec-notational-shorthands"/>
    <w:p>
      <w:pPr>
        <w:pStyle w:val="Heading2"/>
      </w:pPr>
      <w:r>
        <w:t xml:space="preserve">7 Notational shorthands</w:t>
      </w:r>
    </w:p>
    <w:bookmarkStart w:id="128" w:name="def-lower-upper-limits"/>
    <w:p>
      <w:pPr>
        <w:pStyle w:val="FirstParagraph"/>
      </w:pPr>
      <w:r>
        <w:rPr>
          <w:b/>
          <w:bCs/>
        </w:rPr>
        <w:t xml:space="preserve">Definition 29 (Lower and upper limits of a sum or integral)</w:t>
      </w:r>
      <w:r>
        <w:t xml:space="preserve"> </w:t>
      </w:r>
      <w:r>
        <w:t xml:space="preserve">In a</w:t>
      </w:r>
      <w:r>
        <w:t xml:space="preserve"> </w:t>
      </w:r>
      <w:hyperlink r:id="rId126">
        <w:r>
          <w:rPr>
            <w:rStyle w:val="Hyperlink"/>
          </w:rPr>
          <w:t xml:space="preserve">sum</w:t>
        </w:r>
      </w:hyperlink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m</m:t>
            </m:r>
          </m:sub>
          <m:sup>
            <m:r>
              <m:t>n</m:t>
            </m:r>
          </m:sup>
          <m:e>
            <m:sSub>
              <m:e>
                <m:r>
                  <m:t>a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lower limit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is the first value of the index</w:t>
      </w:r>
      <w:r>
        <w:t xml:space="preserve"> </w:t>
      </w:r>
      <m:oMath>
        <m:r>
          <m:t>i</m:t>
        </m:r>
      </m:oMath>
      <w:r>
        <w:t xml:space="preserve">,</w:t>
      </w:r>
      <w:r>
        <w:t xml:space="preserve"> </w:t>
      </w:r>
      <w:r>
        <w:t xml:space="preserve">and the</w:t>
      </w:r>
      <w:r>
        <w:t xml:space="preserve"> </w:t>
      </w:r>
      <w:r>
        <w:rPr>
          <w:b/>
          <w:bCs/>
        </w:rPr>
        <w:t xml:space="preserve">upper limit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its last value.</w:t>
      </w:r>
      <w:r>
        <w:t xml:space="preserve"> </w:t>
      </w:r>
      <w:r>
        <w:t xml:space="preserve">In an</w:t>
      </w:r>
      <w:r>
        <w:t xml:space="preserve"> </w:t>
      </w:r>
      <w:hyperlink r:id="rId127">
        <w:r>
          <w:rPr>
            <w:rStyle w:val="Hyperlink"/>
          </w:rPr>
          <w:t xml:space="preserve">integral</w:t>
        </w:r>
      </w:hyperlink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a</m:t>
            </m:r>
          </m:sub>
          <m:sup>
            <m:r>
              <m:t>b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lower limit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the left end of the interval of integration,</w:t>
      </w:r>
      <w:r>
        <w:t xml:space="preserve"> </w:t>
      </w:r>
      <w:r>
        <w:t xml:space="preserve">and the</w:t>
      </w:r>
      <w:r>
        <w:t xml:space="preserve"> </w:t>
      </w:r>
      <w:r>
        <w:rPr>
          <w:b/>
          <w:bCs/>
        </w:rPr>
        <w:t xml:space="preserve">upper limit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is its right end;</w:t>
      </w:r>
      <w:r>
        <w:t xml:space="preserve"> </w:t>
      </w:r>
      <w:r>
        <w:t xml:space="preserve">together they are the</w:t>
      </w:r>
      <w:r>
        <w:t xml:space="preserve"> </w:t>
      </w:r>
      <w:r>
        <w:rPr>
          <w:b/>
          <w:bCs/>
        </w:rPr>
        <w:t xml:space="preserve">limits of integration</w:t>
      </w:r>
      <w:r>
        <w:t xml:space="preserve">.</w:t>
      </w:r>
      <w:r>
        <w:t xml:space="preserve"> </w:t>
      </w:r>
      <w:r>
        <w:t xml:space="preserve">In both, the lower limit is written below the symbol</w:t>
      </w:r>
      <w:r>
        <w:t xml:space="preserve"> </w:t>
      </w:r>
      <w:r>
        <w:t xml:space="preserve">and the upper limit above it.</w:t>
      </w:r>
    </w:p>
    <w:bookmarkEnd w:id="128"/>
    <w:bookmarkStart w:id="129" w:name="exm-lower-upper-limits"/>
    <w:p>
      <w:pPr>
        <w:pStyle w:val="BodyText"/>
      </w:pPr>
      <w:r>
        <w:rPr>
          <w:b/>
          <w:bCs/>
        </w:rPr>
        <w:t xml:space="preserve">Example 30 (Reading off limits)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39"/>
        </w:numPr>
      </w:pPr>
      <w:r>
        <w:t xml:space="preserve">In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2</m:t>
            </m:r>
          </m:sub>
          <m:sup>
            <m:r>
              <m:t>5</m:t>
            </m:r>
          </m:sup>
          <m:e>
            <m:sSup>
              <m:e>
                <m:r>
                  <m:t>i</m:t>
                </m:r>
              </m:e>
              <m:sup>
                <m:r>
                  <m:t>2</m:t>
                </m:r>
              </m:sup>
            </m:sSup>
          </m:e>
        </m:nary>
      </m:oMath>
      <w:r>
        <w:t xml:space="preserve">, the lower limit is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and the upper limit is</w:t>
      </w:r>
      <w:r>
        <w:t xml:space="preserve"> </w:t>
      </w:r>
      <m:oMath>
        <m:r>
          <m:t>5</m:t>
        </m:r>
      </m:oMath>
      <w:r>
        <w:t xml:space="preserve">,</w:t>
      </w:r>
      <w:r>
        <w:t xml:space="preserve"> </w:t>
      </w:r>
      <w:r>
        <w:t xml:space="preserve">so the sum is</w:t>
      </w:r>
      <w:r>
        <w:t xml:space="preserve"> </w:t>
      </w:r>
      <m:oMath>
        <m:sSup>
          <m:e>
            <m:r>
              <m:t>2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3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4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5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54</m:t>
        </m:r>
      </m:oMath>
      <w:r>
        <w:t xml:space="preserve">.</w:t>
      </w:r>
    </w:p>
    <w:p>
      <w:pPr>
        <w:pStyle w:val="Compact"/>
        <w:numPr>
          <w:ilvl w:val="0"/>
          <w:numId w:val="1039"/>
        </w:numPr>
      </w:pPr>
      <w:r>
        <w:t xml:space="preserve">In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0</m:t>
            </m:r>
          </m:sub>
          <m:sup>
            <m:r>
              <m:t>3</m:t>
            </m:r>
          </m:sup>
          <m:e>
            <m:r>
              <m:t>x</m:t>
            </m:r>
          </m:e>
        </m:nary>
        <m:r>
          <m:t> </m:t>
        </m:r>
        <m:r>
          <m:t>d</m:t>
        </m:r>
        <m:r>
          <m:t>x</m:t>
        </m:r>
      </m:oMath>
      <w:r>
        <w:t xml:space="preserve">, the lower limit 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 the upper limit is</w:t>
      </w:r>
      <w:r>
        <w:t xml:space="preserve"> </w:t>
      </w:r>
      <m:oMath>
        <m:r>
          <m:t>3</m:t>
        </m:r>
      </m:oMath>
      <w:r>
        <w:t xml:space="preserve">.</w:t>
      </w:r>
    </w:p>
    <w:bookmarkEnd w:id="129"/>
    <w:bookmarkStart w:id="131" w:name="rem-limits-two-meanings"/>
    <w:p>
      <w:pPr>
        <w:pStyle w:val="FirstParagraph"/>
      </w:pPr>
      <w:r>
        <w:rPr>
          <w:i/>
          <w:iCs/>
        </w:rPr>
        <w:t xml:space="preserve">Remark 4</w:t>
      </w:r>
      <w:r>
        <w:t xml:space="preserve"> (Two meanings of</w:t>
      </w:r>
      <w:r>
        <w:t xml:space="preserve"> </w:t>
      </w:r>
      <w:r>
        <w:t xml:space="preserve">“limit”</w:t>
      </w:r>
      <w:r>
        <w:t xml:space="preserve">). </w:t>
      </w:r>
      <w:r>
        <w:t xml:space="preserve">The lower and upper limits of a sum or integral (</w:t>
      </w:r>
      <w:hyperlink w:anchor="def-lower-upper-limits">
        <w:r>
          <w:rPr>
            <w:rStyle w:val="Hyperlink"/>
          </w:rPr>
          <w:t xml:space="preserve">Definition 29</w:t>
        </w:r>
      </w:hyperlink>
      <w:r>
        <w:t xml:space="preserve">)</w:t>
      </w:r>
      <w:r>
        <w:t xml:space="preserve"> </w:t>
      </w:r>
      <w:r>
        <w:t xml:space="preserve">are not limits in the calculus sense,</w:t>
      </w:r>
      <w:r>
        <w:t xml:space="preserve"> </w:t>
      </w:r>
      <w:r>
        <w:t xml:space="preserve">such as the</w:t>
      </w:r>
      <w:r>
        <w:t xml:space="preserve"> </w:t>
      </w:r>
      <w:hyperlink r:id="rId130">
        <w:r>
          <w:rPr>
            <w:rStyle w:val="Hyperlink"/>
          </w:rPr>
          <w:t xml:space="preserve">limit of a function</w:t>
        </w:r>
      </w:hyperlink>
      <w:r>
        <w:t xml:space="preserve"> </w:t>
      </w:r>
      <w:r>
        <w:t xml:space="preserve">or the</w:t>
      </w:r>
      <w:r>
        <w:t xml:space="preserve"> </w:t>
      </w:r>
      <w:hyperlink r:id="rId63">
        <w:r>
          <w:rPr>
            <w:rStyle w:val="Hyperlink"/>
          </w:rPr>
          <w:t xml:space="preserve">limit of a sequence</w:t>
        </w:r>
      </w:hyperlink>
      <w:r>
        <w:t xml:space="preserve">.</w:t>
      </w:r>
      <w:r>
        <w:t xml:space="preserve"> </w:t>
      </w:r>
      <w:r>
        <w:t xml:space="preserve">They are the ends of the values the index or variable runs over.</w:t>
      </w:r>
      <w:r>
        <w:t xml:space="preserve"> </w:t>
      </w:r>
      <w:r>
        <w:t xml:space="preserve">The two meanings meet in an integral such as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0</m:t>
            </m:r>
          </m:sub>
          <m:sup>
            <m:r>
              <m:rPr>
                <m:sty m:val="p"/>
              </m:rPr>
              <m:t>∞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</m:oMath>
      <w:r>
        <w:t xml:space="preserve">,</w:t>
      </w:r>
      <w:r>
        <w:t xml:space="preserve"> </w:t>
      </w:r>
      <w:r>
        <w:t xml:space="preserve">which means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b</m:t>
            </m:r>
            <m:r>
              <m:rPr>
                <m:sty m:val="p"/>
              </m:rPr>
              <m:t>→</m:t>
            </m:r>
            <m:r>
              <m:rPr>
                <m:sty m:val="p"/>
              </m:rPr>
              <m:t>∞</m:t>
            </m:r>
          </m:sub>
        </m:sSub>
        <m:nary>
          <m:naryPr>
            <m:chr m:val="∫"/>
            <m:limLoc m:val="subSup"/>
            <m:subHide m:val="off"/>
            <m:supHide m:val="off"/>
          </m:naryPr>
          <m:sub>
            <m:r>
              <m:t>0</m:t>
            </m:r>
          </m:sub>
          <m:sup>
            <m:r>
              <m:t>b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</m:oMath>
      <w:r>
        <w:t xml:space="preserve">:</w:t>
      </w:r>
      <w:r>
        <w:t xml:space="preserve"> </w:t>
      </w:r>
      <w:r>
        <w:t xml:space="preserve">the upper limit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is sent to infinity by a calculus limit.</w:t>
      </w:r>
    </w:p>
    <w:bookmarkEnd w:id="131"/>
    <w:bookmarkStart w:id="132" w:name="def-notational-shorthand"/>
    <w:p>
      <w:pPr>
        <w:pStyle w:val="BodyText"/>
      </w:pPr>
      <w:r>
        <w:rPr>
          <w:b/>
          <w:bCs/>
        </w:rPr>
        <w:t xml:space="preserve">Definition 30 (Notational shorthand)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notational shorthand</w:t>
      </w:r>
      <w:r>
        <w:t xml:space="preserve"> </w:t>
      </w:r>
      <w:r>
        <w:t xml:space="preserve">is a way of writing an expression</w:t>
      </w:r>
      <w:r>
        <w:t xml:space="preserve"> </w:t>
      </w:r>
      <w:r>
        <w:t xml:space="preserve">that leaves part of the expression out,</w:t>
      </w:r>
      <w:r>
        <w:t xml:space="preserve"> </w:t>
      </w:r>
      <w:r>
        <w:t xml:space="preserve">such as the set a sum runs over or the limits of an integral,</w:t>
      </w:r>
      <w:r>
        <w:t xml:space="preserve"> </w:t>
      </w:r>
      <w:r>
        <w:t xml:space="preserve">and relies on the reader to supply the missing part from context.</w:t>
      </w:r>
      <w:r>
        <w:t xml:space="preserve"> </w:t>
      </w:r>
      <w:r>
        <w:t xml:space="preserve">The expression with every part written out is its</w:t>
      </w:r>
      <w:r>
        <w:t xml:space="preserve"> </w:t>
      </w:r>
      <w:r>
        <w:rPr>
          <w:b/>
          <w:bCs/>
        </w:rPr>
        <w:t xml:space="preserve">full form</w:t>
      </w:r>
      <w:r>
        <w:t xml:space="preserve">.</w:t>
      </w:r>
    </w:p>
    <w:bookmarkEnd w:id="132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33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3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These notes write the full form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In these notes,</w:t>
            </w:r>
            <w:r>
              <w:t xml:space="preserve"> </w:t>
            </w:r>
            <w:r>
              <w:t xml:space="preserve">we avoid notational shorthands in permanent writing</w:t>
            </w:r>
            <w:r>
              <w:t xml:space="preserve"> </w:t>
            </w:r>
            <w:r>
              <w:t xml:space="preserve">and write the full form of each expression,</w:t>
            </w:r>
            <w:r>
              <w:t xml:space="preserve"> </w:t>
            </w:r>
            <w:r>
              <w:t xml:space="preserve">even where a shorthand would be shorter.</w:t>
            </w:r>
            <w:r>
              <w:t xml:space="preserve"> </w:t>
            </w:r>
            <w:r>
              <w:t xml:space="preserve">A reader who supplies the missing part of a shorthand</w:t>
            </w:r>
            <w:r>
              <w:t xml:space="preserve"> </w:t>
            </w:r>
            <w:r>
              <w:t xml:space="preserve">from a different context than the writer intended</w:t>
            </w:r>
            <w:r>
              <w:t xml:space="preserve"> </w:t>
            </w:r>
            <w:r>
              <w:t xml:space="preserve">reads a different expression than the one the writer meant.</w:t>
            </w:r>
            <w:r>
              <w:t xml:space="preserve"> </w:t>
            </w:r>
            <w:r>
              <w:t xml:space="preserve">Handwritten board work is often less complete,</w:t>
            </w:r>
            <w:r>
              <w:t xml:space="preserve"> </w:t>
            </w:r>
            <w:r>
              <w:t xml:space="preserve">but it should still write out ranges and limits where it can.</w:t>
            </w:r>
          </w:p>
          <w:p>
            <w:pPr>
              <w:pStyle w:val="BodyText"/>
            </w:pPr>
            <w:r>
              <w:t xml:space="preserve">We make one exception:</w:t>
            </w:r>
            <w:r>
              <w:t xml:space="preserve"> </w:t>
            </w:r>
            <w:r>
              <w:t xml:space="preserve">writing two factors side by side means multiplying them,</w:t>
            </w:r>
            <w:r>
              <w:t xml:space="preserve"> </w:t>
            </w:r>
            <w:r>
              <w:t xml:space="preserve">as in</w:t>
            </w:r>
            <w:r>
              <w:t xml:space="preserve"> </w:t>
            </w:r>
            <m:oMath>
              <m:r>
                <m:t>2</m:t>
              </m:r>
              <m:r>
                <m:t>x</m:t>
              </m:r>
            </m:oMath>
            <w:r>
              <w:t xml:space="preserve"> </w:t>
            </w:r>
            <w:r>
              <w:t xml:space="preserve">for</w:t>
            </w:r>
            <w:r>
              <w:t xml:space="preserve"> </w:t>
            </w:r>
            <m:oMath>
              <m:r>
                <m:t>2</m:t>
              </m:r>
              <m:r>
                <m:rPr>
                  <m:sty m:val="p"/>
                </m:rPr>
                <m:t>⋅</m:t>
              </m:r>
              <m:r>
                <m:t>x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a</m:t>
              </m:r>
              <m:r>
                <m:t>b</m:t>
              </m:r>
            </m:oMath>
            <w:r>
              <w:t xml:space="preserve"> </w:t>
            </w:r>
            <w:r>
              <w:t xml:space="preserve">for</w:t>
            </w:r>
            <w:r>
              <w:t xml:space="preserve"> </w:t>
            </w:r>
            <m:oMath>
              <m:r>
                <m:t>a</m:t>
              </m:r>
              <m:r>
                <m:rPr>
                  <m:sty m:val="p"/>
                </m:rPr>
                <m:t>⋅</m:t>
              </m:r>
              <m:r>
                <m:t>b</m:t>
              </m:r>
            </m:oMath>
            <w:r>
              <w:t xml:space="preserve">.</w:t>
            </w:r>
            <w:r>
              <w:t xml:space="preserve"> </w:t>
            </w:r>
            <w:r>
              <w:t xml:space="preserve">We still write the multiplication sign</w:t>
            </w:r>
            <w:r>
              <w:t xml:space="preserve"> </w:t>
            </w:r>
            <w:r>
              <w:t xml:space="preserve">when the side-by-side form could be misread:</w:t>
            </w:r>
          </w:p>
          <w:p>
            <w:pPr>
              <w:pStyle w:val="Compact"/>
              <w:numPr>
                <w:ilvl w:val="0"/>
                <w:numId w:val="1040"/>
              </w:numPr>
            </w:pPr>
            <m:oMath>
              <m:r>
                <m:t>2</m:t>
              </m:r>
              <m:r>
                <m:rPr>
                  <m:sty m:val="p"/>
                </m:rPr>
                <m:t>⋅</m:t>
              </m:r>
              <m:r>
                <m:t>3</m:t>
              </m:r>
            </m:oMath>
            <w:r>
              <w:t xml:space="preserve">, not</w:t>
            </w:r>
            <w:r>
              <w:t xml:space="preserve"> </w:t>
            </w:r>
            <m:oMath>
              <m:r>
                <m:t>23</m:t>
              </m:r>
            </m:oMath>
            <w:r>
              <w:t xml:space="preserve">, which reads as twenty-three;</w:t>
            </w:r>
          </w:p>
          <w:p>
            <w:pPr>
              <w:pStyle w:val="Compact"/>
              <w:numPr>
                <w:ilvl w:val="0"/>
                <w:numId w:val="1040"/>
              </w:numPr>
            </w:pPr>
            <m:oMath>
              <m:r>
                <m:t>a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t>b</m:t>
              </m:r>
              <m:r>
                <m:rPr>
                  <m:sty m:val="p"/>
                </m:rPr>
                <m:t>+</m:t>
              </m:r>
              <m:r>
                <m:t>c</m:t>
              </m:r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when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could be a function,</w:t>
            </w:r>
            <w:r>
              <w:t xml:space="preserve"> </w:t>
            </w:r>
            <w:r>
              <w:t xml:space="preserve">since</w:t>
            </w:r>
            <w:r>
              <w:t xml:space="preserve"> </w:t>
            </w:r>
            <m:oMath>
              <m:r>
                <m:t>a</m:t>
              </m:r>
              <m:r>
                <m:rPr>
                  <m:sty m:val="p"/>
                </m:rPr>
                <m:t>(</m:t>
              </m:r>
              <m:r>
                <m:t>b</m:t>
              </m:r>
              <m:r>
                <m:rPr>
                  <m:sty m:val="p"/>
                </m:rPr>
                <m:t>+</m:t>
              </m:r>
              <m:r>
                <m:t>c</m:t>
              </m:r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could mean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evaluated at</w:t>
            </w:r>
            <w:r>
              <w:t xml:space="preserve"> </w:t>
            </w:r>
            <m:oMath>
              <m:r>
                <m:t>b</m:t>
              </m:r>
              <m:r>
                <m:rPr>
                  <m:sty m:val="p"/>
                </m:rPr>
                <m:t>+</m:t>
              </m:r>
              <m:r>
                <m:t>c</m:t>
              </m:r>
            </m:oMath>
            <w:r>
              <w:t xml:space="preserve">.</w:t>
            </w:r>
          </w:p>
          <w:p/>
        </w:tc>
      </w:tr>
    </w:tbl>
    <w:bookmarkStart w:id="135" w:name="def-range-of-variable"/>
    <w:p>
      <w:pPr>
        <w:pStyle w:val="FirstParagraph"/>
      </w:pPr>
      <w:r>
        <w:rPr>
          <w:b/>
          <w:bCs/>
        </w:rPr>
        <w:t xml:space="preserve">Definition 31 (Range of a variable)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range</w:t>
      </w:r>
      <w:r>
        <w:t xml:space="preserve"> </w:t>
      </w:r>
      <w:r>
        <w:t xml:space="preserve">of a variable</w:t>
      </w:r>
      <w:r>
        <w:t xml:space="preserve"> </w:t>
      </w:r>
      <m:oMath>
        <m:r>
          <m:t>x</m:t>
        </m:r>
      </m:oMath>
      <w:r>
        <w:t xml:space="preserve">, written</w:t>
      </w:r>
      <w:r>
        <w:t xml:space="preserve"> </w:t>
      </w:r>
      <m:oMath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is the set of values that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can take.</w:t>
      </w:r>
    </w:p>
    <w:bookmarkEnd w:id="135"/>
    <w:p>
      <w:pPr>
        <w:pStyle w:val="BodyText"/>
      </w:pPr>
      <w:r>
        <w:t xml:space="preserve">For example,</w:t>
      </w:r>
      <w:r>
        <w:t xml:space="preserve"> </w:t>
      </w:r>
      <w:r>
        <w:t xml:space="preserve">if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the number of heads in two tosses of a coin,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A</w:t>
      </w:r>
      <w:r>
        <w:t xml:space="preserve"> </w:t>
      </w:r>
      <w:hyperlink r:id="rId11">
        <w:r>
          <w:rPr>
            <w:rStyle w:val="Hyperlink"/>
          </w:rPr>
          <w:t xml:space="preserve">random variable</w:t>
        </w:r>
      </w:hyperlink>
      <w:r>
        <w:t xml:space="preserve"> </w:t>
      </w:r>
      <m:oMath>
        <m:r>
          <m:t>X</m:t>
        </m:r>
      </m:oMath>
      <w:r>
        <w:t xml:space="preserve"> </w:t>
      </w:r>
      <w:r>
        <w:t xml:space="preserve">(defined in the Morrison Lab’s probability notes)</w:t>
      </w:r>
      <w:r>
        <w:t xml:space="preserve"> </w:t>
      </w:r>
      <w:r>
        <w:t xml:space="preserve">is a</w:t>
      </w:r>
      <w:r>
        <w:t xml:space="preserve"> </w:t>
      </w:r>
      <w:hyperlink r:id="rId136">
        <w:r>
          <w:rPr>
            <w:rStyle w:val="Hyperlink"/>
          </w:rPr>
          <w:t xml:space="preserve">function</w:t>
        </w:r>
      </w:hyperlink>
      <w:r>
        <w:t xml:space="preserve">,</w:t>
      </w:r>
      <w:r>
        <w:t xml:space="preserve"> </w:t>
      </w:r>
      <w:r>
        <w:t xml:space="preserve">and the set of values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can take,</w:t>
      </w:r>
      <w:r>
        <w:t xml:space="preserve"> </w:t>
      </w:r>
      <m:oMath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is the</w:t>
      </w:r>
      <w:r>
        <w:t xml:space="preserve"> </w:t>
      </w:r>
      <w:hyperlink r:id="rId137">
        <w:r>
          <w:rPr>
            <w:rStyle w:val="Hyperlink"/>
          </w:rPr>
          <w:t xml:space="preserve">image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These notes use</w:t>
      </w:r>
      <w:r>
        <w:t xml:space="preserve"> </w:t>
      </w:r>
      <w:r>
        <w:t xml:space="preserve">“range”</w:t>
      </w:r>
      <w:r>
        <w:t xml:space="preserve"> </w:t>
      </w:r>
      <w:r>
        <w:t xml:space="preserve">only for variables:</w:t>
      </w:r>
      <w:r>
        <w:t xml:space="preserve"> </w:t>
      </w:r>
      <w:r>
        <w:t xml:space="preserve">for a function,</w:t>
      </w:r>
      <w:r>
        <w:t xml:space="preserve"> </w:t>
      </w:r>
      <w:r>
        <w:t xml:space="preserve">“range”</w:t>
      </w:r>
      <w:r>
        <w:t xml:space="preserve"> </w:t>
      </w:r>
      <w:r>
        <w:t xml:space="preserve">can mean either the image or the codomain</w:t>
      </w:r>
      <w:r>
        <w:t xml:space="preserve"> </w:t>
      </w:r>
      <w:r>
        <w:t xml:space="preserve">(</w:t>
      </w:r>
      <w:hyperlink r:id="rId138">
        <w:r>
          <w:rPr>
            <w:rStyle w:val="Hyperlink"/>
          </w:rPr>
          <w:t xml:space="preserve">Image and range</w:t>
        </w:r>
      </w:hyperlink>
      <w:r>
        <w:t xml:space="preserve">).</w:t>
      </w:r>
      <w:r>
        <w:t xml:space="preserve"> </w:t>
      </w:r>
      <w:r>
        <w:t xml:space="preserve">In statistics,</w:t>
      </w:r>
      <w:r>
        <w:t xml:space="preserve"> </w:t>
      </w:r>
      <w:r>
        <w:t xml:space="preserve">“the range”</w:t>
      </w:r>
      <w:r>
        <w:t xml:space="preserve"> </w:t>
      </w:r>
      <w:r>
        <w:t xml:space="preserve">of a dataset can also mean</w:t>
      </w:r>
      <w:r>
        <w:t xml:space="preserve"> </w:t>
      </w:r>
      <w:r>
        <w:t xml:space="preserve">its largest value minus its smallest value;</w:t>
      </w:r>
      <w:r>
        <w:t xml:space="preserve"> </w:t>
      </w:r>
      <m:oMath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a set, not that difference.</w:t>
      </w:r>
    </w:p>
    <w:p>
      <w:pPr>
        <w:pStyle w:val="BodyText"/>
      </w:pPr>
      <w:hyperlink w:anchor="tbl-notational-shorthands">
        <w:r>
          <w:rPr>
            <w:rStyle w:val="Hyperlink"/>
          </w:rPr>
          <w:t xml:space="preserve">Table 3</w:t>
        </w:r>
      </w:hyperlink>
      <w:r>
        <w:t xml:space="preserve"> </w:t>
      </w:r>
      <w:r>
        <w:t xml:space="preserve">lists shorthands you may meet in other sources,</w:t>
      </w:r>
      <w:r>
        <w:t xml:space="preserve"> </w:t>
      </w:r>
      <w:r>
        <w:t xml:space="preserve">the full form each one abbreviates,</w:t>
      </w:r>
      <w:r>
        <w:t xml:space="preserve"> </w:t>
      </w:r>
      <w:r>
        <w:t xml:space="preserve">and the part each one leaves out.</w:t>
      </w:r>
      <w:r>
        <w:t xml:space="preserve"> </w:t>
      </w:r>
      <w:r>
        <w:t xml:space="preserve">In the table,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are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numbers,</w:t>
      </w:r>
      <w:r>
        <w:t xml:space="preserve"> </w:t>
      </w:r>
      <m:oMath>
        <m:sSub>
          <m:e>
            <m:r>
              <m:t>b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 </w:t>
      </w:r>
      <w:r>
        <w:t xml:space="preserve">is the entry in row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and column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of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array,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is an integer with</w:t>
      </w:r>
      <w:r>
        <w:t xml:space="preserve"> </w:t>
      </w:r>
      <m:oMath>
        <m:r>
          <m:t>1</m:t>
        </m:r>
        <m:r>
          <m:rPr>
            <m:sty m:val="p"/>
          </m:rPr>
          <m:t>≤</m:t>
        </m:r>
        <m:r>
          <m:t>k</m:t>
        </m:r>
        <m:r>
          <m:rPr>
            <m:sty m:val="p"/>
          </m:rPr>
          <m:t>≤</m:t>
        </m:r>
        <m:r>
          <m:t>n</m:t>
        </m:r>
      </m:oMath>
      <w:r>
        <w:t xml:space="preserve">,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a</w:t>
      </w:r>
      <w:r>
        <w:t xml:space="preserve"> </w:t>
      </w:r>
      <w:hyperlink r:id="rId136">
        <w:r>
          <w:rPr>
            <w:rStyle w:val="Hyperlink"/>
          </w:rPr>
          <w:t xml:space="preserve">function</w:t>
        </w:r>
      </w:hyperlink>
      <w:r>
        <w:t xml:space="preserve"> </w:t>
      </w:r>
      <w:r>
        <w:t xml:space="preserve">from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,</w:t>
      </w:r>
      <w:r>
        <w:t xml:space="preserve"> </w:t>
      </w:r>
      <w:r>
        <w:t xml:space="preserve">and, in the first row,</w:t>
      </w:r>
      <w:r>
        <w:t xml:space="preserve"> </w:t>
      </w:r>
      <m:oMath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a finite set.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40" w:name="tbl-notational-shorthands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3: Common notational shorthands and their full forms</w:t>
            </w:r>
          </w:p>
          <w:tbl>
            <w:tblPr>
              <w:tblStyle w:val="Table"/>
              <w:tblW w:type="pct" w:w="5000"/>
              <w:tblLayout w:type="fixed"/>
              <w:tblLook w:firstRow="1" w:lastRow="0" w:firstColumn="0" w:lastColumn="0" w:noHBand="0" w:noVBand="0" w:val="0020"/>
            </w:tblPr>
            <w:tblGrid>
              <w:gridCol w:w="2354"/>
              <w:gridCol w:w="2354"/>
              <w:gridCol w:w="3210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Shorthand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Full form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Part left out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nary>
                      <m:naryPr>
                        <m:chr m:val="∑"/>
                        <m:limLoc m:val="undOvr"/>
                        <m:subHide m:val="off"/>
                        <m:supHide m:val="on"/>
                      </m:naryPr>
                      <m:sub>
                        <m:r>
                          <m:t>x</m:t>
                        </m:r>
                      </m:sub>
                      <m:sup>
                        <m:r>
                          <m:t>​</m:t>
                        </m:r>
                      </m:sup>
                      <m:e>
                        <m:r>
                          <m:t>f</m:t>
                        </m:r>
                      </m:e>
                    </m:nary>
                    <m:r>
                      <m:rPr>
                        <m:sty m:val="p"/>
                      </m:rPr>
                      <m:t>(</m:t>
                    </m:r>
                    <m:r>
                      <m:t>x</m:t>
                    </m:r>
                    <m:r>
                      <m:rPr>
                        <m:sty m:val="p"/>
                      </m:rPr>
                      <m:t>)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nary>
                      <m:naryPr>
                        <m:chr m:val="∑"/>
                        <m:limLoc m:val="undOvr"/>
                        <m:subHide m:val="off"/>
                        <m:supHide m:val="on"/>
                      </m:naryPr>
                      <m:sub>
                        <m:r>
                          <m:t>x</m:t>
                        </m:r>
                        <m:r>
                          <m:rPr>
                            <m:sty m:val="p"/>
                          </m:rPr>
                          <m:t>∈</m:t>
                        </m:r>
                        <m:r>
                          <m:rPr>
                            <m:scr m:val="script"/>
                            <m:sty m:val="p"/>
                          </m:rPr>
                          <m:t>R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t>x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sub>
                      <m:sup>
                        <m:r>
                          <m:t>​</m:t>
                        </m:r>
                      </m:sup>
                      <m:e>
                        <m:r>
                          <m:t>f</m:t>
                        </m:r>
                      </m:e>
                    </m:nary>
                    <m:r>
                      <m:rPr>
                        <m:sty m:val="p"/>
                      </m:rPr>
                      <m:t>(</m:t>
                    </m:r>
                    <m:r>
                      <m:t>x</m:t>
                    </m:r>
                    <m:r>
                      <m:rPr>
                        <m:sty m:val="p"/>
                      </m:rPr>
                      <m:t>)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the set the sum runs over (</w:t>
                  </w:r>
                  <w:hyperlink r:id="rId139">
                    <w:r>
                      <w:rPr>
                        <w:rStyle w:val="Hyperlink"/>
                      </w:rPr>
                      <w:t xml:space="preserve">sum over a finite set</w:t>
                    </w:r>
                  </w:hyperlink>
                  <w:r>
                    <w:t xml:space="preserve">)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nary>
                      <m:naryPr>
                        <m:chr m:val="∑"/>
                        <m:limLoc m:val="undOvr"/>
                        <m:subHide m:val="off"/>
                        <m:supHide m:val="on"/>
                      </m:naryPr>
                      <m:sub>
                        <m:r>
                          <m:t>i</m:t>
                        </m:r>
                      </m:sub>
                      <m:sup>
                        <m:r>
                          <m:t>​</m:t>
                        </m:r>
                      </m:sup>
                      <m:e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</m:e>
                    </m:nary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nary>
                      <m:naryPr>
                        <m:chr m:val="∑"/>
                        <m:limLoc m:val="undOvr"/>
                        <m:subHide m:val="off"/>
                        <m:supHide m:val="off"/>
                      </m:naryPr>
                      <m:sub>
                        <m:r>
                          <m:t>i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1</m:t>
                        </m:r>
                      </m:sub>
                      <m:sup>
                        <m:r>
                          <m:t>n</m:t>
                        </m:r>
                      </m:sup>
                      <m:e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</m:e>
                    </m:nary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the lower and upper limits of the index (</w:t>
                  </w:r>
                  <w:hyperlink r:id="rId126">
                    <w:r>
                      <w:rPr>
                        <w:rStyle w:val="Hyperlink"/>
                      </w:rPr>
                      <w:t xml:space="preserve">summation notation</w:t>
                    </w:r>
                  </w:hyperlink>
                  <w:r>
                    <w:t xml:space="preserve">)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r>
                      <m:rPr>
                        <m:sty m:val="p"/>
                      </m:rPr>
                      <m:t>∑</m:t>
                    </m:r>
                    <m:sSub>
                      <m:e>
                        <m:r>
                          <m:t>x</m:t>
                        </m:r>
                      </m:e>
                      <m:sub>
                        <m:r>
                          <m:t>i</m:t>
                        </m:r>
                      </m:sub>
                    </m:sSub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nary>
                      <m:naryPr>
                        <m:chr m:val="∑"/>
                        <m:limLoc m:val="undOvr"/>
                        <m:subHide m:val="off"/>
                        <m:supHide m:val="off"/>
                      </m:naryPr>
                      <m:sub>
                        <m:r>
                          <m:t>i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1</m:t>
                        </m:r>
                      </m:sub>
                      <m:sup>
                        <m:r>
                          <m:t>n</m:t>
                        </m:r>
                      </m:sup>
                      <m:e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</m:e>
                    </m:nary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the index and its lower and upper limits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nary>
                      <m:naryPr>
                        <m:chr m:val="∏"/>
                        <m:limLoc m:val="undOvr"/>
                        <m:subHide m:val="off"/>
                        <m:supHide m:val="on"/>
                      </m:naryPr>
                      <m:sub>
                        <m:r>
                          <m:t>i</m:t>
                        </m:r>
                      </m:sub>
                      <m:sup>
                        <m:r>
                          <m:t>​</m:t>
                        </m:r>
                      </m:sup>
                      <m:e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</m:e>
                    </m:nary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nary>
                      <m:naryPr>
                        <m:chr m:val="∏"/>
                        <m:limLoc m:val="undOvr"/>
                        <m:subHide m:val="off"/>
                        <m:supHide m:val="off"/>
                      </m:naryPr>
                      <m:sub>
                        <m:r>
                          <m:t>i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1</m:t>
                        </m:r>
                      </m:sub>
                      <m:sup>
                        <m:r>
                          <m:t>n</m:t>
                        </m:r>
                      </m:sup>
                      <m:e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</m:e>
                    </m:nary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the lower and upper limits of the index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r>
                      <m:rPr>
                        <m:sty m:val="p"/>
                      </m:rPr>
                      <m:t>∏</m:t>
                    </m:r>
                    <m:sSub>
                      <m:e>
                        <m:r>
                          <m:t>x</m:t>
                        </m:r>
                      </m:e>
                      <m:sub>
                        <m:r>
                          <m:t>i</m:t>
                        </m:r>
                      </m:sub>
                    </m:sSub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nary>
                      <m:naryPr>
                        <m:chr m:val="∏"/>
                        <m:limLoc m:val="undOvr"/>
                        <m:subHide m:val="off"/>
                        <m:supHide m:val="off"/>
                      </m:naryPr>
                      <m:sub>
                        <m:r>
                          <m:t>i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1</m:t>
                        </m:r>
                      </m:sub>
                      <m:sup>
                        <m:r>
                          <m:t>n</m:t>
                        </m:r>
                      </m:sup>
                      <m:e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</m:e>
                    </m:nary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the index and its lower and upper limits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nary>
                      <m:naryPr>
                        <m:chr m:val="∑"/>
                        <m:limLoc m:val="undOvr"/>
                        <m:subHide m:val="off"/>
                        <m:supHide m:val="on"/>
                      </m:naryPr>
                      <m:sub>
                        <m:r>
                          <m:t>i</m:t>
                        </m:r>
                        <m:r>
                          <m:rPr>
                            <m:sty m:val="p"/>
                          </m:rPr>
                          <m:t>,</m:t>
                        </m:r>
                        <m:r>
                          <m:t>j</m:t>
                        </m:r>
                      </m:sub>
                      <m:sup>
                        <m:r>
                          <m:t>​</m:t>
                        </m:r>
                      </m:sup>
                      <m:e>
                        <m:sSub>
                          <m:e>
                            <m:r>
                              <m:t>b</m:t>
                            </m:r>
                          </m:e>
                          <m:sub>
                            <m:r>
                              <m:t>i</m:t>
                            </m:r>
                            <m:r>
                              <m:t>j</m:t>
                            </m:r>
                          </m:sub>
                        </m:sSub>
                      </m:e>
                    </m:nary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nary>
                      <m:naryPr>
                        <m:chr m:val="∑"/>
                        <m:limLoc m:val="undOvr"/>
                        <m:subHide m:val="off"/>
                        <m:supHide m:val="off"/>
                      </m:naryPr>
                      <m:sub>
                        <m:r>
                          <m:t>i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1</m:t>
                        </m:r>
                      </m:sub>
                      <m:sup>
                        <m:r>
                          <m:t>m</m:t>
                        </m:r>
                      </m:sup>
                      <m:e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j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>
                              <m:e>
                                <m:r>
                                  <m:t>b</m:t>
                                </m:r>
                              </m:e>
                              <m:sub>
                                <m:r>
                                  <m:t>i</m:t>
                                </m:r>
                                <m:r>
                                  <m:t>j</m:t>
                                </m:r>
                              </m:sub>
                            </m:sSub>
                          </m:e>
                        </m:nary>
                      </m:e>
                    </m:nary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the limits of both indices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nary>
                      <m:naryPr>
                        <m:chr m:val="∑"/>
                        <m:limLoc m:val="undOvr"/>
                        <m:subHide m:val="off"/>
                        <m:supHide m:val="on"/>
                      </m:naryPr>
                      <m:sub>
                        <m:r>
                          <m:t>i</m:t>
                        </m:r>
                        <m:r>
                          <m:rPr>
                            <m:sty m:val="p"/>
                          </m:rPr>
                          <m:t>≠</m:t>
                        </m:r>
                        <m:r>
                          <m:t>k</m:t>
                        </m:r>
                      </m:sub>
                      <m:sup>
                        <m:r>
                          <m:t>​</m:t>
                        </m:r>
                      </m:sup>
                      <m:e>
                        <m:sSub>
                          <m:e>
                            <m:r>
                              <m:t>a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</m:e>
                    </m:nary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nary>
                      <m:naryPr>
                        <m:chr m:val="∑"/>
                        <m:limLoc m:val="undOvr"/>
                        <m:subHide m:val="off"/>
                        <m:supHide m:val="on"/>
                      </m:naryPr>
                      <m:sub>
                        <m:r>
                          <m:t>i</m:t>
                        </m:r>
                        <m:r>
                          <m:rPr>
                            <m:sty m:val="p"/>
                          </m:rPr>
                          <m:t>∈</m:t>
                        </m:r>
                        <m:r>
                          <m:t>​</m:t>
                        </m:r>
                        <m:d>
                          <m:dPr>
                            <m:begChr m:val="{"/>
                            <m:sepChr m:val=""/>
                            <m:endChr m:val="}"/>
                            <m:grow/>
                          </m:dPr>
                          <m:e>
                            <m:r>
                              <m:t>1</m:t>
                            </m:r>
                            <m:r>
                              <m:rPr>
                                <m:sty m:val="p"/>
                              </m:rPr>
                              <m:t>,</m:t>
                            </m:r>
                            <m:r>
                              <m:rPr>
                                <m:sty m:val="p"/>
                              </m:rPr>
                              <m:t>…</m:t>
                            </m:r>
                            <m:r>
                              <m:rPr>
                                <m:sty m:val="p"/>
                              </m:rPr>
                              <m:t>,</m:t>
                            </m:r>
                            <m:r>
                              <m:t>n</m:t>
                            </m:r>
                          </m:e>
                        </m:d>
                        <m:r>
                          <m:t>​</m:t>
                        </m:r>
                        <m:r>
                          <m:rPr>
                            <m:sty m:val="p"/>
                          </m:rPr>
                          <m:t>\</m:t>
                        </m:r>
                        <m:r>
                          <m:t>​</m:t>
                        </m:r>
                        <m:d>
                          <m:dPr>
                            <m:begChr m:val="{"/>
                            <m:sepChr m:val=""/>
                            <m:endChr m:val="}"/>
                            <m:grow/>
                          </m:dPr>
                          <m:e>
                            <m:r>
                              <m:t>k</m:t>
                            </m:r>
                          </m:e>
                        </m:d>
                        <m:r>
                          <m:t>​</m:t>
                        </m:r>
                      </m:sub>
                      <m:sup>
                        <m:r>
                          <m:t>​</m:t>
                        </m:r>
                      </m:sup>
                      <m:e>
                        <m:sSub>
                          <m:e>
                            <m:r>
                              <m:t>a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</m:e>
                    </m:nary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the set</w:t>
                  </w:r>
                  <w:r>
                    <w:t xml:space="preserve"> </w:t>
                  </w:r>
                  <m:oMath>
                    <m:r>
                      <m:t>​</m:t>
                    </m:r>
                    <m:d>
                      <m:dPr>
                        <m:begChr m:val="{"/>
                        <m:sepChr m:val=""/>
                        <m:endChr m:val="}"/>
                        <m:grow/>
                      </m:dP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,</m:t>
                        </m:r>
                        <m:r>
                          <m:rPr>
                            <m:sty m:val="p"/>
                          </m:rPr>
                          <m:t>…</m:t>
                        </m:r>
                        <m:r>
                          <m:rPr>
                            <m:sty m:val="p"/>
                          </m:rPr>
                          <m:t>,</m:t>
                        </m:r>
                        <m:r>
                          <m:t>n</m:t>
                        </m:r>
                      </m:e>
                    </m:d>
                    <m:r>
                      <m:t>​</m:t>
                    </m:r>
                  </m:oMath>
                  <w:r>
                    <w:t xml:space="preserve"> </w:t>
                  </w:r>
                  <w:r>
                    <w:t xml:space="preserve">of indices that</w:t>
                  </w:r>
                  <w:r>
                    <w:t xml:space="preserve"> </w:t>
                  </w:r>
                  <m:oMath>
                    <m:r>
                      <m:t>k</m:t>
                    </m:r>
                  </m:oMath>
                  <w:r>
                    <w:t xml:space="preserve"> </w:t>
                  </w:r>
                  <w:r>
                    <w:t xml:space="preserve">is removed from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r>
                      <m:rPr>
                        <m:sty m:val="p"/>
                      </m:rPr>
                      <m:t>∫</m:t>
                    </m:r>
                    <m:r>
                      <m:t>f</m:t>
                    </m:r>
                    <m:r>
                      <m:rPr>
                        <m:sty m:val="p"/>
                      </m:rPr>
                      <m:t>(</m:t>
                    </m:r>
                    <m:r>
                      <m:t>x</m:t>
                    </m:r>
                    <m:r>
                      <m:rPr>
                        <m:sty m:val="p"/>
                      </m:rPr>
                      <m:t>)</m:t>
                    </m:r>
                    <m:r>
                      <m:t> </m:t>
                    </m:r>
                    <m:r>
                      <m:t>d</m:t>
                    </m:r>
                    <m:r>
                      <m:t>x</m:t>
                    </m:r>
                  </m:oMath>
                  <w:r>
                    <w:t xml:space="preserve">, used for a number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nary>
                      <m:naryPr>
                        <m:chr m:val="∫"/>
                        <m:limLoc m:val="subSup"/>
                        <m:subHide m:val="off"/>
                        <m:supHide m:val="off"/>
                      </m:naryPr>
                      <m:sub>
                        <m:r>
                          <m:rPr>
                            <m:sty m:val="p"/>
                          </m:rPr>
                          <m:t>−</m:t>
                        </m:r>
                        <m:r>
                          <m:rPr>
                            <m:sty m:val="p"/>
                          </m:rPr>
                          <m:t>∞</m:t>
                        </m:r>
                      </m:sub>
                      <m:sup>
                        <m:r>
                          <m:rPr>
                            <m:sty m:val="p"/>
                          </m:rPr>
                          <m:t>∞</m:t>
                        </m:r>
                      </m:sup>
                      <m:e>
                        <m:r>
                          <m:t>f</m:t>
                        </m:r>
                      </m:e>
                    </m:nary>
                    <m:r>
                      <m:rPr>
                        <m:sty m:val="p"/>
                      </m:rPr>
                      <m:t>(</m:t>
                    </m:r>
                    <m:r>
                      <m:t>x</m:t>
                    </m:r>
                    <m:r>
                      <m:rPr>
                        <m:sty m:val="p"/>
                      </m:rPr>
                      <m:t>)</m:t>
                    </m:r>
                    <m:r>
                      <m:t> </m:t>
                    </m:r>
                    <m:r>
                      <m:t>d</m:t>
                    </m:r>
                    <m:r>
                      <m:t>x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the limits of integration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r>
                      <m:rPr>
                        <m:sty m:val="p"/>
                      </m:rPr>
                      <m:t>∫</m:t>
                    </m:r>
                    <m:r>
                      <m:t>f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nary>
                      <m:naryPr>
                        <m:chr m:val="∫"/>
                        <m:limLoc m:val="subSup"/>
                        <m:subHide m:val="off"/>
                        <m:supHide m:val="off"/>
                      </m:naryPr>
                      <m:sub>
                        <m:r>
                          <m:rPr>
                            <m:sty m:val="p"/>
                          </m:rPr>
                          <m:t>−</m:t>
                        </m:r>
                        <m:r>
                          <m:rPr>
                            <m:sty m:val="p"/>
                          </m:rPr>
                          <m:t>∞</m:t>
                        </m:r>
                      </m:sub>
                      <m:sup>
                        <m:r>
                          <m:rPr>
                            <m:sty m:val="p"/>
                          </m:rPr>
                          <m:t>∞</m:t>
                        </m:r>
                      </m:sup>
                      <m:e>
                        <m:r>
                          <m:t>f</m:t>
                        </m:r>
                      </m:e>
                    </m:nary>
                    <m:r>
                      <m:rPr>
                        <m:sty m:val="p"/>
                      </m:rPr>
                      <m:t>(</m:t>
                    </m:r>
                    <m:r>
                      <m:t>x</m:t>
                    </m:r>
                    <m:r>
                      <m:rPr>
                        <m:sty m:val="p"/>
                      </m:rPr>
                      <m:t>)</m:t>
                    </m:r>
                    <m:r>
                      <m:t> </m:t>
                    </m:r>
                    <m:r>
                      <m:t>d</m:t>
                    </m:r>
                    <m:r>
                      <m:t>x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the limits, the variable of integration, and the differential</w:t>
                  </w:r>
                  <w:r>
                    <w:t xml:space="preserve"> </w:t>
                  </w:r>
                  <m:oMath>
                    <m:r>
                      <m:t>d</m:t>
                    </m:r>
                    <m:r>
                      <m:t>x</m:t>
                    </m:r>
                  </m:oMath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sSub>
                      <m:e>
                        <m:r>
                          <m:t>x</m:t>
                        </m:r>
                      </m:e>
                      <m:sub>
                        <m:r>
                          <m:t>1</m:t>
                        </m:r>
                        <m:r>
                          <m:rPr>
                            <m:sty m:val="p"/>
                          </m:rPr>
                          <m:t>:</m:t>
                        </m:r>
                        <m:r>
                          <m:t>n</m:t>
                        </m:r>
                      </m:sub>
                    </m:sSub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r>
                      <m:rPr>
                        <m:sty m:val="p"/>
                      </m:rPr>
                      <m:t>(</m:t>
                    </m:r>
                    <m:sSub>
                      <m:e>
                        <m:r>
                          <m:t>x</m:t>
                        </m:r>
                      </m:e>
                      <m:sub>
                        <m:r>
                          <m:t>1</m:t>
                        </m:r>
                      </m:sub>
                    </m:sSub>
                    <m:r>
                      <m:rPr>
                        <m:sty m:val="p"/>
                      </m:rPr>
                      <m:t>,</m:t>
                    </m:r>
                    <m:sSub>
                      <m:e>
                        <m:r>
                          <m:t>x</m:t>
                        </m:r>
                      </m:e>
                      <m:sub>
                        <m:r>
                          <m:t>2</m:t>
                        </m:r>
                      </m:sub>
                    </m:sSub>
                    <m:r>
                      <m:rPr>
                        <m:sty m:val="p"/>
                      </m:rPr>
                      <m:t>,</m:t>
                    </m:r>
                    <m:r>
                      <m:rPr>
                        <m:sty m:val="p"/>
                      </m:rPr>
                      <m:t>…</m:t>
                    </m:r>
                    <m:r>
                      <m:rPr>
                        <m:sty m:val="p"/>
                      </m:rPr>
                      <m:t>,</m:t>
                    </m:r>
                    <m:sSub>
                      <m:e>
                        <m:r>
                          <m:t>x</m:t>
                        </m:r>
                      </m:e>
                      <m:sub>
                        <m:r>
                          <m:t>n</m:t>
                        </m:r>
                      </m:sub>
                    </m:sSub>
                    <m:r>
                      <m:rPr>
                        <m:sty m:val="p"/>
                      </m:rPr>
                      <m:t>)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the explicit list of entries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“the function</w:t>
                  </w:r>
                  <w:r>
                    <w:t xml:space="preserve"> </w:t>
                  </w:r>
                  <m:oMath>
                    <m:sSup>
                      <m:e>
                        <m:r>
                          <m:t>x</m:t>
                        </m:r>
                      </m:e>
                      <m:sup>
                        <m:r>
                          <m:t>2</m:t>
                        </m:r>
                      </m:sup>
                    </m:sSup>
                  </m:oMath>
                  <w:r>
                    <w:t xml:space="preserve">”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“the function</w:t>
                  </w:r>
                  <w:r>
                    <w:t xml:space="preserve"> </w:t>
                  </w:r>
                  <m:oMath>
                    <m:r>
                      <m:t>f</m:t>
                    </m:r>
                    <m:r>
                      <m:rPr>
                        <m:sty m:val="p"/>
                      </m:rPr>
                      <m:t>:</m:t>
                    </m:r>
                    <m:r>
                      <m:rPr>
                        <m:scr m:val="double-struck"/>
                        <m:sty m:val="p"/>
                      </m:rPr>
                      <m:t>R</m:t>
                    </m:r>
                    <m:r>
                      <m:rPr>
                        <m:sty m:val="p"/>
                      </m:rPr>
                      <m:t>→</m:t>
                    </m:r>
                    <m:r>
                      <m:rPr>
                        <m:scr m:val="double-struck"/>
                        <m:sty m:val="p"/>
                      </m:rPr>
                      <m:t>R</m:t>
                    </m:r>
                  </m:oMath>
                  <w:r>
                    <w:t xml:space="preserve"> </w:t>
                  </w:r>
                  <w:r>
                    <w:t xml:space="preserve">with</w:t>
                  </w:r>
                  <w:r>
                    <w:t xml:space="preserve"> </w:t>
                  </w:r>
                  <m:oMath>
                    <m:r>
                      <m:t>f</m:t>
                    </m:r>
                    <m:r>
                      <m:rPr>
                        <m:sty m:val="p"/>
                      </m:rPr>
                      <m:t>(</m:t>
                    </m:r>
                    <m:r>
                      <m:t>x</m:t>
                    </m:r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=</m:t>
                    </m:r>
                    <m:sSup>
                      <m:e>
                        <m:r>
                          <m:t>x</m:t>
                        </m:r>
                      </m:e>
                      <m:sup>
                        <m:r>
                          <m:t>2</m:t>
                        </m:r>
                      </m:sup>
                    </m:sSup>
                  </m:oMath>
                  <w:r>
                    <w:t xml:space="preserve">”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the function’s name, domain, and codomain</w:t>
                  </w:r>
                </w:p>
              </w:tc>
            </w:tr>
          </w:tbl>
          <w:bookmarkEnd w:id="140"/>
          <w:p/>
        </w:tc>
      </w:tr>
    </w:tbl>
    <w:bookmarkStart w:id="142" w:name="rem-indefinite-integral-not-shorthand"/>
    <w:p>
      <w:pPr>
        <w:pStyle w:val="BodyText"/>
      </w:pPr>
      <w:r>
        <w:rPr>
          <w:i/>
          <w:iCs/>
        </w:rPr>
        <w:t xml:space="preserve">Remark 5</w:t>
      </w:r>
      <w:r>
        <w:t xml:space="preserve"> (</w:t>
      </w:r>
      <m:oMath>
        <m:r>
          <m:rPr>
            <m:sty m:val="p"/>
          </m:rPr>
          <m:t>∫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</m:oMath>
      <w:r>
        <w:t xml:space="preserve"> </w:t>
      </w:r>
      <w:r>
        <w:t xml:space="preserve">has two readings). </w:t>
      </w:r>
      <w:r>
        <w:t xml:space="preserve">In calculus,</w:t>
      </w:r>
      <w:r>
        <w:t xml:space="preserve"> </w:t>
      </w:r>
      <m:oMath>
        <m:r>
          <m:rPr>
            <m:sty m:val="p"/>
          </m:rPr>
          <m:t>∫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</m:oMath>
      <w:r>
        <w:t xml:space="preserve"> </w:t>
      </w:r>
      <w:r>
        <w:t xml:space="preserve">with no limits is not a shorthand:</w:t>
      </w:r>
      <w:r>
        <w:t xml:space="preserve"> </w:t>
      </w:r>
      <w:r>
        <w:t xml:space="preserve">it is the</w:t>
      </w:r>
      <w:r>
        <w:t xml:space="preserve"> </w:t>
      </w:r>
      <w:hyperlink r:id="rId141">
        <w:r>
          <w:rPr>
            <w:rStyle w:val="Hyperlink"/>
          </w:rPr>
          <w:t xml:space="preserve">indefinite integral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,</w:t>
      </w:r>
      <w:r>
        <w:t xml:space="preserve"> </w:t>
      </w:r>
      <w:r>
        <w:t xml:space="preserve">a family of functions rather than a number.</w:t>
      </w:r>
      <w:r>
        <w:t xml:space="preserve"> </w:t>
      </w:r>
      <w:r>
        <w:t xml:space="preserve">Some sources, especially in probability,</w:t>
      </w:r>
      <w:r>
        <w:t xml:space="preserve"> </w:t>
      </w:r>
      <w:r>
        <w:t xml:space="preserve">also write</w:t>
      </w:r>
      <w:r>
        <w:t xml:space="preserve"> </w:t>
      </w:r>
      <m:oMath>
        <m:r>
          <m:rPr>
            <m:sty m:val="p"/>
          </m:rPr>
          <m:t>∫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</m:oMath>
      <w:r>
        <w:t xml:space="preserve"> </w:t>
      </w:r>
      <w:r>
        <w:t xml:space="preserve">for the number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rPr>
                <m:sty m:val="p"/>
              </m:rPr>
              <m:t>−</m:t>
            </m:r>
            <m:r>
              <m:rPr>
                <m:sty m:val="p"/>
              </m:rPr>
              <m:t>∞</m:t>
            </m:r>
          </m:sub>
          <m:sup>
            <m:r>
              <m:rPr>
                <m:sty m:val="p"/>
              </m:rPr>
              <m:t>∞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</m:oMath>
      <w:r>
        <w:t xml:space="preserve">.</w:t>
      </w:r>
      <w:r>
        <w:t xml:space="preserve"> </w:t>
      </w:r>
      <w:r>
        <w:t xml:space="preserve">Writing the limits out tells the reader which of the two is meant.</w:t>
      </w:r>
    </w:p>
    <w:bookmarkEnd w:id="142"/>
    <w:bookmarkStart w:id="143" w:name="exm-expand-index-shorthand"/>
    <w:p>
      <w:pPr>
        <w:pStyle w:val="BodyText"/>
      </w:pPr>
      <w:r>
        <w:rPr>
          <w:b/>
          <w:bCs/>
        </w:rPr>
        <w:t xml:space="preserve">Example 31 (Writing out an index shorthand)</w:t>
      </w:r>
      <w:r>
        <w:t xml:space="preserve"> </w:t>
      </w:r>
      <w:r>
        <w:t xml:space="preserve">Let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3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5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A source that writes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i</m:t>
            </m:r>
          </m:sub>
          <m:sup>
            <m:r>
              <m:t>​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 </w:t>
      </w:r>
      <w:r>
        <w:t xml:space="preserve">means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3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3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x</m:t>
                  </m:r>
                </m:e>
                <m:sub>
                  <m:r>
                    <m:t>3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summation notation)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5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values)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8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bookmarkEnd w:id="143"/>
    <w:bookmarkEnd w:id="144"/>
    <w:bookmarkStart w:id="151" w:name="X93a3d4ef5e06a67ae6b891e46b41b74b3674f55"/>
    <w:p>
      <w:pPr>
        <w:pStyle w:val="Heading2"/>
      </w:pPr>
      <w:r>
        <w:t xml:space="preserve">8 Why is notation in probability and statistics so inconsistent and disorganized?</w:t>
      </w:r>
    </w:p>
    <w:p>
      <w:pPr>
        <w:pStyle w:val="FirstParagraph"/>
      </w:pPr>
      <w:r>
        <w:t xml:space="preserve">In grad school,</w:t>
      </w:r>
      <w:r>
        <w:t xml:space="preserve"> </w:t>
      </w:r>
      <w:r>
        <w:t xml:space="preserve">we are asked to learn</w:t>
      </w:r>
      <w:r>
        <w:t xml:space="preserve"> </w:t>
      </w:r>
      <w:r>
        <w:t xml:space="preserve">from increasingly disorganized materials and lectures.</w:t>
      </w:r>
      <w:r>
        <w:t xml:space="preserve"> </w:t>
      </w:r>
      <w:r>
        <w:t xml:space="preserve">Not coincidentally,</w:t>
      </w:r>
      <w:r>
        <w:t xml:space="preserve"> </w:t>
      </w:r>
      <w:r>
        <w:t xml:space="preserve">as the amount of organization decreases,</w:t>
      </w:r>
      <w:r>
        <w:t xml:space="preserve"> </w:t>
      </w:r>
      <w:r>
        <w:t xml:space="preserve">the amount of complexity increases,</w:t>
      </w:r>
      <w:r>
        <w:t xml:space="preserve"> </w:t>
      </w:r>
      <w:r>
        <w:t xml:space="preserve">the amount of difficulty increases,</w:t>
      </w:r>
      <w:r>
        <w:t xml:space="preserve"> </w:t>
      </w:r>
      <w:r>
        <w:t xml:space="preserve">the number of reliable references decreases,</w:t>
      </w:r>
      <w:r>
        <w:t xml:space="preserve"> </w:t>
      </w:r>
      <w:r>
        <w:t xml:space="preserve">and the amount of inconsistency in notation and content increases</w:t>
      </w:r>
      <w:r>
        <w:t xml:space="preserve"> </w:t>
      </w:r>
      <w:r>
        <w:t xml:space="preserve">(both between multiple references and within single references!).</w:t>
      </w:r>
      <w:r>
        <w:t xml:space="preserve"> </w:t>
      </w:r>
      <w:r>
        <w:t xml:space="preserve">In other words,</w:t>
      </w:r>
      <w:r>
        <w:t xml:space="preserve"> </w:t>
      </w:r>
      <w:r>
        <w:t xml:space="preserve">as you approach the cutting-edge of most fields,</w:t>
      </w:r>
      <w:r>
        <w:t xml:space="preserve"> </w:t>
      </w:r>
      <w:r>
        <w:t xml:space="preserve">you start to run into content</w:t>
      </w:r>
      <w:r>
        <w:t xml:space="preserve"> </w:t>
      </w:r>
      <w:r>
        <w:t xml:space="preserve">that hasn’t been fully thought through or standardized.</w:t>
      </w:r>
      <w:r>
        <w:t xml:space="preserve"> </w:t>
      </w:r>
      <w:r>
        <w:t xml:space="preserve">This lack of clarity</w:t>
      </w:r>
      <w:r>
        <w:t xml:space="preserve"> </w:t>
      </w:r>
      <w:r>
        <w:t xml:space="preserve">is unfortunate and undesirable,</w:t>
      </w:r>
      <w:r>
        <w:t xml:space="preserve"> </w:t>
      </w:r>
      <w:r>
        <w:t xml:space="preserve">but it is understandable and inevitable.</w:t>
      </w:r>
    </w:p>
    <w:p>
      <w:pPr>
        <w:pStyle w:val="BodyText"/>
      </w:pPr>
      <w:r>
        <w:t xml:space="preserve">It’s worth noting</w:t>
      </w:r>
      <w:r>
        <w:t xml:space="preserve"> </w:t>
      </w:r>
      <w:r>
        <w:t xml:space="preserve">that calculus was formalized in the</w:t>
      </w:r>
      <w:r>
        <w:t xml:space="preserve"> </w:t>
      </w:r>
      <w:hyperlink r:id="rId145">
        <w:r>
          <w:rPr>
            <w:rStyle w:val="Hyperlink"/>
          </w:rPr>
          <w:t xml:space="preserve">1600s</w:t>
        </w:r>
      </w:hyperlink>
      <w:r>
        <w:t xml:space="preserve">,</w:t>
      </w:r>
      <w:r>
        <w:t xml:space="preserve"> </w:t>
      </w:r>
      <w:r>
        <w:t xml:space="preserve">elementary algebra was formalized around</w:t>
      </w:r>
      <w:r>
        <w:t xml:space="preserve"> </w:t>
      </w:r>
      <w:hyperlink r:id="rId146">
        <w:r>
          <w:rPr>
            <w:rStyle w:val="Hyperlink"/>
          </w:rPr>
          <w:t xml:space="preserve">820</w:t>
        </w:r>
      </w:hyperlink>
      <w:r>
        <w:t xml:space="preserve">,</w:t>
      </w:r>
      <w:r>
        <w:t xml:space="preserve"> </w:t>
      </w:r>
      <w:r>
        <w:t xml:space="preserve">and arithmetic</w:t>
      </w:r>
      <w:r>
        <w:t xml:space="preserve"> </w:t>
      </w:r>
      <w:hyperlink r:id="rId147">
        <w:r>
          <w:rPr>
            <w:rStyle w:val="Hyperlink"/>
          </w:rPr>
          <w:t xml:space="preserve">even earlier</w:t>
        </w:r>
      </w:hyperlink>
      <w:r>
        <w:t xml:space="preserve">.</w:t>
      </w:r>
      <w:r>
        <w:t xml:space="preserve"> </w:t>
      </w:r>
      <w:r>
        <w:t xml:space="preserve">And calculus still has</w:t>
      </w:r>
      <w:r>
        <w:t xml:space="preserve"> </w:t>
      </w:r>
      <w:hyperlink r:id="rId148">
        <w:r>
          <w:rPr>
            <w:rStyle w:val="Hyperlink"/>
          </w:rPr>
          <w:t xml:space="preserve">several competing notation systems</w:t>
        </w:r>
      </w:hyperlink>
      <w:r>
        <w:t xml:space="preserve">.</w:t>
      </w:r>
      <w:r>
        <w:t xml:space="preserve"> </w:t>
      </w:r>
      <w:r>
        <w:t xml:space="preserve">In contrast, the field of statistics only emerged in the</w:t>
      </w:r>
      <w:r>
        <w:t xml:space="preserve"> </w:t>
      </w:r>
      <w:hyperlink r:id="rId149">
        <w:r>
          <w:rPr>
            <w:rStyle w:val="Hyperlink"/>
          </w:rPr>
          <w:t xml:space="preserve">late 1800s and early 1900s</w:t>
        </w:r>
      </w:hyperlink>
      <w:r>
        <w:t xml:space="preserve">,</w:t>
      </w:r>
      <w:r>
        <w:t xml:space="preserve"> </w:t>
      </w:r>
      <w:r>
        <w:t xml:space="preserve">so it’s not surprising that the notation and terminology is still developing.</w:t>
      </w:r>
      <w:r>
        <w:t xml:space="preserve"> </w:t>
      </w:r>
      <w:r>
        <w:t xml:space="preserve">Generalized linear models were only formalized in 1972</w:t>
      </w:r>
      <w:r>
        <w:t xml:space="preserve"> </w:t>
      </w:r>
      <w:r>
        <w:t xml:space="preserve">(Nelder and Wedderburn 1972)</w:t>
      </w:r>
      <w:r>
        <w:t xml:space="preserve">,</w:t>
      </w:r>
      <w:r>
        <w:t xml:space="preserve"> </w:t>
      </w:r>
      <w:r>
        <w:t xml:space="preserve">which is very recent in terms of the</w:t>
      </w:r>
      <w:r>
        <w:t xml:space="preserve"> </w:t>
      </w:r>
      <w:hyperlink r:id="rId150">
        <w:r>
          <w:rPr>
            <w:rStyle w:val="Hyperlink"/>
          </w:rPr>
          <w:t xml:space="preserve">pace of scientific development</w:t>
        </w:r>
      </w:hyperlink>
      <w:r>
        <w:t xml:space="preserve">.</w:t>
      </w:r>
    </w:p>
    <w:bookmarkEnd w:id="151"/>
    <w:bookmarkStart w:id="153" w:name="sec-further-reading"/>
    <w:p>
      <w:pPr>
        <w:pStyle w:val="Heading2"/>
      </w:pPr>
      <w:r>
        <w:t xml:space="preserve">9 Further reading</w:t>
      </w:r>
    </w:p>
    <w:p>
      <w:pPr>
        <w:pStyle w:val="FirstParagraph"/>
      </w:pPr>
      <w:r>
        <w:t xml:space="preserve">For the logical symbols and proof conventions used in these notes:</w:t>
      </w:r>
    </w:p>
    <w:p>
      <w:pPr>
        <w:pStyle w:val="Compact"/>
        <w:numPr>
          <w:ilvl w:val="0"/>
          <w:numId w:val="1041"/>
        </w:numPr>
      </w:pPr>
      <w:r>
        <w:t xml:space="preserve">Velleman (2019)</w:t>
      </w:r>
      <w:r>
        <w:t xml:space="preserve"> </w:t>
      </w:r>
      <w:r>
        <w:t xml:space="preserve">explains how mathematical statements are built from</w:t>
      </w:r>
      <w:r>
        <w:t xml:space="preserve"> </w:t>
      </w:r>
      <w:r>
        <w:t xml:space="preserve">logical connectives (</w:t>
      </w:r>
      <w:hyperlink w:anchor="def-logical-connective">
        <w:r>
          <w:rPr>
            <w:rStyle w:val="Hyperlink"/>
          </w:rPr>
          <w:t xml:space="preserve">Definition 11</w:t>
        </w:r>
      </w:hyperlink>
      <w:r>
        <w:t xml:space="preserve">) and quantifiers (</w:t>
      </w:r>
      <w:hyperlink w:anchor="def-quantifier">
        <w:r>
          <w:rPr>
            <w:rStyle w:val="Hyperlink"/>
          </w:rPr>
          <w:t xml:space="preserve">Definition 12</w:t>
        </w:r>
      </w:hyperlink>
      <w:r>
        <w:t xml:space="preserve">),</w:t>
      </w:r>
      <w:r>
        <w:t xml:space="preserve"> </w:t>
      </w:r>
      <w:r>
        <w:t xml:space="preserve">and how to read and write them.</w:t>
      </w:r>
    </w:p>
    <w:p>
      <w:pPr>
        <w:pStyle w:val="Compact"/>
        <w:numPr>
          <w:ilvl w:val="0"/>
          <w:numId w:val="1041"/>
        </w:numPr>
      </w:pPr>
      <w:r>
        <w:t xml:space="preserve">Barker-Plummer et al. (2011)</w:t>
      </w:r>
      <w:r>
        <w:t xml:space="preserve"> </w:t>
      </w:r>
      <w:r>
        <w:t xml:space="preserve">covers the same symbols as a formal language,</w:t>
      </w:r>
      <w:r>
        <w:t xml:space="preserve"> </w:t>
      </w:r>
      <w:r>
        <w:t xml:space="preserve">with propositional logic (the logic of connectives)</w:t>
      </w:r>
      <w:r>
        <w:t xml:space="preserve"> </w:t>
      </w:r>
      <w:r>
        <w:t xml:space="preserve">and first-order logic (which adds quantifiers).</w:t>
      </w:r>
    </w:p>
    <w:p>
      <w:pPr>
        <w:pStyle w:val="FirstParagraph"/>
      </w:pPr>
      <w:r>
        <w:t xml:space="preserve">For set and function notation, see the</w:t>
      </w:r>
      <w:r>
        <w:t xml:space="preserve"> </w:t>
      </w:r>
      <w:hyperlink r:id="rId152">
        <w:r>
          <w:rPr>
            <w:rStyle w:val="Hyperlink"/>
          </w:rPr>
          <w:t xml:space="preserve">Sets and Functions</w:t>
        </w:r>
      </w:hyperlink>
      <w:r>
        <w:t xml:space="preserve"> </w:t>
      </w:r>
      <w:r>
        <w:t xml:space="preserve">page.</w:t>
      </w:r>
    </w:p>
    <w:bookmarkEnd w:id="153"/>
    <w:bookmarkStart w:id="162" w:name="references"/>
    <w:p>
      <w:pPr>
        <w:pStyle w:val="Heading2"/>
      </w:pPr>
      <w:r>
        <w:t xml:space="preserve">References</w:t>
      </w:r>
    </w:p>
    <w:bookmarkStart w:id="161" w:name="refs"/>
    <w:bookmarkStart w:id="155" w:name="ref-barkerplummer2011language"/>
    <w:p>
      <w:pPr>
        <w:pStyle w:val="Bibliography"/>
      </w:pPr>
      <w:r>
        <w:t xml:space="preserve">Barker-Plummer, Dave, Jon Barwise, and John Etchemendy. 2011.</w:t>
      </w:r>
      <w:r>
        <w:t xml:space="preserve"> </w:t>
      </w:r>
      <w:r>
        <w:rPr>
          <w:i/>
          <w:iCs/>
        </w:rPr>
        <w:t xml:space="preserve">Language, Proof and Logic</w:t>
      </w:r>
      <w:r>
        <w:t xml:space="preserve">. 2nd ed. CSLI Publications.</w:t>
      </w:r>
      <w:r>
        <w:t xml:space="preserve"> </w:t>
      </w:r>
      <w:hyperlink r:id="rId154">
        <w:r>
          <w:rPr>
            <w:rStyle w:val="Hyperlink"/>
          </w:rPr>
          <w:t xml:space="preserve">https://www.amazon.com/dp/1575866323</w:t>
        </w:r>
      </w:hyperlink>
      <w:r>
        <w:t xml:space="preserve">.</w:t>
      </w:r>
    </w:p>
    <w:bookmarkEnd w:id="155"/>
    <w:bookmarkStart w:id="157" w:name="ref-nelder1972generalized"/>
    <w:p>
      <w:pPr>
        <w:pStyle w:val="Bibliography"/>
      </w:pPr>
      <w:r>
        <w:t xml:space="preserve">Nelder, John Ashworth, and Robert WM Wedderburn. 1972.</w:t>
      </w:r>
      <w:r>
        <w:t xml:space="preserve"> </w:t>
      </w:r>
      <w:r>
        <w:t xml:space="preserve">“Generalized Linear Models.”</w:t>
      </w:r>
      <w:r>
        <w:t xml:space="preserve"> </w:t>
      </w:r>
      <w:r>
        <w:rPr>
          <w:i/>
          <w:iCs/>
        </w:rPr>
        <w:t xml:space="preserve">Journal of the Royal Statistical Society Series A: Statistics in Society</w:t>
      </w:r>
      <w:r>
        <w:t xml:space="preserve"> </w:t>
      </w:r>
      <w:r>
        <w:t xml:space="preserve">135 (3): 370–84.</w:t>
      </w:r>
      <w:r>
        <w:t xml:space="preserve"> </w:t>
      </w:r>
      <w:hyperlink r:id="rId156">
        <w:r>
          <w:rPr>
            <w:rStyle w:val="Hyperlink"/>
          </w:rPr>
          <w:t xml:space="preserve">https://doi.org/10.2307/2344614</w:t>
        </w:r>
      </w:hyperlink>
      <w:r>
        <w:t xml:space="preserve">.</w:t>
      </w:r>
    </w:p>
    <w:bookmarkEnd w:id="157"/>
    <w:bookmarkStart w:id="158" w:name="ref-rudin1976principles"/>
    <w:p>
      <w:pPr>
        <w:pStyle w:val="Bibliography"/>
      </w:pPr>
      <w:r>
        <w:t xml:space="preserve">Rudin, Walter. 1976.</w:t>
      </w:r>
      <w:r>
        <w:t xml:space="preserve"> </w:t>
      </w:r>
      <w:r>
        <w:rPr>
          <w:i/>
          <w:iCs/>
        </w:rPr>
        <w:t xml:space="preserve">Principles of Mathematical Analysis</w:t>
      </w:r>
      <w:r>
        <w:t xml:space="preserve">. 3rd ed. International Series in Pure and Applied Mathematics. McGraw-Hill.</w:t>
      </w:r>
    </w:p>
    <w:bookmarkEnd w:id="158"/>
    <w:bookmarkStart w:id="160" w:name="ref-velleman2019prove"/>
    <w:p>
      <w:pPr>
        <w:pStyle w:val="Bibliography"/>
      </w:pPr>
      <w:r>
        <w:t xml:space="preserve">Velleman, Daniel J. 2019.</w:t>
      </w:r>
      <w:r>
        <w:t xml:space="preserve"> </w:t>
      </w:r>
      <w:r>
        <w:rPr>
          <w:i/>
          <w:iCs/>
        </w:rPr>
        <w:t xml:space="preserve">How to Prove It: A Structured Approach</w:t>
      </w:r>
      <w:r>
        <w:t xml:space="preserve">. 3rd ed. Cambridge University Press.</w:t>
      </w:r>
      <w:r>
        <w:t xml:space="preserve"> </w:t>
      </w:r>
      <w:hyperlink r:id="rId159">
        <w:r>
          <w:rPr>
            <w:rStyle w:val="Hyperlink"/>
          </w:rPr>
          <w:t xml:space="preserve">https://doi.org/10.1017/9781108539890</w:t>
        </w:r>
      </w:hyperlink>
      <w:r>
        <w:t xml:space="preserve">.</w:t>
      </w:r>
    </w:p>
    <w:bookmarkEnd w:id="160"/>
    <w:bookmarkEnd w:id="161"/>
    <w:bookmarkEnd w:id="162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  <w:footnote w:id="1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depending on whether it is applied to a matrix or a function</w:t>
      </w:r>
    </w:p>
  </w:footnote>
  <w:footnote w:id="1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A generalized linear model (GLM) is a regression model</w:t>
      </w:r>
      <w:r>
        <w:t xml:space="preserve"> </w:t>
      </w:r>
      <w:r>
        <w:t xml:space="preserve">in which a chosen function</w:t>
      </w:r>
      <w:r>
        <w:t xml:space="preserve"> </w:t>
      </w:r>
      <m:oMath>
        <m:r>
          <m:t>g</m:t>
        </m:r>
      </m:oMath>
      <w:r>
        <w:t xml:space="preserve">, the link function,</w:t>
      </w:r>
      <w:r>
        <w:t xml:space="preserve"> </w:t>
      </w:r>
      <w:r>
        <w:t xml:space="preserve">of the mean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of the outcome</w:t>
      </w:r>
      <w:r>
        <w:t xml:space="preserve"> </w:t>
      </w:r>
      <w:r>
        <w:t xml:space="preserve">equals the linear predictor</w:t>
      </w:r>
      <w:r>
        <w:t xml:space="preserve"> </w:t>
      </w:r>
      <m:oMath>
        <m:r>
          <m:t>η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t>β</m:t>
        </m:r>
      </m:oMath>
      <w:r>
        <w:t xml:space="preserve">,</w:t>
      </w:r>
      <w:r>
        <w:t xml:space="preserve"> </w:t>
      </w:r>
      <w:r>
        <w:t xml:space="preserve">a</w:t>
      </w:r>
      <w:r>
        <w:t xml:space="preserve"> </w:t>
      </w:r>
      <w:hyperlink r:id="rId18">
        <w:r>
          <w:rPr>
            <w:rStyle w:val="Hyperlink"/>
          </w:rPr>
          <w:t xml:space="preserve">linear combination</w:t>
        </w:r>
      </w:hyperlink>
      <w:r>
        <w:t xml:space="preserve"> </w:t>
      </w:r>
      <w:r>
        <w:t xml:space="preserve">of the predictor values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with coefficients</w:t>
      </w:r>
      <w:r>
        <w:t xml:space="preserve"> </w:t>
      </w:r>
      <m:oMath>
        <m:r>
          <m:t>β</m:t>
        </m:r>
      </m:oMath>
      <w:r>
        <w:t xml:space="preserve">: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μ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η</m:t>
        </m:r>
      </m:oMath>
      <w:r>
        <w:t xml:space="preserve">.</w:t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1"/>
  </w:num>
  <w:num w:numId="1018">
    <w:abstractNumId w:val="991"/>
  </w:num>
  <w:num w:numId="1019">
    <w:abstractNumId w:val="991"/>
  </w:num>
  <w:num w:numId="102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1">
    <w:abstractNumId w:val="991"/>
  </w:num>
  <w:num w:numId="1022">
    <w:abstractNumId w:val="991"/>
  </w:num>
  <w:num w:numId="1023">
    <w:abstractNumId w:val="991"/>
  </w:num>
  <w:num w:numId="1024">
    <w:abstractNumId w:val="991"/>
  </w:num>
  <w:num w:numId="1025">
    <w:abstractNumId w:val="991"/>
  </w:num>
  <w:num w:numId="1026">
    <w:abstractNumId w:val="991"/>
  </w:num>
  <w:num w:numId="102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8">
    <w:abstractNumId w:val="991"/>
  </w:num>
  <w:num w:numId="1029">
    <w:abstractNumId w:val="991"/>
  </w:num>
  <w:num w:numId="1030">
    <w:abstractNumId w:val="991"/>
  </w:num>
  <w:num w:numId="1031">
    <w:abstractNumId w:val="991"/>
  </w:num>
  <w:num w:numId="1032">
    <w:abstractNumId w:val="991"/>
  </w:num>
  <w:num w:numId="1033">
    <w:abstractNumId w:val="991"/>
  </w:num>
  <w:num w:numId="1034">
    <w:abstractNumId w:val="991"/>
  </w:num>
  <w:num w:numId="1035">
    <w:abstractNumId w:val="991"/>
  </w:num>
  <w:num w:numId="1036">
    <w:abstractNumId w:val="991"/>
  </w:num>
  <w:num w:numId="1037">
    <w:abstractNumId w:val="991"/>
  </w:num>
  <w:num w:numId="1038">
    <w:abstractNumId w:val="991"/>
  </w:num>
  <w:num w:numId="1039">
    <w:abstractNumId w:val="991"/>
  </w:num>
  <w:num w:numId="1040">
    <w:abstractNumId w:val="991"/>
  </w:num>
  <w:num w:numId="104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31" Type="http://schemas.openxmlformats.org/officeDocument/2006/relationships/image" Target="media/rId31.png"/><Relationship Id="rId123" Type="http://schemas.openxmlformats.org/officeDocument/2006/relationships/hyperlink" Target="algebra-basics.html#def-identity" TargetMode="External"/><Relationship Id="rId42" Type="http://schemas.openxmlformats.org/officeDocument/2006/relationships/hyperlink" Target="algebra-basics.html#def-square-root" TargetMode="External"/><Relationship Id="rId73" Type="http://schemas.openxmlformats.org/officeDocument/2006/relationships/hyperlink" Target="algebra-basics.html#def-strict-inequality" TargetMode="External"/><Relationship Id="rId71" Type="http://schemas.openxmlformats.org/officeDocument/2006/relationships/hyperlink" Target="algebra-basics.html#thm-equal-trans" TargetMode="External"/><Relationship Id="rId72" Type="http://schemas.openxmlformats.org/officeDocument/2006/relationships/hyperlink" Target="algebra-basics.html#thm-substitution" TargetMode="External"/><Relationship Id="rId63" Type="http://schemas.openxmlformats.org/officeDocument/2006/relationships/hyperlink" Target="algebra-exponentials.html#def-sequence-limit" TargetMode="External"/><Relationship Id="rId65" Type="http://schemas.openxmlformats.org/officeDocument/2006/relationships/hyperlink" Target="algebra-sums.html#def-distributive" TargetMode="External"/><Relationship Id="rId139" Type="http://schemas.openxmlformats.org/officeDocument/2006/relationships/hyperlink" Target="algebra-sums.html#def-sum-over-set" TargetMode="External"/><Relationship Id="rId126" Type="http://schemas.openxmlformats.org/officeDocument/2006/relationships/hyperlink" Target="algebra-sums.html#def-summation" TargetMode="External"/><Relationship Id="rId10" Type="http://schemas.openxmlformats.org/officeDocument/2006/relationships/hyperlink" Target="algebra-sums.html#sec-summation" TargetMode="External"/><Relationship Id="rId68" Type="http://schemas.openxmlformats.org/officeDocument/2006/relationships/hyperlink" Target="algebra-sums.html#thm-square-of-a-sum" TargetMode="External"/><Relationship Id="rId13" Type="http://schemas.openxmlformats.org/officeDocument/2006/relationships/hyperlink" Target="calculus-derivatives.html#def-derivative" TargetMode="External"/><Relationship Id="rId130" Type="http://schemas.openxmlformats.org/officeDocument/2006/relationships/hyperlink" Target="calculus-derivatives.html#def-limit" TargetMode="External"/><Relationship Id="rId141" Type="http://schemas.openxmlformats.org/officeDocument/2006/relationships/hyperlink" Target="calculus-integration.html#def-indefinite-integral" TargetMode="External"/><Relationship Id="rId127" Type="http://schemas.openxmlformats.org/officeDocument/2006/relationships/hyperlink" Target="calculus-integration.html#def-riemann-integral" TargetMode="External"/><Relationship Id="rId159" Type="http://schemas.openxmlformats.org/officeDocument/2006/relationships/hyperlink" Target="https://doi.org/10.1017/9781108539890" TargetMode="External"/><Relationship Id="rId156" Type="http://schemas.openxmlformats.org/officeDocument/2006/relationships/hyperlink" Target="https://doi.org/10.2307/2344614" TargetMode="External"/><Relationship Id="rId34" Type="http://schemas.openxmlformats.org/officeDocument/2006/relationships/hyperlink" Target="https://en.wikipedia.org/w/index.php?title=Natural_number&amp;oldid=1375965996" TargetMode="External"/><Relationship Id="rId146" Type="http://schemas.openxmlformats.org/officeDocument/2006/relationships/hyperlink" Target="https://en.wikipedia.org/wiki/Al-Jabr" TargetMode="External"/><Relationship Id="rId147" Type="http://schemas.openxmlformats.org/officeDocument/2006/relationships/hyperlink" Target="https://en.wikipedia.org/wiki/Arithmetic#History" TargetMode="External"/><Relationship Id="rId16" Type="http://schemas.openxmlformats.org/officeDocument/2006/relationships/hyperlink" Target="https://en.wikipedia.org/wiki/Generalized_linear_model#:~:text=The%20linear%20predictor%20is%20the,data%20through%20the%20link%20function" TargetMode="External"/><Relationship Id="rId149" Type="http://schemas.openxmlformats.org/officeDocument/2006/relationships/hyperlink" Target="https://en.wikipedia.org/wiki/History_of_statistics#Development_of_modern_statistics" TargetMode="External"/><Relationship Id="rId101" Type="http://schemas.openxmlformats.org/officeDocument/2006/relationships/hyperlink" Target="https://en.wikipedia.org/wiki/Iverson_bracket" TargetMode="External"/><Relationship Id="rId145" Type="http://schemas.openxmlformats.org/officeDocument/2006/relationships/hyperlink" Target="https://en.wikipedia.org/wiki/Leibniz%27s_notation" TargetMode="External"/><Relationship Id="rId148" Type="http://schemas.openxmlformats.org/officeDocument/2006/relationships/hyperlink" Target="https://en.wikipedia.org/wiki/Notation_for_differentiation" TargetMode="External"/><Relationship Id="rId47" Type="http://schemas.openxmlformats.org/officeDocument/2006/relationships/hyperlink" Target="https://en.wikipedia.org/wiki/Percentage" TargetMode="External"/><Relationship Id="rId44" Type="http://schemas.openxmlformats.org/officeDocument/2006/relationships/hyperlink" Target="https://en.wikipedia.org/wiki/Proof_that_%CF%80_is_irrational" TargetMode="External"/><Relationship Id="rId43" Type="http://schemas.openxmlformats.org/officeDocument/2006/relationships/hyperlink" Target="https://en.wikipedia.org/wiki/Square_root_of_2" TargetMode="External"/><Relationship Id="rId150" Type="http://schemas.openxmlformats.org/officeDocument/2006/relationships/hyperlink" Target="https://en.wikipedia.org/wiki/The_Structure_of_Scientific_Revolutions" TargetMode="External"/><Relationship Id="rId110" Type="http://schemas.openxmlformats.org/officeDocument/2006/relationships/hyperlink" Target="https://morrison-lab.github.io/pds/expectation.html#def-cond-expectation" TargetMode="External"/><Relationship Id="rId12" Type="http://schemas.openxmlformats.org/officeDocument/2006/relationships/hyperlink" Target="https://morrison-lab.github.io/pds/expectation.html#def-expectation" TargetMode="External"/><Relationship Id="rId15" Type="http://schemas.openxmlformats.org/officeDocument/2006/relationships/hyperlink" Target="https://morrison-lab.github.io/pds/independence.html#def-indpt" TargetMode="External"/><Relationship Id="rId9" Type="http://schemas.openxmlformats.org/officeDocument/2006/relationships/hyperlink" Target="https://morrison-lab.github.io/pds/probability-basics.html#def-conditional-prob" TargetMode="External"/><Relationship Id="rId121" Type="http://schemas.openxmlformats.org/officeDocument/2006/relationships/hyperlink" Target="https://morrison-lab.github.io/pds/probability-basics.html#def-event" TargetMode="External"/><Relationship Id="rId122" Type="http://schemas.openxmlformats.org/officeDocument/2006/relationships/hyperlink" Target="https://morrison-lab.github.io/pds/probability-basics.html#def-probability" TargetMode="External"/><Relationship Id="rId120" Type="http://schemas.openxmlformats.org/officeDocument/2006/relationships/hyperlink" Target="https://morrison-lab.github.io/pds/probability-basics.html#def-sample-space" TargetMode="External"/><Relationship Id="rId11" Type="http://schemas.openxmlformats.org/officeDocument/2006/relationships/hyperlink" Target="https://morrison-lab.github.io/pds/random-variables.html#def-random-variable" TargetMode="External"/><Relationship Id="rId20" Type="http://schemas.openxmlformats.org/officeDocument/2006/relationships/hyperlink" Target="https://quarto.org/docs/authoring/markdown-basics.html#equations" TargetMode="External"/><Relationship Id="rId154" Type="http://schemas.openxmlformats.org/officeDocument/2006/relationships/hyperlink" Target="https://www.amazon.com/dp/1575866323" TargetMode="External"/><Relationship Id="rId117" Type="http://schemas.openxmlformats.org/officeDocument/2006/relationships/hyperlink" Target="linear-algebra-special-matrices.html#def-idempotent-matrix" TargetMode="External"/><Relationship Id="rId18" Type="http://schemas.openxmlformats.org/officeDocument/2006/relationships/hyperlink" Target="linear-algebra-vectors.html#def-linear-combination" TargetMode="External"/><Relationship Id="rId152" Type="http://schemas.openxmlformats.org/officeDocument/2006/relationships/hyperlink" Target="sets-functions.qmd" TargetMode="External"/><Relationship Id="rId119" Type="http://schemas.openxmlformats.org/officeDocument/2006/relationships/hyperlink" Target="sets-functions.qmd#def-complement" TargetMode="External"/><Relationship Id="rId115" Type="http://schemas.openxmlformats.org/officeDocument/2006/relationships/hyperlink" Target="sets-functions.qmd#def-domain" TargetMode="External"/><Relationship Id="rId108" Type="http://schemas.openxmlformats.org/officeDocument/2006/relationships/hyperlink" Target="sets-functions.qmd#def-finite-set" TargetMode="External"/><Relationship Id="rId136" Type="http://schemas.openxmlformats.org/officeDocument/2006/relationships/hyperlink" Target="sets-functions.qmd#def-function" TargetMode="External"/><Relationship Id="rId137" Type="http://schemas.openxmlformats.org/officeDocument/2006/relationships/hyperlink" Target="sets-functions.qmd#def-image" TargetMode="External"/><Relationship Id="rId109" Type="http://schemas.openxmlformats.org/officeDocument/2006/relationships/hyperlink" Target="sets-functions.qmd#def-interval" TargetMode="External"/><Relationship Id="rId138" Type="http://schemas.openxmlformats.org/officeDocument/2006/relationships/hyperlink" Target="sets-functions.qmd#rem-image-range" TargetMode="External"/></Relationships>
</file>

<file path=word/_rels/footnotes.xml.rels><?xml version='1.0' encoding='UTF-8' standalone='yes'?>
<Relationships xmlns="http://schemas.openxmlformats.org/package/2006/relationships"><Relationship Id="rId123" Type="http://schemas.openxmlformats.org/officeDocument/2006/relationships/hyperlink" Target="algebra-basics.html#def-identity" TargetMode="External"/><Relationship Id="rId42" Type="http://schemas.openxmlformats.org/officeDocument/2006/relationships/hyperlink" Target="algebra-basics.html#def-square-root" TargetMode="External"/><Relationship Id="rId73" Type="http://schemas.openxmlformats.org/officeDocument/2006/relationships/hyperlink" Target="algebra-basics.html#def-strict-inequality" TargetMode="External"/><Relationship Id="rId71" Type="http://schemas.openxmlformats.org/officeDocument/2006/relationships/hyperlink" Target="algebra-basics.html#thm-equal-trans" TargetMode="External"/><Relationship Id="rId72" Type="http://schemas.openxmlformats.org/officeDocument/2006/relationships/hyperlink" Target="algebra-basics.html#thm-substitution" TargetMode="External"/><Relationship Id="rId63" Type="http://schemas.openxmlformats.org/officeDocument/2006/relationships/hyperlink" Target="algebra-exponentials.html#def-sequence-limit" TargetMode="External"/><Relationship Id="rId65" Type="http://schemas.openxmlformats.org/officeDocument/2006/relationships/hyperlink" Target="algebra-sums.html#def-distributive" TargetMode="External"/><Relationship Id="rId139" Type="http://schemas.openxmlformats.org/officeDocument/2006/relationships/hyperlink" Target="algebra-sums.html#def-sum-over-set" TargetMode="External"/><Relationship Id="rId126" Type="http://schemas.openxmlformats.org/officeDocument/2006/relationships/hyperlink" Target="algebra-sums.html#def-summation" TargetMode="External"/><Relationship Id="rId10" Type="http://schemas.openxmlformats.org/officeDocument/2006/relationships/hyperlink" Target="algebra-sums.html#sec-summation" TargetMode="External"/><Relationship Id="rId68" Type="http://schemas.openxmlformats.org/officeDocument/2006/relationships/hyperlink" Target="algebra-sums.html#thm-square-of-a-sum" TargetMode="External"/><Relationship Id="rId13" Type="http://schemas.openxmlformats.org/officeDocument/2006/relationships/hyperlink" Target="calculus-derivatives.html#def-derivative" TargetMode="External"/><Relationship Id="rId130" Type="http://schemas.openxmlformats.org/officeDocument/2006/relationships/hyperlink" Target="calculus-derivatives.html#def-limit" TargetMode="External"/><Relationship Id="rId141" Type="http://schemas.openxmlformats.org/officeDocument/2006/relationships/hyperlink" Target="calculus-integration.html#def-indefinite-integral" TargetMode="External"/><Relationship Id="rId127" Type="http://schemas.openxmlformats.org/officeDocument/2006/relationships/hyperlink" Target="calculus-integration.html#def-riemann-integral" TargetMode="External"/><Relationship Id="rId159" Type="http://schemas.openxmlformats.org/officeDocument/2006/relationships/hyperlink" Target="https://doi.org/10.1017/9781108539890" TargetMode="External"/><Relationship Id="rId156" Type="http://schemas.openxmlformats.org/officeDocument/2006/relationships/hyperlink" Target="https://doi.org/10.2307/2344614" TargetMode="External"/><Relationship Id="rId34" Type="http://schemas.openxmlformats.org/officeDocument/2006/relationships/hyperlink" Target="https://en.wikipedia.org/w/index.php?title=Natural_number&amp;oldid=1375965996" TargetMode="External"/><Relationship Id="rId146" Type="http://schemas.openxmlformats.org/officeDocument/2006/relationships/hyperlink" Target="https://en.wikipedia.org/wiki/Al-Jabr" TargetMode="External"/><Relationship Id="rId147" Type="http://schemas.openxmlformats.org/officeDocument/2006/relationships/hyperlink" Target="https://en.wikipedia.org/wiki/Arithmetic#History" TargetMode="External"/><Relationship Id="rId16" Type="http://schemas.openxmlformats.org/officeDocument/2006/relationships/hyperlink" Target="https://en.wikipedia.org/wiki/Generalized_linear_model#:~:text=The%20linear%20predictor%20is%20the,data%20through%20the%20link%20function" TargetMode="External"/><Relationship Id="rId149" Type="http://schemas.openxmlformats.org/officeDocument/2006/relationships/hyperlink" Target="https://en.wikipedia.org/wiki/History_of_statistics#Development_of_modern_statistics" TargetMode="External"/><Relationship Id="rId101" Type="http://schemas.openxmlformats.org/officeDocument/2006/relationships/hyperlink" Target="https://en.wikipedia.org/wiki/Iverson_bracket" TargetMode="External"/><Relationship Id="rId145" Type="http://schemas.openxmlformats.org/officeDocument/2006/relationships/hyperlink" Target="https://en.wikipedia.org/wiki/Leibniz%27s_notation" TargetMode="External"/><Relationship Id="rId148" Type="http://schemas.openxmlformats.org/officeDocument/2006/relationships/hyperlink" Target="https://en.wikipedia.org/wiki/Notation_for_differentiation" TargetMode="External"/><Relationship Id="rId47" Type="http://schemas.openxmlformats.org/officeDocument/2006/relationships/hyperlink" Target="https://en.wikipedia.org/wiki/Percentage" TargetMode="External"/><Relationship Id="rId44" Type="http://schemas.openxmlformats.org/officeDocument/2006/relationships/hyperlink" Target="https://en.wikipedia.org/wiki/Proof_that_%CF%80_is_irrational" TargetMode="External"/><Relationship Id="rId43" Type="http://schemas.openxmlformats.org/officeDocument/2006/relationships/hyperlink" Target="https://en.wikipedia.org/wiki/Square_root_of_2" TargetMode="External"/><Relationship Id="rId150" Type="http://schemas.openxmlformats.org/officeDocument/2006/relationships/hyperlink" Target="https://en.wikipedia.org/wiki/The_Structure_of_Scientific_Revolutions" TargetMode="External"/><Relationship Id="rId110" Type="http://schemas.openxmlformats.org/officeDocument/2006/relationships/hyperlink" Target="https://morrison-lab.github.io/pds/expectation.html#def-cond-expectation" TargetMode="External"/><Relationship Id="rId12" Type="http://schemas.openxmlformats.org/officeDocument/2006/relationships/hyperlink" Target="https://morrison-lab.github.io/pds/expectation.html#def-expectation" TargetMode="External"/><Relationship Id="rId15" Type="http://schemas.openxmlformats.org/officeDocument/2006/relationships/hyperlink" Target="https://morrison-lab.github.io/pds/independence.html#def-indpt" TargetMode="External"/><Relationship Id="rId9" Type="http://schemas.openxmlformats.org/officeDocument/2006/relationships/hyperlink" Target="https://morrison-lab.github.io/pds/probability-basics.html#def-conditional-prob" TargetMode="External"/><Relationship Id="rId121" Type="http://schemas.openxmlformats.org/officeDocument/2006/relationships/hyperlink" Target="https://morrison-lab.github.io/pds/probability-basics.html#def-event" TargetMode="External"/><Relationship Id="rId122" Type="http://schemas.openxmlformats.org/officeDocument/2006/relationships/hyperlink" Target="https://morrison-lab.github.io/pds/probability-basics.html#def-probability" TargetMode="External"/><Relationship Id="rId120" Type="http://schemas.openxmlformats.org/officeDocument/2006/relationships/hyperlink" Target="https://morrison-lab.github.io/pds/probability-basics.html#def-sample-space" TargetMode="External"/><Relationship Id="rId11" Type="http://schemas.openxmlformats.org/officeDocument/2006/relationships/hyperlink" Target="https://morrison-lab.github.io/pds/random-variables.html#def-random-variable" TargetMode="External"/><Relationship Id="rId20" Type="http://schemas.openxmlformats.org/officeDocument/2006/relationships/hyperlink" Target="https://quarto.org/docs/authoring/markdown-basics.html#equations" TargetMode="External"/><Relationship Id="rId154" Type="http://schemas.openxmlformats.org/officeDocument/2006/relationships/hyperlink" Target="https://www.amazon.com/dp/1575866323" TargetMode="External"/><Relationship Id="rId117" Type="http://schemas.openxmlformats.org/officeDocument/2006/relationships/hyperlink" Target="linear-algebra-special-matrices.html#def-idempotent-matrix" TargetMode="External"/><Relationship Id="rId18" Type="http://schemas.openxmlformats.org/officeDocument/2006/relationships/hyperlink" Target="linear-algebra-vectors.html#def-linear-combination" TargetMode="External"/><Relationship Id="rId152" Type="http://schemas.openxmlformats.org/officeDocument/2006/relationships/hyperlink" Target="sets-functions.qmd" TargetMode="External"/><Relationship Id="rId119" Type="http://schemas.openxmlformats.org/officeDocument/2006/relationships/hyperlink" Target="sets-functions.qmd#def-complement" TargetMode="External"/><Relationship Id="rId115" Type="http://schemas.openxmlformats.org/officeDocument/2006/relationships/hyperlink" Target="sets-functions.qmd#def-domain" TargetMode="External"/><Relationship Id="rId108" Type="http://schemas.openxmlformats.org/officeDocument/2006/relationships/hyperlink" Target="sets-functions.qmd#def-finite-set" TargetMode="External"/><Relationship Id="rId136" Type="http://schemas.openxmlformats.org/officeDocument/2006/relationships/hyperlink" Target="sets-functions.qmd#def-function" TargetMode="External"/><Relationship Id="rId137" Type="http://schemas.openxmlformats.org/officeDocument/2006/relationships/hyperlink" Target="sets-functions.qmd#def-image" TargetMode="External"/><Relationship Id="rId109" Type="http://schemas.openxmlformats.org/officeDocument/2006/relationships/hyperlink" Target="sets-functions.qmd#def-interval" TargetMode="External"/><Relationship Id="rId138" Type="http://schemas.openxmlformats.org/officeDocument/2006/relationships/hyperlink" Target="sets-functions.qmd#rem-image-range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Notation</dc:title>
  <dc:creator/>
  <cp:keywords/>
  <dcterms:created xsi:type="dcterms:W3CDTF">2026-10-13T21:32:06Z</dcterms:created>
  <dcterms:modified xsi:type="dcterms:W3CDTF">2026-10-13T21:32:06Z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2026-10-13 13:44:18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page-xrefs">
    <vt:lpwstr/>
  </property>
  <property fmtid="{D5CDD505-2E9C-101B-9397-08002B2CF9AE}" pid="17" name="page-xrefs-math">
    <vt:lpwstr/>
  </property>
  <property fmtid="{D5CDD505-2E9C-101B-9397-08002B2CF9AE}" pid="18" name="toc-title">
    <vt:lpwstr>Table of contents</vt:lpwstr>
  </property>
</Properties>
</file>