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del w:id="3" w:author="PR Preview" w:date="2026-01-01T00:00:00Z">
        <w:r>
          <w:delText xml:space="preserve">is a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stationary point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</w:delText>
        </w:r>
      </w:del>
      <w:del w:id="8" w:author="PR Preview" w:date="2026-01-01T00:00:00Z">
        <w:r>
          <w:delText xml:space="preserve"> </w:delText>
        </w:r>
      </w:del>
      <m:oMath>
        <m:r>
          <m:t>f</m:t>
        </m:r>
      </m:oMath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For</w:delText>
        </w:r>
      </w:del>
      <w:del w:id="1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3" w:author="PR Preview" w:date="2026-01-01T00:00:00Z">
        <w:r>
          <w:delText xml:space="preserve">, this is a</w:delText>
        </w:r>
      </w:del>
      <w:del w:id="14" w:author="PR Preview" w:date="2026-01-01T00:00:00Z">
        <w:r>
          <w:delText xml:space="preserve"> </w:delText>
        </w:r>
      </w:del>
      <w:hyperlink r:id="rId15">
        <w:del w:id="15" w:author="PR Preview" w:date="2026-01-01T00:00:00Z">
          <w:r>
            <w:rPr>
              <w:rStyle w:val="Hyperlink"/>
            </w:rPr>
            <w:delText xml:space="preserve">flat point</w:delText>
          </w:r>
        </w:del>
      </w:hyperlink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t xml:space="preserve">is a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stationary point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of</w:t>
        </w:r>
      </w:ins>
      <w:ins w:id="22" w:author="PR Preview" w:date="2026-01-01T00:00:00Z">
        <w:r>
          <w:t xml:space="preserve"> </w:t>
        </w:r>
      </w:ins>
      <m:oMath>
        <m:r>
          <m:t>f</m:t>
        </m:r>
      </m:oMath>
      <w:ins w:id="23" w:author="PR Preview" w:date="2026-01-01T00:00:00Z">
        <w:r>
          <w:t xml:space="preserve">.</w:t>
        </w:r>
      </w:ins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ins w:id="24" w:author="PR Preview" w:date="2026-01-01T00:00:00Z">
        <w:r>
          <w:rPr>
            <w:i/>
            <w:iCs/>
          </w:rPr>
          <w:t xml:space="preserve">Remark 1</w:t>
        </w:r>
      </w:ins>
      <w:ins w:id="25" w:author="PR Preview" w:date="2026-01-01T00:00:00Z">
        <w:r>
          <w:t xml:space="preserve"> (Stationary points in one variable). </w:t>
        </w:r>
      </w:ins>
      <w:ins w:id="26" w:author="PR Preview" w:date="2026-01-01T00:00:00Z">
        <w:r>
          <w:t xml:space="preserve">For</w:t>
        </w:r>
      </w:ins>
      <w:ins w:id="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8" w:author="PR Preview" w:date="2026-01-01T00:00:00Z">
        <w:r>
          <w:t xml:space="preserve">, a stationary point is a</w:t>
        </w:r>
      </w:ins>
      <w:ins w:id="29" w:author="PR Preview" w:date="2026-01-01T00:00:00Z">
        <w:r>
          <w:t xml:space="preserve"> </w:t>
        </w:r>
      </w:ins>
      <w:hyperlink r:id="rId15">
        <w:ins w:id="30" w:author="PR Preview" w:date="2026-01-01T00:00:00Z">
          <w:r>
            <w:rPr>
              <w:rStyle w:val="Hyperlink"/>
            </w:rPr>
            <w:t xml:space="preserve">flat point</w:t>
          </w:r>
        </w:ins>
      </w:hyperlink>
      <w:ins w:id="31" w:author="PR Preview" w:date="2026-01-01T00:00:00Z">
        <w:r>
          <w:t xml:space="preserve">.</w:t>
        </w:r>
      </w:ins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2" w:author="PR Preview" w:date="2026-01-01T00:00:00Z">
        <w:r>
          <w:delText xml:space="preserve">which takes the value</w:delText>
        </w:r>
      </w:del>
      <w:del w:id="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at</w:delText>
        </w:r>
      </w:del>
      <w:del w:id="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has the same gradient as</w:delText>
        </w:r>
      </w:del>
      <w:del w:id="39" w:author="PR Preview" w:date="2026-01-01T00:00:00Z">
        <w:r>
          <w:delText xml:space="preserve"> </w:delText>
        </w:r>
      </w:del>
      <m:oMath>
        <m:r>
          <m:t>f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there.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For</w:delText>
        </w:r>
      </w:del>
      <w:del w:id="4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it is the</w:delText>
        </w:r>
      </w:del>
      <w:del w:id="47" w:author="PR Preview" w:date="2026-01-01T00:00:00Z">
        <w:r>
          <w:delText xml:space="preserve"> </w:delText>
        </w:r>
      </w:del>
      <w:hyperlink r:id="rId93">
        <w:del w:id="48" w:author="PR Preview" w:date="2026-01-01T00:00:00Z">
          <w:r>
            <w:rPr>
              <w:rStyle w:val="Hyperlink"/>
            </w:rPr>
            <w:delText xml:space="preserve">tangent line</w:delText>
          </w:r>
        </w:del>
      </w:hyperlink>
      <w:del w:id="4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del w:id="50" w:author="PR Preview" w:date="2026-01-01T00:00:00Z">
        <w:r>
          <w:delText xml:space="preserve">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the line through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with slope</w:delText>
        </w:r>
      </w:del>
      <w:del w:id="5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57" w:author="PR Preview" w:date="2026-01-01T00:00:00Z">
        <w:r>
          <w:delText xml:space="preserve">.</w:delText>
        </w:r>
      </w:del>
    </w:p>
    <w:p>
      <w:pPr>
        <w:pStyle w:val="FirstParagraph"/>
      </w:pPr>
      <w:ins w:id="58" w:author="PR Preview" w:date="2026-01-01T00:00:00Z">
        <w:r>
          <w:t xml:space="preserve">which takes the value</w:t>
        </w:r>
      </w:ins>
      <w:ins w:id="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at</w:t>
        </w:r>
      </w:ins>
      <w:ins w:id="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has the same gradient as</w:t>
        </w:r>
      </w:ins>
      <w:ins w:id="65" w:author="PR Preview" w:date="2026-01-01T00:00:00Z">
        <w:r>
          <w:t xml:space="preserve"> </w:t>
        </w:r>
      </w:ins>
      <m:oMath>
        <m:r>
          <m:t>f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there.</w:t>
        </w:r>
      </w:ins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ins w:id="68" w:author="PR Preview" w:date="2026-01-01T00:00:00Z">
        <w:r>
          <w:rPr>
            <w:i/>
            <w:iCs/>
          </w:rPr>
          <w:t xml:space="preserve">Remark 2</w:t>
        </w:r>
      </w:ins>
      <w:ins w:id="69" w:author="PR Preview" w:date="2026-01-01T00:00:00Z">
        <w:r>
          <w:t xml:space="preserve"> (The tangent plane in one variable). </w:t>
        </w:r>
      </w:ins>
      <w:ins w:id="70" w:author="PR Preview" w:date="2026-01-01T00:00:00Z">
        <w:r>
          <w:t xml:space="preserve">For</w:t>
        </w:r>
      </w:ins>
      <w:ins w:id="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tangent plane is the</w:t>
        </w:r>
      </w:ins>
      <w:ins w:id="74" w:author="PR Preview" w:date="2026-01-01T00:00:00Z">
        <w:r>
          <w:t xml:space="preserve"> </w:t>
        </w:r>
      </w:ins>
      <w:hyperlink r:id="rId93">
        <w:ins w:id="75" w:author="PR Preview" w:date="2026-01-01T00:00:00Z">
          <w:r>
            <w:rPr>
              <w:rStyle w:val="Hyperlink"/>
            </w:rPr>
            <w:t xml:space="preserve">tangent line</w:t>
          </w:r>
        </w:ins>
      </w:hyperlink>
      <w:ins w:id="7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 line through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with slope</w:t>
        </w:r>
      </w:ins>
      <w:ins w:id="8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84" w:author="PR Preview" w:date="2026-01-01T00:00:00Z">
        <w:r>
          <w:t xml:space="preserve">.</w:t>
        </w:r>
      </w:ins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del w:id="85" w:author="PR Preview" w:date="2026-01-01T00:00:00Z">
        <w:r>
          <w:rPr>
            <w:b/>
            <w:bCs/>
          </w:rPr>
          <w:delText xml:space="preserve">Definition 12 (Iterates and convergence of a sequence of vectors)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</w:delText>
        </w:r>
      </w:del>
      <w:del w:id="88" w:author="PR Preview" w:date="2026-01-01T00:00:00Z">
        <w:r>
          <w:delText xml:space="preserve"> </w:delText>
        </w:r>
      </w:del>
      <w:hyperlink r:id="rId135">
        <w:del w:id="89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9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in</w:delText>
        </w:r>
      </w:del>
      <w:del w:id="9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rPr>
            <w:b/>
            <w:bCs/>
          </w:rPr>
          <w:delText xml:space="preserve">converges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to</w:delText>
        </w:r>
      </w:del>
      <w:del w:id="9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if the sequence of distances</w:delText>
        </w:r>
      </w:del>
      <w:del w:id="1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02" w:author="PR Preview" w:date="2026-01-01T00:00:00Z">
        <w:r>
          <w:delText xml:space="preserve"> </w:delText>
        </w:r>
      </w:del>
      <w:hyperlink r:id="rId136">
        <w:del w:id="103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to</w:delText>
        </w:r>
      </w:del>
      <w:del w:id="106" w:author="PR Preview" w:date="2026-01-01T00:00:00Z">
        <w:r>
          <w:delText xml:space="preserve"> </w:delText>
        </w:r>
      </w:del>
      <m:oMath>
        <m:r>
          <m:t>0</m:t>
        </m:r>
      </m:oMath>
      <w:del w:id="107" w:author="PR Preview" w:date="2026-01-01T00:00:00Z">
        <w:r>
          <w:delText xml:space="preserve">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For</w:delText>
        </w:r>
      </w:del>
      <w:del w:id="1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and this is the convergence of a sequence of numbers to</w:delText>
        </w:r>
      </w:del>
      <w:del w:id="11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7" w:author="PR Preview" w:date="2026-01-01T00:00:00Z">
        <w:r>
          <w:delText xml:space="preserve">.</w:delText>
        </w:r>
      </w:del>
    </w:p>
    <w:p>
      <w:pPr>
        <w:pStyle w:val="BodyText"/>
      </w:pPr>
      <w:del w:id="118" w:author="PR Preview" w:date="2026-01-01T00:00:00Z">
        <w:r>
          <w:delText xml:space="preserve">An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rPr>
            <w:b/>
            <w:bCs/>
          </w:rPr>
          <w:delText xml:space="preserve">iterative method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starts from a point</w:delText>
        </w:r>
      </w:del>
      <w:del w:id="12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 computes</w:delText>
        </w:r>
      </w:del>
      <w:del w:id="12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from</w:delText>
        </w:r>
      </w:del>
      <w:del w:id="12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by a fixed rule, for</w:delText>
        </w:r>
      </w:del>
      <w:del w:id="13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33" w:author="PR Preview" w:date="2026-01-01T00:00:00Z">
        <w:r>
          <w:delText xml:space="preserve">;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 points</w:delText>
        </w:r>
      </w:del>
      <w:del w:id="13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are its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rPr>
            <w:b/>
            <w:bCs/>
          </w:rPr>
          <w:delText xml:space="preserve">iterates</w:delText>
        </w:r>
      </w:del>
      <w:del w:id="141" w:author="PR Preview" w:date="2026-01-01T00:00:00Z">
        <w:r>
          <w:delText xml:space="preserve">.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For a point</w:delText>
        </w:r>
      </w:del>
      <w:del w:id="14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that the method is meant to reach,</w:delText>
        </w:r>
      </w:del>
      <w:del w:id="14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the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b/>
            <w:bCs/>
          </w:rPr>
          <w:delText xml:space="preserve">error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of the iterate</w:delText>
        </w:r>
      </w:del>
      <w:del w:id="15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55" w:author="PR Preview" w:date="2026-01-01T00:00:00Z">
        <w:r>
          <w:delText xml:space="preserve">.</w:delText>
        </w:r>
      </w:del>
    </w:p>
    <w:p>
      <w:pPr>
        <w:pStyle w:val="FirstParagraph"/>
      </w:pPr>
      <w:ins w:id="156" w:author="PR Preview" w:date="2026-01-01T00:00:00Z">
        <w:r>
          <w:rPr>
            <w:b/>
            <w:bCs/>
          </w:rPr>
          <w:t xml:space="preserve">Definition 12 (Iterative method, iterates and error)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An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rPr>
            <w:b/>
            <w:bCs/>
          </w:rPr>
          <w:t xml:space="preserve">iterative method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starts from a point</w:t>
        </w:r>
      </w:ins>
      <w:ins w:id="16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and computes</w:t>
        </w:r>
      </w:ins>
      <w:ins w:id="16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from</w:t>
        </w:r>
      </w:ins>
      <w:ins w:id="16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by a fixed rule, for</w:t>
        </w:r>
      </w:ins>
      <w:ins w:id="17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3" w:author="PR Preview" w:date="2026-01-01T00:00:00Z">
        <w:r>
          <w:t xml:space="preserve">;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the points</w:t>
        </w:r>
      </w:ins>
      <w:ins w:id="17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are its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rPr>
            <w:b/>
            <w:bCs/>
          </w:rPr>
          <w:t xml:space="preserve">iterates</w:t>
        </w:r>
      </w:ins>
      <w:ins w:id="181" w:author="PR Preview" w:date="2026-01-01T00:00:00Z">
        <w:r>
          <w:t xml:space="preserve">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For a point</w:t>
        </w:r>
      </w:ins>
      <w:ins w:id="18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that the method is meant to reach,</w:t>
        </w:r>
      </w:ins>
      <w:ins w:id="18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is the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rPr>
            <w:b/>
            <w:bCs/>
          </w:rPr>
          <w:t xml:space="preserve">error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of the iterate</w:t>
        </w:r>
      </w:ins>
      <w:ins w:id="19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95" w:author="PR Preview" w:date="2026-01-01T00:00:00Z">
        <w:r>
          <w:t xml:space="preserve">.</w:t>
        </w:r>
      </w:ins>
    </w:p>
    <w:bookmarkEnd w:id="134"/>
    <w:bookmarkStart w:id="137" w:name="def-vector-sequence-limit"/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Definition 13 (Iterates and convergence of a sequence of vectors)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</w:t>
        </w:r>
      </w:ins>
      <w:ins w:id="199" w:author="PR Preview" w:date="2026-01-01T00:00:00Z">
        <w:r>
          <w:t xml:space="preserve"> </w:t>
        </w:r>
      </w:ins>
      <w:hyperlink r:id="rId135">
        <w:ins w:id="200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0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in</w:t>
        </w:r>
      </w:ins>
      <w:ins w:id="20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rPr>
            <w:b/>
            <w:bCs/>
          </w:rPr>
          <w:t xml:space="preserve">converges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to</w:t>
        </w:r>
      </w:ins>
      <w:ins w:id="20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if the sequence of distances</w:t>
        </w:r>
      </w:ins>
      <w:ins w:id="21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213" w:author="PR Preview" w:date="2026-01-01T00:00:00Z">
        <w:r>
          <w:t xml:space="preserve"> </w:t>
        </w:r>
      </w:ins>
      <w:hyperlink r:id="rId136">
        <w:ins w:id="214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to</w:t>
        </w:r>
      </w:ins>
      <w:ins w:id="217" w:author="PR Preview" w:date="2026-01-01T00:00:00Z">
        <w:r>
          <w:t xml:space="preserve"> </w:t>
        </w:r>
      </w:ins>
      <m:oMath>
        <m:r>
          <m:t>0</m:t>
        </m:r>
      </m:oMath>
      <w:ins w:id="218" w:author="PR Preview" w:date="2026-01-01T00:00:00Z">
        <w:r>
          <w:t xml:space="preserve">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For</w:t>
        </w:r>
      </w:ins>
      <w:ins w:id="22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 this is the convergence of a sequence of numbers to</w:t>
        </w:r>
      </w:ins>
      <w:ins w:id="22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228" w:author="PR Preview" w:date="2026-01-01T00:00:00Z">
        <w:r>
          <w:t xml:space="preserve">.</w:t>
        </w:r>
      </w:ins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del w:id="229" w:author="PR Preview" w:date="2026-01-01T00:00:00Z">
        <w:r>
          <w:rPr>
            <w:b/>
            <w:bCs/>
          </w:rPr>
          <w:delText xml:space="preserve">Definition 13 (Newton’s method for minimization)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Let</w:delText>
        </w:r>
      </w:del>
      <w:del w:id="2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have first and second partial derivatives,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and let</w:delText>
        </w:r>
      </w:del>
      <w:del w:id="23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be a starting point.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rPr>
            <w:b/>
            <w:bCs/>
          </w:rPr>
          <w:delText xml:space="preserve">Newton’s method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computes, for</w:delText>
        </w:r>
      </w:del>
      <w:del w:id="24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45" w:author="PR Preview" w:date="2026-01-01T00:00:00Z">
        <w:r>
          <w:delText xml:space="preserve">, as long as</w:delText>
        </w:r>
      </w:del>
      <w:del w:id="24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is invertible,</w:delText>
        </w:r>
      </w:del>
    </w:p>
    <w:p>
      <w:pPr>
        <w:pStyle w:val="BodyText"/>
      </w:pPr>
      <w:ins w:id="249" w:author="PR Preview" w:date="2026-01-01T00:00:00Z">
        <w:r>
          <w:rPr>
            <w:b/>
            <w:bCs/>
          </w:rPr>
          <w:t xml:space="preserve">Definition 14 (Newton’s method for minimization)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Let</w:t>
        </w:r>
      </w:ins>
      <w:ins w:id="2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have first and second partial derivatives,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let</w:t>
        </w:r>
      </w:ins>
      <w:ins w:id="25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be a starting point.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rPr>
            <w:b/>
            <w:bCs/>
          </w:rPr>
          <w:t xml:space="preserve">Newton’s method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computes, for</w:t>
        </w:r>
      </w:ins>
      <w:ins w:id="26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5" w:author="PR Preview" w:date="2026-01-01T00:00:00Z">
        <w:r>
          <w:t xml:space="preserve">, as long as</w:t>
        </w:r>
      </w:ins>
      <w:ins w:id="26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invertible,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del w:id="269" w:author="PR Preview" w:date="2026-01-01T00:00:00Z">
        <w:r>
          <w:rPr>
            <w:b/>
            <w:bCs/>
          </w:rPr>
          <w:delText xml:space="preserve">Definition 14 (Quadratic model (second-order Taylor polynomial))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Let</w:delText>
        </w:r>
      </w:del>
      <w:del w:id="272" w:author="PR Preview" w:date="2026-01-01T00:00:00Z">
        <w:r>
          <w:delText xml:space="preserve"> </w:delText>
        </w:r>
      </w:del>
      <m:oMath>
        <m:r>
          <m:t>f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be as in</w:delText>
        </w:r>
      </w:del>
      <w:del w:id="275" w:author="PR Preview" w:date="2026-01-01T00:00:00Z">
        <w:r>
          <w:delText xml:space="preserve"> </w:delText>
        </w:r>
      </w:del>
      <w:hyperlink w:anchor="def-newton-method">
        <w:del w:id="27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and let</w:delText>
        </w:r>
      </w:del>
      <w:del w:id="2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be a point,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with</w:delText>
        </w:r>
      </w:del>
      <w:del w:id="2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and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88" w:author="PR Preview" w:date="2026-01-01T00:00:00Z">
        <w:r>
          <w:delText xml:space="preserve">.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The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b/>
            <w:bCs/>
          </w:rPr>
          <w:delText xml:space="preserve">quadratic model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of</w:delText>
        </w:r>
      </w:del>
      <w:del w:id="295" w:author="PR Preview" w:date="2026-01-01T00:00:00Z">
        <w:r>
          <w:delText xml:space="preserve"> </w:delText>
        </w:r>
      </w:del>
      <m:oMath>
        <m:r>
          <m:t>f</m:t>
        </m:r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at</w:delText>
        </w:r>
      </w:del>
      <w:del w:id="2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is the function of a step</w:delText>
        </w:r>
      </w:del>
      <w:del w:id="3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02" w:author="PR Preview" w:date="2026-01-01T00:00:00Z">
        <w:r>
          <w:delText xml:space="preserve">also called the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rPr>
            <w:b/>
            <w:bCs/>
          </w:rPr>
          <w:delText xml:space="preserve">second-order Taylor polynomial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of</w:delText>
        </w:r>
      </w:del>
      <w:del w:id="307" w:author="PR Preview" w:date="2026-01-01T00:00:00Z">
        <w:r>
          <w:delText xml:space="preserve"> </w:delText>
        </w:r>
      </w:del>
      <m:oMath>
        <m:r>
          <m:t>f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at</w:delText>
        </w:r>
      </w:del>
      <w:del w:id="31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11" w:author="PR Preview" w:date="2026-01-01T00:00:00Z">
        <w:r>
          <w:delText xml:space="preserve">: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when the second partial derivatives of</w:delText>
        </w:r>
      </w:del>
      <w:del w:id="314" w:author="PR Preview" w:date="2026-01-01T00:00:00Z">
        <w:r>
          <w:delText xml:space="preserve"> </w:delText>
        </w:r>
      </w:del>
      <m:oMath>
        <m:r>
          <m:t>f</m:t>
        </m:r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are continuous,</w:delText>
        </w:r>
      </w:del>
      <w:del w:id="317" w:author="PR Preview" w:date="2026-01-01T00:00:00Z">
        <w:r>
          <w:delText xml:space="preserve"> </w:delText>
        </w:r>
      </w:del>
      <w:hyperlink w:anchor="thm-taylor-mv">
        <w:del w:id="318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says that</w:delText>
        </w:r>
      </w:del>
      <w:del w:id="3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equals the same expression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with the Hessian evaluated at a point between</w:delText>
        </w:r>
      </w:del>
      <w:del w:id="3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and</w:delText>
        </w:r>
      </w:del>
      <w:del w:id="3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del w:id="330" w:author="PR Preview" w:date="2026-01-01T00:00:00Z">
        <w:r>
          <w:delText xml:space="preserve">.</w:delText>
        </w:r>
      </w:del>
    </w:p>
    <w:p>
      <w:pPr>
        <w:pStyle w:val="BodyText"/>
      </w:pPr>
      <w:ins w:id="331" w:author="PR Preview" w:date="2026-01-01T00:00:00Z">
        <w:r>
          <w:rPr>
            <w:b/>
            <w:bCs/>
          </w:rPr>
          <w:t xml:space="preserve">Definition 15 (Quadratic model (second-order Taylor polynomial))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Let</w:t>
        </w:r>
      </w:ins>
      <w:ins w:id="334" w:author="PR Preview" w:date="2026-01-01T00:00:00Z">
        <w:r>
          <w:t xml:space="preserve"> </w:t>
        </w:r>
      </w:ins>
      <m:oMath>
        <m:r>
          <m:t>f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be as in</w:t>
        </w:r>
      </w:ins>
      <w:ins w:id="337" w:author="PR Preview" w:date="2026-01-01T00:00:00Z">
        <w:r>
          <w:t xml:space="preserve"> </w:t>
        </w:r>
      </w:ins>
      <w:hyperlink w:anchor="def-newton-method">
        <w:ins w:id="33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 let</w:t>
        </w:r>
      </w:ins>
      <w:ins w:id="3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be a point,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with</w:t>
        </w:r>
      </w:ins>
      <w:ins w:id="3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</w:t>
        </w:r>
      </w:ins>
      <w:ins w:id="349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350" w:author="PR Preview" w:date="2026-01-01T00:00:00Z">
        <w:r>
          <w:t xml:space="preserve">.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The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rPr>
            <w:b/>
            <w:bCs/>
          </w:rPr>
          <w:t xml:space="preserve">quadratic model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of</w:t>
        </w:r>
      </w:ins>
      <w:ins w:id="357" w:author="PR Preview" w:date="2026-01-01T00:00:00Z">
        <w:r>
          <w:t xml:space="preserve"> </w:t>
        </w:r>
      </w:ins>
      <m:oMath>
        <m:r>
          <m:t>f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at</w:t>
        </w:r>
      </w:ins>
      <w:ins w:id="3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 the function of a step</w:t>
        </w:r>
      </w:ins>
      <w:ins w:id="3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64" w:author="PR Preview" w:date="2026-01-01T00:00:00Z">
        <w:r>
          <w:t xml:space="preserve">also called the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rPr>
            <w:b/>
            <w:bCs/>
          </w:rPr>
          <w:t xml:space="preserve">second-order Taylor polynomial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of</w:t>
        </w:r>
      </w:ins>
      <w:ins w:id="369" w:author="PR Preview" w:date="2026-01-01T00:00:00Z">
        <w:r>
          <w:t xml:space="preserve"> </w:t>
        </w:r>
      </w:ins>
      <m:oMath>
        <m:r>
          <m:t>f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at</w:t>
        </w:r>
      </w:ins>
      <w:ins w:id="3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73" w:author="PR Preview" w:date="2026-01-01T00:00:00Z">
        <w:r>
          <w:t xml:space="preserve">.</w:t>
        </w:r>
      </w:ins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del w:id="374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Let</w:delText>
        </w:r>
      </w:del>
      <w:del w:id="377" w:author="PR Preview" w:date="2026-01-01T00:00:00Z">
        <w:r>
          <w:delText xml:space="preserve"> </w:delText>
        </w:r>
      </w:del>
      <m:oMath>
        <m:r>
          <m:t>q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be the quadratic model of</w:delText>
        </w:r>
      </w:del>
      <w:del w:id="380" w:author="PR Preview" w:date="2026-01-01T00:00:00Z">
        <w:r>
          <w:delText xml:space="preserve"> </w:delText>
        </w:r>
      </w:del>
      <m:oMath>
        <m:r>
          <m:t>f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at</w:delText>
        </w:r>
      </w:del>
      <w:del w:id="3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(</w:delText>
        </w:r>
      </w:del>
      <w:hyperlink w:anchor="def-quadratic-model">
        <w:del w:id="38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387" w:author="PR Preview" w:date="2026-01-01T00:00:00Z">
        <w:r>
          <w:delText xml:space="preserve">),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with</w:delText>
        </w:r>
      </w:del>
      <w:del w:id="390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391" w:author="PR Preview" w:date="2026-01-01T00:00:00Z">
        <w:r>
          <w:delText xml:space="preserve"> </w:delText>
        </w:r>
      </w:del>
      <w:hyperlink r:id="rId63">
        <w:del w:id="392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393" w:author="PR Preview" w:date="2026-01-01T00:00:00Z">
        <w:r>
          <w:delText xml:space="preserve">.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Its unique minimizer is the Newton step</w:delText>
        </w:r>
      </w:del>
      <w:del w:id="39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del w:id="397" w:author="PR Preview" w:date="2026-01-01T00:00:00Z">
        <w:r>
          <w:delText xml:space="preserve">.</w:delText>
        </w:r>
      </w:del>
    </w:p>
    <w:p>
      <w:pPr>
        <w:pStyle w:val="BodyText"/>
      </w:pPr>
      <w:ins w:id="398" w:author="PR Preview" w:date="2026-01-01T00:00:00Z">
        <w:r>
          <w:rPr>
            <w:i/>
            <w:iCs/>
          </w:rPr>
          <w:t xml:space="preserve">Remark 3</w:t>
        </w:r>
      </w:ins>
      <w:ins w:id="399" w:author="PR Preview" w:date="2026-01-01T00:00:00Z">
        <w:r>
          <w:t xml:space="preserve"> (The quadratic model and Taylor’s theorem). </w:t>
        </w:r>
      </w:ins>
      <w:ins w:id="400" w:author="PR Preview" w:date="2026-01-01T00:00:00Z">
        <w:r>
          <w:t xml:space="preserve">When the second partial derivatives of</w:t>
        </w:r>
      </w:ins>
      <w:ins w:id="401" w:author="PR Preview" w:date="2026-01-01T00:00:00Z">
        <w:r>
          <w:t xml:space="preserve"> </w:t>
        </w:r>
      </w:ins>
      <m:oMath>
        <m:r>
          <m:t>f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are continuous,</w:t>
        </w:r>
      </w:ins>
      <w:ins w:id="404" w:author="PR Preview" w:date="2026-01-01T00:00:00Z">
        <w:r>
          <w:t xml:space="preserve"> </w:t>
        </w:r>
      </w:ins>
      <w:hyperlink w:anchor="thm-taylor-mv">
        <w:ins w:id="40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says that</w:t>
        </w:r>
      </w:ins>
      <w:ins w:id="4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equals the expression for</w:t>
        </w:r>
      </w:ins>
      <w:ins w:id="41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in</w:t>
        </w:r>
      </w:ins>
      <w:ins w:id="414" w:author="PR Preview" w:date="2026-01-01T00:00:00Z">
        <w:r>
          <w:t xml:space="preserve"> </w:t>
        </w:r>
      </w:ins>
      <w:hyperlink w:anchor="def-quadratic-model">
        <w:ins w:id="41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with the Hessian evaluated at a point between</w:t>
        </w:r>
      </w:ins>
      <w:ins w:id="4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and</w:t>
        </w:r>
      </w:ins>
      <w:ins w:id="4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ins w:id="422" w:author="PR Preview" w:date="2026-01-01T00:00:00Z">
        <w:r>
          <w:t xml:space="preserve">.</w:t>
        </w:r>
      </w:ins>
    </w:p>
    <w:bookmarkEnd w:id="143"/>
    <w:bookmarkStart w:id="144" w:name="thm-newton-model"/>
    <w:p>
      <w:pPr>
        <w:pStyle w:val="BodyText"/>
      </w:pPr>
      <w:ins w:id="423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Let</w:t>
        </w:r>
      </w:ins>
      <w:ins w:id="426" w:author="PR Preview" w:date="2026-01-01T00:00:00Z">
        <w:r>
          <w:t xml:space="preserve"> </w:t>
        </w:r>
      </w:ins>
      <m:oMath>
        <m:r>
          <m:t>q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be the quadratic model of</w:t>
        </w:r>
      </w:ins>
      <w:ins w:id="429" w:author="PR Preview" w:date="2026-01-01T00:00:00Z">
        <w:r>
          <w:t xml:space="preserve"> </w:t>
        </w:r>
      </w:ins>
      <m:oMath>
        <m:r>
          <m:t>f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at</w:t>
        </w:r>
      </w:ins>
      <w:ins w:id="4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(</w:t>
        </w:r>
      </w:ins>
      <w:hyperlink w:anchor="def-quadratic-model">
        <w:ins w:id="43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36" w:author="PR Preview" w:date="2026-01-01T00:00:00Z">
        <w:r>
          <w:t xml:space="preserve">),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with</w:t>
        </w:r>
      </w:ins>
      <w:ins w:id="439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440" w:author="PR Preview" w:date="2026-01-01T00:00:00Z">
        <w:r>
          <w:t xml:space="preserve"> </w:t>
        </w:r>
      </w:ins>
      <w:hyperlink r:id="rId63">
        <w:ins w:id="441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442" w:author="PR Preview" w:date="2026-01-01T00:00:00Z">
        <w:r>
          <w:t xml:space="preserve">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Its unique minimizer is the Newton step</w:t>
        </w:r>
      </w:ins>
      <w:ins w:id="44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ins w:id="446" w:author="PR Preview" w:date="2026-01-01T00:00:00Z">
        <w:r>
          <w:t xml:space="preserve">.</w:t>
        </w:r>
      </w:ins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del w:id="447" w:author="PR Preview" w:date="2026-01-01T00:00:00Z">
        <w:r>
          <w:rPr>
            <w:b/>
            <w:bCs/>
          </w:rPr>
          <w:delText xml:space="preserve">Definition 15 (Quadratic convergence)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A</w:delText>
        </w:r>
      </w:del>
      <w:del w:id="450" w:author="PR Preview" w:date="2026-01-01T00:00:00Z">
        <w:r>
          <w:delText xml:space="preserve"> </w:delText>
        </w:r>
      </w:del>
      <w:hyperlink r:id="rId135">
        <w:del w:id="451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5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in</w:delText>
        </w:r>
      </w:del>
      <w:del w:id="45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that converges (</w:delText>
        </w:r>
      </w:del>
      <w:hyperlink w:anchor="def-vector-sequence-limit">
        <w:del w:id="45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459" w:author="PR Preview" w:date="2026-01-01T00:00:00Z">
        <w:r>
          <w:delText xml:space="preserve">) to</w:delText>
        </w:r>
      </w:del>
      <w:del w:id="46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rPr>
            <w:b/>
            <w:bCs/>
          </w:rPr>
          <w:delText xml:space="preserve">converges quadratically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if there is a constant</w:delText>
        </w:r>
      </w:del>
      <w:del w:id="465" w:author="PR Preview" w:date="2026-01-01T00:00:00Z">
        <w:r>
          <w:delText xml:space="preserve"> </w:delText>
        </w:r>
      </w:del>
      <m:oMath>
        <m:r>
          <m:t>C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with</w:delText>
        </w:r>
      </w:del>
    </w:p>
    <w:p>
      <w:pPr>
        <w:pStyle w:val="BodyText"/>
      </w:pPr>
      <w:ins w:id="468" w:author="PR Preview" w:date="2026-01-01T00:00:00Z">
        <w:r>
          <w:rPr>
            <w:b/>
            <w:bCs/>
          </w:rPr>
          <w:t xml:space="preserve">Definition 16 (Quadratic convergence)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A</w:t>
        </w:r>
      </w:ins>
      <w:ins w:id="471" w:author="PR Preview" w:date="2026-01-01T00:00:00Z">
        <w:r>
          <w:t xml:space="preserve"> </w:t>
        </w:r>
      </w:ins>
      <w:hyperlink r:id="rId135">
        <w:ins w:id="472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7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in</w:t>
        </w:r>
      </w:ins>
      <w:ins w:id="47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that converges (</w:t>
        </w:r>
      </w:ins>
      <w:hyperlink w:anchor="def-vector-sequence-limit">
        <w:ins w:id="47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80" w:author="PR Preview" w:date="2026-01-01T00:00:00Z">
        <w:r>
          <w:t xml:space="preserve">) to</w:t>
        </w:r>
      </w:ins>
      <w:ins w:id="48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converges quadratically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if there is a constant</w:t>
        </w:r>
      </w:ins>
      <w:ins w:id="486" w:author="PR Preview" w:date="2026-01-01T00:00:00Z">
        <w:r>
          <w:t xml:space="preserve"> </w:t>
        </w:r>
      </w:ins>
      <m:oMath>
        <m:r>
          <m:t>C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489" w:author="PR Preview" w:date="2026-01-01T00:00:00Z">
        <w:r>
          <w:delText xml:space="preserve">So near</w:delText>
        </w:r>
      </w:del>
      <w:del w:id="490" w:author="PR Preview" w:date="2026-01-01T00:00:00Z">
        <w:r>
          <w:delText xml:space="preserve"> </w:delText>
        </w:r>
      </w:del>
      <m:oMath>
        <m:r>
          <m:t>2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the error is roughly squared and divided by</w:delText>
        </w:r>
      </w:del>
      <w:del w:id="493" w:author="PR Preview" w:date="2026-01-01T00:00:00Z">
        <w:r>
          <w:delText xml:space="preserve"> </w:delText>
        </w:r>
      </w:del>
      <m:oMath>
        <m:r>
          <m:t>4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at each step: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the errors are</w:delText>
        </w:r>
      </w:del>
      <w:del w:id="498" w:author="PR Preview" w:date="2026-01-01T00:00:00Z">
        <w:r>
          <w:delText xml:space="preserve"> </w:delText>
        </w:r>
      </w:del>
      <m:oMath>
        <m:r>
          <m:t>0.05</m:t>
        </m:r>
      </m:oMath>
      <w:del w:id="499" w:author="PR Preview" w:date="2026-01-01T00:00:00Z">
        <w:r>
          <w:delText xml:space="preserve">, then</w:delText>
        </w:r>
      </w:del>
      <w:del w:id="500" w:author="PR Preview" w:date="2026-01-01T00:00:00Z">
        <w:r>
          <w:delText xml:space="preserve"> </w:delText>
        </w:r>
      </w:del>
      <m:oMath>
        <m:r>
          <m:t>0.00061</m:t>
        </m:r>
      </m:oMath>
      <w:del w:id="501" w:author="PR Preview" w:date="2026-01-01T00:00:00Z">
        <w:r>
          <w:delText xml:space="preserve">, then</w:delText>
        </w:r>
      </w:del>
      <w:del w:id="502" w:author="PR Preview" w:date="2026-01-01T00:00:00Z">
        <w:r>
          <w:delText xml:space="preserve"> </w:delText>
        </w:r>
      </w:del>
      <m:oMath>
        <m:r>
          <m:t>0.000000093</m:t>
        </m:r>
      </m:oMath>
      <w:del w:id="503" w:author="PR Preview" w:date="2026-01-01T00:00:00Z">
        <w:r>
          <w:delText xml:space="preserve">,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and</w:delText>
        </w:r>
      </w:del>
      <w:del w:id="506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507" w:author="PR Preview" w:date="2026-01-01T00:00:00Z">
        <w:r>
          <w:delText xml:space="preserve">.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The iterates converge quadratically (</w:delText>
        </w:r>
      </w:del>
      <w:hyperlink w:anchor="def-quadratic-convergence">
        <w:del w:id="51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511" w:author="PR Preview" w:date="2026-01-01T00:00:00Z">
        <w:r>
          <w:delText xml:space="preserve">):</w:delText>
        </w:r>
      </w:del>
      <w:del w:id="51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works for every</w:delText>
        </w:r>
      </w:del>
      <w:del w:id="51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516" w:author="PR Preview" w:date="2026-01-01T00:00:00Z">
        <w:r>
          <w:delText xml:space="preserve">, since then</w:delText>
        </w:r>
      </w:del>
      <w:del w:id="51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18" w:author="PR Preview" w:date="2026-01-01T00:00:00Z">
        <w:r>
          <w:delText xml:space="preserve">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and every iterate from</w:delText>
        </w:r>
      </w:del>
      <w:del w:id="521" w:author="PR Preview" w:date="2026-01-01T00:00:00Z">
        <w:r>
          <w:delText xml:space="preserve"> </w:delText>
        </w:r>
      </w:del>
      <m:oMath>
        <m:r>
          <m:t>2.5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is at least</w:delText>
        </w:r>
      </w:del>
      <w:del w:id="524" w:author="PR Preview" w:date="2026-01-01T00:00:00Z">
        <w:r>
          <w:delText xml:space="preserve"> </w:delText>
        </w:r>
      </w:del>
      <m:oMath>
        <m:r>
          <m:t>2</m:t>
        </m:r>
      </m:oMath>
      <w:del w:id="525" w:author="PR Preview" w:date="2026-01-01T00:00:00Z">
        <w:r>
          <w:delText xml:space="preserve">, since the identity makes</w:delText>
        </w:r>
      </w:del>
      <w:del w:id="5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whenever</w:delText>
        </w:r>
      </w:del>
      <w:del w:id="52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530" w:author="PR Preview" w:date="2026-01-01T00:00:00Z">
        <w:r>
          <w:delText xml:space="preserve">.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Zhou (2024)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states such a bound for Newton’s method in general;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it holds from starting points close enough to a minimizer where the Hessian is positive definite,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when near that minimizer the Hessian changes by at most a constant times the distance moved,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which these notes do not prove.</w:delText>
        </w:r>
      </w:del>
    </w:p>
    <w:p>
      <w:pPr>
        <w:pStyle w:val="FirstParagraph"/>
      </w:pPr>
      <w:ins w:id="541" w:author="PR Preview" w:date="2026-01-01T00:00:00Z">
        <w:r>
          <w:t xml:space="preserve">So near</w:t>
        </w:r>
      </w:ins>
      <w:ins w:id="542" w:author="PR Preview" w:date="2026-01-01T00:00:00Z">
        <w:r>
          <w:t xml:space="preserve"> </w:t>
        </w:r>
      </w:ins>
      <m:oMath>
        <m:r>
          <m:t>2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error is roughly squared and divided by</w:t>
        </w:r>
      </w:ins>
      <w:ins w:id="545" w:author="PR Preview" w:date="2026-01-01T00:00:00Z">
        <w:r>
          <w:t xml:space="preserve"> </w:t>
        </w:r>
      </w:ins>
      <m:oMath>
        <m:r>
          <m:t>4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at each step: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 errors are</w:t>
        </w:r>
      </w:ins>
      <w:ins w:id="550" w:author="PR Preview" w:date="2026-01-01T00:00:00Z">
        <w:r>
          <w:t xml:space="preserve"> </w:t>
        </w:r>
      </w:ins>
      <m:oMath>
        <m:r>
          <m:t>0.05</m:t>
        </m:r>
      </m:oMath>
      <w:ins w:id="551" w:author="PR Preview" w:date="2026-01-01T00:00:00Z">
        <w:r>
          <w:t xml:space="preserve">, then</w:t>
        </w:r>
      </w:ins>
      <w:ins w:id="552" w:author="PR Preview" w:date="2026-01-01T00:00:00Z">
        <w:r>
          <w:t xml:space="preserve"> </w:t>
        </w:r>
      </w:ins>
      <m:oMath>
        <m:r>
          <m:t>0.00061</m:t>
        </m:r>
      </m:oMath>
      <w:ins w:id="553" w:author="PR Preview" w:date="2026-01-01T00:00:00Z">
        <w:r>
          <w:t xml:space="preserve">, then</w:t>
        </w:r>
      </w:ins>
      <w:ins w:id="554" w:author="PR Preview" w:date="2026-01-01T00:00:00Z">
        <w:r>
          <w:t xml:space="preserve"> </w:t>
        </w:r>
      </w:ins>
      <m:oMath>
        <m:r>
          <m:t>0.000000093</m:t>
        </m:r>
      </m:oMath>
      <w:ins w:id="555" w:author="PR Preview" w:date="2026-01-01T00:00:00Z">
        <w:r>
          <w:t xml:space="preserve">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and</w:t>
        </w:r>
      </w:ins>
      <w:ins w:id="558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559" w:author="PR Preview" w:date="2026-01-01T00:00:00Z">
        <w:r>
          <w:t xml:space="preserve">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The iterates converge quadratically (</w:t>
        </w:r>
      </w:ins>
      <w:hyperlink w:anchor="def-quadratic-convergence">
        <w:ins w:id="56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563" w:author="PR Preview" w:date="2026-01-01T00:00:00Z">
        <w:r>
          <w:t xml:space="preserve">):</w:t>
        </w:r>
      </w:ins>
      <w:ins w:id="56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works for every</w:t>
        </w:r>
      </w:ins>
      <w:ins w:id="56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568" w:author="PR Preview" w:date="2026-01-01T00:00:00Z">
        <w:r>
          <w:t xml:space="preserve">, since then</w:t>
        </w:r>
      </w:ins>
      <w:ins w:id="56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and every iterate from</w:t>
        </w:r>
      </w:ins>
      <w:ins w:id="573" w:author="PR Preview" w:date="2026-01-01T00:00:00Z">
        <w:r>
          <w:t xml:space="preserve"> </w:t>
        </w:r>
      </w:ins>
      <m:oMath>
        <m:r>
          <m:t>2.5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is at least</w:t>
        </w:r>
      </w:ins>
      <w:ins w:id="576" w:author="PR Preview" w:date="2026-01-01T00:00:00Z">
        <w:r>
          <w:t xml:space="preserve"> </w:t>
        </w:r>
      </w:ins>
      <m:oMath>
        <m:r>
          <m:t>2</m:t>
        </m:r>
      </m:oMath>
      <w:ins w:id="577" w:author="PR Preview" w:date="2026-01-01T00:00:00Z">
        <w:r>
          <w:t xml:space="preserve">, since the identity makes</w:t>
        </w:r>
      </w:ins>
      <w:ins w:id="57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whenever</w:t>
        </w:r>
      </w:ins>
      <w:ins w:id="58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582" w:author="PR Preview" w:date="2026-01-01T00:00:00Z">
        <w:r>
          <w:t xml:space="preserve">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Zhou (2024)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states such a bound for Newton’s method in general;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it holds from starting points close enough to a minimizer where the Hessian is positive definite,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when near that minimizer the Hessian changes by at most a constant times the distance moved,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which these notes do not prove.</w:t>
        </w:r>
      </w:ins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del w:id="593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Let</w:delText>
        </w:r>
      </w:del>
      <w:del w:id="59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be a</w:delText>
        </w:r>
      </w:del>
      <w:del w:id="59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00" w:author="PR Preview" w:date="2026-01-01T00:00:00Z">
        <w:r>
          <w:delText xml:space="preserve"> </w:delText>
        </w:r>
      </w:del>
      <w:hyperlink r:id="rId63">
        <w:del w:id="601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matrix,</w:delText>
        </w:r>
      </w:del>
      <w:del w:id="6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5" w:author="PR Preview" w:date="2026-01-01T00:00:00Z">
        <w:r>
          <w:delText xml:space="preserve">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and</w:delText>
        </w:r>
      </w:del>
      <w:del w:id="60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del w:id="609" w:author="PR Preview" w:date="2026-01-01T00:00:00Z">
        <w:r>
          <w:delText xml:space="preserve">.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From any</w:delText>
        </w:r>
      </w:del>
      <w:del w:id="61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613" w:author="PR Preview" w:date="2026-01-01T00:00:00Z">
        <w:r>
          <w:delText xml:space="preserve">, Newton’s method (</w:delText>
        </w:r>
      </w:del>
      <w:hyperlink w:anchor="def-newton-method">
        <w:del w:id="61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615" w:author="PR Preview" w:date="2026-01-01T00:00:00Z">
        <w:r>
          <w:delText xml:space="preserve">) gives</w:delText>
        </w:r>
      </w:del>
      <w:del w:id="61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del w:id="617" w:author="PR Preview" w:date="2026-01-01T00:00:00Z">
        <w:r>
          <w:delText xml:space="preserve">,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the unique minimizer of</w:delText>
        </w:r>
      </w:del>
      <w:del w:id="620" w:author="PR Preview" w:date="2026-01-01T00:00:00Z">
        <w:r>
          <w:delText xml:space="preserve"> </w:delText>
        </w:r>
      </w:del>
      <m:oMath>
        <m:r>
          <m:t>f</m:t>
        </m:r>
      </m:oMath>
      <w:del w:id="621" w:author="PR Preview" w:date="2026-01-01T00:00:00Z">
        <w:r>
          <w:delText xml:space="preserve">.</w:delText>
        </w:r>
      </w:del>
    </w:p>
    <w:p>
      <w:pPr>
        <w:pStyle w:val="BodyText"/>
      </w:pPr>
      <w:ins w:id="622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Let</w:t>
        </w:r>
      </w:ins>
      <w:ins w:id="62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be a</w:t>
        </w:r>
      </w:ins>
      <w:ins w:id="6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29" w:author="PR Preview" w:date="2026-01-01T00:00:00Z">
        <w:r>
          <w:t xml:space="preserve"> </w:t>
        </w:r>
      </w:ins>
      <w:hyperlink r:id="rId63">
        <w:ins w:id="630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matrix,</w:t>
        </w:r>
      </w:ins>
      <w:ins w:id="6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34" w:author="PR Preview" w:date="2026-01-01T00:00:00Z">
        <w:r>
          <w:t xml:space="preserve">,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and</w:t>
        </w:r>
      </w:ins>
      <w:ins w:id="6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638" w:author="PR Preview" w:date="2026-01-01T00:00:00Z">
        <w:r>
          <w:t xml:space="preserve">.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From any</w:t>
        </w:r>
      </w:ins>
      <w:ins w:id="64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642" w:author="PR Preview" w:date="2026-01-01T00:00:00Z">
        <w:r>
          <w:t xml:space="preserve">, Newton’s method (</w:t>
        </w:r>
      </w:ins>
      <w:hyperlink w:anchor="def-newton-method">
        <w:ins w:id="64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44" w:author="PR Preview" w:date="2026-01-01T00:00:00Z">
        <w:r>
          <w:t xml:space="preserve">) gives</w:t>
        </w:r>
      </w:ins>
      <w:ins w:id="64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ins w:id="646" w:author="PR Preview" w:date="2026-01-01T00:00:00Z">
        <w:r>
          <w:t xml:space="preserve">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the unique minimizer of</w:t>
        </w:r>
      </w:ins>
      <w:ins w:id="649" w:author="PR Preview" w:date="2026-01-01T00:00:00Z">
        <w:r>
          <w:t xml:space="preserve"> </w:t>
        </w:r>
      </w:ins>
      <m:oMath>
        <m:r>
          <m:t>f</m:t>
        </m:r>
      </m:oMath>
      <w:ins w:id="650" w:author="PR Preview" w:date="2026-01-01T00:00:00Z">
        <w:r>
          <w:t xml:space="preserve">.</w:t>
        </w:r>
      </w:ins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del w:id="651" w:author="PR Preview" w:date="2026-01-01T00:00:00Z">
        <w:r>
          <w:rPr>
            <w:b/>
            <w:bCs/>
          </w:rPr>
          <w:delText xml:space="preserve">Definition 16 (Gradient descent)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Let</w:delText>
        </w:r>
      </w:del>
      <w:del w:id="6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have first partial derivatives,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let</w:delText>
        </w:r>
      </w:del>
      <w:del w:id="65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be a starting point,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and let</w:delText>
        </w:r>
      </w:del>
      <w:del w:id="664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be positive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rPr>
            <w:b/>
            <w:bCs/>
          </w:rPr>
          <w:delText xml:space="preserve">step lengths</w:delText>
        </w:r>
      </w:del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rPr>
            <w:b/>
            <w:bCs/>
          </w:rPr>
          <w:delText xml:space="preserve">Gradient descent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computes, for</w:delText>
        </w:r>
      </w:del>
      <w:del w:id="67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67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76" w:author="PR Preview" w:date="2026-01-01T00:00:00Z">
        <w:r>
          <w:delText xml:space="preserve">It is Newton’s method (</w:delText>
        </w:r>
      </w:del>
      <w:hyperlink w:anchor="def-newton-method">
        <w:del w:id="67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678" w:author="PR Preview" w:date="2026-01-01T00:00:00Z">
        <w:r>
          <w:delText xml:space="preserve">) with the Hessian replaced by</w:delText>
        </w:r>
      </w:del>
      <w:del w:id="67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680" w:author="PR Preview" w:date="2026-01-01T00:00:00Z">
        <w:r>
          <w:delText xml:space="preserve">,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so it needs no second derivatives.</w:delText>
        </w:r>
      </w:del>
    </w:p>
    <w:p>
      <w:pPr>
        <w:pStyle w:val="BodyText"/>
      </w:pPr>
      <w:ins w:id="683" w:author="PR Preview" w:date="2026-01-01T00:00:00Z">
        <w:r>
          <w:rPr>
            <w:b/>
            <w:bCs/>
          </w:rPr>
          <w:t xml:space="preserve">Definition 17 (Gradient descent)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Let</w:t>
        </w:r>
      </w:ins>
      <w:ins w:id="6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have first partial derivatives,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let</w:t>
        </w:r>
      </w:ins>
      <w:ins w:id="69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be a starting point,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and let</w:t>
        </w:r>
      </w:ins>
      <w:ins w:id="69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be positive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rPr>
            <w:b/>
            <w:bCs/>
          </w:rPr>
          <w:t xml:space="preserve">step lengths</w:t>
        </w:r>
      </w:ins>
      <w:ins w:id="701" w:author="PR Preview" w:date="2026-01-01T00:00:00Z">
        <w:r>
          <w:t xml:space="preserve">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rPr>
            <w:b/>
            <w:bCs/>
          </w:rPr>
          <w:t xml:space="preserve">Gradient descent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computes, for</w:t>
        </w:r>
      </w:ins>
      <w:ins w:id="70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0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del w:id="708" w:author="PR Preview" w:date="2026-01-01T00:00:00Z">
        <w:r>
          <w:rPr>
            <w:b/>
            <w:bCs/>
          </w:rPr>
          <w:delText xml:space="preserve">Definition 17 (Line search and exact line search)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In gradient descent (</w:delText>
        </w:r>
      </w:del>
      <w:hyperlink w:anchor="def-gradient-descent">
        <w:del w:id="71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12" w:author="PR Preview" w:date="2026-01-01T00:00:00Z">
        <w:r>
          <w:delText xml:space="preserve">),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a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rPr>
            <w:b/>
            <w:bCs/>
          </w:rPr>
          <w:delText xml:space="preserve">line search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is a rule that chooses the step length</w:delText>
        </w:r>
      </w:del>
      <w:del w:id="719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by examining the values of</w:delText>
        </w:r>
      </w:del>
      <w:del w:id="722" w:author="PR Preview" w:date="2026-01-01T00:00:00Z">
        <w:r>
          <w:delText xml:space="preserve"> </w:delText>
        </w:r>
      </w:del>
      <m:oMath>
        <m:r>
          <m:t>f</m:t>
        </m:r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along the line</w:delText>
        </w:r>
      </w:del>
      <w:del w:id="7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726" w:author="PR Preview" w:date="2026-01-01T00:00:00Z">
        <w:r>
          <w:delText xml:space="preserve">.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rPr>
            <w:b/>
            <w:bCs/>
          </w:rPr>
          <w:delText xml:space="preserve">Exact line search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is the line search that chooses</w:delText>
        </w:r>
      </w:del>
      <w:del w:id="731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to minimize</w:delText>
        </w:r>
      </w:del>
      <w:del w:id="7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over</w:delText>
        </w:r>
      </w:del>
      <w:del w:id="73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738" w:author="PR Preview" w:date="2026-01-01T00:00:00Z">
        <w:r>
          <w:delText xml:space="preserve">.</w:delText>
        </w:r>
      </w:del>
    </w:p>
    <w:p>
      <w:pPr>
        <w:pStyle w:val="FirstParagraph"/>
      </w:pPr>
      <w:ins w:id="739" w:author="PR Preview" w:date="2026-01-01T00:00:00Z">
        <w:r>
          <w:rPr>
            <w:i/>
            <w:iCs/>
          </w:rPr>
          <w:t xml:space="preserve">Remark 4</w:t>
        </w:r>
      </w:ins>
      <w:ins w:id="740" w:author="PR Preview" w:date="2026-01-01T00:00:00Z">
        <w:r>
          <w:t xml:space="preserve"> (Gradient descent as Newton’s method with a simpler Hessian). </w:t>
        </w:r>
      </w:ins>
      <w:ins w:id="741" w:author="PR Preview" w:date="2026-01-01T00:00:00Z">
        <w:r>
          <w:t xml:space="preserve">Gradient descent (</w:t>
        </w:r>
      </w:ins>
      <w:hyperlink w:anchor="def-gradient-descent">
        <w:ins w:id="74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43" w:author="PR Preview" w:date="2026-01-01T00:00:00Z">
        <w:r>
          <w:t xml:space="preserve">) is Newton’s method (</w:t>
        </w:r>
      </w:ins>
      <w:hyperlink w:anchor="def-newton-method">
        <w:ins w:id="74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45" w:author="PR Preview" w:date="2026-01-01T00:00:00Z">
        <w:r>
          <w:t xml:space="preserve">) with the Hessian replaced by</w:t>
        </w:r>
      </w:ins>
      <w:ins w:id="74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47" w:author="PR Preview" w:date="2026-01-01T00:00:00Z">
        <w:r>
          <w:t xml:space="preserve">,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so it needs no second derivatives.</w:t>
        </w:r>
      </w:ins>
    </w:p>
    <w:bookmarkEnd w:id="154"/>
    <w:bookmarkStart w:id="155" w:name="def-line-search"/>
    <w:p>
      <w:pPr>
        <w:pStyle w:val="BodyText"/>
      </w:pPr>
      <w:ins w:id="750" w:author="PR Preview" w:date="2026-01-01T00:00:00Z">
        <w:r>
          <w:rPr>
            <w:b/>
            <w:bCs/>
          </w:rPr>
          <w:t xml:space="preserve">Definition 18 (Line search and exact line search)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In gradient descent (</w:t>
        </w:r>
      </w:ins>
      <w:hyperlink w:anchor="def-gradient-descent">
        <w:ins w:id="753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54" w:author="PR Preview" w:date="2026-01-01T00:00:00Z">
        <w:r>
          <w:t xml:space="preserve">),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rPr>
            <w:b/>
            <w:bCs/>
          </w:rPr>
          <w:t xml:space="preserve">line search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is a rule that chooses the step length</w:t>
        </w:r>
      </w:ins>
      <w:ins w:id="761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by examining the values of</w:t>
        </w:r>
      </w:ins>
      <w:ins w:id="764" w:author="PR Preview" w:date="2026-01-01T00:00:00Z">
        <w:r>
          <w:t xml:space="preserve"> </w:t>
        </w:r>
      </w:ins>
      <m:oMath>
        <m:r>
          <m:t>f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along the line</w:t>
        </w:r>
      </w:ins>
      <w:ins w:id="76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768" w:author="PR Preview" w:date="2026-01-01T00:00:00Z">
        <w:r>
          <w:t xml:space="preserve">.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rPr>
            <w:b/>
            <w:bCs/>
          </w:rPr>
          <w:t xml:space="preserve">Exact line search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is the line search that chooses</w:t>
        </w:r>
      </w:ins>
      <w:ins w:id="773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to minimize</w:t>
        </w:r>
      </w:ins>
      <w:ins w:id="7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over</w:t>
        </w:r>
      </w:ins>
      <w:ins w:id="77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780" w:author="PR Preview" w:date="2026-01-01T00:00:00Z">
        <w:r>
          <w:t xml:space="preserve">.</w:t>
        </w:r>
      </w:ins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del w:id="781" w:author="PR Preview" w:date="2026-01-01T00:00:00Z">
        <w:r>
          <w:rPr>
            <w:b/>
            <w:bCs/>
          </w:rPr>
          <w:delText xml:space="preserve">Definition 18 (Descent direction)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Let</w:delText>
        </w:r>
      </w:del>
      <w:del w:id="7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have a gradient</w:delText>
        </w:r>
      </w:del>
      <w:del w:id="78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at</w:delText>
        </w:r>
      </w:del>
      <w:del w:id="7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91" w:author="PR Preview" w:date="2026-01-01T00:00:00Z">
        <w:r>
          <w:delText xml:space="preserve">.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A direction</w:delText>
        </w:r>
      </w:del>
      <w:del w:id="7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d</m:t>
            </m:r>
          </m:e>
        </m:acc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(</w:delText>
        </w:r>
      </w:del>
      <w:hyperlink r:id="rId157">
        <w:del w:id="797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798" w:author="PR Preview" w:date="2026-01-01T00:00:00Z">
        <w:r>
          <w:delText xml:space="preserve">) is a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rPr>
            <w:b/>
            <w:bCs/>
          </w:rPr>
          <w:delText xml:space="preserve">descent direction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for</w:delText>
        </w:r>
      </w:del>
      <w:del w:id="803" w:author="PR Preview" w:date="2026-01-01T00:00:00Z">
        <w:r>
          <w:delText xml:space="preserve"> </w:delText>
        </w:r>
      </w:del>
      <m:oMath>
        <m:r>
          <m:t>f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at</w:delText>
        </w:r>
      </w:del>
      <w:del w:id="80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if</w:delText>
        </w:r>
      </w:del>
      <w:del w:id="8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del w:id="810" w:author="PR Preview" w:date="2026-01-01T00:00:00Z">
        <w:r>
          <w:delText xml:space="preserve">.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When</w:delText>
        </w:r>
      </w:del>
      <w:del w:id="8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814" w:author="PR Preview" w:date="2026-01-01T00:00:00Z">
        <w:r>
          <w:delText xml:space="preserve">,</w:delText>
        </w:r>
      </w:del>
      <w:del w:id="81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is a descent direction,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since</w:delText>
        </w:r>
      </w:del>
      <w:del w:id="8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del w:id="821" w:author="PR Preview" w:date="2026-01-01T00:00:00Z">
        <w:r>
          <w:delText xml:space="preserve">.</w:delText>
        </w:r>
      </w:del>
    </w:p>
    <w:p>
      <w:pPr>
        <w:pStyle w:val="BodyText"/>
      </w:pPr>
      <w:ins w:id="822" w:author="PR Preview" w:date="2026-01-01T00:00:00Z">
        <w:r>
          <w:rPr>
            <w:b/>
            <w:bCs/>
          </w:rPr>
          <w:t xml:space="preserve">Definition 19 (Descent direction)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Let</w:t>
        </w:r>
      </w:ins>
      <w:ins w:id="8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have a gradient</w:t>
        </w:r>
      </w:ins>
      <w:ins w:id="8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at</w:t>
        </w:r>
      </w:ins>
      <w:ins w:id="8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32" w:author="PR Preview" w:date="2026-01-01T00:00:00Z">
        <w:r>
          <w:t xml:space="preserve">.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A direction</w:t>
        </w:r>
      </w:ins>
      <w:ins w:id="8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d</m:t>
            </m:r>
          </m:e>
        </m:acc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(</w:t>
        </w:r>
      </w:ins>
      <w:hyperlink r:id="rId157">
        <w:ins w:id="838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839" w:author="PR Preview" w:date="2026-01-01T00:00:00Z">
        <w:r>
          <w:t xml:space="preserve">) is a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rPr>
            <w:b/>
            <w:bCs/>
          </w:rPr>
          <w:t xml:space="preserve">descent direction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for</w:t>
        </w:r>
      </w:ins>
      <w:ins w:id="844" w:author="PR Preview" w:date="2026-01-01T00:00:00Z">
        <w:r>
          <w:t xml:space="preserve"> </w:t>
        </w:r>
      </w:ins>
      <m:oMath>
        <m:r>
          <m:t>f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at</w:t>
        </w:r>
      </w:ins>
      <w:ins w:id="8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if</w:t>
        </w:r>
      </w:ins>
      <w:ins w:id="8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ins w:id="851" w:author="PR Preview" w:date="2026-01-01T00:00:00Z">
        <w:r>
          <w:t xml:space="preserve">.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When</w:t>
        </w:r>
      </w:ins>
      <w:ins w:id="8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855" w:author="PR Preview" w:date="2026-01-01T00:00:00Z">
        <w:r>
          <w:t xml:space="preserve">,</w:t>
        </w:r>
      </w:ins>
      <w:ins w:id="85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is a descent direction,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since</w:t>
        </w:r>
      </w:ins>
      <w:ins w:id="8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ins w:id="862" w:author="PR Preview" w:date="2026-01-01T00:00:00Z">
        <w:r>
          <w:t xml:space="preserve">.</w:t>
        </w:r>
      </w:ins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del w:id="863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Let</w:delText>
        </w:r>
      </w:del>
      <w:del w:id="8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have first partial derivatives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that are continuous on</w:delText>
        </w:r>
      </w:del>
      <w:del w:id="87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(</w:delText>
        </w:r>
      </w:del>
      <w:hyperlink r:id="rId40">
        <w:del w:id="874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875" w:author="PR Preview" w:date="2026-01-01T00:00:00Z">
        <w:r>
          <w:delText xml:space="preserve">),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and let</w:delText>
        </w:r>
      </w:del>
      <w:del w:id="8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be a point with</w:delText>
        </w:r>
      </w:del>
      <w:del w:id="8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882" w:author="PR Preview" w:date="2026-01-01T00:00:00Z">
        <w:r>
          <w:delText xml:space="preserve">.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Then there is an</w:delText>
        </w:r>
      </w:del>
      <w:del w:id="88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with</w:delText>
        </w:r>
      </w:del>
      <w:del w:id="8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for every</w:delText>
        </w:r>
      </w:del>
      <w:del w:id="89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892" w:author="PR Preview" w:date="2026-01-01T00:00:00Z">
        <w:r>
          <w:delText xml:space="preserve">: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a short enough step in the descent direction</w:delText>
        </w:r>
      </w:del>
      <w:del w:id="89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(</w:delText>
        </w:r>
      </w:del>
      <w:hyperlink w:anchor="def-descent-direction">
        <w:del w:id="898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899" w:author="PR Preview" w:date="2026-01-01T00:00:00Z">
        <w:r>
          <w:delText xml:space="preserve">) decreases</w:delText>
        </w:r>
      </w:del>
      <w:del w:id="900" w:author="PR Preview" w:date="2026-01-01T00:00:00Z">
        <w:r>
          <w:delText xml:space="preserve"> </w:delText>
        </w:r>
      </w:del>
      <m:oMath>
        <m:r>
          <m:t>f</m:t>
        </m:r>
      </m:oMath>
      <w:del w:id="901" w:author="PR Preview" w:date="2026-01-01T00:00:00Z">
        <w:r>
          <w:delText xml:space="preserve">.</w:delText>
        </w:r>
      </w:del>
    </w:p>
    <w:p>
      <w:pPr>
        <w:pStyle w:val="FirstParagraph"/>
      </w:pPr>
      <w:ins w:id="902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Let</w:t>
        </w:r>
      </w:ins>
      <w:ins w:id="9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have first partial derivatives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that are continuous on</w:t>
        </w:r>
      </w:ins>
      <w:ins w:id="91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(</w:t>
        </w:r>
      </w:ins>
      <w:hyperlink r:id="rId40">
        <w:ins w:id="913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914" w:author="PR Preview" w:date="2026-01-01T00:00:00Z">
        <w:r>
          <w:t xml:space="preserve">),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and let</w:t>
        </w:r>
      </w:ins>
      <w:ins w:id="9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be a point with</w:t>
        </w:r>
      </w:ins>
      <w:ins w:id="9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921" w:author="PR Preview" w:date="2026-01-01T00:00:00Z">
        <w:r>
          <w:t xml:space="preserve">.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Then there is an</w:t>
        </w:r>
      </w:ins>
      <w:ins w:id="92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with</w:t>
        </w:r>
      </w:ins>
      <w:ins w:id="9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for every</w:t>
        </w:r>
      </w:ins>
      <w:ins w:id="93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931" w:author="PR Preview" w:date="2026-01-01T00:00:00Z">
        <w:r>
          <w:t xml:space="preserve">: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 short enough step in the descent direction</w:t>
        </w:r>
      </w:ins>
      <w:ins w:id="93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(</w:t>
        </w:r>
      </w:ins>
      <w:hyperlink w:anchor="def-descent-direction">
        <w:ins w:id="937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938" w:author="PR Preview" w:date="2026-01-01T00:00:00Z">
        <w:r>
          <w:t xml:space="preserve">) decreases</w:t>
        </w:r>
      </w:ins>
      <w:ins w:id="939" w:author="PR Preview" w:date="2026-01-01T00:00:00Z">
        <w:r>
          <w:t xml:space="preserve"> </w:t>
        </w:r>
      </w:ins>
      <m:oMath>
        <m:r>
          <m:t>f</m:t>
        </m:r>
      </m:oMath>
      <w:ins w:id="940" w:author="PR Preview" w:date="2026-01-01T00:00:00Z">
        <w:r>
          <w:t xml:space="preserve">.</w:t>
        </w:r>
      </w:ins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del w:id="941" w:author="PR Preview" w:date="2026-01-01T00:00:00Z">
        <w:r>
          <w:rPr>
            <w:b/>
            <w:bCs/>
          </w:rPr>
          <w:delText xml:space="preserve">Example 44 (Gradient descent zigzags)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Let</w:delText>
        </w:r>
      </w:del>
      <w:del w:id="9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with</w:delText>
        </w:r>
      </w:del>
      <w:del w:id="94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948" w:author="PR Preview" w:date="2026-01-01T00:00:00Z">
        <w:r>
          <w:delText xml:space="preserve">,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so</w:delText>
        </w:r>
      </w:del>
      <w:del w:id="9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and one gradient step of length</w:delText>
        </w:r>
      </w:del>
      <w:del w:id="954" w:author="PR Preview" w:date="2026-01-01T00:00:00Z">
        <w:r>
          <w:delText xml:space="preserve"> </w:delText>
        </w:r>
      </w:del>
      <m:oMath>
        <m:r>
          <m:t>s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from</w:delText>
        </w:r>
      </w:del>
      <w:del w:id="9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gives</w:delText>
        </w:r>
      </w:del>
      <w:del w:id="96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61" w:author="PR Preview" w:date="2026-01-01T00:00:00Z">
        <w:r>
          <w:delText xml:space="preserve">.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For exact line search (</w:delText>
        </w:r>
      </w:del>
      <w:hyperlink w:anchor="def-line-search">
        <w:del w:id="96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965" w:author="PR Preview" w:date="2026-01-01T00:00:00Z">
        <w:r>
          <w:delText xml:space="preserve">), let</w:delText>
        </w:r>
      </w:del>
      <w:del w:id="966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at that point:</w:delText>
        </w:r>
      </w:del>
    </w:p>
    <w:p>
      <w:pPr>
        <w:pStyle w:val="BodyText"/>
      </w:pPr>
      <w:ins w:id="969" w:author="PR Preview" w:date="2026-01-01T00:00:00Z">
        <w:r>
          <w:rPr>
            <w:b/>
            <w:bCs/>
          </w:rPr>
          <w:t xml:space="preserve">Example 44 (Gradient descent zigzags)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Let</w:t>
        </w:r>
      </w:ins>
      <w:ins w:id="9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with</w:t>
        </w:r>
      </w:ins>
      <w:ins w:id="97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976" w:author="PR Preview" w:date="2026-01-01T00:00:00Z">
        <w:r>
          <w:t xml:space="preserve">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so</w:t>
        </w:r>
      </w:ins>
      <w:ins w:id="97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and one gradient step of length</w:t>
        </w:r>
      </w:ins>
      <w:ins w:id="982" w:author="PR Preview" w:date="2026-01-01T00:00:00Z">
        <w:r>
          <w:t xml:space="preserve"> </w:t>
        </w:r>
      </w:ins>
      <m:oMath>
        <m:r>
          <m:t>s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from</w:t>
        </w:r>
      </w:ins>
      <w:ins w:id="9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gives</w:t>
        </w:r>
      </w:ins>
      <w:ins w:id="98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89" w:author="PR Preview" w:date="2026-01-01T00:00:00Z">
        <w:r>
          <w:t xml:space="preserve">.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For exact line search (</w:t>
        </w:r>
      </w:ins>
      <w:hyperlink w:anchor="def-line-search">
        <w:ins w:id="992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993" w:author="PR Preview" w:date="2026-01-01T00:00:00Z">
        <w:r>
          <w:t xml:space="preserve">), let</w:t>
        </w:r>
      </w:ins>
      <w:ins w:id="994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2026-10-14T00:36:01Z</dcterms:created>
  <dcterms:modified xsi:type="dcterms:W3CDTF">2026-10-14T00:36:01Z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