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25 (A QR factorization from Gram-Schmidt)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 columns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$\mathord{\smash[b]{\underset{\raise.3ex\hbox{$\scriptstyle\sim$}}{a}}\vphantom{a}}_1 = (1, 1, 0)$</w:delText>
        </w:r>
      </w:del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$\mathord{\smash[b]{\underset{\raise.3ex\hbox{$\scriptstyle\sim$}}{a}}\vphantom{a}}_2 = (1, 0, 1)$</w:delText>
        </w:r>
      </w:del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$\mathord{\smash[b]{\underset{\raise.3ex\hbox{$\scriptstyle\sim$}}{a}}\vphantom{a}}_3 = (0, 1, 1)$</w:delText>
        </w:r>
      </w:del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hyperlink r:id="rId125">
        <w:del w:id="19" w:author="PR Preview" w:date="2026-01-01T00:00:00Z">
          <w:r>
            <w:rPr>
              <w:rStyle w:val="Hyperlink"/>
            </w:rPr>
            <w:delText xml:space="preserve">Example 21 in Inner Products and Orthogonality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</w:delText>
        </w:r>
      </w:del>
      <w:del w:id="22" w:author="PR Preview" w:date="2026-01-01T00:00:00Z">
        <w:r>
          <w:delText xml:space="preserve"> </w:delText>
        </w:r>
      </w:del>
      <w:hyperlink r:id="rId126">
        <w:del w:id="23" w:author="PR Preview" w:date="2026-01-01T00:00:00Z">
          <w:r>
            <w:rPr>
              <w:rStyle w:val="Hyperlink"/>
            </w:rPr>
            <w:delText xml:space="preserve">Example 23 in Inner Products and Orthogonality</w:delText>
          </w:r>
        </w:del>
      </w:hyperlink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found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$\mathord{\smash[b]{\underset{\raise.3ex\hbox{$\scriptstyle\sim$}}{q}}\vphantom{q}}_1 = \tfrac{1}{\sqrt{2}}\,(1, 1, 0)$</w:delText>
        </w:r>
      </w:del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$\mathord{\smash[b]{\underset{\raise.3ex\hbox{$\scriptstyle\sim$}}{q}}\vphantom{q}}_2 = \tfrac{1}{\sqrt{6}}\,(1, -1, 2)$</w:delText>
        </w:r>
      </w:del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$\mathord{\smash[b]{\underset{\raise.3ex\hbox{$\scriptstyle\sim$}}{q}}\vphantom{q}}_3 = \tfrac{1}{\sqrt{3}}\,(-1, 1, 1)$</w:delText>
        </w:r>
      </w:del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with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$\mathopen{}\left\lVert\mathord{\smash[b]{\underset{\raise.3ex\hbox{$\scriptstyle\sim$}}{q}}\vphantom{q}}'_1\right\rVert\mathclose{} = \sqrt{2}$</w:delText>
        </w:r>
      </w:del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$\mathopen{}\left\lVert\mathord{\smash[b]{\underset{\raise.3ex\hbox{$\scriptstyle\sim$}}{q}}\vphantom{q}}'_2\right\rVert\mathclose{} = \sqrt{3/2}$</w:delText>
        </w:r>
      </w:del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$\mathopen{}\left\lVert\mathord{\smash[b]{\underset{\raise.3ex\hbox{$\scriptstyle\sim$}}{q}}\vphantom{q}}'_3\right\rVert\mathclose{} = 2/\sqrt{3}$</w:delText>
        </w:r>
      </w:del>
      <w:del w:id="45" w:author="PR Preview" w:date="2026-01-01T00:00:00Z">
        <w:r>
          <w:delText xml:space="preserve">,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Example 25 (A QR factorization from Gram-Schmidt)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</w:t>
        </w:r>
      </w:ins>
      <w:ins w:id="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with columns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$\mathord{\smash[b]{\underset{\raise.3ex\hbox{$\scriptstyle\sim$}}{a}}\vphantom{a}}_1 = (1, 1, 0)$</w:t>
        </w:r>
      </w:ins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$\mathord{\smash[b]{\underset{\raise.3ex\hbox{$\scriptstyle\sim$}}{a}}\vphantom{a}}_2 = (1, 0, 1)$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$\mathord{\smash[b]{\underset{\raise.3ex\hbox{$\scriptstyle\sim$}}{a}}\vphantom{a}}_3 = (0, 1, 1)$</w:t>
        </w:r>
      </w:ins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hyperlink r:id="rId125">
        <w:ins w:id="62" w:author="PR Preview" w:date="2026-01-01T00:00:00Z">
          <w:r>
            <w:rPr>
              <w:rStyle w:val="Hyperlink"/>
            </w:rPr>
            <w:t xml:space="preserve">Example 22 in Inner Products and Orthogonality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</w:t>
        </w:r>
      </w:ins>
      <w:ins w:id="65" w:author="PR Preview" w:date="2026-01-01T00:00:00Z">
        <w:r>
          <w:t xml:space="preserve"> </w:t>
        </w:r>
      </w:ins>
      <w:hyperlink r:id="rId126">
        <w:ins w:id="66" w:author="PR Preview" w:date="2026-01-01T00:00:00Z">
          <w:r>
            <w:rPr>
              <w:rStyle w:val="Hyperlink"/>
            </w:rPr>
            <w:t xml:space="preserve">Example 24 in Inner Products and Orthogonality</w:t>
          </w:r>
        </w:ins>
      </w:hyperlink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found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$\mathord{\smash[b]{\underset{\raise.3ex\hbox{$\scriptstyle\sim$}}{q}}\vphantom{q}}_2 = \tfrac{1}{\sqrt{6}}\,(1, -1, 2)$</w:t>
        </w:r>
      </w:ins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$\mathord{\smash[b]{\underset{\raise.3ex\hbox{$\scriptstyle\sim$}}{q}}\vphantom{q}}_3 = \tfrac{1}{\sqrt{3}}\,(-1, 1, 1)$</w:t>
        </w:r>
      </w:ins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$\mathopen{}\left\lVert\mathord{\smash[b]{\underset{\raise.3ex\hbox{$\scriptstyle\sim$}}{q}}\vphantom{q}}'_1\right\rVert\mathclose{} = \sqrt{2}$</w:t>
        </w:r>
      </w:ins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$\mathopen{}\left\lVert\mathord{\smash[b]{\underset{\raise.3ex\hbox{$\scriptstyle\sim$}}{q}}\vphantom{q}}'_2\right\rVert\mathclose{} = \sqrt{3/2}$</w:t>
        </w:r>
      </w:ins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$\mathopen{}\left\lVert\mathord{\smash[b]{\underset{\raise.3ex\hbox{$\scriptstyle\sim$}}{q}}\vphantom{q}}'_3\right\rVert\mathclose{} = 2/\sqrt{3}$</w:t>
        </w:r>
      </w:ins>
      <w:ins w:id="88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2026-10-19T10:40:14Z</dcterms:created>
  <dcterms:modified xsi:type="dcterms:W3CDTF">2026-10-19T10:40:14Z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