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7 (A gradient that does not mention its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Fix</w:delText>
        </w:r>
      </w:del>
    </w:p>
    <w:p>
      <w:pPr>
        <w:pStyle w:val="FirstParagraph"/>
      </w:pPr>
      <w:ins w:id="6" w:author="PR Preview" w:date="2026-01-01T00:00:00Z">
        <w:r>
          <w:rPr>
            <w:b/>
            <w:bCs/>
          </w:rPr>
          <w:t xml:space="preserve">Exercise 7 (A gradient that does not mention its variable)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Take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2026-10-19T11:06:46Z</dcterms:created>
  <dcterms:modified xsi:type="dcterms:W3CDTF">2026-10-19T11:06:46Z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