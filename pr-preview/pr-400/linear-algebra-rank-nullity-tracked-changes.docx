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del w:id="3" w:author="PR Preview" w:date="2026-01-01T00:00:00Z">
        <w:r>
          <w:rPr>
            <w:i/>
            <w:iCs/>
          </w:rPr>
          <w:delText xml:space="preserve">Proof</w:delText>
        </w:r>
      </w:del>
      <w:del w:id="4" w:author="PR Preview" w:date="2026-01-01T00:00:00Z">
        <w:r>
          <w:delText xml:space="preserve">. </w:delText>
        </w:r>
      </w:del>
      <w:del w:id="5" w:author="PR Preview" w:date="2026-01-01T00:00:00Z">
        <w:r>
          <w:rPr>
            <w:b/>
            <w:bCs/>
          </w:rPr>
          <w:delText xml:space="preserve">Part 1.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10" w:author="PR Preview" w:date="2026-01-01T00:00:00Z">
        <w:r>
          <w:delText xml:space="preserve">.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By</w:delText>
        </w:r>
      </w:del>
      <w:del w:id="13" w:author="PR Preview" w:date="2026-01-01T00:00:00Z">
        <w:r>
          <w:delText xml:space="preserve"> </w:delText>
        </w:r>
      </w:del>
      <w:hyperlink w:anchor="thm-hyperplane-subspace">
        <w:del w:id="14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part 3,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19" w:author="PR Preview" w:date="2026-01-01T00:00:00Z">
        <w:r>
          <w:delText xml:space="preserve">,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so</w:delText>
        </w:r>
      </w:del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24" w:author="PR Preview" w:date="2026-01-01T00:00:00Z">
        <w:r>
          <w:delText xml:space="preserve">.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Conversely, fix any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$\mathord{\smash[b]{\underset{\raise.3ex\hbox{$\scriptstyle\sim$}}{x}}\vphantom{x}}_0 \in \mathcal{H}$</w:delText>
        </w:r>
      </w:del>
      <w:del w:id="29" w:author="PR Preview" w:date="2026-01-01T00:00:00Z">
        <w:r>
          <w:delText xml:space="preserve"> </w:delText>
        </w:r>
      </w:del>
      <w:del w:id="30" w:author="PR Preview" w:date="2026-01-01T00:00:00Z">
        <w:r>
          <w:delText xml:space="preserve">(it exists by</w:delText>
        </w:r>
      </w:del>
      <w:del w:id="31" w:author="PR Preview" w:date="2026-01-01T00:00:00Z">
        <w:r>
          <w:delText xml:space="preserve"> </w:delText>
        </w:r>
      </w:del>
      <w:hyperlink w:anchor="thm-hyperplane-subspace">
        <w:del w:id="3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33" w:author="PR Preview" w:date="2026-01-01T00:00:00Z">
        <w:r>
          <w:delText xml:space="preserve"> </w:delText>
        </w:r>
      </w:del>
      <w:del w:id="34" w:author="PR Preview" w:date="2026-01-01T00:00:00Z">
        <w:r>
          <w:delText xml:space="preserve">part 2).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For any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$\mathord{\smash[b]{\underset{\raise.3ex\hbox{$\scriptstyle\sim$}}{s}}\vphantom{s}} \in \mathcal{H}_0$</w:delText>
        </w:r>
      </w:del>
      <w:del w:id="39" w:author="PR Preview" w:date="2026-01-01T00:00:00Z">
        <w:r>
          <w:delText xml:space="preserve">, the point</w:delText>
        </w:r>
      </w:del>
      <w:del w:id="40" w:author="PR Preview" w:date="2026-01-01T00:00:00Z">
        <w:r>
          <w:delText xml:space="preserve"> </w:delText>
        </w:r>
      </w:del>
      <w:del w:id="41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is in</w:delText>
        </w:r>
      </w:del>
      <w:del w:id="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45" w:author="PR Preview" w:date="2026-01-01T00:00:00Z">
        <w:r>
          <w:delText xml:space="preserve"> </w:delText>
        </w:r>
      </w:del>
      <w:del w:id="46" w:author="PR Preview" w:date="2026-01-01T00:00:00Z">
        <w:r>
          <w:delText xml:space="preserve">by the same part,</w:delText>
        </w:r>
      </w:del>
      <w:del w:id="47" w:author="PR Preview" w:date="2026-01-01T00:00:00Z">
        <w:r>
          <w:delText xml:space="preserve"> </w:delText>
        </w:r>
      </w:del>
      <w:del w:id="48" w:author="PR Preview" w:date="2026-01-01T00:00:00Z">
        <w:r>
          <w:delText xml:space="preserve">and</w:delText>
        </w:r>
      </w:del>
      <w:del w:id="49" w:author="PR Preview" w:date="2026-01-01T00:00:00Z">
        <w:r>
          <w:delText xml:space="preserve"> </w:delText>
        </w:r>
      </w:del>
      <w:del w:id="50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51" w:author="PR Preview" w:date="2026-01-01T00:00:00Z">
        <w:r>
          <w:delText xml:space="preserve">.</w:delText>
        </w:r>
      </w:del>
      <w:del w:id="52" w:author="PR Preview" w:date="2026-01-01T00:00:00Z">
        <w:r>
          <w:delText xml:space="preserve"> </w:delText>
        </w:r>
      </w:del>
      <w:del w:id="53" w:author="PR Preview" w:date="2026-01-01T00:00:00Z">
        <w:r>
          <w:delText xml:space="preserve">So</w:delText>
        </w:r>
      </w:del>
      <w:del w:id="54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55" w:author="PR Preview" w:date="2026-01-01T00:00:00Z">
        <w:r>
          <w:delText xml:space="preserve">, which has dimension</w:delText>
        </w:r>
      </w:del>
      <w:del w:id="5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57" w:author="PR Preview" w:date="2026-01-01T00:00:00Z">
        <w:r>
          <w:delText xml:space="preserve"> </w:delText>
        </w:r>
      </w:del>
      <w:del w:id="58" w:author="PR Preview" w:date="2026-01-01T00:00:00Z">
        <w:r>
          <w:delText xml:space="preserve">by</w:delText>
        </w:r>
      </w:del>
      <w:del w:id="59" w:author="PR Preview" w:date="2026-01-01T00:00:00Z">
        <w:r>
          <w:delText xml:space="preserve"> </w:delText>
        </w:r>
      </w:del>
      <w:hyperlink w:anchor="thm-hyperplane-subspace">
        <w:del w:id="6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1" w:author="PR Preview" w:date="2026-01-01T00:00:00Z">
        <w:r>
          <w:delText xml:space="preserve"> </w:delText>
        </w:r>
      </w:del>
      <w:del w:id="62" w:author="PR Preview" w:date="2026-01-01T00:00:00Z">
        <w:r>
          <w:delText xml:space="preserve">part 1.</w:delText>
        </w:r>
      </w:del>
    </w:p>
    <w:p>
      <w:pPr>
        <w:pStyle w:val="BodyText"/>
      </w:pPr>
      <w:del w:id="63" w:author="PR Preview" w:date="2026-01-01T00:00:00Z">
        <w:r>
          <w:rPr>
            <w:b/>
            <w:bCs/>
          </w:rPr>
          <w:delText xml:space="preserve">Part 2.</w:delText>
        </w:r>
      </w:del>
      <w:del w:id="64" w:author="PR Preview" w:date="2026-01-01T00:00:00Z">
        <w:r>
          <w:delText xml:space="preserve"> </w:delText>
        </w:r>
      </w:del>
      <w:del w:id="65" w:author="PR Preview" w:date="2026-01-01T00:00:00Z">
        <w:r>
          <w:delText xml:space="preserve">Every difference is in</w:delText>
        </w:r>
      </w:del>
      <w:del w:id="6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7" w:author="PR Preview" w:date="2026-01-01T00:00:00Z">
        <w:r>
          <w:delText xml:space="preserve">, so</w:delText>
        </w:r>
      </w:del>
      <w:del w:id="68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9" w:author="PR Preview" w:date="2026-01-01T00:00:00Z">
        <w:r>
          <w:delText xml:space="preserve">.</w:delText>
        </w:r>
      </w:del>
      <w:del w:id="70" w:author="PR Preview" w:date="2026-01-01T00:00:00Z">
        <w:r>
          <w:delText xml:space="preserve"> </w:delText>
        </w:r>
      </w:del>
      <w:del w:id="71" w:author="PR Preview" w:date="2026-01-01T00:00:00Z">
        <w:r>
          <w:delText xml:space="preserve">For the other direction, fix any</w:delText>
        </w:r>
      </w:del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$\mathord{\smash[b]{\underset{\raise.3ex\hbox{$\scriptstyle\sim$}}{x}}\vphantom{x}}_0 \in \mathcal{H}$</w:delText>
        </w:r>
      </w:del>
      <w:del w:id="74" w:author="PR Preview" w:date="2026-01-01T00:00:00Z">
        <w:r>
          <w:delText xml:space="preserve"> </w:delText>
        </w:r>
      </w:del>
      <w:del w:id="75" w:author="PR Preview" w:date="2026-01-01T00:00:00Z">
        <w:r>
          <w:delText xml:space="preserve">and any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$\mathord{\smash[b]{\underset{\raise.3ex\hbox{$\scriptstyle\sim$}}{v}}\vphantom{v}} \in \mathbb{R}^p$</w:delText>
        </w:r>
      </w:del>
      <w:del w:id="78" w:author="PR Preview" w:date="2026-01-01T00:00:00Z">
        <w:r>
          <w:delText xml:space="preserve">.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For a number</w:delText>
        </w:r>
      </w:del>
      <w:del w:id="81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82" w:author="PR Preview" w:date="2026-01-01T00:00:00Z">
        <w:r>
          <w:delText xml:space="preserve"> </w:delText>
        </w:r>
      </w:del>
      <w:del w:id="83" w:author="PR Preview" w:date="2026-01-01T00:00:00Z">
        <w:r>
          <w:delText xml:space="preserve">to be chosen, let</w:delText>
        </w:r>
      </w:del>
      <w:del w:id="84" w:author="PR Preview" w:date="2026-01-01T00:00:00Z">
        <w:r>
          <w:delText xml:space="preserve"> </w:delText>
        </w:r>
      </w:del>
      <w:del w:id="85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86" w:author="PR Preview" w:date="2026-01-01T00:00:00Z">
        <w:r>
          <w:delText xml:space="preserve">.</w:delText>
        </w:r>
      </w:del>
      <w:del w:id="87" w:author="PR Preview" w:date="2026-01-01T00:00:00Z">
        <w:r>
          <w:delText xml:space="preserve"> </w:delText>
        </w:r>
      </w:del>
      <w:del w:id="88" w:author="PR Preview" w:date="2026-01-01T00:00:00Z">
        <w:r>
          <w:delText xml:space="preserve">Then</w:delText>
        </w:r>
      </w:del>
    </w:p>
    <w:p>
      <w:pPr>
        <w:pStyle w:val="BodyText"/>
      </w:pPr>
      <w:ins w:id="89" w:author="PR Preview" w:date="2026-01-01T00:00:00Z">
        <w:r>
          <w:rPr>
            <w:i/>
            <w:iCs/>
          </w:rPr>
          <w:t xml:space="preserve">Proof</w:t>
        </w:r>
      </w:ins>
      <w:ins w:id="90" w:author="PR Preview" w:date="2026-01-01T00:00:00Z">
        <w:r>
          <w:t xml:space="preserve">. </w:t>
        </w:r>
      </w:ins>
      <w:ins w:id="91" w:author="PR Preview" w:date="2026-01-01T00:00:00Z">
        <w:r>
          <w:rPr>
            <w:b/>
            <w:bCs/>
          </w:rPr>
          <w:t xml:space="preserve">Part 1.</w:t>
        </w:r>
      </w:ins>
      <w:ins w:id="92" w:author="PR Preview" w:date="2026-01-01T00:00:00Z">
        <w:r>
          <w:t xml:space="preserve"> </w:t>
        </w:r>
      </w:ins>
      <w:ins w:id="93" w:author="PR Preview" w:date="2026-01-01T00:00:00Z">
        <w:r>
          <w:t xml:space="preserve">Let</w:t>
        </w:r>
      </w:ins>
      <w:ins w:id="94" w:author="PR Preview" w:date="2026-01-01T00:00:00Z">
        <w:r>
          <w:t xml:space="preserve"> </w:t>
        </w:r>
      </w:ins>
      <w:ins w:id="95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96" w:author="PR Preview" w:date="2026-01-01T00:00:00Z">
        <w:r>
          <w:t xml:space="preserve">.</w:t>
        </w:r>
      </w:ins>
      <w:ins w:id="97" w:author="PR Preview" w:date="2026-01-01T00:00:00Z">
        <w:r>
          <w:t xml:space="preserve"> </w:t>
        </w:r>
      </w:ins>
      <w:ins w:id="98" w:author="PR Preview" w:date="2026-01-01T00:00:00Z">
        <w:r>
          <w:t xml:space="preserve">By</w:t>
        </w:r>
      </w:ins>
      <w:ins w:id="99" w:author="PR Preview" w:date="2026-01-01T00:00:00Z">
        <w:r>
          <w:t xml:space="preserve"> </w:t>
        </w:r>
      </w:ins>
      <w:hyperlink w:anchor="thm-hyperplane-subspace">
        <w:ins w:id="100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part 3,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05" w:author="PR Preview" w:date="2026-01-01T00:00:00Z">
        <w:r>
          <w:t xml:space="preserve">,</w:t>
        </w:r>
      </w:ins>
      <w:ins w:id="106" w:author="PR Preview" w:date="2026-01-01T00:00:00Z">
        <w:r>
          <w:t xml:space="preserve"> </w:t>
        </w:r>
      </w:ins>
      <w:ins w:id="107" w:author="PR Preview" w:date="2026-01-01T00:00:00Z">
        <w:r>
          <w:t xml:space="preserve">so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10" w:author="PR Preview" w:date="2026-01-01T00:00:00Z">
        <w:r>
          <w:t xml:space="preserve">.</w:t>
        </w:r>
      </w:ins>
      <w:ins w:id="111" w:author="PR Preview" w:date="2026-01-01T00:00:00Z">
        <w:r>
          <w:t xml:space="preserve"> </w:t>
        </w:r>
      </w:ins>
      <w:ins w:id="112" w:author="PR Preview" w:date="2026-01-01T00:00:00Z">
        <w:r>
          <w:t xml:space="preserve">Conversely, take any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$\mathord{\smash[b]{\underset{\raise.3ex\hbox{$\scriptstyle\sim$}}{x}}\vphantom{x}}_0 \in \mathcal{H}$</w:t>
        </w:r>
      </w:ins>
      <w:ins w:id="115" w:author="PR Preview" w:date="2026-01-01T00:00:00Z">
        <w:r>
          <w:t xml:space="preserve"> </w:t>
        </w:r>
      </w:ins>
      <w:ins w:id="116" w:author="PR Preview" w:date="2026-01-01T00:00:00Z">
        <w:r>
          <w:t xml:space="preserve">(</w:t>
        </w:r>
      </w:ins>
      <w:hyperlink w:anchor="thm-hyperplane-subspace">
        <w:ins w:id="11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part 2 gives such a point).</w:t>
        </w:r>
      </w:ins>
      <w:ins w:id="120" w:author="PR Preview" w:date="2026-01-01T00:00:00Z">
        <w:r>
          <w:t xml:space="preserve"> </w:t>
        </w:r>
      </w:ins>
      <w:ins w:id="121" w:author="PR Preview" w:date="2026-01-01T00:00:00Z">
        <w:r>
          <w:t xml:space="preserve">For any</w:t>
        </w:r>
      </w:ins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$\mathord{\smash[b]{\underset{\raise.3ex\hbox{$\scriptstyle\sim$}}{s}}\vphantom{s}} \in \mathcal{H}_0$</w:t>
        </w:r>
      </w:ins>
      <w:ins w:id="124" w:author="PR Preview" w:date="2026-01-01T00:00:00Z">
        <w:r>
          <w:t xml:space="preserve">, the point</w:t>
        </w:r>
      </w:ins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is in</w:t>
        </w:r>
      </w:ins>
      <w:ins w:id="129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by the same part,</w:t>
        </w:r>
      </w:ins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w:ins w:id="135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36" w:author="PR Preview" w:date="2026-01-01T00:00:00Z">
        <w:r>
          <w:t xml:space="preserve">.</w:t>
        </w:r>
      </w:ins>
      <w:ins w:id="137" w:author="PR Preview" w:date="2026-01-01T00:00:00Z">
        <w:r>
          <w:t xml:space="preserve"> </w:t>
        </w:r>
      </w:ins>
      <w:ins w:id="138" w:author="PR Preview" w:date="2026-01-01T00:00:00Z">
        <w:r>
          <w:t xml:space="preserve">So</w:t>
        </w:r>
      </w:ins>
      <w:ins w:id="139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40" w:author="PR Preview" w:date="2026-01-01T00:00:00Z">
        <w:r>
          <w:t xml:space="preserve">, which has dimension</w:t>
        </w:r>
      </w:ins>
      <w:ins w:id="141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42" w:author="PR Preview" w:date="2026-01-01T00:00:00Z">
        <w:r>
          <w:t xml:space="preserve"> </w:t>
        </w:r>
      </w:ins>
      <w:ins w:id="143" w:author="PR Preview" w:date="2026-01-01T00:00:00Z">
        <w:r>
          <w:t xml:space="preserve">by</w:t>
        </w:r>
      </w:ins>
      <w:ins w:id="144" w:author="PR Preview" w:date="2026-01-01T00:00:00Z">
        <w:r>
          <w:t xml:space="preserve"> </w:t>
        </w:r>
      </w:ins>
      <w:hyperlink w:anchor="thm-hyperplane-subspace">
        <w:ins w:id="145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part 1.</w:t>
        </w:r>
      </w:ins>
    </w:p>
    <w:p>
      <w:pPr>
        <w:pStyle w:val="BodyText"/>
      </w:pPr>
      <w:ins w:id="148" w:author="PR Preview" w:date="2026-01-01T00:00:00Z">
        <w:r>
          <w:rPr>
            <w:b/>
            <w:bCs/>
          </w:rPr>
          <w:t xml:space="preserve">Part 2.</w:t>
        </w:r>
      </w:ins>
      <w:ins w:id="149" w:author="PR Preview" w:date="2026-01-01T00:00:00Z">
        <w:r>
          <w:t xml:space="preserve"> </w:t>
        </w:r>
      </w:ins>
      <w:ins w:id="150" w:author="PR Preview" w:date="2026-01-01T00:00:00Z">
        <w:r>
          <w:t xml:space="preserve">Every difference is in</w:t>
        </w:r>
      </w:ins>
      <w:ins w:id="151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2" w:author="PR Preview" w:date="2026-01-01T00:00:00Z">
        <w:r>
          <w:t xml:space="preserve">, so</w:t>
        </w:r>
      </w:ins>
      <w:ins w:id="153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54" w:author="PR Preview" w:date="2026-01-01T00:00:00Z">
        <w:r>
          <w:t xml:space="preserve">.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For the reverse inclusion, take any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$\mathord{\smash[b]{\underset{\raise.3ex\hbox{$\scriptstyle\sim$}}{x}}\vphantom{x}}_0 \in \mathcal{H}$</w:t>
        </w:r>
      </w:ins>
      <w:ins w:id="159" w:author="PR Preview" w:date="2026-01-01T00:00:00Z">
        <w:r>
          <w:t xml:space="preserve">.</w:t>
        </w:r>
      </w:ins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Take any</w:t>
        </w:r>
      </w:ins>
      <w:ins w:id="162" w:author="PR Preview" w:date="2026-01-01T00:00:00Z">
        <w:r>
          <w:t xml:space="preserve"> </w:t>
        </w:r>
      </w:ins>
      <w:ins w:id="163" w:author="PR Preview" w:date="2026-01-01T00:00:00Z">
        <w:r>
          <w:t xml:space="preserve">$\mathord{\smash[b]{\underset{\raise.3ex\hbox{$\scriptstyle\sim$}}{v}}\vphantom{v}} \in \mathbb{R}^p$</w:t>
        </w:r>
      </w:ins>
      <w:ins w:id="164" w:author="PR Preview" w:date="2026-01-01T00:00:00Z">
        <w:r>
          <w:t xml:space="preserve">.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For a number</w:t>
        </w:r>
      </w:ins>
      <w:ins w:id="16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to be chosen, let</w:t>
        </w:r>
      </w:ins>
      <w:ins w:id="170" w:author="PR Preview" w:date="2026-01-01T00:00:00Z">
        <w:r>
          <w:t xml:space="preserve"> </w:t>
        </w:r>
      </w:ins>
      <w:ins w:id="171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72" w:author="PR Preview" w:date="2026-01-01T00:00:00Z">
        <w:r>
          <w:t xml:space="preserve">.</w:t>
        </w:r>
      </w:ins>
      <w:ins w:id="173" w:author="PR Preview" w:date="2026-01-01T00:00:00Z">
        <w:r>
          <w:t xml:space="preserve"> </w:t>
        </w:r>
      </w:ins>
      <w:ins w:id="174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96" Type="http://schemas.openxmlformats.org/officeDocument/2006/relationships/image" Target="media/rId96.png"/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functions.qmd#def-image" TargetMode="External"/><Relationship Id="rId115" Type="http://schemas.openxmlformats.org/officeDocument/2006/relationships/hyperlink" Target="https://en.wikipedia.org/wiki/Affine_space" TargetMode="External"/><Relationship Id="rId109" Type="http://schemas.openxmlformats.org/officeDocument/2006/relationships/hyperlink" Target="https://en.wikipedia.org/wiki/Gram_matrix" TargetMode="External"/><Relationship Id="rId117" Type="http://schemas.openxmlformats.org/officeDocument/2006/relationships/hyperlink" Target="https://en.wikipedia.org/wiki/Half-space_(geometry)" TargetMode="External"/><Relationship Id="rId113" Type="http://schemas.openxmlformats.org/officeDocument/2006/relationships/hyperlink" Target="https://en.wikipedia.org/wiki/Rank%E2%80%93nullity_theorem" TargetMode="External"/><Relationship Id="rId119" Type="http://schemas.openxmlformats.org/officeDocument/2006/relationships/hyperlink" Target="https://en.wikipedia.org/wiki/Rank_factorization" TargetMode="External"/><Relationship Id="rId107" Type="http://schemas.openxmlformats.org/officeDocument/2006/relationships/hyperlink" Target="https://en.wikipedia.org/wiki/Row_and_column_spaces" TargetMode="External"/><Relationship Id="rId111" Type="http://schemas.openxmlformats.org/officeDocument/2006/relationships/hyperlink" Target="https://ucla-biostat-216.github.io/2024fall/slides/05-rank/05-rank.html" TargetMode="External"/><Relationship Id="rId74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81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77" Type="http://schemas.openxmlformats.org/officeDocument/2006/relationships/hyperlink" Target="linear-algebra-matrices.html#def-translation" TargetMode="External"/><Relationship Id="rId84" Type="http://schemas.openxmlformats.org/officeDocument/2006/relationships/hyperlink" Target="linear-algebra-matrices.html#exm-dot-product-matmul" TargetMode="External"/><Relationship Id="rId88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1" Type="http://schemas.openxmlformats.org/officeDocument/2006/relationships/hyperlink" Target="linear-algebra-subspaces.html#def-basis" TargetMode="External"/><Relationship Id="rId53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0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0" Type="http://schemas.openxmlformats.org/officeDocument/2006/relationships/hyperlink" Target="linear-algebra-subspaces.html#exm-dimension" TargetMode="External"/><Relationship Id="rId79" Type="http://schemas.openxmlformats.org/officeDocument/2006/relationships/hyperlink" Target="linear-algebra-subspaces.html#exm-not-subspace" TargetMode="External"/><Relationship Id="rId85" Type="http://schemas.openxmlformats.org/officeDocument/2006/relationships/hyperlink" Target="linear-algebra-subspaces.html#exm-subspace-zero" TargetMode="External"/><Relationship Id="rId68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2" Type="http://schemas.openxmlformats.org/officeDocument/2006/relationships/hyperlink" Target="linear-algebra-subspaces.html#thm-add-outside-span" TargetMode="External"/><Relationship Id="rId59" Type="http://schemas.openxmlformats.org/officeDocument/2006/relationships/hyperlink" Target="linear-algebra-subspaces.html#thm-basis-size" TargetMode="External"/><Relationship Id="rId58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1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0" Type="http://schemas.openxmlformats.org/officeDocument/2006/relationships/hyperlink" Target="linear-algebra-vectors.html#def-ones-vector" TargetMode="External"/><Relationship Id="rId82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2026-10-19T10:42:17Z</dcterms:created>
  <dcterms:modified xsi:type="dcterms:W3CDTF">2026-10-19T10:42:17Z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