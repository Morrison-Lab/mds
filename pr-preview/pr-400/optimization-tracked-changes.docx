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Take</w:delText>
        </w:r>
      </w:del>
      <w:del w:id="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as in the definition of a local minimizer.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Fix</w:delText>
        </w:r>
      </w:del>
      <w:del w:id="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let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$\mathord{\smash[b]{\underset{\raise.3ex\hbox{$\scriptstyle\sim$}}{e}}\vphantom{e}}_i$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the vector with</w:delText>
        </w:r>
      </w:del>
      <w:del w:id="19" w:author="PR Preview" w:date="2026-01-01T00:00:00Z">
        <w:r>
          <w:delText xml:space="preserve"> </w:delText>
        </w:r>
      </w:del>
      <m:oMath>
        <m:r>
          <m:t>1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in entry</w:delText>
        </w:r>
      </w:del>
      <w:del w:id="22" w:author="PR Preview" w:date="2026-01-01T00:00:00Z">
        <w:r>
          <w:delText xml:space="preserve"> </w:delText>
        </w:r>
      </w:del>
      <m:oMath>
        <m:r>
          <m:t>i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m:oMath>
        <m:r>
          <m:t>0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elsewhere,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and let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$g_i(t) \stackrel{\text{def}}{=}f(\mathord{\smash[b]{\underset{\raise.3ex\hbox{$\scriptstyle\sim$}}{x}}\vphantom{x}}^* + t\,\mathord{\smash[b]{\underset{\raise.3ex\hbox{$\scriptstyle\sim$}}{e}}\vphantom{e}}_i)$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for</w:delText>
        </w:r>
      </w:del>
      <w:del w:id="3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For</w:delText>
        </w:r>
      </w:del>
      <w:del w:id="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39" w:author="PR Preview" w:date="2026-01-01T00:00:00Z">
        <w:r>
          <w:delText xml:space="preserve">,</w:delText>
        </w:r>
      </w:del>
    </w:p>
    <w:p>
      <w:pPr>
        <w:pStyle w:val="BodyText"/>
      </w:pPr>
      <w:ins w:id="40" w:author="PR Preview" w:date="2026-01-01T00:00:00Z">
        <w:r>
          <w:rPr>
            <w:i/>
            <w:iCs/>
          </w:rPr>
          <w:t xml:space="preserve">Proof</w:t>
        </w:r>
      </w:ins>
      <w:ins w:id="41" w:author="PR Preview" w:date="2026-01-01T00:00:00Z">
        <w:r>
          <w:t xml:space="preserve">. </w:t>
        </w:r>
      </w:ins>
      <w:ins w:id="42" w:author="PR Preview" w:date="2026-01-01T00:00:00Z">
        <w:r>
          <w:t xml:space="preserve">Take</w:t>
        </w:r>
      </w:ins>
      <w:ins w:id="4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as in the definition of a local minimizer.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Let</w:t>
        </w:r>
      </w:ins>
      <w:ins w:id="4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let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$\mathord{\smash[b]{\underset{\raise.3ex\hbox{$\scriptstyle\sim$}}{e}}\vphantom{e}}_i$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be the vector with</w:t>
        </w:r>
      </w:ins>
      <w:ins w:id="56" w:author="PR Preview" w:date="2026-01-01T00:00:00Z">
        <w:r>
          <w:t xml:space="preserve"> </w:t>
        </w:r>
      </w:ins>
      <m:oMath>
        <m:r>
          <m:t>1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in entry</w:t>
        </w:r>
      </w:ins>
      <w:ins w:id="59" w:author="PR Preview" w:date="2026-01-01T00:00:00Z">
        <w:r>
          <w:t xml:space="preserve"> </w:t>
        </w:r>
      </w:ins>
      <m:oMath>
        <m:r>
          <m:t>i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m:oMath>
        <m:r>
          <m:t>0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elsewhere,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let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$g_i(t) \stackrel{\text{def}}{=}f(\mathord{\smash[b]{\underset{\raise.3ex\hbox{$\scriptstyle\sim$}}{x}}\vphantom{x}}^* + t\,\mathord{\smash[b]{\underset{\raise.3ex\hbox{$\scriptstyle\sim$}}{e}}\vphantom{e}}_i)$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for</w:t>
        </w:r>
      </w:ins>
      <w:ins w:id="7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72" w:author="PR Preview" w:date="2026-01-01T00:00:00Z">
        <w:r>
          <w:t xml:space="preserve">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For</w:t>
        </w:r>
      </w:ins>
      <w:ins w:id="7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76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Definition 17 (Optimization algorithm)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0" w:author="PR Preview" w:date="2026-01-01T00:00:00Z">
        <w:r>
          <w:t xml:space="preserve">: an</w:t>
        </w:r>
      </w:ins>
      <w:ins w:id="81" w:author="PR Preview" w:date="2026-01-01T00:00:00Z">
        <w:r>
          <w:t xml:space="preserve"> </w:t>
        </w:r>
      </w:ins>
      <w:hyperlink w:anchor="def-objective-function">
        <w:ins w:id="82" w:author="PR Preview" w:date="2026-01-01T00:00:00Z">
          <w:r>
            <w:rPr>
              <w:rStyle w:val="Hyperlink"/>
            </w:rPr>
            <w:t xml:space="preserve">objective function</w:t>
          </w:r>
        </w:ins>
      </w:hyperlink>
      <w:ins w:id="8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4" w:author="PR Preview" w:date="2026-01-01T00:00:00Z">
        <w:r>
          <w:t xml:space="preserve">: a</w:t>
        </w:r>
      </w:ins>
      <w:ins w:id="85" w:author="PR Preview" w:date="2026-01-01T00:00:00Z">
        <w:r>
          <w:t xml:space="preserve"> </w:t>
        </w:r>
      </w:ins>
      <w:hyperlink w:anchor="def-feasible-set">
        <w:ins w:id="86" w:author="PR Preview" w:date="2026-01-01T00:00:00Z">
          <w:r>
            <w:rPr>
              <w:rStyle w:val="Hyperlink"/>
            </w:rPr>
            <w:t xml:space="preserve">feasible set</w:t>
          </w:r>
        </w:ins>
      </w:hyperlink>
      <w:ins w:id="87" w:author="PR Preview" w:date="2026-01-01T00:00:00Z">
        <w:r>
          <w:t xml:space="preserve">.</w:t>
        </w:r>
      </w:ins>
    </w:p>
    <w:p>
      <w:pPr>
        <w:pStyle w:val="FirstParagraph"/>
      </w:pPr>
      <w:ins w:id="88" w:author="PR Preview" w:date="2026-01-01T00:00:00Z">
        <w:r>
          <w:t xml:space="preserve">An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b/>
            <w:bCs/>
          </w:rPr>
          <w:t xml:space="preserve">optimization algorithm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[10]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a step-by-step procedure that</w:t>
        </w:r>
      </w:ins>
      <w:ins w:id="95" w:author="PR Preview" w:date="2026-01-01T00:00:00Z">
        <w:r>
          <w:t xml:space="preserve"> </w:t>
        </w:r>
      </w:ins>
      <w:hyperlink r:id="rId124">
        <w:ins w:id="96" w:author="PR Preview" w:date="2026-01-01T00:00:00Z">
          <w:r>
            <w:rPr>
              <w:rStyle w:val="Hyperlink"/>
            </w:rPr>
            <w:t xml:space="preserve">maps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 pair</w:t>
        </w:r>
      </w:ins>
      <w:ins w:id="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to a feasible point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$\mathord{\smash[b]{\underset{\raise.3ex\hbox{$\scriptstyle\sim$}}{x}}\vphantom{x}}^\dagger$</w:t>
        </w:r>
      </w:ins>
      <w:ins w:id="104" w:author="PR Preview" w:date="2026-01-01T00:00:00Z">
        <w:r>
          <w:t xml:space="preserve">:</w:t>
        </w:r>
      </w:ins>
    </w:p>
    <w:p>
      <w:pPr>
        <w:pStyle w:val="BodyText"/>
      </w:pPr>
      <w:bookmarkStart w:id="125" w:name="eq-optimization-algorithm"/>
      <w:ins w:id="105" w:author="PR Preview" w:date="2026-01-01T00:00:00Z">
        <w:r>
          <w:t xml:space="preserve">$$
    (f, F) \mapsto \mathord{\smash[b]{\underset{\raise.3ex\hbox{$\scriptstyle\sim$}}{x}}\vphantom{x}}^\dagger \in F.
     \qquad(2)$$</w:t>
        </w:r>
      </w:ins>
      <w:bookmarkEnd w:id="125"/>
    </w:p>
    <w:p>
      <w:pPr>
        <w:pStyle w:val="FirstParagraph"/>
      </w:pPr>
      <w:ins w:id="106" w:author="PR Preview" w:date="2026-01-01T00:00:00Z">
        <w:r>
          <w:t xml:space="preserve">In words: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given</w:t>
        </w:r>
      </w:ins>
      <w:ins w:id="1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ins w:id="110" w:author="PR Preview" w:date="2026-01-01T00:00:00Z">
        <w:r>
          <w:t xml:space="preserve">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procedure returns a feasible point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$\mathord{\smash[b]{\underset{\raise.3ex\hbox{$\scriptstyle\sim$}}{x}}\vphantom{x}}^\dagger$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intended to make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$f(\mathord{\smash[b]{\underset{\raise.3ex\hbox{$\scriptstyle\sim$}}{x}}\vphantom{x}}^\dagger)$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small.</w:t>
        </w:r>
      </w:ins>
    </w:p>
    <w:bookmarkEnd w:id="126"/>
    <w:bookmarkStart w:id="128" w:name="exm-optimization-algorithm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Example 29 (Exhaustive search over a finite feasible set)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$f(\mathord{\smash[b]{\underset{\raise.3ex\hbox{$\scriptstyle\sim$}}{x}}\vphantom{x}}) = x_1^2 + x_2^2$</w:t>
        </w:r>
      </w:ins>
      <w:ins w:id="126" w:author="PR Preview" w:date="2026-01-01T00:00:00Z">
        <w:r>
          <w:t xml:space="preserve">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with the</w:t>
        </w:r>
      </w:ins>
      <w:ins w:id="129" w:author="PR Preview" w:date="2026-01-01T00:00:00Z">
        <w:r>
          <w:t xml:space="preserve"> </w:t>
        </w:r>
      </w:ins>
      <w:hyperlink w:anchor="def-feasible-set">
        <w:ins w:id="130" w:author="PR Preview" w:date="2026-01-01T00:00:00Z">
          <w:r>
            <w:rPr>
              <w:rStyle w:val="Hyperlink"/>
            </w:rPr>
            <w:t xml:space="preserve">feasible set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three points</w:t>
        </w:r>
      </w:ins>
      <w:ins w:id="1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of the line of</w:t>
        </w:r>
      </w:ins>
      <w:ins w:id="136" w:author="PR Preview" w:date="2026-01-01T00:00:00Z">
        <w:r>
          <w:t xml:space="preserve"> </w:t>
        </w:r>
      </w:ins>
      <w:hyperlink w:anchor="exm-feasible-set">
        <w:ins w:id="137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138" w:author="PR Preview" w:date="2026-01-01T00:00:00Z">
        <w:r>
          <w:t xml:space="preserve">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procedure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“evaluate</w:t>
        </w:r>
      </w:ins>
      <w:ins w:id="143" w:author="PR Preview" w:date="2026-01-01T00:00:00Z">
        <w:r>
          <w:t xml:space="preserve"> </w:t>
        </w:r>
      </w:ins>
      <m:oMath>
        <m:r>
          <m:t>f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at every feasible point;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return the point with the smallest</w:t>
        </w:r>
      </w:ins>
      <w:ins w:id="148" w:author="PR Preview" w:date="2026-01-01T00:00:00Z">
        <w:r>
          <w:t xml:space="preserve"> </w:t>
        </w:r>
      </w:ins>
      <w:hyperlink r:id="rId127">
        <w:ins w:id="149" w:author="PR Preview" w:date="2026-01-01T00:00:00Z">
          <w:r>
            <w:rPr>
              <w:rStyle w:val="Hyperlink"/>
            </w:rPr>
            <w:t xml:space="preserve">value</w:t>
          </w:r>
        </w:ins>
      </w:hyperlink>
      <w:ins w:id="150" w:author="PR Preview" w:date="2026-01-01T00:00:00Z">
        <w:r>
          <w:t xml:space="preserve">”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 an</w:t>
        </w:r>
      </w:ins>
      <w:ins w:id="153" w:author="PR Preview" w:date="2026-01-01T00:00:00Z">
        <w:r>
          <w:t xml:space="preserve"> </w:t>
        </w:r>
      </w:ins>
      <w:hyperlink w:anchor="def-optimization-algorithm">
        <w:ins w:id="154" w:author="PR Preview" w:date="2026-01-01T00:00:00Z">
          <w:r>
            <w:rPr>
              <w:rStyle w:val="Hyperlink"/>
            </w:rPr>
            <w:t xml:space="preserve">optimization algorithm</w:t>
          </w:r>
        </w:ins>
      </w:hyperlink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Computing</w:t>
        </w:r>
      </w:ins>
      <w:ins w:id="158" w:author="PR Preview" w:date="2026-01-01T00:00:00Z">
        <w:r>
          <w:t xml:space="preserve"> </w:t>
        </w:r>
      </w:ins>
      <m:oMath>
        <m:r>
          <m:t>f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at each point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61" w:author="PR Preview" w:date="2026-01-01T00:00:00Z">
        <w:r>
          <w:t xml:space="preserve">so it returns</w:t>
        </w:r>
      </w:ins>
      <w:ins w:id="16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3" w:author="PR Preview" w:date="2026-01-01T00:00:00Z">
        <w:r>
          <w:t xml:space="preserve">, a</w:t>
        </w:r>
      </w:ins>
      <w:ins w:id="164" w:author="PR Preview" w:date="2026-01-01T00:00:00Z">
        <w:r>
          <w:t xml:space="preserve"> </w:t>
        </w:r>
      </w:ins>
      <w:hyperlink w:anchor="def-minimizer-over-feasible-set">
        <w:ins w:id="165" w:author="PR Preview" w:date="2026-01-01T00:00:00Z">
          <w:r>
            <w:rPr>
              <w:rStyle w:val="Hyperlink"/>
            </w:rPr>
            <w:t xml:space="preserve">minimizer of</w:t>
          </w:r>
        </w:ins>
        <w:ins w:id="166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f</m:t>
          </m:r>
        </m:oMath>
        <w:ins w:id="167" w:author="PR Preview" w:date="2026-01-01T00:00:00Z">
          <w:r>
            <w:rPr>
              <w:rStyle w:val="Hyperlink"/>
            </w:rPr>
            <w:t xml:space="preserve"> </w:t>
          </w:r>
        </w:ins>
        <w:ins w:id="168" w:author="PR Preview" w:date="2026-01-01T00:00:00Z">
          <w:r>
            <w:rPr>
              <w:rStyle w:val="Hyperlink"/>
            </w:rPr>
            <w:t xml:space="preserve">over this feasible set</w:t>
          </w:r>
        </w:ins>
      </w:hyperlink>
      <w:ins w:id="169" w:author="PR Preview" w:date="2026-01-01T00:00:00Z">
        <w:r>
          <w:t xml:space="preserve">.</w:t>
        </w:r>
      </w:ins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del w:id="170" w:author="PR Preview" w:date="2026-01-01T00:00:00Z">
        <w:r>
          <w:rPr>
            <w:b/>
            <w:bCs/>
          </w:rPr>
          <w:delText xml:space="preserve">Definition 17 (Lagrangian)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For the problem of minimizing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$f(\mathord{\smash[b]{\underset{\raise.3ex\hbox{$\scriptstyle\sim$}}{x}}\vphantom{x}})$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over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$\mathord{\smash[b]{\underset{\raise.3ex\hbox{$\scriptstyle\sim$}}{x}}\vphantom{x}}\in \mathbb{R}^p$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subject to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${\mathbf{A}}^{\top} \mathord{\smash[b]{\underset{\raise.3ex\hbox{$\scriptstyle\sim$}}{x}}\vphantom{x}}= \mathord{\smash[b]{\underset{\raise.3ex\hbox{$\scriptstyle\sim$}}{b}}\vphantom{b}}$</w:delText>
        </w:r>
      </w:del>
      <w:del w:id="183" w:author="PR Preview" w:date="2026-01-01T00:00:00Z">
        <w:r>
          <w:delText xml:space="preserve">,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with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</w:delText>
        </w:r>
      </w:del>
      <w:del w:id="18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matrix and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$\mathord{\smash[b]{\underset{\raise.3ex\hbox{$\scriptstyle\sim$}}{b}}\vphantom{b}} \in \mathbb{R}^m$</w:delText>
        </w:r>
      </w:del>
      <w:del w:id="194" w:author="PR Preview" w:date="2026-01-01T00:00:00Z">
        <w:r>
          <w:delText xml:space="preserve">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the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rPr>
            <w:b/>
            <w:bCs/>
          </w:rPr>
          <w:delText xml:space="preserve">Lagrangian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[11]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is the function of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$\mathord{\smash[b]{\underset{\raise.3ex\hbox{$\scriptstyle\sim$}}{x}}\vphantom{x}}\in \mathbb{R}^p$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and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$\mathord{\smash[b]{\underset{\raise.3ex\hbox{$\scriptstyle\sim$}}{\lambda}}\vphantom{\lambda}}\in \mathbb{R}^m$</w:delText>
        </w:r>
      </w:del>
    </w:p>
    <w:p>
      <w:pPr>
        <w:pStyle w:val="BodyText"/>
      </w:pPr>
      <w:ins w:id="209" w:author="PR Preview" w:date="2026-01-01T00:00:00Z">
        <w:r>
          <w:rPr>
            <w:b/>
            <w:bCs/>
          </w:rPr>
          <w:t xml:space="preserve">Definition 18 (Lagrangian)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the problem of minimizing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$f(\mathord{\smash[b]{\underset{\raise.3ex\hbox{$\scriptstyle\sim$}}{x}}\vphantom{x}})$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over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$\mathord{\smash[b]{\underset{\raise.3ex\hbox{$\scriptstyle\sim$}}{x}}\vphantom{x}}\in \mathbb{R}^p$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subject to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with</w:t>
        </w:r>
      </w:ins>
      <w:ins w:id="2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</w:t>
        </w:r>
      </w:ins>
      <w:ins w:id="2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matrix and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$\mathord{\smash[b]{\underset{\raise.3ex\hbox{$\scriptstyle\sim$}}{b}}\vphantom{b}} \in \mathbb{R}^m$</w:t>
        </w:r>
      </w:ins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rPr>
            <w:b/>
            <w:bCs/>
          </w:rPr>
          <w:t xml:space="preserve">Lagrangian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[11]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is the function of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$\mathord{\smash[b]{\underset{\raise.3ex\hbox{$\scriptstyle\sim$}}{x}}\vphantom{x}}\in \mathbb{R}^p$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$\mathord{\smash[b]{\underset{\raise.3ex\hbox{$\scriptstyle\sim$}}{\lambda}}\vphantom{\lambda}}\in \mathbb{R}^m$</w:t>
        </w:r>
      </w:ins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del w:id="248" w:author="PR Preview" w:date="2026-01-01T00:00:00Z">
        <w:r>
          <w:rPr>
            <w:b/>
            <w:bCs/>
          </w:rPr>
          <w:delText xml:space="preserve">Definition 18 (Lagrange multipliers)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In the Lagrangian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$L(\mathord{\smash[b]{\underset{\raise.3ex\hbox{$\scriptstyle\sim$}}{x}}\vphantom{x}}, \mathord{\smash[b]{\underset{\raise.3ex\hbox{$\scriptstyle\sim$}}{\lambda}}\vphantom{\lambda}})$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(</w:delText>
        </w:r>
      </w:del>
      <w:hyperlink w:anchor="def-lagrangian">
        <w:del w:id="25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256" w:author="PR Preview" w:date="2026-01-01T00:00:00Z">
        <w:r>
          <w:delText xml:space="preserve">),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the entries of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$\mathord{\smash[b]{\underset{\raise.3ex\hbox{$\scriptstyle\sim$}}{\lambda}}\vphantom{\lambda}}$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are the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rPr>
            <w:b/>
            <w:bCs/>
          </w:rPr>
          <w:delText xml:space="preserve">Lagrange multipliers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[11]</w:delText>
        </w:r>
      </w:del>
      <w:del w:id="267" w:author="PR Preview" w:date="2026-01-01T00:00:00Z">
        <w:r>
          <w:delText xml:space="preserve">, one per constraint.</w:delText>
        </w:r>
      </w:del>
    </w:p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Example 29 (The gradients of the Lagrangian of a quadratic)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Let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with</w:delText>
        </w:r>
      </w:del>
      <w:del w:id="27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symmetric and constant.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By the</w:delText>
        </w:r>
      </w:del>
      <w:del w:id="280" w:author="PR Preview" w:date="2026-01-01T00:00:00Z">
        <w:r>
          <w:delText xml:space="preserve"> </w:delText>
        </w:r>
      </w:del>
      <w:hyperlink r:id="rId55">
        <w:del w:id="281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282" w:author="PR Preview" w:date="2026-01-01T00:00:00Z">
        <w:r>
          <w:delText xml:space="preserve">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${\mathord{\smash[b]{\underset{\raise.3ex\hbox{$\scriptstyle\sim$}}{\lambda}}\vphantom{\lambda}}}^{\top} {\mathbf{A}}^{\top} = {(\mathbf{A} \mathord{\smash[b]{\underset{\raise.3ex\hbox{$\scriptstyle\sim$}}{\lambda}}\vphantom{\lambda}})}^{\top}$</w:delText>
        </w:r>
      </w:del>
      <w:del w:id="285" w:author="PR Preview" w:date="2026-01-01T00:00:00Z">
        <w:r>
          <w:delText xml:space="preserve">, so</w:delText>
        </w:r>
      </w:del>
    </w:p>
    <w:p>
      <w:pPr>
        <w:pStyle w:val="FirstParagraph"/>
      </w:pPr>
      <w:ins w:id="286" w:author="PR Preview" w:date="2026-01-01T00:00:00Z">
        <w:r>
          <w:rPr>
            <w:b/>
            <w:bCs/>
          </w:rPr>
          <w:t xml:space="preserve">Definition 19 (Lagrange multipliers)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In the Lagrangian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$L(\mathord{\smash[b]{\underset{\raise.3ex\hbox{$\scriptstyle\sim$}}{x}}\vphantom{x}}, \mathord{\smash[b]{\underset{\raise.3ex\hbox{$\scriptstyle\sim$}}{\lambda}}\vphantom{\lambda}})$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(</w:t>
        </w:r>
      </w:ins>
      <w:hyperlink w:anchor="def-lagrangian">
        <w:ins w:id="29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94" w:author="PR Preview" w:date="2026-01-01T00:00:00Z">
        <w:r>
          <w:t xml:space="preserve">),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entries of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$\mathord{\smash[b]{\underset{\raise.3ex\hbox{$\scriptstyle\sim$}}{\lambda}}\vphantom{\lambda}}$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are the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rPr>
            <w:b/>
            <w:bCs/>
          </w:rPr>
          <w:t xml:space="preserve">Lagrange multipliers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[11]</w:t>
        </w:r>
      </w:ins>
      <w:ins w:id="305" w:author="PR Preview" w:date="2026-01-01T00:00:00Z">
        <w:r>
          <w:t xml:space="preserve">, one per constraint.</w:t>
        </w:r>
      </w:ins>
    </w:p>
    <w:bookmarkEnd w:id="130"/>
    <w:bookmarkStart w:id="134" w:name="exm-lagrangian"/>
    <w:p>
      <w:pPr>
        <w:pStyle w:val="BodyText"/>
      </w:pPr>
      <w:ins w:id="306" w:author="PR Preview" w:date="2026-01-01T00:00:00Z">
        <w:r>
          <w:rPr>
            <w:b/>
            <w:bCs/>
          </w:rPr>
          <w:t xml:space="preserve">Example 30 (The gradients of the Lagrangian of a quadratic)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Let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with</w:t>
        </w:r>
      </w:ins>
      <w:ins w:id="31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symmetric and constant.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By the</w:t>
        </w:r>
      </w:ins>
      <w:ins w:id="318" w:author="PR Preview" w:date="2026-01-01T00:00:00Z">
        <w:r>
          <w:t xml:space="preserve"> </w:t>
        </w:r>
      </w:ins>
      <w:hyperlink r:id="rId55">
        <w:ins w:id="319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  </w:r>
      </w:ins>
      <w:ins w:id="323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del w:id="324" w:author="PR Preview" w:date="2026-01-01T00:00:00Z">
        <w:r>
          <w:delTex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delText>
        </w:r>
      </w:del>
      <w:bookmarkEnd w:id="128"/>
    </w:p>
    <w:p>
      <w:pPr>
        <w:pStyle w:val="BodyText"/>
      </w:pPr>
      <w:bookmarkStart w:id="133" w:name="eq-kkt"/>
      <w:ins w:id="325" w:author="PR Preview" w:date="2026-01-01T00:00:00Z">
        <w:r>
  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  </w:r>
      </w:ins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del w:id="326" w:author="PR Preview" w:date="2026-01-01T00:00:00Z">
        <w:r>
          <w:delText xml:space="preserve">With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$\mathord{\smash[b]{\underset{\raise.3ex\hbox{$\scriptstyle\sim$}}{\lambda}}\vphantom{\lambda}}^* \stackrel{\text{def}}{=}-\mathbf{M}^{-1} \mathord{\smash[b]{\underset{\raise.3ex\hbox{$\scriptstyle\sim$}}{b}}\vphantom{b}}$</w:delText>
        </w:r>
      </w:del>
      <w:del w:id="329" w:author="PR Preview" w:date="2026-01-01T00:00:00Z">
        <w:r>
          <w:delText xml:space="preserve">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 pair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$(\mathord{\smash[b]{\underset{\raise.3ex\hbox{$\scriptstyle\sim$}}{x}}\vphantom{x}}^*, \mathord{\smash[b]{\underset{\raise.3ex\hbox{$\scriptstyle\sim$}}{\lambda}}\vphantom{\lambda}}^*)$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solves</w:delText>
        </w:r>
      </w:del>
      <w:del w:id="336" w:author="PR Preview" w:date="2026-01-01T00:00:00Z">
        <w:r>
          <w:delText xml:space="preserve"> </w:delText>
        </w:r>
      </w:del>
      <w:hyperlink w:anchor="eq-kkt">
        <w:del w:id="337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the minimum value is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delText>
        </w:r>
      </w:del>
      <w:del w:id="343" w:author="PR Preview" w:date="2026-01-01T00:00:00Z">
        <w:r>
          <w:delText xml:space="preserve">.</w:delText>
        </w:r>
      </w:del>
    </w:p>
    <w:p>
      <w:pPr>
        <w:pStyle w:val="FirstParagraph"/>
      </w:pPr>
      <w:ins w:id="344" w:author="PR Preview" w:date="2026-01-01T00:00:00Z">
        <w:r>
          <w:t xml:space="preserve">With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$\mathord{\smash[b]{\underset{\raise.3ex\hbox{$\scriptstyle\sim$}}{\lambda}}\vphantom{\lambda}}^* \stackrel{\text{def}}{=}-\mathbf{M}^{-1} \mathord{\smash[b]{\underset{\raise.3ex\hbox{$\scriptstyle\sim$}}{b}}\vphantom{b}}$</w:t>
        </w:r>
      </w:ins>
      <w:ins w:id="347" w:author="PR Preview" w:date="2026-01-01T00:00:00Z">
        <w:r>
          <w:t xml:space="preserve">,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the pair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$(\mathord{\smash[b]{\underset{\raise.3ex\hbox{$\scriptstyle\sim$}}{x}}\vphantom{x}}^*, \mathord{\smash[b]{\underset{\raise.3ex\hbox{$\scriptstyle\sim$}}{\lambda}}\vphantom{\lambda}}^*)$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solves</w:t>
        </w:r>
      </w:ins>
      <w:ins w:id="354" w:author="PR Preview" w:date="2026-01-01T00:00:00Z">
        <w:r>
          <w:t xml:space="preserve"> </w:t>
        </w:r>
      </w:ins>
      <w:hyperlink w:anchor="eq-kkt">
        <w:ins w:id="355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and the minimum value is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  </w:r>
      </w:ins>
      <w:ins w:id="361" w:author="PR Preview" w:date="2026-01-01T00:00:00Z">
        <w:r>
          <w:t xml:space="preserve">.</w:t>
        </w:r>
      </w:ins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del w:id="362" w:author="PR Preview" w:date="2026-01-01T00:00:00Z">
        <w:r>
          <w:rPr>
            <w:b/>
            <w:bCs/>
          </w:rPr>
          <w:delText xml:space="preserve">$\mathord{\smash[b]{\underset{\raise.3ex\hbox{$\scriptstyle\sim$}}{x}}\vphantom{x}}^*$</w:delText>
        </w:r>
      </w:del>
      <w:del w:id="363" w:author="PR Preview" w:date="2026-01-01T00:00:00Z">
        <w:r>
          <w:rPr>
            <w:b/>
            <w:bCs/>
          </w:rPr>
          <w:delText xml:space="preserve"> </w:delText>
        </w:r>
      </w:del>
      <w:del w:id="364" w:author="PR Preview" w:date="2026-01-01T00:00:00Z">
        <w:r>
          <w:rPr>
            <w:b/>
            <w:bCs/>
          </w:rPr>
          <w:delText xml:space="preserve">satisfies the constraint, and the pair solves</w:delText>
        </w:r>
      </w:del>
      <w:del w:id="365" w:author="PR Preview" w:date="2026-01-01T00:00:00Z">
        <w:r>
          <w:rPr>
            <w:b/>
            <w:bCs/>
          </w:rPr>
          <w:delText xml:space="preserve"> </w:delText>
        </w:r>
      </w:del>
      <w:hyperlink w:anchor="eq-kkt">
        <w:del w:id="366" w:author="PR Preview" w:date="2026-01-01T00:00:00Z">
          <w:r>
            <w:rPr>
              <w:rStyle w:val="Hyperlink"/>
              <w:b/>
              <w:bCs/>
            </w:rPr>
            <w:delText xml:space="preserve">Equation 2</w:delText>
          </w:r>
        </w:del>
      </w:hyperlink>
      <w:del w:id="367" w:author="PR Preview" w:date="2026-01-01T00:00:00Z">
        <w:r>
          <w:rPr>
            <w:b/>
            <w:bCs/>
          </w:rPr>
          <w:delText xml:space="preserve">.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$\mathord{\smash[b]{\underset{\raise.3ex\hbox{$\scriptstyle\sim$}}{x}}\vphantom{x}}^*$</w:t>
        </w:r>
      </w:ins>
      <w:ins w:id="369" w:author="PR Preview" w:date="2026-01-01T00:00:00Z">
        <w:r>
          <w:rPr>
            <w:b/>
            <w:bCs/>
          </w:rPr>
          <w:t xml:space="preserve"> </w:t>
        </w:r>
      </w:ins>
      <w:ins w:id="370" w:author="PR Preview" w:date="2026-01-01T00:00:00Z">
        <w:r>
          <w:rPr>
            <w:b/>
            <w:bCs/>
          </w:rPr>
          <w:t xml:space="preserve">satisfies the constraint, and the pair solves</w:t>
        </w:r>
      </w:ins>
      <w:ins w:id="371" w:author="PR Preview" w:date="2026-01-01T00:00:00Z">
        <w:r>
          <w:rPr>
            <w:b/>
            <w:bCs/>
          </w:rPr>
          <w:t xml:space="preserve"> </w:t>
        </w:r>
      </w:ins>
      <w:hyperlink w:anchor="eq-kkt">
        <w:ins w:id="372" w:author="PR Preview" w:date="2026-01-01T00:00:00Z">
          <w:r>
            <w:rPr>
              <w:rStyle w:val="Hyperlink"/>
              <w:b/>
              <w:bCs/>
            </w:rPr>
            <w:t xml:space="preserve">Equation 3</w:t>
          </w:r>
        </w:ins>
      </w:hyperlink>
      <w:ins w:id="373" w:author="PR Preview" w:date="2026-01-01T00:00:00Z">
        <w:r>
          <w:rPr>
            <w:b/>
            <w:bCs/>
          </w:rPr>
          <w:t xml:space="preserve">.</w:t>
        </w:r>
      </w:ins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del w:id="374" w:author="PR Preview" w:date="2026-01-01T00:00:00Z">
        <w:r>
          <w:rPr>
            <w:b/>
            <w:bCs/>
          </w:rPr>
          <w:delText xml:space="preserve">Example 30 (The closest point on a line to the origin)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Minimize</w:delText>
        </w:r>
      </w:del>
      <w:del w:id="37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subject to</w:delText>
        </w:r>
      </w:del>
      <w:del w:id="380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381" w:author="PR Preview" w:date="2026-01-01T00:00:00Z">
        <w:r>
          <w:delText xml:space="preserve">.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In the form of</w:delText>
        </w:r>
      </w:del>
      <w:del w:id="384" w:author="PR Preview" w:date="2026-01-01T00:00:00Z">
        <w:r>
          <w:delText xml:space="preserve"> </w:delText>
        </w:r>
      </w:del>
      <w:hyperlink w:anchor="thm-qp-equality">
        <w:del w:id="385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86" w:author="PR Preview" w:date="2026-01-01T00:00:00Z">
        <w:r>
          <w:delText xml:space="preserve">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$x_1^2 + x_2^2 = \tfrac{1}{2}\,{\mathord{\smash[b]{\underset{\raise.3ex\hbox{$\scriptstyle\sim$}}{x}}\vphantom{x}}}^{\top} (2 \mathbf{I}_2) \mathord{\smash[b]{\underset{\raise.3ex\hbox{$\scriptstyle\sim$}}{x}}\vphantom{x}}$</w:delText>
        </w:r>
      </w:del>
      <w:del w:id="389" w:author="PR Preview" w:date="2026-01-01T00:00:00Z">
        <w:r>
          <w:delText xml:space="preserve">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so</w:delText>
        </w:r>
      </w:del>
      <w:del w:id="39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393" w:author="PR Preview" w:date="2026-01-01T00:00:00Z">
        <w:r>
          <w:delText xml:space="preserve">,</w:delText>
        </w:r>
      </w:del>
      <w:del w:id="3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97" w:author="PR Preview" w:date="2026-01-01T00:00:00Z">
        <w:r>
          <w:delText xml:space="preserve">,</w:delText>
        </w:r>
      </w:del>
      <w:del w:id="39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399" w:author="PR Preview" w:date="2026-01-01T00:00:00Z">
        <w:r>
          <w:delText xml:space="preserve">) and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$\mathord{\smash[b]{\underset{\raise.3ex\hbox{$\scriptstyle\sim$}}{b}}\vphantom{b}} = [5]$</w:delText>
        </w:r>
      </w:del>
      <w:del w:id="402" w:author="PR Preview" w:date="2026-01-01T00:00:00Z">
        <w:r>
          <w:delText xml:space="preserve">.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The hypotheses hold:</w:delText>
        </w:r>
      </w:del>
      <w:del w:id="405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is positive definite,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and the single column</w:delText>
        </w:r>
      </w:del>
      <w:del w:id="41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is nonzero, so it is linearly independent.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Also</w:delText>
        </w:r>
      </w:del>
      <w:del w:id="4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16" w:author="PR Preview" w:date="2026-01-01T00:00:00Z">
        <w:r>
          <w:delText xml:space="preserve">. Then, from the formulas of</w:delText>
        </w:r>
      </w:del>
      <w:del w:id="417" w:author="PR Preview" w:date="2026-01-01T00:00:00Z">
        <w:r>
          <w:delText xml:space="preserve"> </w:delText>
        </w:r>
      </w:del>
      <w:hyperlink w:anchor="thm-qp-equality">
        <w:del w:id="41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19" w:author="PR Preview" w:date="2026-01-01T00:00:00Z">
        <w:r>
          <w:delText xml:space="preserve">,</w:delText>
        </w:r>
      </w:del>
    </w:p>
    <w:p>
      <w:pPr>
        <w:pStyle w:val="FirstParagraph"/>
      </w:pPr>
      <w:ins w:id="420" w:author="PR Preview" w:date="2026-01-01T00:00:00Z">
        <w:r>
          <w:rPr>
            <w:b/>
            <w:bCs/>
          </w:rPr>
          <w:t xml:space="preserve">Example 31 (The closest point on a line to the origin)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Minimize</w:t>
        </w:r>
      </w:ins>
      <w:ins w:id="42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subject to</w:t>
        </w:r>
      </w:ins>
      <w:ins w:id="426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27" w:author="PR Preview" w:date="2026-01-01T00:00:00Z">
        <w:r>
          <w:t xml:space="preserve">.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In the form of</w:t>
        </w:r>
      </w:ins>
      <w:ins w:id="430" w:author="PR Preview" w:date="2026-01-01T00:00:00Z">
        <w:r>
          <w:t xml:space="preserve"> </w:t>
        </w:r>
      </w:ins>
      <w:hyperlink w:anchor="thm-qp-equality">
        <w:ins w:id="43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$x_1^2 + x_2^2 = \tfrac{1}{2}\,{\mathord{\smash[b]{\underset{\raise.3ex\hbox{$\scriptstyle\sim$}}{x}}\vphantom{x}}}^{\top} (2 \mathbf{I}_2) \mathord{\smash[b]{\underset{\raise.3ex\hbox{$\scriptstyle\sim$}}{x}}\vphantom{x}}$</w:t>
        </w:r>
      </w:ins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so</w:t>
        </w:r>
      </w:ins>
      <w:ins w:id="43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43" w:author="PR Preview" w:date="2026-01-01T00:00:00Z">
        <w:r>
          <w:t xml:space="preserve">,</w:t>
        </w:r>
      </w:ins>
      <w:ins w:id="44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445" w:author="PR Preview" w:date="2026-01-01T00:00:00Z">
        <w:r>
          <w:t xml:space="preserve">) and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$\mathord{\smash[b]{\underset{\raise.3ex\hbox{$\scriptstyle\sim$}}{b}}\vphantom{b}} = [5]$</w:t>
        </w:r>
      </w:ins>
      <w:ins w:id="448" w:author="PR Preview" w:date="2026-01-01T00:00:00Z">
        <w:r>
          <w:t xml:space="preserve">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The hypotheses hold:</w:t>
        </w:r>
      </w:ins>
      <w:ins w:id="451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is positive definite,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and the single column</w:t>
        </w:r>
      </w:ins>
      <w:ins w:id="45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 nonzero, so it is linearly independent.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Also</w:t>
        </w:r>
      </w:ins>
      <w:ins w:id="46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2" w:author="PR Preview" w:date="2026-01-01T00:00:00Z">
        <w:r>
          <w:t xml:space="preserve">. Then, from the formulas of</w:t>
        </w:r>
      </w:ins>
      <w:ins w:id="463" w:author="PR Preview" w:date="2026-01-01T00:00:00Z">
        <w:r>
          <w:t xml:space="preserve"> </w:t>
        </w:r>
      </w:ins>
      <w:hyperlink w:anchor="thm-qp-equality">
        <w:ins w:id="46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5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del w:id="466" w:author="PR Preview" w:date="2026-01-01T00:00:00Z">
        <w:r>
          <w:delText xml:space="preserve">the first block of</w:delText>
        </w:r>
      </w:del>
      <w:del w:id="467" w:author="PR Preview" w:date="2026-01-01T00:00:00Z">
        <w:r>
          <w:delText xml:space="preserve"> </w:delText>
        </w:r>
      </w:del>
      <w:hyperlink w:anchor="eq-kkt">
        <w:del w:id="468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469" w:author="PR Preview" w:date="2026-01-01T00:00:00Z">
        <w:r>
          <w:delText xml:space="preserve">:</w:delText>
        </w:r>
      </w:del>
    </w:p>
    <w:p>
      <w:pPr>
        <w:numPr>
          <w:ilvl w:val="0"/>
          <w:numId w:val="1018"/>
        </w:numPr>
      </w:pPr>
      <w:ins w:id="470" w:author="PR Preview" w:date="2026-01-01T00:00:00Z">
        <w:r>
          <w:t xml:space="preserve">the first block of</w:t>
        </w:r>
      </w:ins>
      <w:ins w:id="471" w:author="PR Preview" w:date="2026-01-01T00:00:00Z">
        <w:r>
          <w:t xml:space="preserve"> </w:t>
        </w:r>
      </w:ins>
      <w:hyperlink w:anchor="eq-kkt">
        <w:ins w:id="472" w:author="PR Preview" w:date="2026-01-01T00:00:00Z">
          <w:r>
            <w:rPr>
              <w:rStyle w:val="Hyperlink"/>
            </w:rPr>
            <w:t xml:space="preserve">Equation 3</w:t>
          </w:r>
        </w:ins>
      </w:hyperlink>
      <w:ins w:id="47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Example 31 (The hypotheses are needed)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 </w:delText>
        </w:r>
      </w:del>
    </w:p>
    <w:p>
      <w:pPr>
        <w:pStyle w:val="BodyText"/>
      </w:pPr>
      <w:ins w:id="477" w:author="PR Preview" w:date="2026-01-01T00:00:00Z">
        <w:r>
          <w:rPr>
            <w:b/>
            <w:bCs/>
          </w:rPr>
          <w:t xml:space="preserve">Example 32 (The hypotheses are needed)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del w:id="480" w:author="PR Preview" w:date="2026-01-01T00:00:00Z">
        <w:r>
          <w:rPr>
            <w:b/>
            <w:bCs/>
          </w:rPr>
          <w:delText xml:space="preserve">Definition 19 (Sensitivity)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Suppose a minimization problem (</w:delText>
        </w:r>
      </w:del>
      <w:hyperlink w:anchor="def-minimization-problem">
        <w:del w:id="48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84" w:author="PR Preview" w:date="2026-01-01T00:00:00Z">
        <w:r>
          <w:delText xml:space="preserve">)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depends on a vector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$\mathord{\smash[b]{\underset{\raise.3ex\hbox{$\scriptstyle\sim$}}{b}}\vphantom{b}} \in \mathbb{R}^m$</w:delText>
        </w:r>
      </w:del>
      <w:del w:id="489" w:author="PR Preview" w:date="2026-01-01T00:00:00Z">
        <w:r>
          <w:delText xml:space="preserve">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and let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$f^*(\mathord{\smash[b]{\underset{\raise.3ex\hbox{$\scriptstyle\sim$}}{b}}\vphantom{b}})$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be its minimum value, as a function of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$\mathord{\smash[b]{\underset{\raise.3ex\hbox{$\scriptstyle\sim$}}{b}}\vphantom{b}}$</w:delText>
        </w:r>
      </w:del>
      <w:del w:id="498" w:author="PR Preview" w:date="2026-01-01T00:00:00Z">
        <w:r>
          <w:delText xml:space="preserve">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When the gradient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$\frac{\partial}{\partial \mathord{\smash[b]{\underset{\raise.3ex\hbox{$\scriptstyle\sim$}}{b}}\vphantom{b}}} f^*(\mathord{\smash[b]{\underset{\raise.3ex\hbox{$\scriptstyle\sim$}}{b}}\vphantom{b}})$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exists (</w:delText>
        </w:r>
      </w:del>
      <w:hyperlink r:id="rId17">
        <w:del w:id="505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506" w:author="PR Preview" w:date="2026-01-01T00:00:00Z">
        <w:r>
          <w:delText xml:space="preserve">),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it is the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rPr>
            <w:b/>
            <w:bCs/>
          </w:rPr>
          <w:delText xml:space="preserve">sensitivity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of the minimum value to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$\mathord{\smash[b]{\underset{\raise.3ex\hbox{$\scriptstyle\sim$}}{b}}\vphantom{b}}$</w:delText>
        </w:r>
      </w:del>
      <w:del w:id="515" w:author="PR Preview" w:date="2026-01-01T00:00:00Z">
        <w:r>
          <w:delText xml:space="preserve">: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by</w:delText>
        </w:r>
      </w:del>
      <w:del w:id="518" w:author="PR Preview" w:date="2026-01-01T00:00:00Z">
        <w:r>
          <w:delText xml:space="preserve"> </w:delText>
        </w:r>
      </w:del>
      <w:hyperlink r:id="rId143">
        <w:del w:id="519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520" w:author="PR Preview" w:date="2026-01-01T00:00:00Z">
        <w:r>
          <w:delText xml:space="preserve">, its entry</w:delText>
        </w:r>
      </w:del>
      <w:del w:id="521" w:author="PR Preview" w:date="2026-01-01T00:00:00Z">
        <w:r>
          <w:delText xml:space="preserve"> </w:delText>
        </w:r>
      </w:del>
      <m:oMath>
        <m:r>
          <m:t>i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is the limit,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as a change in</w:delText>
        </w:r>
      </w:del>
      <w:del w:id="526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alone shrinks to</w:delText>
        </w:r>
      </w:del>
      <w:del w:id="529" w:author="PR Preview" w:date="2026-01-01T00:00:00Z">
        <w:r>
          <w:delText xml:space="preserve"> </w:delText>
        </w:r>
      </w:del>
      <m:oMath>
        <m:r>
          <m:t>0</m:t>
        </m:r>
      </m:oMath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of the resulting change in the minimum value divided by the change in</w:delText>
        </w:r>
      </w:del>
      <w:del w:id="53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534" w:author="PR Preview" w:date="2026-01-01T00:00:00Z">
        <w:r>
          <w:delText xml:space="preserve">.</w:delText>
        </w:r>
      </w:del>
    </w:p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Example 32 (The sensitivity of a one-point problem)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Minimize</w:delText>
        </w:r>
      </w:del>
      <w:del w:id="538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subject to</w:delText>
        </w:r>
      </w:del>
      <w:del w:id="54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b</m:t>
        </m:r>
      </m:oMath>
      <w:del w:id="542" w:author="PR Preview" w:date="2026-01-01T00:00:00Z">
        <w:r>
          <w:delText xml:space="preserve">, for a number</w:delText>
        </w:r>
      </w:del>
      <w:del w:id="543" w:author="PR Preview" w:date="2026-01-01T00:00:00Z">
        <w:r>
          <w:delText xml:space="preserve"> </w:delText>
        </w:r>
      </w:del>
      <m:oMath>
        <m:r>
          <m:t>b</m:t>
        </m:r>
      </m:oMath>
      <w:del w:id="544" w:author="PR Preview" w:date="2026-01-01T00:00:00Z">
        <w:r>
          <w:delText xml:space="preserve">.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The feasible set (</w:delText>
        </w:r>
      </w:del>
      <w:hyperlink w:anchor="def-feasible-set">
        <w:del w:id="5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548" w:author="PR Preview" w:date="2026-01-01T00:00:00Z">
        <w:r>
          <w:delText xml:space="preserve">) is</w:delText>
        </w:r>
      </w:del>
      <w:del w:id="5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del w:id="550" w:author="PR Preview" w:date="2026-01-01T00:00:00Z">
        <w:r>
          <w:delText xml:space="preserve">, so the minimum value is</w:delText>
        </w:r>
      </w:del>
      <w:del w:id="55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552" w:author="PR Preview" w:date="2026-01-01T00:00:00Z">
        <w:r>
          <w:delText xml:space="preserve">,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and its sensitivity to</w:delText>
        </w:r>
      </w:del>
      <w:del w:id="555" w:author="PR Preview" w:date="2026-01-01T00:00:00Z">
        <w:r>
          <w:delText xml:space="preserve"> </w:delText>
        </w:r>
      </w:del>
      <m:oMath>
        <m:r>
          <m:t>b</m:t>
        </m:r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is</w:delText>
        </w:r>
      </w:del>
      <w:del w:id="55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del w:id="559" w:author="PR Preview" w:date="2026-01-01T00:00:00Z">
        <w:r>
          <w:delText xml:space="preserve">.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At</w:delText>
        </w:r>
      </w:del>
      <w:del w:id="56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the sensitivity is</w:delText>
        </w:r>
      </w:del>
      <w:del w:id="565" w:author="PR Preview" w:date="2026-01-01T00:00:00Z">
        <w:r>
          <w:delText xml:space="preserve"> </w:delText>
        </w:r>
      </w:del>
      <m:oMath>
        <m:r>
          <m:t>6</m:t>
        </m:r>
      </m:oMath>
      <w:del w:id="566" w:author="PR Preview" w:date="2026-01-01T00:00:00Z">
        <w:r>
          <w:delText xml:space="preserve">: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moving</w:delText>
        </w:r>
      </w:del>
      <w:del w:id="569" w:author="PR Preview" w:date="2026-01-01T00:00:00Z">
        <w:r>
          <w:delText xml:space="preserve"> </w:delText>
        </w:r>
      </w:del>
      <m:oMath>
        <m:r>
          <m:t>b</m:t>
        </m:r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from</w:delText>
        </w:r>
      </w:del>
      <w:del w:id="572" w:author="PR Preview" w:date="2026-01-01T00:00:00Z">
        <w:r>
          <w:delText xml:space="preserve"> </w:delText>
        </w:r>
      </w:del>
      <m:oMath>
        <m:r>
          <m:t>3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to</w:delText>
        </w:r>
      </w:del>
      <w:del w:id="575" w:author="PR Preview" w:date="2026-01-01T00:00:00Z">
        <w:r>
          <w:delText xml:space="preserve"> </w:delText>
        </w:r>
      </w:del>
      <m:oMath>
        <m:r>
          <m:t>3.1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raises the minimum value from</w:delText>
        </w:r>
      </w:del>
      <w:del w:id="578" w:author="PR Preview" w:date="2026-01-01T00:00:00Z">
        <w:r>
          <w:delText xml:space="preserve"> </w:delText>
        </w:r>
      </w:del>
      <m:oMath>
        <m:r>
          <m:t>9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to</w:delText>
        </w:r>
      </w:del>
      <w:del w:id="581" w:author="PR Preview" w:date="2026-01-01T00:00:00Z">
        <w:r>
          <w:delText xml:space="preserve"> </w:delText>
        </w:r>
      </w:del>
      <m:oMath>
        <m:r>
          <m:t>9.61</m:t>
        </m:r>
      </m:oMath>
      <w:del w:id="582" w:author="PR Preview" w:date="2026-01-01T00:00:00Z">
        <w:r>
          <w:delText xml:space="preserve">,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an increase of</w:delText>
        </w:r>
      </w:del>
      <w:del w:id="585" w:author="PR Preview" w:date="2026-01-01T00:00:00Z">
        <w:r>
          <w:delText xml:space="preserve"> </w:delText>
        </w:r>
      </w:del>
      <m:oMath>
        <m:r>
          <m:t>0.61</m:t>
        </m:r>
      </m:oMath>
      <w:del w:id="586" w:author="PR Preview" w:date="2026-01-01T00:00:00Z">
        <w:r>
          <w:delText xml:space="preserve">, close to</w:delText>
        </w:r>
      </w:del>
      <w:del w:id="587" w:author="PR Preview" w:date="2026-01-01T00:00:00Z">
        <w:r>
          <w:delText xml:space="preserve"> </w:delText>
        </w:r>
      </w:del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del w:id="588" w:author="PR Preview" w:date="2026-01-01T00:00:00Z">
        <w:r>
          <w:delText xml:space="preserve">.</w:delText>
        </w:r>
      </w:del>
    </w:p>
    <w:p>
      <w:pPr>
        <w:pStyle w:val="BodyText"/>
      </w:pPr>
      <w:del w:id="589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In</w:delText>
        </w:r>
      </w:del>
      <w:del w:id="592" w:author="PR Preview" w:date="2026-01-01T00:00:00Z">
        <w:r>
          <w:delText xml:space="preserve"> </w:delText>
        </w:r>
      </w:del>
      <w:hyperlink w:anchor="thm-qp-equality">
        <w:del w:id="59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594" w:author="PR Preview" w:date="2026-01-01T00:00:00Z">
        <w:r>
          <w:delText xml:space="preserve">, write the minimum value as a function of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$\mathord{\smash[b]{\underset{\raise.3ex\hbox{$\scriptstyle\sim$}}{b}}\vphantom{b}}$</w:delText>
        </w:r>
      </w:del>
      <w:del w:id="597" w:author="PR Preview" w:date="2026-01-01T00:00:00Z">
        <w:r>
          <w:delText xml:space="preserve">,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delText>
        </w:r>
      </w:del>
      <w:del w:id="600" w:author="PR Preview" w:date="2026-01-01T00:00:00Z">
        <w:r>
          <w:delText xml:space="preserve">.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Its sensitivity to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$\mathord{\smash[b]{\underset{\raise.3ex\hbox{$\scriptstyle\sim$}}{b}}\vphantom{b}}$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(</w:delText>
        </w:r>
      </w:del>
      <w:hyperlink w:anchor="def-sensitivity">
        <w:del w:id="60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608" w:author="PR Preview" w:date="2026-01-01T00:00:00Z">
        <w:r>
          <w:delText xml:space="preserve">) is</w:delText>
        </w:r>
      </w:del>
    </w:p>
    <w:p>
      <w:pPr>
        <w:pStyle w:val="FirstParagraph"/>
      </w:pPr>
      <w:ins w:id="609" w:author="PR Preview" w:date="2026-01-01T00:00:00Z">
        <w:r>
          <w:rPr>
            <w:b/>
            <w:bCs/>
          </w:rPr>
          <w:t xml:space="preserve">Definition 20 (Sensitivity)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Suppose a minimization problem (</w:t>
        </w:r>
      </w:ins>
      <w:hyperlink w:anchor="def-minimization-problem">
        <w:ins w:id="61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13" w:author="PR Preview" w:date="2026-01-01T00:00:00Z">
        <w:r>
          <w:t xml:space="preserve">)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depends on a vector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$\mathord{\smash[b]{\underset{\raise.3ex\hbox{$\scriptstyle\sim$}}{b}}\vphantom{b}} \in \mathbb{R}^m$</w:t>
        </w:r>
      </w:ins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and let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$f^*(\mathord{\smash[b]{\underset{\raise.3ex\hbox{$\scriptstyle\sim$}}{b}}\vphantom{b}})$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be its minimum value, as a function of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$\mathord{\smash[b]{\underset{\raise.3ex\hbox{$\scriptstyle\sim$}}{b}}\vphantom{b}}$</w:t>
        </w:r>
      </w:ins>
      <w:ins w:id="627" w:author="PR Preview" w:date="2026-01-01T00:00:00Z">
        <w:r>
          <w:t xml:space="preserve">.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When the gradient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$\frac{\partial}{\partial \mathord{\smash[b]{\underset{\raise.3ex\hbox{$\scriptstyle\sim$}}{b}}\vphantom{b}}} f^*(\mathord{\smash[b]{\underset{\raise.3ex\hbox{$\scriptstyle\sim$}}{b}}\vphantom{b}})$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exists (</w:t>
        </w:r>
      </w:ins>
      <w:hyperlink r:id="rId17">
        <w:ins w:id="634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635" w:author="PR Preview" w:date="2026-01-01T00:00:00Z">
        <w:r>
          <w:t xml:space="preserve">),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it is the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rPr>
            <w:b/>
            <w:bCs/>
          </w:rPr>
          <w:t xml:space="preserve">sensitivity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of the minimum value to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$\mathord{\smash[b]{\underset{\raise.3ex\hbox{$\scriptstyle\sim$}}{b}}\vphantom{b}}$</w:t>
        </w:r>
      </w:ins>
      <w:ins w:id="644" w:author="PR Preview" w:date="2026-01-01T00:00:00Z">
        <w:r>
          <w:t xml:space="preserve">: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by</w:t>
        </w:r>
      </w:ins>
      <w:ins w:id="647" w:author="PR Preview" w:date="2026-01-01T00:00:00Z">
        <w:r>
          <w:t xml:space="preserve"> </w:t>
        </w:r>
      </w:ins>
      <w:hyperlink r:id="rId143">
        <w:ins w:id="648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649" w:author="PR Preview" w:date="2026-01-01T00:00:00Z">
        <w:r>
          <w:t xml:space="preserve">, its entry</w:t>
        </w:r>
      </w:ins>
      <w:ins w:id="650" w:author="PR Preview" w:date="2026-01-01T00:00:00Z">
        <w:r>
          <w:t xml:space="preserve"> </w:t>
        </w:r>
      </w:ins>
      <m:oMath>
        <m:r>
          <m:t>i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is the limit,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as a change in</w:t>
        </w:r>
      </w:ins>
      <w:ins w:id="65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alone shrinks to</w:t>
        </w:r>
      </w:ins>
      <w:ins w:id="658" w:author="PR Preview" w:date="2026-01-01T00:00:00Z">
        <w:r>
          <w:t xml:space="preserve"> </w:t>
        </w:r>
      </w:ins>
      <m:oMath>
        <m:r>
          <m:t>0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of the resulting change in the minimum value divided by the change in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663" w:author="PR Preview" w:date="2026-01-01T00:00:00Z">
        <w:r>
          <w:t xml:space="preserve">.</w:t>
        </w:r>
      </w:ins>
    </w:p>
    <w:bookmarkEnd w:id="144"/>
    <w:bookmarkStart w:id="145" w:name="exm-sensitivity"/>
    <w:p>
      <w:pPr>
        <w:pStyle w:val="BodyText"/>
      </w:pPr>
      <w:ins w:id="664" w:author="PR Preview" w:date="2026-01-01T00:00:00Z">
        <w:r>
          <w:rPr>
            <w:b/>
            <w:bCs/>
          </w:rPr>
          <w:t xml:space="preserve">Example 33 (The sensitivity of a one-point problem)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Minimize</w:t>
        </w:r>
      </w:ins>
      <w:ins w:id="66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subject to</w:t>
        </w:r>
      </w:ins>
      <w:ins w:id="6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b</m:t>
        </m:r>
      </m:oMath>
      <w:ins w:id="671" w:author="PR Preview" w:date="2026-01-01T00:00:00Z">
        <w:r>
          <w:t xml:space="preserve">, for a number</w:t>
        </w:r>
      </w:ins>
      <w:ins w:id="672" w:author="PR Preview" w:date="2026-01-01T00:00:00Z">
        <w:r>
          <w:t xml:space="preserve"> </w:t>
        </w:r>
      </w:ins>
      <m:oMath>
        <m:r>
          <m:t>b</m:t>
        </m:r>
      </m:oMath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 feasible set (</w:t>
        </w:r>
      </w:ins>
      <w:hyperlink w:anchor="def-feasible-set">
        <w:ins w:id="67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677" w:author="PR Preview" w:date="2026-01-01T00:00:00Z">
        <w:r>
          <w:t xml:space="preserve">) is</w:t>
        </w:r>
      </w:ins>
      <w:ins w:id="67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ins w:id="679" w:author="PR Preview" w:date="2026-01-01T00:00:00Z">
        <w:r>
          <w:t xml:space="preserve">, so the minimum value is</w:t>
        </w:r>
      </w:ins>
      <w:ins w:id="68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681" w:author="PR Preview" w:date="2026-01-01T00:00:00Z">
        <w:r>
          <w:t xml:space="preserve">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and its sensitivity to</w:t>
        </w:r>
      </w:ins>
      <w:ins w:id="684" w:author="PR Preview" w:date="2026-01-01T00:00:00Z">
        <w:r>
          <w:t xml:space="preserve"> </w:t>
        </w:r>
      </w:ins>
      <m:oMath>
        <m:r>
          <m:t>b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</w:t>
        </w:r>
      </w:ins>
      <w:ins w:id="6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ins w:id="688" w:author="PR Preview" w:date="2026-01-01T00:00:00Z">
        <w:r>
          <w:t xml:space="preserve">.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At</w:t>
        </w:r>
      </w:ins>
      <w:ins w:id="6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the sensitivity is</w:t>
        </w:r>
      </w:ins>
      <w:ins w:id="694" w:author="PR Preview" w:date="2026-01-01T00:00:00Z">
        <w:r>
          <w:t xml:space="preserve"> </w:t>
        </w:r>
      </w:ins>
      <m:oMath>
        <m:r>
          <m:t>6</m:t>
        </m:r>
      </m:oMath>
      <w:ins w:id="695" w:author="PR Preview" w:date="2026-01-01T00:00:00Z">
        <w:r>
          <w:t xml:space="preserve">: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moving</w:t>
        </w:r>
      </w:ins>
      <w:ins w:id="698" w:author="PR Preview" w:date="2026-01-01T00:00:00Z">
        <w:r>
          <w:t xml:space="preserve"> </w:t>
        </w:r>
      </w:ins>
      <m:oMath>
        <m:r>
          <m:t>b</m:t>
        </m:r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from</w:t>
        </w:r>
      </w:ins>
      <w:ins w:id="701" w:author="PR Preview" w:date="2026-01-01T00:00:00Z">
        <w:r>
          <w:t xml:space="preserve"> </w:t>
        </w:r>
      </w:ins>
      <m:oMath>
        <m:r>
          <m:t>3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to</w:t>
        </w:r>
      </w:ins>
      <w:ins w:id="704" w:author="PR Preview" w:date="2026-01-01T00:00:00Z">
        <w:r>
          <w:t xml:space="preserve"> </w:t>
        </w:r>
      </w:ins>
      <m:oMath>
        <m:r>
          <m:t>3.1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raises the minimum value from</w:t>
        </w:r>
      </w:ins>
      <w:ins w:id="707" w:author="PR Preview" w:date="2026-01-01T00:00:00Z">
        <w:r>
          <w:t xml:space="preserve"> </w:t>
        </w:r>
      </w:ins>
      <m:oMath>
        <m:r>
          <m:t>9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to</w:t>
        </w:r>
      </w:ins>
      <w:ins w:id="710" w:author="PR Preview" w:date="2026-01-01T00:00:00Z">
        <w:r>
          <w:t xml:space="preserve"> </w:t>
        </w:r>
      </w:ins>
      <m:oMath>
        <m:r>
          <m:t>9.61</m:t>
        </m:r>
      </m:oMath>
      <w:ins w:id="711" w:author="PR Preview" w:date="2026-01-01T00:00:00Z">
        <w:r>
          <w:t xml:space="preserve">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 increase of</w:t>
        </w:r>
      </w:ins>
      <w:ins w:id="714" w:author="PR Preview" w:date="2026-01-01T00:00:00Z">
        <w:r>
          <w:t xml:space="preserve"> </w:t>
        </w:r>
      </w:ins>
      <m:oMath>
        <m:r>
          <m:t>0.61</m:t>
        </m:r>
      </m:oMath>
      <w:ins w:id="715" w:author="PR Preview" w:date="2026-01-01T00:00:00Z">
        <w:r>
          <w:t xml:space="preserve">, close to</w:t>
        </w:r>
      </w:ins>
      <w:ins w:id="716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ins w:id="717" w:author="PR Preview" w:date="2026-01-01T00:00:00Z">
        <w:r>
          <w:t xml:space="preserve">.</w:t>
        </w:r>
      </w:ins>
    </w:p>
    <w:bookmarkEnd w:id="145"/>
    <w:bookmarkStart w:id="146" w:name="cor-qp-sensitivity"/>
    <w:p>
      <w:pPr>
        <w:pStyle w:val="BodyText"/>
      </w:pPr>
      <w:ins w:id="718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In</w:t>
        </w:r>
      </w:ins>
      <w:ins w:id="721" w:author="PR Preview" w:date="2026-01-01T00:00:00Z">
        <w:r>
          <w:t xml:space="preserve"> </w:t>
        </w:r>
      </w:ins>
      <w:hyperlink w:anchor="thm-qp-equality">
        <w:ins w:id="72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23" w:author="PR Preview" w:date="2026-01-01T00:00:00Z">
        <w:r>
          <w:t xml:space="preserve">, write the minimum value as a function of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$\mathord{\smash[b]{\underset{\raise.3ex\hbox{$\scriptstyle\sim$}}{b}}\vphantom{b}}$</w:t>
        </w:r>
      </w:ins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  </w:r>
      </w:ins>
      <w:ins w:id="729" w:author="PR Preview" w:date="2026-01-01T00:00:00Z">
        <w:r>
          <w:t xml:space="preserve">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Its sensitivity to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$\mathord{\smash[b]{\underset{\raise.3ex\hbox{$\scriptstyle\sim$}}{b}}\vphantom{b}}$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(</w:t>
        </w:r>
      </w:ins>
      <w:hyperlink w:anchor="def-sensitivity">
        <w:ins w:id="73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737" w:author="PR Preview" w:date="2026-01-01T00:00:00Z">
        <w:r>
          <w:t xml:space="preserve">) is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del w:id="738" w:author="PR Preview" w:date="2026-01-01T00:00:00Z">
        <w:r>
          <w:rPr>
            <w:b/>
            <w:bCs/>
          </w:rPr>
          <w:delText xml:space="preserve">Example 33 (Moving the line)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In</w:delText>
        </w:r>
      </w:del>
      <w:del w:id="741" w:author="PR Preview" w:date="2026-01-01T00:00:00Z">
        <w:r>
          <w:delText xml:space="preserve"> </w:delText>
        </w:r>
      </w:del>
      <w:hyperlink w:anchor="exm-qp-equality">
        <w:del w:id="742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with a general right side</w:delText>
        </w:r>
      </w:del>
      <w:del w:id="745" w:author="PR Preview" w:date="2026-01-01T00:00:00Z">
        <w:r>
          <w:delText xml:space="preserve"> </w:delText>
        </w:r>
      </w:del>
      <m:oMath>
        <m:r>
          <m:t>b</m:t>
        </m:r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in place of</w:delText>
        </w:r>
      </w:del>
      <w:del w:id="748" w:author="PR Preview" w:date="2026-01-01T00:00:00Z">
        <w:r>
          <w:delText xml:space="preserve"> </w:delText>
        </w:r>
      </w:del>
      <m:oMath>
        <m:r>
          <m:t>5</m:t>
        </m:r>
      </m:oMath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and</w:delText>
        </w:r>
      </w:del>
    </w:p>
    <w:p>
      <w:pPr>
        <w:pStyle w:val="FirstParagraph"/>
      </w:pPr>
      <w:ins w:id="753" w:author="PR Preview" w:date="2026-01-01T00:00:00Z">
        <w:r>
          <w:rPr>
            <w:b/>
            <w:bCs/>
          </w:rPr>
          <w:t xml:space="preserve">Example 34 (Moving the line)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In</w:t>
        </w:r>
      </w:ins>
      <w:ins w:id="756" w:author="PR Preview" w:date="2026-01-01T00:00:00Z">
        <w:r>
          <w:t xml:space="preserve"> </w:t>
        </w:r>
      </w:ins>
      <w:hyperlink w:anchor="exm-qp-equality">
        <w:ins w:id="757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with a general right side</w:t>
        </w:r>
      </w:ins>
      <w:ins w:id="760" w:author="PR Preview" w:date="2026-01-01T00:00:00Z">
        <w:r>
          <w:t xml:space="preserve"> </w:t>
        </w:r>
      </w:ins>
      <m:oMath>
        <m:r>
          <m:t>b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in place of</w:t>
        </w:r>
      </w:ins>
      <w:ins w:id="763" w:author="PR Preview" w:date="2026-01-01T00:00:00Z">
        <w:r>
          <w:t xml:space="preserve"> </w:t>
        </w:r>
      </w:ins>
      <m:oMath>
        <m:r>
          <m:t>5</m:t>
        </m:r>
      </m:oMath>
      <w:ins w:id="764" w:author="PR Preview" w:date="2026-01-01T00:00:00Z">
        <w:r>
          <w:t xml:space="preserve">,</w:t>
        </w:r>
      </w:ins>
      <w:ins w:id="7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del w:id="768" w:author="PR Preview" w:date="2026-01-01T00:00:00Z">
        <w:r>
          <w:rPr>
            <w:b/>
            <w:bCs/>
          </w:rPr>
          <w:delText xml:space="preserve">Definition 20 (Iterative method)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rPr>
            <w:b/>
            <w:bCs/>
          </w:rPr>
          <w:delText xml:space="preserve">iterative method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[12]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starts from a point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$\mathord{\smash[b]{\underset{\raise.3ex\hbox{$\scriptstyle\sim$}}{x}}\vphantom{x}}^{(0)}$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and computes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$\mathord{\smash[b]{\underset{\raise.3ex\hbox{$\scriptstyle\sim$}}{x}}\vphantom{x}}^{(t+1)}$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from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$\mathord{\smash[b]{\underset{\raise.3ex\hbox{$\scriptstyle\sim$}}{x}}\vphantom{x}}^{(t)}$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by a fixed rule, for</w:delText>
        </w:r>
      </w:del>
      <w:del w:id="7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790" w:author="PR Preview" w:date="2026-01-01T00:00:00Z">
        <w:r>
          <w:delText xml:space="preserve">.</w:delText>
        </w:r>
      </w:del>
    </w:p>
    <w:p>
      <w:pPr>
        <w:pStyle w:val="BodyText"/>
      </w:pPr>
      <w:del w:id="791" w:author="PR Preview" w:date="2026-01-01T00:00:00Z">
        <w:r>
          <w:rPr>
            <w:b/>
            <w:bCs/>
          </w:rPr>
          <w:delText xml:space="preserve">Definition 21 (Iterate)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In an iterative method (</w:delText>
        </w:r>
      </w:del>
      <w:hyperlink w:anchor="def-iterative-method">
        <w:del w:id="79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795" w:author="PR Preview" w:date="2026-01-01T00:00:00Z">
        <w:r>
          <w:delText xml:space="preserve">),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 points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$\mathord{\smash[b]{\underset{\raise.3ex\hbox{$\scriptstyle\sim$}}{x}}\vphantom{x}}^{(t)}$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are its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rPr>
            <w:b/>
            <w:bCs/>
          </w:rPr>
          <w:delText xml:space="preserve">iterates</w:delText>
        </w:r>
      </w:del>
      <w:del w:id="804" w:author="PR Preview" w:date="2026-01-01T00:00:00Z">
        <w:r>
          <w:delText xml:space="preserve">.</w:delText>
        </w:r>
      </w:del>
    </w:p>
    <w:p>
      <w:pPr>
        <w:pStyle w:val="BodyText"/>
      </w:pPr>
      <w:del w:id="805" w:author="PR Preview" w:date="2026-01-01T00:00:00Z">
        <w:r>
          <w:rPr>
            <w:b/>
            <w:bCs/>
          </w:rPr>
          <w:delText xml:space="preserve">Definition 22 (Error of an iterate)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For a point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$\mathord{\smash[b]{\underset{\raise.3ex\hbox{$\scriptstyle\sim$}}{x}}\vphantom{x}}^*$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that an iterative method (</w:delText>
        </w:r>
      </w:del>
      <w:hyperlink w:anchor="def-iterative-method">
        <w:del w:id="812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13" w:author="PR Preview" w:date="2026-01-01T00:00:00Z">
        <w:r>
          <w:delText xml:space="preserve">) is meant to reach,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$\mathopen{}\left\lVert\mathord{\smash[b]{\underset{\raise.3ex\hbox{$\scriptstyle\sim$}}{x}}\vphantom{x}}^{(t)} - \mathord{\smash[b]{\underset{\raise.3ex\hbox{$\scriptstyle\sim$}}{x}}\vphantom{x}}^*\right\rVert\mathclose{}$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 the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rPr>
            <w:b/>
            <w:bCs/>
          </w:rPr>
          <w:delText xml:space="preserve">error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of the iterate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$\mathord{\smash[b]{\underset{\raise.3ex\hbox{$\scriptstyle\sim$}}{x}}\vphantom{x}}^{(t)}$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(</w:delText>
        </w:r>
      </w:del>
      <w:hyperlink w:anchor="def-iterate">
        <w:del w:id="826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27" w:author="PR Preview" w:date="2026-01-01T00:00:00Z">
        <w:r>
          <w:delText xml:space="preserve">).</w:delText>
        </w:r>
      </w:del>
    </w:p>
    <w:p>
      <w:pPr>
        <w:pStyle w:val="BodyText"/>
      </w:pPr>
      <w:del w:id="828" w:author="PR Preview" w:date="2026-01-01T00:00:00Z">
        <w:r>
          <w:rPr>
            <w:b/>
            <w:bCs/>
          </w:rPr>
          <w:delText xml:space="preserve">Definition 23 (Convergence of a sequence of vectors)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</w:delText>
        </w:r>
      </w:del>
      <w:del w:id="831" w:author="PR Preview" w:date="2026-01-01T00:00:00Z">
        <w:r>
          <w:delText xml:space="preserve"> </w:delText>
        </w:r>
      </w:del>
      <w:hyperlink r:id="rId154">
        <w:del w:id="832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in</w:delText>
        </w:r>
      </w:del>
      <w:del w:id="83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rPr>
            <w:b/>
            <w:bCs/>
          </w:rPr>
          <w:delText xml:space="preserve">converges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to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$\mathord{\smash[b]{\underset{\raise.3ex\hbox{$\scriptstyle\sim$}}{x}}\vphantom{x}}^* \in \mathbb{R}^p$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if the sequence of distances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$\mathopen{}\left\lVert\mathord{\smash[b]{\underset{\raise.3ex\hbox{$\scriptstyle\sim$}}{x}}\vphantom{x}}^{(t)} - \mathord{\smash[b]{\underset{\raise.3ex\hbox{$\scriptstyle\sim$}}{x}}\vphantom{x}}^*\right\rVert\mathclose{}$</w:delText>
        </w:r>
      </w:del>
      <w:del w:id="848" w:author="PR Preview" w:date="2026-01-01T00:00:00Z">
        <w:r>
          <w:delText xml:space="preserve"> </w:delText>
        </w:r>
      </w:del>
      <w:hyperlink r:id="rId155">
        <w:del w:id="849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to</w:delText>
        </w:r>
      </w:del>
      <w:del w:id="852" w:author="PR Preview" w:date="2026-01-01T00:00:00Z">
        <w:r>
          <w:delText xml:space="preserve"> </w:delText>
        </w:r>
      </w:del>
      <m:oMath>
        <m:r>
          <m:t>0</m:t>
        </m:r>
      </m:oMath>
      <w:del w:id="853" w:author="PR Preview" w:date="2026-01-01T00:00:00Z">
        <w:r>
          <w:delText xml:space="preserve">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For</w:delText>
        </w:r>
      </w:del>
      <w:del w:id="8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857" w:author="PR Preview" w:date="2026-01-01T00:00:00Z">
        <w:r>
          <w:delText xml:space="preserve">,</w:delText>
        </w:r>
      </w:del>
      <w:del w:id="8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859" w:author="PR Preview" w:date="2026-01-01T00:00:00Z">
        <w:r>
          <w:delText xml:space="preserve">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and this is the convergence of a sequence of numbers to</w:delText>
        </w:r>
      </w:del>
      <w:del w:id="86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863" w:author="PR Preview" w:date="2026-01-01T00:00:00Z">
        <w:r>
          <w:delText xml:space="preserve">.</w:delText>
        </w:r>
      </w:del>
    </w:p>
    <w:p>
      <w:pPr>
        <w:pStyle w:val="BodyText"/>
      </w:pPr>
      <w:del w:id="864" w:author="PR Preview" w:date="2026-01-01T00:00:00Z">
        <w:r>
          <w:rPr>
            <w:b/>
            <w:bCs/>
          </w:rPr>
          <w:delText xml:space="preserve">Example 34 (Halving a vector)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The iterative method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$\mathord{\smash[b]{\underset{\raise.3ex\hbox{$\scriptstyle\sim$}}{x}}\vphantom{x}}^{(t+1)} = \tfrac{1}{2}\,\mathord{\smash[b]{\underset{\raise.3ex\hbox{$\scriptstyle\sim$}}{x}}\vphantom{x}}^{(t)}$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from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$\mathord{\smash[b]{\underset{\raise.3ex\hbox{$\scriptstyle\sim$}}{x}}\vphantom{x}}^{(0)} = {(4, 2)}^{\top}$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has iterates</w:delText>
        </w:r>
      </w:del>
      <w:del w:id="87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876" w:author="PR Preview" w:date="2026-01-01T00:00:00Z">
        <w:r>
          <w:delText xml:space="preserve">,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that is,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$\mathord{\smash[b]{\underset{\raise.3ex\hbox{$\scriptstyle\sim$}}{x}}\vphantom{x}}^{(t)} = 2^{-t}\,{(4, 2)}^{\top}$</w:delText>
        </w:r>
      </w:del>
      <w:del w:id="881" w:author="PR Preview" w:date="2026-01-01T00:00:00Z">
        <w:r>
          <w:delText xml:space="preserve">.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With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$\mathord{\smash[b]{\underset{\raise.3ex\hbox{$\scriptstyle\sim$}}{x}}\vphantom{x}}^* = \mathord{\smash[b]{\underset{\raise.3ex\hbox{$\scriptstyle\sim$}}{0}}\vphantom{0}}$</w:delText>
        </w:r>
      </w:del>
      <w:del w:id="886" w:author="PR Preview" w:date="2026-01-01T00:00:00Z">
        <w:r>
          <w:delText xml:space="preserve">, the error of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$\mathord{\smash[b]{\underset{\raise.3ex\hbox{$\scriptstyle\sim$}}{x}}\vphantom{x}}^{(t)}$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</w:delText>
        </w:r>
      </w:del>
    </w:p>
    <w:p>
      <w:pPr>
        <w:pStyle w:val="FirstParagraph"/>
      </w:pPr>
      <w:ins w:id="891" w:author="PR Preview" w:date="2026-01-01T00:00:00Z">
        <w:r>
          <w:rPr>
            <w:b/>
            <w:bCs/>
          </w:rPr>
          <w:t xml:space="preserve">Definition 21 (Iterative method)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rPr>
            <w:b/>
            <w:bCs/>
          </w:rPr>
          <w:t xml:space="preserve">iterative method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[12]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starts from a point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$\mathord{\smash[b]{\underset{\raise.3ex\hbox{$\scriptstyle\sim$}}{x}}\vphantom{x}}^{(0)}$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computes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$\mathord{\smash[b]{\underset{\raise.3ex\hbox{$\scriptstyle\sim$}}{x}}\vphantom{x}}^{(t+1)}$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from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$\mathord{\smash[b]{\underset{\raise.3ex\hbox{$\scriptstyle\sim$}}{x}}\vphantom{x}}^{(t)}$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by a fixed rule, for</w:t>
        </w:r>
      </w:ins>
      <w:ins w:id="9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13" w:author="PR Preview" w:date="2026-01-01T00:00:00Z">
        <w:r>
          <w:t xml:space="preserve">.</w:t>
        </w:r>
      </w:ins>
    </w:p>
    <w:bookmarkEnd w:id="151"/>
    <w:bookmarkStart w:id="152" w:name="def-iterate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Definition 22 (Iterate)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In an iterative method (</w:t>
        </w:r>
      </w:ins>
      <w:hyperlink w:anchor="def-iterative-method">
        <w:ins w:id="91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18" w:author="PR Preview" w:date="2026-01-01T00:00:00Z">
        <w:r>
          <w:t xml:space="preserve">),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the points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$\mathord{\smash[b]{\underset{\raise.3ex\hbox{$\scriptstyle\sim$}}{x}}\vphantom{x}}^{(t)}$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are its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b/>
            <w:bCs/>
          </w:rPr>
          <w:t xml:space="preserve">iterates</w:t>
        </w:r>
      </w:ins>
      <w:ins w:id="927" w:author="PR Preview" w:date="2026-01-01T00:00:00Z">
        <w:r>
          <w:t xml:space="preserve">.</w:t>
        </w:r>
      </w:ins>
    </w:p>
    <w:bookmarkEnd w:id="152"/>
    <w:bookmarkStart w:id="153" w:name="def-iterate-error"/>
    <w:p>
      <w:pPr>
        <w:pStyle w:val="BodyText"/>
      </w:pPr>
      <w:ins w:id="928" w:author="PR Preview" w:date="2026-01-01T00:00:00Z">
        <w:r>
          <w:rPr>
            <w:b/>
            <w:bCs/>
          </w:rPr>
          <w:t xml:space="preserve">Definition 23 (Error of an iterate)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For a point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$\mathord{\smash[b]{\underset{\raise.3ex\hbox{$\scriptstyle\sim$}}{x}}\vphantom{x}}^*$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that an iterative method (</w:t>
        </w:r>
      </w:ins>
      <w:hyperlink w:anchor="def-iterative-method">
        <w:ins w:id="935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36" w:author="PR Preview" w:date="2026-01-01T00:00:00Z">
        <w:r>
          <w:t xml:space="preserve">) is meant to reach,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is the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rPr>
            <w:b/>
            <w:bCs/>
          </w:rPr>
          <w:t xml:space="preserve">error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of the iterate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$\mathord{\smash[b]{\underset{\raise.3ex\hbox{$\scriptstyle\sim$}}{x}}\vphantom{x}}^{(t)}$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(</w:t>
        </w:r>
      </w:ins>
      <w:hyperlink w:anchor="def-iterate">
        <w:ins w:id="949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950" w:author="PR Preview" w:date="2026-01-01T00:00:00Z">
        <w:r>
          <w:t xml:space="preserve">).</w:t>
        </w:r>
      </w:ins>
    </w:p>
    <w:bookmarkEnd w:id="153"/>
    <w:bookmarkStart w:id="156" w:name="def-vector-sequence-limit"/>
    <w:p>
      <w:pPr>
        <w:pStyle w:val="BodyText"/>
      </w:pPr>
      <w:ins w:id="951" w:author="PR Preview" w:date="2026-01-01T00:00:00Z">
        <w:r>
          <w:rPr>
            <w:b/>
            <w:bCs/>
          </w:rPr>
          <w:t xml:space="preserve">Definition 24 (Convergence of a sequence of vectors)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</w:t>
        </w:r>
      </w:ins>
      <w:ins w:id="954" w:author="PR Preview" w:date="2026-01-01T00:00:00Z">
        <w:r>
          <w:t xml:space="preserve"> </w:t>
        </w:r>
      </w:ins>
      <w:hyperlink r:id="rId154">
        <w:ins w:id="955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in</w:t>
        </w:r>
      </w:ins>
      <w:ins w:id="9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rPr>
            <w:b/>
            <w:bCs/>
          </w:rPr>
          <w:t xml:space="preserve">converges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to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$\mathord{\smash[b]{\underset{\raise.3ex\hbox{$\scriptstyle\sim$}}{x}}\vphantom{x}}^* \in \mathbb{R}^p$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if the sequence of distances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971" w:author="PR Preview" w:date="2026-01-01T00:00:00Z">
        <w:r>
          <w:t xml:space="preserve"> </w:t>
        </w:r>
      </w:ins>
      <w:hyperlink r:id="rId155">
        <w:ins w:id="972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to</w:t>
        </w:r>
      </w:ins>
      <w:ins w:id="975" w:author="PR Preview" w:date="2026-01-01T00:00:00Z">
        <w:r>
          <w:t xml:space="preserve"> </w:t>
        </w:r>
      </w:ins>
      <m:oMath>
        <m:r>
          <m:t>0</m:t>
        </m:r>
      </m:oMath>
      <w:ins w:id="976" w:author="PR Preview" w:date="2026-01-01T00:00:00Z">
        <w:r>
          <w:t xml:space="preserve">.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For</w:t>
        </w:r>
      </w:ins>
      <w:ins w:id="9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982" w:author="PR Preview" w:date="2026-01-01T00:00:00Z">
        <w:r>
          <w:t xml:space="preserve">,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and this is the convergence of a sequence of numbers to</w:t>
        </w:r>
      </w:ins>
      <w:ins w:id="98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986" w:author="PR Preview" w:date="2026-01-01T00:00:00Z">
        <w:r>
          <w:t xml:space="preserve">.</w:t>
        </w:r>
      </w:ins>
    </w:p>
    <w:bookmarkEnd w:id="156"/>
    <w:bookmarkStart w:id="157" w:name="exm-vector-sequence-limit"/>
    <w:p>
      <w:pPr>
        <w:pStyle w:val="BodyText"/>
      </w:pPr>
      <w:ins w:id="987" w:author="PR Preview" w:date="2026-01-01T00:00:00Z">
        <w:r>
          <w:rPr>
            <w:b/>
            <w:bCs/>
          </w:rPr>
          <w:t xml:space="preserve">Example 35 (Halving a vector)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The iterative method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$\mathord{\smash[b]{\underset{\raise.3ex\hbox{$\scriptstyle\sim$}}{x}}\vphantom{x}}^{(t+1)} = \tfrac{1}{2}\,\mathord{\smash[b]{\underset{\raise.3ex\hbox{$\scriptstyle\sim$}}{x}}\vphantom{x}}^{(t)}$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from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$\mathord{\smash[b]{\underset{\raise.3ex\hbox{$\scriptstyle\sim$}}{x}}\vphantom{x}}^{(0)} = {(4, 2)}^{\top}$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has iterates</w:t>
        </w:r>
      </w:ins>
      <w:ins w:id="99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999" w:author="PR Preview" w:date="2026-01-01T00:00:00Z">
        <w:r>
          <w:t xml:space="preserve">,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that is,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$\mathord{\smash[b]{\underset{\raise.3ex\hbox{$\scriptstyle\sim$}}{x}}\vphantom{x}}^{(t)} = 2^{-t}\,{(4, 2)}^{\top}$</w:t>
        </w:r>
      </w:ins>
      <w:ins w:id="1004" w:author="PR Preview" w:date="2026-01-01T00:00:00Z">
        <w:r>
          <w:t xml:space="preserve">.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With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$\mathord{\smash[b]{\underset{\raise.3ex\hbox{$\scriptstyle\sim$}}{x}}\vphantom{x}}^* = \mathord{\smash[b]{\underset{\raise.3ex\hbox{$\scriptstyle\sim$}}{0}}\vphantom{0}}$</w:t>
        </w:r>
      </w:ins>
      <w:ins w:id="1009" w:author="PR Preview" w:date="2026-01-01T00:00:00Z">
        <w:r>
          <w:t xml:space="preserve">, the error of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$\mathord{\smash[b]{\underset{\raise.3ex\hbox{$\scriptstyle\sim$}}{x}}\vphantom{x}}^{(t)}$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is</w:t>
        </w:r>
      </w:ins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del w:id="1014" w:author="PR Preview" w:date="2026-01-01T00:00:00Z">
        <w:r>
          <w:rPr>
            <w:b/>
            <w:bCs/>
          </w:rPr>
          <w:delText xml:space="preserve">Definition 24 (Newton’s method for minimization)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Let</w:delText>
        </w:r>
      </w:del>
      <w:del w:id="10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have first and second partial derivatives,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and let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$\mathord{\smash[b]{\underset{\raise.3ex\hbox{$\scriptstyle\sim$}}{x}}\vphantom{x}}^{(0)}$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be a starting point.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rPr>
            <w:b/>
            <w:bCs/>
          </w:rPr>
          <w:delText xml:space="preserve">Newton’s method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[13]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computes, for</w:delText>
        </w:r>
      </w:del>
      <w:del w:id="103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33" w:author="PR Preview" w:date="2026-01-01T00:00:00Z">
        <w:r>
          <w:delText xml:space="preserve">, as long as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$\mathbf{H}_f(\mathord{\smash[b]{\underset{\raise.3ex\hbox{$\scriptstyle\sim$}}{x}}\vphantom{x}}^{(t)})$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is invertible,</w:delText>
        </w:r>
      </w:del>
    </w:p>
    <w:p>
      <w:pPr>
        <w:pStyle w:val="BodyText"/>
      </w:pPr>
      <w:ins w:id="1038" w:author="PR Preview" w:date="2026-01-01T00:00:00Z">
        <w:r>
          <w:rPr>
            <w:b/>
            <w:bCs/>
          </w:rPr>
          <w:t xml:space="preserve">Definition 25 (Newton’s method for minimization)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Let</w:t>
        </w:r>
      </w:ins>
      <w:ins w:id="10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have first and second partial derivatives,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and let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$\mathord{\smash[b]{\underset{\raise.3ex\hbox{$\scriptstyle\sim$}}{x}}\vphantom{x}}^{(0)}$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be a starting point.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rPr>
            <w:b/>
            <w:bCs/>
          </w:rPr>
          <w:t xml:space="preserve">Newton’s method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[13]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computes, for</w:t>
        </w:r>
      </w:ins>
      <w:ins w:id="105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057" w:author="PR Preview" w:date="2026-01-01T00:00:00Z">
        <w:r>
          <w:t xml:space="preserve">, as long as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$\mathbf{H}_f(\mathord{\smash[b]{\underset{\raise.3ex\hbox{$\scriptstyle\sim$}}{x}}\vphantom{x}}^{(t)})$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is invertible,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del w:id="1062" w:author="PR Preview" w:date="2026-01-01T00:00:00Z">
        <w:r>
          <w:rPr>
            <w:b/>
            <w:bCs/>
          </w:rPr>
          <w:delText xml:space="preserve">Definition 25 (Newton step)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In Newton’s method (</w:delText>
        </w:r>
      </w:del>
      <w:hyperlink w:anchor="def-newton-method">
        <w:del w:id="106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066" w:author="PR Preview" w:date="2026-01-01T00:00:00Z">
        <w:r>
          <w:delText xml:space="preserve">),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the vector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is the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rPr>
            <w:b/>
            <w:bCs/>
          </w:rPr>
          <w:delText xml:space="preserve">Newton step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at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$\mathord{\smash[b]{\underset{\raise.3ex\hbox{$\scriptstyle\sim$}}{x}}\vphantom{x}}^{(t)}$</w:delText>
        </w:r>
      </w:del>
      <w:del w:id="1079" w:author="PR Preview" w:date="2026-01-01T00:00:00Z">
        <w:r>
          <w:delText xml:space="preserve">.</w:delText>
        </w:r>
      </w:del>
    </w:p>
    <w:p>
      <w:pPr>
        <w:pStyle w:val="BodyText"/>
      </w:pPr>
      <w:del w:id="1080" w:author="PR Preview" w:date="2026-01-01T00:00:00Z">
        <w:r>
          <w:rPr>
            <w:b/>
            <w:bCs/>
          </w:rPr>
          <w:delText xml:space="preserve">Example 35 (Newton’s method for a cubic)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Let</w:delText>
        </w:r>
      </w:del>
      <w:del w:id="10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084" w:author="PR Preview" w:date="2026-01-01T00:00:00Z">
        <w:r>
          <w:delText xml:space="preserve">, so</w:delText>
        </w:r>
      </w:del>
      <w:del w:id="108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and</w:delText>
        </w:r>
      </w:del>
      <w:del w:id="108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089" w:author="PR Preview" w:date="2026-01-01T00:00:00Z">
        <w:r>
          <w:delText xml:space="preserve">.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For</w:delText>
        </w:r>
      </w:del>
      <w:del w:id="109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del w:id="1093" w:author="PR Preview" w:date="2026-01-01T00:00:00Z">
        <w:r>
          <w:delText xml:space="preserve">, one Newton step gives</w:delText>
        </w:r>
      </w:del>
    </w:p>
    <w:p>
      <w:pPr>
        <w:pStyle w:val="FirstParagraph"/>
      </w:pPr>
      <w:ins w:id="1094" w:author="PR Preview" w:date="2026-01-01T00:00:00Z">
        <w:r>
          <w:rPr>
            <w:b/>
            <w:bCs/>
          </w:rPr>
          <w:t xml:space="preserve">Definition 26 (Newton step)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In Newton’s method (</w:t>
        </w:r>
      </w:ins>
      <w:hyperlink w:anchor="def-newton-method">
        <w:ins w:id="1097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098" w:author="PR Preview" w:date="2026-01-01T00:00:00Z">
        <w:r>
          <w:t xml:space="preserve">),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the vector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 the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rPr>
            <w:b/>
            <w:bCs/>
          </w:rPr>
          <w:t xml:space="preserve">Newton step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at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$\mathord{\smash[b]{\underset{\raise.3ex\hbox{$\scriptstyle\sim$}}{x}}\vphantom{x}}^{(t)}$</w:t>
        </w:r>
      </w:ins>
      <w:ins w:id="1111" w:author="PR Preview" w:date="2026-01-01T00:00:00Z">
        <w:r>
          <w:t xml:space="preserve">.</w:t>
        </w:r>
      </w:ins>
    </w:p>
    <w:bookmarkEnd w:id="159"/>
    <w:bookmarkStart w:id="160" w:name="exm-newton-method"/>
    <w:p>
      <w:pPr>
        <w:pStyle w:val="BodyText"/>
      </w:pPr>
      <w:ins w:id="1112" w:author="PR Preview" w:date="2026-01-01T00:00:00Z">
        <w:r>
          <w:rPr>
            <w:b/>
            <w:bCs/>
          </w:rPr>
          <w:t xml:space="preserve">Example 36 (Newton’s method for a cubic)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Let</w:t>
        </w:r>
      </w:ins>
      <w:ins w:id="11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116" w:author="PR Preview" w:date="2026-01-01T00:00:00Z">
        <w:r>
          <w:t xml:space="preserve">, so</w:t>
        </w:r>
      </w:ins>
      <w:ins w:id="11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and</w:t>
        </w:r>
      </w:ins>
      <w:ins w:id="11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121" w:author="PR Preview" w:date="2026-01-01T00:00:00Z">
        <w:r>
          <w:t xml:space="preserve">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For</w:t>
        </w:r>
      </w:ins>
      <w:ins w:id="112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ins w:id="1125" w:author="PR Preview" w:date="2026-01-01T00:00:00Z">
        <w:r>
          <w:t xml:space="preserve">, one Newton step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del w:id="1126" w:author="PR Preview" w:date="2026-01-01T00:00:00Z">
        <w:r>
          <w:delText xml:space="preserve">The iterates (</w:delText>
        </w:r>
      </w:del>
      <w:hyperlink w:anchor="def-iterate">
        <w:del w:id="112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128" w:author="PR Preview" w:date="2026-01-01T00:00:00Z">
        <w:r>
          <w:delText xml:space="preserve">) approach</w:delText>
        </w:r>
      </w:del>
      <w:del w:id="1129" w:author="PR Preview" w:date="2026-01-01T00:00:00Z">
        <w:r>
          <w:delText xml:space="preserve"> </w:delText>
        </w:r>
      </w:del>
      <m:oMath>
        <m:r>
          <m:t>2</m:t>
        </m:r>
      </m:oMath>
      <w:del w:id="1130" w:author="PR Preview" w:date="2026-01-01T00:00:00Z">
        <w:r>
          <w:delText xml:space="preserve">, the local minimizer of</w:delText>
        </w:r>
      </w:del>
      <w:del w:id="1131" w:author="PR Preview" w:date="2026-01-01T00:00:00Z">
        <w:r>
          <w:delText xml:space="preserve"> </w:delText>
        </w:r>
      </w:del>
      <m:oMath>
        <m:r>
          <m:t>f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(a stationary point, since</w:delText>
        </w:r>
      </w:del>
      <w:del w:id="113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35" w:author="PR Preview" w:date="2026-01-01T00:00:00Z">
        <w:r>
          <w:delText xml:space="preserve">, with</w:delText>
        </w:r>
      </w:del>
      <w:del w:id="113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137" w:author="PR Preview" w:date="2026-01-01T00:00:00Z">
        <w:r>
          <w:delText xml:space="preserve">;</w:delText>
        </w:r>
      </w:del>
      <w:del w:id="1138" w:author="PR Preview" w:date="2026-01-01T00:00:00Z">
        <w:r>
          <w:delText xml:space="preserve"> </w:delText>
        </w:r>
      </w:del>
      <w:hyperlink w:anchor="thm-second-order-condition">
        <w:del w:id="113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40" w:author="PR Preview" w:date="2026-01-01T00:00:00Z">
        <w:r>
          <w:delText xml:space="preserve">).</w:delText>
        </w:r>
      </w:del>
    </w:p>
    <w:p>
      <w:pPr>
        <w:pStyle w:val="BodyText"/>
      </w:pPr>
      <w:del w:id="1141" w:author="PR Preview" w:date="2026-01-01T00:00:00Z">
        <w:r>
          <w:rPr>
            <w:b/>
            <w:bCs/>
          </w:rPr>
          <w:delText xml:space="preserve">Definition 26 (Quadratic model (second-order Taylor polynomial))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Let</w:delText>
        </w:r>
      </w:del>
      <w:del w:id="1144" w:author="PR Preview" w:date="2026-01-01T00:00:00Z">
        <w:r>
          <w:delText xml:space="preserve"> </w:delText>
        </w:r>
      </w:del>
      <m:oMath>
        <m:r>
          <m:t>f</m:t>
        </m:r>
      </m:oMath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be as in</w:delText>
        </w:r>
      </w:del>
      <w:del w:id="1147" w:author="PR Preview" w:date="2026-01-01T00:00:00Z">
        <w:r>
          <w:delText xml:space="preserve"> </w:delText>
        </w:r>
      </w:del>
      <w:hyperlink w:anchor="def-newton-method">
        <w:del w:id="1148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let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$\mathord{\smash[b]{\underset{\raise.3ex\hbox{$\scriptstyle\sim$}}{x}}\vphantom{x}}$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be a point,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with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and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$\mathbf{H} \stackrel{\text{def}}{=}\mathbf{H}_f(\mathord{\smash[b]{\underset{\raise.3ex\hbox{$\scriptstyle\sim$}}{x}}\vphantom{x}})$</w:delText>
        </w:r>
      </w:del>
      <w:del w:id="1163" w:author="PR Preview" w:date="2026-01-01T00:00:00Z">
        <w:r>
          <w:delText xml:space="preserve">.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The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rPr>
            <w:b/>
            <w:bCs/>
          </w:rPr>
          <w:delText xml:space="preserve">quadratic model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of</w:delText>
        </w:r>
      </w:del>
      <w:del w:id="1170" w:author="PR Preview" w:date="2026-01-01T00:00:00Z">
        <w:r>
          <w:delText xml:space="preserve"> </w:delText>
        </w:r>
      </w:del>
      <m:oMath>
        <m:r>
          <m:t>f</m:t>
        </m:r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at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$\mathord{\smash[b]{\underset{\raise.3ex\hbox{$\scriptstyle\sim$}}{x}}\vphantom{x}}$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is the function of a step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$\mathord{\smash[b]{\underset{\raise.3ex\hbox{$\scriptstyle\sim$}}{\delta}}\vphantom{\delta}}\in \mathbb{R}^p$</w:delText>
        </w:r>
      </w:del>
    </w:p>
    <w:p>
      <w:pPr>
        <w:pStyle w:val="FirstParagraph"/>
      </w:pPr>
      <w:ins w:id="1179" w:author="PR Preview" w:date="2026-01-01T00:00:00Z">
        <w:r>
          <w:t xml:space="preserve">The iterates (</w:t>
        </w:r>
      </w:ins>
      <w:hyperlink w:anchor="def-iterate">
        <w:ins w:id="118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181" w:author="PR Preview" w:date="2026-01-01T00:00:00Z">
        <w:r>
          <w:t xml:space="preserve">) approach</w:t>
        </w:r>
      </w:ins>
      <w:ins w:id="1182" w:author="PR Preview" w:date="2026-01-01T00:00:00Z">
        <w:r>
          <w:t xml:space="preserve"> </w:t>
        </w:r>
      </w:ins>
      <m:oMath>
        <m:r>
          <m:t>2</m:t>
        </m:r>
      </m:oMath>
      <w:ins w:id="1183" w:author="PR Preview" w:date="2026-01-01T00:00:00Z">
        <w:r>
          <w:t xml:space="preserve">, the local minimizer of</w:t>
        </w:r>
      </w:ins>
      <w:ins w:id="1184" w:author="PR Preview" w:date="2026-01-01T00:00:00Z">
        <w:r>
          <w:t xml:space="preserve"> </w:t>
        </w:r>
      </w:ins>
      <m:oMath>
        <m:r>
          <m:t>f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(a stationary point, since</w:t>
        </w:r>
      </w:ins>
      <w:ins w:id="118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88" w:author="PR Preview" w:date="2026-01-01T00:00:00Z">
        <w:r>
          <w:t xml:space="preserve">, with</w:t>
        </w:r>
      </w:ins>
      <w:ins w:id="118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190" w:author="PR Preview" w:date="2026-01-01T00:00:00Z">
        <w:r>
          <w:t xml:space="preserve">;</w:t>
        </w:r>
      </w:ins>
      <w:ins w:id="1191" w:author="PR Preview" w:date="2026-01-01T00:00:00Z">
        <w:r>
          <w:t xml:space="preserve"> </w:t>
        </w:r>
      </w:ins>
      <w:hyperlink w:anchor="thm-second-order-condition">
        <w:ins w:id="119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93" w:author="PR Preview" w:date="2026-01-01T00:00:00Z">
        <w:r>
          <w:t xml:space="preserve">).</w:t>
        </w:r>
      </w:ins>
    </w:p>
    <w:bookmarkEnd w:id="160"/>
    <w:bookmarkStart w:id="161" w:name="def-quadratic-model"/>
    <w:p>
      <w:pPr>
        <w:pStyle w:val="BodyText"/>
      </w:pPr>
      <w:ins w:id="1194" w:author="PR Preview" w:date="2026-01-01T00:00:00Z">
        <w:r>
          <w:rPr>
            <w:b/>
            <w:bCs/>
          </w:rPr>
          <w:t xml:space="preserve">Definition 27 (Quadratic model (second-order Taylor polynomial))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Let</w:t>
        </w:r>
      </w:ins>
      <w:ins w:id="1197" w:author="PR Preview" w:date="2026-01-01T00:00:00Z">
        <w:r>
          <w:t xml:space="preserve"> </w:t>
        </w:r>
      </w:ins>
      <m:oMath>
        <m:r>
          <m:t>f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be as in</w:t>
        </w:r>
      </w:ins>
      <w:ins w:id="1200" w:author="PR Preview" w:date="2026-01-01T00:00:00Z">
        <w:r>
          <w:t xml:space="preserve"> </w:t>
        </w:r>
      </w:ins>
      <w:hyperlink w:anchor="def-newton-method">
        <w:ins w:id="1201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and let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$\mathord{\smash[b]{\underset{\raise.3ex\hbox{$\scriptstyle\sim$}}{x}}\vphantom{x}}$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be a point,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with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and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$\mathbf{H} \stackrel{\text{def}}{=}\mathbf{H}_f(\mathord{\smash[b]{\underset{\raise.3ex\hbox{$\scriptstyle\sim$}}{x}}\vphantom{x}})$</w:t>
        </w:r>
      </w:ins>
      <w:ins w:id="1216" w:author="PR Preview" w:date="2026-01-01T00:00:00Z">
        <w:r>
          <w:t xml:space="preserve">.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The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rPr>
            <w:b/>
            <w:bCs/>
          </w:rPr>
          <w:t xml:space="preserve">quadratic model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of</w:t>
        </w:r>
      </w:ins>
      <w:ins w:id="1223" w:author="PR Preview" w:date="2026-01-01T00:00:00Z">
        <w:r>
          <w:t xml:space="preserve"> </w:t>
        </w:r>
      </w:ins>
      <m:oMath>
        <m:r>
          <m:t>f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at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$\mathord{\smash[b]{\underset{\raise.3ex\hbox{$\scriptstyle\sim$}}{x}}\vphantom{x}}$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is the function of a step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$\mathord{\smash[b]{\underset{\raise.3ex\hbox{$\scriptstyle\sim$}}{\delta}}\vphantom{\delta}}\in \mathbb{R}^p$</w:t>
        </w:r>
      </w:ins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del w:id="1232" w:author="PR Preview" w:date="2026-01-01T00:00:00Z">
        <w:r>
          <w:rPr>
            <w:b/>
            <w:bCs/>
          </w:rPr>
          <w:delText xml:space="preserve">Example 36 (The model at</w:delText>
        </w:r>
      </w:del>
      <w:del w:id="1233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234" w:author="PR Preview" w:date="2026-01-01T00:00:00Z">
        <w:r>
          <w:rPr>
            <w:b/>
            <w:bCs/>
          </w:rPr>
          <w:delText xml:space="preserve">)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For</w:delText>
        </w:r>
      </w:del>
      <w:del w:id="12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at</w:delText>
        </w:r>
      </w:del>
      <w:del w:id="12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(</w:delText>
        </w:r>
      </w:del>
      <w:hyperlink w:anchor="exm-newton-method">
        <w:del w:id="1243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244" w:author="PR Preview" w:date="2026-01-01T00:00:00Z">
        <w:r>
          <w:delText xml:space="preserve">),</w:delText>
        </w:r>
      </w:del>
    </w:p>
    <w:p>
      <w:pPr>
        <w:pStyle w:val="BodyText"/>
      </w:pPr>
      <w:ins w:id="1245" w:author="PR Preview" w:date="2026-01-01T00:00:00Z">
        <w:r>
          <w:rPr>
            <w:b/>
            <w:bCs/>
          </w:rPr>
          <w:t xml:space="preserve">Example 37 (The model at</w:t>
        </w:r>
      </w:ins>
      <w:ins w:id="124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247" w:author="PR Preview" w:date="2026-01-01T00:00:00Z">
        <w:r>
          <w:rPr>
            <w:b/>
            <w:bCs/>
          </w:rPr>
          <w:t xml:space="preserve">)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For</w:t>
        </w:r>
      </w:ins>
      <w:ins w:id="12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at</w:t>
        </w:r>
      </w:ins>
      <w:ins w:id="12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(</w:t>
        </w:r>
      </w:ins>
      <w:hyperlink w:anchor="exm-newton-method">
        <w:ins w:id="1256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25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del w:id="1258" w:author="PR Preview" w:date="2026-01-01T00:00:00Z">
        <w:r>
          <w:rPr>
            <w:i/>
            <w:iCs/>
          </w:rPr>
          <w:delText xml:space="preserve">Remark 3</w:delText>
        </w:r>
      </w:del>
      <w:del w:id="1259" w:author="PR Preview" w:date="2026-01-01T00:00:00Z">
        <w:r>
          <w:delText xml:space="preserve"> (The quadratic model and Taylor’s theorem). </w:delText>
        </w:r>
      </w:del>
      <w:del w:id="1260" w:author="PR Preview" w:date="2026-01-01T00:00:00Z">
        <w:r>
          <w:delText xml:space="preserve">When the second partial derivatives of</w:delText>
        </w:r>
      </w:del>
      <w:del w:id="1261" w:author="PR Preview" w:date="2026-01-01T00:00:00Z">
        <w:r>
          <w:delText xml:space="preserve"> </w:delText>
        </w:r>
      </w:del>
      <m:oMath>
        <m:r>
          <m:t>f</m:t>
        </m:r>
      </m:oMath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are continuous,</w:delText>
        </w:r>
      </w:del>
      <w:del w:id="1264" w:author="PR Preview" w:date="2026-01-01T00:00:00Z">
        <w:r>
          <w:delText xml:space="preserve"> </w:delText>
        </w:r>
      </w:del>
      <w:hyperlink w:anchor="thm-taylor-mv">
        <w:del w:id="126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says that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$f(\mathord{\smash[b]{\underset{\raise.3ex\hbox{$\scriptstyle\sim$}}{x}}\vphantom{x}}+ \mathord{\smash[b]{\underset{\raise.3ex\hbox{$\scriptstyle\sim$}}{\delta}}\vphantom{\delta}})$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equals the expression for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$q(\mathord{\smash[b]{\underset{\raise.3ex\hbox{$\scriptstyle\sim$}}{\delta}}\vphantom{\delta}})$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in</w:delText>
        </w:r>
      </w:del>
      <w:del w:id="1276" w:author="PR Preview" w:date="2026-01-01T00:00:00Z">
        <w:r>
          <w:delText xml:space="preserve"> </w:delText>
        </w:r>
      </w:del>
      <w:hyperlink w:anchor="def-quadratic-model">
        <w:del w:id="1277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with the Hessian evaluated at a point between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$\mathord{\smash[b]{\underset{\raise.3ex\hbox{$\scriptstyle\sim$}}{x}}\vphantom{x}}$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and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$\mathord{\smash[b]{\underset{\raise.3ex\hbox{$\scriptstyle\sim$}}{x}}\vphantom{x}}+ \mathord{\smash[b]{\underset{\raise.3ex\hbox{$\scriptstyle\sim$}}{\delta}}\vphantom{\delta}}$</w:delText>
        </w:r>
      </w:del>
      <w:del w:id="1286" w:author="PR Preview" w:date="2026-01-01T00:00:00Z">
        <w:r>
          <w:delText xml:space="preserve">.</w:delText>
        </w:r>
      </w:del>
    </w:p>
    <w:p>
      <w:pPr>
        <w:pStyle w:val="BodyText"/>
      </w:pPr>
      <w:del w:id="1287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Let</w:delText>
        </w:r>
      </w:del>
      <w:del w:id="1290" w:author="PR Preview" w:date="2026-01-01T00:00:00Z">
        <w:r>
          <w:delText xml:space="preserve"> </w:delText>
        </w:r>
      </w:del>
      <m:oMath>
        <m:r>
          <m:t>q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be the quadratic model of</w:delText>
        </w:r>
      </w:del>
      <w:del w:id="1293" w:author="PR Preview" w:date="2026-01-01T00:00:00Z">
        <w:r>
          <w:delText xml:space="preserve"> </w:delText>
        </w:r>
      </w:del>
      <m:oMath>
        <m:r>
          <m:t>f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at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$\mathord{\smash[b]{\underset{\raise.3ex\hbox{$\scriptstyle\sim$}}{x}}\vphantom{x}}$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(</w:delText>
        </w:r>
      </w:del>
      <w:hyperlink w:anchor="def-quadratic-model">
        <w:del w:id="130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301" w:author="PR Preview" w:date="2026-01-01T00:00:00Z">
        <w:r>
          <w:delText xml:space="preserve">),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with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$\mathbf{H} = \mathbf{H}_f(\mathord{\smash[b]{\underset{\raise.3ex\hbox{$\scriptstyle\sim$}}{x}}\vphantom{x}})$</w:delText>
        </w:r>
      </w:del>
      <w:del w:id="1306" w:author="PR Preview" w:date="2026-01-01T00:00:00Z">
        <w:r>
          <w:delText xml:space="preserve"> </w:delText>
        </w:r>
      </w:del>
      <w:hyperlink r:id="rId64">
        <w:del w:id="1307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308" w:author="PR Preview" w:date="2026-01-01T00:00:00Z">
        <w:r>
          <w:delText xml:space="preserve">.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Its unique minimizer is the Newton step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$\mathord{\smash[b]{\underset{\raise.3ex\hbox{$\scriptstyle\sim$}}{\delta}}\vphantom{\delta}}^* = -\mathbf{H}^{-1} \mathord{\smash[b]{\underset{\raise.3ex\hbox{$\scriptstyle\sim$}}{g}}\vphantom{g}}$</w:delText>
        </w:r>
      </w:del>
      <w:del w:id="1313" w:author="PR Preview" w:date="2026-01-01T00:00:00Z">
        <w:r>
          <w:delText xml:space="preserve">.</w:delText>
        </w:r>
      </w:del>
    </w:p>
    <w:p>
      <w:pPr>
        <w:pStyle w:val="BodyText"/>
      </w:pPr>
      <w:ins w:id="1314" w:author="PR Preview" w:date="2026-01-01T00:00:00Z">
        <w:r>
          <w:rPr>
            <w:i/>
            <w:iCs/>
          </w:rPr>
          <w:t xml:space="preserve">Remark 3</w:t>
        </w:r>
      </w:ins>
      <w:ins w:id="1315" w:author="PR Preview" w:date="2026-01-01T00:00:00Z">
        <w:r>
          <w:t xml:space="preserve"> (The quadratic model and Taylor’s theorem). </w:t>
        </w:r>
      </w:ins>
      <w:ins w:id="1316" w:author="PR Preview" w:date="2026-01-01T00:00:00Z">
        <w:r>
          <w:t xml:space="preserve">When the second partial derivatives of</w:t>
        </w:r>
      </w:ins>
      <w:ins w:id="1317" w:author="PR Preview" w:date="2026-01-01T00:00:00Z">
        <w:r>
          <w:t xml:space="preserve"> </w:t>
        </w:r>
      </w:ins>
      <m:oMath>
        <m:r>
          <m:t>f</m:t>
        </m:r>
      </m:oMath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are continuous,</w:t>
        </w:r>
      </w:ins>
      <w:ins w:id="1320" w:author="PR Preview" w:date="2026-01-01T00:00:00Z">
        <w:r>
          <w:t xml:space="preserve"> </w:t>
        </w:r>
      </w:ins>
      <w:hyperlink w:anchor="thm-taylor-mv">
        <w:ins w:id="132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says that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$f(\mathord{\smash[b]{\underset{\raise.3ex\hbox{$\scriptstyle\sim$}}{x}}\vphantom{x}}+ \mathord{\smash[b]{\underset{\raise.3ex\hbox{$\scriptstyle\sim$}}{\delta}}\vphantom{\delta}})$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equals the expression for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$q(\mathord{\smash[b]{\underset{\raise.3ex\hbox{$\scriptstyle\sim$}}{\delta}}\vphantom{\delta}})$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in</w:t>
        </w:r>
      </w:ins>
      <w:ins w:id="1332" w:author="PR Preview" w:date="2026-01-01T00:00:00Z">
        <w:r>
          <w:t xml:space="preserve"> </w:t>
        </w:r>
      </w:ins>
      <w:hyperlink w:anchor="def-quadratic-model">
        <w:ins w:id="1333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with the Hessian evaluated at a point between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$\mathord{\smash[b]{\underset{\raise.3ex\hbox{$\scriptstyle\sim$}}{x}}\vphantom{x}}$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and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$\mathord{\smash[b]{\underset{\raise.3ex\hbox{$\scriptstyle\sim$}}{x}}\vphantom{x}}+ \mathord{\smash[b]{\underset{\raise.3ex\hbox{$\scriptstyle\sim$}}{\delta}}\vphantom{\delta}}$</w:t>
        </w:r>
      </w:ins>
      <w:ins w:id="1342" w:author="PR Preview" w:date="2026-01-01T00:00:00Z">
        <w:r>
          <w:t xml:space="preserve">.</w:t>
        </w:r>
      </w:ins>
    </w:p>
    <w:bookmarkEnd w:id="163"/>
    <w:bookmarkStart w:id="164" w:name="thm-newton-model"/>
    <w:p>
      <w:pPr>
        <w:pStyle w:val="BodyText"/>
      </w:pPr>
      <w:ins w:id="1343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Let</w:t>
        </w:r>
      </w:ins>
      <w:ins w:id="1346" w:author="PR Preview" w:date="2026-01-01T00:00:00Z">
        <w:r>
          <w:t xml:space="preserve"> </w:t>
        </w:r>
      </w:ins>
      <m:oMath>
        <m:r>
          <m:t>q</m:t>
        </m:r>
      </m:oMath>
      <w:ins w:id="1347" w:author="PR Preview" w:date="2026-01-01T00:00:00Z">
        <w:r>
          <w:t xml:space="preserve"> </w:t>
        </w:r>
      </w:ins>
      <w:ins w:id="1348" w:author="PR Preview" w:date="2026-01-01T00:00:00Z">
        <w:r>
          <w:t xml:space="preserve">be the quadratic model of</w:t>
        </w:r>
      </w:ins>
      <w:ins w:id="1349" w:author="PR Preview" w:date="2026-01-01T00:00:00Z">
        <w:r>
          <w:t xml:space="preserve"> </w:t>
        </w:r>
      </w:ins>
      <m:oMath>
        <m:r>
          <m:t>f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at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$\mathord{\smash[b]{\underset{\raise.3ex\hbox{$\scriptstyle\sim$}}{x}}\vphantom{x}}$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(</w:t>
        </w:r>
      </w:ins>
      <w:hyperlink w:anchor="def-quadratic-model">
        <w:ins w:id="135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357" w:author="PR Preview" w:date="2026-01-01T00:00:00Z">
        <w:r>
          <w:t xml:space="preserve">),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with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$\mathbf{H} = \mathbf{H}_f(\mathord{\smash[b]{\underset{\raise.3ex\hbox{$\scriptstyle\sim$}}{x}}\vphantom{x}})$</w:t>
        </w:r>
      </w:ins>
      <w:ins w:id="1362" w:author="PR Preview" w:date="2026-01-01T00:00:00Z">
        <w:r>
          <w:t xml:space="preserve"> </w:t>
        </w:r>
      </w:ins>
      <w:hyperlink r:id="rId64">
        <w:ins w:id="1363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364" w:author="PR Preview" w:date="2026-01-01T00:00:00Z">
        <w:r>
          <w:t xml:space="preserve">.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Its unique minimizer is the Newton step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$\mathord{\smash[b]{\underset{\raise.3ex\hbox{$\scriptstyle\sim$}}{\delta}}\vphantom{\delta}}^* = -\mathbf{H}^{-1} \mathord{\smash[b]{\underset{\raise.3ex\hbox{$\scriptstyle\sim$}}{g}}\vphantom{g}}$</w:t>
        </w:r>
      </w:ins>
      <w:ins w:id="1369" w:author="PR Preview" w:date="2026-01-01T00:00:00Z">
        <w:r>
          <w:t xml:space="preserve">.</w:t>
        </w:r>
      </w:ins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del w:id="1370" w:author="PR Preview" w:date="2026-01-01T00:00:00Z">
        <w:r>
          <w:rPr>
            <w:b/>
            <w:bCs/>
          </w:rPr>
          <w:delText xml:space="preserve">Example 37 (The Newton step at</w:delText>
        </w:r>
      </w:del>
      <w:del w:id="1371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2.5</m:t>
        </m:r>
      </m:oMath>
      <w:del w:id="1372" w:author="PR Preview" w:date="2026-01-01T00:00:00Z">
        <w:r>
          <w:rPr>
            <w:b/>
            <w:bCs/>
          </w:rPr>
          <w:delText xml:space="preserve">)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For the model</w:delText>
        </w:r>
      </w:del>
      <w:del w:id="137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of</w:delText>
        </w:r>
      </w:del>
      <w:del w:id="1378" w:author="PR Preview" w:date="2026-01-01T00:00:00Z">
        <w:r>
          <w:delText xml:space="preserve"> </w:delText>
        </w:r>
      </w:del>
      <w:hyperlink w:anchor="exm-quadratic-model">
        <w:del w:id="1379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1380" w:author="PR Preview" w:date="2026-01-01T00:00:00Z">
        <w:r>
          <w:delText xml:space="preserve">,</w:delText>
        </w:r>
      </w:del>
      <w:del w:id="138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is positive definite, so by</w:delText>
        </w:r>
      </w:del>
      <w:del w:id="1384" w:author="PR Preview" w:date="2026-01-01T00:00:00Z">
        <w:r>
          <w:delText xml:space="preserve"> </w:delText>
        </w:r>
      </w:del>
      <w:hyperlink w:anchor="thm-newton-model">
        <w:del w:id="1385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its minimizer is</w:delText>
        </w:r>
      </w:del>
    </w:p>
    <w:p>
      <w:pPr>
        <w:pStyle w:val="BodyText"/>
      </w:pPr>
      <w:ins w:id="1388" w:author="PR Preview" w:date="2026-01-01T00:00:00Z">
        <w:r>
          <w:rPr>
            <w:b/>
            <w:bCs/>
          </w:rPr>
          <w:t xml:space="preserve">Example 38 (The Newton step at</w:t>
        </w:r>
      </w:ins>
      <w:ins w:id="138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2.5</m:t>
        </m:r>
      </m:oMath>
      <w:ins w:id="1390" w:author="PR Preview" w:date="2026-01-01T00:00:00Z">
        <w:r>
          <w:rPr>
            <w:b/>
            <w:bCs/>
          </w:rPr>
          <w:t xml:space="preserve">)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For the model</w:t>
        </w:r>
      </w:ins>
      <w:ins w:id="13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of</w:t>
        </w:r>
      </w:ins>
      <w:ins w:id="1396" w:author="PR Preview" w:date="2026-01-01T00:00:00Z">
        <w:r>
          <w:t xml:space="preserve"> </w:t>
        </w:r>
      </w:ins>
      <w:hyperlink w:anchor="exm-quadratic-model">
        <w:ins w:id="1397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1398" w:author="PR Preview" w:date="2026-01-01T00:00:00Z">
        <w:r>
          <w:t xml:space="preserve">,</w:t>
        </w:r>
      </w:ins>
      <w:ins w:id="139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is positive definite, so by</w:t>
        </w:r>
      </w:ins>
      <w:ins w:id="1402" w:author="PR Preview" w:date="2026-01-01T00:00:00Z">
        <w:r>
          <w:t xml:space="preserve"> </w:t>
        </w:r>
      </w:ins>
      <w:hyperlink w:anchor="thm-newton-model">
        <w:ins w:id="140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its minimizer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del w:id="1406" w:author="PR Preview" w:date="2026-01-01T00:00:00Z">
        <w:r>
          <w:delText xml:space="preserve">(</w:delText>
        </w:r>
      </w:del>
      <w:hyperlink w:anchor="exm-newton-method">
        <w:del w:id="1407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408" w:author="PR Preview" w:date="2026-01-01T00:00:00Z">
        <w:r>
          <w:delText xml:space="preserve">).</w:delText>
        </w:r>
      </w:del>
    </w:p>
    <w:p>
      <w:pPr>
        <w:pStyle w:val="BodyText"/>
      </w:pPr>
      <w:del w:id="1409" w:author="PR Preview" w:date="2026-01-01T00:00:00Z">
        <w:r>
          <w:rPr>
            <w:b/>
            <w:bCs/>
          </w:rPr>
          <w:delText xml:space="preserve">Definition 27 (Quadratic convergence)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A</w:delText>
        </w:r>
      </w:del>
      <w:del w:id="1412" w:author="PR Preview" w:date="2026-01-01T00:00:00Z">
        <w:r>
          <w:delText xml:space="preserve"> </w:delText>
        </w:r>
      </w:del>
      <w:hyperlink r:id="rId154">
        <w:del w:id="1413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$\mathord{\smash[b]{\underset{\raise.3ex\hbox{$\scriptstyle\sim$}}{x}}\vphantom{x}}^{(0)}, \mathord{\smash[b]{\underset{\raise.3ex\hbox{$\scriptstyle\sim$}}{x}}\vphantom{x}}^{(1)}, \ldots$</w:delText>
        </w:r>
      </w:del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in</w:delText>
        </w:r>
      </w:del>
      <w:del w:id="141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that converges (</w:delText>
        </w:r>
      </w:del>
      <w:hyperlink w:anchor="def-vector-sequence-limit">
        <w:del w:id="1421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422" w:author="PR Preview" w:date="2026-01-01T00:00:00Z">
        <w:r>
          <w:delText xml:space="preserve">) to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$\mathord{\smash[b]{\underset{\raise.3ex\hbox{$\scriptstyle\sim$}}{x}}\vphantom{x}}^*$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rPr>
            <w:b/>
            <w:bCs/>
          </w:rPr>
          <w:delText xml:space="preserve">converges quadratically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[14]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if there is a constant</w:delText>
        </w:r>
      </w:del>
      <w:del w:id="1431" w:author="PR Preview" w:date="2026-01-01T00:00:00Z">
        <w:r>
          <w:delText xml:space="preserve"> </w:delText>
        </w:r>
      </w:del>
      <m:oMath>
        <m:r>
          <m:t>C</m:t>
        </m:r>
      </m:oMath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with</w:delText>
        </w:r>
      </w:del>
    </w:p>
    <w:p>
      <w:pPr>
        <w:pStyle w:val="FirstParagraph"/>
      </w:pPr>
      <w:ins w:id="1434" w:author="PR Preview" w:date="2026-01-01T00:00:00Z">
        <w:r>
          <w:t xml:space="preserve">(</w:t>
        </w:r>
      </w:ins>
      <w:hyperlink w:anchor="exm-newton-method">
        <w:ins w:id="143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436" w:author="PR Preview" w:date="2026-01-01T00:00:00Z">
        <w:r>
          <w:t xml:space="preserve">).</w:t>
        </w:r>
      </w:ins>
    </w:p>
    <w:bookmarkEnd w:id="165"/>
    <w:bookmarkStart w:id="166" w:name="def-quadratic-convergence"/>
    <w:p>
      <w:pPr>
        <w:pStyle w:val="BodyText"/>
      </w:pPr>
      <w:ins w:id="1437" w:author="PR Preview" w:date="2026-01-01T00:00:00Z">
        <w:r>
          <w:rPr>
            <w:b/>
            <w:bCs/>
          </w:rPr>
          <w:t xml:space="preserve">Definition 28 (Quadratic convergence)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A</w:t>
        </w:r>
      </w:ins>
      <w:ins w:id="1440" w:author="PR Preview" w:date="2026-01-01T00:00:00Z">
        <w:r>
          <w:t xml:space="preserve"> </w:t>
        </w:r>
      </w:ins>
      <w:hyperlink r:id="rId154">
        <w:ins w:id="144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in</w:t>
        </w:r>
      </w:ins>
      <w:ins w:id="144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that converges (</w:t>
        </w:r>
      </w:ins>
      <w:hyperlink w:anchor="def-vector-sequence-limit">
        <w:ins w:id="144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450" w:author="PR Preview" w:date="2026-01-01T00:00:00Z">
        <w:r>
          <w:t xml:space="preserve">) to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$\mathord{\smash[b]{\underset{\raise.3ex\hbox{$\scriptstyle\sim$}}{x}}\vphantom{x}}^*$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rPr>
            <w:b/>
            <w:bCs/>
          </w:rPr>
          <w:t xml:space="preserve">converges quadratically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[14]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if there is a constant</w:t>
        </w:r>
      </w:ins>
      <w:ins w:id="1459" w:author="PR Preview" w:date="2026-01-01T00:00:00Z">
        <w:r>
          <w:t xml:space="preserve"> </w:t>
        </w:r>
      </w:ins>
      <m:oMath>
        <m:r>
          <m:t>C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with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del w:id="1462" w:author="PR Preview" w:date="2026-01-01T00:00:00Z">
        <w:r>
          <w:rPr>
            <w:b/>
            <w:bCs/>
          </w:rPr>
          <w:delText xml:space="preserve">Example 38 (Halving the error is not quadratic convergence)</w:delText>
        </w:r>
      </w:del>
      <w:del w:id="146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converges to</w:delText>
        </w:r>
      </w:del>
      <w:del w:id="1466" w:author="PR Preview" w:date="2026-01-01T00:00:00Z">
        <w:r>
          <w:delText xml:space="preserve"> </w:delText>
        </w:r>
      </w:del>
      <m:oMath>
        <m:r>
          <m:t>0</m:t>
        </m:r>
      </m:oMath>
      <w:del w:id="1467" w:author="PR Preview" w:date="2026-01-01T00:00:00Z">
        <w:r>
          <w:delText xml:space="preserve">, but it does not converge quadratically:</w:delText>
        </w:r>
      </w:del>
      <w:del w:id="1468" w:author="PR Preview" w:date="2026-01-01T00:00:00Z">
        <w:r>
          <w:delText xml:space="preserve"> </w:delText>
        </w:r>
      </w:del>
      <w:del w:id="1469" w:author="PR Preview" w:date="2026-01-01T00:00:00Z">
        <w:r>
          <w:delText xml:space="preserve">the bound would need</w:delText>
        </w:r>
      </w:del>
      <w:del w:id="1470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del w:id="1471" w:author="PR Preview" w:date="2026-01-01T00:00:00Z">
        <w:r>
          <w:delText xml:space="preserve">, that is,</w:delText>
        </w:r>
      </w:del>
      <w:del w:id="1472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del w:id="1473" w:author="PR Preview" w:date="2026-01-01T00:00:00Z">
        <w:r>
          <w:delText xml:space="preserve">,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which fails once</w:delText>
        </w:r>
      </w:del>
      <w:del w:id="14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del w:id="1477" w:author="PR Preview" w:date="2026-01-01T00:00:00Z">
        <w:r>
          <w:delText xml:space="preserve">.</w:delText>
        </w:r>
      </w:del>
      <w:del w:id="1478" w:author="PR Preview" w:date="2026-01-01T00:00:00Z">
        <w:r>
          <w:delText xml:space="preserve"> </w:delText>
        </w:r>
      </w:del>
      <w:del w:id="1479" w:author="PR Preview" w:date="2026-01-01T00:00:00Z">
        <w:r>
          <w:delText xml:space="preserve">Each step only halves the error.</w:delText>
        </w:r>
      </w:del>
    </w:p>
    <w:p>
      <w:pPr>
        <w:pStyle w:val="BodyText"/>
      </w:pPr>
      <w:del w:id="1480" w:author="PR Preview" w:date="2026-01-01T00:00:00Z">
        <w:r>
          <w:rPr>
            <w:b/>
            <w:bCs/>
          </w:rPr>
          <w:delText xml:space="preserve">Example 39 (The error squares at each step)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For the iteration</w:delText>
        </w:r>
      </w:del>
      <w:del w:id="148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of</w:delText>
        </w:r>
      </w:del>
      <w:del w:id="1486" w:author="PR Preview" w:date="2026-01-01T00:00:00Z">
        <w:r>
          <w:delText xml:space="preserve"> </w:delText>
        </w:r>
      </w:del>
      <w:hyperlink w:anchor="exm-newton-method">
        <w:del w:id="1487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148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del w:id="1489" w:author="PR Preview" w:date="2026-01-01T00:00:00Z">
        <w:r>
          <w:delText xml:space="preserve">So near</w:delText>
        </w:r>
      </w:del>
      <w:del w:id="1490" w:author="PR Preview" w:date="2026-01-01T00:00:00Z">
        <w:r>
          <w:delText xml:space="preserve"> </w:delText>
        </w:r>
      </w:del>
      <m:oMath>
        <m:r>
          <m:t>2</m:t>
        </m:r>
      </m:oMath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the error is roughly squared and divided by</w:delText>
        </w:r>
      </w:del>
      <w:del w:id="1493" w:author="PR Preview" w:date="2026-01-01T00:00:00Z">
        <w:r>
          <w:delText xml:space="preserve"> </w:delText>
        </w:r>
      </w:del>
      <m:oMath>
        <m:r>
          <m:t>4</m:t>
        </m:r>
      </m:oMath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at each step: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the errors are</w:delText>
        </w:r>
      </w:del>
      <w:del w:id="1498" w:author="PR Preview" w:date="2026-01-01T00:00:00Z">
        <w:r>
          <w:delText xml:space="preserve"> </w:delText>
        </w:r>
      </w:del>
      <m:oMath>
        <m:r>
          <m:t>0.05</m:t>
        </m:r>
      </m:oMath>
      <w:del w:id="1499" w:author="PR Preview" w:date="2026-01-01T00:00:00Z">
        <w:r>
          <w:delText xml:space="preserve">, then</w:delText>
        </w:r>
      </w:del>
      <w:del w:id="1500" w:author="PR Preview" w:date="2026-01-01T00:00:00Z">
        <w:r>
          <w:delText xml:space="preserve"> </w:delText>
        </w:r>
      </w:del>
      <m:oMath>
        <m:r>
          <m:t>0.00061</m:t>
        </m:r>
      </m:oMath>
      <w:del w:id="1501" w:author="PR Preview" w:date="2026-01-01T00:00:00Z">
        <w:r>
          <w:delText xml:space="preserve">, then</w:delText>
        </w:r>
      </w:del>
      <w:del w:id="1502" w:author="PR Preview" w:date="2026-01-01T00:00:00Z">
        <w:r>
          <w:delText xml:space="preserve"> </w:delText>
        </w:r>
      </w:del>
      <m:oMath>
        <m:r>
          <m:t>0.000000093</m:t>
        </m:r>
      </m:oMath>
      <w:del w:id="1503" w:author="PR Preview" w:date="2026-01-01T00:00:00Z">
        <w:r>
          <w:delText xml:space="preserve">,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and</w:delText>
        </w:r>
      </w:del>
      <w:del w:id="1506" w:author="PR Preview" w:date="2026-01-01T00:00:00Z">
        <w:r>
          <w:delText xml:space="preserve"> </w:delText>
        </w:r>
      </w:del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del w:id="1507" w:author="PR Preview" w:date="2026-01-01T00:00:00Z">
        <w:r>
          <w:delText xml:space="preserve">.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The iterates converge quadratically (</w:delText>
        </w:r>
      </w:del>
      <w:hyperlink w:anchor="def-quadratic-convergence">
        <w:del w:id="151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511" w:author="PR Preview" w:date="2026-01-01T00:00:00Z">
        <w:r>
          <w:delText xml:space="preserve">):</w:delText>
        </w:r>
      </w:del>
      <w:del w:id="151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works for every</w:delText>
        </w:r>
      </w:del>
      <w:del w:id="151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del w:id="1516" w:author="PR Preview" w:date="2026-01-01T00:00:00Z">
        <w:r>
          <w:delText xml:space="preserve">, since then</w:delText>
        </w:r>
      </w:del>
      <w:del w:id="151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518" w:author="PR Preview" w:date="2026-01-01T00:00:00Z">
        <w:r>
          <w:delText xml:space="preserve">,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and every iterate from</w:delText>
        </w:r>
      </w:del>
      <w:del w:id="1521" w:author="PR Preview" w:date="2026-01-01T00:00:00Z">
        <w:r>
          <w:delText xml:space="preserve"> </w:delText>
        </w:r>
      </w:del>
      <m:oMath>
        <m:r>
          <m:t>2.5</m:t>
        </m:r>
      </m:oMath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is at least</w:delText>
        </w:r>
      </w:del>
      <w:del w:id="1524" w:author="PR Preview" w:date="2026-01-01T00:00:00Z">
        <w:r>
          <w:delText xml:space="preserve"> </w:delText>
        </w:r>
      </w:del>
      <m:oMath>
        <m:r>
          <m:t>2</m:t>
        </m:r>
      </m:oMath>
      <w:del w:id="1525" w:author="PR Preview" w:date="2026-01-01T00:00:00Z">
        <w:r>
          <w:delText xml:space="preserve">, since the identity makes</w:delText>
        </w:r>
      </w:del>
      <w:del w:id="15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whenever</w:delText>
        </w:r>
      </w:del>
      <w:del w:id="152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del w:id="1530" w:author="PR Preview" w:date="2026-01-01T00:00:00Z">
        <w:r>
          <w:delText xml:space="preserve">.</w:delText>
        </w:r>
      </w:del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Zhou [1]</w:delText>
        </w:r>
      </w:del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states such a bound for Newton’s method in general;</w:delText>
        </w:r>
      </w:del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it holds from starting points close enough to a minimizer where the Hessian is positive definite,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when near that minimizer the Hessian changes by at most a constant times the distance moved,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which these notes do not prove.</w:delText>
        </w:r>
      </w:del>
    </w:p>
    <w:p>
      <w:pPr>
        <w:pStyle w:val="BodyText"/>
      </w:pPr>
      <w:del w:id="1541" w:author="PR Preview" w:date="2026-01-01T00:00:00Z">
        <w:r>
          <w:rPr>
            <w:b/>
            <w:bCs/>
          </w:rPr>
          <w:delText xml:space="preserve">Example 40 (Newton’s method can find a maximum)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From</w:delText>
        </w:r>
      </w:del>
      <w:del w:id="154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the same iteration gives</w:delText>
        </w:r>
      </w:del>
      <w:del w:id="154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2.05</m:t>
        </m:r>
      </m:oMath>
      <w:del w:id="1548" w:author="PR Preview" w:date="2026-01-01T00:00:00Z">
        <w:r>
          <w:delText xml:space="preserve">,</w:delText>
        </w:r>
      </w:del>
      <w:del w:id="15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2.000610</m:t>
        </m:r>
      </m:oMath>
      <w:del w:id="1550" w:author="PR Preview" w:date="2026-01-01T00:00:00Z">
        <w:r>
          <w:delText xml:space="preserve">,</w:delText>
        </w:r>
      </w:del>
      <w:del w:id="155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2.0000001</m:t>
        </m:r>
      </m:oMath>
      <w:del w:id="1552" w:author="PR Preview" w:date="2026-01-01T00:00:00Z">
        <w:r>
          <w:delText xml:space="preserve">, approaching</w:delText>
        </w:r>
      </w:del>
      <w:del w:id="155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54" w:author="PR Preview" w:date="2026-01-01T00:00:00Z">
        <w:r>
          <w:delText xml:space="preserve">.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But</w:delText>
        </w:r>
      </w:del>
      <w:del w:id="155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is not a minimizer of</w:delText>
        </w:r>
      </w:del>
      <w:del w:id="1560" w:author="PR Preview" w:date="2026-01-01T00:00:00Z">
        <w:r>
          <w:delText xml:space="preserve"> </w:delText>
        </w:r>
      </w:del>
      <m:oMath>
        <m:r>
          <m:t>f</m:t>
        </m:r>
      </m:oMath>
      <w:del w:id="1561" w:author="PR Preview" w:date="2026-01-01T00:00:00Z">
        <w:r>
          <w:delText xml:space="preserve">: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it is a stationary point of</w:delText>
        </w:r>
      </w:del>
      <w:del w:id="156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565" w:author="PR Preview" w:date="2026-01-01T00:00:00Z">
        <w:r>
          <w:delText xml:space="preserve">, whose second derivative there is</w:delText>
        </w:r>
      </w:del>
      <w:del w:id="156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so it is a strict local minimizer of</w:delText>
        </w:r>
      </w:del>
      <w:del w:id="15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(</w:delText>
        </w:r>
      </w:del>
      <w:hyperlink w:anchor="thm-second-order-condition">
        <w:del w:id="157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74" w:author="PR Preview" w:date="2026-01-01T00:00:00Z">
        <w:r>
          <w:delText xml:space="preserve">),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that is,</w:delText>
        </w:r>
      </w:del>
      <w:del w:id="1577" w:author="PR Preview" w:date="2026-01-01T00:00:00Z">
        <w:r>
          <w:delText xml:space="preserve"> </w:delText>
        </w:r>
      </w:del>
      <m:oMath>
        <m:r>
          <m:t>f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is strictly larger at</w:delText>
        </w:r>
      </w:del>
      <w:del w:id="158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than at all nearby points.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Newton’s method looks only for a stationary point,</w:delText>
        </w:r>
      </w:del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and here the Hessian</w:delText>
        </w:r>
      </w:del>
      <w:del w:id="158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is negative along the way,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so the quadratic model has no minimizer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(with</w:delText>
        </w:r>
      </w:del>
      <w:del w:id="159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1595" w:author="PR Preview" w:date="2026-01-01T00:00:00Z">
        <w:r>
          <w:delText xml:space="preserve">,</w:delText>
        </w:r>
      </w:del>
      <w:del w:id="159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decreases without bound)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and</w:delText>
        </w:r>
      </w:del>
      <w:del w:id="1601" w:author="PR Preview" w:date="2026-01-01T00:00:00Z">
        <w:r>
          <w:delText xml:space="preserve"> </w:delText>
        </w:r>
      </w:del>
      <w:hyperlink w:anchor="thm-newton-model">
        <w:del w:id="160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does not apply: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the positive definite hypothesis there is needed.</w:delText>
        </w:r>
      </w:del>
    </w:p>
    <w:p>
      <w:pPr>
        <w:pStyle w:val="BodyText"/>
      </w:pPr>
      <w:del w:id="1607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Let</w:delText>
        </w:r>
      </w:del>
      <w:del w:id="161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be a</w:delText>
        </w:r>
      </w:del>
      <w:del w:id="161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14" w:author="PR Preview" w:date="2026-01-01T00:00:00Z">
        <w:r>
          <w:delText xml:space="preserve"> </w:delText>
        </w:r>
      </w:del>
      <w:hyperlink r:id="rId64">
        <w:del w:id="1615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matrix,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$\mathord{\smash[b]{\underset{\raise.3ex\hbox{$\scriptstyle\sim$}}{c}}\vphantom{c}} \in \mathbb{R}^p$</w:delText>
        </w:r>
      </w:del>
      <w:del w:id="1620" w:author="PR Preview" w:date="2026-01-01T00:00:00Z">
        <w:r>
          <w:delText xml:space="preserve">,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and</w:delText>
        </w:r>
      </w:del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delText>
        </w:r>
      </w:del>
      <w:del w:id="1625" w:author="PR Preview" w:date="2026-01-01T00:00:00Z">
        <w:r>
          <w:delText xml:space="preserve">.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From any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$\mathord{\smash[b]{\underset{\raise.3ex\hbox{$\scriptstyle\sim$}}{x}}\vphantom{x}}^{(0)}$</w:delText>
        </w:r>
      </w:del>
      <w:del w:id="1630" w:author="PR Preview" w:date="2026-01-01T00:00:00Z">
        <w:r>
          <w:delText xml:space="preserve">, Newton’s method (</w:delText>
        </w:r>
      </w:del>
      <w:hyperlink w:anchor="def-newton-method">
        <w:del w:id="1631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632" w:author="PR Preview" w:date="2026-01-01T00:00:00Z">
        <w:r>
          <w:delText xml:space="preserve">) gives</w:delText>
        </w:r>
      </w:del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$\mathord{\smash[b]{\underset{\raise.3ex\hbox{$\scriptstyle\sim$}}{x}}\vphantom{x}}^{(1)} = \mathbf{S}^{-1} \mathord{\smash[b]{\underset{\raise.3ex\hbox{$\scriptstyle\sim$}}{c}}\vphantom{c}}$</w:delText>
        </w:r>
      </w:del>
      <w:del w:id="1635" w:author="PR Preview" w:date="2026-01-01T00:00:00Z">
        <w:r>
          <w:delText xml:space="preserve">,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the unique minimizer of</w:delText>
        </w:r>
      </w:del>
      <w:del w:id="1638" w:author="PR Preview" w:date="2026-01-01T00:00:00Z">
        <w:r>
          <w:delText xml:space="preserve"> </w:delText>
        </w:r>
      </w:del>
      <m:oMath>
        <m:r>
          <m:t>f</m:t>
        </m:r>
      </m:oMath>
      <w:del w:id="1639" w:author="PR Preview" w:date="2026-01-01T00:00:00Z">
        <w:r>
          <w:delText xml:space="preserve">.</w:delText>
        </w:r>
      </w:del>
    </w:p>
    <w:p>
      <w:pPr>
        <w:pStyle w:val="FirstParagraph"/>
      </w:pPr>
      <w:ins w:id="1640" w:author="PR Preview" w:date="2026-01-01T00:00:00Z">
        <w:r>
          <w:rPr>
            <w:b/>
            <w:bCs/>
          </w:rPr>
          <w:t xml:space="preserve">Example 39 (Halving the error is not quadratic convergence)</w:t>
        </w:r>
      </w:ins>
      <w:ins w:id="16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converges to</w:t>
        </w:r>
      </w:ins>
      <w:ins w:id="1644" w:author="PR Preview" w:date="2026-01-01T00:00:00Z">
        <w:r>
          <w:t xml:space="preserve"> </w:t>
        </w:r>
      </w:ins>
      <m:oMath>
        <m:r>
          <m:t>0</m:t>
        </m:r>
      </m:oMath>
      <w:ins w:id="1645" w:author="PR Preview" w:date="2026-01-01T00:00:00Z">
        <w:r>
          <w:t xml:space="preserve">, but it does not converge quadratically: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the bound would need</w:t>
        </w:r>
      </w:ins>
      <w:ins w:id="1648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ins w:id="1649" w:author="PR Preview" w:date="2026-01-01T00:00:00Z">
        <w:r>
          <w:t xml:space="preserve">, that is,</w:t>
        </w:r>
      </w:ins>
      <w:ins w:id="1650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ins w:id="1651" w:author="PR Preview" w:date="2026-01-01T00:00:00Z">
        <w:r>
          <w:t xml:space="preserve">,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which fails once</w:t>
        </w:r>
      </w:ins>
      <w:ins w:id="165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ins w:id="1655" w:author="PR Preview" w:date="2026-01-01T00:00:00Z">
        <w:r>
          <w:t xml:space="preserve">.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Each step only halves the error.</w:t>
        </w:r>
      </w:ins>
    </w:p>
    <w:bookmarkEnd w:id="167"/>
    <w:bookmarkStart w:id="168" w:name="exm-newton-convergence"/>
    <w:p>
      <w:pPr>
        <w:pStyle w:val="BodyText"/>
      </w:pPr>
      <w:ins w:id="1658" w:author="PR Preview" w:date="2026-01-01T00:00:00Z">
        <w:r>
          <w:rPr>
            <w:b/>
            <w:bCs/>
          </w:rPr>
          <w:t xml:space="preserve">Example 40 (The error squares at each step)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For the iteration</w:t>
        </w:r>
      </w:ins>
      <w:ins w:id="166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of</w:t>
        </w:r>
      </w:ins>
      <w:ins w:id="1664" w:author="PR Preview" w:date="2026-01-01T00:00:00Z">
        <w:r>
          <w:t xml:space="preserve"> </w:t>
        </w:r>
      </w:ins>
      <w:hyperlink w:anchor="exm-newton-method">
        <w:ins w:id="1665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16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ins w:id="1667" w:author="PR Preview" w:date="2026-01-01T00:00:00Z">
        <w:r>
          <w:t xml:space="preserve">So near</w:t>
        </w:r>
      </w:ins>
      <w:ins w:id="1668" w:author="PR Preview" w:date="2026-01-01T00:00:00Z">
        <w:r>
          <w:t xml:space="preserve"> </w:t>
        </w:r>
      </w:ins>
      <m:oMath>
        <m:r>
          <m:t>2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the error is roughly squared and divided by</w:t>
        </w:r>
      </w:ins>
      <w:ins w:id="1671" w:author="PR Preview" w:date="2026-01-01T00:00:00Z">
        <w:r>
          <w:t xml:space="preserve"> </w:t>
        </w:r>
      </w:ins>
      <m:oMath>
        <m:r>
          <m:t>4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at each step: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the errors are</w:t>
        </w:r>
      </w:ins>
      <w:ins w:id="1676" w:author="PR Preview" w:date="2026-01-01T00:00:00Z">
        <w:r>
          <w:t xml:space="preserve"> </w:t>
        </w:r>
      </w:ins>
      <m:oMath>
        <m:r>
          <m:t>0.05</m:t>
        </m:r>
      </m:oMath>
      <w:ins w:id="1677" w:author="PR Preview" w:date="2026-01-01T00:00:00Z">
        <w:r>
          <w:t xml:space="preserve">, then</w:t>
        </w:r>
      </w:ins>
      <w:ins w:id="1678" w:author="PR Preview" w:date="2026-01-01T00:00:00Z">
        <w:r>
          <w:t xml:space="preserve"> </w:t>
        </w:r>
      </w:ins>
      <m:oMath>
        <m:r>
          <m:t>0.00061</m:t>
        </m:r>
      </m:oMath>
      <w:ins w:id="1679" w:author="PR Preview" w:date="2026-01-01T00:00:00Z">
        <w:r>
          <w:t xml:space="preserve">, then</w:t>
        </w:r>
      </w:ins>
      <w:ins w:id="1680" w:author="PR Preview" w:date="2026-01-01T00:00:00Z">
        <w:r>
          <w:t xml:space="preserve"> </w:t>
        </w:r>
      </w:ins>
      <m:oMath>
        <m:r>
          <m:t>0.000000093</m:t>
        </m:r>
      </m:oMath>
      <w:ins w:id="1681" w:author="PR Preview" w:date="2026-01-01T00:00:00Z">
        <w:r>
          <w:t xml:space="preserve">,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and</w:t>
        </w:r>
      </w:ins>
      <w:ins w:id="1684" w:author="PR Preview" w:date="2026-01-01T00:00:00Z">
        <w:r>
          <w:t xml:space="preserve"> </w:t>
        </w:r>
      </w:ins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ins w:id="1685" w:author="PR Preview" w:date="2026-01-01T00:00:00Z">
        <w:r>
          <w:t xml:space="preserve">.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The iterates converge quadratically (</w:t>
        </w:r>
      </w:ins>
      <w:hyperlink w:anchor="def-quadratic-convergence">
        <w:ins w:id="1688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689" w:author="PR Preview" w:date="2026-01-01T00:00:00Z">
        <w:r>
          <w:t xml:space="preserve">):</w:t>
        </w:r>
      </w:ins>
      <w:ins w:id="16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works for every</w:t>
        </w:r>
      </w:ins>
      <w:ins w:id="169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ins w:id="1694" w:author="PR Preview" w:date="2026-01-01T00:00:00Z">
        <w:r>
          <w:t xml:space="preserve">, since then</w:t>
        </w:r>
      </w:ins>
      <w:ins w:id="169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696" w:author="PR Preview" w:date="2026-01-01T00:00:00Z">
        <w:r>
          <w:t xml:space="preserve">,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and every iterate from</w:t>
        </w:r>
      </w:ins>
      <w:ins w:id="1699" w:author="PR Preview" w:date="2026-01-01T00:00:00Z">
        <w:r>
          <w:t xml:space="preserve"> </w:t>
        </w:r>
      </w:ins>
      <m:oMath>
        <m:r>
          <m:t>2.5</m:t>
        </m:r>
      </m:oMath>
      <w:ins w:id="1700" w:author="PR Preview" w:date="2026-01-01T00:00:00Z">
        <w:r>
          <w:t xml:space="preserve"> </w:t>
        </w:r>
      </w:ins>
      <w:ins w:id="1701" w:author="PR Preview" w:date="2026-01-01T00:00:00Z">
        <w:r>
          <w:t xml:space="preserve">is at least</w:t>
        </w:r>
      </w:ins>
      <w:ins w:id="1702" w:author="PR Preview" w:date="2026-01-01T00:00:00Z">
        <w:r>
          <w:t xml:space="preserve"> </w:t>
        </w:r>
      </w:ins>
      <m:oMath>
        <m:r>
          <m:t>2</m:t>
        </m:r>
      </m:oMath>
      <w:ins w:id="1703" w:author="PR Preview" w:date="2026-01-01T00:00:00Z">
        <w:r>
          <w:t xml:space="preserve">, since the identity makes</w:t>
        </w:r>
      </w:ins>
      <w:ins w:id="170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whenever</w:t>
        </w:r>
      </w:ins>
      <w:ins w:id="170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ins w:id="1708" w:author="PR Preview" w:date="2026-01-01T00:00:00Z">
        <w:r>
          <w:t xml:space="preserve">.</w:t>
        </w:r>
      </w:ins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Zhou [1]</w:t>
        </w:r>
      </w:ins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states such a bound for Newton’s method in general;</w:t>
        </w:r>
      </w:ins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it holds from starting points close enough to a minimizer where the Hessian is positive definite,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when near that minimizer the Hessian changes by at most a constant times the distance moved,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which these notes do not prove.</w:t>
        </w:r>
      </w:ins>
    </w:p>
    <w:bookmarkEnd w:id="168"/>
    <w:bookmarkStart w:id="169" w:name="exm-newton-maximum"/>
    <w:p>
      <w:pPr>
        <w:pStyle w:val="BodyText"/>
      </w:pPr>
      <w:ins w:id="1719" w:author="PR Preview" w:date="2026-01-01T00:00:00Z">
        <w:r>
          <w:rPr>
            <w:b/>
            <w:bCs/>
          </w:rPr>
          <w:t xml:space="preserve">Example 41 (Newton’s method can find a maximum)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From</w:t>
        </w:r>
      </w:ins>
      <w:ins w:id="172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the same iteration gives</w:t>
        </w:r>
      </w:ins>
      <w:ins w:id="172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2.05</m:t>
        </m:r>
      </m:oMath>
      <w:ins w:id="1726" w:author="PR Preview" w:date="2026-01-01T00:00:00Z">
        <w:r>
          <w:t xml:space="preserve">,</w:t>
        </w:r>
      </w:ins>
      <w:ins w:id="17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2.000610</m:t>
        </m:r>
      </m:oMath>
      <w:ins w:id="1728" w:author="PR Preview" w:date="2026-01-01T00:00:00Z">
        <w:r>
          <w:t xml:space="preserve">,</w:t>
        </w:r>
      </w:ins>
      <w:ins w:id="172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2.0000001</m:t>
        </m:r>
      </m:oMath>
      <w:ins w:id="1730" w:author="PR Preview" w:date="2026-01-01T00:00:00Z">
        <w:r>
          <w:t xml:space="preserve">, approaching</w:t>
        </w:r>
      </w:ins>
      <w:ins w:id="173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32" w:author="PR Preview" w:date="2026-01-01T00:00:00Z">
        <w:r>
          <w:t xml:space="preserve">.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But</w:t>
        </w:r>
      </w:ins>
      <w:ins w:id="17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is not a minimizer of</w:t>
        </w:r>
      </w:ins>
      <w:ins w:id="1738" w:author="PR Preview" w:date="2026-01-01T00:00:00Z">
        <w:r>
          <w:t xml:space="preserve"> </w:t>
        </w:r>
      </w:ins>
      <m:oMath>
        <m:r>
          <m:t>f</m:t>
        </m:r>
      </m:oMath>
      <w:ins w:id="1739" w:author="PR Preview" w:date="2026-01-01T00:00:00Z">
        <w:r>
          <w:t xml:space="preserve">: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it is a stationary point of</w:t>
        </w:r>
      </w:ins>
      <w:ins w:id="174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743" w:author="PR Preview" w:date="2026-01-01T00:00:00Z">
        <w:r>
          <w:t xml:space="preserve">, whose second derivative there is</w:t>
        </w:r>
      </w:ins>
      <w:ins w:id="174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ins w:id="1745" w:author="PR Preview" w:date="2026-01-01T00:00:00Z">
        <w:r>
          <w:t xml:space="preserve">,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so it is a strict local minimizer of</w:t>
        </w:r>
      </w:ins>
      <w:ins w:id="17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(</w:t>
        </w:r>
      </w:ins>
      <w:hyperlink w:anchor="thm-second-order-condition">
        <w:ins w:id="175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52" w:author="PR Preview" w:date="2026-01-01T00:00:00Z">
        <w:r>
          <w:t xml:space="preserve">),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that is,</w:t>
        </w:r>
      </w:ins>
      <w:ins w:id="1755" w:author="PR Preview" w:date="2026-01-01T00:00:00Z">
        <w:r>
          <w:t xml:space="preserve"> </w:t>
        </w:r>
      </w:ins>
      <m:oMath>
        <m:r>
          <m:t>f</m:t>
        </m:r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is strictly larger at</w:t>
        </w:r>
      </w:ins>
      <w:ins w:id="175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than at all nearby points.</w:t>
        </w:r>
      </w:ins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Newton’s method looks only for a stationary point,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and here the Hessian</w:t>
        </w:r>
      </w:ins>
      <w:ins w:id="176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is negative along the way,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so the quadratic model has no minimizer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(with</w:t>
        </w:r>
      </w:ins>
      <w:ins w:id="177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1773" w:author="PR Preview" w:date="2026-01-01T00:00:00Z">
        <w:r>
          <w:t xml:space="preserve">,</w:t>
        </w:r>
      </w:ins>
      <w:ins w:id="177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decreases without bound)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and</w:t>
        </w:r>
      </w:ins>
      <w:ins w:id="1779" w:author="PR Preview" w:date="2026-01-01T00:00:00Z">
        <w:r>
          <w:t xml:space="preserve"> </w:t>
        </w:r>
      </w:ins>
      <w:hyperlink w:anchor="thm-newton-model">
        <w:ins w:id="178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does not apply: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the positive definite hypothesis there is needed.</w:t>
        </w:r>
      </w:ins>
    </w:p>
    <w:bookmarkEnd w:id="169"/>
    <w:bookmarkStart w:id="170" w:name="thm-newton-quadratic"/>
    <w:p>
      <w:pPr>
        <w:pStyle w:val="BodyText"/>
      </w:pPr>
      <w:ins w:id="1785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Let</w:t>
        </w:r>
      </w:ins>
      <w:ins w:id="178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be a</w:t>
        </w:r>
      </w:ins>
      <w:ins w:id="17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92" w:author="PR Preview" w:date="2026-01-01T00:00:00Z">
        <w:r>
          <w:t xml:space="preserve"> </w:t>
        </w:r>
      </w:ins>
      <w:hyperlink r:id="rId64">
        <w:ins w:id="1793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matrix,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$\mathord{\smash[b]{\underset{\raise.3ex\hbox{$\scriptstyle\sim$}}{c}}\vphantom{c}} \in \mathbb{R}^p$</w:t>
        </w:r>
      </w:ins>
      <w:ins w:id="1798" w:author="PR Preview" w:date="2026-01-01T00:00:00Z">
        <w:r>
          <w:t xml:space="preserve">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and</w:t>
        </w:r>
      </w:ins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  </w:r>
      </w:ins>
      <w:ins w:id="1803" w:author="PR Preview" w:date="2026-01-01T00:00:00Z">
        <w:r>
          <w:t xml:space="preserve">.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From any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$\mathord{\smash[b]{\underset{\raise.3ex\hbox{$\scriptstyle\sim$}}{x}}\vphantom{x}}^{(0)}$</w:t>
        </w:r>
      </w:ins>
      <w:ins w:id="1808" w:author="PR Preview" w:date="2026-01-01T00:00:00Z">
        <w:r>
          <w:t xml:space="preserve">, Newton’s method (</w:t>
        </w:r>
      </w:ins>
      <w:hyperlink w:anchor="def-newton-method">
        <w:ins w:id="180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810" w:author="PR Preview" w:date="2026-01-01T00:00:00Z">
        <w:r>
          <w:t xml:space="preserve">) gives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$\mathord{\smash[b]{\underset{\raise.3ex\hbox{$\scriptstyle\sim$}}{x}}\vphantom{x}}^{(1)} = \mathbf{S}^{-1} \mathord{\smash[b]{\underset{\raise.3ex\hbox{$\scriptstyle\sim$}}{c}}\vphantom{c}}$</w:t>
        </w:r>
      </w:ins>
      <w:ins w:id="1813" w:author="PR Preview" w:date="2026-01-01T00:00:00Z">
        <w:r>
          <w:t xml:space="preserve">,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the unique minimizer of</w:t>
        </w:r>
      </w:ins>
      <w:ins w:id="1816" w:author="PR Preview" w:date="2026-01-01T00:00:00Z">
        <w:r>
          <w:t xml:space="preserve"> </w:t>
        </w:r>
      </w:ins>
      <m:oMath>
        <m:r>
          <m:t>f</m:t>
        </m:r>
      </m:oMath>
      <w:ins w:id="1817" w:author="PR Preview" w:date="2026-01-01T00:00:00Z">
        <w:r>
          <w:t xml:space="preserve">.</w:t>
        </w:r>
      </w:ins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del w:id="1818" w:author="PR Preview" w:date="2026-01-01T00:00:00Z">
        <w:r>
          <w:rPr>
            <w:b/>
            <w:bCs/>
          </w:rPr>
          <w:delText xml:space="preserve">Example 41 (One step to the minimizer)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Let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$f(\mathord{\smash[b]{\underset{\raise.3ex\hbox{$\scriptstyle\sim$}}{x}}\vphantom{x}}) = \tfrac{1}{2} (x_1^2 + 3 x_2^2)$</w:delText>
        </w:r>
      </w:del>
      <w:del w:id="1823" w:author="PR Preview" w:date="2026-01-01T00:00:00Z">
        <w:r>
          <w:delText xml:space="preserve">, so</w:delText>
        </w:r>
      </w:del>
      <w:del w:id="182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and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$\mathord{\smash[b]{\underset{\raise.3ex\hbox{$\scriptstyle\sim$}}{c}}\vphantom{c}} = \mathord{\smash[b]{\underset{\raise.3ex\hbox{$\scriptstyle\sim$}}{0}}\vphantom{0}}_{2 \times 1}$</w:delText>
        </w:r>
      </w:del>
      <w:del w:id="1829" w:author="PR Preview" w:date="2026-01-01T00:00:00Z">
        <w:r>
          <w:delText xml:space="preserve">.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From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$\mathord{\smash[b]{\underset{\raise.3ex\hbox{$\scriptstyle\sim$}}{x}}\vphantom{x}}^{(0)} = {(3, 1)}^{\top}$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delText xml:space="preserve">the gradient is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$\mathbf{S} \mathord{\smash[b]{\underset{\raise.3ex\hbox{$\scriptstyle\sim$}}{x}}\vphantom{x}}^{(0)} = {(3, 3)}^{\top}$</w:delText>
        </w:r>
      </w:del>
      <w:del w:id="1838" w:author="PR Preview" w:date="2026-01-01T00:00:00Z">
        <w:r>
          <w:delText xml:space="preserve">,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and</w:delText>
        </w:r>
      </w:del>
      <w:del w:id="184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del w:id="1842" w:author="PR Preview" w:date="2026-01-01T00:00:00Z">
        <w:r>
          <w:delText xml:space="preserve">, so the Newton step is</w:delText>
        </w:r>
      </w:del>
      <w:del w:id="184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and</w:delText>
        </w:r>
      </w:del>
    </w:p>
    <w:p>
      <w:pPr>
        <w:pStyle w:val="BodyText"/>
      </w:pPr>
      <w:ins w:id="1846" w:author="PR Preview" w:date="2026-01-01T00:00:00Z">
        <w:r>
          <w:rPr>
            <w:b/>
            <w:bCs/>
          </w:rPr>
          <w:t xml:space="preserve">Example 42 (One step to the minimizer)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Let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$f(\mathord{\smash[b]{\underset{\raise.3ex\hbox{$\scriptstyle\sim$}}{x}}\vphantom{x}}) = \tfrac{1}{2} (x_1^2 + 3 x_2^2)$</w:t>
        </w:r>
      </w:ins>
      <w:ins w:id="1851" w:author="PR Preview" w:date="2026-01-01T00:00:00Z">
        <w:r>
          <w:t xml:space="preserve">, so</w:t>
        </w:r>
      </w:ins>
      <w:ins w:id="185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$\mathord{\smash[b]{\underset{\raise.3ex\hbox{$\scriptstyle\sim$}}{c}}\vphantom{c}} = \mathord{\smash[b]{\underset{\raise.3ex\hbox{$\scriptstyle\sim$}}{0}}\vphantom{0}}_{2 \times 1}$</w:t>
        </w:r>
      </w:ins>
      <w:ins w:id="1857" w:author="PR Preview" w:date="2026-01-01T00:00:00Z">
        <w:r>
          <w:t xml:space="preserve">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From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$\mathord{\smash[b]{\underset{\raise.3ex\hbox{$\scriptstyle\sim$}}{x}}\vphantom{x}}^{(0)} = {(3, 1)}^{\top}$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the gradient is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$\mathbf{S} \mathord{\smash[b]{\underset{\raise.3ex\hbox{$\scriptstyle\sim$}}{x}}\vphantom{x}}^{(0)} = {(3, 3)}^{\top}$</w:t>
        </w:r>
      </w:ins>
      <w:ins w:id="1866" w:author="PR Preview" w:date="2026-01-01T00:00:00Z">
        <w:r>
          <w:t xml:space="preserve">,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and</w:t>
        </w:r>
      </w:ins>
      <w:ins w:id="18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ins w:id="1870" w:author="PR Preview" w:date="2026-01-01T00:00:00Z">
        <w:r>
          <w:t xml:space="preserve">, so the Newton step is</w:t>
        </w:r>
      </w:ins>
      <w:ins w:id="187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del w:id="1874" w:author="PR Preview" w:date="2026-01-01T00:00:00Z">
        <w:r>
          <w:rPr>
            <w:b/>
            <w:bCs/>
          </w:rPr>
          <w:delText xml:space="preserve">Definition 28 (Gradient descent)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delText xml:space="preserve">Let</w:delText>
        </w:r>
      </w:del>
      <w:del w:id="18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have first partial derivatives,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let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$\mathord{\smash[b]{\underset{\raise.3ex\hbox{$\scriptstyle\sim$}}{x}}\vphantom{x}}^{(0)}$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be a starting point,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and let</w:delText>
        </w:r>
      </w:del>
      <w:del w:id="1888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be positive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rPr>
            <w:b/>
            <w:bCs/>
          </w:rPr>
          <w:delText xml:space="preserve">step lengths</w:delText>
        </w:r>
      </w:del>
      <w:del w:id="1893" w:author="PR Preview" w:date="2026-01-01T00:00:00Z">
        <w:r>
          <w:delText xml:space="preserve">.</w:delText>
        </w:r>
      </w:del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rPr>
            <w:b/>
            <w:bCs/>
          </w:rPr>
          <w:delText xml:space="preserve">Gradient descent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[15]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computes, for</w:delText>
        </w:r>
      </w:del>
      <w:del w:id="190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901" w:author="PR Preview" w:date="2026-01-01T00:00:00Z">
        <w:r>
          <w:delText xml:space="preserve">,</w:delText>
        </w:r>
      </w:del>
    </w:p>
    <w:p>
      <w:pPr>
        <w:pStyle w:val="BodyText"/>
      </w:pPr>
      <w:ins w:id="1902" w:author="PR Preview" w:date="2026-01-01T00:00:00Z">
        <w:r>
          <w:rPr>
            <w:b/>
            <w:bCs/>
          </w:rPr>
          <w:t xml:space="preserve">Definition 29 (Gradient descent)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Let</w:t>
        </w:r>
      </w:ins>
      <w:ins w:id="19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have first partial derivatives,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let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$\mathord{\smash[b]{\underset{\raise.3ex\hbox{$\scriptstyle\sim$}}{x}}\vphantom{x}}^{(0)}$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be a starting point,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and let</w:t>
        </w:r>
      </w:ins>
      <w:ins w:id="191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be positive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rPr>
            <w:b/>
            <w:bCs/>
          </w:rPr>
          <w:t xml:space="preserve">step lengths</w:t>
        </w:r>
      </w:ins>
      <w:ins w:id="1921" w:author="PR Preview" w:date="2026-01-01T00:00:00Z">
        <w:r>
          <w:t xml:space="preserve">.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rPr>
            <w:b/>
            <w:bCs/>
          </w:rPr>
          <w:t xml:space="preserve">Gradient descent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[15]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computes, for</w:t>
        </w:r>
      </w:ins>
      <w:ins w:id="192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29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del w:id="1930" w:author="PR Preview" w:date="2026-01-01T00:00:00Z">
        <w:r>
          <w:rPr>
            <w:b/>
            <w:bCs/>
          </w:rPr>
          <w:delText xml:space="preserve">Example 42 (Fixed steps on a parabola)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For</w:delText>
        </w:r>
      </w:del>
      <w:del w:id="193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934" w:author="PR Preview" w:date="2026-01-01T00:00:00Z">
        <w:r>
          <w:delText xml:space="preserve">,</w:delText>
        </w:r>
      </w:del>
      <w:del w:id="193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1936" w:author="PR Preview" w:date="2026-01-01T00:00:00Z">
        <w:r>
          <w:delText xml:space="preserve">, so gradient descent with fixed step length</w:delText>
        </w:r>
      </w:del>
      <w:del w:id="1937" w:author="PR Preview" w:date="2026-01-01T00:00:00Z">
        <w:r>
          <w:delText xml:space="preserve"> </w:delText>
        </w:r>
      </w:del>
      <m:oMath>
        <m:r>
          <m:t>s</m:t>
        </m:r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is</w:delText>
        </w:r>
      </w:del>
    </w:p>
    <w:p>
      <w:pPr>
        <w:pStyle w:val="FirstParagraph"/>
      </w:pPr>
      <w:ins w:id="1940" w:author="PR Preview" w:date="2026-01-01T00:00:00Z">
        <w:r>
          <w:rPr>
            <w:b/>
            <w:bCs/>
          </w:rPr>
          <w:t xml:space="preserve">Example 43 (Fixed steps on a parabola)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For</w:t>
        </w:r>
      </w:ins>
      <w:ins w:id="19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944" w:author="PR Preview" w:date="2026-01-01T00:00:00Z">
        <w:r>
          <w:t xml:space="preserve">,</w:t>
        </w:r>
      </w:ins>
      <w:ins w:id="194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1946" w:author="PR Preview" w:date="2026-01-01T00:00:00Z">
        <w:r>
          <w:t xml:space="preserve">, so gradient descent with fixed step length</w:t>
        </w:r>
      </w:ins>
      <w:ins w:id="1947" w:author="PR Preview" w:date="2026-01-01T00:00:00Z">
        <w:r>
          <w:t xml:space="preserve"> </w:t>
        </w:r>
      </w:ins>
      <m:oMath>
        <m:r>
          <m:t>s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del w:id="1950" w:author="PR Preview" w:date="2026-01-01T00:00:00Z">
        <w:r>
          <w:rPr>
            <w:i/>
            <w:iCs/>
          </w:rPr>
          <w:delText xml:space="preserve">Remark 4</w:delText>
        </w:r>
      </w:del>
      <w:del w:id="1951" w:author="PR Preview" w:date="2026-01-01T00:00:00Z">
        <w:r>
          <w:delText xml:space="preserve"> (Gradient descent as Newton’s method with a simpler Hessian). </w:delText>
        </w:r>
      </w:del>
      <w:del w:id="1952" w:author="PR Preview" w:date="2026-01-01T00:00:00Z">
        <w:r>
          <w:delText xml:space="preserve">Gradient descent (</w:delText>
        </w:r>
      </w:del>
      <w:hyperlink w:anchor="def-gradient-descent">
        <w:del w:id="1953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954" w:author="PR Preview" w:date="2026-01-01T00:00:00Z">
        <w:r>
          <w:delText xml:space="preserve">) is Newton’s method (</w:delText>
        </w:r>
      </w:del>
      <w:hyperlink w:anchor="def-newton-method">
        <w:del w:id="1955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956" w:author="PR Preview" w:date="2026-01-01T00:00:00Z">
        <w:r>
          <w:delText xml:space="preserve">) with the Hessian replaced by</w:delText>
        </w:r>
      </w:del>
      <w:del w:id="195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958" w:author="PR Preview" w:date="2026-01-01T00:00:00Z">
        <w:r>
          <w:delText xml:space="preserve">,</w:delText>
        </w:r>
      </w:del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so it needs no second derivatives.</w:delText>
        </w:r>
      </w:del>
    </w:p>
    <w:p>
      <w:pPr>
        <w:pStyle w:val="BodyText"/>
      </w:pPr>
      <w:del w:id="1961" w:author="PR Preview" w:date="2026-01-01T00:00:00Z">
        <w:r>
          <w:rPr>
            <w:b/>
            <w:bCs/>
          </w:rPr>
          <w:delText xml:space="preserve">Definition 29 (Line search)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In gradient descent (</w:delText>
        </w:r>
      </w:del>
      <w:hyperlink w:anchor="def-gradient-descent">
        <w:del w:id="1964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1965" w:author="PR Preview" w:date="2026-01-01T00:00:00Z">
        <w:r>
          <w:delText xml:space="preserve">),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a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rPr>
            <w:b/>
            <w:bCs/>
          </w:rPr>
          <w:delText xml:space="preserve">line search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[16]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is a rule that chooses the step length</w:delText>
        </w:r>
      </w:del>
      <w:del w:id="197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by examining the values of</w:delText>
        </w:r>
      </w:del>
      <w:del w:id="1977" w:author="PR Preview" w:date="2026-01-01T00:00:00Z">
        <w:r>
          <w:delText xml:space="preserve"> </w:delText>
        </w:r>
      </w:del>
      <m:oMath>
        <m:r>
          <m:t>f</m:t>
        </m:r>
      </m:oMath>
      <w:del w:id="1978" w:author="PR Preview" w:date="2026-01-01T00:00:00Z">
        <w:r>
          <w:delText xml:space="preserve"> </w:delText>
        </w:r>
      </w:del>
      <w:del w:id="1979" w:author="PR Preview" w:date="2026-01-01T00:00:00Z">
        <w:r>
          <w:delText xml:space="preserve">along the line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delText>
        </w:r>
      </w:del>
      <w:del w:id="1982" w:author="PR Preview" w:date="2026-01-01T00:00:00Z">
        <w:r>
          <w:delText xml:space="preserve">.</w:delText>
        </w:r>
      </w:del>
    </w:p>
    <w:p>
      <w:pPr>
        <w:pStyle w:val="BodyText"/>
      </w:pPr>
      <w:del w:id="1983" w:author="PR Preview" w:date="2026-01-01T00:00:00Z">
        <w:r>
          <w:rPr>
            <w:b/>
            <w:bCs/>
          </w:rPr>
          <w:delText xml:space="preserve">Definition 30 (Exact line search)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rPr>
            <w:b/>
            <w:bCs/>
          </w:rPr>
          <w:delText xml:space="preserve">Exact line search</w:delText>
        </w:r>
      </w:del>
      <w:del w:id="1986" w:author="PR Preview" w:date="2026-01-01T00:00:00Z">
        <w:r>
          <w:delText xml:space="preserve"> </w:delText>
        </w:r>
      </w:del>
      <w:del w:id="1987" w:author="PR Preview" w:date="2026-01-01T00:00:00Z">
        <w:r>
          <w:delText xml:space="preserve">is the line search (</w:delText>
        </w:r>
      </w:del>
      <w:hyperlink w:anchor="def-line-search">
        <w:del w:id="1988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989" w:author="PR Preview" w:date="2026-01-01T00:00:00Z">
        <w:r>
          <w:delText xml:space="preserve">) that chooses</w:delText>
        </w:r>
      </w:del>
      <w:del w:id="1990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to minimize</w:delText>
        </w:r>
      </w:del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over</w:delText>
        </w:r>
      </w:del>
      <w:del w:id="199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998" w:author="PR Preview" w:date="2026-01-01T00:00:00Z">
        <w:r>
          <w:delText xml:space="preserve">.</w:delText>
        </w:r>
      </w:del>
    </w:p>
    <w:p>
      <w:pPr>
        <w:pStyle w:val="BodyText"/>
      </w:pPr>
      <w:del w:id="1999" w:author="PR Preview" w:date="2026-01-01T00:00:00Z">
        <w:r>
          <w:rPr>
            <w:b/>
            <w:bCs/>
          </w:rPr>
          <w:delText xml:space="preserve">Example 43 (Exact line search on a parabola)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For</w:delText>
        </w:r>
      </w:del>
      <w:del w:id="20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and</w:delText>
        </w:r>
      </w:del>
      <w:del w:id="2005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del w:id="2006" w:author="PR Preview" w:date="2026-01-01T00:00:00Z">
        <w:r>
          <w:delText xml:space="preserve">, the derivative is</w:delText>
        </w:r>
      </w:del>
      <w:del w:id="200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2008" w:author="PR Preview" w:date="2026-01-01T00:00:00Z">
        <w:r>
          <w:delText xml:space="preserve">,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so the line is</w:delText>
        </w:r>
      </w:del>
      <w:del w:id="20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and the values along it are</w:delText>
        </w:r>
      </w:del>
    </w:p>
    <w:p>
      <w:pPr>
        <w:pStyle w:val="FirstParagraph"/>
      </w:pPr>
      <w:ins w:id="2014" w:author="PR Preview" w:date="2026-01-01T00:00:00Z">
        <w:r>
          <w:rPr>
            <w:i/>
            <w:iCs/>
          </w:rPr>
          <w:t xml:space="preserve">Remark 4</w:t>
        </w:r>
      </w:ins>
      <w:ins w:id="2015" w:author="PR Preview" w:date="2026-01-01T00:00:00Z">
        <w:r>
          <w:t xml:space="preserve"> (Gradient descent as Newton’s method with a simpler Hessian). </w:t>
        </w:r>
      </w:ins>
      <w:ins w:id="2016" w:author="PR Preview" w:date="2026-01-01T00:00:00Z">
        <w:r>
          <w:t xml:space="preserve">Gradient descent (</w:t>
        </w:r>
      </w:ins>
      <w:hyperlink w:anchor="def-gradient-descent">
        <w:ins w:id="2017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018" w:author="PR Preview" w:date="2026-01-01T00:00:00Z">
        <w:r>
          <w:t xml:space="preserve">) is Newton’s method (</w:t>
        </w:r>
      </w:ins>
      <w:hyperlink w:anchor="def-newton-method">
        <w:ins w:id="201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020" w:author="PR Preview" w:date="2026-01-01T00:00:00Z">
        <w:r>
          <w:t xml:space="preserve">) with the Hessian replaced by</w:t>
        </w:r>
      </w:ins>
      <w:ins w:id="202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22" w:author="PR Preview" w:date="2026-01-01T00:00:00Z">
        <w:r>
          <w:t xml:space="preserve">,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so it needs no second derivatives.</w:t>
        </w:r>
      </w:ins>
    </w:p>
    <w:bookmarkEnd w:id="174"/>
    <w:bookmarkStart w:id="175" w:name="def-line-search"/>
    <w:p>
      <w:pPr>
        <w:pStyle w:val="BodyText"/>
      </w:pPr>
      <w:ins w:id="2025" w:author="PR Preview" w:date="2026-01-01T00:00:00Z">
        <w:r>
          <w:rPr>
            <w:b/>
            <w:bCs/>
          </w:rPr>
          <w:t xml:space="preserve">Definition 30 (Line search)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In gradient descent (</w:t>
        </w:r>
      </w:ins>
      <w:hyperlink w:anchor="def-gradient-descent">
        <w:ins w:id="2028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2029" w:author="PR Preview" w:date="2026-01-01T00:00:00Z">
        <w:r>
          <w:t xml:space="preserve">),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a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rPr>
            <w:b/>
            <w:bCs/>
          </w:rPr>
          <w:t xml:space="preserve">line search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[16]</w:t>
        </w:r>
      </w:ins>
      <w:ins w:id="2036" w:author="PR Preview" w:date="2026-01-01T00:00:00Z">
        <w:r>
          <w:t xml:space="preserve"> </w:t>
        </w:r>
      </w:ins>
      <w:ins w:id="2037" w:author="PR Preview" w:date="2026-01-01T00:00:00Z">
        <w:r>
          <w:t xml:space="preserve">is a rule that chooses the step length</w:t>
        </w:r>
      </w:ins>
      <w:ins w:id="2038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by examining the values of</w:t>
        </w:r>
      </w:ins>
      <w:ins w:id="2041" w:author="PR Preview" w:date="2026-01-01T00:00:00Z">
        <w:r>
          <w:t xml:space="preserve"> </w:t>
        </w:r>
      </w:ins>
      <m:oMath>
        <m:r>
          <m:t>f</m:t>
        </m:r>
      </m:oMath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along the line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  </w:r>
      </w:ins>
      <w:ins w:id="2046" w:author="PR Preview" w:date="2026-01-01T00:00:00Z">
        <w:r>
          <w:t xml:space="preserve">.</w:t>
        </w:r>
      </w:ins>
    </w:p>
    <w:bookmarkEnd w:id="175"/>
    <w:bookmarkStart w:id="176" w:name="def-exact-line-search"/>
    <w:p>
      <w:pPr>
        <w:pStyle w:val="BodyText"/>
      </w:pPr>
      <w:ins w:id="2047" w:author="PR Preview" w:date="2026-01-01T00:00:00Z">
        <w:r>
          <w:rPr>
            <w:b/>
            <w:bCs/>
          </w:rPr>
          <w:t xml:space="preserve">Definition 31 (Exact line search)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rPr>
            <w:b/>
            <w:bCs/>
          </w:rPr>
          <w:t xml:space="preserve">Exact line search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is the line search (</w:t>
        </w:r>
      </w:ins>
      <w:hyperlink w:anchor="def-line-search">
        <w:ins w:id="2052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053" w:author="PR Preview" w:date="2026-01-01T00:00:00Z">
        <w:r>
          <w:t xml:space="preserve">) that chooses</w:t>
        </w:r>
      </w:ins>
      <w:ins w:id="2054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to minimize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over</w:t>
        </w:r>
      </w:ins>
      <w:ins w:id="206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062" w:author="PR Preview" w:date="2026-01-01T00:00:00Z">
        <w:r>
          <w:t xml:space="preserve">.</w:t>
        </w:r>
      </w:ins>
    </w:p>
    <w:bookmarkEnd w:id="176"/>
    <w:bookmarkStart w:id="177" w:name="exm-line-search"/>
    <w:p>
      <w:pPr>
        <w:pStyle w:val="BodyText"/>
      </w:pPr>
      <w:ins w:id="2063" w:author="PR Preview" w:date="2026-01-01T00:00:00Z">
        <w:r>
          <w:rPr>
            <w:b/>
            <w:bCs/>
          </w:rPr>
          <w:t xml:space="preserve">Example 44 (Exact line search on a parabola)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For</w:t>
        </w:r>
      </w:ins>
      <w:ins w:id="20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and</w:t>
        </w:r>
      </w:ins>
      <w:ins w:id="206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ins w:id="2070" w:author="PR Preview" w:date="2026-01-01T00:00:00Z">
        <w:r>
          <w:t xml:space="preserve">, the derivative is</w:t>
        </w:r>
      </w:ins>
      <w:ins w:id="20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2072" w:author="PR Preview" w:date="2026-01-01T00:00:00Z">
        <w:r>
          <w:t xml:space="preserve">,</w:t>
        </w:r>
      </w:ins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so the line is</w:t>
        </w:r>
      </w:ins>
      <w:ins w:id="207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and the values along it 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del w:id="2078" w:author="PR Preview" w:date="2026-01-01T00:00:00Z">
        <w:r>
          <w:rPr>
            <w:b/>
            <w:bCs/>
          </w:rPr>
          <w:delText xml:space="preserve">Definition 31 (Descent direction)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Let</w:delText>
        </w:r>
      </w:del>
      <w:del w:id="20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have a gradient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at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$\mathord{\smash[b]{\underset{\raise.3ex\hbox{$\scriptstyle\sim$}}{x}}\vphantom{x}}$</w:delText>
        </w:r>
      </w:del>
      <w:del w:id="2090" w:author="PR Preview" w:date="2026-01-01T00:00:00Z">
        <w:r>
          <w:delText xml:space="preserve">.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A direction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$\mathord{\smash[b]{\underset{\raise.3ex\hbox{$\scriptstyle\sim$}}{d}}\vphantom{d}}$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(</w:delText>
        </w:r>
      </w:del>
      <w:hyperlink r:id="rId178">
        <w:del w:id="2097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2098" w:author="PR Preview" w:date="2026-01-01T00:00:00Z">
        <w:r>
          <w:delText xml:space="preserve">) is a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rPr>
            <w:b/>
            <w:bCs/>
          </w:rPr>
          <w:delText xml:space="preserve">descent direction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for</w:delText>
        </w:r>
      </w:del>
      <w:del w:id="2103" w:author="PR Preview" w:date="2026-01-01T00:00:00Z">
        <w:r>
          <w:delText xml:space="preserve"> </w:delText>
        </w:r>
      </w:del>
      <m:oMath>
        <m:r>
          <m:t>f</m:t>
        </m:r>
      </m:oMath>
      <w:del w:id="2104" w:author="PR Preview" w:date="2026-01-01T00:00:00Z">
        <w:r>
          <w:delText xml:space="preserve"> </w:delText>
        </w:r>
      </w:del>
      <w:del w:id="2105" w:author="PR Preview" w:date="2026-01-01T00:00:00Z">
        <w:r>
          <w:delText xml:space="preserve">at</w:delText>
        </w:r>
      </w:del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$\mathord{\smash[b]{\underset{\raise.3ex\hbox{$\scriptstyle\sim$}}{x}}\vphantom{x}}$</w:delText>
        </w:r>
      </w:del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if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$\mathord{\smash[b]{\underset{\raise.3ex\hbox{$\scriptstyle\sim$}}{g}}\vphantom{g}} \cdot \mathord{\smash[b]{\underset{\raise.3ex\hbox{$\scriptstyle\sim$}}{d}}\vphantom{d}} &lt; 0$</w:delText>
        </w:r>
      </w:del>
      <w:del w:id="2112" w:author="PR Preview" w:date="2026-01-01T00:00:00Z">
        <w:r>
          <w:delText xml:space="preserve">.</w:delText>
        </w:r>
      </w:del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When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$\mathord{\smash[b]{\underset{\raise.3ex\hbox{$\scriptstyle\sim$}}{g}}\vphantom{g}} \ne \mathord{\smash[b]{\underset{\raise.3ex\hbox{$\scriptstyle\sim$}}{0}}\vphantom{0}}_{p \times 1}$</w:delText>
        </w:r>
      </w:del>
      <w:del w:id="2117" w:author="PR Preview" w:date="2026-01-01T00:00:00Z">
        <w:r>
          <w:delText xml:space="preserve">,</w:delText>
        </w:r>
      </w:del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$-\mathord{\smash[b]{\underset{\raise.3ex\hbox{$\scriptstyle\sim$}}{g}}\vphantom{g}}$</w:delText>
        </w:r>
      </w:del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is a descent direction,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since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delText>
        </w:r>
      </w:del>
      <w:del w:id="2126" w:author="PR Preview" w:date="2026-01-01T00:00:00Z">
        <w:r>
          <w:delText xml:space="preserve">.</w:delText>
        </w:r>
      </w:del>
    </w:p>
    <w:p>
      <w:pPr>
        <w:pStyle w:val="BodyText"/>
      </w:pPr>
      <w:del w:id="2127" w:author="PR Preview" w:date="2026-01-01T00:00:00Z">
        <w:r>
          <w:rPr>
            <w:b/>
            <w:bCs/>
          </w:rPr>
          <w:delText xml:space="preserve">Example 44 (Descent directions for</w:delText>
        </w:r>
      </w:del>
      <w:del w:id="2128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129" w:author="PR Preview" w:date="2026-01-01T00:00:00Z">
        <w:r>
          <w:rPr>
            <w:b/>
            <w:bCs/>
          </w:rPr>
          <w:delText xml:space="preserve"> </w:delText>
        </w:r>
      </w:del>
      <w:del w:id="2130" w:author="PR Preview" w:date="2026-01-01T00:00:00Z">
        <w:r>
          <w:rPr>
            <w:b/>
            <w:bCs/>
          </w:rPr>
          <w:delText xml:space="preserve">at</w:delText>
        </w:r>
      </w:del>
      <w:del w:id="213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32" w:author="PR Preview" w:date="2026-01-01T00:00:00Z">
        <w:r>
          <w:rPr>
            <w:b/>
            <w:bCs/>
          </w:rPr>
          <w:delText xml:space="preserve">)</w:delText>
        </w:r>
      </w:del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Let</w:delText>
        </w:r>
      </w:del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$f(\mathord{\smash[b]{\underset{\raise.3ex\hbox{$\scriptstyle\sim$}}{x}}\vphantom{x}}) = x_1^2 + x_2^2$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and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$\mathord{\smash[b]{\underset{\raise.3ex\hbox{$\scriptstyle\sim$}}{x}}\vphantom{x}}= {(1, 0)}^{\top}$</w:delText>
        </w:r>
      </w:del>
      <w:del w:id="2141" w:author="PR Preview" w:date="2026-01-01T00:00:00Z">
        <w:r>
          <w:delText xml:space="preserve">, so</w:delText>
        </w:r>
      </w:del>
    </w:p>
    <w:p>
      <w:pPr>
        <w:pStyle w:val="BodyText"/>
      </w:pPr>
      <w:ins w:id="2142" w:author="PR Preview" w:date="2026-01-01T00:00:00Z">
        <w:r>
          <w:rPr>
            <w:b/>
            <w:bCs/>
          </w:rPr>
          <w:t xml:space="preserve">Definition 32 (Descent direction)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Let</w:t>
        </w:r>
      </w:ins>
      <w:ins w:id="21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have a gradient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at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$\mathord{\smash[b]{\underset{\raise.3ex\hbox{$\scriptstyle\sim$}}{x}}\vphantom{x}}$</w:t>
        </w:r>
      </w:ins>
      <w:ins w:id="2154" w:author="PR Preview" w:date="2026-01-01T00:00:00Z">
        <w:r>
          <w:t xml:space="preserve">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A direction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$\mathord{\smash[b]{\underset{\raise.3ex\hbox{$\scriptstyle\sim$}}{d}}\vphantom{d}}$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(</w:t>
        </w:r>
      </w:ins>
      <w:hyperlink r:id="rId178">
        <w:ins w:id="2161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2162" w:author="PR Preview" w:date="2026-01-01T00:00:00Z">
        <w:r>
          <w:t xml:space="preserve">) is a</w:t>
        </w:r>
      </w:ins>
      <w:ins w:id="2163" w:author="PR Preview" w:date="2026-01-01T00:00:00Z">
        <w:r>
          <w:t xml:space="preserve"> </w:t>
        </w:r>
      </w:ins>
      <w:ins w:id="2164" w:author="PR Preview" w:date="2026-01-01T00:00:00Z">
        <w:r>
          <w:rPr>
            <w:b/>
            <w:bCs/>
          </w:rPr>
          <w:t xml:space="preserve">descent direction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for</w:t>
        </w:r>
      </w:ins>
      <w:ins w:id="2167" w:author="PR Preview" w:date="2026-01-01T00:00:00Z">
        <w:r>
          <w:t xml:space="preserve"> </w:t>
        </w:r>
      </w:ins>
      <m:oMath>
        <m:r>
          <m:t>f</m:t>
        </m:r>
      </m:oMath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at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$\mathord{\smash[b]{\underset{\raise.3ex\hbox{$\scriptstyle\sim$}}{x}}\vphantom{x}}$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if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$\mathord{\smash[b]{\underset{\raise.3ex\hbox{$\scriptstyle\sim$}}{g}}\vphantom{g}} \cdot \mathord{\smash[b]{\underset{\raise.3ex\hbox{$\scriptstyle\sim$}}{d}}\vphantom{d}} &lt; 0$</w:t>
        </w:r>
      </w:ins>
      <w:ins w:id="2176" w:author="PR Preview" w:date="2026-01-01T00:00:00Z">
        <w:r>
          <w:t xml:space="preserve">.</w:t>
        </w:r>
      </w:ins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When</w:t>
        </w:r>
      </w:ins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$\mathord{\smash[b]{\underset{\raise.3ex\hbox{$\scriptstyle\sim$}}{g}}\vphantom{g}} \ne \mathord{\smash[b]{\underset{\raise.3ex\hbox{$\scriptstyle\sim$}}{0}}\vphantom{0}}_{p \times 1}$</w:t>
        </w:r>
      </w:ins>
      <w:ins w:id="2181" w:author="PR Preview" w:date="2026-01-01T00:00:00Z">
        <w:r>
          <w:t xml:space="preserve">,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$-\mathord{\smash[b]{\underset{\raise.3ex\hbox{$\scriptstyle\sim$}}{g}}\vphantom{g}}$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is a descent direction,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since</w:t>
        </w:r>
      </w:ins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  </w:r>
      </w:ins>
      <w:ins w:id="2190" w:author="PR Preview" w:date="2026-01-01T00:00:00Z">
        <w:r>
          <w:t xml:space="preserve">.</w:t>
        </w:r>
      </w:ins>
    </w:p>
    <w:bookmarkEnd w:id="179"/>
    <w:bookmarkStart w:id="180" w:name="exm-descent-directions"/>
    <w:p>
      <w:pPr>
        <w:pStyle w:val="BodyText"/>
      </w:pPr>
      <w:ins w:id="2191" w:author="PR Preview" w:date="2026-01-01T00:00:00Z">
        <w:r>
          <w:rPr>
            <w:b/>
            <w:bCs/>
          </w:rPr>
          <w:t xml:space="preserve">Example 45 (Descent directions for</w:t>
        </w:r>
      </w:ins>
      <w:ins w:id="2192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2193" w:author="PR Preview" w:date="2026-01-01T00:00:00Z">
        <w:r>
          <w:rPr>
            <w:b/>
            <w:bCs/>
          </w:rPr>
          <w:t xml:space="preserve"> </w:t>
        </w:r>
      </w:ins>
      <w:ins w:id="2194" w:author="PR Preview" w:date="2026-01-01T00:00:00Z">
        <w:r>
          <w:rPr>
            <w:b/>
            <w:bCs/>
          </w:rPr>
          <w:t xml:space="preserve">at</w:t>
        </w:r>
      </w:ins>
      <w:ins w:id="219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96" w:author="PR Preview" w:date="2026-01-01T00:00:00Z">
        <w:r>
          <w:rPr>
            <w:b/>
            <w:bCs/>
          </w:rPr>
          <w:t xml:space="preserve">)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Let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$f(\mathord{\smash[b]{\underset{\raise.3ex\hbox{$\scriptstyle\sim$}}{x}}\vphantom{x}}) = x_1^2 + x_2^2$</w:t>
        </w:r>
      </w:ins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and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$\mathord{\smash[b]{\underset{\raise.3ex\hbox{$\scriptstyle\sim$}}{x}}\vphantom{x}}= {(1, 0)}^{\top}$</w:t>
        </w:r>
      </w:ins>
      <w:ins w:id="2205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del w:id="2206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Let</w:delText>
        </w:r>
      </w:del>
      <w:del w:id="22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have first partial derivatives</w:delText>
        </w:r>
      </w:del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that are continuous on</w:delText>
        </w:r>
      </w:del>
      <w:del w:id="22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(</w:delText>
        </w:r>
      </w:del>
      <w:hyperlink r:id="rId40">
        <w:del w:id="2217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2218" w:author="PR Preview" w:date="2026-01-01T00:00:00Z">
        <w:r>
          <w:delText xml:space="preserve">),</w:delText>
        </w:r>
      </w:del>
      <w:del w:id="2219" w:author="PR Preview" w:date="2026-01-01T00:00:00Z">
        <w:r>
          <w:delText xml:space="preserve"> </w:delText>
        </w:r>
      </w:del>
      <w:del w:id="2220" w:author="PR Preview" w:date="2026-01-01T00:00:00Z">
        <w:r>
          <w:delText xml:space="preserve">and let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$\mathord{\smash[b]{\underset{\raise.3ex\hbox{$\scriptstyle\sim$}}{x}}\vphantom{x}}\in \mathbb{R}^p$</w:delText>
        </w:r>
      </w:del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be a point with</w:delText>
        </w:r>
      </w:del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delText>
        </w:r>
      </w:del>
      <w:del w:id="2227" w:author="PR Preview" w:date="2026-01-01T00:00:00Z">
        <w:r>
          <w:delText xml:space="preserve">.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Then there is an</w:delText>
        </w:r>
      </w:del>
      <w:del w:id="223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with</w:delText>
        </w:r>
      </w:del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delText>
        </w:r>
      </w:del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for every</w:delText>
        </w:r>
      </w:del>
      <w:del w:id="223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2238" w:author="PR Preview" w:date="2026-01-01T00:00:00Z">
        <w:r>
          <w:delText xml:space="preserve">: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a short enough step in the descent direction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$-\mathord{\smash[b]{\underset{\raise.3ex\hbox{$\scriptstyle\sim$}}{g}}\vphantom{g}}$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(</w:delText>
        </w:r>
      </w:del>
      <w:hyperlink w:anchor="def-descent-direction">
        <w:del w:id="2245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2246" w:author="PR Preview" w:date="2026-01-01T00:00:00Z">
        <w:r>
          <w:delText xml:space="preserve">) decreases</w:delText>
        </w:r>
      </w:del>
      <w:del w:id="2247" w:author="PR Preview" w:date="2026-01-01T00:00:00Z">
        <w:r>
          <w:delText xml:space="preserve"> </w:delText>
        </w:r>
      </w:del>
      <m:oMath>
        <m:r>
          <m:t>f</m:t>
        </m:r>
      </m:oMath>
      <w:del w:id="2248" w:author="PR Preview" w:date="2026-01-01T00:00:00Z">
        <w:r>
          <w:delText xml:space="preserve">.</w:delText>
        </w:r>
      </w:del>
    </w:p>
    <w:p>
      <w:pPr>
        <w:pStyle w:val="FirstParagraph"/>
      </w:pPr>
      <w:ins w:id="2249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Let</w:t>
        </w:r>
      </w:ins>
      <w:ins w:id="22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have first partial derivatives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that are continuous on</w:t>
        </w:r>
      </w:ins>
      <w:ins w:id="22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(</w:t>
        </w:r>
      </w:ins>
      <w:hyperlink r:id="rId40">
        <w:ins w:id="2260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261" w:author="PR Preview" w:date="2026-01-01T00:00:00Z">
        <w:r>
          <w:t xml:space="preserve">),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and let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$\mathord{\smash[b]{\underset{\raise.3ex\hbox{$\scriptstyle\sim$}}{x}}\vphantom{x}}\in \mathbb{R}^p$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be a point with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  </w:r>
      </w:ins>
      <w:ins w:id="2270" w:author="PR Preview" w:date="2026-01-01T00:00:00Z">
        <w:r>
          <w:t xml:space="preserve">.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Then there is an</w:t>
        </w:r>
      </w:ins>
      <w:ins w:id="227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with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for every</w:t>
        </w:r>
      </w:ins>
      <w:ins w:id="228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2281" w:author="PR Preview" w:date="2026-01-01T00:00:00Z">
        <w:r>
          <w:t xml:space="preserve">: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a short enough step in the descent direction</w:t>
        </w:r>
      </w:ins>
      <w:ins w:id="2284" w:author="PR Preview" w:date="2026-01-01T00:00:00Z">
        <w:r>
          <w:t xml:space="preserve"> </w:t>
        </w:r>
      </w:ins>
      <w:ins w:id="2285" w:author="PR Preview" w:date="2026-01-01T00:00:00Z">
        <w:r>
          <w:t xml:space="preserve">$-\mathord{\smash[b]{\underset{\raise.3ex\hbox{$\scriptstyle\sim$}}{g}}\vphantom{g}}$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(</w:t>
        </w:r>
      </w:ins>
      <w:hyperlink w:anchor="def-descent-direction">
        <w:ins w:id="2288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2289" w:author="PR Preview" w:date="2026-01-01T00:00:00Z">
        <w:r>
          <w:t xml:space="preserve">) decreases</w:t>
        </w:r>
      </w:ins>
      <w:ins w:id="2290" w:author="PR Preview" w:date="2026-01-01T00:00:00Z">
        <w:r>
          <w:t xml:space="preserve"> </w:t>
        </w:r>
      </w:ins>
      <m:oMath>
        <m:r>
          <m:t>f</m:t>
        </m:r>
      </m:oMath>
      <w:ins w:id="2291" w:author="PR Preview" w:date="2026-01-01T00:00:00Z">
        <w:r>
          <w:t xml:space="preserve">.</w:t>
        </w:r>
      </w:ins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del w:id="2292" w:author="PR Preview" w:date="2026-01-01T00:00:00Z">
        <w:r>
          <w:rPr>
            <w:b/>
            <w:bCs/>
          </w:rPr>
          <w:delText xml:space="preserve">Example 45 (How short is short enough)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In</w:delText>
        </w:r>
      </w:del>
      <w:del w:id="2295" w:author="PR Preview" w:date="2026-01-01T00:00:00Z">
        <w:r>
          <w:delText xml:space="preserve"> </w:delText>
        </w:r>
      </w:del>
      <w:hyperlink w:anchor="exm-gradient-descent">
        <w:del w:id="2296" w:author="PR Preview" w:date="2026-01-01T00:00:00Z">
          <w:r>
            <w:rPr>
              <w:rStyle w:val="Hyperlink"/>
            </w:rPr>
            <w:delText xml:space="preserve">Example 42</w:delText>
          </w:r>
        </w:del>
      </w:hyperlink>
      <w:del w:id="2297" w:author="PR Preview" w:date="2026-01-01T00:00:00Z">
        <w:r>
          <w:delText xml:space="preserve">,</w:delText>
        </w:r>
      </w:del>
      <w:del w:id="22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at</w:delText>
        </w:r>
      </w:del>
      <w:del w:id="230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≠</m:t>
        </m:r>
        <m:r>
          <m:t>0</m:t>
        </m:r>
      </m:oMath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has</w:delText>
        </w:r>
      </w:del>
      <w:del w:id="230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2305" w:author="PR Preview" w:date="2026-01-01T00:00:00Z">
        <w:r>
          <w:delText xml:space="preserve">, and</w:delText>
        </w:r>
      </w:del>
      <w:del w:id="23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exactly when</w:delText>
        </w:r>
      </w:del>
      <w:del w:id="23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del w:id="2310" w:author="PR Preview" w:date="2026-01-01T00:00:00Z">
        <w:r>
          <w:delText xml:space="preserve">, that is, when</w:delText>
        </w:r>
      </w:del>
      <w:del w:id="231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del w:id="2312" w:author="PR Preview" w:date="2026-01-01T00:00:00Z">
        <w:r>
          <w:delText xml:space="preserve">.</w:delText>
        </w:r>
      </w:del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So</w:delText>
        </w:r>
      </w:del>
      <w:del w:id="2315" w:author="PR Preview" w:date="2026-01-01T00:00:00Z">
        <w:r>
          <w:delText xml:space="preserve"> </w:delText>
        </w:r>
      </w:del>
      <w:hyperlink w:anchor="thm-descent-direction">
        <w:del w:id="231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holds with</w:delText>
        </w:r>
      </w:del>
      <w:del w:id="231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del w:id="2320" w:author="PR Preview" w:date="2026-01-01T00:00:00Z">
        <w:r>
          <w:delText xml:space="preserve">,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and the step</w:delText>
        </w:r>
      </w:del>
      <w:del w:id="232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1.5</m:t>
        </m:r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of that example was too long.</w:delText>
        </w:r>
      </w:del>
    </w:p>
    <w:p>
      <w:pPr>
        <w:pStyle w:val="BodyText"/>
      </w:pPr>
      <w:del w:id="2326" w:author="PR Preview" w:date="2026-01-01T00:00:00Z">
        <w:r>
          <w:rPr>
            <w:b/>
            <w:bCs/>
          </w:rPr>
          <w:delText xml:space="preserve">Example 46 (Gradient descent zigzags)</w:delText>
        </w:r>
      </w:del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Let</w:delText>
        </w:r>
      </w:del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$f(\mathord{\smash[b]{\underset{\raise.3ex\hbox{$\scriptstyle\sim$}}{x}}\vphantom{x}}) = \tfrac{1}{2} (x_1^2 + b\,x_2^2)$</w:delText>
        </w:r>
      </w:del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with</w:delText>
        </w:r>
      </w:del>
      <w:del w:id="233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2334" w:author="PR Preview" w:date="2026-01-01T00:00:00Z">
        <w:r>
          <w:delText xml:space="preserve">,</w:delText>
        </w:r>
      </w:del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so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$\frac{\partial}{\partial \mathord{\smash[b]{\underset{\raise.3ex\hbox{$\scriptstyle\sim$}}{x}}\vphantom{x}}} f(\mathord{\smash[b]{\underset{\raise.3ex\hbox{$\scriptstyle\sim$}}{x}}\vphantom{x}}) = {(x_1,\ b x_2)}^{\top}$</w:delText>
        </w:r>
      </w:del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and one gradient step of length</w:delText>
        </w:r>
      </w:del>
      <w:del w:id="2341" w:author="PR Preview" w:date="2026-01-01T00:00:00Z">
        <w:r>
          <w:delText xml:space="preserve"> </w:delText>
        </w:r>
      </w:del>
      <m:oMath>
        <m:r>
          <m:t>s</m:t>
        </m:r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from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$\mathord{\smash[b]{\underset{\raise.3ex\hbox{$\scriptstyle\sim$}}{x}}\vphantom{x}}$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gives</w:delText>
        </w:r>
      </w:del>
      <w:del w:id="234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49" w:author="PR Preview" w:date="2026-01-01T00:00:00Z">
        <w:r>
          <w:delText xml:space="preserve">.</w:delText>
        </w:r>
      </w:del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For exact line search (</w:delText>
        </w:r>
      </w:del>
      <w:hyperlink w:anchor="def-exact-line-search">
        <w:del w:id="2352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2353" w:author="PR Preview" w:date="2026-01-01T00:00:00Z">
        <w:r>
          <w:delText xml:space="preserve">), let</w:delText>
        </w:r>
      </w:del>
      <w:del w:id="2354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at that point:</w:delText>
        </w:r>
      </w:del>
    </w:p>
    <w:p>
      <w:pPr>
        <w:pStyle w:val="BodyText"/>
      </w:pPr>
      <w:ins w:id="2357" w:author="PR Preview" w:date="2026-01-01T00:00:00Z">
        <w:r>
          <w:rPr>
            <w:b/>
            <w:bCs/>
          </w:rPr>
          <w:t xml:space="preserve">Example 46 (How short is short enough)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In</w:t>
        </w:r>
      </w:ins>
      <w:ins w:id="2360" w:author="PR Preview" w:date="2026-01-01T00:00:00Z">
        <w:r>
          <w:t xml:space="preserve"> </w:t>
        </w:r>
      </w:ins>
      <w:hyperlink w:anchor="exm-gradient-descent">
        <w:ins w:id="2361" w:author="PR Preview" w:date="2026-01-01T00:00:00Z">
          <w:r>
            <w:rPr>
              <w:rStyle w:val="Hyperlink"/>
            </w:rPr>
            <w:t xml:space="preserve">Example 43</w:t>
          </w:r>
        </w:ins>
      </w:hyperlink>
      <w:ins w:id="2362" w:author="PR Preview" w:date="2026-01-01T00:00:00Z">
        <w:r>
          <w:t xml:space="preserve">,</w:t>
        </w:r>
      </w:ins>
      <w:ins w:id="23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at</w:t>
        </w:r>
      </w:ins>
      <w:ins w:id="23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0</m:t>
        </m:r>
      </m:oMath>
      <w:ins w:id="2367" w:author="PR Preview" w:date="2026-01-01T00:00:00Z">
        <w:r>
          <w:t xml:space="preserve"> </w:t>
        </w:r>
      </w:ins>
      <w:ins w:id="2368" w:author="PR Preview" w:date="2026-01-01T00:00:00Z">
        <w:r>
          <w:t xml:space="preserve">has</w:t>
        </w:r>
      </w:ins>
      <w:ins w:id="236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2370" w:author="PR Preview" w:date="2026-01-01T00:00:00Z">
        <w:r>
          <w:t xml:space="preserve">, and</w:t>
        </w:r>
      </w:ins>
      <w:ins w:id="23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exactly when</w:t>
        </w:r>
      </w:ins>
      <w:ins w:id="237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2375" w:author="PR Preview" w:date="2026-01-01T00:00:00Z">
        <w:r>
          <w:t xml:space="preserve">, that is, when</w:t>
        </w:r>
      </w:ins>
      <w:ins w:id="23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ins w:id="2377" w:author="PR Preview" w:date="2026-01-01T00:00:00Z">
        <w:r>
          <w:t xml:space="preserve">.</w:t>
        </w:r>
      </w:ins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So</w:t>
        </w:r>
      </w:ins>
      <w:ins w:id="2380" w:author="PR Preview" w:date="2026-01-01T00:00:00Z">
        <w:r>
          <w:t xml:space="preserve"> </w:t>
        </w:r>
      </w:ins>
      <w:hyperlink w:anchor="thm-descent-direction">
        <w:ins w:id="238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holds with</w:t>
        </w:r>
      </w:ins>
      <w:ins w:id="238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ins w:id="2385" w:author="PR Preview" w:date="2026-01-01T00:00:00Z">
        <w:r>
          <w:t xml:space="preserve">,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and the step</w:t>
        </w:r>
      </w:ins>
      <w:ins w:id="238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1.5</m:t>
        </m:r>
      </m:oMath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of that example was too long.</w:t>
        </w:r>
      </w:ins>
    </w:p>
    <w:bookmarkEnd w:id="182"/>
    <w:bookmarkStart w:id="184" w:name="exm-gd-zigzag"/>
    <w:p>
      <w:pPr>
        <w:pStyle w:val="BodyText"/>
      </w:pPr>
      <w:ins w:id="2391" w:author="PR Preview" w:date="2026-01-01T00:00:00Z">
        <w:r>
          <w:rPr>
            <w:b/>
            <w:bCs/>
          </w:rPr>
          <w:t xml:space="preserve">Example 47 (Gradient descent zigzags)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Let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$f(\mathord{\smash[b]{\underset{\raise.3ex\hbox{$\scriptstyle\sim$}}{x}}\vphantom{x}}) = \tfrac{1}{2} (x_1^2 + b\,x_2^2)$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with</w:t>
        </w:r>
      </w:ins>
      <w:ins w:id="239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2399" w:author="PR Preview" w:date="2026-01-01T00:00:00Z">
        <w:r>
          <w:t xml:space="preserve">,</w:t>
        </w:r>
      </w:ins>
      <w:ins w:id="2400" w:author="PR Preview" w:date="2026-01-01T00:00:00Z">
        <w:r>
          <w:t xml:space="preserve"> </w:t>
        </w:r>
      </w:ins>
      <w:ins w:id="2401" w:author="PR Preview" w:date="2026-01-01T00:00:00Z">
        <w:r>
          <w:t xml:space="preserve">so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f(\mathord{\smash[b]{\underset{\raise.3ex\hbox{$\scriptstyle\sim$}}{x}}\vphantom{x}}) = {(x_1,\ b x_2)}^{\top}$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and one gradient step of length</w:t>
        </w:r>
      </w:ins>
      <w:ins w:id="2406" w:author="PR Preview" w:date="2026-01-01T00:00:00Z">
        <w:r>
          <w:t xml:space="preserve"> </w:t>
        </w:r>
      </w:ins>
      <m:oMath>
        <m:r>
          <m:t>s</m:t>
        </m:r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from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$\mathord{\smash[b]{\underset{\raise.3ex\hbox{$\scriptstyle\sim$}}{x}}\vphantom{x}}$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gives</w:t>
        </w:r>
      </w:ins>
      <w:ins w:id="24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414" w:author="PR Preview" w:date="2026-01-01T00:00:00Z">
        <w:r>
          <w:t xml:space="preserve">.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For exact line search (</w:t>
        </w:r>
      </w:ins>
      <w:hyperlink w:anchor="def-exact-line-search">
        <w:ins w:id="2417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2418" w:author="PR Preview" w:date="2026-01-01T00:00:00Z">
        <w:r>
          <w:t xml:space="preserve">), let</w:t>
        </w:r>
      </w:ins>
      <w:ins w:id="2419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del w:id="2422" w:author="PR Preview" w:date="2026-01-01T00:00:00Z">
        <w:r>
          <w:rPr>
            <w:b/>
            <w:bCs/>
          </w:rPr>
          <w:delText xml:space="preserve">Definition 32 (Armijo condition)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Let</w:delText>
        </w:r>
      </w:del>
      <w:del w:id="24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have first partial derivatives,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let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$\mathord{\smash[b]{\underset{\raise.3ex\hbox{$\scriptstyle\sim$}}{x}}\vphantom{x}}\in \mathbb{R}^p$</w:delText>
        </w:r>
      </w:del>
      <w:del w:id="2432" w:author="PR Preview" w:date="2026-01-01T00:00:00Z">
        <w:r>
          <w:delText xml:space="preserve">, and let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delText>
        </w:r>
      </w:del>
      <w:del w:id="2435" w:author="PR Preview" w:date="2026-01-01T00:00:00Z">
        <w:r>
          <w:delText xml:space="preserve">.</w:delText>
        </w:r>
      </w:del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A step length</w:delText>
        </w:r>
      </w:del>
      <w:del w:id="243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satisfies the</w:delText>
        </w:r>
      </w:del>
      <w:del w:id="2441" w:author="PR Preview" w:date="2026-01-01T00:00:00Z">
        <w:r>
          <w:delText xml:space="preserve"> </w:delText>
        </w:r>
      </w:del>
      <w:del w:id="2442" w:author="PR Preview" w:date="2026-01-01T00:00:00Z">
        <w:r>
          <w:rPr>
            <w:b/>
            <w:bCs/>
          </w:rPr>
          <w:delText xml:space="preserve">Armijo condition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[17]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with constant</w:delText>
        </w:r>
      </w:del>
      <w:del w:id="244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at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$\mathord{\smash[b]{\underset{\raise.3ex\hbox{$\scriptstyle\sim$}}{x}}\vphantom{x}}$</w:delText>
        </w:r>
      </w:del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if</w:delText>
        </w:r>
      </w:del>
    </w:p>
    <w:p>
      <w:pPr>
        <w:pStyle w:val="FirstParagraph"/>
      </w:pPr>
      <w:ins w:id="2454" w:author="PR Preview" w:date="2026-01-01T00:00:00Z">
        <w:r>
          <w:rPr>
            <w:b/>
            <w:bCs/>
          </w:rPr>
          <w:t xml:space="preserve">Definition 33 (Armijo condition)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Let</w:t>
        </w:r>
      </w:ins>
      <w:ins w:id="245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58" w:author="PR Preview" w:date="2026-01-01T00:00:00Z">
        <w:r>
          <w:t xml:space="preserve"> </w:t>
        </w:r>
      </w:ins>
      <w:ins w:id="2459" w:author="PR Preview" w:date="2026-01-01T00:00:00Z">
        <w:r>
          <w:t xml:space="preserve">have first partial derivatives,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let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$\mathord{\smash[b]{\underset{\raise.3ex\hbox{$\scriptstyle\sim$}}{x}}\vphantom{x}}\in \mathbb{R}^p$</w:t>
        </w:r>
      </w:ins>
      <w:ins w:id="2464" w:author="PR Preview" w:date="2026-01-01T00:00:00Z">
        <w:r>
          <w:t xml:space="preserve">, and let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2467" w:author="PR Preview" w:date="2026-01-01T00:00:00Z">
        <w:r>
          <w:t xml:space="preserve">.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 step length</w:t>
        </w:r>
      </w:ins>
      <w:ins w:id="247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satisfies the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rPr>
            <w:b/>
            <w:bCs/>
          </w:rPr>
          <w:t xml:space="preserve">Armijo condition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[17]</w:t>
        </w:r>
      </w:ins>
      <w:ins w:id="2477" w:author="PR Preview" w:date="2026-01-01T00:00:00Z">
        <w:r>
          <w:t xml:space="preserve"> </w:t>
        </w:r>
      </w:ins>
      <w:ins w:id="2478" w:author="PR Preview" w:date="2026-01-01T00:00:00Z">
        <w:r>
          <w:t xml:space="preserve">with constant</w:t>
        </w:r>
      </w:ins>
      <w:ins w:id="24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at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$\mathord{\smash[b]{\underset{\raise.3ex\hbox{$\scriptstyle\sim$}}{x}}\vphantom{x}}$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if</w:t>
        </w:r>
      </w:ins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del w:id="2486" w:author="PR Preview" w:date="2026-01-01T00:00:00Z">
        <w:r>
          <w:rPr>
            <w:b/>
            <w:bCs/>
          </w:rPr>
          <w:delText xml:space="preserve">Example 47 (The Armijo condition on a parabola)</w:delText>
        </w:r>
      </w:del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Let</w:delText>
        </w:r>
      </w:del>
      <w:del w:id="24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and</w:delText>
        </w:r>
      </w:del>
      <w:del w:id="249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493" w:author="PR Preview" w:date="2026-01-01T00:00:00Z">
        <w:r>
          <w:delText xml:space="preserve">, so</w:delText>
        </w:r>
      </w:del>
      <w:del w:id="249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and</w:delText>
        </w:r>
      </w:del>
      <w:del w:id="249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del w:id="2498" w:author="PR Preview" w:date="2026-01-01T00:00:00Z">
        <w:r>
          <w:delText xml:space="preserve">.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With</w:delText>
        </w:r>
      </w:del>
      <w:del w:id="250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2502" w:author="PR Preview" w:date="2026-01-01T00:00:00Z">
        <w:r>
          <w:delText xml:space="preserve">, the condition on a step length</w:delText>
        </w:r>
      </w:del>
      <w:del w:id="2503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2504" w:author="PR Preview" w:date="2026-01-01T00:00:00Z">
        <w:r>
          <w:delText xml:space="preserve"> </w:delText>
        </w:r>
      </w:del>
      <w:del w:id="2505" w:author="PR Preview" w:date="2026-01-01T00:00:00Z">
        <w:r>
          <w:delText xml:space="preserve">is</w:delText>
        </w:r>
      </w:del>
    </w:p>
    <w:p>
      <w:pPr>
        <w:pStyle w:val="FirstParagraph"/>
      </w:pPr>
      <w:ins w:id="2506" w:author="PR Preview" w:date="2026-01-01T00:00:00Z">
        <w:r>
          <w:rPr>
            <w:b/>
            <w:bCs/>
          </w:rPr>
          <w:t xml:space="preserve">Example 48 (The Armijo condition on a parabola)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Let</w:t>
        </w:r>
      </w:ins>
      <w:ins w:id="25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and</w:t>
        </w:r>
      </w:ins>
      <w:ins w:id="25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513" w:author="PR Preview" w:date="2026-01-01T00:00:00Z">
        <w:r>
          <w:t xml:space="preserve">, so</w:t>
        </w:r>
      </w:ins>
      <w:ins w:id="251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and</w:t>
        </w:r>
      </w:ins>
      <w:ins w:id="251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ins w:id="2518" w:author="PR Preview" w:date="2026-01-01T00:00:00Z">
        <w:r>
          <w:t xml:space="preserve">.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With</w:t>
        </w:r>
      </w:ins>
      <w:ins w:id="252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522" w:author="PR Preview" w:date="2026-01-01T00:00:00Z">
        <w:r>
          <w:t xml:space="preserve">, the condition on a step length</w:t>
        </w:r>
      </w:ins>
      <w:ins w:id="252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del w:id="2526" w:author="PR Preview" w:date="2026-01-01T00:00:00Z">
        <w:r>
          <w:rPr>
            <w:b/>
            <w:bCs/>
          </w:rPr>
          <w:delText xml:space="preserve">Definition 33 (Backtracking line search)</w:delText>
        </w:r>
      </w:del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Let</w:delText>
        </w:r>
      </w:del>
      <w:del w:id="252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be an initial step length,</w:delText>
        </w:r>
      </w:del>
      <w:del w:id="2532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a shrink factor, and</w:delText>
        </w:r>
      </w:del>
      <w:del w:id="253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536" w:author="PR Preview" w:date="2026-01-01T00:00:00Z">
        <w:r>
          <w:delText xml:space="preserve">.</w:delText>
        </w:r>
      </w:del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rPr>
            <w:b/>
            <w:bCs/>
          </w:rPr>
          <w:delText xml:space="preserve">Backtracking line search</w:delText>
        </w:r>
      </w:del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[17]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is the</w:delText>
        </w:r>
      </w:del>
      <w:del w:id="2543" w:author="PR Preview" w:date="2026-01-01T00:00:00Z">
        <w:r>
          <w:delText xml:space="preserve"> </w:delText>
        </w:r>
      </w:del>
      <w:hyperlink w:anchor="def-line-search">
        <w:del w:id="2544" w:author="PR Preview" w:date="2026-01-01T00:00:00Z">
          <w:r>
            <w:rPr>
              <w:rStyle w:val="Hyperlink"/>
            </w:rPr>
            <w:delText xml:space="preserve">line search</w:delText>
          </w:r>
        </w:del>
      </w:hyperlink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that chooses</w:delText>
        </w:r>
      </w:del>
      <w:del w:id="2547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to be the largest of</w:delText>
        </w:r>
      </w:del>
      <w:del w:id="255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that satisfies the</w:delText>
        </w:r>
      </w:del>
      <w:del w:id="2553" w:author="PR Preview" w:date="2026-01-01T00:00:00Z">
        <w:r>
          <w:delText xml:space="preserve"> </w:delText>
        </w:r>
      </w:del>
      <w:hyperlink w:anchor="def-armijo-condition">
        <w:del w:id="2554" w:author="PR Preview" w:date="2026-01-01T00:00:00Z">
          <w:r>
            <w:rPr>
              <w:rStyle w:val="Hyperlink"/>
            </w:rPr>
            <w:delText xml:space="preserve">Armijo condition</w:delText>
          </w:r>
        </w:del>
      </w:hyperlink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with constant</w:delText>
        </w:r>
      </w:del>
      <w:del w:id="2557" w:author="PR Preview" w:date="2026-01-01T00:00:00Z">
        <w:r>
          <w:delText xml:space="preserve"> </w:delText>
        </w:r>
      </w:del>
      <m:oMath>
        <m:r>
          <m:t>c</m:t>
        </m:r>
      </m:oMath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at</w:delText>
        </w:r>
      </w:del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$\mathord{\smash[b]{\underset{\raise.3ex\hbox{$\scriptstyle\sim$}}{x}}\vphantom{x}}^{(t)}$</w:delText>
        </w:r>
      </w:del>
      <w:del w:id="2562" w:author="PR Preview" w:date="2026-01-01T00:00:00Z">
        <w:r>
          <w:delText xml:space="preserve">.</w:delText>
        </w:r>
      </w:del>
    </w:p>
    <w:p>
      <w:pPr>
        <w:pStyle w:val="BodyText"/>
      </w:pPr>
      <w:del w:id="2563" w:author="PR Preview" w:date="2026-01-01T00:00:00Z">
        <w:r>
          <w:rPr>
            <w:b/>
            <w:bCs/>
          </w:rPr>
          <w:delText xml:space="preserve">Example 48 (Backtracking on a parabola)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For</w:delText>
        </w:r>
      </w:del>
      <w:del w:id="25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567" w:author="PR Preview" w:date="2026-01-01T00:00:00Z">
        <w:r>
          <w:delText xml:space="preserve"> </w:delText>
        </w:r>
      </w:del>
      <w:del w:id="2568" w:author="PR Preview" w:date="2026-01-01T00:00:00Z">
        <w:r>
          <w:delText xml:space="preserve">at</w:delText>
        </w:r>
      </w:del>
      <w:del w:id="25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with</w:delText>
        </w:r>
      </w:del>
      <w:del w:id="257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2573" w:author="PR Preview" w:date="2026-01-01T00:00:00Z">
        <w:r>
          <w:delText xml:space="preserve">, the Armijo condition holds exactly when</w:delText>
        </w:r>
      </w:del>
      <w:del w:id="257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(</w:delText>
        </w:r>
      </w:del>
      <w:hyperlink w:anchor="exm-armijo-condition">
        <w:del w:id="2577" w:author="PR Preview" w:date="2026-01-01T00:00:00Z">
          <w:r>
            <w:rPr>
              <w:rStyle w:val="Hyperlink"/>
            </w:rPr>
            <w:delText xml:space="preserve">Example 47</w:delText>
          </w:r>
        </w:del>
      </w:hyperlink>
      <w:del w:id="2578" w:author="PR Preview" w:date="2026-01-01T00:00:00Z">
        <w:r>
          <w:delText xml:space="preserve">).</w:delText>
        </w:r>
      </w:del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With</w:delText>
        </w:r>
      </w:del>
      <w:del w:id="258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and</w:delText>
        </w:r>
      </w:del>
      <w:del w:id="2584" w:author="PR Preview" w:date="2026-01-01T00:00:00Z">
        <w:r>
          <w:delText xml:space="preserve"> </w:delText>
        </w:r>
      </w:del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585" w:author="PR Preview" w:date="2026-01-01T00:00:00Z">
        <w:r>
          <w:delText xml:space="preserve">, the trial step lengths are</w:delText>
        </w:r>
      </w:del>
      <w:del w:id="258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587" w:author="PR Preview" w:date="2026-01-01T00:00:00Z">
        <w:r>
          <w:delText xml:space="preserve">.</w:delText>
        </w:r>
      </w:del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delText xml:space="preserve">The first,</w:delText>
        </w:r>
      </w:del>
      <w:del w:id="2590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</m:oMath>
      <w:del w:id="2591" w:author="PR Preview" w:date="2026-01-01T00:00:00Z">
        <w:r>
          <w:delText xml:space="preserve">, exceeds</w:delText>
        </w:r>
      </w:del>
      <w:del w:id="2592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/</m:t>
        </m:r>
        <m:r>
          <m:t>4</m:t>
        </m:r>
      </m:oMath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and is rejected.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The second,</w:delText>
        </w:r>
      </w:del>
      <w:del w:id="259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598" w:author="PR Preview" w:date="2026-01-01T00:00:00Z">
        <w:r>
          <w:delText xml:space="preserve">, is at most</w:delText>
        </w:r>
      </w:del>
      <w:del w:id="2599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/</m:t>
        </m:r>
        <m:r>
          <m:t>4</m:t>
        </m:r>
      </m:oMath>
      <w:del w:id="2600" w:author="PR Preview" w:date="2026-01-01T00:00:00Z">
        <w:r>
          <w:delText xml:space="preserve"> </w:delText>
        </w:r>
      </w:del>
      <w:del w:id="2601" w:author="PR Preview" w:date="2026-01-01T00:00:00Z">
        <w:r>
          <w:delText xml:space="preserve">and is accepted.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So backtracking chooses</w:delText>
        </w:r>
      </w:del>
      <w:del w:id="2604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2605" w:author="PR Preview" w:date="2026-01-01T00:00:00Z">
        <w:r>
          <w:delText xml:space="preserve">, after two evaluations of</w:delText>
        </w:r>
      </w:del>
      <w:del w:id="2606" w:author="PR Preview" w:date="2026-01-01T00:00:00Z">
        <w:r>
          <w:delText xml:space="preserve"> </w:delText>
        </w:r>
      </w:del>
      <m:oMath>
        <m:r>
          <m:t>f</m:t>
        </m:r>
      </m:oMath>
      <w:del w:id="2607" w:author="PR Preview" w:date="2026-01-01T00:00:00Z">
        <w:r>
          <w:delText xml:space="preserve">.</w:delText>
        </w:r>
      </w:del>
    </w:p>
    <w:p>
      <w:pPr>
        <w:pStyle w:val="BodyText"/>
      </w:pPr>
      <w:ins w:id="2608" w:author="PR Preview" w:date="2026-01-01T00:00:00Z">
        <w:r>
          <w:rPr>
            <w:b/>
            <w:bCs/>
          </w:rPr>
          <w:t xml:space="preserve">Definition 34 (Backtracking line search)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Let</w:t>
        </w:r>
      </w:ins>
      <w:ins w:id="261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be an initial step length,</w:t>
        </w:r>
      </w:ins>
      <w:ins w:id="2614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a shrink factor, and</w:t>
        </w:r>
      </w:ins>
      <w:ins w:id="261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18" w:author="PR Preview" w:date="2026-01-01T00:00:00Z">
        <w:r>
          <w:t xml:space="preserve">.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rPr>
            <w:b/>
            <w:bCs/>
          </w:rPr>
          <w:t xml:space="preserve">Backtracking line search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[17]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is the</w:t>
        </w:r>
      </w:ins>
      <w:ins w:id="2625" w:author="PR Preview" w:date="2026-01-01T00:00:00Z">
        <w:r>
          <w:t xml:space="preserve"> </w:t>
        </w:r>
      </w:ins>
      <w:hyperlink w:anchor="def-line-search">
        <w:ins w:id="2626" w:author="PR Preview" w:date="2026-01-01T00:00:00Z">
          <w:r>
            <w:rPr>
              <w:rStyle w:val="Hyperlink"/>
            </w:rPr>
            <w:t xml:space="preserve">line search</w:t>
          </w:r>
        </w:ins>
      </w:hyperlink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that chooses</w:t>
        </w:r>
      </w:ins>
      <w:ins w:id="2629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to be the largest of</w:t>
        </w:r>
      </w:ins>
      <w:ins w:id="263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that satisfies the</w:t>
        </w:r>
      </w:ins>
      <w:ins w:id="2635" w:author="PR Preview" w:date="2026-01-01T00:00:00Z">
        <w:r>
          <w:t xml:space="preserve"> </w:t>
        </w:r>
      </w:ins>
      <w:hyperlink w:anchor="def-armijo-condition">
        <w:ins w:id="2636" w:author="PR Preview" w:date="2026-01-01T00:00:00Z">
          <w:r>
            <w:rPr>
              <w:rStyle w:val="Hyperlink"/>
            </w:rPr>
            <w:t xml:space="preserve">Armijo condition</w:t>
          </w:r>
        </w:ins>
      </w:hyperlink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with constant</w:t>
        </w:r>
      </w:ins>
      <w:ins w:id="2639" w:author="PR Preview" w:date="2026-01-01T00:00:00Z">
        <w:r>
          <w:t xml:space="preserve"> </w:t>
        </w:r>
      </w:ins>
      <m:oMath>
        <m:r>
          <m:t>c</m:t>
        </m:r>
      </m:oMath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at</w:t>
        </w:r>
      </w:ins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$\mathord{\smash[b]{\underset{\raise.3ex\hbox{$\scriptstyle\sim$}}{x}}\vphantom{x}}^{(t)}$</w:t>
        </w:r>
      </w:ins>
      <w:ins w:id="2644" w:author="PR Preview" w:date="2026-01-01T00:00:00Z">
        <w:r>
          <w:t xml:space="preserve">.</w:t>
        </w:r>
      </w:ins>
    </w:p>
    <w:bookmarkEnd w:id="187"/>
    <w:bookmarkStart w:id="188" w:name="exm-backtracking-line-search"/>
    <w:p>
      <w:pPr>
        <w:pStyle w:val="BodyText"/>
      </w:pPr>
      <w:ins w:id="2645" w:author="PR Preview" w:date="2026-01-01T00:00:00Z">
        <w:r>
          <w:rPr>
            <w:b/>
            <w:bCs/>
          </w:rPr>
          <w:t xml:space="preserve">Example 49 (Backtracking on a parabola)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For</w:t>
        </w:r>
      </w:ins>
      <w:ins w:id="26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at</w:t>
        </w:r>
      </w:ins>
      <w:ins w:id="26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with</w:t>
        </w:r>
      </w:ins>
      <w:ins w:id="265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2655" w:author="PR Preview" w:date="2026-01-01T00:00:00Z">
        <w:r>
          <w:t xml:space="preserve">, the Armijo condition holds exactly when</w:t>
        </w:r>
      </w:ins>
      <w:ins w:id="265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(</w:t>
        </w:r>
      </w:ins>
      <w:hyperlink w:anchor="exm-armijo-condition">
        <w:ins w:id="2659" w:author="PR Preview" w:date="2026-01-01T00:00:00Z">
          <w:r>
            <w:rPr>
              <w:rStyle w:val="Hyperlink"/>
            </w:rPr>
            <w:t xml:space="preserve">Example 48</w:t>
          </w:r>
        </w:ins>
      </w:hyperlink>
      <w:ins w:id="2660" w:author="PR Preview" w:date="2026-01-01T00:00:00Z">
        <w:r>
          <w:t xml:space="preserve">).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With</w:t>
        </w:r>
      </w:ins>
      <w:ins w:id="266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and</w:t>
        </w:r>
      </w:ins>
      <w:ins w:id="2666" w:author="PR Preview" w:date="2026-01-01T00:00:00Z">
        <w:r>
          <w:t xml:space="preserve"> </w:t>
        </w:r>
      </w:ins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67" w:author="PR Preview" w:date="2026-01-01T00:00:00Z">
        <w:r>
          <w:t xml:space="preserve">, the trial step lengths are</w:t>
        </w:r>
      </w:ins>
      <w:ins w:id="26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669" w:author="PR Preview" w:date="2026-01-01T00:00:00Z">
        <w:r>
          <w:t xml:space="preserve">.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The first,</w:t>
        </w:r>
      </w:ins>
      <w:ins w:id="267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</m:oMath>
      <w:ins w:id="2673" w:author="PR Preview" w:date="2026-01-01T00:00:00Z">
        <w:r>
          <w:t xml:space="preserve">, exceeds</w:t>
        </w:r>
      </w:ins>
      <w:ins w:id="267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and is rejected.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The second,</w:t>
        </w:r>
      </w:ins>
      <w:ins w:id="267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80" w:author="PR Preview" w:date="2026-01-01T00:00:00Z">
        <w:r>
          <w:t xml:space="preserve">, is at most</w:t>
        </w:r>
      </w:ins>
      <w:ins w:id="268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/</m:t>
        </m:r>
        <m:r>
          <m:t>4</m:t>
        </m:r>
      </m:oMath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and is accepted.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So backtracking chooses</w:t>
        </w:r>
      </w:ins>
      <w:ins w:id="268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2687" w:author="PR Preview" w:date="2026-01-01T00:00:00Z">
        <w:r>
          <w:t xml:space="preserve">, after two evaluations of</w:t>
        </w:r>
      </w:ins>
      <w:ins w:id="2688" w:author="PR Preview" w:date="2026-01-01T00:00:00Z">
        <w:r>
          <w:t xml:space="preserve"> </w:t>
        </w:r>
      </w:ins>
      <m:oMath>
        <m:r>
          <m:t>f</m:t>
        </m:r>
      </m:oMath>
      <w:ins w:id="2689" w:author="PR Preview" w:date="2026-01-01T00:00:00Z">
        <w:r>
          <w:t xml:space="preserve">.</w:t>
        </w:r>
      </w:ins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2026-10-19T11:00:10Z</dcterms:created>
  <dcterms:modified xsi:type="dcterms:W3CDTF">2026-10-19T11:00:10Z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