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03:07:19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del w:id="3" w:author="PR Preview" w:date="2026-01-01T00:00:00Z">
        <w:r>
          <w:delText xml:space="preserve">When embedding vectors are normalized to unit Euclidean norm (</w:delText>
        </w:r>
      </w:del>
      <w:del w:id="4" w:author="PR Preview" w:date="2026-01-01T00:00:00Z">
        <w:r>
          <w:delText xml:space="preserve">$\mathopen{}\left\lVert\mathord{\smash[b]{\underset{\raise.3ex\hbox{$\scriptstyle\sim$}}{x}}\vphantom{x}}\right\rVert\mathclose{} = 1$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and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$\mathopen{}\left\lVert\mathord{\smash[b]{\underset{\raise.3ex\hbox{$\scriptstyle\sim$}}{y}}\vphantom{y}}\right\rVert\mathclose{} = 1$</w:delText>
        </w:r>
      </w:del>
      <w:del w:id="9" w:author="PR Preview" w:date="2026-01-01T00:00:00Z">
        <w:r>
          <w:delText xml:space="preserve">),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cosine similarity equals the inner product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\mathord{\smash[b]{\underset{\raise.3ex\hbox{$\scriptstyle\sim$}}{y}}\vphantom{y}}\right\rangle\mathclose{}$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(</w:delText>
        </w:r>
      </w:del>
      <w:hyperlink r:id="rId153">
        <w:del w:id="16" w:author="PR Preview" w:date="2026-01-01T00:00:00Z">
          <w:r>
            <w:rPr>
              <w:rStyle w:val="Hyperlink"/>
            </w:rPr>
            <w:delText xml:space="preserve">Corollary 3 in Inner Products and Orthogonality</w:delText>
          </w:r>
        </w:del>
      </w:hyperlink>
      <w:del w:id="17" w:author="PR Preview" w:date="2026-01-01T00:00:00Z">
        <w:r>
          <w:delText xml:space="preserve">).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Similarly, the self-attention mechanism in Transformers computes query-key alignment scores through scaled inner products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$\mathord{\smash[b]{\underset{\raise.3ex\hbox{$\scriptstyle\sim$}}{q}}\vphantom{q}} \cdot \mathord{\smash[b]{\underset{\raise.3ex\hbox{$\scriptstyle\sim$}}{k}}\vphantom{k}} / \sqrt{d_k}$</w:delText>
        </w:r>
      </w:del>
      <w:del w:id="22" w:author="PR Preview" w:date="2026-01-01T00:00:00Z">
        <w:r>
          <w:delText xml:space="preserve">.</w:delText>
        </w:r>
      </w:del>
    </w:p>
    <w:p>
      <w:pPr>
        <w:numPr>
          <w:ilvl w:val="0"/>
          <w:numId w:val="1000"/>
        </w:numPr>
      </w:pPr>
      <w:ins w:id="23" w:author="PR Preview" w:date="2026-01-01T00:00:00Z">
        <w:r>
          <w:t xml:space="preserve">When embedding vectors are normalized to unit Euclidean norm (</w:t>
        </w:r>
      </w:ins>
      <w:ins w:id="24" w:author="PR Preview" w:date="2026-01-01T00:00:00Z">
        <w:r>
          <w:t xml:space="preserve">$\mathopen{}\left\lVert\mathord{\smash[b]{\underset{\raise.3ex\hbox{$\scriptstyle\sim$}}{x}}\vphantom{x}}\right\rVert\mathclose{} = 1$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and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$\mathopen{}\left\lVert\mathord{\smash[b]{\underset{\raise.3ex\hbox{$\scriptstyle\sim$}}{y}}\vphantom{y}}\right\rVert\mathclose{} = 1$</w:t>
        </w:r>
      </w:ins>
      <w:ins w:id="29" w:author="PR Preview" w:date="2026-01-01T00:00:00Z">
        <w:r>
          <w:t xml:space="preserve">),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cosine similarity equals the inner product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\mathord{\smash[b]{\underset{\raise.3ex\hbox{$\scriptstyle\sim$}}{y}}\vphantom{y}}\right\rangle\mathclose{}$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(</w:t>
        </w:r>
      </w:ins>
      <w:hyperlink r:id="rId153">
        <w:ins w:id="36" w:author="PR Preview" w:date="2026-01-01T00:00:00Z">
          <w:r>
            <w:rPr>
              <w:rStyle w:val="Hyperlink"/>
            </w:rPr>
            <w:t xml:space="preserve">Corollary 2 in Inner Products and Orthogonality</w:t>
          </w:r>
        </w:ins>
      </w:hyperlink>
      <w:ins w:id="37" w:author="PR Preview" w:date="2026-01-01T00:00:00Z">
        <w:r>
          <w:t xml:space="preserve">).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Similarly, the self-attention mechanism in Transformers computes query-key alignment scores through scaled inner products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$\mathord{\smash[b]{\underset{\raise.3ex\hbox{$\scriptstyle\sim$}}{q}}\vphantom{q}} \cdot \mathord{\smash[b]{\underset{\raise.3ex\hbox{$\scriptstyle\sim$}}{k}}\vphantom{k}} / \sqrt{d_k}$</w:t>
        </w:r>
      </w:ins>
      <w:ins w:id="42" w:author="PR Preview" w:date="2026-01-01T00:00:00Z">
        <w:r>
          <w:t xml:space="preserve">.</w:t>
        </w:r>
      </w:ins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2026-10-19T10:44:29Z</dcterms:created>
  <dcterms:modified xsi:type="dcterms:W3CDTF">2026-10-19T10:44:29Z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